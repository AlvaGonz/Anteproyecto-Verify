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131871" w14:textId="47993953" w:rsidR="00A755C4" w:rsidRPr="00B531F2" w:rsidRDefault="00A755C4" w:rsidP="00A755C4">
      <w:pPr>
        <w:pStyle w:val="Descripcin"/>
        <w:spacing w:after="0" w:line="276" w:lineRule="auto"/>
        <w:ind w:firstLine="0"/>
        <w:jc w:val="center"/>
        <w:rPr>
          <w:b/>
          <w:bCs/>
          <w:sz w:val="28"/>
          <w:szCs w:val="28"/>
        </w:rPr>
      </w:pPr>
      <w:r w:rsidRPr="00B531F2">
        <w:rPr>
          <w:noProof/>
        </w:rPr>
        <w:drawing>
          <wp:anchor distT="0" distB="0" distL="114300" distR="114300" simplePos="0" relativeHeight="251658243" behindDoc="0" locked="0" layoutInCell="1" allowOverlap="1" wp14:anchorId="2AD57985" wp14:editId="5AA3B2AA">
            <wp:simplePos x="0" y="0"/>
            <wp:positionH relativeFrom="margin">
              <wp:align>center</wp:align>
            </wp:positionH>
            <wp:positionV relativeFrom="page">
              <wp:posOffset>82550</wp:posOffset>
            </wp:positionV>
            <wp:extent cx="1784350" cy="1784350"/>
            <wp:effectExtent l="0" t="0" r="6350" b="6350"/>
            <wp:wrapTopAndBottom/>
            <wp:docPr id="1566913414" name="Picture 4" descr="UCE - UNIVERSID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1784350" cy="1784350"/>
                    </a:xfrm>
                    <a:prstGeom prst="rect">
                      <a:avLst/>
                    </a:prstGeom>
                  </pic:spPr>
                </pic:pic>
              </a:graphicData>
            </a:graphic>
            <wp14:sizeRelH relativeFrom="margin">
              <wp14:pctWidth>0</wp14:pctWidth>
            </wp14:sizeRelH>
            <wp14:sizeRelV relativeFrom="margin">
              <wp14:pctHeight>0</wp14:pctHeight>
            </wp14:sizeRelV>
          </wp:anchor>
        </w:drawing>
      </w:r>
      <w:r w:rsidRPr="00B531F2">
        <w:rPr>
          <w:b/>
          <w:bCs/>
          <w:sz w:val="28"/>
          <w:szCs w:val="28"/>
        </w:rPr>
        <w:t>UNIVE</w:t>
      </w:r>
      <w:r w:rsidR="00057FC5">
        <w:rPr>
          <w:b/>
          <w:bCs/>
          <w:sz w:val="28"/>
          <w:szCs w:val="28"/>
        </w:rPr>
        <w:t>RS</w:t>
      </w:r>
      <w:r w:rsidRPr="00B531F2">
        <w:rPr>
          <w:b/>
          <w:bCs/>
          <w:sz w:val="28"/>
          <w:szCs w:val="28"/>
        </w:rPr>
        <w:t>IDAD CENTRAL DEL ESTE</w:t>
      </w:r>
    </w:p>
    <w:p w14:paraId="0AAC7021" w14:textId="77777777" w:rsidR="00AC1865" w:rsidRDefault="00A755C4" w:rsidP="00A755C4">
      <w:pPr>
        <w:pStyle w:val="Descripcin"/>
        <w:spacing w:after="0" w:line="276" w:lineRule="auto"/>
        <w:ind w:firstLine="0"/>
        <w:jc w:val="center"/>
        <w:rPr>
          <w:b/>
        </w:rPr>
      </w:pPr>
      <w:r w:rsidRPr="54AD4DD5">
        <w:rPr>
          <w:b/>
        </w:rPr>
        <w:t>Facultad de Ingeniería</w:t>
      </w:r>
      <w:r>
        <w:br/>
      </w:r>
      <w:r w:rsidR="00621740">
        <w:rPr>
          <w:b/>
        </w:rPr>
        <w:t xml:space="preserve">Ciencia de la Informática </w:t>
      </w:r>
    </w:p>
    <w:p w14:paraId="599D8BC1" w14:textId="021F6D30" w:rsidR="00A755C4" w:rsidRPr="00B531F2" w:rsidRDefault="00A755C4" w:rsidP="00A755C4">
      <w:pPr>
        <w:pStyle w:val="Descripcin"/>
        <w:spacing w:after="0" w:line="276" w:lineRule="auto"/>
        <w:ind w:firstLine="0"/>
        <w:jc w:val="center"/>
        <w:rPr>
          <w:b/>
        </w:rPr>
      </w:pPr>
      <w:r w:rsidRPr="54AD4DD5">
        <w:rPr>
          <w:b/>
        </w:rPr>
        <w:t xml:space="preserve">Escuela de </w:t>
      </w:r>
      <w:r w:rsidR="00F039B4">
        <w:rPr>
          <w:b/>
        </w:rPr>
        <w:t>Ingeniería de Software</w:t>
      </w:r>
    </w:p>
    <w:p w14:paraId="0C0749C0" w14:textId="77777777" w:rsidR="00A755C4" w:rsidRPr="00B531F2" w:rsidRDefault="00A755C4" w:rsidP="00A755C4">
      <w:pPr>
        <w:spacing w:after="0" w:line="276" w:lineRule="auto"/>
        <w:ind w:firstLine="0"/>
        <w:jc w:val="center"/>
        <w:rPr>
          <w:sz w:val="32"/>
          <w:szCs w:val="32"/>
        </w:rPr>
      </w:pPr>
    </w:p>
    <w:p w14:paraId="0EA50E0A" w14:textId="77777777" w:rsidR="00A755C4" w:rsidRPr="00B531F2" w:rsidRDefault="00A755C4" w:rsidP="00A755C4">
      <w:pPr>
        <w:spacing w:after="0"/>
        <w:ind w:firstLine="0"/>
        <w:jc w:val="center"/>
        <w:rPr>
          <w:b/>
          <w:bCs/>
          <w:sz w:val="28"/>
          <w:szCs w:val="28"/>
        </w:rPr>
      </w:pPr>
      <w:r w:rsidRPr="00B531F2">
        <w:rPr>
          <w:b/>
          <w:bCs/>
          <w:sz w:val="28"/>
          <w:szCs w:val="28"/>
        </w:rPr>
        <w:t>Línea de Investigación</w:t>
      </w:r>
    </w:p>
    <w:p w14:paraId="6D184D74" w14:textId="7F7758D1" w:rsidR="00A755C4" w:rsidRPr="00B531F2" w:rsidRDefault="00A755C4" w:rsidP="00A755C4">
      <w:pPr>
        <w:spacing w:after="0"/>
        <w:ind w:firstLine="0"/>
        <w:jc w:val="center"/>
      </w:pPr>
      <w:r w:rsidRPr="00B531F2">
        <w:rPr>
          <w:rFonts w:eastAsia="Times New Roman" w:cs="Times New Roman"/>
        </w:rPr>
        <w:t>Soluciones Tecnológicas para Sectores de Alto Impacto para el área de Gestión y Desarrollo Inmobiliario</w:t>
      </w:r>
      <w:r w:rsidR="00814918">
        <w:rPr>
          <w:rFonts w:eastAsia="Times New Roman" w:cs="Times New Roman"/>
        </w:rPr>
        <w:t>.</w:t>
      </w:r>
    </w:p>
    <w:p w14:paraId="58604157" w14:textId="77777777" w:rsidR="00A755C4" w:rsidRPr="00B531F2" w:rsidRDefault="00A755C4" w:rsidP="00A755C4">
      <w:pPr>
        <w:spacing w:after="0"/>
        <w:ind w:firstLine="0"/>
        <w:jc w:val="center"/>
      </w:pPr>
    </w:p>
    <w:p w14:paraId="7FB79D83" w14:textId="77777777" w:rsidR="00A755C4" w:rsidRPr="00B531F2" w:rsidRDefault="00A755C4" w:rsidP="00A755C4">
      <w:pPr>
        <w:spacing w:after="0"/>
        <w:ind w:firstLine="0"/>
        <w:jc w:val="center"/>
        <w:rPr>
          <w:b/>
          <w:bCs/>
          <w:sz w:val="28"/>
          <w:szCs w:val="24"/>
        </w:rPr>
      </w:pPr>
      <w:r w:rsidRPr="00B531F2">
        <w:rPr>
          <w:b/>
          <w:bCs/>
          <w:sz w:val="28"/>
          <w:szCs w:val="24"/>
        </w:rPr>
        <w:t>Tema</w:t>
      </w:r>
    </w:p>
    <w:p w14:paraId="4222B4E8" w14:textId="77777777" w:rsidR="00A755C4" w:rsidRPr="00B531F2" w:rsidRDefault="00A755C4" w:rsidP="00A755C4">
      <w:pPr>
        <w:spacing w:after="0"/>
        <w:ind w:firstLine="0"/>
        <w:jc w:val="center"/>
      </w:pPr>
      <w:r w:rsidRPr="00B531F2">
        <w:t>Sistema web de verificación y autenticación integral de proyectos inmobiliarios para prevención de estafas financieras mediante la validación de documentación legal, financiera y de propiedad en la República Dominicana.</w:t>
      </w:r>
    </w:p>
    <w:p w14:paraId="48830E1C" w14:textId="77777777" w:rsidR="00A755C4" w:rsidRPr="00B531F2" w:rsidRDefault="00A755C4" w:rsidP="00956ED2">
      <w:pPr>
        <w:spacing w:after="0"/>
        <w:ind w:left="720" w:hanging="720"/>
        <w:jc w:val="center"/>
      </w:pPr>
    </w:p>
    <w:p w14:paraId="66C11C3D" w14:textId="77777777" w:rsidR="00A755C4" w:rsidRPr="00B531F2" w:rsidRDefault="00A755C4" w:rsidP="00A755C4">
      <w:pPr>
        <w:spacing w:after="0"/>
        <w:ind w:firstLine="0"/>
        <w:jc w:val="center"/>
        <w:rPr>
          <w:b/>
          <w:bCs/>
          <w:sz w:val="28"/>
          <w:szCs w:val="28"/>
        </w:rPr>
      </w:pPr>
      <w:r w:rsidRPr="00B531F2">
        <w:rPr>
          <w:b/>
          <w:bCs/>
          <w:sz w:val="28"/>
          <w:szCs w:val="28"/>
        </w:rPr>
        <w:t>Sustentantes:</w:t>
      </w:r>
    </w:p>
    <w:p w14:paraId="196548B9" w14:textId="77777777" w:rsidR="00A755C4" w:rsidRPr="00B531F2" w:rsidRDefault="00A755C4" w:rsidP="00A755C4">
      <w:pPr>
        <w:spacing w:after="0"/>
        <w:ind w:firstLine="0"/>
        <w:jc w:val="center"/>
        <w:sectPr w:rsidR="00A755C4" w:rsidRPr="00B531F2" w:rsidSect="00A755C4">
          <w:headerReference w:type="default" r:id="rId12"/>
          <w:footerReference w:type="default" r:id="rId13"/>
          <w:headerReference w:type="first" r:id="rId14"/>
          <w:footerReference w:type="first" r:id="rId15"/>
          <w:pgSz w:w="12240" w:h="15840" w:code="1"/>
          <w:pgMar w:top="1440" w:right="1440" w:bottom="1440" w:left="1440" w:header="720" w:footer="720" w:gutter="0"/>
          <w:pgNumType w:start="0"/>
          <w:cols w:space="720"/>
          <w:titlePg/>
          <w:docGrid w:linePitch="360"/>
        </w:sectPr>
      </w:pPr>
    </w:p>
    <w:p w14:paraId="5DA39EA6" w14:textId="77777777" w:rsidR="00A755C4" w:rsidRPr="00B531F2" w:rsidRDefault="00A755C4" w:rsidP="00A755C4">
      <w:pPr>
        <w:spacing w:after="0"/>
        <w:ind w:firstLine="0"/>
        <w:jc w:val="center"/>
      </w:pPr>
      <w:r w:rsidRPr="00B531F2">
        <w:t>Adrian Alexander Alvarez Gonzalez</w:t>
      </w:r>
    </w:p>
    <w:p w14:paraId="690A1E0B" w14:textId="77777777" w:rsidR="00A755C4" w:rsidRPr="00B531F2" w:rsidRDefault="00A755C4" w:rsidP="00A755C4">
      <w:pPr>
        <w:spacing w:after="0"/>
        <w:ind w:firstLine="0"/>
        <w:jc w:val="center"/>
      </w:pPr>
      <w:r w:rsidRPr="00B531F2">
        <w:t>Ray Rubén Ventura López</w:t>
      </w:r>
    </w:p>
    <w:p w14:paraId="442F80BC" w14:textId="77777777" w:rsidR="00A755C4" w:rsidRPr="00B531F2" w:rsidRDefault="00A755C4" w:rsidP="00A755C4">
      <w:pPr>
        <w:spacing w:after="0"/>
        <w:ind w:firstLine="0"/>
        <w:jc w:val="center"/>
      </w:pPr>
      <w:r w:rsidRPr="00B531F2">
        <w:t>(2020-2397)</w:t>
      </w:r>
    </w:p>
    <w:p w14:paraId="6D6A85FC" w14:textId="77777777" w:rsidR="00A755C4" w:rsidRPr="00B531F2" w:rsidRDefault="00A755C4" w:rsidP="00A755C4">
      <w:pPr>
        <w:spacing w:after="0"/>
        <w:ind w:firstLine="0"/>
        <w:jc w:val="center"/>
        <w:sectPr w:rsidR="00A755C4" w:rsidRPr="00B531F2" w:rsidSect="00A755C4">
          <w:type w:val="continuous"/>
          <w:pgSz w:w="12240" w:h="15840" w:code="1"/>
          <w:pgMar w:top="1440" w:right="1440" w:bottom="1440" w:left="1440" w:header="720" w:footer="720" w:gutter="0"/>
          <w:pgNumType w:start="0"/>
          <w:cols w:num="2" w:space="720"/>
          <w:titlePg/>
          <w:docGrid w:linePitch="360"/>
        </w:sectPr>
      </w:pPr>
      <w:r w:rsidRPr="00B531F2">
        <w:t>(2021-0508)</w:t>
      </w:r>
    </w:p>
    <w:p w14:paraId="2AA2FEA6" w14:textId="77777777" w:rsidR="00A755C4" w:rsidRPr="00B531F2" w:rsidRDefault="00A755C4" w:rsidP="00A755C4">
      <w:pPr>
        <w:spacing w:after="0"/>
        <w:ind w:firstLine="0"/>
        <w:jc w:val="center"/>
        <w:rPr>
          <w:sz w:val="28"/>
          <w:szCs w:val="28"/>
          <w:lang w:bidi="es-ES"/>
        </w:rPr>
        <w:sectPr w:rsidR="00A755C4" w:rsidRPr="00B531F2" w:rsidSect="00A755C4">
          <w:headerReference w:type="default" r:id="rId16"/>
          <w:headerReference w:type="first" r:id="rId17"/>
          <w:type w:val="continuous"/>
          <w:pgSz w:w="12240" w:h="15840" w:code="1"/>
          <w:pgMar w:top="1440" w:right="1440" w:bottom="1440" w:left="1440" w:header="720" w:footer="720" w:gutter="0"/>
          <w:pgNumType w:start="0"/>
          <w:cols w:num="2" w:space="720"/>
          <w:titlePg/>
          <w:docGrid w:linePitch="360"/>
        </w:sectPr>
      </w:pPr>
    </w:p>
    <w:p w14:paraId="4A0FE193" w14:textId="6282FE82" w:rsidR="00A755C4" w:rsidRPr="00B531F2" w:rsidRDefault="00F31ACD" w:rsidP="00A755C4">
      <w:pPr>
        <w:spacing w:after="0"/>
        <w:ind w:firstLine="0"/>
        <w:jc w:val="center"/>
        <w:rPr>
          <w:b/>
          <w:bCs/>
          <w:sz w:val="28"/>
          <w:szCs w:val="28"/>
        </w:rPr>
      </w:pPr>
      <w:r>
        <w:rPr>
          <w:b/>
          <w:bCs/>
          <w:sz w:val="28"/>
          <w:szCs w:val="28"/>
        </w:rPr>
        <w:t>Decano:</w:t>
      </w:r>
    </w:p>
    <w:p w14:paraId="5E4D91E0" w14:textId="77777777" w:rsidR="00A755C4" w:rsidRPr="00B531F2" w:rsidRDefault="00A755C4" w:rsidP="00A755C4">
      <w:pPr>
        <w:spacing w:after="0"/>
        <w:ind w:firstLine="0"/>
        <w:jc w:val="center"/>
        <w:rPr>
          <w:szCs w:val="24"/>
        </w:rPr>
      </w:pPr>
      <w:r w:rsidRPr="00B531F2">
        <w:rPr>
          <w:szCs w:val="24"/>
        </w:rPr>
        <w:t>Ing. Julio Alexis</w:t>
      </w:r>
    </w:p>
    <w:p w14:paraId="60E23788" w14:textId="77777777" w:rsidR="00A755C4" w:rsidRPr="00B531F2" w:rsidRDefault="00A755C4" w:rsidP="00A755C4">
      <w:pPr>
        <w:spacing w:after="0"/>
        <w:ind w:firstLine="0"/>
        <w:jc w:val="center"/>
        <w:rPr>
          <w:sz w:val="28"/>
          <w:szCs w:val="28"/>
        </w:rPr>
      </w:pPr>
    </w:p>
    <w:p w14:paraId="61795198" w14:textId="77777777" w:rsidR="00A755C4" w:rsidRPr="00B531F2" w:rsidRDefault="00A755C4" w:rsidP="00A755C4">
      <w:pPr>
        <w:spacing w:after="0"/>
        <w:ind w:firstLine="0"/>
        <w:jc w:val="center"/>
        <w:rPr>
          <w:b/>
          <w:bCs/>
          <w:sz w:val="28"/>
          <w:szCs w:val="28"/>
        </w:rPr>
      </w:pPr>
      <w:r w:rsidRPr="00B531F2">
        <w:rPr>
          <w:b/>
          <w:bCs/>
          <w:sz w:val="28"/>
          <w:szCs w:val="28"/>
        </w:rPr>
        <w:t>Asesores:</w:t>
      </w:r>
    </w:p>
    <w:p w14:paraId="063C115C" w14:textId="77777777" w:rsidR="00A755C4" w:rsidRPr="00B531F2" w:rsidRDefault="00A755C4" w:rsidP="00A755C4">
      <w:pPr>
        <w:spacing w:after="0"/>
        <w:ind w:firstLine="0"/>
        <w:jc w:val="center"/>
        <w:rPr>
          <w:rFonts w:eastAsia="Times New Roman" w:cs="Times New Roman"/>
          <w:color w:val="000000" w:themeColor="accent3"/>
          <w:szCs w:val="24"/>
        </w:rPr>
        <w:sectPr w:rsidR="00A755C4" w:rsidRPr="00B531F2" w:rsidSect="00A755C4">
          <w:headerReference w:type="default" r:id="rId18"/>
          <w:footerReference w:type="default" r:id="rId19"/>
          <w:headerReference w:type="first" r:id="rId20"/>
          <w:type w:val="continuous"/>
          <w:pgSz w:w="12240" w:h="15840" w:code="1"/>
          <w:pgMar w:top="1440" w:right="1440" w:bottom="1440" w:left="1440" w:header="720" w:footer="720" w:gutter="0"/>
          <w:cols w:space="720"/>
          <w:titlePg/>
          <w:docGrid w:linePitch="360"/>
        </w:sectPr>
      </w:pPr>
    </w:p>
    <w:p w14:paraId="4972A16E" w14:textId="77777777" w:rsidR="00A755C4" w:rsidRPr="00B531F2" w:rsidRDefault="00A755C4" w:rsidP="00A755C4">
      <w:pPr>
        <w:spacing w:after="0"/>
        <w:ind w:firstLine="0"/>
        <w:jc w:val="center"/>
        <w:rPr>
          <w:rFonts w:eastAsia="Times New Roman" w:cs="Times New Roman"/>
          <w:color w:val="000000" w:themeColor="accent3"/>
          <w:szCs w:val="24"/>
        </w:rPr>
      </w:pPr>
      <w:r w:rsidRPr="00B531F2">
        <w:rPr>
          <w:rFonts w:eastAsia="Times New Roman" w:cs="Times New Roman"/>
          <w:color w:val="000000" w:themeColor="accent3"/>
          <w:szCs w:val="24"/>
        </w:rPr>
        <w:t>Ing. Ismael Anglada Madrigal</w:t>
      </w:r>
    </w:p>
    <w:p w14:paraId="4DA7DCD7" w14:textId="77777777" w:rsidR="00A755C4" w:rsidRPr="00B531F2" w:rsidRDefault="00A755C4" w:rsidP="00A755C4">
      <w:pPr>
        <w:spacing w:after="0"/>
        <w:ind w:firstLine="0"/>
        <w:jc w:val="center"/>
        <w:rPr>
          <w:rFonts w:eastAsia="Times New Roman" w:cs="Times New Roman"/>
          <w:color w:val="000000" w:themeColor="accent3"/>
          <w:szCs w:val="24"/>
        </w:rPr>
      </w:pPr>
      <w:r w:rsidRPr="00B531F2">
        <w:rPr>
          <w:rFonts w:eastAsia="Times New Roman" w:cs="Times New Roman"/>
          <w:color w:val="000000" w:themeColor="accent3"/>
          <w:szCs w:val="24"/>
        </w:rPr>
        <w:t>Patricia Mendoza Orellana</w:t>
      </w:r>
    </w:p>
    <w:p w14:paraId="3BD002D1" w14:textId="41B2F540" w:rsidR="00A755C4" w:rsidRPr="00B531F2" w:rsidRDefault="00A755C4" w:rsidP="00A755C4">
      <w:pPr>
        <w:spacing w:after="0"/>
        <w:ind w:firstLine="0"/>
        <w:jc w:val="center"/>
        <w:rPr>
          <w:rFonts w:eastAsia="Times New Roman" w:cs="Times New Roman"/>
          <w:color w:val="000000" w:themeColor="accent3"/>
          <w:szCs w:val="24"/>
        </w:rPr>
      </w:pPr>
      <w:r w:rsidRPr="00B531F2">
        <w:rPr>
          <w:rFonts w:eastAsia="Times New Roman" w:cs="Times New Roman"/>
          <w:color w:val="000000" w:themeColor="accent3"/>
          <w:szCs w:val="24"/>
        </w:rPr>
        <w:t>Ing. Francisco</w:t>
      </w:r>
      <w:r w:rsidR="003D3B3D">
        <w:rPr>
          <w:rFonts w:eastAsia="Times New Roman" w:cs="Times New Roman"/>
          <w:color w:val="000000" w:themeColor="accent3"/>
          <w:szCs w:val="24"/>
        </w:rPr>
        <w:t xml:space="preserve"> Jos</w:t>
      </w:r>
      <w:r w:rsidR="00257BBF">
        <w:rPr>
          <w:rFonts w:eastAsia="Times New Roman" w:cs="Times New Roman"/>
          <w:color w:val="000000" w:themeColor="accent3"/>
          <w:szCs w:val="24"/>
        </w:rPr>
        <w:t>é</w:t>
      </w:r>
      <w:r w:rsidRPr="00B531F2">
        <w:rPr>
          <w:rFonts w:eastAsia="Times New Roman" w:cs="Times New Roman"/>
          <w:color w:val="000000" w:themeColor="accent3"/>
          <w:szCs w:val="24"/>
        </w:rPr>
        <w:t xml:space="preserve"> Santana</w:t>
      </w:r>
      <w:r w:rsidR="003D3B3D">
        <w:rPr>
          <w:rFonts w:eastAsia="Times New Roman" w:cs="Times New Roman"/>
          <w:color w:val="000000" w:themeColor="accent3"/>
          <w:szCs w:val="24"/>
        </w:rPr>
        <w:t xml:space="preserve"> Valencio</w:t>
      </w:r>
    </w:p>
    <w:p w14:paraId="3608D62E" w14:textId="77777777" w:rsidR="00A755C4" w:rsidRPr="00B531F2" w:rsidRDefault="00A755C4" w:rsidP="00A755C4">
      <w:pPr>
        <w:spacing w:after="0"/>
        <w:ind w:firstLine="0"/>
        <w:jc w:val="center"/>
        <w:rPr>
          <w:rFonts w:eastAsia="Times New Roman" w:cs="Times New Roman"/>
          <w:color w:val="000000" w:themeColor="accent3"/>
          <w:szCs w:val="24"/>
        </w:rPr>
      </w:pPr>
      <w:r w:rsidRPr="00B531F2">
        <w:rPr>
          <w:rFonts w:eastAsia="Times New Roman" w:cs="Times New Roman"/>
          <w:color w:val="000000" w:themeColor="accent3"/>
          <w:szCs w:val="24"/>
        </w:rPr>
        <w:t>Asesor Metodológico</w:t>
      </w:r>
    </w:p>
    <w:p w14:paraId="0C0D7CC7" w14:textId="77777777" w:rsidR="00A755C4" w:rsidRPr="00B531F2" w:rsidRDefault="00A755C4" w:rsidP="00A755C4">
      <w:pPr>
        <w:spacing w:after="0"/>
        <w:ind w:firstLine="0"/>
        <w:jc w:val="center"/>
        <w:rPr>
          <w:rFonts w:eastAsia="Times New Roman" w:cs="Times New Roman"/>
          <w:color w:val="000000" w:themeColor="accent3"/>
          <w:szCs w:val="24"/>
        </w:rPr>
      </w:pPr>
      <w:r w:rsidRPr="00B531F2">
        <w:rPr>
          <w:rFonts w:eastAsia="Times New Roman" w:cs="Times New Roman"/>
          <w:color w:val="000000" w:themeColor="accent3"/>
          <w:szCs w:val="24"/>
        </w:rPr>
        <w:t>Revisora</w:t>
      </w:r>
    </w:p>
    <w:p w14:paraId="7C789E81" w14:textId="77777777" w:rsidR="00A755C4" w:rsidRPr="00B531F2" w:rsidRDefault="00A755C4" w:rsidP="00A755C4">
      <w:pPr>
        <w:spacing w:after="0"/>
        <w:ind w:firstLine="0"/>
        <w:jc w:val="center"/>
        <w:rPr>
          <w:rFonts w:eastAsia="Times New Roman" w:cs="Times New Roman"/>
          <w:color w:val="000000" w:themeColor="accent3"/>
          <w:szCs w:val="24"/>
        </w:rPr>
        <w:sectPr w:rsidR="00A755C4" w:rsidRPr="00B531F2" w:rsidSect="00A755C4">
          <w:type w:val="continuous"/>
          <w:pgSz w:w="12240" w:h="15840" w:code="1"/>
          <w:pgMar w:top="1440" w:right="1440" w:bottom="1440" w:left="1440" w:header="720" w:footer="720" w:gutter="0"/>
          <w:cols w:num="2" w:space="720"/>
          <w:titlePg/>
          <w:docGrid w:linePitch="360"/>
        </w:sectPr>
      </w:pPr>
      <w:r w:rsidRPr="00B531F2">
        <w:rPr>
          <w:rFonts w:eastAsia="Times New Roman" w:cs="Times New Roman"/>
          <w:color w:val="000000" w:themeColor="accent3"/>
          <w:szCs w:val="24"/>
        </w:rPr>
        <w:t>Asesor Temático</w:t>
      </w:r>
    </w:p>
    <w:p w14:paraId="69DAC2F6" w14:textId="1FE1EC63" w:rsidR="00A755C4" w:rsidRPr="00B531F2" w:rsidRDefault="00A755C4" w:rsidP="006B2782">
      <w:pPr>
        <w:spacing w:after="0"/>
        <w:ind w:firstLine="0"/>
        <w:rPr>
          <w:b/>
          <w:bCs/>
        </w:rPr>
      </w:pPr>
    </w:p>
    <w:p w14:paraId="08763EEC" w14:textId="77777777" w:rsidR="00A755C4" w:rsidRPr="00B531F2" w:rsidRDefault="00A755C4" w:rsidP="00A755C4">
      <w:pPr>
        <w:spacing w:after="0"/>
        <w:ind w:firstLine="0"/>
        <w:jc w:val="center"/>
        <w:rPr>
          <w:b/>
          <w:bCs/>
          <w:szCs w:val="24"/>
        </w:rPr>
      </w:pPr>
      <w:r w:rsidRPr="00B531F2">
        <w:rPr>
          <w:b/>
          <w:bCs/>
          <w:szCs w:val="24"/>
        </w:rPr>
        <w:t>Año Académico 2026</w:t>
      </w:r>
    </w:p>
    <w:p w14:paraId="3B589842" w14:textId="5D466EF8" w:rsidR="00A755C4" w:rsidRPr="00B531F2" w:rsidRDefault="00A755C4" w:rsidP="00A755C4">
      <w:pPr>
        <w:spacing w:after="0"/>
        <w:ind w:firstLine="0"/>
        <w:jc w:val="center"/>
        <w:rPr>
          <w:b/>
          <w:szCs w:val="24"/>
        </w:rPr>
      </w:pPr>
      <w:r w:rsidRPr="00B531F2">
        <w:rPr>
          <w:b/>
          <w:bCs/>
          <w:szCs w:val="24"/>
        </w:rPr>
        <w:t>San Pedro de Macorís, R. D.</w:t>
      </w:r>
    </w:p>
    <w:p w14:paraId="21FF615A" w14:textId="0BAAA420" w:rsidR="00A755C4" w:rsidRPr="00B531F2" w:rsidRDefault="00354749" w:rsidP="00413F1C">
      <w:pPr>
        <w:spacing w:before="120" w:after="200" w:line="264" w:lineRule="auto"/>
        <w:ind w:firstLine="0"/>
        <w:rPr>
          <w:b/>
          <w:bCs/>
          <w:szCs w:val="24"/>
        </w:rPr>
      </w:pPr>
      <w:r w:rsidRPr="00B531F2">
        <w:rPr>
          <w:b/>
          <w:bCs/>
          <w:noProof/>
          <w:sz w:val="28"/>
          <w:szCs w:val="28"/>
        </w:rPr>
        <mc:AlternateContent>
          <mc:Choice Requires="wps">
            <w:drawing>
              <wp:anchor distT="45720" distB="45720" distL="114300" distR="114300" simplePos="0" relativeHeight="251658242" behindDoc="1" locked="0" layoutInCell="1" allowOverlap="1" wp14:anchorId="550A0B4F" wp14:editId="55E3524D">
                <wp:simplePos x="0" y="0"/>
                <wp:positionH relativeFrom="column">
                  <wp:posOffset>4753708</wp:posOffset>
                </wp:positionH>
                <wp:positionV relativeFrom="topMargin">
                  <wp:posOffset>8587154</wp:posOffset>
                </wp:positionV>
                <wp:extent cx="1807552" cy="699037"/>
                <wp:effectExtent l="0" t="0" r="21590" b="2540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7552" cy="699037"/>
                        </a:xfrm>
                        <a:prstGeom prst="rect">
                          <a:avLst/>
                        </a:prstGeom>
                        <a:solidFill>
                          <a:srgbClr val="FFFFFF"/>
                        </a:solidFill>
                        <a:ln w="9525">
                          <a:solidFill>
                            <a:srgbClr val="000000"/>
                          </a:solidFill>
                          <a:miter lim="800000"/>
                          <a:headEnd/>
                          <a:tailEnd/>
                        </a:ln>
                      </wps:spPr>
                      <wps:txbx>
                        <w:txbxContent>
                          <w:p w14:paraId="1B9315B7" w14:textId="77777777" w:rsidR="00A755C4" w:rsidRPr="001A5B93" w:rsidRDefault="00A755C4" w:rsidP="00A755C4">
                            <w:pPr>
                              <w:ind w:firstLine="0"/>
                              <w:rPr>
                                <w:sz w:val="18"/>
                                <w:szCs w:val="14"/>
                              </w:rPr>
                            </w:pPr>
                            <w:r w:rsidRPr="001A5B93">
                              <w:rPr>
                                <w:sz w:val="18"/>
                                <w:szCs w:val="14"/>
                              </w:rPr>
                              <w:t>“Los conceptos emitidos en el presente trabajo son de la exclusiva responsabilidad de sus autores”</w:t>
                            </w:r>
                          </w:p>
                          <w:p w14:paraId="74B4C73F" w14:textId="77777777" w:rsidR="00A755C4" w:rsidRPr="001A5B93" w:rsidRDefault="00A755C4" w:rsidP="00A755C4">
                            <w:pPr>
                              <w:rPr>
                                <w:szCs w:val="2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50A0B4F" id="_x0000_t202" coordsize="21600,21600" o:spt="202" path="m,l,21600r21600,l21600,xe">
                <v:stroke joinstyle="miter"/>
                <v:path gradientshapeok="t" o:connecttype="rect"/>
              </v:shapetype>
              <v:shape id="Cuadro de texto 2" o:spid="_x0000_s1026" type="#_x0000_t202" style="position:absolute;left:0;text-align:left;margin-left:374.3pt;margin-top:676.15pt;width:142.35pt;height:55.05pt;z-index:-251658238;visibility:visible;mso-wrap-style:square;mso-width-percent:0;mso-height-percent:0;mso-wrap-distance-left:9pt;mso-wrap-distance-top:3.6pt;mso-wrap-distance-right:9pt;mso-wrap-distance-bottom:3.6pt;mso-position-horizontal:absolute;mso-position-horizontal-relative:text;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">
                <v:textbox>
                  <w:txbxContent>
                    <w:p w14:paraId="1B9315B7" w14:textId="77777777" w:rsidR="00A755C4" w:rsidRPr="001A5B93" w:rsidRDefault="00A755C4" w:rsidP="00A755C4">
                      <w:pPr>
                        <w:ind w:firstLine="0"/>
                        <w:rPr>
                          <w:sz w:val="18"/>
                          <w:szCs w:val="14"/>
                        </w:rPr>
                      </w:pPr>
                      <w:r w:rsidRPr="001A5B93">
                        <w:rPr>
                          <w:sz w:val="18"/>
                          <w:szCs w:val="14"/>
                        </w:rPr>
                        <w:t>“Los conceptos emitidos en el presente trabajo son de la exclusiva responsabilidad de sus autores”</w:t>
                      </w:r>
                    </w:p>
                    <w:p w14:paraId="74B4C73F" w14:textId="77777777" w:rsidR="00A755C4" w:rsidRPr="001A5B93" w:rsidRDefault="00A755C4" w:rsidP="00A755C4">
                      <w:pPr>
                        <w:rPr>
                          <w:szCs w:val="20"/>
                        </w:rPr>
                      </w:pPr>
                    </w:p>
                  </w:txbxContent>
                </v:textbox>
                <w10:wrap anchory="margin"/>
              </v:shape>
            </w:pict>
          </mc:Fallback>
        </mc:AlternateContent>
      </w:r>
      <w:r w:rsidR="00413F1C">
        <w:rPr>
          <w:b/>
          <w:bCs/>
          <w:szCs w:val="24"/>
        </w:rPr>
        <w:br w:type="page"/>
      </w:r>
    </w:p>
    <w:bookmarkStart w:id="0" w:name="_Toc227357260" w:displacedByCustomXml="next"/>
    <w:sdt>
      <w:sdtPr>
        <w:rPr>
          <w:rFonts w:eastAsiaTheme="minorEastAsia" w:cstheme="minorBidi"/>
          <w:b w:val="0"/>
          <w:bCs w:val="0"/>
          <w:color w:val="000000" w:themeColor="text2"/>
          <w:spacing w:val="0"/>
          <w:sz w:val="22"/>
          <w:szCs w:val="22"/>
        </w:rPr>
        <w:id w:val="1548037043"/>
        <w:docPartObj>
          <w:docPartGallery w:val="Table of Contents"/>
          <w:docPartUnique/>
        </w:docPartObj>
      </w:sdtPr>
      <w:sdtEndPr>
        <w:rPr>
          <w:color w:val="000000" w:themeColor="accent3"/>
        </w:rPr>
      </w:sdtEndPr>
      <w:sdtContent>
        <w:p w14:paraId="50D6027A" w14:textId="77777777" w:rsidR="00A755C4" w:rsidRPr="00B531F2" w:rsidRDefault="00A755C4" w:rsidP="00AC2130">
          <w:pPr>
            <w:pStyle w:val="Ttulo1"/>
          </w:pPr>
          <w:r w:rsidRPr="00B531F2">
            <w:t>Índice Temático</w:t>
          </w:r>
          <w:bookmarkEnd w:id="0"/>
        </w:p>
        <w:p w14:paraId="1570DDDF" w14:textId="28BEA23A" w:rsidR="005C2244" w:rsidRDefault="00A755C4">
          <w:pPr>
            <w:pStyle w:val="TDC1"/>
            <w:rPr>
              <w:rFonts w:asciiTheme="minorHAnsi" w:hAnsiTheme="minorHAnsi"/>
              <w:noProof/>
              <w:color w:val="auto"/>
              <w:kern w:val="2"/>
              <w:sz w:val="24"/>
              <w:szCs w:val="24"/>
              <w:lang w:val="en-US" w:eastAsia="en-US"/>
              <w14:ligatures w14:val="standardContextual"/>
            </w:rPr>
          </w:pPr>
          <w:r w:rsidRPr="00B531F2">
            <w:fldChar w:fldCharType="begin"/>
          </w:r>
          <w:r w:rsidRPr="00B531F2">
            <w:instrText xml:space="preserve"> TOC \o "1-3" \h \z \u </w:instrText>
          </w:r>
          <w:r w:rsidRPr="00B531F2">
            <w:fldChar w:fldCharType="separate"/>
          </w:r>
          <w:hyperlink w:anchor="_Toc227357260" w:history="1">
            <w:r w:rsidR="005C2244" w:rsidRPr="00E17E89">
              <w:rPr>
                <w:rStyle w:val="Hipervnculo"/>
                <w:noProof/>
              </w:rPr>
              <w:t>Índice Temático</w:t>
            </w:r>
            <w:r w:rsidR="005C2244">
              <w:rPr>
                <w:noProof/>
                <w:webHidden/>
              </w:rPr>
              <w:tab/>
            </w:r>
            <w:r w:rsidR="005C2244">
              <w:rPr>
                <w:noProof/>
                <w:webHidden/>
              </w:rPr>
              <w:fldChar w:fldCharType="begin"/>
            </w:r>
            <w:r w:rsidR="005C2244">
              <w:rPr>
                <w:noProof/>
                <w:webHidden/>
              </w:rPr>
              <w:instrText xml:space="preserve"> PAGEREF _Toc227357260 \h </w:instrText>
            </w:r>
            <w:r w:rsidR="005C2244">
              <w:rPr>
                <w:noProof/>
                <w:webHidden/>
              </w:rPr>
            </w:r>
            <w:r w:rsidR="005C2244">
              <w:rPr>
                <w:noProof/>
                <w:webHidden/>
              </w:rPr>
              <w:fldChar w:fldCharType="separate"/>
            </w:r>
            <w:r w:rsidR="00B111AF">
              <w:rPr>
                <w:noProof/>
                <w:webHidden/>
              </w:rPr>
              <w:t>1</w:t>
            </w:r>
            <w:r w:rsidR="005C2244">
              <w:rPr>
                <w:noProof/>
                <w:webHidden/>
              </w:rPr>
              <w:fldChar w:fldCharType="end"/>
            </w:r>
          </w:hyperlink>
        </w:p>
        <w:p w14:paraId="25FC73ED" w14:textId="3A2BC8EA" w:rsidR="005C2244" w:rsidRDefault="005C2244">
          <w:pPr>
            <w:pStyle w:val="TDC1"/>
            <w:rPr>
              <w:rFonts w:asciiTheme="minorHAnsi" w:hAnsiTheme="minorHAnsi"/>
              <w:noProof/>
              <w:color w:val="auto"/>
              <w:kern w:val="2"/>
              <w:sz w:val="24"/>
              <w:szCs w:val="24"/>
              <w:lang w:val="en-US" w:eastAsia="en-US"/>
              <w14:ligatures w14:val="standardContextual"/>
            </w:rPr>
          </w:pPr>
          <w:hyperlink w:anchor="_Toc227357261" w:history="1">
            <w:r w:rsidRPr="00E17E89">
              <w:rPr>
                <w:rStyle w:val="Hipervnculo"/>
                <w:noProof/>
              </w:rPr>
              <w:t>Índice de Figuras</w:t>
            </w:r>
            <w:r>
              <w:rPr>
                <w:noProof/>
                <w:webHidden/>
              </w:rPr>
              <w:tab/>
            </w:r>
            <w:r>
              <w:rPr>
                <w:noProof/>
                <w:webHidden/>
              </w:rPr>
              <w:fldChar w:fldCharType="begin"/>
            </w:r>
            <w:r>
              <w:rPr>
                <w:noProof/>
                <w:webHidden/>
              </w:rPr>
              <w:instrText xml:space="preserve"> PAGEREF _Toc227357261 \h </w:instrText>
            </w:r>
            <w:r>
              <w:rPr>
                <w:noProof/>
                <w:webHidden/>
              </w:rPr>
            </w:r>
            <w:r>
              <w:rPr>
                <w:noProof/>
                <w:webHidden/>
              </w:rPr>
              <w:fldChar w:fldCharType="separate"/>
            </w:r>
            <w:r w:rsidR="00B111AF">
              <w:rPr>
                <w:noProof/>
                <w:webHidden/>
              </w:rPr>
              <w:t>4</w:t>
            </w:r>
            <w:r>
              <w:rPr>
                <w:noProof/>
                <w:webHidden/>
              </w:rPr>
              <w:fldChar w:fldCharType="end"/>
            </w:r>
          </w:hyperlink>
        </w:p>
        <w:p w14:paraId="60F8229D" w14:textId="4F1FE317" w:rsidR="005C2244" w:rsidRDefault="005C2244">
          <w:pPr>
            <w:pStyle w:val="TDC1"/>
            <w:rPr>
              <w:rFonts w:asciiTheme="minorHAnsi" w:hAnsiTheme="minorHAnsi"/>
              <w:noProof/>
              <w:color w:val="auto"/>
              <w:kern w:val="2"/>
              <w:sz w:val="24"/>
              <w:szCs w:val="24"/>
              <w:lang w:val="en-US" w:eastAsia="en-US"/>
              <w14:ligatures w14:val="standardContextual"/>
            </w:rPr>
          </w:pPr>
          <w:hyperlink w:anchor="_Toc227357262" w:history="1">
            <w:r w:rsidRPr="00E17E89">
              <w:rPr>
                <w:rStyle w:val="Hipervnculo"/>
                <w:noProof/>
              </w:rPr>
              <w:t>Índice de Tablas</w:t>
            </w:r>
            <w:r>
              <w:rPr>
                <w:noProof/>
                <w:webHidden/>
              </w:rPr>
              <w:tab/>
            </w:r>
            <w:r>
              <w:rPr>
                <w:noProof/>
                <w:webHidden/>
              </w:rPr>
              <w:fldChar w:fldCharType="begin"/>
            </w:r>
            <w:r>
              <w:rPr>
                <w:noProof/>
                <w:webHidden/>
              </w:rPr>
              <w:instrText xml:space="preserve"> PAGEREF _Toc227357262 \h </w:instrText>
            </w:r>
            <w:r>
              <w:rPr>
                <w:noProof/>
                <w:webHidden/>
              </w:rPr>
            </w:r>
            <w:r>
              <w:rPr>
                <w:noProof/>
                <w:webHidden/>
              </w:rPr>
              <w:fldChar w:fldCharType="separate"/>
            </w:r>
            <w:r w:rsidR="00B111AF">
              <w:rPr>
                <w:noProof/>
                <w:webHidden/>
              </w:rPr>
              <w:t>4</w:t>
            </w:r>
            <w:r>
              <w:rPr>
                <w:noProof/>
                <w:webHidden/>
              </w:rPr>
              <w:fldChar w:fldCharType="end"/>
            </w:r>
          </w:hyperlink>
        </w:p>
        <w:p w14:paraId="2A54C0DF" w14:textId="63B15DC8" w:rsidR="005C2244" w:rsidRDefault="005C2244">
          <w:pPr>
            <w:pStyle w:val="TDC1"/>
            <w:rPr>
              <w:rFonts w:asciiTheme="minorHAnsi" w:hAnsiTheme="minorHAnsi"/>
              <w:noProof/>
              <w:color w:val="auto"/>
              <w:kern w:val="2"/>
              <w:sz w:val="24"/>
              <w:szCs w:val="24"/>
              <w:lang w:val="en-US" w:eastAsia="en-US"/>
              <w14:ligatures w14:val="standardContextual"/>
            </w:rPr>
          </w:pPr>
          <w:hyperlink w:anchor="_Toc227357263" w:history="1">
            <w:r w:rsidRPr="00E17E89">
              <w:rPr>
                <w:rStyle w:val="Hipervnculo"/>
                <w:noProof/>
              </w:rPr>
              <w:t>Control de Versiones</w:t>
            </w:r>
            <w:r>
              <w:rPr>
                <w:noProof/>
                <w:webHidden/>
              </w:rPr>
              <w:tab/>
            </w:r>
            <w:r>
              <w:rPr>
                <w:noProof/>
                <w:webHidden/>
              </w:rPr>
              <w:fldChar w:fldCharType="begin"/>
            </w:r>
            <w:r>
              <w:rPr>
                <w:noProof/>
                <w:webHidden/>
              </w:rPr>
              <w:instrText xml:space="preserve"> PAGEREF _Toc227357263 \h </w:instrText>
            </w:r>
            <w:r>
              <w:rPr>
                <w:noProof/>
                <w:webHidden/>
              </w:rPr>
            </w:r>
            <w:r>
              <w:rPr>
                <w:noProof/>
                <w:webHidden/>
              </w:rPr>
              <w:fldChar w:fldCharType="separate"/>
            </w:r>
            <w:r w:rsidR="00B111AF">
              <w:rPr>
                <w:noProof/>
                <w:webHidden/>
              </w:rPr>
              <w:t>6</w:t>
            </w:r>
            <w:r>
              <w:rPr>
                <w:noProof/>
                <w:webHidden/>
              </w:rPr>
              <w:fldChar w:fldCharType="end"/>
            </w:r>
          </w:hyperlink>
        </w:p>
        <w:p w14:paraId="1077EAB4" w14:textId="727709C5" w:rsidR="005C2244" w:rsidRDefault="005C2244">
          <w:pPr>
            <w:pStyle w:val="TDC1"/>
            <w:rPr>
              <w:rFonts w:asciiTheme="minorHAnsi" w:hAnsiTheme="minorHAnsi"/>
              <w:noProof/>
              <w:color w:val="auto"/>
              <w:kern w:val="2"/>
              <w:sz w:val="24"/>
              <w:szCs w:val="24"/>
              <w:lang w:val="en-US" w:eastAsia="en-US"/>
              <w14:ligatures w14:val="standardContextual"/>
            </w:rPr>
          </w:pPr>
          <w:hyperlink w:anchor="_Toc227357264" w:history="1">
            <w:r w:rsidRPr="00E17E89">
              <w:rPr>
                <w:rStyle w:val="Hipervnculo"/>
                <w:noProof/>
              </w:rPr>
              <w:t>Resumen (Abstract)</w:t>
            </w:r>
            <w:r>
              <w:rPr>
                <w:noProof/>
                <w:webHidden/>
              </w:rPr>
              <w:tab/>
            </w:r>
            <w:r>
              <w:rPr>
                <w:noProof/>
                <w:webHidden/>
              </w:rPr>
              <w:fldChar w:fldCharType="begin"/>
            </w:r>
            <w:r>
              <w:rPr>
                <w:noProof/>
                <w:webHidden/>
              </w:rPr>
              <w:instrText xml:space="preserve"> PAGEREF _Toc227357264 \h </w:instrText>
            </w:r>
            <w:r>
              <w:rPr>
                <w:noProof/>
                <w:webHidden/>
              </w:rPr>
            </w:r>
            <w:r>
              <w:rPr>
                <w:noProof/>
                <w:webHidden/>
              </w:rPr>
              <w:fldChar w:fldCharType="separate"/>
            </w:r>
            <w:r w:rsidR="00B111AF">
              <w:rPr>
                <w:noProof/>
                <w:webHidden/>
              </w:rPr>
              <w:t>8</w:t>
            </w:r>
            <w:r>
              <w:rPr>
                <w:noProof/>
                <w:webHidden/>
              </w:rPr>
              <w:fldChar w:fldCharType="end"/>
            </w:r>
          </w:hyperlink>
        </w:p>
        <w:p w14:paraId="6373BE00" w14:textId="3CE6ADD2" w:rsidR="005C2244" w:rsidRDefault="005C2244">
          <w:pPr>
            <w:pStyle w:val="TDC1"/>
            <w:rPr>
              <w:rFonts w:asciiTheme="minorHAnsi" w:hAnsiTheme="minorHAnsi"/>
              <w:noProof/>
              <w:color w:val="auto"/>
              <w:kern w:val="2"/>
              <w:sz w:val="24"/>
              <w:szCs w:val="24"/>
              <w:lang w:val="en-US" w:eastAsia="en-US"/>
              <w14:ligatures w14:val="standardContextual"/>
            </w:rPr>
          </w:pPr>
          <w:hyperlink w:anchor="_Toc227357265" w:history="1">
            <w:r w:rsidRPr="00E17E89">
              <w:rPr>
                <w:rStyle w:val="Hipervnculo"/>
                <w:noProof/>
              </w:rPr>
              <w:t>Palabras claves</w:t>
            </w:r>
            <w:r>
              <w:rPr>
                <w:noProof/>
                <w:webHidden/>
              </w:rPr>
              <w:tab/>
            </w:r>
            <w:r>
              <w:rPr>
                <w:noProof/>
                <w:webHidden/>
              </w:rPr>
              <w:fldChar w:fldCharType="begin"/>
            </w:r>
            <w:r>
              <w:rPr>
                <w:noProof/>
                <w:webHidden/>
              </w:rPr>
              <w:instrText xml:space="preserve"> PAGEREF _Toc227357265 \h </w:instrText>
            </w:r>
            <w:r>
              <w:rPr>
                <w:noProof/>
                <w:webHidden/>
              </w:rPr>
            </w:r>
            <w:r>
              <w:rPr>
                <w:noProof/>
                <w:webHidden/>
              </w:rPr>
              <w:fldChar w:fldCharType="separate"/>
            </w:r>
            <w:r w:rsidR="00B111AF">
              <w:rPr>
                <w:noProof/>
                <w:webHidden/>
              </w:rPr>
              <w:t>8</w:t>
            </w:r>
            <w:r>
              <w:rPr>
                <w:noProof/>
                <w:webHidden/>
              </w:rPr>
              <w:fldChar w:fldCharType="end"/>
            </w:r>
          </w:hyperlink>
        </w:p>
        <w:p w14:paraId="6A4CF232" w14:textId="3EEF5104" w:rsidR="005C2244" w:rsidRDefault="005C2244">
          <w:pPr>
            <w:pStyle w:val="TDC1"/>
            <w:rPr>
              <w:rFonts w:asciiTheme="minorHAnsi" w:hAnsiTheme="minorHAnsi"/>
              <w:noProof/>
              <w:color w:val="auto"/>
              <w:kern w:val="2"/>
              <w:sz w:val="24"/>
              <w:szCs w:val="24"/>
              <w:lang w:val="en-US" w:eastAsia="en-US"/>
              <w14:ligatures w14:val="standardContextual"/>
            </w:rPr>
          </w:pPr>
          <w:hyperlink w:anchor="_Toc227357266" w:history="1">
            <w:r w:rsidRPr="00E17E89">
              <w:rPr>
                <w:rStyle w:val="Hipervnculo"/>
                <w:noProof/>
              </w:rPr>
              <w:t>Capítulo I</w:t>
            </w:r>
            <w:r>
              <w:rPr>
                <w:noProof/>
                <w:webHidden/>
              </w:rPr>
              <w:tab/>
            </w:r>
            <w:r>
              <w:rPr>
                <w:noProof/>
                <w:webHidden/>
              </w:rPr>
              <w:fldChar w:fldCharType="begin"/>
            </w:r>
            <w:r>
              <w:rPr>
                <w:noProof/>
                <w:webHidden/>
              </w:rPr>
              <w:instrText xml:space="preserve"> PAGEREF _Toc227357266 \h </w:instrText>
            </w:r>
            <w:r>
              <w:rPr>
                <w:noProof/>
                <w:webHidden/>
              </w:rPr>
            </w:r>
            <w:r>
              <w:rPr>
                <w:noProof/>
                <w:webHidden/>
              </w:rPr>
              <w:fldChar w:fldCharType="separate"/>
            </w:r>
            <w:r w:rsidR="00B111AF">
              <w:rPr>
                <w:noProof/>
                <w:webHidden/>
              </w:rPr>
              <w:t>9</w:t>
            </w:r>
            <w:r>
              <w:rPr>
                <w:noProof/>
                <w:webHidden/>
              </w:rPr>
              <w:fldChar w:fldCharType="end"/>
            </w:r>
          </w:hyperlink>
        </w:p>
        <w:p w14:paraId="24F44D18" w14:textId="7541F49B" w:rsidR="005C2244" w:rsidRDefault="005C2244">
          <w:pPr>
            <w:pStyle w:val="TDC2"/>
            <w:tabs>
              <w:tab w:val="left" w:pos="1440"/>
            </w:tabs>
            <w:rPr>
              <w:rFonts w:asciiTheme="minorHAnsi" w:hAnsiTheme="minorHAnsi"/>
              <w:noProof/>
              <w:color w:val="auto"/>
              <w:kern w:val="2"/>
              <w:sz w:val="24"/>
              <w:szCs w:val="24"/>
              <w:lang w:val="en-US" w:eastAsia="en-US"/>
              <w14:ligatures w14:val="standardContextual"/>
            </w:rPr>
          </w:pPr>
          <w:hyperlink w:anchor="_Toc227357267" w:history="1">
            <w:r w:rsidRPr="00E17E89">
              <w:rPr>
                <w:rStyle w:val="Hipervnculo"/>
                <w:noProof/>
              </w:rPr>
              <w:t>1</w:t>
            </w:r>
            <w:r>
              <w:rPr>
                <w:rFonts w:asciiTheme="minorHAnsi" w:hAnsiTheme="minorHAnsi"/>
                <w:noProof/>
                <w:color w:val="auto"/>
                <w:kern w:val="2"/>
                <w:sz w:val="24"/>
                <w:szCs w:val="24"/>
                <w:lang w:val="en-US" w:eastAsia="en-US"/>
                <w14:ligatures w14:val="standardContextual"/>
              </w:rPr>
              <w:tab/>
            </w:r>
            <w:r w:rsidRPr="00E17E89">
              <w:rPr>
                <w:rStyle w:val="Hipervnculo"/>
                <w:noProof/>
              </w:rPr>
              <w:t>Introducción</w:t>
            </w:r>
            <w:r>
              <w:rPr>
                <w:noProof/>
                <w:webHidden/>
              </w:rPr>
              <w:tab/>
            </w:r>
            <w:r>
              <w:rPr>
                <w:noProof/>
                <w:webHidden/>
              </w:rPr>
              <w:fldChar w:fldCharType="begin"/>
            </w:r>
            <w:r>
              <w:rPr>
                <w:noProof/>
                <w:webHidden/>
              </w:rPr>
              <w:instrText xml:space="preserve"> PAGEREF _Toc227357267 \h </w:instrText>
            </w:r>
            <w:r>
              <w:rPr>
                <w:noProof/>
                <w:webHidden/>
              </w:rPr>
            </w:r>
            <w:r>
              <w:rPr>
                <w:noProof/>
                <w:webHidden/>
              </w:rPr>
              <w:fldChar w:fldCharType="separate"/>
            </w:r>
            <w:r w:rsidR="00B111AF">
              <w:rPr>
                <w:noProof/>
                <w:webHidden/>
              </w:rPr>
              <w:t>9</w:t>
            </w:r>
            <w:r>
              <w:rPr>
                <w:noProof/>
                <w:webHidden/>
              </w:rPr>
              <w:fldChar w:fldCharType="end"/>
            </w:r>
          </w:hyperlink>
        </w:p>
        <w:p w14:paraId="4B3E5EE5" w14:textId="24342BF6" w:rsidR="005C2244" w:rsidRDefault="005C2244">
          <w:pPr>
            <w:pStyle w:val="TDC2"/>
            <w:tabs>
              <w:tab w:val="left" w:pos="1440"/>
            </w:tabs>
            <w:rPr>
              <w:rFonts w:asciiTheme="minorHAnsi" w:hAnsiTheme="minorHAnsi"/>
              <w:noProof/>
              <w:color w:val="auto"/>
              <w:kern w:val="2"/>
              <w:sz w:val="24"/>
              <w:szCs w:val="24"/>
              <w:lang w:val="en-US" w:eastAsia="en-US"/>
              <w14:ligatures w14:val="standardContextual"/>
            </w:rPr>
          </w:pPr>
          <w:hyperlink w:anchor="_Toc227357268" w:history="1">
            <w:r w:rsidRPr="00E17E89">
              <w:rPr>
                <w:rStyle w:val="Hipervnculo"/>
                <w:noProof/>
              </w:rPr>
              <w:t>2</w:t>
            </w:r>
            <w:r>
              <w:rPr>
                <w:rFonts w:asciiTheme="minorHAnsi" w:hAnsiTheme="minorHAnsi"/>
                <w:noProof/>
                <w:color w:val="auto"/>
                <w:kern w:val="2"/>
                <w:sz w:val="24"/>
                <w:szCs w:val="24"/>
                <w:lang w:val="en-US" w:eastAsia="en-US"/>
                <w14:ligatures w14:val="standardContextual"/>
              </w:rPr>
              <w:tab/>
            </w:r>
            <w:r w:rsidRPr="00E17E89">
              <w:rPr>
                <w:rStyle w:val="Hipervnculo"/>
                <w:noProof/>
              </w:rPr>
              <w:t>Objetivos</w:t>
            </w:r>
            <w:r>
              <w:rPr>
                <w:noProof/>
                <w:webHidden/>
              </w:rPr>
              <w:tab/>
            </w:r>
            <w:r>
              <w:rPr>
                <w:noProof/>
                <w:webHidden/>
              </w:rPr>
              <w:fldChar w:fldCharType="begin"/>
            </w:r>
            <w:r>
              <w:rPr>
                <w:noProof/>
                <w:webHidden/>
              </w:rPr>
              <w:instrText xml:space="preserve"> PAGEREF _Toc227357268 \h </w:instrText>
            </w:r>
            <w:r>
              <w:rPr>
                <w:noProof/>
                <w:webHidden/>
              </w:rPr>
            </w:r>
            <w:r>
              <w:rPr>
                <w:noProof/>
                <w:webHidden/>
              </w:rPr>
              <w:fldChar w:fldCharType="separate"/>
            </w:r>
            <w:r w:rsidR="00B111AF">
              <w:rPr>
                <w:noProof/>
                <w:webHidden/>
              </w:rPr>
              <w:t>11</w:t>
            </w:r>
            <w:r>
              <w:rPr>
                <w:noProof/>
                <w:webHidden/>
              </w:rPr>
              <w:fldChar w:fldCharType="end"/>
            </w:r>
          </w:hyperlink>
        </w:p>
        <w:p w14:paraId="32CB547A" w14:textId="60F218B8" w:rsidR="005C2244" w:rsidRDefault="005C2244">
          <w:pPr>
            <w:pStyle w:val="TDC3"/>
            <w:tabs>
              <w:tab w:val="left" w:pos="168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269" w:history="1">
            <w:r w:rsidRPr="00E17E89">
              <w:rPr>
                <w:rStyle w:val="Hipervnculo"/>
                <w:noProof/>
              </w:rPr>
              <w:t>2.1</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Objetivo General</w:t>
            </w:r>
            <w:r>
              <w:rPr>
                <w:noProof/>
                <w:webHidden/>
              </w:rPr>
              <w:tab/>
            </w:r>
            <w:r>
              <w:rPr>
                <w:noProof/>
                <w:webHidden/>
              </w:rPr>
              <w:fldChar w:fldCharType="begin"/>
            </w:r>
            <w:r>
              <w:rPr>
                <w:noProof/>
                <w:webHidden/>
              </w:rPr>
              <w:instrText xml:space="preserve"> PAGEREF _Toc227357269 \h </w:instrText>
            </w:r>
            <w:r>
              <w:rPr>
                <w:noProof/>
                <w:webHidden/>
              </w:rPr>
            </w:r>
            <w:r>
              <w:rPr>
                <w:noProof/>
                <w:webHidden/>
              </w:rPr>
              <w:fldChar w:fldCharType="separate"/>
            </w:r>
            <w:r w:rsidR="00B111AF">
              <w:rPr>
                <w:noProof/>
                <w:webHidden/>
              </w:rPr>
              <w:t>11</w:t>
            </w:r>
            <w:r>
              <w:rPr>
                <w:noProof/>
                <w:webHidden/>
              </w:rPr>
              <w:fldChar w:fldCharType="end"/>
            </w:r>
          </w:hyperlink>
        </w:p>
        <w:p w14:paraId="3D74ABA1" w14:textId="3F00B8CA" w:rsidR="005C2244" w:rsidRDefault="005C2244">
          <w:pPr>
            <w:pStyle w:val="TDC3"/>
            <w:tabs>
              <w:tab w:val="left" w:pos="168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270" w:history="1">
            <w:r w:rsidRPr="00E17E89">
              <w:rPr>
                <w:rStyle w:val="Hipervnculo"/>
                <w:noProof/>
              </w:rPr>
              <w:t>2.2</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Objetivos Específicos</w:t>
            </w:r>
            <w:r>
              <w:rPr>
                <w:noProof/>
                <w:webHidden/>
              </w:rPr>
              <w:tab/>
            </w:r>
            <w:r>
              <w:rPr>
                <w:noProof/>
                <w:webHidden/>
              </w:rPr>
              <w:fldChar w:fldCharType="begin"/>
            </w:r>
            <w:r>
              <w:rPr>
                <w:noProof/>
                <w:webHidden/>
              </w:rPr>
              <w:instrText xml:space="preserve"> PAGEREF _Toc227357270 \h </w:instrText>
            </w:r>
            <w:r>
              <w:rPr>
                <w:noProof/>
                <w:webHidden/>
              </w:rPr>
            </w:r>
            <w:r>
              <w:rPr>
                <w:noProof/>
                <w:webHidden/>
              </w:rPr>
              <w:fldChar w:fldCharType="separate"/>
            </w:r>
            <w:r w:rsidR="00B111AF">
              <w:rPr>
                <w:noProof/>
                <w:webHidden/>
              </w:rPr>
              <w:t>11</w:t>
            </w:r>
            <w:r>
              <w:rPr>
                <w:noProof/>
                <w:webHidden/>
              </w:rPr>
              <w:fldChar w:fldCharType="end"/>
            </w:r>
          </w:hyperlink>
        </w:p>
        <w:p w14:paraId="3FE91B20" w14:textId="2990E28F" w:rsidR="005C2244" w:rsidRDefault="005C2244">
          <w:pPr>
            <w:pStyle w:val="TDC2"/>
            <w:tabs>
              <w:tab w:val="left" w:pos="1440"/>
            </w:tabs>
            <w:rPr>
              <w:rFonts w:asciiTheme="minorHAnsi" w:hAnsiTheme="minorHAnsi"/>
              <w:noProof/>
              <w:color w:val="auto"/>
              <w:kern w:val="2"/>
              <w:sz w:val="24"/>
              <w:szCs w:val="24"/>
              <w:lang w:val="en-US" w:eastAsia="en-US"/>
              <w14:ligatures w14:val="standardContextual"/>
            </w:rPr>
          </w:pPr>
          <w:hyperlink w:anchor="_Toc227357271" w:history="1">
            <w:r w:rsidRPr="00E17E89">
              <w:rPr>
                <w:rStyle w:val="Hipervnculo"/>
                <w:noProof/>
              </w:rPr>
              <w:t>3</w:t>
            </w:r>
            <w:r>
              <w:rPr>
                <w:rFonts w:asciiTheme="minorHAnsi" w:hAnsiTheme="minorHAnsi"/>
                <w:noProof/>
                <w:color w:val="auto"/>
                <w:kern w:val="2"/>
                <w:sz w:val="24"/>
                <w:szCs w:val="24"/>
                <w:lang w:val="en-US" w:eastAsia="en-US"/>
                <w14:ligatures w14:val="standardContextual"/>
              </w:rPr>
              <w:tab/>
            </w:r>
            <w:r w:rsidRPr="00E17E89">
              <w:rPr>
                <w:rStyle w:val="Hipervnculo"/>
                <w:noProof/>
              </w:rPr>
              <w:t>Estado del Arte</w:t>
            </w:r>
            <w:r>
              <w:rPr>
                <w:noProof/>
                <w:webHidden/>
              </w:rPr>
              <w:tab/>
            </w:r>
            <w:r>
              <w:rPr>
                <w:noProof/>
                <w:webHidden/>
              </w:rPr>
              <w:fldChar w:fldCharType="begin"/>
            </w:r>
            <w:r>
              <w:rPr>
                <w:noProof/>
                <w:webHidden/>
              </w:rPr>
              <w:instrText xml:space="preserve"> PAGEREF _Toc227357271 \h </w:instrText>
            </w:r>
            <w:r>
              <w:rPr>
                <w:noProof/>
                <w:webHidden/>
              </w:rPr>
            </w:r>
            <w:r>
              <w:rPr>
                <w:noProof/>
                <w:webHidden/>
              </w:rPr>
              <w:fldChar w:fldCharType="separate"/>
            </w:r>
            <w:r w:rsidR="00B111AF">
              <w:rPr>
                <w:noProof/>
                <w:webHidden/>
              </w:rPr>
              <w:t>12</w:t>
            </w:r>
            <w:r>
              <w:rPr>
                <w:noProof/>
                <w:webHidden/>
              </w:rPr>
              <w:fldChar w:fldCharType="end"/>
            </w:r>
          </w:hyperlink>
        </w:p>
        <w:p w14:paraId="6CC27A15" w14:textId="4301085C" w:rsidR="005C2244" w:rsidRDefault="005C2244">
          <w:pPr>
            <w:pStyle w:val="TDC3"/>
            <w:tabs>
              <w:tab w:val="left" w:pos="168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272" w:history="1">
            <w:r w:rsidRPr="00E17E89">
              <w:rPr>
                <w:rStyle w:val="Hipervnculo"/>
                <w:noProof/>
              </w:rPr>
              <w:t>3.1</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Marco Legal e Institucional</w:t>
            </w:r>
            <w:r>
              <w:rPr>
                <w:noProof/>
                <w:webHidden/>
              </w:rPr>
              <w:tab/>
            </w:r>
            <w:r>
              <w:rPr>
                <w:noProof/>
                <w:webHidden/>
              </w:rPr>
              <w:fldChar w:fldCharType="begin"/>
            </w:r>
            <w:r>
              <w:rPr>
                <w:noProof/>
                <w:webHidden/>
              </w:rPr>
              <w:instrText xml:space="preserve"> PAGEREF _Toc227357272 \h </w:instrText>
            </w:r>
            <w:r>
              <w:rPr>
                <w:noProof/>
                <w:webHidden/>
              </w:rPr>
            </w:r>
            <w:r>
              <w:rPr>
                <w:noProof/>
                <w:webHidden/>
              </w:rPr>
              <w:fldChar w:fldCharType="separate"/>
            </w:r>
            <w:r w:rsidR="00B111AF">
              <w:rPr>
                <w:noProof/>
                <w:webHidden/>
              </w:rPr>
              <w:t>12</w:t>
            </w:r>
            <w:r>
              <w:rPr>
                <w:noProof/>
                <w:webHidden/>
              </w:rPr>
              <w:fldChar w:fldCharType="end"/>
            </w:r>
          </w:hyperlink>
        </w:p>
        <w:p w14:paraId="7BD26133" w14:textId="3DD5C4B6" w:rsidR="005C2244" w:rsidRDefault="005C2244">
          <w:pPr>
            <w:pStyle w:val="TDC3"/>
            <w:tabs>
              <w:tab w:val="left" w:pos="168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273" w:history="1">
            <w:r w:rsidRPr="00E17E89">
              <w:rPr>
                <w:rStyle w:val="Hipervnculo"/>
                <w:noProof/>
                <w:lang w:val="es-US"/>
              </w:rPr>
              <w:t>3.2</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lang w:val="es-US"/>
              </w:rPr>
              <w:t>Proyectos Semejantes en la Actualidad: Ámbito Local e Internacional</w:t>
            </w:r>
            <w:r>
              <w:rPr>
                <w:noProof/>
                <w:webHidden/>
              </w:rPr>
              <w:tab/>
            </w:r>
            <w:r>
              <w:rPr>
                <w:noProof/>
                <w:webHidden/>
              </w:rPr>
              <w:fldChar w:fldCharType="begin"/>
            </w:r>
            <w:r>
              <w:rPr>
                <w:noProof/>
                <w:webHidden/>
              </w:rPr>
              <w:instrText xml:space="preserve"> PAGEREF _Toc227357273 \h </w:instrText>
            </w:r>
            <w:r>
              <w:rPr>
                <w:noProof/>
                <w:webHidden/>
              </w:rPr>
            </w:r>
            <w:r>
              <w:rPr>
                <w:noProof/>
                <w:webHidden/>
              </w:rPr>
              <w:fldChar w:fldCharType="separate"/>
            </w:r>
            <w:r w:rsidR="00B111AF">
              <w:rPr>
                <w:noProof/>
                <w:webHidden/>
              </w:rPr>
              <w:t>13</w:t>
            </w:r>
            <w:r>
              <w:rPr>
                <w:noProof/>
                <w:webHidden/>
              </w:rPr>
              <w:fldChar w:fldCharType="end"/>
            </w:r>
          </w:hyperlink>
        </w:p>
        <w:p w14:paraId="50E7DF2E" w14:textId="082BCCB4" w:rsidR="005C2244" w:rsidRDefault="005C2244">
          <w:pPr>
            <w:pStyle w:val="TDC3"/>
            <w:tabs>
              <w:tab w:val="left" w:pos="168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274" w:history="1">
            <w:r w:rsidRPr="00E17E89">
              <w:rPr>
                <w:rStyle w:val="Hipervnculo"/>
                <w:noProof/>
                <w:lang w:val="es-MX"/>
              </w:rPr>
              <w:t>3.3</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lang w:val="es-MX"/>
              </w:rPr>
              <w:t>Análisis Comparativo: Ventajas y Desventajas de los Proyectos Investigados</w:t>
            </w:r>
            <w:r>
              <w:rPr>
                <w:noProof/>
                <w:webHidden/>
              </w:rPr>
              <w:tab/>
            </w:r>
            <w:r>
              <w:rPr>
                <w:noProof/>
                <w:webHidden/>
              </w:rPr>
              <w:fldChar w:fldCharType="begin"/>
            </w:r>
            <w:r>
              <w:rPr>
                <w:noProof/>
                <w:webHidden/>
              </w:rPr>
              <w:instrText xml:space="preserve"> PAGEREF _Toc227357274 \h </w:instrText>
            </w:r>
            <w:r>
              <w:rPr>
                <w:noProof/>
                <w:webHidden/>
              </w:rPr>
            </w:r>
            <w:r>
              <w:rPr>
                <w:noProof/>
                <w:webHidden/>
              </w:rPr>
              <w:fldChar w:fldCharType="separate"/>
            </w:r>
            <w:r w:rsidR="00B111AF">
              <w:rPr>
                <w:noProof/>
                <w:webHidden/>
              </w:rPr>
              <w:t>17</w:t>
            </w:r>
            <w:r>
              <w:rPr>
                <w:noProof/>
                <w:webHidden/>
              </w:rPr>
              <w:fldChar w:fldCharType="end"/>
            </w:r>
          </w:hyperlink>
        </w:p>
        <w:p w14:paraId="6A69D913" w14:textId="53187C0C" w:rsidR="005C2244" w:rsidRDefault="005C2244">
          <w:pPr>
            <w:pStyle w:val="TDC3"/>
            <w:tabs>
              <w:tab w:val="left" w:pos="168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275" w:history="1">
            <w:r w:rsidRPr="00E17E89">
              <w:rPr>
                <w:rStyle w:val="Hipervnculo"/>
                <w:noProof/>
              </w:rPr>
              <w:t>3.4</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Comparativo Directo por Dimensiones Críticas</w:t>
            </w:r>
            <w:r>
              <w:rPr>
                <w:noProof/>
                <w:webHidden/>
              </w:rPr>
              <w:tab/>
            </w:r>
            <w:r>
              <w:rPr>
                <w:noProof/>
                <w:webHidden/>
              </w:rPr>
              <w:fldChar w:fldCharType="begin"/>
            </w:r>
            <w:r>
              <w:rPr>
                <w:noProof/>
                <w:webHidden/>
              </w:rPr>
              <w:instrText xml:space="preserve"> PAGEREF _Toc227357275 \h </w:instrText>
            </w:r>
            <w:r>
              <w:rPr>
                <w:noProof/>
                <w:webHidden/>
              </w:rPr>
            </w:r>
            <w:r>
              <w:rPr>
                <w:noProof/>
                <w:webHidden/>
              </w:rPr>
              <w:fldChar w:fldCharType="separate"/>
            </w:r>
            <w:r w:rsidR="00B111AF">
              <w:rPr>
                <w:noProof/>
                <w:webHidden/>
              </w:rPr>
              <w:t>25</w:t>
            </w:r>
            <w:r>
              <w:rPr>
                <w:noProof/>
                <w:webHidden/>
              </w:rPr>
              <w:fldChar w:fldCharType="end"/>
            </w:r>
          </w:hyperlink>
        </w:p>
        <w:p w14:paraId="79B9A748" w14:textId="74CF9DAB" w:rsidR="005C2244" w:rsidRDefault="005C2244">
          <w:pPr>
            <w:pStyle w:val="TDC2"/>
            <w:tabs>
              <w:tab w:val="left" w:pos="1440"/>
            </w:tabs>
            <w:rPr>
              <w:rFonts w:asciiTheme="minorHAnsi" w:hAnsiTheme="minorHAnsi"/>
              <w:noProof/>
              <w:color w:val="auto"/>
              <w:kern w:val="2"/>
              <w:sz w:val="24"/>
              <w:szCs w:val="24"/>
              <w:lang w:val="en-US" w:eastAsia="en-US"/>
              <w14:ligatures w14:val="standardContextual"/>
            </w:rPr>
          </w:pPr>
          <w:hyperlink w:anchor="_Toc227357276" w:history="1">
            <w:r w:rsidRPr="00E17E89">
              <w:rPr>
                <w:rStyle w:val="Hipervnculo"/>
                <w:noProof/>
              </w:rPr>
              <w:t>4</w:t>
            </w:r>
            <w:r>
              <w:rPr>
                <w:rFonts w:asciiTheme="minorHAnsi" w:hAnsiTheme="minorHAnsi"/>
                <w:noProof/>
                <w:color w:val="auto"/>
                <w:kern w:val="2"/>
                <w:sz w:val="24"/>
                <w:szCs w:val="24"/>
                <w:lang w:val="en-US" w:eastAsia="en-US"/>
                <w14:ligatures w14:val="standardContextual"/>
              </w:rPr>
              <w:tab/>
            </w:r>
            <w:r w:rsidRPr="00E17E89">
              <w:rPr>
                <w:rStyle w:val="Hipervnculo"/>
                <w:noProof/>
              </w:rPr>
              <w:t>Descripción General del Escenario</w:t>
            </w:r>
            <w:r>
              <w:rPr>
                <w:noProof/>
                <w:webHidden/>
              </w:rPr>
              <w:tab/>
            </w:r>
            <w:r>
              <w:rPr>
                <w:noProof/>
                <w:webHidden/>
              </w:rPr>
              <w:fldChar w:fldCharType="begin"/>
            </w:r>
            <w:r>
              <w:rPr>
                <w:noProof/>
                <w:webHidden/>
              </w:rPr>
              <w:instrText xml:space="preserve"> PAGEREF _Toc227357276 \h </w:instrText>
            </w:r>
            <w:r>
              <w:rPr>
                <w:noProof/>
                <w:webHidden/>
              </w:rPr>
            </w:r>
            <w:r>
              <w:rPr>
                <w:noProof/>
                <w:webHidden/>
              </w:rPr>
              <w:fldChar w:fldCharType="separate"/>
            </w:r>
            <w:r w:rsidR="00B111AF">
              <w:rPr>
                <w:noProof/>
                <w:webHidden/>
              </w:rPr>
              <w:t>32</w:t>
            </w:r>
            <w:r>
              <w:rPr>
                <w:noProof/>
                <w:webHidden/>
              </w:rPr>
              <w:fldChar w:fldCharType="end"/>
            </w:r>
          </w:hyperlink>
        </w:p>
        <w:p w14:paraId="62537F3F" w14:textId="50D314AE" w:rsidR="005C2244" w:rsidRDefault="005C2244">
          <w:pPr>
            <w:pStyle w:val="TDC3"/>
            <w:tabs>
              <w:tab w:val="left" w:pos="168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277" w:history="1">
            <w:r w:rsidRPr="00E17E89">
              <w:rPr>
                <w:rStyle w:val="Hipervnculo"/>
                <w:noProof/>
              </w:rPr>
              <w:t>4.1</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El Ecosistema Inmobiliario en República Dominicana</w:t>
            </w:r>
            <w:r>
              <w:rPr>
                <w:noProof/>
                <w:webHidden/>
              </w:rPr>
              <w:tab/>
            </w:r>
            <w:r>
              <w:rPr>
                <w:noProof/>
                <w:webHidden/>
              </w:rPr>
              <w:fldChar w:fldCharType="begin"/>
            </w:r>
            <w:r>
              <w:rPr>
                <w:noProof/>
                <w:webHidden/>
              </w:rPr>
              <w:instrText xml:space="preserve"> PAGEREF _Toc227357277 \h </w:instrText>
            </w:r>
            <w:r>
              <w:rPr>
                <w:noProof/>
                <w:webHidden/>
              </w:rPr>
            </w:r>
            <w:r>
              <w:rPr>
                <w:noProof/>
                <w:webHidden/>
              </w:rPr>
              <w:fldChar w:fldCharType="separate"/>
            </w:r>
            <w:r w:rsidR="00B111AF">
              <w:rPr>
                <w:noProof/>
                <w:webHidden/>
              </w:rPr>
              <w:t>32</w:t>
            </w:r>
            <w:r>
              <w:rPr>
                <w:noProof/>
                <w:webHidden/>
              </w:rPr>
              <w:fldChar w:fldCharType="end"/>
            </w:r>
          </w:hyperlink>
        </w:p>
        <w:p w14:paraId="38458B19" w14:textId="7801E454" w:rsidR="005C2244" w:rsidRDefault="005C2244">
          <w:pPr>
            <w:pStyle w:val="TDC3"/>
            <w:tabs>
              <w:tab w:val="left" w:pos="168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278" w:history="1">
            <w:r w:rsidRPr="00E17E89">
              <w:rPr>
                <w:rStyle w:val="Hipervnculo"/>
                <w:noProof/>
              </w:rPr>
              <w:t>4.2</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Modelo de Negocio Actual: Proceso Transaccional Manual</w:t>
            </w:r>
            <w:r>
              <w:rPr>
                <w:noProof/>
                <w:webHidden/>
              </w:rPr>
              <w:tab/>
            </w:r>
            <w:r>
              <w:rPr>
                <w:noProof/>
                <w:webHidden/>
              </w:rPr>
              <w:fldChar w:fldCharType="begin"/>
            </w:r>
            <w:r>
              <w:rPr>
                <w:noProof/>
                <w:webHidden/>
              </w:rPr>
              <w:instrText xml:space="preserve"> PAGEREF _Toc227357278 \h </w:instrText>
            </w:r>
            <w:r>
              <w:rPr>
                <w:noProof/>
                <w:webHidden/>
              </w:rPr>
            </w:r>
            <w:r>
              <w:rPr>
                <w:noProof/>
                <w:webHidden/>
              </w:rPr>
              <w:fldChar w:fldCharType="separate"/>
            </w:r>
            <w:r w:rsidR="00B111AF">
              <w:rPr>
                <w:noProof/>
                <w:webHidden/>
              </w:rPr>
              <w:t>35</w:t>
            </w:r>
            <w:r>
              <w:rPr>
                <w:noProof/>
                <w:webHidden/>
              </w:rPr>
              <w:fldChar w:fldCharType="end"/>
            </w:r>
          </w:hyperlink>
        </w:p>
        <w:p w14:paraId="5EF6178B" w14:textId="7B53FD7B" w:rsidR="005C2244" w:rsidRDefault="005C2244">
          <w:pPr>
            <w:pStyle w:val="TDC3"/>
            <w:tabs>
              <w:tab w:val="left" w:pos="168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279" w:history="1">
            <w:r w:rsidRPr="00E17E89">
              <w:rPr>
                <w:rStyle w:val="Hipervnculo"/>
                <w:noProof/>
              </w:rPr>
              <w:t>4.3</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Arquitectura del Modelo de Negocio Digital: Propuesta</w:t>
            </w:r>
            <w:r>
              <w:rPr>
                <w:noProof/>
                <w:webHidden/>
              </w:rPr>
              <w:tab/>
            </w:r>
            <w:r>
              <w:rPr>
                <w:noProof/>
                <w:webHidden/>
              </w:rPr>
              <w:fldChar w:fldCharType="begin"/>
            </w:r>
            <w:r>
              <w:rPr>
                <w:noProof/>
                <w:webHidden/>
              </w:rPr>
              <w:instrText xml:space="preserve"> PAGEREF _Toc227357279 \h </w:instrText>
            </w:r>
            <w:r>
              <w:rPr>
                <w:noProof/>
                <w:webHidden/>
              </w:rPr>
            </w:r>
            <w:r>
              <w:rPr>
                <w:noProof/>
                <w:webHidden/>
              </w:rPr>
              <w:fldChar w:fldCharType="separate"/>
            </w:r>
            <w:r w:rsidR="00B111AF">
              <w:rPr>
                <w:noProof/>
                <w:webHidden/>
              </w:rPr>
              <w:t>36</w:t>
            </w:r>
            <w:r>
              <w:rPr>
                <w:noProof/>
                <w:webHidden/>
              </w:rPr>
              <w:fldChar w:fldCharType="end"/>
            </w:r>
          </w:hyperlink>
        </w:p>
        <w:p w14:paraId="21F22B0E" w14:textId="38160351" w:rsidR="005C2244" w:rsidRDefault="005C2244">
          <w:pPr>
            <w:pStyle w:val="TDC3"/>
            <w:tabs>
              <w:tab w:val="left" w:pos="168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280" w:history="1">
            <w:r w:rsidRPr="00E17E89">
              <w:rPr>
                <w:rStyle w:val="Hipervnculo"/>
                <w:noProof/>
              </w:rPr>
              <w:t>4.4</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Puntos Críticos de Vulnerabilidad del Modelo Actual</w:t>
            </w:r>
            <w:r>
              <w:rPr>
                <w:noProof/>
                <w:webHidden/>
              </w:rPr>
              <w:tab/>
            </w:r>
            <w:r>
              <w:rPr>
                <w:noProof/>
                <w:webHidden/>
              </w:rPr>
              <w:fldChar w:fldCharType="begin"/>
            </w:r>
            <w:r>
              <w:rPr>
                <w:noProof/>
                <w:webHidden/>
              </w:rPr>
              <w:instrText xml:space="preserve"> PAGEREF _Toc227357280 \h </w:instrText>
            </w:r>
            <w:r>
              <w:rPr>
                <w:noProof/>
                <w:webHidden/>
              </w:rPr>
            </w:r>
            <w:r>
              <w:rPr>
                <w:noProof/>
                <w:webHidden/>
              </w:rPr>
              <w:fldChar w:fldCharType="separate"/>
            </w:r>
            <w:r w:rsidR="00B111AF">
              <w:rPr>
                <w:noProof/>
                <w:webHidden/>
              </w:rPr>
              <w:t>37</w:t>
            </w:r>
            <w:r>
              <w:rPr>
                <w:noProof/>
                <w:webHidden/>
              </w:rPr>
              <w:fldChar w:fldCharType="end"/>
            </w:r>
          </w:hyperlink>
        </w:p>
        <w:p w14:paraId="626A7FB7" w14:textId="306BD88A" w:rsidR="005C2244" w:rsidRDefault="005C2244">
          <w:pPr>
            <w:pStyle w:val="TDC2"/>
            <w:tabs>
              <w:tab w:val="left" w:pos="1440"/>
            </w:tabs>
            <w:rPr>
              <w:rFonts w:asciiTheme="minorHAnsi" w:hAnsiTheme="minorHAnsi"/>
              <w:noProof/>
              <w:color w:val="auto"/>
              <w:kern w:val="2"/>
              <w:sz w:val="24"/>
              <w:szCs w:val="24"/>
              <w:lang w:val="en-US" w:eastAsia="en-US"/>
              <w14:ligatures w14:val="standardContextual"/>
            </w:rPr>
          </w:pPr>
          <w:hyperlink w:anchor="_Toc227357281" w:history="1">
            <w:r w:rsidRPr="00E17E89">
              <w:rPr>
                <w:rStyle w:val="Hipervnculo"/>
                <w:noProof/>
              </w:rPr>
              <w:t>5</w:t>
            </w:r>
            <w:r>
              <w:rPr>
                <w:rFonts w:asciiTheme="minorHAnsi" w:hAnsiTheme="minorHAnsi"/>
                <w:noProof/>
                <w:color w:val="auto"/>
                <w:kern w:val="2"/>
                <w:sz w:val="24"/>
                <w:szCs w:val="24"/>
                <w:lang w:val="en-US" w:eastAsia="en-US"/>
                <w14:ligatures w14:val="standardContextual"/>
              </w:rPr>
              <w:tab/>
            </w:r>
            <w:r w:rsidRPr="00E17E89">
              <w:rPr>
                <w:rStyle w:val="Hipervnculo"/>
                <w:noProof/>
              </w:rPr>
              <w:t>Descripción Funcionamiento del Proyecto</w:t>
            </w:r>
            <w:r>
              <w:rPr>
                <w:noProof/>
                <w:webHidden/>
              </w:rPr>
              <w:tab/>
            </w:r>
            <w:r>
              <w:rPr>
                <w:noProof/>
                <w:webHidden/>
              </w:rPr>
              <w:fldChar w:fldCharType="begin"/>
            </w:r>
            <w:r>
              <w:rPr>
                <w:noProof/>
                <w:webHidden/>
              </w:rPr>
              <w:instrText xml:space="preserve"> PAGEREF _Toc227357281 \h </w:instrText>
            </w:r>
            <w:r>
              <w:rPr>
                <w:noProof/>
                <w:webHidden/>
              </w:rPr>
            </w:r>
            <w:r>
              <w:rPr>
                <w:noProof/>
                <w:webHidden/>
              </w:rPr>
              <w:fldChar w:fldCharType="separate"/>
            </w:r>
            <w:r w:rsidR="00B111AF">
              <w:rPr>
                <w:noProof/>
                <w:webHidden/>
              </w:rPr>
              <w:t>39</w:t>
            </w:r>
            <w:r>
              <w:rPr>
                <w:noProof/>
                <w:webHidden/>
              </w:rPr>
              <w:fldChar w:fldCharType="end"/>
            </w:r>
          </w:hyperlink>
        </w:p>
        <w:p w14:paraId="2AB28233" w14:textId="38A646A0" w:rsidR="005C2244" w:rsidRDefault="005C2244">
          <w:pPr>
            <w:pStyle w:val="TDC2"/>
            <w:tabs>
              <w:tab w:val="left" w:pos="1440"/>
            </w:tabs>
            <w:rPr>
              <w:rFonts w:asciiTheme="minorHAnsi" w:hAnsiTheme="minorHAnsi"/>
              <w:noProof/>
              <w:color w:val="auto"/>
              <w:kern w:val="2"/>
              <w:sz w:val="24"/>
              <w:szCs w:val="24"/>
              <w:lang w:val="en-US" w:eastAsia="en-US"/>
              <w14:ligatures w14:val="standardContextual"/>
            </w:rPr>
          </w:pPr>
          <w:hyperlink w:anchor="_Toc227357282" w:history="1">
            <w:r w:rsidRPr="00E17E89">
              <w:rPr>
                <w:rStyle w:val="Hipervnculo"/>
                <w:noProof/>
              </w:rPr>
              <w:t>6</w:t>
            </w:r>
            <w:r>
              <w:rPr>
                <w:rFonts w:asciiTheme="minorHAnsi" w:hAnsiTheme="minorHAnsi"/>
                <w:noProof/>
                <w:color w:val="auto"/>
                <w:kern w:val="2"/>
                <w:sz w:val="24"/>
                <w:szCs w:val="24"/>
                <w:lang w:val="en-US" w:eastAsia="en-US"/>
                <w14:ligatures w14:val="standardContextual"/>
              </w:rPr>
              <w:tab/>
            </w:r>
            <w:r w:rsidRPr="00E17E89">
              <w:rPr>
                <w:rStyle w:val="Hipervnculo"/>
                <w:noProof/>
              </w:rPr>
              <w:t>Planteamiento del Problema</w:t>
            </w:r>
            <w:r>
              <w:rPr>
                <w:noProof/>
                <w:webHidden/>
              </w:rPr>
              <w:tab/>
            </w:r>
            <w:r>
              <w:rPr>
                <w:noProof/>
                <w:webHidden/>
              </w:rPr>
              <w:fldChar w:fldCharType="begin"/>
            </w:r>
            <w:r>
              <w:rPr>
                <w:noProof/>
                <w:webHidden/>
              </w:rPr>
              <w:instrText xml:space="preserve"> PAGEREF _Toc227357282 \h </w:instrText>
            </w:r>
            <w:r>
              <w:rPr>
                <w:noProof/>
                <w:webHidden/>
              </w:rPr>
            </w:r>
            <w:r>
              <w:rPr>
                <w:noProof/>
                <w:webHidden/>
              </w:rPr>
              <w:fldChar w:fldCharType="separate"/>
            </w:r>
            <w:r w:rsidR="00B111AF">
              <w:rPr>
                <w:noProof/>
                <w:webHidden/>
              </w:rPr>
              <w:t>42</w:t>
            </w:r>
            <w:r>
              <w:rPr>
                <w:noProof/>
                <w:webHidden/>
              </w:rPr>
              <w:fldChar w:fldCharType="end"/>
            </w:r>
          </w:hyperlink>
        </w:p>
        <w:p w14:paraId="1D399587" w14:textId="64089EF2" w:rsidR="005C2244" w:rsidRDefault="005C2244">
          <w:pPr>
            <w:pStyle w:val="TDC3"/>
            <w:tabs>
              <w:tab w:val="left" w:pos="168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283" w:history="1">
            <w:r w:rsidRPr="00E17E89">
              <w:rPr>
                <w:rStyle w:val="Hipervnculo"/>
                <w:noProof/>
              </w:rPr>
              <w:t>6.1</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Descripción del Problema</w:t>
            </w:r>
            <w:r>
              <w:rPr>
                <w:noProof/>
                <w:webHidden/>
              </w:rPr>
              <w:tab/>
            </w:r>
            <w:r>
              <w:rPr>
                <w:noProof/>
                <w:webHidden/>
              </w:rPr>
              <w:fldChar w:fldCharType="begin"/>
            </w:r>
            <w:r>
              <w:rPr>
                <w:noProof/>
                <w:webHidden/>
              </w:rPr>
              <w:instrText xml:space="preserve"> PAGEREF _Toc227357283 \h </w:instrText>
            </w:r>
            <w:r>
              <w:rPr>
                <w:noProof/>
                <w:webHidden/>
              </w:rPr>
            </w:r>
            <w:r>
              <w:rPr>
                <w:noProof/>
                <w:webHidden/>
              </w:rPr>
              <w:fldChar w:fldCharType="separate"/>
            </w:r>
            <w:r w:rsidR="00B111AF">
              <w:rPr>
                <w:noProof/>
                <w:webHidden/>
              </w:rPr>
              <w:t>42</w:t>
            </w:r>
            <w:r>
              <w:rPr>
                <w:noProof/>
                <w:webHidden/>
              </w:rPr>
              <w:fldChar w:fldCharType="end"/>
            </w:r>
          </w:hyperlink>
        </w:p>
        <w:p w14:paraId="452A1BF5" w14:textId="121219C2" w:rsidR="005C2244" w:rsidRDefault="005C2244">
          <w:pPr>
            <w:pStyle w:val="TDC3"/>
            <w:tabs>
              <w:tab w:val="left" w:pos="168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284" w:history="1">
            <w:r w:rsidRPr="00E17E89">
              <w:rPr>
                <w:rStyle w:val="Hipervnculo"/>
                <w:noProof/>
              </w:rPr>
              <w:t>6.2</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Preguntas de Investigación</w:t>
            </w:r>
            <w:r>
              <w:rPr>
                <w:noProof/>
                <w:webHidden/>
              </w:rPr>
              <w:tab/>
            </w:r>
            <w:r>
              <w:rPr>
                <w:noProof/>
                <w:webHidden/>
              </w:rPr>
              <w:fldChar w:fldCharType="begin"/>
            </w:r>
            <w:r>
              <w:rPr>
                <w:noProof/>
                <w:webHidden/>
              </w:rPr>
              <w:instrText xml:space="preserve"> PAGEREF _Toc227357284 \h </w:instrText>
            </w:r>
            <w:r>
              <w:rPr>
                <w:noProof/>
                <w:webHidden/>
              </w:rPr>
            </w:r>
            <w:r>
              <w:rPr>
                <w:noProof/>
                <w:webHidden/>
              </w:rPr>
              <w:fldChar w:fldCharType="separate"/>
            </w:r>
            <w:r w:rsidR="00B111AF">
              <w:rPr>
                <w:noProof/>
                <w:webHidden/>
              </w:rPr>
              <w:t>42</w:t>
            </w:r>
            <w:r>
              <w:rPr>
                <w:noProof/>
                <w:webHidden/>
              </w:rPr>
              <w:fldChar w:fldCharType="end"/>
            </w:r>
          </w:hyperlink>
        </w:p>
        <w:p w14:paraId="7B7F5D84" w14:textId="635D10BF" w:rsidR="005C2244" w:rsidRDefault="005C2244">
          <w:pPr>
            <w:pStyle w:val="TDC2"/>
            <w:tabs>
              <w:tab w:val="left" w:pos="1440"/>
            </w:tabs>
            <w:rPr>
              <w:rFonts w:asciiTheme="minorHAnsi" w:hAnsiTheme="minorHAnsi"/>
              <w:noProof/>
              <w:color w:val="auto"/>
              <w:kern w:val="2"/>
              <w:sz w:val="24"/>
              <w:szCs w:val="24"/>
              <w:lang w:val="en-US" w:eastAsia="en-US"/>
              <w14:ligatures w14:val="standardContextual"/>
            </w:rPr>
          </w:pPr>
          <w:hyperlink w:anchor="_Toc227357285" w:history="1">
            <w:r w:rsidRPr="00E17E89">
              <w:rPr>
                <w:rStyle w:val="Hipervnculo"/>
                <w:noProof/>
              </w:rPr>
              <w:t>7</w:t>
            </w:r>
            <w:r>
              <w:rPr>
                <w:rFonts w:asciiTheme="minorHAnsi" w:hAnsiTheme="minorHAnsi"/>
                <w:noProof/>
                <w:color w:val="auto"/>
                <w:kern w:val="2"/>
                <w:sz w:val="24"/>
                <w:szCs w:val="24"/>
                <w:lang w:val="en-US" w:eastAsia="en-US"/>
                <w14:ligatures w14:val="standardContextual"/>
              </w:rPr>
              <w:tab/>
            </w:r>
            <w:r w:rsidRPr="00E17E89">
              <w:rPr>
                <w:rStyle w:val="Hipervnculo"/>
                <w:noProof/>
              </w:rPr>
              <w:t>Modelo Visual del Sistema</w:t>
            </w:r>
            <w:r>
              <w:rPr>
                <w:noProof/>
                <w:webHidden/>
              </w:rPr>
              <w:tab/>
            </w:r>
            <w:r>
              <w:rPr>
                <w:noProof/>
                <w:webHidden/>
              </w:rPr>
              <w:fldChar w:fldCharType="begin"/>
            </w:r>
            <w:r>
              <w:rPr>
                <w:noProof/>
                <w:webHidden/>
              </w:rPr>
              <w:instrText xml:space="preserve"> PAGEREF _Toc227357285 \h </w:instrText>
            </w:r>
            <w:r>
              <w:rPr>
                <w:noProof/>
                <w:webHidden/>
              </w:rPr>
            </w:r>
            <w:r>
              <w:rPr>
                <w:noProof/>
                <w:webHidden/>
              </w:rPr>
              <w:fldChar w:fldCharType="separate"/>
            </w:r>
            <w:r w:rsidR="00B111AF">
              <w:rPr>
                <w:noProof/>
                <w:webHidden/>
              </w:rPr>
              <w:t>44</w:t>
            </w:r>
            <w:r>
              <w:rPr>
                <w:noProof/>
                <w:webHidden/>
              </w:rPr>
              <w:fldChar w:fldCharType="end"/>
            </w:r>
          </w:hyperlink>
        </w:p>
        <w:p w14:paraId="60339726" w14:textId="4C904A20" w:rsidR="005C2244" w:rsidRDefault="005C2244">
          <w:pPr>
            <w:pStyle w:val="TDC2"/>
            <w:tabs>
              <w:tab w:val="left" w:pos="1440"/>
            </w:tabs>
            <w:rPr>
              <w:rFonts w:asciiTheme="minorHAnsi" w:hAnsiTheme="minorHAnsi"/>
              <w:noProof/>
              <w:color w:val="auto"/>
              <w:kern w:val="2"/>
              <w:sz w:val="24"/>
              <w:szCs w:val="24"/>
              <w:lang w:val="en-US" w:eastAsia="en-US"/>
              <w14:ligatures w14:val="standardContextual"/>
            </w:rPr>
          </w:pPr>
          <w:hyperlink w:anchor="_Toc227357286" w:history="1">
            <w:r w:rsidRPr="00E17E89">
              <w:rPr>
                <w:rStyle w:val="Hipervnculo"/>
                <w:noProof/>
              </w:rPr>
              <w:t>8</w:t>
            </w:r>
            <w:r>
              <w:rPr>
                <w:rFonts w:asciiTheme="minorHAnsi" w:hAnsiTheme="minorHAnsi"/>
                <w:noProof/>
                <w:color w:val="auto"/>
                <w:kern w:val="2"/>
                <w:sz w:val="24"/>
                <w:szCs w:val="24"/>
                <w:lang w:val="en-US" w:eastAsia="en-US"/>
                <w14:ligatures w14:val="standardContextual"/>
              </w:rPr>
              <w:tab/>
            </w:r>
            <w:r w:rsidRPr="00E17E89">
              <w:rPr>
                <w:rStyle w:val="Hipervnculo"/>
                <w:noProof/>
              </w:rPr>
              <w:t>Diagrama de Gantt</w:t>
            </w:r>
            <w:r>
              <w:rPr>
                <w:noProof/>
                <w:webHidden/>
              </w:rPr>
              <w:tab/>
            </w:r>
            <w:r>
              <w:rPr>
                <w:noProof/>
                <w:webHidden/>
              </w:rPr>
              <w:fldChar w:fldCharType="begin"/>
            </w:r>
            <w:r>
              <w:rPr>
                <w:noProof/>
                <w:webHidden/>
              </w:rPr>
              <w:instrText xml:space="preserve"> PAGEREF _Toc227357286 \h </w:instrText>
            </w:r>
            <w:r>
              <w:rPr>
                <w:noProof/>
                <w:webHidden/>
              </w:rPr>
            </w:r>
            <w:r>
              <w:rPr>
                <w:noProof/>
                <w:webHidden/>
              </w:rPr>
              <w:fldChar w:fldCharType="separate"/>
            </w:r>
            <w:r w:rsidR="00B111AF">
              <w:rPr>
                <w:noProof/>
                <w:webHidden/>
              </w:rPr>
              <w:t>45</w:t>
            </w:r>
            <w:r>
              <w:rPr>
                <w:noProof/>
                <w:webHidden/>
              </w:rPr>
              <w:fldChar w:fldCharType="end"/>
            </w:r>
          </w:hyperlink>
        </w:p>
        <w:p w14:paraId="363A72EF" w14:textId="6B2DB82A" w:rsidR="005C2244" w:rsidRDefault="005C2244">
          <w:pPr>
            <w:pStyle w:val="TDC2"/>
            <w:tabs>
              <w:tab w:val="left" w:pos="1440"/>
            </w:tabs>
            <w:rPr>
              <w:rFonts w:asciiTheme="minorHAnsi" w:hAnsiTheme="minorHAnsi"/>
              <w:noProof/>
              <w:color w:val="auto"/>
              <w:kern w:val="2"/>
              <w:sz w:val="24"/>
              <w:szCs w:val="24"/>
              <w:lang w:val="en-US" w:eastAsia="en-US"/>
              <w14:ligatures w14:val="standardContextual"/>
            </w:rPr>
          </w:pPr>
          <w:hyperlink w:anchor="_Toc227357287" w:history="1">
            <w:r w:rsidRPr="00E17E89">
              <w:rPr>
                <w:rStyle w:val="Hipervnculo"/>
                <w:noProof/>
              </w:rPr>
              <w:t>9</w:t>
            </w:r>
            <w:r>
              <w:rPr>
                <w:rFonts w:asciiTheme="minorHAnsi" w:hAnsiTheme="minorHAnsi"/>
                <w:noProof/>
                <w:color w:val="auto"/>
                <w:kern w:val="2"/>
                <w:sz w:val="24"/>
                <w:szCs w:val="24"/>
                <w:lang w:val="en-US" w:eastAsia="en-US"/>
                <w14:ligatures w14:val="standardContextual"/>
              </w:rPr>
              <w:tab/>
            </w:r>
            <w:r w:rsidRPr="00E17E89">
              <w:rPr>
                <w:rStyle w:val="Hipervnculo"/>
                <w:noProof/>
              </w:rPr>
              <w:t>Ámbito del Sistema</w:t>
            </w:r>
            <w:r>
              <w:rPr>
                <w:noProof/>
                <w:webHidden/>
              </w:rPr>
              <w:tab/>
            </w:r>
            <w:r>
              <w:rPr>
                <w:noProof/>
                <w:webHidden/>
              </w:rPr>
              <w:fldChar w:fldCharType="begin"/>
            </w:r>
            <w:r>
              <w:rPr>
                <w:noProof/>
                <w:webHidden/>
              </w:rPr>
              <w:instrText xml:space="preserve"> PAGEREF _Toc227357287 \h </w:instrText>
            </w:r>
            <w:r>
              <w:rPr>
                <w:noProof/>
                <w:webHidden/>
              </w:rPr>
            </w:r>
            <w:r>
              <w:rPr>
                <w:noProof/>
                <w:webHidden/>
              </w:rPr>
              <w:fldChar w:fldCharType="separate"/>
            </w:r>
            <w:r w:rsidR="00B111AF">
              <w:rPr>
                <w:noProof/>
                <w:webHidden/>
              </w:rPr>
              <w:t>46</w:t>
            </w:r>
            <w:r>
              <w:rPr>
                <w:noProof/>
                <w:webHidden/>
              </w:rPr>
              <w:fldChar w:fldCharType="end"/>
            </w:r>
          </w:hyperlink>
        </w:p>
        <w:p w14:paraId="7B580467" w14:textId="7BC43146" w:rsidR="005C2244" w:rsidRDefault="005C2244">
          <w:pPr>
            <w:pStyle w:val="TDC3"/>
            <w:tabs>
              <w:tab w:val="left" w:pos="168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288" w:history="1">
            <w:r w:rsidRPr="00E17E89">
              <w:rPr>
                <w:rStyle w:val="Hipervnculo"/>
                <w:noProof/>
              </w:rPr>
              <w:t>9.1</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Identificación</w:t>
            </w:r>
            <w:r>
              <w:rPr>
                <w:noProof/>
                <w:webHidden/>
              </w:rPr>
              <w:tab/>
            </w:r>
            <w:r>
              <w:rPr>
                <w:noProof/>
                <w:webHidden/>
              </w:rPr>
              <w:fldChar w:fldCharType="begin"/>
            </w:r>
            <w:r>
              <w:rPr>
                <w:noProof/>
                <w:webHidden/>
              </w:rPr>
              <w:instrText xml:space="preserve"> PAGEREF _Toc227357288 \h </w:instrText>
            </w:r>
            <w:r>
              <w:rPr>
                <w:noProof/>
                <w:webHidden/>
              </w:rPr>
            </w:r>
            <w:r>
              <w:rPr>
                <w:noProof/>
                <w:webHidden/>
              </w:rPr>
              <w:fldChar w:fldCharType="separate"/>
            </w:r>
            <w:r w:rsidR="00B111AF">
              <w:rPr>
                <w:noProof/>
                <w:webHidden/>
              </w:rPr>
              <w:t>46</w:t>
            </w:r>
            <w:r>
              <w:rPr>
                <w:noProof/>
                <w:webHidden/>
              </w:rPr>
              <w:fldChar w:fldCharType="end"/>
            </w:r>
          </w:hyperlink>
        </w:p>
        <w:p w14:paraId="7AADCB7D" w14:textId="7FCCC4B3" w:rsidR="005C2244" w:rsidRDefault="005C2244">
          <w:pPr>
            <w:pStyle w:val="TDC3"/>
            <w:tabs>
              <w:tab w:val="left" w:pos="168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289" w:history="1">
            <w:r w:rsidRPr="00E17E89">
              <w:rPr>
                <w:rStyle w:val="Hipervnculo"/>
                <w:noProof/>
              </w:rPr>
              <w:t>9.2</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Descripción del Alcance</w:t>
            </w:r>
            <w:r>
              <w:rPr>
                <w:noProof/>
                <w:webHidden/>
              </w:rPr>
              <w:tab/>
            </w:r>
            <w:r>
              <w:rPr>
                <w:noProof/>
                <w:webHidden/>
              </w:rPr>
              <w:fldChar w:fldCharType="begin"/>
            </w:r>
            <w:r>
              <w:rPr>
                <w:noProof/>
                <w:webHidden/>
              </w:rPr>
              <w:instrText xml:space="preserve"> PAGEREF _Toc227357289 \h </w:instrText>
            </w:r>
            <w:r>
              <w:rPr>
                <w:noProof/>
                <w:webHidden/>
              </w:rPr>
            </w:r>
            <w:r>
              <w:rPr>
                <w:noProof/>
                <w:webHidden/>
              </w:rPr>
              <w:fldChar w:fldCharType="separate"/>
            </w:r>
            <w:r w:rsidR="00B111AF">
              <w:rPr>
                <w:noProof/>
                <w:webHidden/>
              </w:rPr>
              <w:t>46</w:t>
            </w:r>
            <w:r>
              <w:rPr>
                <w:noProof/>
                <w:webHidden/>
              </w:rPr>
              <w:fldChar w:fldCharType="end"/>
            </w:r>
          </w:hyperlink>
        </w:p>
        <w:p w14:paraId="78648626" w14:textId="23DD42CC" w:rsidR="005C2244" w:rsidRDefault="005C2244">
          <w:pPr>
            <w:pStyle w:val="TDC2"/>
            <w:tabs>
              <w:tab w:val="left" w:pos="1440"/>
            </w:tabs>
            <w:rPr>
              <w:rFonts w:asciiTheme="minorHAnsi" w:hAnsiTheme="minorHAnsi"/>
              <w:noProof/>
              <w:color w:val="auto"/>
              <w:kern w:val="2"/>
              <w:sz w:val="24"/>
              <w:szCs w:val="24"/>
              <w:lang w:val="en-US" w:eastAsia="en-US"/>
              <w14:ligatures w14:val="standardContextual"/>
            </w:rPr>
          </w:pPr>
          <w:hyperlink w:anchor="_Toc227357290" w:history="1">
            <w:r w:rsidRPr="00E17E89">
              <w:rPr>
                <w:rStyle w:val="Hipervnculo"/>
                <w:noProof/>
              </w:rPr>
              <w:t>10</w:t>
            </w:r>
            <w:r>
              <w:rPr>
                <w:rFonts w:asciiTheme="minorHAnsi" w:hAnsiTheme="minorHAnsi"/>
                <w:noProof/>
                <w:color w:val="auto"/>
                <w:kern w:val="2"/>
                <w:sz w:val="24"/>
                <w:szCs w:val="24"/>
                <w:lang w:val="en-US" w:eastAsia="en-US"/>
                <w14:ligatures w14:val="standardContextual"/>
              </w:rPr>
              <w:tab/>
            </w:r>
            <w:r w:rsidRPr="00E17E89">
              <w:rPr>
                <w:rStyle w:val="Hipervnculo"/>
                <w:noProof/>
              </w:rPr>
              <w:t>Definiciones, Acrónimos y Abreviaturas</w:t>
            </w:r>
            <w:r>
              <w:rPr>
                <w:noProof/>
                <w:webHidden/>
              </w:rPr>
              <w:tab/>
            </w:r>
            <w:r>
              <w:rPr>
                <w:noProof/>
                <w:webHidden/>
              </w:rPr>
              <w:fldChar w:fldCharType="begin"/>
            </w:r>
            <w:r>
              <w:rPr>
                <w:noProof/>
                <w:webHidden/>
              </w:rPr>
              <w:instrText xml:space="preserve"> PAGEREF _Toc227357290 \h </w:instrText>
            </w:r>
            <w:r>
              <w:rPr>
                <w:noProof/>
                <w:webHidden/>
              </w:rPr>
            </w:r>
            <w:r>
              <w:rPr>
                <w:noProof/>
                <w:webHidden/>
              </w:rPr>
              <w:fldChar w:fldCharType="separate"/>
            </w:r>
            <w:r w:rsidR="00B111AF">
              <w:rPr>
                <w:noProof/>
                <w:webHidden/>
              </w:rPr>
              <w:t>50</w:t>
            </w:r>
            <w:r>
              <w:rPr>
                <w:noProof/>
                <w:webHidden/>
              </w:rPr>
              <w:fldChar w:fldCharType="end"/>
            </w:r>
          </w:hyperlink>
        </w:p>
        <w:p w14:paraId="437B56DE" w14:textId="2B7176C8" w:rsidR="005C2244" w:rsidRDefault="005C2244">
          <w:pPr>
            <w:pStyle w:val="TDC3"/>
            <w:tabs>
              <w:tab w:val="left" w:pos="192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291" w:history="1">
            <w:r w:rsidRPr="00E17E89">
              <w:rPr>
                <w:rStyle w:val="Hipervnculo"/>
                <w:noProof/>
              </w:rPr>
              <w:t>10.1</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Definiciones</w:t>
            </w:r>
            <w:r>
              <w:rPr>
                <w:noProof/>
                <w:webHidden/>
              </w:rPr>
              <w:tab/>
            </w:r>
            <w:r>
              <w:rPr>
                <w:noProof/>
                <w:webHidden/>
              </w:rPr>
              <w:fldChar w:fldCharType="begin"/>
            </w:r>
            <w:r>
              <w:rPr>
                <w:noProof/>
                <w:webHidden/>
              </w:rPr>
              <w:instrText xml:space="preserve"> PAGEREF _Toc227357291 \h </w:instrText>
            </w:r>
            <w:r>
              <w:rPr>
                <w:noProof/>
                <w:webHidden/>
              </w:rPr>
            </w:r>
            <w:r>
              <w:rPr>
                <w:noProof/>
                <w:webHidden/>
              </w:rPr>
              <w:fldChar w:fldCharType="separate"/>
            </w:r>
            <w:r w:rsidR="00B111AF">
              <w:rPr>
                <w:noProof/>
                <w:webHidden/>
              </w:rPr>
              <w:t>50</w:t>
            </w:r>
            <w:r>
              <w:rPr>
                <w:noProof/>
                <w:webHidden/>
              </w:rPr>
              <w:fldChar w:fldCharType="end"/>
            </w:r>
          </w:hyperlink>
        </w:p>
        <w:p w14:paraId="6DC04E40" w14:textId="3A3401AE" w:rsidR="005C2244" w:rsidRDefault="005C2244">
          <w:pPr>
            <w:pStyle w:val="TDC3"/>
            <w:tabs>
              <w:tab w:val="left" w:pos="192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292" w:history="1">
            <w:r w:rsidRPr="00E17E89">
              <w:rPr>
                <w:rStyle w:val="Hipervnculo"/>
                <w:noProof/>
              </w:rPr>
              <w:t>10.2</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Acrónimos y Abreviaturas</w:t>
            </w:r>
            <w:r>
              <w:rPr>
                <w:noProof/>
                <w:webHidden/>
              </w:rPr>
              <w:tab/>
            </w:r>
            <w:r>
              <w:rPr>
                <w:noProof/>
                <w:webHidden/>
              </w:rPr>
              <w:fldChar w:fldCharType="begin"/>
            </w:r>
            <w:r>
              <w:rPr>
                <w:noProof/>
                <w:webHidden/>
              </w:rPr>
              <w:instrText xml:space="preserve"> PAGEREF _Toc227357292 \h </w:instrText>
            </w:r>
            <w:r>
              <w:rPr>
                <w:noProof/>
                <w:webHidden/>
              </w:rPr>
            </w:r>
            <w:r>
              <w:rPr>
                <w:noProof/>
                <w:webHidden/>
              </w:rPr>
              <w:fldChar w:fldCharType="separate"/>
            </w:r>
            <w:r w:rsidR="00B111AF">
              <w:rPr>
                <w:noProof/>
                <w:webHidden/>
              </w:rPr>
              <w:t>50</w:t>
            </w:r>
            <w:r>
              <w:rPr>
                <w:noProof/>
                <w:webHidden/>
              </w:rPr>
              <w:fldChar w:fldCharType="end"/>
            </w:r>
          </w:hyperlink>
        </w:p>
        <w:p w14:paraId="0586D1A8" w14:textId="12778E7D" w:rsidR="005C2244" w:rsidRDefault="005C2244">
          <w:pPr>
            <w:pStyle w:val="TDC2"/>
            <w:tabs>
              <w:tab w:val="left" w:pos="1440"/>
            </w:tabs>
            <w:rPr>
              <w:rFonts w:asciiTheme="minorHAnsi" w:hAnsiTheme="minorHAnsi"/>
              <w:noProof/>
              <w:color w:val="auto"/>
              <w:kern w:val="2"/>
              <w:sz w:val="24"/>
              <w:szCs w:val="24"/>
              <w:lang w:val="en-US" w:eastAsia="en-US"/>
              <w14:ligatures w14:val="standardContextual"/>
            </w:rPr>
          </w:pPr>
          <w:hyperlink w:anchor="_Toc227357293" w:history="1">
            <w:r w:rsidRPr="00E17E89">
              <w:rPr>
                <w:rStyle w:val="Hipervnculo"/>
                <w:noProof/>
              </w:rPr>
              <w:t>11</w:t>
            </w:r>
            <w:r>
              <w:rPr>
                <w:rFonts w:asciiTheme="minorHAnsi" w:hAnsiTheme="minorHAnsi"/>
                <w:noProof/>
                <w:color w:val="auto"/>
                <w:kern w:val="2"/>
                <w:sz w:val="24"/>
                <w:szCs w:val="24"/>
                <w:lang w:val="en-US" w:eastAsia="en-US"/>
                <w14:ligatures w14:val="standardContextual"/>
              </w:rPr>
              <w:tab/>
            </w:r>
            <w:r w:rsidRPr="00E17E89">
              <w:rPr>
                <w:rStyle w:val="Hipervnculo"/>
                <w:noProof/>
              </w:rPr>
              <w:t>Estudios de Factibilidad</w:t>
            </w:r>
            <w:r>
              <w:rPr>
                <w:noProof/>
                <w:webHidden/>
              </w:rPr>
              <w:tab/>
            </w:r>
            <w:r>
              <w:rPr>
                <w:noProof/>
                <w:webHidden/>
              </w:rPr>
              <w:fldChar w:fldCharType="begin"/>
            </w:r>
            <w:r>
              <w:rPr>
                <w:noProof/>
                <w:webHidden/>
              </w:rPr>
              <w:instrText xml:space="preserve"> PAGEREF _Toc227357293 \h </w:instrText>
            </w:r>
            <w:r>
              <w:rPr>
                <w:noProof/>
                <w:webHidden/>
              </w:rPr>
            </w:r>
            <w:r>
              <w:rPr>
                <w:noProof/>
                <w:webHidden/>
              </w:rPr>
              <w:fldChar w:fldCharType="separate"/>
            </w:r>
            <w:r w:rsidR="00B111AF">
              <w:rPr>
                <w:noProof/>
                <w:webHidden/>
              </w:rPr>
              <w:t>53</w:t>
            </w:r>
            <w:r>
              <w:rPr>
                <w:noProof/>
                <w:webHidden/>
              </w:rPr>
              <w:fldChar w:fldCharType="end"/>
            </w:r>
          </w:hyperlink>
        </w:p>
        <w:p w14:paraId="2025DCCB" w14:textId="574BB6FF" w:rsidR="005C2244" w:rsidRDefault="005C2244">
          <w:pPr>
            <w:pStyle w:val="TDC3"/>
            <w:tabs>
              <w:tab w:val="left" w:pos="192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294" w:history="1">
            <w:r w:rsidRPr="00E17E89">
              <w:rPr>
                <w:rStyle w:val="Hipervnculo"/>
                <w:noProof/>
              </w:rPr>
              <w:t>11.1</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Técnica</w:t>
            </w:r>
            <w:r>
              <w:rPr>
                <w:noProof/>
                <w:webHidden/>
              </w:rPr>
              <w:tab/>
            </w:r>
            <w:r>
              <w:rPr>
                <w:noProof/>
                <w:webHidden/>
              </w:rPr>
              <w:fldChar w:fldCharType="begin"/>
            </w:r>
            <w:r>
              <w:rPr>
                <w:noProof/>
                <w:webHidden/>
              </w:rPr>
              <w:instrText xml:space="preserve"> PAGEREF _Toc227357294 \h </w:instrText>
            </w:r>
            <w:r>
              <w:rPr>
                <w:noProof/>
                <w:webHidden/>
              </w:rPr>
            </w:r>
            <w:r>
              <w:rPr>
                <w:noProof/>
                <w:webHidden/>
              </w:rPr>
              <w:fldChar w:fldCharType="separate"/>
            </w:r>
            <w:r w:rsidR="00B111AF">
              <w:rPr>
                <w:noProof/>
                <w:webHidden/>
              </w:rPr>
              <w:t>53</w:t>
            </w:r>
            <w:r>
              <w:rPr>
                <w:noProof/>
                <w:webHidden/>
              </w:rPr>
              <w:fldChar w:fldCharType="end"/>
            </w:r>
          </w:hyperlink>
        </w:p>
        <w:p w14:paraId="67942B84" w14:textId="4B600A0B" w:rsidR="005C2244" w:rsidRDefault="005C2244">
          <w:pPr>
            <w:pStyle w:val="TDC3"/>
            <w:tabs>
              <w:tab w:val="left" w:pos="192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295" w:history="1">
            <w:r w:rsidRPr="00E17E89">
              <w:rPr>
                <w:rStyle w:val="Hipervnculo"/>
                <w:noProof/>
              </w:rPr>
              <w:t>11.2</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Económica</w:t>
            </w:r>
            <w:r>
              <w:rPr>
                <w:noProof/>
                <w:webHidden/>
              </w:rPr>
              <w:tab/>
            </w:r>
            <w:r>
              <w:rPr>
                <w:noProof/>
                <w:webHidden/>
              </w:rPr>
              <w:fldChar w:fldCharType="begin"/>
            </w:r>
            <w:r>
              <w:rPr>
                <w:noProof/>
                <w:webHidden/>
              </w:rPr>
              <w:instrText xml:space="preserve"> PAGEREF _Toc227357295 \h </w:instrText>
            </w:r>
            <w:r>
              <w:rPr>
                <w:noProof/>
                <w:webHidden/>
              </w:rPr>
            </w:r>
            <w:r>
              <w:rPr>
                <w:noProof/>
                <w:webHidden/>
              </w:rPr>
              <w:fldChar w:fldCharType="separate"/>
            </w:r>
            <w:r w:rsidR="00B111AF">
              <w:rPr>
                <w:noProof/>
                <w:webHidden/>
              </w:rPr>
              <w:t>60</w:t>
            </w:r>
            <w:r>
              <w:rPr>
                <w:noProof/>
                <w:webHidden/>
              </w:rPr>
              <w:fldChar w:fldCharType="end"/>
            </w:r>
          </w:hyperlink>
        </w:p>
        <w:p w14:paraId="3A5643A4" w14:textId="2259DD50" w:rsidR="005C2244" w:rsidRDefault="005C2244">
          <w:pPr>
            <w:pStyle w:val="TDC3"/>
            <w:tabs>
              <w:tab w:val="left" w:pos="192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296" w:history="1">
            <w:r w:rsidRPr="00E17E89">
              <w:rPr>
                <w:rStyle w:val="Hipervnculo"/>
                <w:noProof/>
              </w:rPr>
              <w:t>11.3</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Operativa</w:t>
            </w:r>
            <w:r>
              <w:rPr>
                <w:noProof/>
                <w:webHidden/>
              </w:rPr>
              <w:tab/>
            </w:r>
            <w:r>
              <w:rPr>
                <w:noProof/>
                <w:webHidden/>
              </w:rPr>
              <w:fldChar w:fldCharType="begin"/>
            </w:r>
            <w:r>
              <w:rPr>
                <w:noProof/>
                <w:webHidden/>
              </w:rPr>
              <w:instrText xml:space="preserve"> PAGEREF _Toc227357296 \h </w:instrText>
            </w:r>
            <w:r>
              <w:rPr>
                <w:noProof/>
                <w:webHidden/>
              </w:rPr>
            </w:r>
            <w:r>
              <w:rPr>
                <w:noProof/>
                <w:webHidden/>
              </w:rPr>
              <w:fldChar w:fldCharType="separate"/>
            </w:r>
            <w:r w:rsidR="00B111AF">
              <w:rPr>
                <w:noProof/>
                <w:webHidden/>
              </w:rPr>
              <w:t>81</w:t>
            </w:r>
            <w:r>
              <w:rPr>
                <w:noProof/>
                <w:webHidden/>
              </w:rPr>
              <w:fldChar w:fldCharType="end"/>
            </w:r>
          </w:hyperlink>
        </w:p>
        <w:p w14:paraId="1A6DB882" w14:textId="534C99A5" w:rsidR="005C2244" w:rsidRDefault="005C2244">
          <w:pPr>
            <w:pStyle w:val="TDC2"/>
            <w:tabs>
              <w:tab w:val="left" w:pos="1440"/>
            </w:tabs>
            <w:rPr>
              <w:rFonts w:asciiTheme="minorHAnsi" w:hAnsiTheme="minorHAnsi"/>
              <w:noProof/>
              <w:color w:val="auto"/>
              <w:kern w:val="2"/>
              <w:sz w:val="24"/>
              <w:szCs w:val="24"/>
              <w:lang w:val="en-US" w:eastAsia="en-US"/>
              <w14:ligatures w14:val="standardContextual"/>
            </w:rPr>
          </w:pPr>
          <w:hyperlink w:anchor="_Toc227357297" w:history="1">
            <w:r w:rsidRPr="00E17E89">
              <w:rPr>
                <w:rStyle w:val="Hipervnculo"/>
                <w:noProof/>
              </w:rPr>
              <w:t>12</w:t>
            </w:r>
            <w:r>
              <w:rPr>
                <w:rFonts w:asciiTheme="minorHAnsi" w:hAnsiTheme="minorHAnsi"/>
                <w:noProof/>
                <w:color w:val="auto"/>
                <w:kern w:val="2"/>
                <w:sz w:val="24"/>
                <w:szCs w:val="24"/>
                <w:lang w:val="en-US" w:eastAsia="en-US"/>
                <w14:ligatures w14:val="standardContextual"/>
              </w:rPr>
              <w:tab/>
            </w:r>
            <w:r w:rsidRPr="00E17E89">
              <w:rPr>
                <w:rStyle w:val="Hipervnculo"/>
                <w:noProof/>
              </w:rPr>
              <w:t>Lista de Requisitos de Usuario del Nuevo Sistema (LDR)</w:t>
            </w:r>
            <w:r>
              <w:rPr>
                <w:noProof/>
                <w:webHidden/>
              </w:rPr>
              <w:tab/>
            </w:r>
            <w:r>
              <w:rPr>
                <w:noProof/>
                <w:webHidden/>
              </w:rPr>
              <w:fldChar w:fldCharType="begin"/>
            </w:r>
            <w:r>
              <w:rPr>
                <w:noProof/>
                <w:webHidden/>
              </w:rPr>
              <w:instrText xml:space="preserve"> PAGEREF _Toc227357297 \h </w:instrText>
            </w:r>
            <w:r>
              <w:rPr>
                <w:noProof/>
                <w:webHidden/>
              </w:rPr>
            </w:r>
            <w:r>
              <w:rPr>
                <w:noProof/>
                <w:webHidden/>
              </w:rPr>
              <w:fldChar w:fldCharType="separate"/>
            </w:r>
            <w:r w:rsidR="00B111AF">
              <w:rPr>
                <w:noProof/>
                <w:webHidden/>
              </w:rPr>
              <w:t>89</w:t>
            </w:r>
            <w:r>
              <w:rPr>
                <w:noProof/>
                <w:webHidden/>
              </w:rPr>
              <w:fldChar w:fldCharType="end"/>
            </w:r>
          </w:hyperlink>
        </w:p>
        <w:p w14:paraId="7E4C031A" w14:textId="2934B5E1" w:rsidR="005C2244" w:rsidRDefault="005C2244">
          <w:pPr>
            <w:pStyle w:val="TDC3"/>
            <w:tabs>
              <w:tab w:val="left" w:pos="192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298" w:history="1">
            <w:r w:rsidRPr="00E17E89">
              <w:rPr>
                <w:rStyle w:val="Hipervnculo"/>
                <w:noProof/>
              </w:rPr>
              <w:t>12.1</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Requisitos Funcionales</w:t>
            </w:r>
            <w:r>
              <w:rPr>
                <w:noProof/>
                <w:webHidden/>
              </w:rPr>
              <w:tab/>
            </w:r>
            <w:r>
              <w:rPr>
                <w:noProof/>
                <w:webHidden/>
              </w:rPr>
              <w:fldChar w:fldCharType="begin"/>
            </w:r>
            <w:r>
              <w:rPr>
                <w:noProof/>
                <w:webHidden/>
              </w:rPr>
              <w:instrText xml:space="preserve"> PAGEREF _Toc227357298 \h </w:instrText>
            </w:r>
            <w:r>
              <w:rPr>
                <w:noProof/>
                <w:webHidden/>
              </w:rPr>
            </w:r>
            <w:r>
              <w:rPr>
                <w:noProof/>
                <w:webHidden/>
              </w:rPr>
              <w:fldChar w:fldCharType="separate"/>
            </w:r>
            <w:r w:rsidR="00B111AF">
              <w:rPr>
                <w:noProof/>
                <w:webHidden/>
              </w:rPr>
              <w:t>89</w:t>
            </w:r>
            <w:r>
              <w:rPr>
                <w:noProof/>
                <w:webHidden/>
              </w:rPr>
              <w:fldChar w:fldCharType="end"/>
            </w:r>
          </w:hyperlink>
        </w:p>
        <w:p w14:paraId="451FFF45" w14:textId="2FE2341E" w:rsidR="005C2244" w:rsidRDefault="005C2244">
          <w:pPr>
            <w:pStyle w:val="TDC3"/>
            <w:tabs>
              <w:tab w:val="left" w:pos="192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299" w:history="1">
            <w:r w:rsidRPr="00E17E89">
              <w:rPr>
                <w:rStyle w:val="Hipervnculo"/>
                <w:noProof/>
              </w:rPr>
              <w:t>12.2</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Requisitos no Funcionales</w:t>
            </w:r>
            <w:r>
              <w:rPr>
                <w:noProof/>
                <w:webHidden/>
              </w:rPr>
              <w:tab/>
            </w:r>
            <w:r>
              <w:rPr>
                <w:noProof/>
                <w:webHidden/>
              </w:rPr>
              <w:fldChar w:fldCharType="begin"/>
            </w:r>
            <w:r>
              <w:rPr>
                <w:noProof/>
                <w:webHidden/>
              </w:rPr>
              <w:instrText xml:space="preserve"> PAGEREF _Toc227357299 \h </w:instrText>
            </w:r>
            <w:r>
              <w:rPr>
                <w:noProof/>
                <w:webHidden/>
              </w:rPr>
            </w:r>
            <w:r>
              <w:rPr>
                <w:noProof/>
                <w:webHidden/>
              </w:rPr>
              <w:fldChar w:fldCharType="separate"/>
            </w:r>
            <w:r w:rsidR="00B111AF">
              <w:rPr>
                <w:noProof/>
                <w:webHidden/>
              </w:rPr>
              <w:t>90</w:t>
            </w:r>
            <w:r>
              <w:rPr>
                <w:noProof/>
                <w:webHidden/>
              </w:rPr>
              <w:fldChar w:fldCharType="end"/>
            </w:r>
          </w:hyperlink>
        </w:p>
        <w:p w14:paraId="7790D999" w14:textId="65491593" w:rsidR="005C2244" w:rsidRDefault="005C2244">
          <w:pPr>
            <w:pStyle w:val="TDC3"/>
            <w:tabs>
              <w:tab w:val="left" w:pos="192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300" w:history="1">
            <w:r w:rsidRPr="00E17E89">
              <w:rPr>
                <w:rStyle w:val="Hipervnculo"/>
                <w:noProof/>
              </w:rPr>
              <w:t>12.3</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Requisitos Futuros</w:t>
            </w:r>
            <w:r>
              <w:rPr>
                <w:noProof/>
                <w:webHidden/>
              </w:rPr>
              <w:tab/>
            </w:r>
            <w:r>
              <w:rPr>
                <w:noProof/>
                <w:webHidden/>
              </w:rPr>
              <w:fldChar w:fldCharType="begin"/>
            </w:r>
            <w:r>
              <w:rPr>
                <w:noProof/>
                <w:webHidden/>
              </w:rPr>
              <w:instrText xml:space="preserve"> PAGEREF _Toc227357300 \h </w:instrText>
            </w:r>
            <w:r>
              <w:rPr>
                <w:noProof/>
                <w:webHidden/>
              </w:rPr>
            </w:r>
            <w:r>
              <w:rPr>
                <w:noProof/>
                <w:webHidden/>
              </w:rPr>
              <w:fldChar w:fldCharType="separate"/>
            </w:r>
            <w:r w:rsidR="00B111AF">
              <w:rPr>
                <w:noProof/>
                <w:webHidden/>
              </w:rPr>
              <w:t>91</w:t>
            </w:r>
            <w:r>
              <w:rPr>
                <w:noProof/>
                <w:webHidden/>
              </w:rPr>
              <w:fldChar w:fldCharType="end"/>
            </w:r>
          </w:hyperlink>
        </w:p>
        <w:p w14:paraId="0AF8B321" w14:textId="4F5CD8E5" w:rsidR="005C2244" w:rsidRDefault="005C2244">
          <w:pPr>
            <w:pStyle w:val="TDC3"/>
            <w:tabs>
              <w:tab w:val="left" w:pos="192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301" w:history="1">
            <w:r w:rsidRPr="00E17E89">
              <w:rPr>
                <w:rStyle w:val="Hipervnculo"/>
                <w:noProof/>
              </w:rPr>
              <w:t>12.4</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Objetivos Contra Requisitos</w:t>
            </w:r>
            <w:r>
              <w:rPr>
                <w:noProof/>
                <w:webHidden/>
              </w:rPr>
              <w:tab/>
            </w:r>
            <w:r>
              <w:rPr>
                <w:noProof/>
                <w:webHidden/>
              </w:rPr>
              <w:fldChar w:fldCharType="begin"/>
            </w:r>
            <w:r>
              <w:rPr>
                <w:noProof/>
                <w:webHidden/>
              </w:rPr>
              <w:instrText xml:space="preserve"> PAGEREF _Toc227357301 \h </w:instrText>
            </w:r>
            <w:r>
              <w:rPr>
                <w:noProof/>
                <w:webHidden/>
              </w:rPr>
            </w:r>
            <w:r>
              <w:rPr>
                <w:noProof/>
                <w:webHidden/>
              </w:rPr>
              <w:fldChar w:fldCharType="separate"/>
            </w:r>
            <w:r w:rsidR="00B111AF">
              <w:rPr>
                <w:noProof/>
                <w:webHidden/>
              </w:rPr>
              <w:t>92</w:t>
            </w:r>
            <w:r>
              <w:rPr>
                <w:noProof/>
                <w:webHidden/>
              </w:rPr>
              <w:fldChar w:fldCharType="end"/>
            </w:r>
          </w:hyperlink>
        </w:p>
        <w:p w14:paraId="01FCA5E0" w14:textId="7F57B6EB" w:rsidR="005C2244" w:rsidRDefault="005C2244">
          <w:pPr>
            <w:pStyle w:val="TDC3"/>
            <w:tabs>
              <w:tab w:val="left" w:pos="192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302" w:history="1">
            <w:r w:rsidRPr="00E17E89">
              <w:rPr>
                <w:rStyle w:val="Hipervnculo"/>
                <w:noProof/>
              </w:rPr>
              <w:t>12.5</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Requisitos de Software</w:t>
            </w:r>
            <w:r>
              <w:rPr>
                <w:noProof/>
                <w:webHidden/>
              </w:rPr>
              <w:tab/>
            </w:r>
            <w:r>
              <w:rPr>
                <w:noProof/>
                <w:webHidden/>
              </w:rPr>
              <w:fldChar w:fldCharType="begin"/>
            </w:r>
            <w:r>
              <w:rPr>
                <w:noProof/>
                <w:webHidden/>
              </w:rPr>
              <w:instrText xml:space="preserve"> PAGEREF _Toc227357302 \h </w:instrText>
            </w:r>
            <w:r>
              <w:rPr>
                <w:noProof/>
                <w:webHidden/>
              </w:rPr>
            </w:r>
            <w:r>
              <w:rPr>
                <w:noProof/>
                <w:webHidden/>
              </w:rPr>
              <w:fldChar w:fldCharType="separate"/>
            </w:r>
            <w:r w:rsidR="00B111AF">
              <w:rPr>
                <w:noProof/>
                <w:webHidden/>
              </w:rPr>
              <w:t>93</w:t>
            </w:r>
            <w:r>
              <w:rPr>
                <w:noProof/>
                <w:webHidden/>
              </w:rPr>
              <w:fldChar w:fldCharType="end"/>
            </w:r>
          </w:hyperlink>
        </w:p>
        <w:p w14:paraId="54742E48" w14:textId="2BBEF222" w:rsidR="005C2244" w:rsidRDefault="005C2244">
          <w:pPr>
            <w:pStyle w:val="TDC3"/>
            <w:tabs>
              <w:tab w:val="left" w:pos="192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303" w:history="1">
            <w:r w:rsidRPr="00E17E89">
              <w:rPr>
                <w:rStyle w:val="Hipervnculo"/>
                <w:noProof/>
              </w:rPr>
              <w:t>12.6</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Suposiciones y Dependencias</w:t>
            </w:r>
            <w:r>
              <w:rPr>
                <w:noProof/>
                <w:webHidden/>
              </w:rPr>
              <w:tab/>
            </w:r>
            <w:r>
              <w:rPr>
                <w:noProof/>
                <w:webHidden/>
              </w:rPr>
              <w:fldChar w:fldCharType="begin"/>
            </w:r>
            <w:r>
              <w:rPr>
                <w:noProof/>
                <w:webHidden/>
              </w:rPr>
              <w:instrText xml:space="preserve"> PAGEREF _Toc227357303 \h </w:instrText>
            </w:r>
            <w:r>
              <w:rPr>
                <w:noProof/>
                <w:webHidden/>
              </w:rPr>
            </w:r>
            <w:r>
              <w:rPr>
                <w:noProof/>
                <w:webHidden/>
              </w:rPr>
              <w:fldChar w:fldCharType="separate"/>
            </w:r>
            <w:r w:rsidR="00B111AF">
              <w:rPr>
                <w:noProof/>
                <w:webHidden/>
              </w:rPr>
              <w:t>98</w:t>
            </w:r>
            <w:r>
              <w:rPr>
                <w:noProof/>
                <w:webHidden/>
              </w:rPr>
              <w:fldChar w:fldCharType="end"/>
            </w:r>
          </w:hyperlink>
        </w:p>
        <w:p w14:paraId="08206AEF" w14:textId="774995EE" w:rsidR="005C2244" w:rsidRDefault="005C2244">
          <w:pPr>
            <w:pStyle w:val="TDC1"/>
            <w:rPr>
              <w:rFonts w:asciiTheme="minorHAnsi" w:hAnsiTheme="minorHAnsi"/>
              <w:noProof/>
              <w:color w:val="auto"/>
              <w:kern w:val="2"/>
              <w:sz w:val="24"/>
              <w:szCs w:val="24"/>
              <w:lang w:val="en-US" w:eastAsia="en-US"/>
              <w14:ligatures w14:val="standardContextual"/>
            </w:rPr>
          </w:pPr>
          <w:hyperlink w:anchor="_Toc227357304" w:history="1">
            <w:r w:rsidRPr="00E17E89">
              <w:rPr>
                <w:rStyle w:val="Hipervnculo"/>
                <w:noProof/>
              </w:rPr>
              <w:t>Capítulo II</w:t>
            </w:r>
            <w:r>
              <w:rPr>
                <w:noProof/>
                <w:webHidden/>
              </w:rPr>
              <w:tab/>
            </w:r>
            <w:r>
              <w:rPr>
                <w:noProof/>
                <w:webHidden/>
              </w:rPr>
              <w:fldChar w:fldCharType="begin"/>
            </w:r>
            <w:r>
              <w:rPr>
                <w:noProof/>
                <w:webHidden/>
              </w:rPr>
              <w:instrText xml:space="preserve"> PAGEREF _Toc227357304 \h </w:instrText>
            </w:r>
            <w:r>
              <w:rPr>
                <w:noProof/>
                <w:webHidden/>
              </w:rPr>
            </w:r>
            <w:r>
              <w:rPr>
                <w:noProof/>
                <w:webHidden/>
              </w:rPr>
              <w:fldChar w:fldCharType="separate"/>
            </w:r>
            <w:r w:rsidR="00B111AF">
              <w:rPr>
                <w:noProof/>
                <w:webHidden/>
              </w:rPr>
              <w:t>102</w:t>
            </w:r>
            <w:r>
              <w:rPr>
                <w:noProof/>
                <w:webHidden/>
              </w:rPr>
              <w:fldChar w:fldCharType="end"/>
            </w:r>
          </w:hyperlink>
        </w:p>
        <w:p w14:paraId="5EB31715" w14:textId="5B8F2DD0" w:rsidR="005C2244" w:rsidRDefault="005C2244">
          <w:pPr>
            <w:pStyle w:val="TDC2"/>
            <w:tabs>
              <w:tab w:val="left" w:pos="1440"/>
            </w:tabs>
            <w:rPr>
              <w:rFonts w:asciiTheme="minorHAnsi" w:hAnsiTheme="minorHAnsi"/>
              <w:noProof/>
              <w:color w:val="auto"/>
              <w:kern w:val="2"/>
              <w:sz w:val="24"/>
              <w:szCs w:val="24"/>
              <w:lang w:val="en-US" w:eastAsia="en-US"/>
              <w14:ligatures w14:val="standardContextual"/>
            </w:rPr>
          </w:pPr>
          <w:hyperlink w:anchor="_Toc227357305" w:history="1">
            <w:r w:rsidRPr="00E17E89">
              <w:rPr>
                <w:rStyle w:val="Hipervnculo"/>
                <w:noProof/>
              </w:rPr>
              <w:t>13</w:t>
            </w:r>
            <w:r>
              <w:rPr>
                <w:rFonts w:asciiTheme="minorHAnsi" w:hAnsiTheme="minorHAnsi"/>
                <w:noProof/>
                <w:color w:val="auto"/>
                <w:kern w:val="2"/>
                <w:sz w:val="24"/>
                <w:szCs w:val="24"/>
                <w:lang w:val="en-US" w:eastAsia="en-US"/>
                <w14:ligatures w14:val="standardContextual"/>
              </w:rPr>
              <w:tab/>
            </w:r>
            <w:r w:rsidRPr="00E17E89">
              <w:rPr>
                <w:rStyle w:val="Hipervnculo"/>
                <w:noProof/>
              </w:rPr>
              <w:t>Arquitectura de Software Elegida</w:t>
            </w:r>
            <w:r>
              <w:rPr>
                <w:noProof/>
                <w:webHidden/>
              </w:rPr>
              <w:tab/>
            </w:r>
            <w:r>
              <w:rPr>
                <w:noProof/>
                <w:webHidden/>
              </w:rPr>
              <w:fldChar w:fldCharType="begin"/>
            </w:r>
            <w:r>
              <w:rPr>
                <w:noProof/>
                <w:webHidden/>
              </w:rPr>
              <w:instrText xml:space="preserve"> PAGEREF _Toc227357305 \h </w:instrText>
            </w:r>
            <w:r>
              <w:rPr>
                <w:noProof/>
                <w:webHidden/>
              </w:rPr>
            </w:r>
            <w:r>
              <w:rPr>
                <w:noProof/>
                <w:webHidden/>
              </w:rPr>
              <w:fldChar w:fldCharType="separate"/>
            </w:r>
            <w:r w:rsidR="00B111AF">
              <w:rPr>
                <w:noProof/>
                <w:webHidden/>
              </w:rPr>
              <w:t>102</w:t>
            </w:r>
            <w:r>
              <w:rPr>
                <w:noProof/>
                <w:webHidden/>
              </w:rPr>
              <w:fldChar w:fldCharType="end"/>
            </w:r>
          </w:hyperlink>
        </w:p>
        <w:p w14:paraId="17896CAE" w14:textId="2DB204A2" w:rsidR="005C2244" w:rsidRDefault="005C2244">
          <w:pPr>
            <w:pStyle w:val="TDC3"/>
            <w:tabs>
              <w:tab w:val="left" w:pos="192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306" w:history="1">
            <w:r w:rsidRPr="00E17E89">
              <w:rPr>
                <w:rStyle w:val="Hipervnculo"/>
                <w:noProof/>
              </w:rPr>
              <w:t>13.1</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Estructura de capas aplicada a VeriFinca</w:t>
            </w:r>
            <w:r>
              <w:rPr>
                <w:noProof/>
                <w:webHidden/>
              </w:rPr>
              <w:tab/>
            </w:r>
            <w:r>
              <w:rPr>
                <w:noProof/>
                <w:webHidden/>
              </w:rPr>
              <w:fldChar w:fldCharType="begin"/>
            </w:r>
            <w:r>
              <w:rPr>
                <w:noProof/>
                <w:webHidden/>
              </w:rPr>
              <w:instrText xml:space="preserve"> PAGEREF _Toc227357306 \h </w:instrText>
            </w:r>
            <w:r>
              <w:rPr>
                <w:noProof/>
                <w:webHidden/>
              </w:rPr>
            </w:r>
            <w:r>
              <w:rPr>
                <w:noProof/>
                <w:webHidden/>
              </w:rPr>
              <w:fldChar w:fldCharType="separate"/>
            </w:r>
            <w:r w:rsidR="00B111AF">
              <w:rPr>
                <w:noProof/>
                <w:webHidden/>
              </w:rPr>
              <w:t>102</w:t>
            </w:r>
            <w:r>
              <w:rPr>
                <w:noProof/>
                <w:webHidden/>
              </w:rPr>
              <w:fldChar w:fldCharType="end"/>
            </w:r>
          </w:hyperlink>
        </w:p>
        <w:p w14:paraId="0E1AFFD8" w14:textId="43CF7F77" w:rsidR="005C2244" w:rsidRDefault="005C2244">
          <w:pPr>
            <w:pStyle w:val="TDC2"/>
            <w:tabs>
              <w:tab w:val="left" w:pos="1440"/>
            </w:tabs>
            <w:rPr>
              <w:rFonts w:asciiTheme="minorHAnsi" w:hAnsiTheme="minorHAnsi"/>
              <w:noProof/>
              <w:color w:val="auto"/>
              <w:kern w:val="2"/>
              <w:sz w:val="24"/>
              <w:szCs w:val="24"/>
              <w:lang w:val="en-US" w:eastAsia="en-US"/>
              <w14:ligatures w14:val="standardContextual"/>
            </w:rPr>
          </w:pPr>
          <w:hyperlink w:anchor="_Toc227357307" w:history="1">
            <w:r w:rsidRPr="00E17E89">
              <w:rPr>
                <w:rStyle w:val="Hipervnculo"/>
                <w:noProof/>
              </w:rPr>
              <w:t>14</w:t>
            </w:r>
            <w:r>
              <w:rPr>
                <w:rFonts w:asciiTheme="minorHAnsi" w:hAnsiTheme="minorHAnsi"/>
                <w:noProof/>
                <w:color w:val="auto"/>
                <w:kern w:val="2"/>
                <w:sz w:val="24"/>
                <w:szCs w:val="24"/>
                <w:lang w:val="en-US" w:eastAsia="en-US"/>
                <w14:ligatures w14:val="standardContextual"/>
              </w:rPr>
              <w:tab/>
            </w:r>
            <w:r w:rsidRPr="00E17E89">
              <w:rPr>
                <w:rStyle w:val="Hipervnculo"/>
                <w:noProof/>
              </w:rPr>
              <w:t>Diagramas y Especificación de Casos de Uso</w:t>
            </w:r>
            <w:r>
              <w:rPr>
                <w:noProof/>
                <w:webHidden/>
              </w:rPr>
              <w:tab/>
            </w:r>
            <w:r>
              <w:rPr>
                <w:noProof/>
                <w:webHidden/>
              </w:rPr>
              <w:fldChar w:fldCharType="begin"/>
            </w:r>
            <w:r>
              <w:rPr>
                <w:noProof/>
                <w:webHidden/>
              </w:rPr>
              <w:instrText xml:space="preserve"> PAGEREF _Toc227357307 \h </w:instrText>
            </w:r>
            <w:r>
              <w:rPr>
                <w:noProof/>
                <w:webHidden/>
              </w:rPr>
            </w:r>
            <w:r>
              <w:rPr>
                <w:noProof/>
                <w:webHidden/>
              </w:rPr>
              <w:fldChar w:fldCharType="separate"/>
            </w:r>
            <w:r w:rsidR="00B111AF">
              <w:rPr>
                <w:noProof/>
                <w:webHidden/>
              </w:rPr>
              <w:t>106</w:t>
            </w:r>
            <w:r>
              <w:rPr>
                <w:noProof/>
                <w:webHidden/>
              </w:rPr>
              <w:fldChar w:fldCharType="end"/>
            </w:r>
          </w:hyperlink>
        </w:p>
        <w:p w14:paraId="3CD5B086" w14:textId="3238F595" w:rsidR="005C2244" w:rsidRDefault="005C2244">
          <w:pPr>
            <w:pStyle w:val="TDC3"/>
            <w:tabs>
              <w:tab w:val="left" w:pos="192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308" w:history="1">
            <w:r w:rsidRPr="00E17E89">
              <w:rPr>
                <w:rStyle w:val="Hipervnculo"/>
                <w:noProof/>
              </w:rPr>
              <w:t>14.1</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General</w:t>
            </w:r>
            <w:r>
              <w:rPr>
                <w:noProof/>
                <w:webHidden/>
              </w:rPr>
              <w:tab/>
            </w:r>
            <w:r>
              <w:rPr>
                <w:noProof/>
                <w:webHidden/>
              </w:rPr>
              <w:fldChar w:fldCharType="begin"/>
            </w:r>
            <w:r>
              <w:rPr>
                <w:noProof/>
                <w:webHidden/>
              </w:rPr>
              <w:instrText xml:space="preserve"> PAGEREF _Toc227357308 \h </w:instrText>
            </w:r>
            <w:r>
              <w:rPr>
                <w:noProof/>
                <w:webHidden/>
              </w:rPr>
            </w:r>
            <w:r>
              <w:rPr>
                <w:noProof/>
                <w:webHidden/>
              </w:rPr>
              <w:fldChar w:fldCharType="separate"/>
            </w:r>
            <w:r w:rsidR="00B111AF">
              <w:rPr>
                <w:noProof/>
                <w:webHidden/>
              </w:rPr>
              <w:t>106</w:t>
            </w:r>
            <w:r>
              <w:rPr>
                <w:noProof/>
                <w:webHidden/>
              </w:rPr>
              <w:fldChar w:fldCharType="end"/>
            </w:r>
          </w:hyperlink>
        </w:p>
        <w:p w14:paraId="6CE1E137" w14:textId="76E48A64" w:rsidR="005C2244" w:rsidRDefault="005C2244">
          <w:pPr>
            <w:pStyle w:val="TDC3"/>
            <w:tabs>
              <w:tab w:val="left" w:pos="192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309" w:history="1">
            <w:r w:rsidRPr="00E17E89">
              <w:rPr>
                <w:rStyle w:val="Hipervnculo"/>
                <w:noProof/>
              </w:rPr>
              <w:t>14.2</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Específicos</w:t>
            </w:r>
            <w:r>
              <w:rPr>
                <w:noProof/>
                <w:webHidden/>
              </w:rPr>
              <w:tab/>
            </w:r>
            <w:r>
              <w:rPr>
                <w:noProof/>
                <w:webHidden/>
              </w:rPr>
              <w:fldChar w:fldCharType="begin"/>
            </w:r>
            <w:r>
              <w:rPr>
                <w:noProof/>
                <w:webHidden/>
              </w:rPr>
              <w:instrText xml:space="preserve"> PAGEREF _Toc227357309 \h </w:instrText>
            </w:r>
            <w:r>
              <w:rPr>
                <w:noProof/>
                <w:webHidden/>
              </w:rPr>
            </w:r>
            <w:r>
              <w:rPr>
                <w:noProof/>
                <w:webHidden/>
              </w:rPr>
              <w:fldChar w:fldCharType="separate"/>
            </w:r>
            <w:r w:rsidR="00B111AF">
              <w:rPr>
                <w:noProof/>
                <w:webHidden/>
              </w:rPr>
              <w:t>107</w:t>
            </w:r>
            <w:r>
              <w:rPr>
                <w:noProof/>
                <w:webHidden/>
              </w:rPr>
              <w:fldChar w:fldCharType="end"/>
            </w:r>
          </w:hyperlink>
        </w:p>
        <w:p w14:paraId="3089E155" w14:textId="243FC227" w:rsidR="005C2244" w:rsidRDefault="005C2244">
          <w:pPr>
            <w:pStyle w:val="TDC3"/>
            <w:tabs>
              <w:tab w:val="left" w:pos="192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310" w:history="1">
            <w:r w:rsidRPr="00E17E89">
              <w:rPr>
                <w:rStyle w:val="Hipervnculo"/>
                <w:noProof/>
              </w:rPr>
              <w:t>14.3</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Diagrama de Actividad de Casos de Uso (Proceso de validación)</w:t>
            </w:r>
            <w:r>
              <w:rPr>
                <w:noProof/>
                <w:webHidden/>
              </w:rPr>
              <w:tab/>
            </w:r>
            <w:r>
              <w:rPr>
                <w:noProof/>
                <w:webHidden/>
              </w:rPr>
              <w:fldChar w:fldCharType="begin"/>
            </w:r>
            <w:r>
              <w:rPr>
                <w:noProof/>
                <w:webHidden/>
              </w:rPr>
              <w:instrText xml:space="preserve"> PAGEREF _Toc227357310 \h </w:instrText>
            </w:r>
            <w:r>
              <w:rPr>
                <w:noProof/>
                <w:webHidden/>
              </w:rPr>
            </w:r>
            <w:r>
              <w:rPr>
                <w:noProof/>
                <w:webHidden/>
              </w:rPr>
              <w:fldChar w:fldCharType="separate"/>
            </w:r>
            <w:r w:rsidR="00B111AF">
              <w:rPr>
                <w:noProof/>
                <w:webHidden/>
              </w:rPr>
              <w:t>108</w:t>
            </w:r>
            <w:r>
              <w:rPr>
                <w:noProof/>
                <w:webHidden/>
              </w:rPr>
              <w:fldChar w:fldCharType="end"/>
            </w:r>
          </w:hyperlink>
        </w:p>
        <w:p w14:paraId="34965884" w14:textId="7C314A0B" w:rsidR="005C2244" w:rsidRDefault="005C2244">
          <w:pPr>
            <w:pStyle w:val="TDC3"/>
            <w:tabs>
              <w:tab w:val="left" w:pos="192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311" w:history="1">
            <w:r w:rsidRPr="00E17E89">
              <w:rPr>
                <w:rStyle w:val="Hipervnculo"/>
                <w:noProof/>
              </w:rPr>
              <w:t>14.4</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Diagrama de Clases</w:t>
            </w:r>
            <w:r>
              <w:rPr>
                <w:noProof/>
                <w:webHidden/>
              </w:rPr>
              <w:tab/>
            </w:r>
            <w:r>
              <w:rPr>
                <w:noProof/>
                <w:webHidden/>
              </w:rPr>
              <w:fldChar w:fldCharType="begin"/>
            </w:r>
            <w:r>
              <w:rPr>
                <w:noProof/>
                <w:webHidden/>
              </w:rPr>
              <w:instrText xml:space="preserve"> PAGEREF _Toc227357311 \h </w:instrText>
            </w:r>
            <w:r>
              <w:rPr>
                <w:noProof/>
                <w:webHidden/>
              </w:rPr>
            </w:r>
            <w:r>
              <w:rPr>
                <w:noProof/>
                <w:webHidden/>
              </w:rPr>
              <w:fldChar w:fldCharType="separate"/>
            </w:r>
            <w:r w:rsidR="00B111AF">
              <w:rPr>
                <w:noProof/>
                <w:webHidden/>
              </w:rPr>
              <w:t>109</w:t>
            </w:r>
            <w:r>
              <w:rPr>
                <w:noProof/>
                <w:webHidden/>
              </w:rPr>
              <w:fldChar w:fldCharType="end"/>
            </w:r>
          </w:hyperlink>
        </w:p>
        <w:p w14:paraId="06CE833E" w14:textId="384BBF1B" w:rsidR="005C2244" w:rsidRDefault="005C2244">
          <w:pPr>
            <w:pStyle w:val="TDC3"/>
            <w:tabs>
              <w:tab w:val="left" w:pos="192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312" w:history="1">
            <w:r w:rsidRPr="00E17E89">
              <w:rPr>
                <w:rStyle w:val="Hipervnculo"/>
                <w:noProof/>
              </w:rPr>
              <w:t>14.5</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Diagrama de Secuencia</w:t>
            </w:r>
            <w:r>
              <w:rPr>
                <w:noProof/>
                <w:webHidden/>
              </w:rPr>
              <w:tab/>
            </w:r>
            <w:r>
              <w:rPr>
                <w:noProof/>
                <w:webHidden/>
              </w:rPr>
              <w:fldChar w:fldCharType="begin"/>
            </w:r>
            <w:r>
              <w:rPr>
                <w:noProof/>
                <w:webHidden/>
              </w:rPr>
              <w:instrText xml:space="preserve"> PAGEREF _Toc227357312 \h </w:instrText>
            </w:r>
            <w:r>
              <w:rPr>
                <w:noProof/>
                <w:webHidden/>
              </w:rPr>
            </w:r>
            <w:r>
              <w:rPr>
                <w:noProof/>
                <w:webHidden/>
              </w:rPr>
              <w:fldChar w:fldCharType="separate"/>
            </w:r>
            <w:r w:rsidR="00B111AF">
              <w:rPr>
                <w:noProof/>
                <w:webHidden/>
              </w:rPr>
              <w:t>110</w:t>
            </w:r>
            <w:r>
              <w:rPr>
                <w:noProof/>
                <w:webHidden/>
              </w:rPr>
              <w:fldChar w:fldCharType="end"/>
            </w:r>
          </w:hyperlink>
        </w:p>
        <w:p w14:paraId="3B8D9958" w14:textId="11448B2E" w:rsidR="005C2244" w:rsidRDefault="005C2244">
          <w:pPr>
            <w:pStyle w:val="TDC3"/>
            <w:tabs>
              <w:tab w:val="left" w:pos="192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313" w:history="1">
            <w:r w:rsidRPr="00E17E89">
              <w:rPr>
                <w:rStyle w:val="Hipervnculo"/>
                <w:noProof/>
              </w:rPr>
              <w:t>14.6</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Diagramas de Interacción</w:t>
            </w:r>
            <w:r>
              <w:rPr>
                <w:noProof/>
                <w:webHidden/>
              </w:rPr>
              <w:tab/>
            </w:r>
            <w:r>
              <w:rPr>
                <w:noProof/>
                <w:webHidden/>
              </w:rPr>
              <w:fldChar w:fldCharType="begin"/>
            </w:r>
            <w:r>
              <w:rPr>
                <w:noProof/>
                <w:webHidden/>
              </w:rPr>
              <w:instrText xml:space="preserve"> PAGEREF _Toc227357313 \h </w:instrText>
            </w:r>
            <w:r>
              <w:rPr>
                <w:noProof/>
                <w:webHidden/>
              </w:rPr>
            </w:r>
            <w:r>
              <w:rPr>
                <w:noProof/>
                <w:webHidden/>
              </w:rPr>
              <w:fldChar w:fldCharType="separate"/>
            </w:r>
            <w:r w:rsidR="00B111AF">
              <w:rPr>
                <w:noProof/>
                <w:webHidden/>
              </w:rPr>
              <w:t>111</w:t>
            </w:r>
            <w:r>
              <w:rPr>
                <w:noProof/>
                <w:webHidden/>
              </w:rPr>
              <w:fldChar w:fldCharType="end"/>
            </w:r>
          </w:hyperlink>
        </w:p>
        <w:p w14:paraId="4240AB2C" w14:textId="39C7ABE0" w:rsidR="005C2244" w:rsidRDefault="005C2244">
          <w:pPr>
            <w:pStyle w:val="TDC3"/>
            <w:tabs>
              <w:tab w:val="left" w:pos="192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314" w:history="1">
            <w:r w:rsidRPr="00E17E89">
              <w:rPr>
                <w:rStyle w:val="Hipervnculo"/>
                <w:noProof/>
              </w:rPr>
              <w:t>14.7</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Diagrama de Implementación</w:t>
            </w:r>
            <w:r>
              <w:rPr>
                <w:noProof/>
                <w:webHidden/>
              </w:rPr>
              <w:tab/>
            </w:r>
            <w:r>
              <w:rPr>
                <w:noProof/>
                <w:webHidden/>
              </w:rPr>
              <w:fldChar w:fldCharType="begin"/>
            </w:r>
            <w:r>
              <w:rPr>
                <w:noProof/>
                <w:webHidden/>
              </w:rPr>
              <w:instrText xml:space="preserve"> PAGEREF _Toc227357314 \h </w:instrText>
            </w:r>
            <w:r>
              <w:rPr>
                <w:noProof/>
                <w:webHidden/>
              </w:rPr>
            </w:r>
            <w:r>
              <w:rPr>
                <w:noProof/>
                <w:webHidden/>
              </w:rPr>
              <w:fldChar w:fldCharType="separate"/>
            </w:r>
            <w:r w:rsidR="00B111AF">
              <w:rPr>
                <w:noProof/>
                <w:webHidden/>
              </w:rPr>
              <w:t>112</w:t>
            </w:r>
            <w:r>
              <w:rPr>
                <w:noProof/>
                <w:webHidden/>
              </w:rPr>
              <w:fldChar w:fldCharType="end"/>
            </w:r>
          </w:hyperlink>
        </w:p>
        <w:p w14:paraId="45F38788" w14:textId="39EF5C21" w:rsidR="005C2244" w:rsidRDefault="005C2244">
          <w:pPr>
            <w:pStyle w:val="TDC1"/>
            <w:rPr>
              <w:rFonts w:asciiTheme="minorHAnsi" w:hAnsiTheme="minorHAnsi"/>
              <w:noProof/>
              <w:color w:val="auto"/>
              <w:kern w:val="2"/>
              <w:sz w:val="24"/>
              <w:szCs w:val="24"/>
              <w:lang w:val="en-US" w:eastAsia="en-US"/>
              <w14:ligatures w14:val="standardContextual"/>
            </w:rPr>
          </w:pPr>
          <w:hyperlink w:anchor="_Toc227357315" w:history="1">
            <w:r w:rsidRPr="00E17E89">
              <w:rPr>
                <w:rStyle w:val="Hipervnculo"/>
                <w:noProof/>
              </w:rPr>
              <w:t>Capítulo III</w:t>
            </w:r>
            <w:r>
              <w:rPr>
                <w:noProof/>
                <w:webHidden/>
              </w:rPr>
              <w:tab/>
            </w:r>
            <w:r>
              <w:rPr>
                <w:noProof/>
                <w:webHidden/>
              </w:rPr>
              <w:fldChar w:fldCharType="begin"/>
            </w:r>
            <w:r>
              <w:rPr>
                <w:noProof/>
                <w:webHidden/>
              </w:rPr>
              <w:instrText xml:space="preserve"> PAGEREF _Toc227357315 \h </w:instrText>
            </w:r>
            <w:r>
              <w:rPr>
                <w:noProof/>
                <w:webHidden/>
              </w:rPr>
            </w:r>
            <w:r>
              <w:rPr>
                <w:noProof/>
                <w:webHidden/>
              </w:rPr>
              <w:fldChar w:fldCharType="separate"/>
            </w:r>
            <w:r w:rsidR="00B111AF">
              <w:rPr>
                <w:noProof/>
                <w:webHidden/>
              </w:rPr>
              <w:t>113</w:t>
            </w:r>
            <w:r>
              <w:rPr>
                <w:noProof/>
                <w:webHidden/>
              </w:rPr>
              <w:fldChar w:fldCharType="end"/>
            </w:r>
          </w:hyperlink>
        </w:p>
        <w:p w14:paraId="2AA3505D" w14:textId="6AD7863F" w:rsidR="005C2244" w:rsidRDefault="005C2244">
          <w:pPr>
            <w:pStyle w:val="TDC2"/>
            <w:tabs>
              <w:tab w:val="left" w:pos="1440"/>
            </w:tabs>
            <w:rPr>
              <w:rFonts w:asciiTheme="minorHAnsi" w:hAnsiTheme="minorHAnsi"/>
              <w:noProof/>
              <w:color w:val="auto"/>
              <w:kern w:val="2"/>
              <w:sz w:val="24"/>
              <w:szCs w:val="24"/>
              <w:lang w:val="en-US" w:eastAsia="en-US"/>
              <w14:ligatures w14:val="standardContextual"/>
            </w:rPr>
          </w:pPr>
          <w:hyperlink w:anchor="_Toc227357316" w:history="1">
            <w:r w:rsidRPr="00E17E89">
              <w:rPr>
                <w:rStyle w:val="Hipervnculo"/>
                <w:noProof/>
              </w:rPr>
              <w:t>15</w:t>
            </w:r>
            <w:r>
              <w:rPr>
                <w:rFonts w:asciiTheme="minorHAnsi" w:hAnsiTheme="minorHAnsi"/>
                <w:noProof/>
                <w:color w:val="auto"/>
                <w:kern w:val="2"/>
                <w:sz w:val="24"/>
                <w:szCs w:val="24"/>
                <w:lang w:val="en-US" w:eastAsia="en-US"/>
                <w14:ligatures w14:val="standardContextual"/>
              </w:rPr>
              <w:tab/>
            </w:r>
            <w:r w:rsidRPr="00E17E89">
              <w:rPr>
                <w:rStyle w:val="Hipervnculo"/>
                <w:noProof/>
              </w:rPr>
              <w:t>Diseño del Sistema</w:t>
            </w:r>
            <w:r>
              <w:rPr>
                <w:noProof/>
                <w:webHidden/>
              </w:rPr>
              <w:tab/>
            </w:r>
            <w:r>
              <w:rPr>
                <w:noProof/>
                <w:webHidden/>
              </w:rPr>
              <w:fldChar w:fldCharType="begin"/>
            </w:r>
            <w:r>
              <w:rPr>
                <w:noProof/>
                <w:webHidden/>
              </w:rPr>
              <w:instrText xml:space="preserve"> PAGEREF _Toc227357316 \h </w:instrText>
            </w:r>
            <w:r>
              <w:rPr>
                <w:noProof/>
                <w:webHidden/>
              </w:rPr>
            </w:r>
            <w:r>
              <w:rPr>
                <w:noProof/>
                <w:webHidden/>
              </w:rPr>
              <w:fldChar w:fldCharType="separate"/>
            </w:r>
            <w:r w:rsidR="00B111AF">
              <w:rPr>
                <w:noProof/>
                <w:webHidden/>
              </w:rPr>
              <w:t>113</w:t>
            </w:r>
            <w:r>
              <w:rPr>
                <w:noProof/>
                <w:webHidden/>
              </w:rPr>
              <w:fldChar w:fldCharType="end"/>
            </w:r>
          </w:hyperlink>
        </w:p>
        <w:p w14:paraId="564EBF19" w14:textId="428822A7" w:rsidR="005C2244" w:rsidRDefault="005C2244">
          <w:pPr>
            <w:pStyle w:val="TDC3"/>
            <w:tabs>
              <w:tab w:val="left" w:pos="192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317" w:history="1">
            <w:r w:rsidRPr="00E17E89">
              <w:rPr>
                <w:rStyle w:val="Hipervnculo"/>
                <w:noProof/>
              </w:rPr>
              <w:t>15.1</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 xml:space="preserve">Diagrama Entidad-Relación </w:t>
            </w:r>
            <w:r w:rsidRPr="00E17E89">
              <w:rPr>
                <w:rStyle w:val="Hipervnculo"/>
                <w:noProof/>
                <w:lang w:val="es-ES"/>
              </w:rPr>
              <w:t>notación de Chen</w:t>
            </w:r>
            <w:r w:rsidRPr="00E17E89">
              <w:rPr>
                <w:rStyle w:val="Hipervnculo"/>
                <w:noProof/>
              </w:rPr>
              <w:t>:</w:t>
            </w:r>
            <w:r>
              <w:rPr>
                <w:noProof/>
                <w:webHidden/>
              </w:rPr>
              <w:tab/>
            </w:r>
            <w:r>
              <w:rPr>
                <w:noProof/>
                <w:webHidden/>
              </w:rPr>
              <w:fldChar w:fldCharType="begin"/>
            </w:r>
            <w:r>
              <w:rPr>
                <w:noProof/>
                <w:webHidden/>
              </w:rPr>
              <w:instrText xml:space="preserve"> PAGEREF _Toc227357317 \h </w:instrText>
            </w:r>
            <w:r>
              <w:rPr>
                <w:noProof/>
                <w:webHidden/>
              </w:rPr>
            </w:r>
            <w:r>
              <w:rPr>
                <w:noProof/>
                <w:webHidden/>
              </w:rPr>
              <w:fldChar w:fldCharType="separate"/>
            </w:r>
            <w:r w:rsidR="00B111AF">
              <w:rPr>
                <w:noProof/>
                <w:webHidden/>
              </w:rPr>
              <w:t>113</w:t>
            </w:r>
            <w:r>
              <w:rPr>
                <w:noProof/>
                <w:webHidden/>
              </w:rPr>
              <w:fldChar w:fldCharType="end"/>
            </w:r>
          </w:hyperlink>
        </w:p>
        <w:p w14:paraId="26060E95" w14:textId="30C699EE" w:rsidR="005C2244" w:rsidRDefault="005C2244">
          <w:pPr>
            <w:pStyle w:val="TDC3"/>
            <w:tabs>
              <w:tab w:val="left" w:pos="192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318" w:history="1">
            <w:r w:rsidRPr="00E17E89">
              <w:rPr>
                <w:rStyle w:val="Hipervnculo"/>
                <w:noProof/>
              </w:rPr>
              <w:t>15.2</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Descripción de tablas normalizadas:</w:t>
            </w:r>
            <w:r>
              <w:rPr>
                <w:noProof/>
                <w:webHidden/>
              </w:rPr>
              <w:tab/>
            </w:r>
            <w:r>
              <w:rPr>
                <w:noProof/>
                <w:webHidden/>
              </w:rPr>
              <w:fldChar w:fldCharType="begin"/>
            </w:r>
            <w:r>
              <w:rPr>
                <w:noProof/>
                <w:webHidden/>
              </w:rPr>
              <w:instrText xml:space="preserve"> PAGEREF _Toc227357318 \h </w:instrText>
            </w:r>
            <w:r>
              <w:rPr>
                <w:noProof/>
                <w:webHidden/>
              </w:rPr>
            </w:r>
            <w:r>
              <w:rPr>
                <w:noProof/>
                <w:webHidden/>
              </w:rPr>
              <w:fldChar w:fldCharType="separate"/>
            </w:r>
            <w:r w:rsidR="00B111AF">
              <w:rPr>
                <w:noProof/>
                <w:webHidden/>
              </w:rPr>
              <w:t>113</w:t>
            </w:r>
            <w:r>
              <w:rPr>
                <w:noProof/>
                <w:webHidden/>
              </w:rPr>
              <w:fldChar w:fldCharType="end"/>
            </w:r>
          </w:hyperlink>
        </w:p>
        <w:p w14:paraId="516A1E34" w14:textId="3DFD55A2" w:rsidR="005C2244" w:rsidRDefault="005C2244">
          <w:pPr>
            <w:pStyle w:val="TDC3"/>
            <w:tabs>
              <w:tab w:val="left" w:pos="1920"/>
              <w:tab w:val="right" w:leader="dot" w:pos="9350"/>
            </w:tabs>
            <w:rPr>
              <w:rFonts w:asciiTheme="minorHAnsi" w:hAnsiTheme="minorHAnsi"/>
              <w:i w:val="0"/>
              <w:iCs w:val="0"/>
              <w:noProof/>
              <w:color w:val="auto"/>
              <w:kern w:val="2"/>
              <w:sz w:val="24"/>
              <w:szCs w:val="24"/>
              <w:lang w:val="en-US" w:eastAsia="en-US"/>
              <w14:ligatures w14:val="standardContextual"/>
            </w:rPr>
          </w:pPr>
          <w:hyperlink w:anchor="_Toc227357319" w:history="1">
            <w:r w:rsidRPr="00E17E89">
              <w:rPr>
                <w:rStyle w:val="Hipervnculo"/>
                <w:noProof/>
              </w:rPr>
              <w:t>15.3</w:t>
            </w:r>
            <w:r>
              <w:rPr>
                <w:rFonts w:asciiTheme="minorHAnsi" w:hAnsiTheme="minorHAnsi"/>
                <w:i w:val="0"/>
                <w:iCs w:val="0"/>
                <w:noProof/>
                <w:color w:val="auto"/>
                <w:kern w:val="2"/>
                <w:sz w:val="24"/>
                <w:szCs w:val="24"/>
                <w:lang w:val="en-US" w:eastAsia="en-US"/>
                <w14:ligatures w14:val="standardContextual"/>
              </w:rPr>
              <w:tab/>
            </w:r>
            <w:r w:rsidRPr="00E17E89">
              <w:rPr>
                <w:rStyle w:val="Hipervnculo"/>
                <w:noProof/>
              </w:rPr>
              <w:t>Diccionario de Datos</w:t>
            </w:r>
            <w:r>
              <w:rPr>
                <w:noProof/>
                <w:webHidden/>
              </w:rPr>
              <w:tab/>
            </w:r>
            <w:r>
              <w:rPr>
                <w:noProof/>
                <w:webHidden/>
              </w:rPr>
              <w:fldChar w:fldCharType="begin"/>
            </w:r>
            <w:r>
              <w:rPr>
                <w:noProof/>
                <w:webHidden/>
              </w:rPr>
              <w:instrText xml:space="preserve"> PAGEREF _Toc227357319 \h </w:instrText>
            </w:r>
            <w:r>
              <w:rPr>
                <w:noProof/>
                <w:webHidden/>
              </w:rPr>
            </w:r>
            <w:r>
              <w:rPr>
                <w:noProof/>
                <w:webHidden/>
              </w:rPr>
              <w:fldChar w:fldCharType="separate"/>
            </w:r>
            <w:r w:rsidR="00B111AF">
              <w:rPr>
                <w:noProof/>
                <w:webHidden/>
              </w:rPr>
              <w:t>116</w:t>
            </w:r>
            <w:r>
              <w:rPr>
                <w:noProof/>
                <w:webHidden/>
              </w:rPr>
              <w:fldChar w:fldCharType="end"/>
            </w:r>
          </w:hyperlink>
        </w:p>
        <w:p w14:paraId="6F1593F1" w14:textId="1763481E" w:rsidR="005C2244" w:rsidRDefault="005C2244">
          <w:pPr>
            <w:pStyle w:val="TDC2"/>
            <w:tabs>
              <w:tab w:val="left" w:pos="1440"/>
            </w:tabs>
            <w:rPr>
              <w:rFonts w:asciiTheme="minorHAnsi" w:hAnsiTheme="minorHAnsi"/>
              <w:noProof/>
              <w:color w:val="auto"/>
              <w:kern w:val="2"/>
              <w:sz w:val="24"/>
              <w:szCs w:val="24"/>
              <w:lang w:val="en-US" w:eastAsia="en-US"/>
              <w14:ligatures w14:val="standardContextual"/>
            </w:rPr>
          </w:pPr>
          <w:hyperlink w:anchor="_Toc227357320" w:history="1">
            <w:r w:rsidRPr="00E17E89">
              <w:rPr>
                <w:rStyle w:val="Hipervnculo"/>
                <w:noProof/>
              </w:rPr>
              <w:t>16</w:t>
            </w:r>
            <w:r>
              <w:rPr>
                <w:rFonts w:asciiTheme="minorHAnsi" w:hAnsiTheme="minorHAnsi"/>
                <w:noProof/>
                <w:color w:val="auto"/>
                <w:kern w:val="2"/>
                <w:sz w:val="24"/>
                <w:szCs w:val="24"/>
                <w:lang w:val="en-US" w:eastAsia="en-US"/>
                <w14:ligatures w14:val="standardContextual"/>
              </w:rPr>
              <w:tab/>
            </w:r>
            <w:r w:rsidRPr="00E17E89">
              <w:rPr>
                <w:rStyle w:val="Hipervnculo"/>
                <w:noProof/>
              </w:rPr>
              <w:t>Bibliografía</w:t>
            </w:r>
            <w:r>
              <w:rPr>
                <w:noProof/>
                <w:webHidden/>
              </w:rPr>
              <w:tab/>
            </w:r>
            <w:r>
              <w:rPr>
                <w:noProof/>
                <w:webHidden/>
              </w:rPr>
              <w:fldChar w:fldCharType="begin"/>
            </w:r>
            <w:r>
              <w:rPr>
                <w:noProof/>
                <w:webHidden/>
              </w:rPr>
              <w:instrText xml:space="preserve"> PAGEREF _Toc227357320 \h </w:instrText>
            </w:r>
            <w:r>
              <w:rPr>
                <w:noProof/>
                <w:webHidden/>
              </w:rPr>
            </w:r>
            <w:r>
              <w:rPr>
                <w:noProof/>
                <w:webHidden/>
              </w:rPr>
              <w:fldChar w:fldCharType="separate"/>
            </w:r>
            <w:r w:rsidR="00B111AF">
              <w:rPr>
                <w:noProof/>
                <w:webHidden/>
              </w:rPr>
              <w:t>128</w:t>
            </w:r>
            <w:r>
              <w:rPr>
                <w:noProof/>
                <w:webHidden/>
              </w:rPr>
              <w:fldChar w:fldCharType="end"/>
            </w:r>
          </w:hyperlink>
        </w:p>
        <w:p w14:paraId="29D989B3" w14:textId="5E3B2E0C" w:rsidR="005C2244" w:rsidRDefault="005C2244">
          <w:pPr>
            <w:pStyle w:val="TDC2"/>
            <w:tabs>
              <w:tab w:val="left" w:pos="1440"/>
            </w:tabs>
            <w:rPr>
              <w:rFonts w:asciiTheme="minorHAnsi" w:hAnsiTheme="minorHAnsi"/>
              <w:noProof/>
              <w:color w:val="auto"/>
              <w:kern w:val="2"/>
              <w:sz w:val="24"/>
              <w:szCs w:val="24"/>
              <w:lang w:val="en-US" w:eastAsia="en-US"/>
              <w14:ligatures w14:val="standardContextual"/>
            </w:rPr>
          </w:pPr>
          <w:hyperlink w:anchor="_Toc227357321" w:history="1">
            <w:r w:rsidRPr="00E17E89">
              <w:rPr>
                <w:rStyle w:val="Hipervnculo"/>
                <w:noProof/>
              </w:rPr>
              <w:t>17</w:t>
            </w:r>
            <w:r>
              <w:rPr>
                <w:rFonts w:asciiTheme="minorHAnsi" w:hAnsiTheme="minorHAnsi"/>
                <w:noProof/>
                <w:color w:val="auto"/>
                <w:kern w:val="2"/>
                <w:sz w:val="24"/>
                <w:szCs w:val="24"/>
                <w:lang w:val="en-US" w:eastAsia="en-US"/>
                <w14:ligatures w14:val="standardContextual"/>
              </w:rPr>
              <w:tab/>
            </w:r>
            <w:r w:rsidRPr="00E17E89">
              <w:rPr>
                <w:rStyle w:val="Hipervnculo"/>
                <w:noProof/>
              </w:rPr>
              <w:t>Anexos</w:t>
            </w:r>
            <w:r>
              <w:rPr>
                <w:noProof/>
                <w:webHidden/>
              </w:rPr>
              <w:tab/>
            </w:r>
            <w:r>
              <w:rPr>
                <w:noProof/>
                <w:webHidden/>
              </w:rPr>
              <w:fldChar w:fldCharType="begin"/>
            </w:r>
            <w:r>
              <w:rPr>
                <w:noProof/>
                <w:webHidden/>
              </w:rPr>
              <w:instrText xml:space="preserve"> PAGEREF _Toc227357321 \h </w:instrText>
            </w:r>
            <w:r>
              <w:rPr>
                <w:noProof/>
                <w:webHidden/>
              </w:rPr>
            </w:r>
            <w:r>
              <w:rPr>
                <w:noProof/>
                <w:webHidden/>
              </w:rPr>
              <w:fldChar w:fldCharType="separate"/>
            </w:r>
            <w:r w:rsidR="00B111AF">
              <w:rPr>
                <w:noProof/>
                <w:webHidden/>
              </w:rPr>
              <w:t>136</w:t>
            </w:r>
            <w:r>
              <w:rPr>
                <w:noProof/>
                <w:webHidden/>
              </w:rPr>
              <w:fldChar w:fldCharType="end"/>
            </w:r>
          </w:hyperlink>
        </w:p>
        <w:p w14:paraId="74A787B6" w14:textId="19846954" w:rsidR="00A755C4" w:rsidRPr="00B531F2" w:rsidRDefault="00A755C4" w:rsidP="00A755C4">
          <w:pPr>
            <w:ind w:firstLine="0"/>
          </w:pPr>
          <w:r w:rsidRPr="00B531F2">
            <w:rPr>
              <w:b/>
              <w:bCs/>
            </w:rPr>
            <w:fldChar w:fldCharType="end"/>
          </w:r>
        </w:p>
      </w:sdtContent>
    </w:sdt>
    <w:p w14:paraId="5A0E446E" w14:textId="77777777" w:rsidR="00A755C4" w:rsidRPr="00B531F2" w:rsidRDefault="00A755C4" w:rsidP="00A755C4">
      <w:pPr>
        <w:spacing w:before="120" w:after="200" w:line="264" w:lineRule="auto"/>
        <w:ind w:firstLine="0"/>
        <w:rPr>
          <w:rFonts w:eastAsia="Times New Roman" w:cs="Arial"/>
          <w:b/>
          <w:color w:val="000000" w:themeColor="accent3"/>
          <w:spacing w:val="-2"/>
          <w:szCs w:val="40"/>
        </w:rPr>
      </w:pPr>
      <w:r w:rsidRPr="00B531F2">
        <w:br w:type="page"/>
      </w:r>
    </w:p>
    <w:p w14:paraId="0AD07E0E" w14:textId="77777777" w:rsidR="00F17BD3" w:rsidRDefault="00A755C4" w:rsidP="00444FFC">
      <w:pPr>
        <w:pStyle w:val="Ttulo1"/>
        <w:rPr>
          <w:noProof/>
        </w:rPr>
      </w:pPr>
      <w:bookmarkStart w:id="1" w:name="_Toc227357261"/>
      <w:r w:rsidRPr="00B531F2">
        <w:lastRenderedPageBreak/>
        <w:t>Índice de Figuras</w:t>
      </w:r>
      <w:bookmarkEnd w:id="1"/>
      <w:r w:rsidR="00444FFC">
        <w:fldChar w:fldCharType="begin"/>
      </w:r>
      <w:r w:rsidR="00444FFC">
        <w:instrText xml:space="preserve"> TOC \h \z \c "Ilustración" </w:instrText>
      </w:r>
      <w:r w:rsidR="00444FFC">
        <w:fldChar w:fldCharType="separate"/>
      </w:r>
    </w:p>
    <w:p w14:paraId="7B8082AC" w14:textId="0AEA8A87" w:rsidR="00F17BD3" w:rsidRDefault="00F17BD3">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666430" w:history="1">
        <w:r w:rsidRPr="00012EBD">
          <w:rPr>
            <w:rStyle w:val="Hipervnculo"/>
            <w:noProof/>
          </w:rPr>
          <w:t>Figura 1 Modelo de Negocio Actual</w:t>
        </w:r>
        <w:r>
          <w:rPr>
            <w:noProof/>
            <w:webHidden/>
          </w:rPr>
          <w:tab/>
        </w:r>
        <w:r>
          <w:rPr>
            <w:noProof/>
            <w:webHidden/>
          </w:rPr>
          <w:fldChar w:fldCharType="begin"/>
        </w:r>
        <w:r>
          <w:rPr>
            <w:noProof/>
            <w:webHidden/>
          </w:rPr>
          <w:instrText xml:space="preserve"> PAGEREF _Toc227666430 \h </w:instrText>
        </w:r>
        <w:r>
          <w:rPr>
            <w:noProof/>
            <w:webHidden/>
          </w:rPr>
        </w:r>
        <w:r>
          <w:rPr>
            <w:noProof/>
            <w:webHidden/>
          </w:rPr>
          <w:fldChar w:fldCharType="separate"/>
        </w:r>
        <w:r w:rsidR="00B111AF">
          <w:rPr>
            <w:noProof/>
            <w:webHidden/>
          </w:rPr>
          <w:t>35</w:t>
        </w:r>
        <w:r>
          <w:rPr>
            <w:noProof/>
            <w:webHidden/>
          </w:rPr>
          <w:fldChar w:fldCharType="end"/>
        </w:r>
      </w:hyperlink>
    </w:p>
    <w:p w14:paraId="0C220B68" w14:textId="0C1431BB" w:rsidR="00F17BD3" w:rsidRDefault="00F17BD3">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666431" w:history="1">
        <w:r w:rsidRPr="00012EBD">
          <w:rPr>
            <w:rStyle w:val="Hipervnculo"/>
            <w:noProof/>
          </w:rPr>
          <w:t>Figura 2 Arquitectura del Modelo de Negocio Digital</w:t>
        </w:r>
        <w:r>
          <w:rPr>
            <w:noProof/>
            <w:webHidden/>
          </w:rPr>
          <w:tab/>
        </w:r>
        <w:r>
          <w:rPr>
            <w:noProof/>
            <w:webHidden/>
          </w:rPr>
          <w:fldChar w:fldCharType="begin"/>
        </w:r>
        <w:r>
          <w:rPr>
            <w:noProof/>
            <w:webHidden/>
          </w:rPr>
          <w:instrText xml:space="preserve"> PAGEREF _Toc227666431 \h </w:instrText>
        </w:r>
        <w:r>
          <w:rPr>
            <w:noProof/>
            <w:webHidden/>
          </w:rPr>
        </w:r>
        <w:r>
          <w:rPr>
            <w:noProof/>
            <w:webHidden/>
          </w:rPr>
          <w:fldChar w:fldCharType="separate"/>
        </w:r>
        <w:r w:rsidR="00B111AF">
          <w:rPr>
            <w:noProof/>
            <w:webHidden/>
          </w:rPr>
          <w:t>36</w:t>
        </w:r>
        <w:r>
          <w:rPr>
            <w:noProof/>
            <w:webHidden/>
          </w:rPr>
          <w:fldChar w:fldCharType="end"/>
        </w:r>
      </w:hyperlink>
    </w:p>
    <w:p w14:paraId="111C3F45" w14:textId="768AC5A4" w:rsidR="00F17BD3" w:rsidRDefault="00F17BD3">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666432" w:history="1">
        <w:r w:rsidRPr="00012EBD">
          <w:rPr>
            <w:rStyle w:val="Hipervnculo"/>
            <w:noProof/>
          </w:rPr>
          <w:t>Figura 3 Diagrama de Gantt</w:t>
        </w:r>
        <w:r>
          <w:rPr>
            <w:noProof/>
            <w:webHidden/>
          </w:rPr>
          <w:tab/>
        </w:r>
        <w:r>
          <w:rPr>
            <w:noProof/>
            <w:webHidden/>
          </w:rPr>
          <w:fldChar w:fldCharType="begin"/>
        </w:r>
        <w:r>
          <w:rPr>
            <w:noProof/>
            <w:webHidden/>
          </w:rPr>
          <w:instrText xml:space="preserve"> PAGEREF _Toc227666432 \h </w:instrText>
        </w:r>
        <w:r>
          <w:rPr>
            <w:noProof/>
            <w:webHidden/>
          </w:rPr>
        </w:r>
        <w:r>
          <w:rPr>
            <w:noProof/>
            <w:webHidden/>
          </w:rPr>
          <w:fldChar w:fldCharType="separate"/>
        </w:r>
        <w:r w:rsidR="00B111AF">
          <w:rPr>
            <w:noProof/>
            <w:webHidden/>
          </w:rPr>
          <w:t>45</w:t>
        </w:r>
        <w:r>
          <w:rPr>
            <w:noProof/>
            <w:webHidden/>
          </w:rPr>
          <w:fldChar w:fldCharType="end"/>
        </w:r>
      </w:hyperlink>
    </w:p>
    <w:p w14:paraId="03B3ED2C" w14:textId="0DEED40F" w:rsidR="00F17BD3" w:rsidRDefault="00F17BD3">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666433" w:history="1">
        <w:r w:rsidRPr="00012EBD">
          <w:rPr>
            <w:rStyle w:val="Hipervnculo"/>
            <w:noProof/>
          </w:rPr>
          <w:t>Figura 4 Diagrama de Casos de Uso General</w:t>
        </w:r>
        <w:r>
          <w:rPr>
            <w:noProof/>
            <w:webHidden/>
          </w:rPr>
          <w:tab/>
        </w:r>
        <w:r>
          <w:rPr>
            <w:noProof/>
            <w:webHidden/>
          </w:rPr>
          <w:fldChar w:fldCharType="begin"/>
        </w:r>
        <w:r>
          <w:rPr>
            <w:noProof/>
            <w:webHidden/>
          </w:rPr>
          <w:instrText xml:space="preserve"> PAGEREF _Toc227666433 \h </w:instrText>
        </w:r>
        <w:r>
          <w:rPr>
            <w:noProof/>
            <w:webHidden/>
          </w:rPr>
        </w:r>
        <w:r>
          <w:rPr>
            <w:noProof/>
            <w:webHidden/>
          </w:rPr>
          <w:fldChar w:fldCharType="separate"/>
        </w:r>
        <w:r w:rsidR="00B111AF">
          <w:rPr>
            <w:noProof/>
            <w:webHidden/>
          </w:rPr>
          <w:t>106</w:t>
        </w:r>
        <w:r>
          <w:rPr>
            <w:noProof/>
            <w:webHidden/>
          </w:rPr>
          <w:fldChar w:fldCharType="end"/>
        </w:r>
      </w:hyperlink>
    </w:p>
    <w:p w14:paraId="289E5FD1" w14:textId="19E2AD9F" w:rsidR="00F17BD3" w:rsidRDefault="00F17BD3">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666434" w:history="1">
        <w:r w:rsidRPr="00012EBD">
          <w:rPr>
            <w:rStyle w:val="Hipervnculo"/>
            <w:noProof/>
          </w:rPr>
          <w:t>Figura 5 Diagrama de Casos de Usos Específico</w:t>
        </w:r>
        <w:r>
          <w:rPr>
            <w:noProof/>
            <w:webHidden/>
          </w:rPr>
          <w:tab/>
        </w:r>
        <w:r>
          <w:rPr>
            <w:noProof/>
            <w:webHidden/>
          </w:rPr>
          <w:fldChar w:fldCharType="begin"/>
        </w:r>
        <w:r>
          <w:rPr>
            <w:noProof/>
            <w:webHidden/>
          </w:rPr>
          <w:instrText xml:space="preserve"> PAGEREF _Toc227666434 \h </w:instrText>
        </w:r>
        <w:r>
          <w:rPr>
            <w:noProof/>
            <w:webHidden/>
          </w:rPr>
        </w:r>
        <w:r>
          <w:rPr>
            <w:noProof/>
            <w:webHidden/>
          </w:rPr>
          <w:fldChar w:fldCharType="separate"/>
        </w:r>
        <w:r w:rsidR="00B111AF">
          <w:rPr>
            <w:noProof/>
            <w:webHidden/>
          </w:rPr>
          <w:t>107</w:t>
        </w:r>
        <w:r>
          <w:rPr>
            <w:noProof/>
            <w:webHidden/>
          </w:rPr>
          <w:fldChar w:fldCharType="end"/>
        </w:r>
      </w:hyperlink>
    </w:p>
    <w:p w14:paraId="5ECE9C8E" w14:textId="24CFA20C" w:rsidR="00F17BD3" w:rsidRDefault="00F17BD3">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666435" w:history="1">
        <w:r w:rsidRPr="00012EBD">
          <w:rPr>
            <w:rStyle w:val="Hipervnculo"/>
            <w:noProof/>
          </w:rPr>
          <w:t>Figura 6 Diagrama de Actividad de Casos de Uso (Proceso de validación)</w:t>
        </w:r>
        <w:r>
          <w:rPr>
            <w:noProof/>
            <w:webHidden/>
          </w:rPr>
          <w:tab/>
        </w:r>
        <w:r>
          <w:rPr>
            <w:noProof/>
            <w:webHidden/>
          </w:rPr>
          <w:fldChar w:fldCharType="begin"/>
        </w:r>
        <w:r>
          <w:rPr>
            <w:noProof/>
            <w:webHidden/>
          </w:rPr>
          <w:instrText xml:space="preserve"> PAGEREF _Toc227666435 \h </w:instrText>
        </w:r>
        <w:r>
          <w:rPr>
            <w:noProof/>
            <w:webHidden/>
          </w:rPr>
        </w:r>
        <w:r>
          <w:rPr>
            <w:noProof/>
            <w:webHidden/>
          </w:rPr>
          <w:fldChar w:fldCharType="separate"/>
        </w:r>
        <w:r w:rsidR="00B111AF">
          <w:rPr>
            <w:noProof/>
            <w:webHidden/>
          </w:rPr>
          <w:t>108</w:t>
        </w:r>
        <w:r>
          <w:rPr>
            <w:noProof/>
            <w:webHidden/>
          </w:rPr>
          <w:fldChar w:fldCharType="end"/>
        </w:r>
      </w:hyperlink>
    </w:p>
    <w:p w14:paraId="3758E64D" w14:textId="2918B3D1" w:rsidR="00F17BD3" w:rsidRDefault="00F17BD3">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666436" w:history="1">
        <w:r w:rsidRPr="00012EBD">
          <w:rPr>
            <w:rStyle w:val="Hipervnculo"/>
            <w:noProof/>
          </w:rPr>
          <w:t>Figura 7 Diagrama de Clases</w:t>
        </w:r>
        <w:r>
          <w:rPr>
            <w:noProof/>
            <w:webHidden/>
          </w:rPr>
          <w:tab/>
        </w:r>
        <w:r>
          <w:rPr>
            <w:noProof/>
            <w:webHidden/>
          </w:rPr>
          <w:fldChar w:fldCharType="begin"/>
        </w:r>
        <w:r>
          <w:rPr>
            <w:noProof/>
            <w:webHidden/>
          </w:rPr>
          <w:instrText xml:space="preserve"> PAGEREF _Toc227666436 \h </w:instrText>
        </w:r>
        <w:r>
          <w:rPr>
            <w:noProof/>
            <w:webHidden/>
          </w:rPr>
        </w:r>
        <w:r>
          <w:rPr>
            <w:noProof/>
            <w:webHidden/>
          </w:rPr>
          <w:fldChar w:fldCharType="separate"/>
        </w:r>
        <w:r w:rsidR="00B111AF">
          <w:rPr>
            <w:noProof/>
            <w:webHidden/>
          </w:rPr>
          <w:t>109</w:t>
        </w:r>
        <w:r>
          <w:rPr>
            <w:noProof/>
            <w:webHidden/>
          </w:rPr>
          <w:fldChar w:fldCharType="end"/>
        </w:r>
      </w:hyperlink>
    </w:p>
    <w:p w14:paraId="6887F555" w14:textId="13C4D62A" w:rsidR="00F17BD3" w:rsidRDefault="00F17BD3">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666437" w:history="1">
        <w:r w:rsidRPr="00012EBD">
          <w:rPr>
            <w:rStyle w:val="Hipervnculo"/>
            <w:noProof/>
          </w:rPr>
          <w:t>Figura 8 Diagrama de Secuencia</w:t>
        </w:r>
        <w:r>
          <w:rPr>
            <w:noProof/>
            <w:webHidden/>
          </w:rPr>
          <w:tab/>
        </w:r>
        <w:r>
          <w:rPr>
            <w:noProof/>
            <w:webHidden/>
          </w:rPr>
          <w:fldChar w:fldCharType="begin"/>
        </w:r>
        <w:r>
          <w:rPr>
            <w:noProof/>
            <w:webHidden/>
          </w:rPr>
          <w:instrText xml:space="preserve"> PAGEREF _Toc227666437 \h </w:instrText>
        </w:r>
        <w:r>
          <w:rPr>
            <w:noProof/>
            <w:webHidden/>
          </w:rPr>
        </w:r>
        <w:r>
          <w:rPr>
            <w:noProof/>
            <w:webHidden/>
          </w:rPr>
          <w:fldChar w:fldCharType="separate"/>
        </w:r>
        <w:r w:rsidR="00B111AF">
          <w:rPr>
            <w:noProof/>
            <w:webHidden/>
          </w:rPr>
          <w:t>110</w:t>
        </w:r>
        <w:r>
          <w:rPr>
            <w:noProof/>
            <w:webHidden/>
          </w:rPr>
          <w:fldChar w:fldCharType="end"/>
        </w:r>
      </w:hyperlink>
    </w:p>
    <w:p w14:paraId="42DBA428" w14:textId="48103EA5" w:rsidR="00F17BD3" w:rsidRDefault="00F17BD3">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666438" w:history="1">
        <w:r w:rsidRPr="00012EBD">
          <w:rPr>
            <w:rStyle w:val="Hipervnculo"/>
            <w:noProof/>
          </w:rPr>
          <w:t>Figura 9 Diagrama de Interacción</w:t>
        </w:r>
        <w:r>
          <w:rPr>
            <w:noProof/>
            <w:webHidden/>
          </w:rPr>
          <w:tab/>
        </w:r>
        <w:r>
          <w:rPr>
            <w:noProof/>
            <w:webHidden/>
          </w:rPr>
          <w:fldChar w:fldCharType="begin"/>
        </w:r>
        <w:r>
          <w:rPr>
            <w:noProof/>
            <w:webHidden/>
          </w:rPr>
          <w:instrText xml:space="preserve"> PAGEREF _Toc227666438 \h </w:instrText>
        </w:r>
        <w:r>
          <w:rPr>
            <w:noProof/>
            <w:webHidden/>
          </w:rPr>
        </w:r>
        <w:r>
          <w:rPr>
            <w:noProof/>
            <w:webHidden/>
          </w:rPr>
          <w:fldChar w:fldCharType="separate"/>
        </w:r>
        <w:r w:rsidR="00B111AF">
          <w:rPr>
            <w:noProof/>
            <w:webHidden/>
          </w:rPr>
          <w:t>111</w:t>
        </w:r>
        <w:r>
          <w:rPr>
            <w:noProof/>
            <w:webHidden/>
          </w:rPr>
          <w:fldChar w:fldCharType="end"/>
        </w:r>
      </w:hyperlink>
    </w:p>
    <w:p w14:paraId="7F356A0B" w14:textId="602CCAA9" w:rsidR="00F17BD3" w:rsidRDefault="00F17BD3">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666439" w:history="1">
        <w:r w:rsidRPr="00012EBD">
          <w:rPr>
            <w:rStyle w:val="Hipervnculo"/>
            <w:noProof/>
          </w:rPr>
          <w:t>Figura 10 Diagrama de Implementación</w:t>
        </w:r>
        <w:r>
          <w:rPr>
            <w:noProof/>
            <w:webHidden/>
          </w:rPr>
          <w:tab/>
        </w:r>
        <w:r>
          <w:rPr>
            <w:noProof/>
            <w:webHidden/>
          </w:rPr>
          <w:fldChar w:fldCharType="begin"/>
        </w:r>
        <w:r>
          <w:rPr>
            <w:noProof/>
            <w:webHidden/>
          </w:rPr>
          <w:instrText xml:space="preserve"> PAGEREF _Toc227666439 \h </w:instrText>
        </w:r>
        <w:r>
          <w:rPr>
            <w:noProof/>
            <w:webHidden/>
          </w:rPr>
        </w:r>
        <w:r>
          <w:rPr>
            <w:noProof/>
            <w:webHidden/>
          </w:rPr>
          <w:fldChar w:fldCharType="separate"/>
        </w:r>
        <w:r w:rsidR="00B111AF">
          <w:rPr>
            <w:noProof/>
            <w:webHidden/>
          </w:rPr>
          <w:t>112</w:t>
        </w:r>
        <w:r>
          <w:rPr>
            <w:noProof/>
            <w:webHidden/>
          </w:rPr>
          <w:fldChar w:fldCharType="end"/>
        </w:r>
      </w:hyperlink>
    </w:p>
    <w:p w14:paraId="3F322E31" w14:textId="70CB95FA" w:rsidR="00F17BD3" w:rsidRDefault="00F17BD3">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666440" w:history="1">
        <w:r w:rsidRPr="00012EBD">
          <w:rPr>
            <w:rStyle w:val="Hipervnculo"/>
            <w:noProof/>
          </w:rPr>
          <w:t>Figura 12 Diagrama Entidad-Relación notación de Chen</w:t>
        </w:r>
        <w:r>
          <w:rPr>
            <w:noProof/>
            <w:webHidden/>
          </w:rPr>
          <w:tab/>
        </w:r>
        <w:r>
          <w:rPr>
            <w:noProof/>
            <w:webHidden/>
          </w:rPr>
          <w:fldChar w:fldCharType="begin"/>
        </w:r>
        <w:r>
          <w:rPr>
            <w:noProof/>
            <w:webHidden/>
          </w:rPr>
          <w:instrText xml:space="preserve"> PAGEREF _Toc227666440 \h </w:instrText>
        </w:r>
        <w:r>
          <w:rPr>
            <w:noProof/>
            <w:webHidden/>
          </w:rPr>
        </w:r>
        <w:r>
          <w:rPr>
            <w:noProof/>
            <w:webHidden/>
          </w:rPr>
          <w:fldChar w:fldCharType="separate"/>
        </w:r>
        <w:r w:rsidR="00B111AF">
          <w:rPr>
            <w:noProof/>
            <w:webHidden/>
          </w:rPr>
          <w:t>113</w:t>
        </w:r>
        <w:r>
          <w:rPr>
            <w:noProof/>
            <w:webHidden/>
          </w:rPr>
          <w:fldChar w:fldCharType="end"/>
        </w:r>
      </w:hyperlink>
    </w:p>
    <w:p w14:paraId="72D03862" w14:textId="5CF36D78" w:rsidR="00B9201D" w:rsidRDefault="00444FFC" w:rsidP="00444FFC">
      <w:pPr>
        <w:pStyle w:val="Tabladeilustraciones"/>
        <w:tabs>
          <w:tab w:val="right" w:leader="dot" w:pos="9350"/>
        </w:tabs>
      </w:pPr>
      <w:r>
        <w:fldChar w:fldCharType="end"/>
      </w:r>
    </w:p>
    <w:p w14:paraId="78EA6125" w14:textId="77777777" w:rsidR="00444FFC" w:rsidRPr="00444FFC" w:rsidRDefault="00444FFC" w:rsidP="00444FFC">
      <w:pPr>
        <w:rPr>
          <w:lang w:val="en-US" w:eastAsia="en-US"/>
        </w:rPr>
      </w:pPr>
    </w:p>
    <w:p w14:paraId="4DF36213" w14:textId="1C9748CA" w:rsidR="00A755C4" w:rsidRPr="00B531F2" w:rsidRDefault="00A755C4" w:rsidP="00AC2130">
      <w:pPr>
        <w:pStyle w:val="Ttulo1"/>
      </w:pPr>
      <w:bookmarkStart w:id="2" w:name="_Toc227357262"/>
      <w:r w:rsidRPr="00B531F2">
        <w:t>Índice de Tablas</w:t>
      </w:r>
      <w:bookmarkEnd w:id="2"/>
    </w:p>
    <w:p w14:paraId="31D30C8D" w14:textId="0219AD9A" w:rsidR="005C2244" w:rsidRDefault="00A755C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r w:rsidRPr="00B531F2">
        <w:fldChar w:fldCharType="begin"/>
      </w:r>
      <w:r w:rsidRPr="00B531F2">
        <w:instrText xml:space="preserve"> TOC \h \z \c "Tabla" </w:instrText>
      </w:r>
      <w:r w:rsidRPr="00B531F2">
        <w:fldChar w:fldCharType="separate"/>
      </w:r>
      <w:hyperlink w:anchor="_Toc227357371" w:history="1">
        <w:r w:rsidR="005C2244" w:rsidRPr="00B63D33">
          <w:rPr>
            <w:rStyle w:val="Hipervnculo"/>
            <w:noProof/>
          </w:rPr>
          <w:t>Tabla 1 Matriz de Cobertura Funcional: Soluciones Existentes vs. VeriFinca</w:t>
        </w:r>
        <w:r w:rsidR="005C2244">
          <w:rPr>
            <w:noProof/>
            <w:webHidden/>
          </w:rPr>
          <w:tab/>
        </w:r>
        <w:r w:rsidR="005C2244">
          <w:rPr>
            <w:noProof/>
            <w:webHidden/>
          </w:rPr>
          <w:fldChar w:fldCharType="begin"/>
        </w:r>
        <w:r w:rsidR="005C2244">
          <w:rPr>
            <w:noProof/>
            <w:webHidden/>
          </w:rPr>
          <w:instrText xml:space="preserve"> PAGEREF _Toc227357371 \h </w:instrText>
        </w:r>
        <w:r w:rsidR="005C2244">
          <w:rPr>
            <w:noProof/>
            <w:webHidden/>
          </w:rPr>
        </w:r>
        <w:r w:rsidR="005C2244">
          <w:rPr>
            <w:noProof/>
            <w:webHidden/>
          </w:rPr>
          <w:fldChar w:fldCharType="separate"/>
        </w:r>
        <w:r w:rsidR="00B111AF">
          <w:rPr>
            <w:noProof/>
            <w:webHidden/>
          </w:rPr>
          <w:t>24</w:t>
        </w:r>
        <w:r w:rsidR="005C2244">
          <w:rPr>
            <w:noProof/>
            <w:webHidden/>
          </w:rPr>
          <w:fldChar w:fldCharType="end"/>
        </w:r>
      </w:hyperlink>
    </w:p>
    <w:p w14:paraId="08955D22" w14:textId="75E3F142"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372" w:history="1">
        <w:r w:rsidRPr="00B63D33">
          <w:rPr>
            <w:rStyle w:val="Hipervnculo"/>
            <w:noProof/>
          </w:rPr>
          <w:t>Tabla 2 Comparativo Funcional y Técnico: Antecedentes vs. VeriFinca</w:t>
        </w:r>
        <w:r>
          <w:rPr>
            <w:noProof/>
            <w:webHidden/>
          </w:rPr>
          <w:tab/>
        </w:r>
        <w:r>
          <w:rPr>
            <w:noProof/>
            <w:webHidden/>
          </w:rPr>
          <w:fldChar w:fldCharType="begin"/>
        </w:r>
        <w:r>
          <w:rPr>
            <w:noProof/>
            <w:webHidden/>
          </w:rPr>
          <w:instrText xml:space="preserve"> PAGEREF _Toc227357372 \h </w:instrText>
        </w:r>
        <w:r>
          <w:rPr>
            <w:noProof/>
            <w:webHidden/>
          </w:rPr>
        </w:r>
        <w:r>
          <w:rPr>
            <w:noProof/>
            <w:webHidden/>
          </w:rPr>
          <w:fldChar w:fldCharType="separate"/>
        </w:r>
        <w:r w:rsidR="00B111AF">
          <w:rPr>
            <w:noProof/>
            <w:webHidden/>
          </w:rPr>
          <w:t>25</w:t>
        </w:r>
        <w:r>
          <w:rPr>
            <w:noProof/>
            <w:webHidden/>
          </w:rPr>
          <w:fldChar w:fldCharType="end"/>
        </w:r>
      </w:hyperlink>
    </w:p>
    <w:p w14:paraId="6522A802" w14:textId="7DC61E9D"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373" w:history="1">
        <w:r w:rsidRPr="00B63D33">
          <w:rPr>
            <w:rStyle w:val="Hipervnculo"/>
            <w:noProof/>
          </w:rPr>
          <w:t>Tabla 3 Entidades Reguladoras Gubernamentales</w:t>
        </w:r>
        <w:r>
          <w:rPr>
            <w:noProof/>
            <w:webHidden/>
          </w:rPr>
          <w:tab/>
        </w:r>
        <w:r>
          <w:rPr>
            <w:noProof/>
            <w:webHidden/>
          </w:rPr>
          <w:fldChar w:fldCharType="begin"/>
        </w:r>
        <w:r>
          <w:rPr>
            <w:noProof/>
            <w:webHidden/>
          </w:rPr>
          <w:instrText xml:space="preserve"> PAGEREF _Toc227357373 \h </w:instrText>
        </w:r>
        <w:r>
          <w:rPr>
            <w:noProof/>
            <w:webHidden/>
          </w:rPr>
        </w:r>
        <w:r>
          <w:rPr>
            <w:noProof/>
            <w:webHidden/>
          </w:rPr>
          <w:fldChar w:fldCharType="separate"/>
        </w:r>
        <w:r w:rsidR="00B111AF">
          <w:rPr>
            <w:noProof/>
            <w:webHidden/>
          </w:rPr>
          <w:t>34</w:t>
        </w:r>
        <w:r>
          <w:rPr>
            <w:noProof/>
            <w:webHidden/>
          </w:rPr>
          <w:fldChar w:fldCharType="end"/>
        </w:r>
      </w:hyperlink>
    </w:p>
    <w:p w14:paraId="7D943994" w14:textId="488900CF"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374" w:history="1">
        <w:r w:rsidRPr="00B63D33">
          <w:rPr>
            <w:rStyle w:val="Hipervnculo"/>
            <w:noProof/>
          </w:rPr>
          <w:t>Tabla 4 Puntos Críticos de Vulnerabilidad del Modelo Actual</w:t>
        </w:r>
        <w:r>
          <w:rPr>
            <w:noProof/>
            <w:webHidden/>
          </w:rPr>
          <w:tab/>
        </w:r>
        <w:r>
          <w:rPr>
            <w:noProof/>
            <w:webHidden/>
          </w:rPr>
          <w:fldChar w:fldCharType="begin"/>
        </w:r>
        <w:r>
          <w:rPr>
            <w:noProof/>
            <w:webHidden/>
          </w:rPr>
          <w:instrText xml:space="preserve"> PAGEREF _Toc227357374 \h </w:instrText>
        </w:r>
        <w:r>
          <w:rPr>
            <w:noProof/>
            <w:webHidden/>
          </w:rPr>
        </w:r>
        <w:r>
          <w:rPr>
            <w:noProof/>
            <w:webHidden/>
          </w:rPr>
          <w:fldChar w:fldCharType="separate"/>
        </w:r>
        <w:r w:rsidR="00B111AF">
          <w:rPr>
            <w:noProof/>
            <w:webHidden/>
          </w:rPr>
          <w:t>37</w:t>
        </w:r>
        <w:r>
          <w:rPr>
            <w:noProof/>
            <w:webHidden/>
          </w:rPr>
          <w:fldChar w:fldCharType="end"/>
        </w:r>
      </w:hyperlink>
    </w:p>
    <w:p w14:paraId="3A71CF56" w14:textId="1533799C"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375" w:history="1">
        <w:r w:rsidRPr="00B63D33">
          <w:rPr>
            <w:rStyle w:val="Hipervnculo"/>
            <w:noProof/>
          </w:rPr>
          <w:t>Tabla 5 Tecnologías Seleccionadas</w:t>
        </w:r>
        <w:r>
          <w:rPr>
            <w:noProof/>
            <w:webHidden/>
          </w:rPr>
          <w:tab/>
        </w:r>
        <w:r>
          <w:rPr>
            <w:noProof/>
            <w:webHidden/>
          </w:rPr>
          <w:fldChar w:fldCharType="begin"/>
        </w:r>
        <w:r>
          <w:rPr>
            <w:noProof/>
            <w:webHidden/>
          </w:rPr>
          <w:instrText xml:space="preserve"> PAGEREF _Toc227357375 \h </w:instrText>
        </w:r>
        <w:r>
          <w:rPr>
            <w:noProof/>
            <w:webHidden/>
          </w:rPr>
        </w:r>
        <w:r>
          <w:rPr>
            <w:noProof/>
            <w:webHidden/>
          </w:rPr>
          <w:fldChar w:fldCharType="separate"/>
        </w:r>
        <w:r w:rsidR="00B111AF">
          <w:rPr>
            <w:noProof/>
            <w:webHidden/>
          </w:rPr>
          <w:t>55</w:t>
        </w:r>
        <w:r>
          <w:rPr>
            <w:noProof/>
            <w:webHidden/>
          </w:rPr>
          <w:fldChar w:fldCharType="end"/>
        </w:r>
      </w:hyperlink>
    </w:p>
    <w:p w14:paraId="3B2BF7B9" w14:textId="41268E7B"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376" w:history="1">
        <w:r w:rsidRPr="00B63D33">
          <w:rPr>
            <w:rStyle w:val="Hipervnculo"/>
            <w:noProof/>
          </w:rPr>
          <w:t>Tabla 6 Estructura de Planes y Precios</w:t>
        </w:r>
        <w:r>
          <w:rPr>
            <w:noProof/>
            <w:webHidden/>
          </w:rPr>
          <w:tab/>
        </w:r>
        <w:r>
          <w:rPr>
            <w:noProof/>
            <w:webHidden/>
          </w:rPr>
          <w:fldChar w:fldCharType="begin"/>
        </w:r>
        <w:r>
          <w:rPr>
            <w:noProof/>
            <w:webHidden/>
          </w:rPr>
          <w:instrText xml:space="preserve"> PAGEREF _Toc227357376 \h </w:instrText>
        </w:r>
        <w:r>
          <w:rPr>
            <w:noProof/>
            <w:webHidden/>
          </w:rPr>
        </w:r>
        <w:r>
          <w:rPr>
            <w:noProof/>
            <w:webHidden/>
          </w:rPr>
          <w:fldChar w:fldCharType="separate"/>
        </w:r>
        <w:r w:rsidR="00B111AF">
          <w:rPr>
            <w:noProof/>
            <w:webHidden/>
          </w:rPr>
          <w:t>61</w:t>
        </w:r>
        <w:r>
          <w:rPr>
            <w:noProof/>
            <w:webHidden/>
          </w:rPr>
          <w:fldChar w:fldCharType="end"/>
        </w:r>
      </w:hyperlink>
    </w:p>
    <w:p w14:paraId="20CB5A1D" w14:textId="2C93F1F8"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377" w:history="1">
        <w:r w:rsidRPr="00B63D33">
          <w:rPr>
            <w:rStyle w:val="Hipervnculo"/>
            <w:noProof/>
          </w:rPr>
          <w:t>Tabla 7 Costo de desarrollo Fase 1</w:t>
        </w:r>
        <w:r>
          <w:rPr>
            <w:noProof/>
            <w:webHidden/>
          </w:rPr>
          <w:tab/>
        </w:r>
        <w:r>
          <w:rPr>
            <w:noProof/>
            <w:webHidden/>
          </w:rPr>
          <w:fldChar w:fldCharType="begin"/>
        </w:r>
        <w:r>
          <w:rPr>
            <w:noProof/>
            <w:webHidden/>
          </w:rPr>
          <w:instrText xml:space="preserve"> PAGEREF _Toc227357377 \h </w:instrText>
        </w:r>
        <w:r>
          <w:rPr>
            <w:noProof/>
            <w:webHidden/>
          </w:rPr>
        </w:r>
        <w:r>
          <w:rPr>
            <w:noProof/>
            <w:webHidden/>
          </w:rPr>
          <w:fldChar w:fldCharType="separate"/>
        </w:r>
        <w:r w:rsidR="00B111AF">
          <w:rPr>
            <w:noProof/>
            <w:webHidden/>
          </w:rPr>
          <w:t>62</w:t>
        </w:r>
        <w:r>
          <w:rPr>
            <w:noProof/>
            <w:webHidden/>
          </w:rPr>
          <w:fldChar w:fldCharType="end"/>
        </w:r>
      </w:hyperlink>
    </w:p>
    <w:p w14:paraId="344CBF36" w14:textId="7155ED52"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378" w:history="1">
        <w:r w:rsidRPr="00B63D33">
          <w:rPr>
            <w:rStyle w:val="Hipervnculo"/>
            <w:noProof/>
          </w:rPr>
          <w:t>Tabla 8 Costo de desarrollo Fase 2</w:t>
        </w:r>
        <w:r>
          <w:rPr>
            <w:noProof/>
            <w:webHidden/>
          </w:rPr>
          <w:tab/>
        </w:r>
        <w:r>
          <w:rPr>
            <w:noProof/>
            <w:webHidden/>
          </w:rPr>
          <w:fldChar w:fldCharType="begin"/>
        </w:r>
        <w:r>
          <w:rPr>
            <w:noProof/>
            <w:webHidden/>
          </w:rPr>
          <w:instrText xml:space="preserve"> PAGEREF _Toc227357378 \h </w:instrText>
        </w:r>
        <w:r>
          <w:rPr>
            <w:noProof/>
            <w:webHidden/>
          </w:rPr>
        </w:r>
        <w:r>
          <w:rPr>
            <w:noProof/>
            <w:webHidden/>
          </w:rPr>
          <w:fldChar w:fldCharType="separate"/>
        </w:r>
        <w:r w:rsidR="00B111AF">
          <w:rPr>
            <w:noProof/>
            <w:webHidden/>
          </w:rPr>
          <w:t>62</w:t>
        </w:r>
        <w:r>
          <w:rPr>
            <w:noProof/>
            <w:webHidden/>
          </w:rPr>
          <w:fldChar w:fldCharType="end"/>
        </w:r>
      </w:hyperlink>
    </w:p>
    <w:p w14:paraId="7F5048B0" w14:textId="71E25073"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379" w:history="1">
        <w:r w:rsidRPr="00B63D33">
          <w:rPr>
            <w:rStyle w:val="Hipervnculo"/>
            <w:noProof/>
          </w:rPr>
          <w:t>Tabla 9 Costo Total de Desarrollo</w:t>
        </w:r>
        <w:r>
          <w:rPr>
            <w:noProof/>
            <w:webHidden/>
          </w:rPr>
          <w:tab/>
        </w:r>
        <w:r>
          <w:rPr>
            <w:noProof/>
            <w:webHidden/>
          </w:rPr>
          <w:fldChar w:fldCharType="begin"/>
        </w:r>
        <w:r>
          <w:rPr>
            <w:noProof/>
            <w:webHidden/>
          </w:rPr>
          <w:instrText xml:space="preserve"> PAGEREF _Toc227357379 \h </w:instrText>
        </w:r>
        <w:r>
          <w:rPr>
            <w:noProof/>
            <w:webHidden/>
          </w:rPr>
        </w:r>
        <w:r>
          <w:rPr>
            <w:noProof/>
            <w:webHidden/>
          </w:rPr>
          <w:fldChar w:fldCharType="separate"/>
        </w:r>
        <w:r w:rsidR="00B111AF">
          <w:rPr>
            <w:noProof/>
            <w:webHidden/>
          </w:rPr>
          <w:t>63</w:t>
        </w:r>
        <w:r>
          <w:rPr>
            <w:noProof/>
            <w:webHidden/>
          </w:rPr>
          <w:fldChar w:fldCharType="end"/>
        </w:r>
      </w:hyperlink>
    </w:p>
    <w:p w14:paraId="4601927B" w14:textId="2282846B"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380" w:history="1">
        <w:r w:rsidRPr="00B63D33">
          <w:rPr>
            <w:rStyle w:val="Hipervnculo"/>
            <w:noProof/>
          </w:rPr>
          <w:t>Tabla 10 Herramientas del entorno de desarrollo</w:t>
        </w:r>
        <w:r>
          <w:rPr>
            <w:noProof/>
            <w:webHidden/>
          </w:rPr>
          <w:tab/>
        </w:r>
        <w:r>
          <w:rPr>
            <w:noProof/>
            <w:webHidden/>
          </w:rPr>
          <w:fldChar w:fldCharType="begin"/>
        </w:r>
        <w:r>
          <w:rPr>
            <w:noProof/>
            <w:webHidden/>
          </w:rPr>
          <w:instrText xml:space="preserve"> PAGEREF _Toc227357380 \h </w:instrText>
        </w:r>
        <w:r>
          <w:rPr>
            <w:noProof/>
            <w:webHidden/>
          </w:rPr>
        </w:r>
        <w:r>
          <w:rPr>
            <w:noProof/>
            <w:webHidden/>
          </w:rPr>
          <w:fldChar w:fldCharType="separate"/>
        </w:r>
        <w:r w:rsidR="00B111AF">
          <w:rPr>
            <w:noProof/>
            <w:webHidden/>
          </w:rPr>
          <w:t>63</w:t>
        </w:r>
        <w:r>
          <w:rPr>
            <w:noProof/>
            <w:webHidden/>
          </w:rPr>
          <w:fldChar w:fldCharType="end"/>
        </w:r>
      </w:hyperlink>
    </w:p>
    <w:p w14:paraId="455D4CFA" w14:textId="2937AE4E"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381" w:history="1">
        <w:r w:rsidRPr="00B63D33">
          <w:rPr>
            <w:rStyle w:val="Hipervnculo"/>
            <w:noProof/>
          </w:rPr>
          <w:t>Tabla 11 Desglose de servicios Azure en fase de arranque</w:t>
        </w:r>
        <w:r>
          <w:rPr>
            <w:noProof/>
            <w:webHidden/>
          </w:rPr>
          <w:tab/>
        </w:r>
        <w:r>
          <w:rPr>
            <w:noProof/>
            <w:webHidden/>
          </w:rPr>
          <w:fldChar w:fldCharType="begin"/>
        </w:r>
        <w:r>
          <w:rPr>
            <w:noProof/>
            <w:webHidden/>
          </w:rPr>
          <w:instrText xml:space="preserve"> PAGEREF _Toc227357381 \h </w:instrText>
        </w:r>
        <w:r>
          <w:rPr>
            <w:noProof/>
            <w:webHidden/>
          </w:rPr>
        </w:r>
        <w:r>
          <w:rPr>
            <w:noProof/>
            <w:webHidden/>
          </w:rPr>
          <w:fldChar w:fldCharType="separate"/>
        </w:r>
        <w:r w:rsidR="00B111AF">
          <w:rPr>
            <w:noProof/>
            <w:webHidden/>
          </w:rPr>
          <w:t>64</w:t>
        </w:r>
        <w:r>
          <w:rPr>
            <w:noProof/>
            <w:webHidden/>
          </w:rPr>
          <w:fldChar w:fldCharType="end"/>
        </w:r>
      </w:hyperlink>
    </w:p>
    <w:p w14:paraId="275EF9EC" w14:textId="6142B48B"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382" w:history="1">
        <w:r w:rsidRPr="00B63D33">
          <w:rPr>
            <w:rStyle w:val="Hipervnculo"/>
            <w:noProof/>
          </w:rPr>
          <w:t>Tabla 12 Desglose de servicios Azure en fase de crecimiento</w:t>
        </w:r>
        <w:r>
          <w:rPr>
            <w:noProof/>
            <w:webHidden/>
          </w:rPr>
          <w:tab/>
        </w:r>
        <w:r>
          <w:rPr>
            <w:noProof/>
            <w:webHidden/>
          </w:rPr>
          <w:fldChar w:fldCharType="begin"/>
        </w:r>
        <w:r>
          <w:rPr>
            <w:noProof/>
            <w:webHidden/>
          </w:rPr>
          <w:instrText xml:space="preserve"> PAGEREF _Toc227357382 \h </w:instrText>
        </w:r>
        <w:r>
          <w:rPr>
            <w:noProof/>
            <w:webHidden/>
          </w:rPr>
        </w:r>
        <w:r>
          <w:rPr>
            <w:noProof/>
            <w:webHidden/>
          </w:rPr>
          <w:fldChar w:fldCharType="separate"/>
        </w:r>
        <w:r w:rsidR="00B111AF">
          <w:rPr>
            <w:noProof/>
            <w:webHidden/>
          </w:rPr>
          <w:t>65</w:t>
        </w:r>
        <w:r>
          <w:rPr>
            <w:noProof/>
            <w:webHidden/>
          </w:rPr>
          <w:fldChar w:fldCharType="end"/>
        </w:r>
      </w:hyperlink>
    </w:p>
    <w:p w14:paraId="01A6AA2E" w14:textId="62BA2D61"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383" w:history="1">
        <w:r w:rsidRPr="00B63D33">
          <w:rPr>
            <w:rStyle w:val="Hipervnculo"/>
            <w:noProof/>
          </w:rPr>
          <w:t>Tabla 13 Dominio, SSL y Presencia Digital</w:t>
        </w:r>
        <w:r>
          <w:rPr>
            <w:noProof/>
            <w:webHidden/>
          </w:rPr>
          <w:tab/>
        </w:r>
        <w:r>
          <w:rPr>
            <w:noProof/>
            <w:webHidden/>
          </w:rPr>
          <w:fldChar w:fldCharType="begin"/>
        </w:r>
        <w:r>
          <w:rPr>
            <w:noProof/>
            <w:webHidden/>
          </w:rPr>
          <w:instrText xml:space="preserve"> PAGEREF _Toc227357383 \h </w:instrText>
        </w:r>
        <w:r>
          <w:rPr>
            <w:noProof/>
            <w:webHidden/>
          </w:rPr>
        </w:r>
        <w:r>
          <w:rPr>
            <w:noProof/>
            <w:webHidden/>
          </w:rPr>
          <w:fldChar w:fldCharType="separate"/>
        </w:r>
        <w:r w:rsidR="00B111AF">
          <w:rPr>
            <w:noProof/>
            <w:webHidden/>
          </w:rPr>
          <w:t>66</w:t>
        </w:r>
        <w:r>
          <w:rPr>
            <w:noProof/>
            <w:webHidden/>
          </w:rPr>
          <w:fldChar w:fldCharType="end"/>
        </w:r>
      </w:hyperlink>
    </w:p>
    <w:p w14:paraId="71DB5936" w14:textId="13F7C4F1"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384" w:history="1">
        <w:r w:rsidRPr="00B63D33">
          <w:rPr>
            <w:rStyle w:val="Hipervnculo"/>
            <w:noProof/>
          </w:rPr>
          <w:t>Tabla 14 Herramientas de IA y servicios integrados</w:t>
        </w:r>
        <w:r>
          <w:rPr>
            <w:noProof/>
            <w:webHidden/>
          </w:rPr>
          <w:tab/>
        </w:r>
        <w:r>
          <w:rPr>
            <w:noProof/>
            <w:webHidden/>
          </w:rPr>
          <w:fldChar w:fldCharType="begin"/>
        </w:r>
        <w:r>
          <w:rPr>
            <w:noProof/>
            <w:webHidden/>
          </w:rPr>
          <w:instrText xml:space="preserve"> PAGEREF _Toc227357384 \h </w:instrText>
        </w:r>
        <w:r>
          <w:rPr>
            <w:noProof/>
            <w:webHidden/>
          </w:rPr>
        </w:r>
        <w:r>
          <w:rPr>
            <w:noProof/>
            <w:webHidden/>
          </w:rPr>
          <w:fldChar w:fldCharType="separate"/>
        </w:r>
        <w:r w:rsidR="00B111AF">
          <w:rPr>
            <w:noProof/>
            <w:webHidden/>
          </w:rPr>
          <w:t>66</w:t>
        </w:r>
        <w:r>
          <w:rPr>
            <w:noProof/>
            <w:webHidden/>
          </w:rPr>
          <w:fldChar w:fldCharType="end"/>
        </w:r>
      </w:hyperlink>
    </w:p>
    <w:p w14:paraId="06FA56CC" w14:textId="12C72FCB"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385" w:history="1">
        <w:r w:rsidRPr="00B63D33">
          <w:rPr>
            <w:rStyle w:val="Hipervnculo"/>
            <w:noProof/>
          </w:rPr>
          <w:t>Tabla 15 Costos legales y regulatorios</w:t>
        </w:r>
        <w:r>
          <w:rPr>
            <w:noProof/>
            <w:webHidden/>
          </w:rPr>
          <w:tab/>
        </w:r>
        <w:r>
          <w:rPr>
            <w:noProof/>
            <w:webHidden/>
          </w:rPr>
          <w:fldChar w:fldCharType="begin"/>
        </w:r>
        <w:r>
          <w:rPr>
            <w:noProof/>
            <w:webHidden/>
          </w:rPr>
          <w:instrText xml:space="preserve"> PAGEREF _Toc227357385 \h </w:instrText>
        </w:r>
        <w:r>
          <w:rPr>
            <w:noProof/>
            <w:webHidden/>
          </w:rPr>
        </w:r>
        <w:r>
          <w:rPr>
            <w:noProof/>
            <w:webHidden/>
          </w:rPr>
          <w:fldChar w:fldCharType="separate"/>
        </w:r>
        <w:r w:rsidR="00B111AF">
          <w:rPr>
            <w:noProof/>
            <w:webHidden/>
          </w:rPr>
          <w:t>68</w:t>
        </w:r>
        <w:r>
          <w:rPr>
            <w:noProof/>
            <w:webHidden/>
          </w:rPr>
          <w:fldChar w:fldCharType="end"/>
        </w:r>
      </w:hyperlink>
    </w:p>
    <w:p w14:paraId="4CE07799" w14:textId="3CC6EE02"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386" w:history="1">
        <w:r w:rsidRPr="00B63D33">
          <w:rPr>
            <w:rStyle w:val="Hipervnculo"/>
            <w:noProof/>
          </w:rPr>
          <w:t>Tabla 16 Variables ocultas y riesgos económicos identificados</w:t>
        </w:r>
        <w:r>
          <w:rPr>
            <w:noProof/>
            <w:webHidden/>
          </w:rPr>
          <w:tab/>
        </w:r>
        <w:r>
          <w:rPr>
            <w:noProof/>
            <w:webHidden/>
          </w:rPr>
          <w:fldChar w:fldCharType="begin"/>
        </w:r>
        <w:r>
          <w:rPr>
            <w:noProof/>
            <w:webHidden/>
          </w:rPr>
          <w:instrText xml:space="preserve"> PAGEREF _Toc227357386 \h </w:instrText>
        </w:r>
        <w:r>
          <w:rPr>
            <w:noProof/>
            <w:webHidden/>
          </w:rPr>
        </w:r>
        <w:r>
          <w:rPr>
            <w:noProof/>
            <w:webHidden/>
          </w:rPr>
          <w:fldChar w:fldCharType="separate"/>
        </w:r>
        <w:r w:rsidR="00B111AF">
          <w:rPr>
            <w:noProof/>
            <w:webHidden/>
          </w:rPr>
          <w:t>69</w:t>
        </w:r>
        <w:r>
          <w:rPr>
            <w:noProof/>
            <w:webHidden/>
          </w:rPr>
          <w:fldChar w:fldCharType="end"/>
        </w:r>
      </w:hyperlink>
    </w:p>
    <w:p w14:paraId="5A58F7DB" w14:textId="0C5722A0"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387" w:history="1">
        <w:r w:rsidRPr="00B63D33">
          <w:rPr>
            <w:rStyle w:val="Hipervnculo"/>
            <w:noProof/>
          </w:rPr>
          <w:t>Tabla 17 Resumen consolidado de inversión</w:t>
        </w:r>
        <w:r>
          <w:rPr>
            <w:noProof/>
            <w:webHidden/>
          </w:rPr>
          <w:tab/>
        </w:r>
        <w:r>
          <w:rPr>
            <w:noProof/>
            <w:webHidden/>
          </w:rPr>
          <w:fldChar w:fldCharType="begin"/>
        </w:r>
        <w:r>
          <w:rPr>
            <w:noProof/>
            <w:webHidden/>
          </w:rPr>
          <w:instrText xml:space="preserve"> PAGEREF _Toc227357387 \h </w:instrText>
        </w:r>
        <w:r>
          <w:rPr>
            <w:noProof/>
            <w:webHidden/>
          </w:rPr>
        </w:r>
        <w:r>
          <w:rPr>
            <w:noProof/>
            <w:webHidden/>
          </w:rPr>
          <w:fldChar w:fldCharType="separate"/>
        </w:r>
        <w:r w:rsidR="00B111AF">
          <w:rPr>
            <w:noProof/>
            <w:webHidden/>
          </w:rPr>
          <w:t>73</w:t>
        </w:r>
        <w:r>
          <w:rPr>
            <w:noProof/>
            <w:webHidden/>
          </w:rPr>
          <w:fldChar w:fldCharType="end"/>
        </w:r>
      </w:hyperlink>
    </w:p>
    <w:p w14:paraId="22296D25" w14:textId="4B52347F"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388" w:history="1">
        <w:r w:rsidRPr="00B63D33">
          <w:rPr>
            <w:rStyle w:val="Hipervnculo"/>
            <w:noProof/>
          </w:rPr>
          <w:t>Tabla 18 Gastos Operativos — Fase Startup (Años 1–2)</w:t>
        </w:r>
        <w:r>
          <w:rPr>
            <w:noProof/>
            <w:webHidden/>
          </w:rPr>
          <w:tab/>
        </w:r>
        <w:r>
          <w:rPr>
            <w:noProof/>
            <w:webHidden/>
          </w:rPr>
          <w:fldChar w:fldCharType="begin"/>
        </w:r>
        <w:r>
          <w:rPr>
            <w:noProof/>
            <w:webHidden/>
          </w:rPr>
          <w:instrText xml:space="preserve"> PAGEREF _Toc227357388 \h </w:instrText>
        </w:r>
        <w:r>
          <w:rPr>
            <w:noProof/>
            <w:webHidden/>
          </w:rPr>
        </w:r>
        <w:r>
          <w:rPr>
            <w:noProof/>
            <w:webHidden/>
          </w:rPr>
          <w:fldChar w:fldCharType="separate"/>
        </w:r>
        <w:r w:rsidR="00B111AF">
          <w:rPr>
            <w:noProof/>
            <w:webHidden/>
          </w:rPr>
          <w:t>74</w:t>
        </w:r>
        <w:r>
          <w:rPr>
            <w:noProof/>
            <w:webHidden/>
          </w:rPr>
          <w:fldChar w:fldCharType="end"/>
        </w:r>
      </w:hyperlink>
    </w:p>
    <w:p w14:paraId="2A4CDD17" w14:textId="52524B86"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389" w:history="1">
        <w:r w:rsidRPr="00B63D33">
          <w:rPr>
            <w:rStyle w:val="Hipervnculo"/>
            <w:noProof/>
          </w:rPr>
          <w:t>Tabla 19 Gastos Operativos Mensuales — Fase Scale-up (Año 3 en adelante)</w:t>
        </w:r>
        <w:r>
          <w:rPr>
            <w:noProof/>
            <w:webHidden/>
          </w:rPr>
          <w:tab/>
        </w:r>
        <w:r>
          <w:rPr>
            <w:noProof/>
            <w:webHidden/>
          </w:rPr>
          <w:fldChar w:fldCharType="begin"/>
        </w:r>
        <w:r>
          <w:rPr>
            <w:noProof/>
            <w:webHidden/>
          </w:rPr>
          <w:instrText xml:space="preserve"> PAGEREF _Toc227357389 \h </w:instrText>
        </w:r>
        <w:r>
          <w:rPr>
            <w:noProof/>
            <w:webHidden/>
          </w:rPr>
        </w:r>
        <w:r>
          <w:rPr>
            <w:noProof/>
            <w:webHidden/>
          </w:rPr>
          <w:fldChar w:fldCharType="separate"/>
        </w:r>
        <w:r w:rsidR="00B111AF">
          <w:rPr>
            <w:noProof/>
            <w:webHidden/>
          </w:rPr>
          <w:t>75</w:t>
        </w:r>
        <w:r>
          <w:rPr>
            <w:noProof/>
            <w:webHidden/>
          </w:rPr>
          <w:fldChar w:fldCharType="end"/>
        </w:r>
      </w:hyperlink>
    </w:p>
    <w:p w14:paraId="61CA7B1E" w14:textId="34A03F62"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390" w:history="1">
        <w:r w:rsidRPr="00B63D33">
          <w:rPr>
            <w:rStyle w:val="Hipervnculo"/>
            <w:noProof/>
          </w:rPr>
          <w:t>Tabla 20 Préstamo a Solicitar</w:t>
        </w:r>
        <w:r>
          <w:rPr>
            <w:noProof/>
            <w:webHidden/>
          </w:rPr>
          <w:tab/>
        </w:r>
        <w:r>
          <w:rPr>
            <w:noProof/>
            <w:webHidden/>
          </w:rPr>
          <w:fldChar w:fldCharType="begin"/>
        </w:r>
        <w:r>
          <w:rPr>
            <w:noProof/>
            <w:webHidden/>
          </w:rPr>
          <w:instrText xml:space="preserve"> PAGEREF _Toc227357390 \h </w:instrText>
        </w:r>
        <w:r>
          <w:rPr>
            <w:noProof/>
            <w:webHidden/>
          </w:rPr>
        </w:r>
        <w:r>
          <w:rPr>
            <w:noProof/>
            <w:webHidden/>
          </w:rPr>
          <w:fldChar w:fldCharType="separate"/>
        </w:r>
        <w:r w:rsidR="00B111AF">
          <w:rPr>
            <w:noProof/>
            <w:webHidden/>
          </w:rPr>
          <w:t>76</w:t>
        </w:r>
        <w:r>
          <w:rPr>
            <w:noProof/>
            <w:webHidden/>
          </w:rPr>
          <w:fldChar w:fldCharType="end"/>
        </w:r>
      </w:hyperlink>
    </w:p>
    <w:p w14:paraId="2FE21DD8" w14:textId="2A2B0F59"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391" w:history="1">
        <w:r w:rsidRPr="00B63D33">
          <w:rPr>
            <w:rStyle w:val="Hipervnculo"/>
            <w:noProof/>
          </w:rPr>
          <w:t>Tabla 21 Total a Pagar al Banco</w:t>
        </w:r>
        <w:r>
          <w:rPr>
            <w:noProof/>
            <w:webHidden/>
          </w:rPr>
          <w:tab/>
        </w:r>
        <w:r>
          <w:rPr>
            <w:noProof/>
            <w:webHidden/>
          </w:rPr>
          <w:fldChar w:fldCharType="begin"/>
        </w:r>
        <w:r>
          <w:rPr>
            <w:noProof/>
            <w:webHidden/>
          </w:rPr>
          <w:instrText xml:space="preserve"> PAGEREF _Toc227357391 \h </w:instrText>
        </w:r>
        <w:r>
          <w:rPr>
            <w:noProof/>
            <w:webHidden/>
          </w:rPr>
        </w:r>
        <w:r>
          <w:rPr>
            <w:noProof/>
            <w:webHidden/>
          </w:rPr>
          <w:fldChar w:fldCharType="separate"/>
        </w:r>
        <w:r w:rsidR="00B111AF">
          <w:rPr>
            <w:noProof/>
            <w:webHidden/>
          </w:rPr>
          <w:t>77</w:t>
        </w:r>
        <w:r>
          <w:rPr>
            <w:noProof/>
            <w:webHidden/>
          </w:rPr>
          <w:fldChar w:fldCharType="end"/>
        </w:r>
      </w:hyperlink>
    </w:p>
    <w:p w14:paraId="109FA92F" w14:textId="6A799B9C"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392" w:history="1">
        <w:r w:rsidRPr="00B63D33">
          <w:rPr>
            <w:rStyle w:val="Hipervnculo"/>
            <w:noProof/>
          </w:rPr>
          <w:t>Tabla 22 Amortización Anual del Préstamo</w:t>
        </w:r>
        <w:r>
          <w:rPr>
            <w:noProof/>
            <w:webHidden/>
          </w:rPr>
          <w:tab/>
        </w:r>
        <w:r>
          <w:rPr>
            <w:noProof/>
            <w:webHidden/>
          </w:rPr>
          <w:fldChar w:fldCharType="begin"/>
        </w:r>
        <w:r>
          <w:rPr>
            <w:noProof/>
            <w:webHidden/>
          </w:rPr>
          <w:instrText xml:space="preserve"> PAGEREF _Toc227357392 \h </w:instrText>
        </w:r>
        <w:r>
          <w:rPr>
            <w:noProof/>
            <w:webHidden/>
          </w:rPr>
        </w:r>
        <w:r>
          <w:rPr>
            <w:noProof/>
            <w:webHidden/>
          </w:rPr>
          <w:fldChar w:fldCharType="separate"/>
        </w:r>
        <w:r w:rsidR="00B111AF">
          <w:rPr>
            <w:noProof/>
            <w:webHidden/>
          </w:rPr>
          <w:t>77</w:t>
        </w:r>
        <w:r>
          <w:rPr>
            <w:noProof/>
            <w:webHidden/>
          </w:rPr>
          <w:fldChar w:fldCharType="end"/>
        </w:r>
      </w:hyperlink>
    </w:p>
    <w:p w14:paraId="582A2F03" w14:textId="6158AF86"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393" w:history="1">
        <w:r w:rsidRPr="00B63D33">
          <w:rPr>
            <w:rStyle w:val="Hipervnculo"/>
            <w:noProof/>
          </w:rPr>
          <w:t>Tabla 23 OPEX mensual post-lanzamiento</w:t>
        </w:r>
        <w:r>
          <w:rPr>
            <w:noProof/>
            <w:webHidden/>
          </w:rPr>
          <w:tab/>
        </w:r>
        <w:r>
          <w:rPr>
            <w:noProof/>
            <w:webHidden/>
          </w:rPr>
          <w:fldChar w:fldCharType="begin"/>
        </w:r>
        <w:r>
          <w:rPr>
            <w:noProof/>
            <w:webHidden/>
          </w:rPr>
          <w:instrText xml:space="preserve"> PAGEREF _Toc227357393 \h </w:instrText>
        </w:r>
        <w:r>
          <w:rPr>
            <w:noProof/>
            <w:webHidden/>
          </w:rPr>
        </w:r>
        <w:r>
          <w:rPr>
            <w:noProof/>
            <w:webHidden/>
          </w:rPr>
          <w:fldChar w:fldCharType="separate"/>
        </w:r>
        <w:r w:rsidR="00B111AF">
          <w:rPr>
            <w:noProof/>
            <w:webHidden/>
          </w:rPr>
          <w:t>78</w:t>
        </w:r>
        <w:r>
          <w:rPr>
            <w:noProof/>
            <w:webHidden/>
          </w:rPr>
          <w:fldChar w:fldCharType="end"/>
        </w:r>
      </w:hyperlink>
    </w:p>
    <w:p w14:paraId="655A761B" w14:textId="531CF308"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394" w:history="1">
        <w:r w:rsidRPr="00B63D33">
          <w:rPr>
            <w:rStyle w:val="Hipervnculo"/>
            <w:noProof/>
          </w:rPr>
          <w:t>Tabla 24 Proyección Financiera</w:t>
        </w:r>
        <w:r>
          <w:rPr>
            <w:noProof/>
            <w:webHidden/>
          </w:rPr>
          <w:tab/>
        </w:r>
        <w:r>
          <w:rPr>
            <w:noProof/>
            <w:webHidden/>
          </w:rPr>
          <w:fldChar w:fldCharType="begin"/>
        </w:r>
        <w:r>
          <w:rPr>
            <w:noProof/>
            <w:webHidden/>
          </w:rPr>
          <w:instrText xml:space="preserve"> PAGEREF _Toc227357394 \h </w:instrText>
        </w:r>
        <w:r>
          <w:rPr>
            <w:noProof/>
            <w:webHidden/>
          </w:rPr>
        </w:r>
        <w:r>
          <w:rPr>
            <w:noProof/>
            <w:webHidden/>
          </w:rPr>
          <w:fldChar w:fldCharType="separate"/>
        </w:r>
        <w:r w:rsidR="00B111AF">
          <w:rPr>
            <w:noProof/>
            <w:webHidden/>
          </w:rPr>
          <w:t>78</w:t>
        </w:r>
        <w:r>
          <w:rPr>
            <w:noProof/>
            <w:webHidden/>
          </w:rPr>
          <w:fldChar w:fldCharType="end"/>
        </w:r>
      </w:hyperlink>
    </w:p>
    <w:p w14:paraId="5A71D8DA" w14:textId="718CCACF"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395" w:history="1">
        <w:r w:rsidRPr="00B63D33">
          <w:rPr>
            <w:rStyle w:val="Hipervnculo"/>
            <w:noProof/>
          </w:rPr>
          <w:t>Tabla 25 Relación Beneficio/Costo por Año</w:t>
        </w:r>
        <w:r>
          <w:rPr>
            <w:noProof/>
            <w:webHidden/>
          </w:rPr>
          <w:tab/>
        </w:r>
        <w:r>
          <w:rPr>
            <w:noProof/>
            <w:webHidden/>
          </w:rPr>
          <w:fldChar w:fldCharType="begin"/>
        </w:r>
        <w:r>
          <w:rPr>
            <w:noProof/>
            <w:webHidden/>
          </w:rPr>
          <w:instrText xml:space="preserve"> PAGEREF _Toc227357395 \h </w:instrText>
        </w:r>
        <w:r>
          <w:rPr>
            <w:noProof/>
            <w:webHidden/>
          </w:rPr>
        </w:r>
        <w:r>
          <w:rPr>
            <w:noProof/>
            <w:webHidden/>
          </w:rPr>
          <w:fldChar w:fldCharType="separate"/>
        </w:r>
        <w:r w:rsidR="00B111AF">
          <w:rPr>
            <w:noProof/>
            <w:webHidden/>
          </w:rPr>
          <w:t>79</w:t>
        </w:r>
        <w:r>
          <w:rPr>
            <w:noProof/>
            <w:webHidden/>
          </w:rPr>
          <w:fldChar w:fldCharType="end"/>
        </w:r>
      </w:hyperlink>
    </w:p>
    <w:p w14:paraId="5C990460" w14:textId="4F03A8EE"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396" w:history="1">
        <w:r w:rsidRPr="00B63D33">
          <w:rPr>
            <w:rStyle w:val="Hipervnculo"/>
            <w:noProof/>
          </w:rPr>
          <w:t>Tabla 26 Indicadores Financieros Clave</w:t>
        </w:r>
        <w:r>
          <w:rPr>
            <w:noProof/>
            <w:webHidden/>
          </w:rPr>
          <w:tab/>
        </w:r>
        <w:r>
          <w:rPr>
            <w:noProof/>
            <w:webHidden/>
          </w:rPr>
          <w:fldChar w:fldCharType="begin"/>
        </w:r>
        <w:r>
          <w:rPr>
            <w:noProof/>
            <w:webHidden/>
          </w:rPr>
          <w:instrText xml:space="preserve"> PAGEREF _Toc227357396 \h </w:instrText>
        </w:r>
        <w:r>
          <w:rPr>
            <w:noProof/>
            <w:webHidden/>
          </w:rPr>
        </w:r>
        <w:r>
          <w:rPr>
            <w:noProof/>
            <w:webHidden/>
          </w:rPr>
          <w:fldChar w:fldCharType="separate"/>
        </w:r>
        <w:r w:rsidR="00B111AF">
          <w:rPr>
            <w:noProof/>
            <w:webHidden/>
          </w:rPr>
          <w:t>80</w:t>
        </w:r>
        <w:r>
          <w:rPr>
            <w:noProof/>
            <w:webHidden/>
          </w:rPr>
          <w:fldChar w:fldCharType="end"/>
        </w:r>
      </w:hyperlink>
    </w:p>
    <w:p w14:paraId="7549C744" w14:textId="43E3DB65"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397" w:history="1">
        <w:r w:rsidRPr="00B63D33">
          <w:rPr>
            <w:rStyle w:val="Hipervnculo"/>
            <w:noProof/>
          </w:rPr>
          <w:t>Tabla 27 Comparativo operativo: RI Digital vs. VeriFinca</w:t>
        </w:r>
        <w:r>
          <w:rPr>
            <w:noProof/>
            <w:webHidden/>
          </w:rPr>
          <w:tab/>
        </w:r>
        <w:r>
          <w:rPr>
            <w:noProof/>
            <w:webHidden/>
          </w:rPr>
          <w:fldChar w:fldCharType="begin"/>
        </w:r>
        <w:r>
          <w:rPr>
            <w:noProof/>
            <w:webHidden/>
          </w:rPr>
          <w:instrText xml:space="preserve"> PAGEREF _Toc227357397 \h </w:instrText>
        </w:r>
        <w:r>
          <w:rPr>
            <w:noProof/>
            <w:webHidden/>
          </w:rPr>
        </w:r>
        <w:r>
          <w:rPr>
            <w:noProof/>
            <w:webHidden/>
          </w:rPr>
          <w:fldChar w:fldCharType="separate"/>
        </w:r>
        <w:r w:rsidR="00B111AF">
          <w:rPr>
            <w:noProof/>
            <w:webHidden/>
          </w:rPr>
          <w:t>82</w:t>
        </w:r>
        <w:r>
          <w:rPr>
            <w:noProof/>
            <w:webHidden/>
          </w:rPr>
          <w:fldChar w:fldCharType="end"/>
        </w:r>
      </w:hyperlink>
    </w:p>
    <w:p w14:paraId="2A6E673A" w14:textId="07E20B3A"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398" w:history="1">
        <w:r w:rsidRPr="00B63D33">
          <w:rPr>
            <w:rStyle w:val="Hipervnculo"/>
            <w:noProof/>
          </w:rPr>
          <w:t>Tabla 28 Panorama de plataformas del mercado inmobiliario dominicano</w:t>
        </w:r>
        <w:r>
          <w:rPr>
            <w:noProof/>
            <w:webHidden/>
          </w:rPr>
          <w:tab/>
        </w:r>
        <w:r>
          <w:rPr>
            <w:noProof/>
            <w:webHidden/>
          </w:rPr>
          <w:fldChar w:fldCharType="begin"/>
        </w:r>
        <w:r>
          <w:rPr>
            <w:noProof/>
            <w:webHidden/>
          </w:rPr>
          <w:instrText xml:space="preserve"> PAGEREF _Toc227357398 \h </w:instrText>
        </w:r>
        <w:r>
          <w:rPr>
            <w:noProof/>
            <w:webHidden/>
          </w:rPr>
        </w:r>
        <w:r>
          <w:rPr>
            <w:noProof/>
            <w:webHidden/>
          </w:rPr>
          <w:fldChar w:fldCharType="separate"/>
        </w:r>
        <w:r w:rsidR="00B111AF">
          <w:rPr>
            <w:noProof/>
            <w:webHidden/>
          </w:rPr>
          <w:t>83</w:t>
        </w:r>
        <w:r>
          <w:rPr>
            <w:noProof/>
            <w:webHidden/>
          </w:rPr>
          <w:fldChar w:fldCharType="end"/>
        </w:r>
      </w:hyperlink>
    </w:p>
    <w:p w14:paraId="687AE8B8" w14:textId="680AD000"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399" w:history="1">
        <w:r w:rsidRPr="00B63D33">
          <w:rPr>
            <w:rStyle w:val="Hipervnculo"/>
            <w:noProof/>
          </w:rPr>
          <w:t>Tabla 29 Requisitos tecnológicos del cliente para implementar VeriFinca</w:t>
        </w:r>
        <w:r>
          <w:rPr>
            <w:noProof/>
            <w:webHidden/>
          </w:rPr>
          <w:tab/>
        </w:r>
        <w:r>
          <w:rPr>
            <w:noProof/>
            <w:webHidden/>
          </w:rPr>
          <w:fldChar w:fldCharType="begin"/>
        </w:r>
        <w:r>
          <w:rPr>
            <w:noProof/>
            <w:webHidden/>
          </w:rPr>
          <w:instrText xml:space="preserve"> PAGEREF _Toc227357399 \h </w:instrText>
        </w:r>
        <w:r>
          <w:rPr>
            <w:noProof/>
            <w:webHidden/>
          </w:rPr>
        </w:r>
        <w:r>
          <w:rPr>
            <w:noProof/>
            <w:webHidden/>
          </w:rPr>
          <w:fldChar w:fldCharType="separate"/>
        </w:r>
        <w:r w:rsidR="00B111AF">
          <w:rPr>
            <w:noProof/>
            <w:webHidden/>
          </w:rPr>
          <w:t>84</w:t>
        </w:r>
        <w:r>
          <w:rPr>
            <w:noProof/>
            <w:webHidden/>
          </w:rPr>
          <w:fldChar w:fldCharType="end"/>
        </w:r>
      </w:hyperlink>
    </w:p>
    <w:p w14:paraId="4E3ED414" w14:textId="3784DBF4"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400" w:history="1">
        <w:r w:rsidRPr="00B63D33">
          <w:rPr>
            <w:rStyle w:val="Hipervnculo"/>
            <w:noProof/>
          </w:rPr>
          <w:t>Tabla 30 Contraste operativo desde la perspectiva del cliente</w:t>
        </w:r>
        <w:r>
          <w:rPr>
            <w:noProof/>
            <w:webHidden/>
          </w:rPr>
          <w:tab/>
        </w:r>
        <w:r>
          <w:rPr>
            <w:noProof/>
            <w:webHidden/>
          </w:rPr>
          <w:fldChar w:fldCharType="begin"/>
        </w:r>
        <w:r>
          <w:rPr>
            <w:noProof/>
            <w:webHidden/>
          </w:rPr>
          <w:instrText xml:space="preserve"> PAGEREF _Toc227357400 \h </w:instrText>
        </w:r>
        <w:r>
          <w:rPr>
            <w:noProof/>
            <w:webHidden/>
          </w:rPr>
        </w:r>
        <w:r>
          <w:rPr>
            <w:noProof/>
            <w:webHidden/>
          </w:rPr>
          <w:fldChar w:fldCharType="separate"/>
        </w:r>
        <w:r w:rsidR="00B111AF">
          <w:rPr>
            <w:noProof/>
            <w:webHidden/>
          </w:rPr>
          <w:t>86</w:t>
        </w:r>
        <w:r>
          <w:rPr>
            <w:noProof/>
            <w:webHidden/>
          </w:rPr>
          <w:fldChar w:fldCharType="end"/>
        </w:r>
      </w:hyperlink>
    </w:p>
    <w:p w14:paraId="5B5AD90F" w14:textId="627D7B7D"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401" w:history="1">
        <w:r w:rsidRPr="00B63D33">
          <w:rPr>
            <w:rStyle w:val="Hipervnculo"/>
            <w:noProof/>
          </w:rPr>
          <w:t>Tabla 31 Tiempo de entrenamiento estimado por perfil de usuario</w:t>
        </w:r>
        <w:r>
          <w:rPr>
            <w:noProof/>
            <w:webHidden/>
          </w:rPr>
          <w:tab/>
        </w:r>
        <w:r>
          <w:rPr>
            <w:noProof/>
            <w:webHidden/>
          </w:rPr>
          <w:fldChar w:fldCharType="begin"/>
        </w:r>
        <w:r>
          <w:rPr>
            <w:noProof/>
            <w:webHidden/>
          </w:rPr>
          <w:instrText xml:space="preserve"> PAGEREF _Toc227357401 \h </w:instrText>
        </w:r>
        <w:r>
          <w:rPr>
            <w:noProof/>
            <w:webHidden/>
          </w:rPr>
        </w:r>
        <w:r>
          <w:rPr>
            <w:noProof/>
            <w:webHidden/>
          </w:rPr>
          <w:fldChar w:fldCharType="separate"/>
        </w:r>
        <w:r w:rsidR="00B111AF">
          <w:rPr>
            <w:noProof/>
            <w:webHidden/>
          </w:rPr>
          <w:t>87</w:t>
        </w:r>
        <w:r>
          <w:rPr>
            <w:noProof/>
            <w:webHidden/>
          </w:rPr>
          <w:fldChar w:fldCharType="end"/>
        </w:r>
      </w:hyperlink>
    </w:p>
    <w:p w14:paraId="4745ED77" w14:textId="64D987B6"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402" w:history="1">
        <w:r w:rsidRPr="00B63D33">
          <w:rPr>
            <w:rStyle w:val="Hipervnculo"/>
            <w:noProof/>
          </w:rPr>
          <w:t>Tabla 32 Objetivos Contra Requisitos</w:t>
        </w:r>
        <w:r>
          <w:rPr>
            <w:noProof/>
            <w:webHidden/>
          </w:rPr>
          <w:tab/>
        </w:r>
        <w:r>
          <w:rPr>
            <w:noProof/>
            <w:webHidden/>
          </w:rPr>
          <w:fldChar w:fldCharType="begin"/>
        </w:r>
        <w:r>
          <w:rPr>
            <w:noProof/>
            <w:webHidden/>
          </w:rPr>
          <w:instrText xml:space="preserve"> PAGEREF _Toc227357402 \h </w:instrText>
        </w:r>
        <w:r>
          <w:rPr>
            <w:noProof/>
            <w:webHidden/>
          </w:rPr>
        </w:r>
        <w:r>
          <w:rPr>
            <w:noProof/>
            <w:webHidden/>
          </w:rPr>
          <w:fldChar w:fldCharType="separate"/>
        </w:r>
        <w:r w:rsidR="00B111AF">
          <w:rPr>
            <w:noProof/>
            <w:webHidden/>
          </w:rPr>
          <w:t>92</w:t>
        </w:r>
        <w:r>
          <w:rPr>
            <w:noProof/>
            <w:webHidden/>
          </w:rPr>
          <w:fldChar w:fldCharType="end"/>
        </w:r>
      </w:hyperlink>
    </w:p>
    <w:p w14:paraId="60B3BFFA" w14:textId="6FF7091B"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403" w:history="1">
        <w:r w:rsidRPr="00B63D33">
          <w:rPr>
            <w:rStyle w:val="Hipervnculo"/>
            <w:noProof/>
          </w:rPr>
          <w:t>Tabla 33 Estructura de Capas Aplicada a VeriFinca</w:t>
        </w:r>
        <w:r>
          <w:rPr>
            <w:noProof/>
            <w:webHidden/>
          </w:rPr>
          <w:tab/>
        </w:r>
        <w:r>
          <w:rPr>
            <w:noProof/>
            <w:webHidden/>
          </w:rPr>
          <w:fldChar w:fldCharType="begin"/>
        </w:r>
        <w:r>
          <w:rPr>
            <w:noProof/>
            <w:webHidden/>
          </w:rPr>
          <w:instrText xml:space="preserve"> PAGEREF _Toc227357403 \h </w:instrText>
        </w:r>
        <w:r>
          <w:rPr>
            <w:noProof/>
            <w:webHidden/>
          </w:rPr>
        </w:r>
        <w:r>
          <w:rPr>
            <w:noProof/>
            <w:webHidden/>
          </w:rPr>
          <w:fldChar w:fldCharType="separate"/>
        </w:r>
        <w:r w:rsidR="00B111AF">
          <w:rPr>
            <w:noProof/>
            <w:webHidden/>
          </w:rPr>
          <w:t>102</w:t>
        </w:r>
        <w:r>
          <w:rPr>
            <w:noProof/>
            <w:webHidden/>
          </w:rPr>
          <w:fldChar w:fldCharType="end"/>
        </w:r>
      </w:hyperlink>
    </w:p>
    <w:p w14:paraId="6AD8BA2D" w14:textId="75D8FD7E"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404" w:history="1">
        <w:r w:rsidRPr="00B63D33">
          <w:rPr>
            <w:rStyle w:val="Hipervnculo"/>
            <w:noProof/>
          </w:rPr>
          <w:t>Tabla 34 Módulos Funcionales de la Capa de Lógica de Negocio</w:t>
        </w:r>
        <w:r>
          <w:rPr>
            <w:noProof/>
            <w:webHidden/>
          </w:rPr>
          <w:tab/>
        </w:r>
        <w:r>
          <w:rPr>
            <w:noProof/>
            <w:webHidden/>
          </w:rPr>
          <w:fldChar w:fldCharType="begin"/>
        </w:r>
        <w:r>
          <w:rPr>
            <w:noProof/>
            <w:webHidden/>
          </w:rPr>
          <w:instrText xml:space="preserve"> PAGEREF _Toc227357404 \h </w:instrText>
        </w:r>
        <w:r>
          <w:rPr>
            <w:noProof/>
            <w:webHidden/>
          </w:rPr>
        </w:r>
        <w:r>
          <w:rPr>
            <w:noProof/>
            <w:webHidden/>
          </w:rPr>
          <w:fldChar w:fldCharType="separate"/>
        </w:r>
        <w:r w:rsidR="00B111AF">
          <w:rPr>
            <w:noProof/>
            <w:webHidden/>
          </w:rPr>
          <w:t>104</w:t>
        </w:r>
        <w:r>
          <w:rPr>
            <w:noProof/>
            <w:webHidden/>
          </w:rPr>
          <w:fldChar w:fldCharType="end"/>
        </w:r>
      </w:hyperlink>
    </w:p>
    <w:p w14:paraId="176B40D1" w14:textId="2BC5480E"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405" w:history="1">
        <w:r w:rsidRPr="00B63D33">
          <w:rPr>
            <w:rStyle w:val="Hipervnculo"/>
            <w:noProof/>
          </w:rPr>
          <w:t>Tabla 35 Procedimientos Almacenados</w:t>
        </w:r>
        <w:r>
          <w:rPr>
            <w:noProof/>
            <w:webHidden/>
          </w:rPr>
          <w:tab/>
        </w:r>
        <w:r>
          <w:rPr>
            <w:noProof/>
            <w:webHidden/>
          </w:rPr>
          <w:fldChar w:fldCharType="begin"/>
        </w:r>
        <w:r>
          <w:rPr>
            <w:noProof/>
            <w:webHidden/>
          </w:rPr>
          <w:instrText xml:space="preserve"> PAGEREF _Toc227357405 \h </w:instrText>
        </w:r>
        <w:r>
          <w:rPr>
            <w:noProof/>
            <w:webHidden/>
          </w:rPr>
        </w:r>
        <w:r>
          <w:rPr>
            <w:noProof/>
            <w:webHidden/>
          </w:rPr>
          <w:fldChar w:fldCharType="separate"/>
        </w:r>
        <w:r w:rsidR="00B111AF">
          <w:rPr>
            <w:noProof/>
            <w:webHidden/>
          </w:rPr>
          <w:t>114</w:t>
        </w:r>
        <w:r>
          <w:rPr>
            <w:noProof/>
            <w:webHidden/>
          </w:rPr>
          <w:fldChar w:fldCharType="end"/>
        </w:r>
      </w:hyperlink>
    </w:p>
    <w:p w14:paraId="08A25E22" w14:textId="61A67E24"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406" w:history="1">
        <w:r w:rsidRPr="00B63D33">
          <w:rPr>
            <w:rStyle w:val="Hipervnculo"/>
            <w:noProof/>
          </w:rPr>
          <w:t>Tabla 36 Disparadores</w:t>
        </w:r>
        <w:r>
          <w:rPr>
            <w:noProof/>
            <w:webHidden/>
          </w:rPr>
          <w:tab/>
        </w:r>
        <w:r>
          <w:rPr>
            <w:noProof/>
            <w:webHidden/>
          </w:rPr>
          <w:fldChar w:fldCharType="begin"/>
        </w:r>
        <w:r>
          <w:rPr>
            <w:noProof/>
            <w:webHidden/>
          </w:rPr>
          <w:instrText xml:space="preserve"> PAGEREF _Toc227357406 \h </w:instrText>
        </w:r>
        <w:r>
          <w:rPr>
            <w:noProof/>
            <w:webHidden/>
          </w:rPr>
        </w:r>
        <w:r>
          <w:rPr>
            <w:noProof/>
            <w:webHidden/>
          </w:rPr>
          <w:fldChar w:fldCharType="separate"/>
        </w:r>
        <w:r w:rsidR="00B111AF">
          <w:rPr>
            <w:noProof/>
            <w:webHidden/>
          </w:rPr>
          <w:t>114</w:t>
        </w:r>
        <w:r>
          <w:rPr>
            <w:noProof/>
            <w:webHidden/>
          </w:rPr>
          <w:fldChar w:fldCharType="end"/>
        </w:r>
      </w:hyperlink>
    </w:p>
    <w:p w14:paraId="5801E769" w14:textId="420DB727" w:rsidR="005C2244" w:rsidRDefault="005C2244">
      <w:pPr>
        <w:pStyle w:val="Tabladeilustraciones"/>
        <w:tabs>
          <w:tab w:val="right" w:leader="dot" w:pos="9350"/>
        </w:tabs>
        <w:rPr>
          <w:rFonts w:asciiTheme="minorHAnsi" w:hAnsiTheme="minorHAnsi"/>
          <w:noProof/>
          <w:color w:val="auto"/>
          <w:kern w:val="2"/>
          <w:sz w:val="24"/>
          <w:szCs w:val="24"/>
          <w:lang w:val="en-US" w:eastAsia="en-US"/>
          <w14:ligatures w14:val="standardContextual"/>
        </w:rPr>
      </w:pPr>
      <w:hyperlink w:anchor="_Toc227357407" w:history="1">
        <w:r w:rsidRPr="00B63D33">
          <w:rPr>
            <w:rStyle w:val="Hipervnculo"/>
            <w:noProof/>
          </w:rPr>
          <w:t>Tabla 37 Base de Datos: VeriFinca</w:t>
        </w:r>
        <w:r>
          <w:rPr>
            <w:noProof/>
            <w:webHidden/>
          </w:rPr>
          <w:tab/>
        </w:r>
        <w:r>
          <w:rPr>
            <w:noProof/>
            <w:webHidden/>
          </w:rPr>
          <w:fldChar w:fldCharType="begin"/>
        </w:r>
        <w:r>
          <w:rPr>
            <w:noProof/>
            <w:webHidden/>
          </w:rPr>
          <w:instrText xml:space="preserve"> PAGEREF _Toc227357407 \h </w:instrText>
        </w:r>
        <w:r>
          <w:rPr>
            <w:noProof/>
            <w:webHidden/>
          </w:rPr>
        </w:r>
        <w:r>
          <w:rPr>
            <w:noProof/>
            <w:webHidden/>
          </w:rPr>
          <w:fldChar w:fldCharType="separate"/>
        </w:r>
        <w:r w:rsidR="00B111AF">
          <w:rPr>
            <w:noProof/>
            <w:webHidden/>
          </w:rPr>
          <w:t>116</w:t>
        </w:r>
        <w:r>
          <w:rPr>
            <w:noProof/>
            <w:webHidden/>
          </w:rPr>
          <w:fldChar w:fldCharType="end"/>
        </w:r>
      </w:hyperlink>
    </w:p>
    <w:p w14:paraId="7F470560" w14:textId="5C1795AA" w:rsidR="00A755C4" w:rsidRPr="00413F1C" w:rsidRDefault="00A755C4" w:rsidP="00413F1C">
      <w:r w:rsidRPr="00B531F2">
        <w:fldChar w:fldCharType="end"/>
      </w:r>
    </w:p>
    <w:p w14:paraId="19C98B22" w14:textId="77777777" w:rsidR="005C2244" w:rsidRDefault="005C2244">
      <w:pPr>
        <w:spacing w:before="120" w:after="200" w:line="264" w:lineRule="auto"/>
        <w:ind w:firstLine="0"/>
        <w:jc w:val="left"/>
        <w:rPr>
          <w:rFonts w:eastAsia="Times New Roman" w:cs="Arial"/>
          <w:b/>
          <w:bCs/>
          <w:color w:val="000000" w:themeColor="accent3"/>
          <w:spacing w:val="-2"/>
          <w:sz w:val="32"/>
          <w:szCs w:val="48"/>
        </w:rPr>
      </w:pPr>
      <w:bookmarkStart w:id="3" w:name="_Toc227357263"/>
      <w:r>
        <w:br w:type="page"/>
      </w:r>
    </w:p>
    <w:p w14:paraId="62A6229E" w14:textId="77777777" w:rsidR="00A755C4" w:rsidRPr="00B531F2" w:rsidRDefault="00A755C4" w:rsidP="00AC2130">
      <w:pPr>
        <w:pStyle w:val="Ttulo1"/>
      </w:pPr>
      <w:r w:rsidRPr="00B531F2">
        <w:lastRenderedPageBreak/>
        <w:t>Control de Versiones</w:t>
      </w:r>
      <w:bookmarkEnd w:id="3"/>
    </w:p>
    <w:tbl>
      <w:tblPr>
        <w:tblW w:w="0" w:type="auto"/>
        <w:tblLayout w:type="fixed"/>
        <w:tblCellMar>
          <w:left w:w="144" w:type="dxa"/>
          <w:right w:w="144" w:type="dxa"/>
        </w:tblCellMar>
        <w:tblLook w:val="0420" w:firstRow="1" w:lastRow="0" w:firstColumn="0" w:lastColumn="0" w:noHBand="0" w:noVBand="1"/>
      </w:tblPr>
      <w:tblGrid>
        <w:gridCol w:w="1340"/>
        <w:gridCol w:w="990"/>
        <w:gridCol w:w="5123"/>
        <w:gridCol w:w="1887"/>
      </w:tblGrid>
      <w:tr w:rsidR="00A755C4" w:rsidRPr="00B531F2" w14:paraId="613FA50E" w14:textId="77777777" w:rsidTr="00096CF2">
        <w:trPr>
          <w:trHeight w:val="576"/>
        </w:trPr>
        <w:tc>
          <w:tcPr>
            <w:tcW w:w="1340" w:type="dxa"/>
            <w:tcBorders>
              <w:top w:val="single" w:sz="8" w:space="0" w:color="auto"/>
              <w:left w:val="single" w:sz="8" w:space="0" w:color="auto"/>
              <w:bottom w:val="single" w:sz="8" w:space="0" w:color="auto"/>
              <w:right w:val="single" w:sz="8" w:space="0" w:color="auto"/>
            </w:tcBorders>
            <w:shd w:val="clear" w:color="auto" w:fill="4C94D8" w:themeFill="accent6" w:themeFillTint="80"/>
            <w:tcMar>
              <w:top w:w="15" w:type="dxa"/>
              <w:left w:w="15" w:type="dxa"/>
              <w:bottom w:w="15" w:type="dxa"/>
              <w:right w:w="15" w:type="dxa"/>
            </w:tcMar>
            <w:vAlign w:val="center"/>
          </w:tcPr>
          <w:p w14:paraId="1A8AF339" w14:textId="77777777" w:rsidR="00A755C4" w:rsidRPr="00640AF5" w:rsidRDefault="00A755C4" w:rsidP="00096CF2">
            <w:pPr>
              <w:spacing w:before="120" w:after="0"/>
              <w:ind w:firstLine="0"/>
              <w:jc w:val="center"/>
              <w:rPr>
                <w:rFonts w:eastAsia="Times New Roman" w:cs="Times New Roman"/>
                <w:b/>
                <w:color w:val="000000" w:themeColor="accent3"/>
                <w:sz w:val="20"/>
              </w:rPr>
            </w:pPr>
            <w:r w:rsidRPr="00640AF5">
              <w:rPr>
                <w:rFonts w:eastAsia="Times New Roman" w:cs="Times New Roman"/>
                <w:b/>
                <w:color w:val="000000" w:themeColor="accent3"/>
                <w:sz w:val="20"/>
              </w:rPr>
              <w:t>Fecha</w:t>
            </w:r>
          </w:p>
        </w:tc>
        <w:tc>
          <w:tcPr>
            <w:tcW w:w="990" w:type="dxa"/>
            <w:tcBorders>
              <w:top w:val="single" w:sz="8" w:space="0" w:color="auto"/>
              <w:left w:val="single" w:sz="8" w:space="0" w:color="auto"/>
              <w:bottom w:val="single" w:sz="8" w:space="0" w:color="auto"/>
              <w:right w:val="single" w:sz="8" w:space="0" w:color="auto"/>
            </w:tcBorders>
            <w:shd w:val="clear" w:color="auto" w:fill="4C94D8" w:themeFill="accent6" w:themeFillTint="80"/>
            <w:tcMar>
              <w:top w:w="15" w:type="dxa"/>
              <w:left w:w="15" w:type="dxa"/>
              <w:bottom w:w="15" w:type="dxa"/>
              <w:right w:w="15" w:type="dxa"/>
            </w:tcMar>
            <w:vAlign w:val="center"/>
          </w:tcPr>
          <w:p w14:paraId="5FA193CB" w14:textId="77777777" w:rsidR="00A755C4" w:rsidRPr="00640AF5" w:rsidRDefault="00A755C4" w:rsidP="00096CF2">
            <w:pPr>
              <w:spacing w:before="120" w:after="0"/>
              <w:ind w:firstLine="0"/>
              <w:jc w:val="center"/>
              <w:rPr>
                <w:rFonts w:eastAsia="Times New Roman" w:cs="Times New Roman"/>
                <w:b/>
                <w:color w:val="000000" w:themeColor="accent3"/>
                <w:sz w:val="20"/>
              </w:rPr>
            </w:pPr>
            <w:r w:rsidRPr="00640AF5">
              <w:rPr>
                <w:rFonts w:eastAsia="Times New Roman" w:cs="Times New Roman"/>
                <w:b/>
                <w:color w:val="000000" w:themeColor="accent3"/>
                <w:sz w:val="20"/>
              </w:rPr>
              <w:t>No. Versión</w:t>
            </w:r>
          </w:p>
        </w:tc>
        <w:tc>
          <w:tcPr>
            <w:tcW w:w="5123" w:type="dxa"/>
            <w:tcBorders>
              <w:top w:val="single" w:sz="8" w:space="0" w:color="auto"/>
              <w:left w:val="single" w:sz="8" w:space="0" w:color="auto"/>
              <w:bottom w:val="single" w:sz="8" w:space="0" w:color="auto"/>
              <w:right w:val="single" w:sz="8" w:space="0" w:color="auto"/>
            </w:tcBorders>
            <w:shd w:val="clear" w:color="auto" w:fill="4C94D8" w:themeFill="accent6" w:themeFillTint="80"/>
            <w:tcMar>
              <w:top w:w="15" w:type="dxa"/>
              <w:left w:w="15" w:type="dxa"/>
              <w:bottom w:w="15" w:type="dxa"/>
              <w:right w:w="15" w:type="dxa"/>
            </w:tcMar>
            <w:vAlign w:val="center"/>
          </w:tcPr>
          <w:p w14:paraId="54AFB487" w14:textId="77777777" w:rsidR="00A755C4" w:rsidRPr="00640AF5" w:rsidRDefault="00A755C4" w:rsidP="00096CF2">
            <w:pPr>
              <w:spacing w:before="120" w:after="0"/>
              <w:ind w:firstLine="0"/>
              <w:jc w:val="center"/>
              <w:rPr>
                <w:rFonts w:eastAsia="Times New Roman" w:cs="Times New Roman"/>
                <w:b/>
                <w:color w:val="000000" w:themeColor="accent3"/>
                <w:sz w:val="20"/>
              </w:rPr>
            </w:pPr>
            <w:r w:rsidRPr="00640AF5">
              <w:rPr>
                <w:rFonts w:eastAsia="Times New Roman" w:cs="Times New Roman"/>
                <w:b/>
                <w:color w:val="000000" w:themeColor="accent3"/>
                <w:sz w:val="20"/>
              </w:rPr>
              <w:t>Descripción</w:t>
            </w:r>
          </w:p>
        </w:tc>
        <w:tc>
          <w:tcPr>
            <w:tcW w:w="1887" w:type="dxa"/>
            <w:tcBorders>
              <w:top w:val="single" w:sz="8" w:space="0" w:color="auto"/>
              <w:left w:val="single" w:sz="8" w:space="0" w:color="auto"/>
              <w:bottom w:val="single" w:sz="8" w:space="0" w:color="auto"/>
              <w:right w:val="single" w:sz="8" w:space="0" w:color="auto"/>
            </w:tcBorders>
            <w:shd w:val="clear" w:color="auto" w:fill="4C94D8" w:themeFill="accent6" w:themeFillTint="80"/>
            <w:tcMar>
              <w:top w:w="15" w:type="dxa"/>
              <w:left w:w="15" w:type="dxa"/>
              <w:bottom w:w="15" w:type="dxa"/>
              <w:right w:w="15" w:type="dxa"/>
            </w:tcMar>
            <w:vAlign w:val="center"/>
          </w:tcPr>
          <w:p w14:paraId="73AD7A74" w14:textId="77777777" w:rsidR="00A755C4" w:rsidRPr="00640AF5" w:rsidRDefault="00A755C4" w:rsidP="00096CF2">
            <w:pPr>
              <w:spacing w:before="120" w:after="0"/>
              <w:ind w:firstLine="0"/>
              <w:jc w:val="center"/>
              <w:rPr>
                <w:rFonts w:eastAsia="Times New Roman" w:cs="Times New Roman"/>
                <w:b/>
                <w:color w:val="000000" w:themeColor="accent3"/>
                <w:sz w:val="20"/>
              </w:rPr>
            </w:pPr>
            <w:r w:rsidRPr="00640AF5">
              <w:rPr>
                <w:rFonts w:eastAsia="Times New Roman" w:cs="Times New Roman"/>
                <w:b/>
                <w:color w:val="000000" w:themeColor="accent3"/>
                <w:sz w:val="20"/>
              </w:rPr>
              <w:t>Responsable</w:t>
            </w:r>
          </w:p>
        </w:tc>
      </w:tr>
      <w:tr w:rsidR="009D5A98" w:rsidRPr="00B531F2" w14:paraId="6EBA10ED" w14:textId="77777777" w:rsidTr="00096CF2">
        <w:trPr>
          <w:trHeight w:val="576"/>
        </w:trPr>
        <w:tc>
          <w:tcPr>
            <w:tcW w:w="13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1AC0019" w14:textId="77777777" w:rsidR="009D5A98" w:rsidRPr="00640AF5" w:rsidRDefault="009D5A98" w:rsidP="00096CF2">
            <w:pPr>
              <w:spacing w:before="120" w:after="0"/>
              <w:ind w:firstLine="0"/>
              <w:jc w:val="center"/>
              <w:rPr>
                <w:rFonts w:eastAsia="Times New Roman" w:cs="Times New Roman"/>
                <w:color w:val="000000" w:themeColor="accent3"/>
                <w:sz w:val="20"/>
              </w:rPr>
            </w:pPr>
            <w:r w:rsidRPr="00640AF5">
              <w:rPr>
                <w:rFonts w:eastAsia="Times New Roman" w:cs="Times New Roman"/>
                <w:color w:val="000000" w:themeColor="accent3"/>
                <w:sz w:val="20"/>
              </w:rPr>
              <w:t>16-01-2026</w:t>
            </w:r>
          </w:p>
        </w:tc>
        <w:tc>
          <w:tcPr>
            <w:tcW w:w="9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E8C9C25" w14:textId="77777777" w:rsidR="009D5A98" w:rsidRPr="00640AF5" w:rsidRDefault="009D5A98" w:rsidP="00096CF2">
            <w:pPr>
              <w:spacing w:before="120" w:after="0"/>
              <w:ind w:firstLine="0"/>
              <w:jc w:val="center"/>
              <w:rPr>
                <w:rFonts w:eastAsia="Times New Roman" w:cs="Times New Roman"/>
                <w:color w:val="000000" w:themeColor="accent3"/>
                <w:sz w:val="20"/>
              </w:rPr>
            </w:pPr>
            <w:r w:rsidRPr="00640AF5">
              <w:rPr>
                <w:rFonts w:eastAsia="Times New Roman" w:cs="Times New Roman"/>
                <w:color w:val="000000" w:themeColor="accent3"/>
                <w:sz w:val="20"/>
              </w:rPr>
              <w:t>1.0.0</w:t>
            </w:r>
          </w:p>
        </w:tc>
        <w:tc>
          <w:tcPr>
            <w:tcW w:w="512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34F01D9" w14:textId="77777777" w:rsidR="009D5A98" w:rsidRPr="00640AF5" w:rsidRDefault="009D5A98" w:rsidP="00096CF2">
            <w:pPr>
              <w:spacing w:before="120" w:after="0"/>
              <w:ind w:firstLine="0"/>
              <w:jc w:val="center"/>
              <w:rPr>
                <w:rFonts w:eastAsia="Times New Roman" w:cs="Times New Roman"/>
                <w:color w:val="000000" w:themeColor="accent3"/>
                <w:sz w:val="20"/>
              </w:rPr>
            </w:pPr>
            <w:r w:rsidRPr="00640AF5">
              <w:rPr>
                <w:rFonts w:eastAsia="Times New Roman" w:cs="Times New Roman"/>
                <w:color w:val="000000" w:themeColor="accent3"/>
                <w:sz w:val="20"/>
              </w:rPr>
              <w:t>Creación del documento base.</w:t>
            </w:r>
          </w:p>
        </w:tc>
        <w:tc>
          <w:tcPr>
            <w:tcW w:w="188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906A378" w14:textId="15BC7F5D" w:rsidR="009D5A98" w:rsidRPr="00640AF5" w:rsidRDefault="009D5A98" w:rsidP="00096CF2">
            <w:pPr>
              <w:spacing w:before="120" w:after="0"/>
              <w:ind w:firstLine="0"/>
              <w:jc w:val="center"/>
              <w:rPr>
                <w:rFonts w:eastAsia="Times New Roman" w:cs="Times New Roman"/>
                <w:color w:val="000000" w:themeColor="accent3"/>
                <w:sz w:val="20"/>
              </w:rPr>
            </w:pPr>
            <w:r w:rsidRPr="00640AF5">
              <w:rPr>
                <w:rFonts w:eastAsia="Times New Roman" w:cs="Times New Roman"/>
                <w:color w:val="000000" w:themeColor="accent3"/>
                <w:sz w:val="20"/>
              </w:rPr>
              <w:t xml:space="preserve">Adrian Alvarez </w:t>
            </w:r>
            <w:r w:rsidRPr="00640AF5">
              <w:rPr>
                <w:rFonts w:eastAsia="Times New Roman" w:cs="Times New Roman"/>
                <w:color w:val="000000" w:themeColor="accent3"/>
                <w:sz w:val="20"/>
                <w:lang w:val="en-US"/>
              </w:rPr>
              <w:t xml:space="preserve">| </w:t>
            </w:r>
            <w:r w:rsidRPr="00640AF5">
              <w:rPr>
                <w:rFonts w:eastAsia="Times New Roman" w:cs="Times New Roman"/>
                <w:color w:val="000000" w:themeColor="accent3"/>
                <w:sz w:val="20"/>
              </w:rPr>
              <w:t>Ray Ventura</w:t>
            </w:r>
          </w:p>
        </w:tc>
      </w:tr>
      <w:tr w:rsidR="009D5A98" w:rsidRPr="00B531F2" w14:paraId="10069453" w14:textId="77777777" w:rsidTr="00096CF2">
        <w:trPr>
          <w:trHeight w:val="576"/>
        </w:trPr>
        <w:tc>
          <w:tcPr>
            <w:tcW w:w="13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328483C" w14:textId="77777777" w:rsidR="009D5A98" w:rsidRPr="00640AF5" w:rsidRDefault="009D5A98" w:rsidP="00096CF2">
            <w:pPr>
              <w:spacing w:before="120" w:after="0"/>
              <w:ind w:firstLine="0"/>
              <w:jc w:val="center"/>
              <w:rPr>
                <w:rFonts w:eastAsia="Times New Roman" w:cs="Times New Roman"/>
                <w:color w:val="000000" w:themeColor="accent3"/>
                <w:sz w:val="20"/>
              </w:rPr>
            </w:pPr>
            <w:r w:rsidRPr="00640AF5">
              <w:rPr>
                <w:rFonts w:eastAsia="Times New Roman" w:cs="Times New Roman"/>
                <w:color w:val="000000" w:themeColor="accent3"/>
                <w:sz w:val="20"/>
              </w:rPr>
              <w:t>5-02-2026</w:t>
            </w:r>
          </w:p>
        </w:tc>
        <w:tc>
          <w:tcPr>
            <w:tcW w:w="9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B68149D" w14:textId="645D90B2" w:rsidR="009D5A98" w:rsidRPr="00640AF5" w:rsidRDefault="009D5A98" w:rsidP="00096CF2">
            <w:pPr>
              <w:spacing w:before="120" w:after="0"/>
              <w:ind w:firstLine="0"/>
              <w:jc w:val="center"/>
              <w:rPr>
                <w:rFonts w:eastAsia="Times New Roman" w:cs="Times New Roman"/>
                <w:color w:val="000000" w:themeColor="accent3"/>
                <w:sz w:val="20"/>
              </w:rPr>
            </w:pPr>
            <w:r w:rsidRPr="00640AF5">
              <w:rPr>
                <w:rFonts w:eastAsia="Times New Roman" w:cs="Times New Roman"/>
                <w:color w:val="000000" w:themeColor="accent3"/>
                <w:sz w:val="20"/>
              </w:rPr>
              <w:t>1.1.1</w:t>
            </w:r>
          </w:p>
        </w:tc>
        <w:tc>
          <w:tcPr>
            <w:tcW w:w="512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2EBBDC1" w14:textId="77777777" w:rsidR="009D5A98" w:rsidRPr="00640AF5" w:rsidRDefault="009D5A98" w:rsidP="00096CF2">
            <w:pPr>
              <w:spacing w:before="120" w:after="0"/>
              <w:ind w:firstLine="0"/>
              <w:jc w:val="center"/>
              <w:rPr>
                <w:rFonts w:eastAsia="Times New Roman" w:cs="Times New Roman"/>
                <w:color w:val="000000" w:themeColor="accent3"/>
                <w:sz w:val="20"/>
              </w:rPr>
            </w:pPr>
            <w:r w:rsidRPr="00640AF5">
              <w:rPr>
                <w:rFonts w:eastAsia="Times New Roman" w:cs="Times New Roman"/>
                <w:color w:val="000000" w:themeColor="accent3"/>
                <w:sz w:val="20"/>
              </w:rPr>
              <w:t>-Acápite modificados: Objetivo General, Estado del Arte</w:t>
            </w:r>
          </w:p>
        </w:tc>
        <w:tc>
          <w:tcPr>
            <w:tcW w:w="188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8DB4C2F" w14:textId="0FD872DD" w:rsidR="009D5A98" w:rsidRPr="00640AF5" w:rsidRDefault="009D5A98" w:rsidP="00096CF2">
            <w:pPr>
              <w:spacing w:before="120" w:after="0"/>
              <w:ind w:firstLine="0"/>
              <w:jc w:val="center"/>
              <w:rPr>
                <w:rFonts w:eastAsia="Times New Roman" w:cs="Times New Roman"/>
                <w:color w:val="000000" w:themeColor="accent3"/>
                <w:sz w:val="20"/>
              </w:rPr>
            </w:pPr>
            <w:r w:rsidRPr="00640AF5">
              <w:rPr>
                <w:rFonts w:eastAsia="Times New Roman" w:cs="Times New Roman"/>
                <w:color w:val="000000" w:themeColor="accent3"/>
                <w:sz w:val="20"/>
              </w:rPr>
              <w:t xml:space="preserve">Adrian Alvarez </w:t>
            </w:r>
            <w:r w:rsidRPr="00640AF5">
              <w:rPr>
                <w:rFonts w:eastAsia="Times New Roman" w:cs="Times New Roman"/>
                <w:color w:val="000000" w:themeColor="accent3"/>
                <w:sz w:val="20"/>
                <w:lang w:val="en-US"/>
              </w:rPr>
              <w:t xml:space="preserve">| </w:t>
            </w:r>
            <w:r w:rsidRPr="00640AF5">
              <w:rPr>
                <w:rFonts w:eastAsia="Times New Roman" w:cs="Times New Roman"/>
                <w:color w:val="000000" w:themeColor="accent3"/>
                <w:sz w:val="20"/>
              </w:rPr>
              <w:t>Ray Ventura</w:t>
            </w:r>
          </w:p>
        </w:tc>
      </w:tr>
      <w:tr w:rsidR="009D5A98" w:rsidRPr="00B531F2" w14:paraId="0D90ACEB" w14:textId="77777777" w:rsidTr="00096CF2">
        <w:trPr>
          <w:trHeight w:val="576"/>
        </w:trPr>
        <w:tc>
          <w:tcPr>
            <w:tcW w:w="13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774E155" w14:textId="77777777" w:rsidR="009D5A98" w:rsidRPr="00640AF5" w:rsidRDefault="009D5A98" w:rsidP="00096CF2">
            <w:pPr>
              <w:spacing w:before="120" w:after="0"/>
              <w:ind w:firstLine="0"/>
              <w:jc w:val="center"/>
              <w:rPr>
                <w:rFonts w:eastAsia="Times New Roman" w:cs="Times New Roman"/>
                <w:color w:val="000000" w:themeColor="accent3"/>
                <w:sz w:val="20"/>
              </w:rPr>
            </w:pPr>
            <w:r w:rsidRPr="00640AF5">
              <w:rPr>
                <w:rFonts w:eastAsia="Times New Roman" w:cs="Times New Roman"/>
                <w:color w:val="000000" w:themeColor="accent3"/>
                <w:sz w:val="20"/>
              </w:rPr>
              <w:t>10-02-2026</w:t>
            </w:r>
          </w:p>
        </w:tc>
        <w:tc>
          <w:tcPr>
            <w:tcW w:w="9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9F56807" w14:textId="297395DC" w:rsidR="009D5A98" w:rsidRPr="00640AF5" w:rsidRDefault="009D5A98" w:rsidP="00096CF2">
            <w:pPr>
              <w:spacing w:before="120" w:after="0"/>
              <w:ind w:firstLine="0"/>
              <w:jc w:val="center"/>
              <w:rPr>
                <w:rFonts w:eastAsia="Times New Roman" w:cs="Times New Roman"/>
                <w:color w:val="000000" w:themeColor="accent3"/>
                <w:sz w:val="20"/>
              </w:rPr>
            </w:pPr>
            <w:r w:rsidRPr="00640AF5">
              <w:rPr>
                <w:rFonts w:eastAsia="Times New Roman" w:cs="Times New Roman"/>
                <w:color w:val="000000" w:themeColor="accent3"/>
                <w:sz w:val="20"/>
              </w:rPr>
              <w:t>1.2.1</w:t>
            </w:r>
          </w:p>
        </w:tc>
        <w:tc>
          <w:tcPr>
            <w:tcW w:w="512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6A48878" w14:textId="7CF1E2FD" w:rsidR="009D5A98" w:rsidRPr="00640AF5" w:rsidRDefault="009D5A98" w:rsidP="00096CF2">
            <w:pPr>
              <w:spacing w:before="120" w:after="0"/>
              <w:ind w:firstLine="0"/>
              <w:jc w:val="center"/>
              <w:rPr>
                <w:rFonts w:eastAsia="Georgia" w:cs="Georgia"/>
                <w:color w:val="000000" w:themeColor="accent3"/>
                <w:sz w:val="20"/>
              </w:rPr>
            </w:pPr>
            <w:r w:rsidRPr="00640AF5">
              <w:rPr>
                <w:rFonts w:eastAsia="Times New Roman" w:cs="Times New Roman"/>
                <w:color w:val="000000" w:themeColor="accent3"/>
                <w:sz w:val="20"/>
              </w:rPr>
              <w:t xml:space="preserve">-Acápite añadido: Ámbito del sistema, Palabras Claves, Introducción, </w:t>
            </w:r>
            <w:r w:rsidRPr="00640AF5">
              <w:rPr>
                <w:rFonts w:eastAsia="Georgia" w:cs="Georgia"/>
                <w:color w:val="000000" w:themeColor="accent3"/>
                <w:sz w:val="20"/>
              </w:rPr>
              <w:t xml:space="preserve">Bibliografía según Apa 7ma edición, capítulo 2 Diagramas </w:t>
            </w:r>
            <w:r w:rsidRPr="00640AF5">
              <w:rPr>
                <w:rFonts w:eastAsia="Georgia" w:cs="Georgia"/>
                <w:sz w:val="20"/>
              </w:rPr>
              <w:t>y Especificación de Casos de Uso</w:t>
            </w:r>
          </w:p>
          <w:p w14:paraId="111438B7" w14:textId="3AC4C8A9" w:rsidR="009D5A98" w:rsidRPr="00640AF5" w:rsidRDefault="009D5A98" w:rsidP="00096CF2">
            <w:pPr>
              <w:spacing w:before="120" w:after="0"/>
              <w:ind w:firstLine="0"/>
              <w:jc w:val="center"/>
              <w:rPr>
                <w:rFonts w:eastAsia="Times New Roman" w:cs="Times New Roman"/>
                <w:color w:val="000000" w:themeColor="accent3"/>
                <w:sz w:val="20"/>
              </w:rPr>
            </w:pPr>
            <w:r w:rsidRPr="00640AF5">
              <w:rPr>
                <w:rFonts w:eastAsia="Times New Roman" w:cs="Times New Roman"/>
                <w:color w:val="000000" w:themeColor="accent3"/>
                <w:sz w:val="20"/>
              </w:rPr>
              <w:t xml:space="preserve">-Acápite Modificado: </w:t>
            </w:r>
            <w:r w:rsidRPr="00640AF5">
              <w:rPr>
                <w:sz w:val="20"/>
              </w:rPr>
              <w:t>Objetivos Específicos</w:t>
            </w:r>
            <w:r w:rsidRPr="00640AF5">
              <w:rPr>
                <w:rFonts w:eastAsia="Times New Roman" w:cs="Times New Roman"/>
                <w:color w:val="000000" w:themeColor="accent3"/>
                <w:sz w:val="20"/>
              </w:rPr>
              <w:br/>
              <w:t xml:space="preserve">-Formato APA 7ma edición aplicado, Descripción General del Escenario, Modelo Visual del Sistema, Justificación, </w:t>
            </w:r>
            <w:r w:rsidRPr="00640AF5">
              <w:rPr>
                <w:sz w:val="20"/>
              </w:rPr>
              <w:t xml:space="preserve">Lista de Requisitos de Usuario del Nuevo Sistema (LDR), </w:t>
            </w:r>
            <w:r w:rsidRPr="00640AF5">
              <w:rPr>
                <w:rFonts w:eastAsia="Times New Roman" w:cs="Times New Roman"/>
                <w:color w:val="000000" w:themeColor="accent3"/>
                <w:sz w:val="20"/>
              </w:rPr>
              <w:t>Tema, Objetivo General, Arquitectura de Software Elegida, Objetivos Específicos, Ámbito del Sistema</w:t>
            </w:r>
          </w:p>
        </w:tc>
        <w:tc>
          <w:tcPr>
            <w:tcW w:w="188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FD08525" w14:textId="7846F39E" w:rsidR="009D5A98" w:rsidRPr="00640AF5" w:rsidRDefault="009D5A98" w:rsidP="00096CF2">
            <w:pPr>
              <w:spacing w:before="120" w:after="0"/>
              <w:ind w:firstLine="0"/>
              <w:jc w:val="center"/>
              <w:rPr>
                <w:rFonts w:eastAsia="Times New Roman" w:cs="Times New Roman"/>
                <w:color w:val="000000" w:themeColor="accent3"/>
                <w:sz w:val="20"/>
              </w:rPr>
            </w:pPr>
            <w:r w:rsidRPr="00640AF5">
              <w:rPr>
                <w:rFonts w:eastAsia="Times New Roman" w:cs="Times New Roman"/>
                <w:color w:val="000000" w:themeColor="accent3"/>
                <w:sz w:val="20"/>
              </w:rPr>
              <w:t xml:space="preserve">Adrian Alvarez </w:t>
            </w:r>
            <w:r w:rsidRPr="00640AF5">
              <w:rPr>
                <w:rFonts w:eastAsia="Times New Roman" w:cs="Times New Roman"/>
                <w:color w:val="000000" w:themeColor="accent3"/>
                <w:sz w:val="20"/>
                <w:lang w:val="en-US"/>
              </w:rPr>
              <w:t xml:space="preserve">| </w:t>
            </w:r>
            <w:r w:rsidRPr="00640AF5">
              <w:rPr>
                <w:rFonts w:eastAsia="Times New Roman" w:cs="Times New Roman"/>
                <w:color w:val="000000" w:themeColor="accent3"/>
                <w:sz w:val="20"/>
              </w:rPr>
              <w:t>Ray Ventura</w:t>
            </w:r>
          </w:p>
        </w:tc>
      </w:tr>
      <w:tr w:rsidR="009D5A98" w:rsidRPr="00B531F2" w14:paraId="3BD94B26" w14:textId="77777777" w:rsidTr="00096CF2">
        <w:trPr>
          <w:trHeight w:val="576"/>
        </w:trPr>
        <w:tc>
          <w:tcPr>
            <w:tcW w:w="13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ECC1887" w14:textId="77777777" w:rsidR="009D5A98" w:rsidRPr="00640AF5" w:rsidRDefault="009D5A98" w:rsidP="00096CF2">
            <w:pPr>
              <w:spacing w:before="120" w:after="0"/>
              <w:ind w:firstLine="0"/>
              <w:jc w:val="center"/>
              <w:rPr>
                <w:rFonts w:eastAsia="Times New Roman" w:cs="Times New Roman"/>
                <w:color w:val="000000" w:themeColor="accent3"/>
                <w:sz w:val="20"/>
              </w:rPr>
            </w:pPr>
            <w:r w:rsidRPr="00640AF5">
              <w:rPr>
                <w:rFonts w:eastAsia="Times New Roman" w:cs="Times New Roman"/>
                <w:color w:val="000000" w:themeColor="accent3"/>
                <w:sz w:val="20"/>
              </w:rPr>
              <w:t>16-02-2026</w:t>
            </w:r>
          </w:p>
        </w:tc>
        <w:tc>
          <w:tcPr>
            <w:tcW w:w="9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6D5BAD2" w14:textId="50EEDBEF" w:rsidR="009D5A98" w:rsidRPr="00640AF5" w:rsidRDefault="009D5A98" w:rsidP="00096CF2">
            <w:pPr>
              <w:spacing w:before="120" w:after="0"/>
              <w:ind w:firstLine="0"/>
              <w:jc w:val="center"/>
              <w:rPr>
                <w:rFonts w:eastAsia="Times New Roman" w:cs="Times New Roman"/>
                <w:color w:val="000000" w:themeColor="accent3"/>
                <w:sz w:val="20"/>
              </w:rPr>
            </w:pPr>
            <w:r w:rsidRPr="00640AF5">
              <w:rPr>
                <w:rFonts w:eastAsia="Times New Roman" w:cs="Times New Roman"/>
                <w:color w:val="000000" w:themeColor="accent3"/>
                <w:sz w:val="20"/>
              </w:rPr>
              <w:t>1.2.2</w:t>
            </w:r>
          </w:p>
        </w:tc>
        <w:tc>
          <w:tcPr>
            <w:tcW w:w="512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06D0AF1" w14:textId="43E1D94F" w:rsidR="009D5A98" w:rsidRPr="00640AF5" w:rsidRDefault="009D5A98" w:rsidP="00096CF2">
            <w:pPr>
              <w:spacing w:before="120" w:after="0"/>
              <w:ind w:firstLine="0"/>
              <w:jc w:val="center"/>
              <w:rPr>
                <w:sz w:val="20"/>
              </w:rPr>
            </w:pPr>
            <w:r w:rsidRPr="00640AF5">
              <w:rPr>
                <w:sz w:val="20"/>
              </w:rPr>
              <w:t>-Acápite Modificado: Requisitos de Software, Suposiciones y Dependencias, Diagrama de Gantt, Planteamiento del problema, Introducción, Factibilidad Técnica</w:t>
            </w:r>
          </w:p>
        </w:tc>
        <w:tc>
          <w:tcPr>
            <w:tcW w:w="188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24994AB" w14:textId="77777777" w:rsidR="009D5A98" w:rsidRPr="00640AF5" w:rsidRDefault="009D5A98" w:rsidP="00096CF2">
            <w:pPr>
              <w:spacing w:before="120" w:after="0"/>
              <w:ind w:firstLine="0"/>
              <w:jc w:val="center"/>
              <w:rPr>
                <w:rFonts w:eastAsia="Times New Roman" w:cs="Times New Roman"/>
                <w:color w:val="000000" w:themeColor="accent3"/>
                <w:sz w:val="20"/>
              </w:rPr>
            </w:pPr>
            <w:r w:rsidRPr="00640AF5">
              <w:rPr>
                <w:rFonts w:eastAsia="Times New Roman" w:cs="Times New Roman"/>
                <w:color w:val="000000" w:themeColor="accent3"/>
                <w:sz w:val="20"/>
              </w:rPr>
              <w:t>Adrian Alvarez</w:t>
            </w:r>
          </w:p>
        </w:tc>
      </w:tr>
      <w:tr w:rsidR="009D5A98" w:rsidRPr="00B531F2" w14:paraId="35EB67F7" w14:textId="77777777" w:rsidTr="00096CF2">
        <w:trPr>
          <w:trHeight w:val="576"/>
        </w:trPr>
        <w:tc>
          <w:tcPr>
            <w:tcW w:w="13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5D741074" w14:textId="77777777" w:rsidR="009D5A98" w:rsidRPr="00640AF5" w:rsidRDefault="009D5A98" w:rsidP="00096CF2">
            <w:pPr>
              <w:spacing w:before="120" w:after="0"/>
              <w:ind w:firstLine="0"/>
              <w:jc w:val="center"/>
              <w:rPr>
                <w:rFonts w:eastAsia="Times New Roman" w:cs="Times New Roman"/>
                <w:color w:val="000000" w:themeColor="accent3"/>
                <w:sz w:val="20"/>
              </w:rPr>
            </w:pPr>
            <w:r w:rsidRPr="00640AF5">
              <w:rPr>
                <w:rFonts w:eastAsia="Times New Roman" w:cs="Times New Roman"/>
                <w:color w:val="000000" w:themeColor="accent3"/>
                <w:sz w:val="20"/>
              </w:rPr>
              <w:t>23-02-2026</w:t>
            </w:r>
          </w:p>
        </w:tc>
        <w:tc>
          <w:tcPr>
            <w:tcW w:w="9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8A80F0D" w14:textId="4EB1E76C" w:rsidR="009D5A98" w:rsidRPr="00640AF5" w:rsidRDefault="009D5A98" w:rsidP="00096CF2">
            <w:pPr>
              <w:spacing w:before="120" w:after="0"/>
              <w:ind w:firstLine="0"/>
              <w:jc w:val="center"/>
              <w:rPr>
                <w:rFonts w:eastAsia="Times New Roman" w:cs="Times New Roman"/>
                <w:color w:val="000000" w:themeColor="accent3"/>
                <w:sz w:val="20"/>
              </w:rPr>
            </w:pPr>
            <w:r w:rsidRPr="00640AF5">
              <w:rPr>
                <w:rFonts w:eastAsia="Times New Roman" w:cs="Times New Roman"/>
                <w:color w:val="000000" w:themeColor="accent3"/>
                <w:sz w:val="20"/>
              </w:rPr>
              <w:t>1.2.3</w:t>
            </w:r>
          </w:p>
        </w:tc>
        <w:tc>
          <w:tcPr>
            <w:tcW w:w="512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256488D" w14:textId="77777777" w:rsidR="009D5A98" w:rsidRPr="00640AF5" w:rsidRDefault="009D5A98" w:rsidP="00096CF2">
            <w:pPr>
              <w:spacing w:before="120" w:after="0"/>
              <w:ind w:firstLine="0"/>
              <w:jc w:val="center"/>
              <w:rPr>
                <w:sz w:val="20"/>
              </w:rPr>
            </w:pPr>
            <w:r w:rsidRPr="00640AF5">
              <w:rPr>
                <w:sz w:val="20"/>
              </w:rPr>
              <w:t>-Acápite Modificado: Factibilidad Económica, Factibilidad Operativa</w:t>
            </w:r>
          </w:p>
        </w:tc>
        <w:tc>
          <w:tcPr>
            <w:tcW w:w="188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32A3976" w14:textId="77777777" w:rsidR="009D5A98" w:rsidRPr="00640AF5" w:rsidRDefault="009D5A98" w:rsidP="00096CF2">
            <w:pPr>
              <w:spacing w:before="120" w:after="0"/>
              <w:ind w:firstLine="0"/>
              <w:jc w:val="center"/>
              <w:rPr>
                <w:rFonts w:eastAsia="Times New Roman" w:cs="Times New Roman"/>
                <w:color w:val="000000" w:themeColor="accent3"/>
                <w:sz w:val="20"/>
              </w:rPr>
            </w:pPr>
            <w:r w:rsidRPr="00640AF5">
              <w:rPr>
                <w:rFonts w:eastAsia="Times New Roman" w:cs="Times New Roman"/>
                <w:color w:val="000000" w:themeColor="accent3"/>
                <w:sz w:val="20"/>
              </w:rPr>
              <w:t>Adrian Alvarez</w:t>
            </w:r>
          </w:p>
        </w:tc>
      </w:tr>
      <w:tr w:rsidR="009D5A98" w:rsidRPr="00B531F2" w14:paraId="49AA3B02" w14:textId="77777777" w:rsidTr="00096CF2">
        <w:trPr>
          <w:trHeight w:val="576"/>
        </w:trPr>
        <w:tc>
          <w:tcPr>
            <w:tcW w:w="13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26F5336" w14:textId="10DF88AB" w:rsidR="009D5A98" w:rsidRPr="00640AF5" w:rsidRDefault="009D5A98" w:rsidP="00096CF2">
            <w:pPr>
              <w:spacing w:before="120" w:after="0"/>
              <w:ind w:firstLine="0"/>
              <w:jc w:val="center"/>
              <w:rPr>
                <w:rFonts w:eastAsia="Times New Roman" w:cs="Times New Roman"/>
                <w:color w:val="000000" w:themeColor="accent3"/>
                <w:sz w:val="20"/>
              </w:rPr>
            </w:pPr>
            <w:r w:rsidRPr="00640AF5">
              <w:rPr>
                <w:rFonts w:eastAsia="Times New Roman" w:cs="Times New Roman"/>
                <w:color w:val="000000" w:themeColor="accent3"/>
                <w:sz w:val="20"/>
              </w:rPr>
              <w:t>3-03-2026</w:t>
            </w:r>
          </w:p>
        </w:tc>
        <w:tc>
          <w:tcPr>
            <w:tcW w:w="9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3D80B92" w14:textId="1C8565A6" w:rsidR="009D5A98" w:rsidRPr="00640AF5" w:rsidRDefault="009D5A98" w:rsidP="00096CF2">
            <w:pPr>
              <w:spacing w:before="120" w:after="0"/>
              <w:ind w:firstLine="0"/>
              <w:jc w:val="center"/>
              <w:rPr>
                <w:rFonts w:eastAsia="Times New Roman" w:cs="Times New Roman"/>
                <w:color w:val="000000" w:themeColor="accent3"/>
                <w:sz w:val="20"/>
              </w:rPr>
            </w:pPr>
            <w:r w:rsidRPr="00640AF5">
              <w:rPr>
                <w:rFonts w:eastAsia="Times New Roman" w:cs="Times New Roman"/>
                <w:color w:val="000000" w:themeColor="accent3"/>
                <w:sz w:val="20"/>
              </w:rPr>
              <w:t>1.2.4</w:t>
            </w:r>
          </w:p>
        </w:tc>
        <w:tc>
          <w:tcPr>
            <w:tcW w:w="512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F418B94" w14:textId="56E8A731" w:rsidR="009D5A98" w:rsidRPr="00640AF5" w:rsidRDefault="009D5A98" w:rsidP="00096CF2">
            <w:pPr>
              <w:spacing w:before="120" w:after="0"/>
              <w:ind w:firstLine="0"/>
              <w:jc w:val="center"/>
              <w:rPr>
                <w:sz w:val="20"/>
              </w:rPr>
            </w:pPr>
            <w:r w:rsidRPr="00640AF5">
              <w:rPr>
                <w:sz w:val="20"/>
              </w:rPr>
              <w:t>-Acápite Modificado: Factibilidad Económica, compresión del Planteamiento del problema, compresión de los Objetivos contra Requisitos</w:t>
            </w:r>
            <w:r w:rsidR="00D0052C" w:rsidRPr="00640AF5">
              <w:rPr>
                <w:sz w:val="20"/>
              </w:rPr>
              <w:t xml:space="preserve"> y nueva organización</w:t>
            </w:r>
            <w:r w:rsidRPr="00640AF5">
              <w:rPr>
                <w:sz w:val="20"/>
              </w:rPr>
              <w:t>,</w:t>
            </w:r>
          </w:p>
          <w:p w14:paraId="3240A86C" w14:textId="6ACE1BE4" w:rsidR="009D5A98" w:rsidRPr="00640AF5" w:rsidRDefault="009D5A98" w:rsidP="00096CF2">
            <w:pPr>
              <w:spacing w:before="120" w:after="0"/>
              <w:ind w:firstLine="0"/>
              <w:jc w:val="center"/>
              <w:rPr>
                <w:rFonts w:eastAsia="Georgia" w:cs="Georgia"/>
                <w:sz w:val="20"/>
              </w:rPr>
            </w:pPr>
            <w:r w:rsidRPr="00640AF5">
              <w:rPr>
                <w:sz w:val="20"/>
              </w:rPr>
              <w:t xml:space="preserve">-Acápite Modificado: </w:t>
            </w:r>
            <w:r w:rsidRPr="00640AF5">
              <w:rPr>
                <w:rFonts w:eastAsia="Georgia" w:cs="Georgia"/>
                <w:color w:val="000000" w:themeColor="accent3"/>
                <w:sz w:val="20"/>
              </w:rPr>
              <w:t xml:space="preserve">capítulo 2 Diagramas </w:t>
            </w:r>
            <w:r w:rsidRPr="00640AF5">
              <w:rPr>
                <w:rFonts w:eastAsia="Georgia" w:cs="Georgia"/>
                <w:sz w:val="20"/>
              </w:rPr>
              <w:t>y Especificación de Casos de Uso</w:t>
            </w:r>
          </w:p>
        </w:tc>
        <w:tc>
          <w:tcPr>
            <w:tcW w:w="188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82A754E" w14:textId="660F691B" w:rsidR="009D5A98" w:rsidRPr="00640AF5" w:rsidRDefault="009D5A98" w:rsidP="00096CF2">
            <w:pPr>
              <w:spacing w:before="120" w:after="0"/>
              <w:ind w:firstLine="0"/>
              <w:jc w:val="center"/>
              <w:rPr>
                <w:rFonts w:eastAsia="Times New Roman" w:cs="Times New Roman"/>
                <w:color w:val="000000" w:themeColor="accent3"/>
                <w:sz w:val="20"/>
              </w:rPr>
            </w:pPr>
            <w:r w:rsidRPr="00640AF5">
              <w:rPr>
                <w:rFonts w:eastAsia="Times New Roman" w:cs="Times New Roman"/>
                <w:color w:val="000000" w:themeColor="accent3"/>
                <w:sz w:val="20"/>
              </w:rPr>
              <w:t>Adrian Alvarez |</w:t>
            </w:r>
          </w:p>
          <w:p w14:paraId="7589FC8A" w14:textId="0FE33789" w:rsidR="009D5A98" w:rsidRPr="00640AF5" w:rsidRDefault="009D5A98" w:rsidP="00096CF2">
            <w:pPr>
              <w:spacing w:before="120" w:after="0"/>
              <w:ind w:firstLine="0"/>
              <w:jc w:val="center"/>
              <w:rPr>
                <w:rFonts w:eastAsia="Times New Roman" w:cs="Times New Roman"/>
                <w:color w:val="000000" w:themeColor="accent3"/>
                <w:sz w:val="20"/>
              </w:rPr>
            </w:pPr>
            <w:r w:rsidRPr="00640AF5">
              <w:rPr>
                <w:rFonts w:eastAsia="Times New Roman" w:cs="Times New Roman"/>
                <w:color w:val="000000" w:themeColor="accent3"/>
                <w:sz w:val="20"/>
              </w:rPr>
              <w:t>Ray Ventura</w:t>
            </w:r>
          </w:p>
        </w:tc>
      </w:tr>
      <w:tr w:rsidR="008C6196" w:rsidRPr="00B531F2" w14:paraId="533657AF" w14:textId="77777777" w:rsidTr="00096CF2">
        <w:trPr>
          <w:trHeight w:val="576"/>
        </w:trPr>
        <w:tc>
          <w:tcPr>
            <w:tcW w:w="13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175E6E3" w14:textId="1809B5AA" w:rsidR="008C6196" w:rsidRPr="00640AF5" w:rsidRDefault="008C6196" w:rsidP="00096CF2">
            <w:pPr>
              <w:spacing w:before="120" w:after="0"/>
              <w:ind w:firstLine="0"/>
              <w:jc w:val="center"/>
              <w:rPr>
                <w:rFonts w:eastAsia="Times New Roman" w:cs="Times New Roman"/>
                <w:color w:val="000000" w:themeColor="accent3"/>
                <w:sz w:val="20"/>
                <w:szCs w:val="20"/>
              </w:rPr>
            </w:pPr>
            <w:r w:rsidRPr="73F87E9A">
              <w:rPr>
                <w:rFonts w:eastAsia="Times New Roman" w:cs="Times New Roman"/>
                <w:color w:val="000000" w:themeColor="accent3"/>
                <w:sz w:val="20"/>
                <w:szCs w:val="20"/>
              </w:rPr>
              <w:t>3</w:t>
            </w:r>
            <w:r w:rsidR="19D24F4F" w:rsidRPr="73F87E9A">
              <w:rPr>
                <w:rFonts w:eastAsia="Times New Roman" w:cs="Times New Roman"/>
                <w:color w:val="000000" w:themeColor="accent3"/>
                <w:sz w:val="20"/>
                <w:szCs w:val="20"/>
              </w:rPr>
              <w:t>-</w:t>
            </w:r>
            <w:r w:rsidRPr="73F87E9A">
              <w:rPr>
                <w:rFonts w:eastAsia="Times New Roman" w:cs="Times New Roman"/>
                <w:color w:val="000000" w:themeColor="accent3"/>
                <w:sz w:val="20"/>
                <w:szCs w:val="20"/>
              </w:rPr>
              <w:t>10</w:t>
            </w:r>
            <w:r w:rsidR="2CDED157" w:rsidRPr="73F87E9A">
              <w:rPr>
                <w:rFonts w:eastAsia="Times New Roman" w:cs="Times New Roman"/>
                <w:color w:val="000000" w:themeColor="accent3"/>
                <w:sz w:val="20"/>
                <w:szCs w:val="20"/>
              </w:rPr>
              <w:t>-</w:t>
            </w:r>
            <w:r w:rsidRPr="73F87E9A">
              <w:rPr>
                <w:rFonts w:eastAsia="Times New Roman" w:cs="Times New Roman"/>
                <w:color w:val="000000" w:themeColor="accent3"/>
                <w:sz w:val="20"/>
                <w:szCs w:val="20"/>
              </w:rPr>
              <w:t>2026</w:t>
            </w:r>
          </w:p>
        </w:tc>
        <w:tc>
          <w:tcPr>
            <w:tcW w:w="9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132765DD" w14:textId="04B3DD31" w:rsidR="008C6196" w:rsidRPr="00640AF5" w:rsidRDefault="008C6196" w:rsidP="00096CF2">
            <w:pPr>
              <w:spacing w:before="120" w:after="0"/>
              <w:ind w:firstLine="0"/>
              <w:jc w:val="center"/>
              <w:rPr>
                <w:rFonts w:eastAsia="Times New Roman" w:cs="Times New Roman"/>
                <w:color w:val="000000" w:themeColor="accent3"/>
                <w:sz w:val="20"/>
              </w:rPr>
            </w:pPr>
            <w:r w:rsidRPr="00640AF5">
              <w:rPr>
                <w:rFonts w:eastAsia="Times New Roman" w:cs="Times New Roman"/>
                <w:color w:val="000000" w:themeColor="accent3"/>
                <w:sz w:val="20"/>
              </w:rPr>
              <w:t>1.3.</w:t>
            </w:r>
            <w:r w:rsidR="00E63FD5">
              <w:rPr>
                <w:rFonts w:eastAsia="Times New Roman" w:cs="Times New Roman"/>
                <w:color w:val="000000" w:themeColor="accent3"/>
                <w:sz w:val="20"/>
              </w:rPr>
              <w:t>0</w:t>
            </w:r>
          </w:p>
        </w:tc>
        <w:tc>
          <w:tcPr>
            <w:tcW w:w="512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859F8A5" w14:textId="51C4BF9E" w:rsidR="008C6196" w:rsidRPr="00640AF5" w:rsidRDefault="008C6196" w:rsidP="00096CF2">
            <w:pPr>
              <w:spacing w:before="120" w:after="0"/>
              <w:ind w:firstLine="0"/>
              <w:jc w:val="center"/>
              <w:rPr>
                <w:sz w:val="20"/>
              </w:rPr>
            </w:pPr>
            <w:r w:rsidRPr="00640AF5">
              <w:rPr>
                <w:sz w:val="20"/>
              </w:rPr>
              <w:t xml:space="preserve">-Acápite Modificado: </w:t>
            </w:r>
            <w:r w:rsidR="00E125CD" w:rsidRPr="00640AF5">
              <w:rPr>
                <w:sz w:val="20"/>
              </w:rPr>
              <w:t>Modelo Visual</w:t>
            </w:r>
            <w:r w:rsidR="00FD74F4" w:rsidRPr="00640AF5">
              <w:rPr>
                <w:sz w:val="20"/>
              </w:rPr>
              <w:t xml:space="preserve"> </w:t>
            </w:r>
            <w:r w:rsidR="00B64D65" w:rsidRPr="00640AF5">
              <w:rPr>
                <w:sz w:val="20"/>
              </w:rPr>
              <w:t>de acuerdo con</w:t>
            </w:r>
            <w:r w:rsidR="00FD74F4" w:rsidRPr="00640AF5">
              <w:rPr>
                <w:sz w:val="20"/>
              </w:rPr>
              <w:t xml:space="preserve"> observaciones</w:t>
            </w:r>
            <w:r w:rsidR="660C361F" w:rsidRPr="00640AF5">
              <w:rPr>
                <w:sz w:val="20"/>
              </w:rPr>
              <w:t>,</w:t>
            </w:r>
            <w:r w:rsidR="034F54B2" w:rsidRPr="00640AF5">
              <w:rPr>
                <w:rFonts w:eastAsia="Times New Roman" w:cs="Times New Roman"/>
                <w:sz w:val="20"/>
              </w:rPr>
              <w:t xml:space="preserve"> Diagrama de Secuencia, </w:t>
            </w:r>
            <w:r w:rsidR="7CBA99DB" w:rsidRPr="00640AF5">
              <w:rPr>
                <w:rFonts w:eastAsia="Times New Roman" w:cs="Times New Roman"/>
                <w:sz w:val="20"/>
              </w:rPr>
              <w:t>Diagrama de Implementación</w:t>
            </w:r>
          </w:p>
          <w:p w14:paraId="697B8921" w14:textId="781A9AD6" w:rsidR="008C6196" w:rsidRPr="00640AF5" w:rsidRDefault="4032373D" w:rsidP="00096CF2">
            <w:pPr>
              <w:spacing w:before="120" w:after="0"/>
              <w:ind w:firstLine="0"/>
              <w:jc w:val="center"/>
              <w:rPr>
                <w:rFonts w:eastAsia="Georgia" w:cs="Georgia"/>
                <w:sz w:val="20"/>
              </w:rPr>
            </w:pPr>
            <w:r w:rsidRPr="00640AF5">
              <w:rPr>
                <w:rFonts w:eastAsia="Times New Roman" w:cs="Times New Roman"/>
                <w:color w:val="000000" w:themeColor="accent3"/>
                <w:sz w:val="20"/>
              </w:rPr>
              <w:lastRenderedPageBreak/>
              <w:t xml:space="preserve">-Acápite añadido: Capitulo </w:t>
            </w:r>
            <w:r w:rsidR="49236537" w:rsidRPr="00640AF5">
              <w:rPr>
                <w:rFonts w:eastAsia="Times New Roman" w:cs="Times New Roman"/>
                <w:color w:val="000000" w:themeColor="accent3"/>
                <w:sz w:val="20"/>
              </w:rPr>
              <w:t xml:space="preserve">III </w:t>
            </w:r>
            <w:r w:rsidR="3E20BA3D" w:rsidRPr="00640AF5">
              <w:rPr>
                <w:rFonts w:eastAsia="Times New Roman" w:cs="Times New Roman"/>
                <w:color w:val="000000" w:themeColor="accent3"/>
                <w:sz w:val="20"/>
              </w:rPr>
              <w:t>- Diseño del Sistema</w:t>
            </w:r>
            <w:r w:rsidR="61DBEB68" w:rsidRPr="00640AF5">
              <w:rPr>
                <w:rFonts w:eastAsia="Times New Roman" w:cs="Times New Roman"/>
                <w:color w:val="000000" w:themeColor="accent3"/>
                <w:sz w:val="20"/>
              </w:rPr>
              <w:t xml:space="preserve">, Diagrama Entidad-Relación </w:t>
            </w:r>
            <w:r w:rsidR="00AF1C3D">
              <w:rPr>
                <w:rFonts w:eastAsia="Times New Roman" w:cs="Times New Roman"/>
                <w:color w:val="000000" w:themeColor="accent3"/>
                <w:sz w:val="20"/>
              </w:rPr>
              <w:t>notación Chen y</w:t>
            </w:r>
            <w:r w:rsidR="00A2025D">
              <w:rPr>
                <w:rFonts w:eastAsia="Times New Roman" w:cs="Times New Roman"/>
                <w:color w:val="000000" w:themeColor="accent3"/>
                <w:sz w:val="20"/>
              </w:rPr>
              <w:t xml:space="preserve"> </w:t>
            </w:r>
            <w:r w:rsidR="61DBEB68" w:rsidRPr="00640AF5">
              <w:rPr>
                <w:rFonts w:eastAsia="Times New Roman" w:cs="Times New Roman"/>
                <w:color w:val="000000" w:themeColor="accent3"/>
                <w:sz w:val="20"/>
              </w:rPr>
              <w:t xml:space="preserve">Normalizado, </w:t>
            </w:r>
            <w:r w:rsidR="660C361F" w:rsidRPr="00640AF5">
              <w:rPr>
                <w:rFonts w:eastAsia="Times New Roman" w:cs="Times New Roman"/>
                <w:color w:val="000000" w:themeColor="accent3"/>
                <w:sz w:val="20"/>
              </w:rPr>
              <w:t xml:space="preserve">Descripción de tablas normalizadas, </w:t>
            </w:r>
            <w:r w:rsidR="00AF1C3D">
              <w:rPr>
                <w:rFonts w:eastAsia="Times New Roman" w:cs="Times New Roman"/>
                <w:color w:val="000000" w:themeColor="accent3"/>
                <w:sz w:val="20"/>
              </w:rPr>
              <w:t>D</w:t>
            </w:r>
            <w:r w:rsidR="034F54B2" w:rsidRPr="00640AF5">
              <w:rPr>
                <w:rFonts w:eastAsia="Times New Roman" w:cs="Times New Roman"/>
                <w:color w:val="000000" w:themeColor="accent3"/>
                <w:sz w:val="20"/>
              </w:rPr>
              <w:t>iccionario</w:t>
            </w:r>
            <w:r w:rsidR="660C361F" w:rsidRPr="00640AF5">
              <w:rPr>
                <w:rFonts w:eastAsia="Times New Roman" w:cs="Times New Roman"/>
                <w:color w:val="000000" w:themeColor="accent3"/>
                <w:sz w:val="20"/>
              </w:rPr>
              <w:t xml:space="preserve"> de Datos,</w:t>
            </w:r>
          </w:p>
        </w:tc>
        <w:tc>
          <w:tcPr>
            <w:tcW w:w="188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F7E6BF1" w14:textId="77777777" w:rsidR="00D0052C" w:rsidRPr="00640AF5" w:rsidRDefault="00527118" w:rsidP="00096CF2">
            <w:pPr>
              <w:spacing w:before="120" w:after="0"/>
              <w:ind w:firstLine="0"/>
              <w:jc w:val="center"/>
              <w:rPr>
                <w:rFonts w:eastAsia="Times New Roman" w:cs="Times New Roman"/>
                <w:color w:val="000000" w:themeColor="accent3"/>
                <w:sz w:val="20"/>
              </w:rPr>
            </w:pPr>
            <w:r w:rsidRPr="00640AF5">
              <w:rPr>
                <w:rFonts w:eastAsia="Times New Roman" w:cs="Times New Roman"/>
                <w:color w:val="000000" w:themeColor="accent3"/>
                <w:sz w:val="20"/>
              </w:rPr>
              <w:lastRenderedPageBreak/>
              <w:t>Adrian Alvarez</w:t>
            </w:r>
            <w:r w:rsidR="00D0052C" w:rsidRPr="00640AF5">
              <w:rPr>
                <w:rFonts w:eastAsia="Times New Roman" w:cs="Times New Roman"/>
                <w:color w:val="000000" w:themeColor="accent3"/>
                <w:sz w:val="20"/>
              </w:rPr>
              <w:t xml:space="preserve"> |</w:t>
            </w:r>
          </w:p>
          <w:p w14:paraId="43489985" w14:textId="1FFFC502" w:rsidR="008C6196" w:rsidRPr="00640AF5" w:rsidRDefault="00D0052C" w:rsidP="00096CF2">
            <w:pPr>
              <w:spacing w:before="120" w:after="0"/>
              <w:ind w:firstLine="0"/>
              <w:jc w:val="center"/>
              <w:rPr>
                <w:rFonts w:eastAsia="Times New Roman" w:cs="Times New Roman"/>
                <w:color w:val="000000" w:themeColor="accent3"/>
                <w:sz w:val="20"/>
              </w:rPr>
            </w:pPr>
            <w:r w:rsidRPr="00640AF5">
              <w:rPr>
                <w:rFonts w:eastAsia="Times New Roman" w:cs="Times New Roman"/>
                <w:color w:val="000000" w:themeColor="accent3"/>
                <w:sz w:val="20"/>
              </w:rPr>
              <w:t>Ray Ventura</w:t>
            </w:r>
          </w:p>
        </w:tc>
      </w:tr>
      <w:tr w:rsidR="73F87E9A" w14:paraId="7566F74F" w14:textId="77777777" w:rsidTr="00096CF2">
        <w:trPr>
          <w:trHeight w:val="576"/>
        </w:trPr>
        <w:tc>
          <w:tcPr>
            <w:tcW w:w="13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EFAF5B4" w14:textId="343E76C4" w:rsidR="659EAB0D" w:rsidRDefault="659EAB0D" w:rsidP="00096CF2">
            <w:pPr>
              <w:spacing w:before="120" w:after="0"/>
              <w:ind w:firstLine="0"/>
              <w:jc w:val="center"/>
              <w:rPr>
                <w:rFonts w:eastAsia="Times New Roman" w:cs="Times New Roman"/>
                <w:color w:val="000000" w:themeColor="accent3"/>
                <w:sz w:val="20"/>
                <w:szCs w:val="20"/>
              </w:rPr>
            </w:pPr>
            <w:r w:rsidRPr="73F87E9A">
              <w:rPr>
                <w:rFonts w:eastAsia="Times New Roman" w:cs="Times New Roman"/>
                <w:color w:val="000000" w:themeColor="accent3"/>
                <w:sz w:val="20"/>
                <w:szCs w:val="20"/>
              </w:rPr>
              <w:t>3-17-2026</w:t>
            </w:r>
          </w:p>
          <w:p w14:paraId="19480850" w14:textId="481D3DE6" w:rsidR="73F87E9A" w:rsidRDefault="73F87E9A" w:rsidP="00096CF2">
            <w:pPr>
              <w:ind w:firstLine="0"/>
              <w:jc w:val="center"/>
              <w:rPr>
                <w:rFonts w:eastAsia="Times New Roman" w:cs="Times New Roman"/>
                <w:color w:val="000000" w:themeColor="accent3"/>
                <w:sz w:val="20"/>
                <w:szCs w:val="20"/>
              </w:rPr>
            </w:pPr>
          </w:p>
        </w:tc>
        <w:tc>
          <w:tcPr>
            <w:tcW w:w="9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8ADAE67" w14:textId="0FF9040A" w:rsidR="659EAB0D" w:rsidRDefault="659EAB0D" w:rsidP="00096CF2">
            <w:pPr>
              <w:ind w:firstLine="0"/>
              <w:jc w:val="center"/>
              <w:rPr>
                <w:rFonts w:eastAsia="Times New Roman" w:cs="Times New Roman"/>
                <w:color w:val="000000" w:themeColor="accent3"/>
                <w:sz w:val="20"/>
                <w:szCs w:val="20"/>
              </w:rPr>
            </w:pPr>
            <w:r w:rsidRPr="73F87E9A">
              <w:rPr>
                <w:rFonts w:eastAsia="Times New Roman" w:cs="Times New Roman"/>
                <w:color w:val="000000" w:themeColor="accent3"/>
                <w:sz w:val="20"/>
                <w:szCs w:val="20"/>
              </w:rPr>
              <w:t>1.3.1</w:t>
            </w:r>
          </w:p>
        </w:tc>
        <w:tc>
          <w:tcPr>
            <w:tcW w:w="512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6C2B5E4E" w14:textId="6B027959" w:rsidR="659EAB0D" w:rsidRDefault="659EAB0D" w:rsidP="00096CF2">
            <w:pPr>
              <w:ind w:firstLine="0"/>
              <w:jc w:val="center"/>
              <w:rPr>
                <w:rFonts w:eastAsia="Times New Roman" w:cs="Times New Roman"/>
                <w:color w:val="000000" w:themeColor="accent3"/>
                <w:sz w:val="20"/>
                <w:szCs w:val="20"/>
              </w:rPr>
            </w:pPr>
            <w:r w:rsidRPr="73F87E9A">
              <w:rPr>
                <w:sz w:val="20"/>
                <w:szCs w:val="20"/>
              </w:rPr>
              <w:t xml:space="preserve">-Acápite Modificado: </w:t>
            </w:r>
            <w:r w:rsidRPr="73F87E9A">
              <w:rPr>
                <w:rFonts w:eastAsia="Times New Roman" w:cs="Times New Roman"/>
                <w:color w:val="000000" w:themeColor="accent3"/>
                <w:sz w:val="20"/>
                <w:szCs w:val="20"/>
              </w:rPr>
              <w:t>Diagrama Entidad-Relación notación Chen</w:t>
            </w:r>
          </w:p>
        </w:tc>
        <w:tc>
          <w:tcPr>
            <w:tcW w:w="188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D5AB561" w14:textId="1FFFC502" w:rsidR="659EAB0D" w:rsidRDefault="659EAB0D" w:rsidP="00096CF2">
            <w:pPr>
              <w:spacing w:before="120" w:after="0"/>
              <w:ind w:firstLine="0"/>
              <w:jc w:val="center"/>
              <w:rPr>
                <w:rFonts w:eastAsia="Times New Roman" w:cs="Times New Roman"/>
                <w:color w:val="000000" w:themeColor="accent3"/>
                <w:sz w:val="20"/>
                <w:szCs w:val="20"/>
              </w:rPr>
            </w:pPr>
            <w:r w:rsidRPr="73F87E9A">
              <w:rPr>
                <w:rFonts w:eastAsia="Times New Roman" w:cs="Times New Roman"/>
                <w:color w:val="000000" w:themeColor="accent3"/>
                <w:sz w:val="20"/>
                <w:szCs w:val="20"/>
              </w:rPr>
              <w:t>Ray Ventura</w:t>
            </w:r>
          </w:p>
          <w:p w14:paraId="06D81C3C" w14:textId="56F1AA63" w:rsidR="73F87E9A" w:rsidRDefault="73F87E9A" w:rsidP="00096CF2">
            <w:pPr>
              <w:ind w:firstLine="0"/>
              <w:jc w:val="center"/>
              <w:rPr>
                <w:rFonts w:eastAsia="Times New Roman" w:cs="Times New Roman"/>
                <w:color w:val="000000" w:themeColor="accent3"/>
                <w:sz w:val="20"/>
                <w:szCs w:val="20"/>
              </w:rPr>
            </w:pPr>
          </w:p>
        </w:tc>
      </w:tr>
      <w:tr w:rsidR="00671595" w14:paraId="054D8E62" w14:textId="77777777" w:rsidTr="73F87E9A">
        <w:trPr>
          <w:trHeight w:val="576"/>
        </w:trPr>
        <w:tc>
          <w:tcPr>
            <w:tcW w:w="13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174F1B8" w14:textId="5E27C7A5" w:rsidR="00671595" w:rsidRPr="73F87E9A" w:rsidRDefault="00671595" w:rsidP="73F87E9A">
            <w:pPr>
              <w:spacing w:before="120" w:after="0"/>
              <w:ind w:firstLine="0"/>
              <w:jc w:val="center"/>
              <w:rPr>
                <w:rFonts w:eastAsia="Times New Roman" w:cs="Times New Roman"/>
                <w:color w:val="000000" w:themeColor="accent3"/>
                <w:sz w:val="20"/>
                <w:szCs w:val="20"/>
              </w:rPr>
            </w:pPr>
            <w:r>
              <w:rPr>
                <w:rFonts w:eastAsia="Times New Roman" w:cs="Times New Roman"/>
                <w:color w:val="000000" w:themeColor="accent3"/>
                <w:sz w:val="20"/>
                <w:szCs w:val="20"/>
              </w:rPr>
              <w:t>3-</w:t>
            </w:r>
            <w:r w:rsidR="00BF096F">
              <w:rPr>
                <w:rFonts w:eastAsia="Times New Roman" w:cs="Times New Roman"/>
                <w:color w:val="000000" w:themeColor="accent3"/>
                <w:sz w:val="20"/>
                <w:szCs w:val="20"/>
              </w:rPr>
              <w:t>29-2026</w:t>
            </w:r>
          </w:p>
        </w:tc>
        <w:tc>
          <w:tcPr>
            <w:tcW w:w="9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3E6A036D" w14:textId="6DE65A9B" w:rsidR="00671595" w:rsidRPr="73F87E9A" w:rsidRDefault="00BF096F" w:rsidP="73F87E9A">
            <w:pPr>
              <w:ind w:firstLine="0"/>
              <w:jc w:val="center"/>
              <w:rPr>
                <w:rFonts w:eastAsia="Times New Roman" w:cs="Times New Roman"/>
                <w:color w:val="000000" w:themeColor="accent3"/>
                <w:sz w:val="20"/>
                <w:szCs w:val="20"/>
              </w:rPr>
            </w:pPr>
            <w:r>
              <w:rPr>
                <w:rFonts w:eastAsia="Times New Roman" w:cs="Times New Roman"/>
                <w:color w:val="000000" w:themeColor="accent3"/>
                <w:sz w:val="20"/>
                <w:szCs w:val="20"/>
              </w:rPr>
              <w:t>1.3.2</w:t>
            </w:r>
          </w:p>
        </w:tc>
        <w:tc>
          <w:tcPr>
            <w:tcW w:w="512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A124A50" w14:textId="5D94509A" w:rsidR="002F0142" w:rsidRDefault="00BF096F" w:rsidP="73F87E9A">
            <w:pPr>
              <w:ind w:firstLine="0"/>
              <w:jc w:val="center"/>
              <w:rPr>
                <w:rFonts w:eastAsia="Times New Roman" w:cs="Times New Roman"/>
                <w:color w:val="000000" w:themeColor="accent3"/>
                <w:sz w:val="20"/>
                <w:szCs w:val="20"/>
              </w:rPr>
            </w:pPr>
            <w:r w:rsidRPr="73F87E9A">
              <w:rPr>
                <w:sz w:val="20"/>
                <w:szCs w:val="20"/>
              </w:rPr>
              <w:t xml:space="preserve">-Acápite Modificado: </w:t>
            </w:r>
            <w:r w:rsidR="00122AB0">
              <w:rPr>
                <w:sz w:val="20"/>
                <w:szCs w:val="20"/>
              </w:rPr>
              <w:t xml:space="preserve"> Capitulo</w:t>
            </w:r>
            <w:r w:rsidR="002F0142">
              <w:rPr>
                <w:sz w:val="20"/>
                <w:szCs w:val="20"/>
              </w:rPr>
              <w:t xml:space="preserve"> III - </w:t>
            </w:r>
            <w:r w:rsidRPr="73F87E9A">
              <w:rPr>
                <w:rFonts w:eastAsia="Times New Roman" w:cs="Times New Roman"/>
                <w:color w:val="000000" w:themeColor="accent3"/>
                <w:sz w:val="20"/>
                <w:szCs w:val="20"/>
              </w:rPr>
              <w:t>Diagrama Entidad-Relación notación Chen</w:t>
            </w:r>
          </w:p>
          <w:p w14:paraId="6D6CFE1B" w14:textId="1DE50761" w:rsidR="00671595" w:rsidRDefault="00BF096F" w:rsidP="73F87E9A">
            <w:pPr>
              <w:ind w:firstLine="0"/>
              <w:jc w:val="center"/>
              <w:rPr>
                <w:rFonts w:eastAsia="Times New Roman" w:cs="Times New Roman"/>
                <w:color w:val="000000" w:themeColor="accent3"/>
                <w:sz w:val="20"/>
                <w:szCs w:val="20"/>
              </w:rPr>
            </w:pPr>
            <w:r>
              <w:rPr>
                <w:rFonts w:eastAsia="Times New Roman" w:cs="Times New Roman"/>
                <w:color w:val="000000" w:themeColor="accent3"/>
                <w:sz w:val="20"/>
                <w:szCs w:val="20"/>
              </w:rPr>
              <w:t xml:space="preserve"> </w:t>
            </w:r>
            <w:r w:rsidR="002F0142" w:rsidRPr="73F87E9A">
              <w:rPr>
                <w:sz w:val="20"/>
                <w:szCs w:val="20"/>
              </w:rPr>
              <w:t xml:space="preserve">-Acápite Modificado: </w:t>
            </w:r>
            <w:r w:rsidR="002F0142">
              <w:rPr>
                <w:sz w:val="20"/>
                <w:szCs w:val="20"/>
              </w:rPr>
              <w:t xml:space="preserve"> Capitulo II</w:t>
            </w:r>
            <w:r>
              <w:rPr>
                <w:sz w:val="20"/>
                <w:szCs w:val="20"/>
              </w:rPr>
              <w:t xml:space="preserve"> </w:t>
            </w:r>
            <w:r w:rsidR="00E07307">
              <w:rPr>
                <w:rFonts w:eastAsia="Times New Roman" w:cs="Times New Roman"/>
                <w:color w:val="000000" w:themeColor="accent3"/>
                <w:sz w:val="20"/>
                <w:szCs w:val="20"/>
              </w:rPr>
              <w:t>Caso de uso General y especifico,</w:t>
            </w:r>
            <w:r w:rsidR="00097870" w:rsidRPr="00A22EA5">
              <w:t xml:space="preserve"> Diagrama de Actividad de Casos de Uso</w:t>
            </w:r>
            <w:r w:rsidR="00D62AB1">
              <w:t xml:space="preserve">, </w:t>
            </w:r>
            <w:r w:rsidR="00D62AB1" w:rsidRPr="00D62AB1">
              <w:t>Diagrama de Secuencia</w:t>
            </w:r>
          </w:p>
          <w:p w14:paraId="04122F70" w14:textId="77777777" w:rsidR="00BF096F" w:rsidRPr="73F87E9A" w:rsidRDefault="00BF096F" w:rsidP="73F87E9A">
            <w:pPr>
              <w:ind w:firstLine="0"/>
              <w:jc w:val="center"/>
              <w:rPr>
                <w:sz w:val="20"/>
                <w:szCs w:val="20"/>
              </w:rPr>
            </w:pPr>
          </w:p>
        </w:tc>
        <w:tc>
          <w:tcPr>
            <w:tcW w:w="188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B21B89F" w14:textId="77777777" w:rsidR="00D62AB1" w:rsidRDefault="00D62AB1" w:rsidP="00D62AB1">
            <w:pPr>
              <w:spacing w:before="120" w:after="0"/>
              <w:ind w:firstLine="0"/>
              <w:jc w:val="center"/>
              <w:rPr>
                <w:rFonts w:eastAsia="Times New Roman" w:cs="Times New Roman"/>
                <w:color w:val="000000" w:themeColor="accent3"/>
                <w:sz w:val="20"/>
                <w:szCs w:val="20"/>
              </w:rPr>
            </w:pPr>
            <w:r w:rsidRPr="73F87E9A">
              <w:rPr>
                <w:rFonts w:eastAsia="Times New Roman" w:cs="Times New Roman"/>
                <w:color w:val="000000" w:themeColor="accent3"/>
                <w:sz w:val="20"/>
                <w:szCs w:val="20"/>
              </w:rPr>
              <w:t>Ray Ventura</w:t>
            </w:r>
          </w:p>
          <w:p w14:paraId="48B29010" w14:textId="77777777" w:rsidR="00671595" w:rsidRPr="73F87E9A" w:rsidRDefault="00671595" w:rsidP="73F87E9A">
            <w:pPr>
              <w:spacing w:before="120" w:after="0"/>
              <w:ind w:firstLine="0"/>
              <w:jc w:val="center"/>
              <w:rPr>
                <w:rFonts w:eastAsia="Times New Roman" w:cs="Times New Roman"/>
                <w:color w:val="000000" w:themeColor="accent3"/>
                <w:sz w:val="20"/>
                <w:szCs w:val="20"/>
              </w:rPr>
            </w:pPr>
          </w:p>
        </w:tc>
      </w:tr>
      <w:tr w:rsidR="00BC0182" w14:paraId="1574017F" w14:textId="77777777" w:rsidTr="00096CF2">
        <w:trPr>
          <w:trHeight w:val="576"/>
        </w:trPr>
        <w:tc>
          <w:tcPr>
            <w:tcW w:w="134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46F6D6C9" w14:textId="4C742802" w:rsidR="00BC0182" w:rsidRPr="73F87E9A" w:rsidRDefault="00380F8E" w:rsidP="00096CF2">
            <w:pPr>
              <w:spacing w:before="120" w:after="0"/>
              <w:ind w:firstLine="0"/>
              <w:jc w:val="center"/>
              <w:rPr>
                <w:rFonts w:eastAsia="Times New Roman" w:cs="Times New Roman"/>
                <w:color w:val="000000" w:themeColor="accent3"/>
                <w:sz w:val="20"/>
                <w:szCs w:val="20"/>
              </w:rPr>
            </w:pPr>
            <w:r>
              <w:rPr>
                <w:rFonts w:eastAsia="Times New Roman" w:cs="Times New Roman"/>
                <w:color w:val="000000" w:themeColor="accent3"/>
                <w:sz w:val="20"/>
                <w:szCs w:val="20"/>
              </w:rPr>
              <w:t>5</w:t>
            </w:r>
            <w:r w:rsidR="00FC3B0A">
              <w:rPr>
                <w:rFonts w:eastAsia="Times New Roman" w:cs="Times New Roman"/>
                <w:color w:val="000000" w:themeColor="accent3"/>
                <w:sz w:val="20"/>
                <w:szCs w:val="20"/>
              </w:rPr>
              <w:t>-4-2026</w:t>
            </w:r>
          </w:p>
        </w:tc>
        <w:tc>
          <w:tcPr>
            <w:tcW w:w="990"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069AB823" w14:textId="3355B0C1" w:rsidR="00BC0182" w:rsidRPr="73F87E9A" w:rsidRDefault="00FC3B0A" w:rsidP="00096CF2">
            <w:pPr>
              <w:ind w:firstLine="0"/>
              <w:jc w:val="center"/>
              <w:rPr>
                <w:rFonts w:eastAsia="Times New Roman" w:cs="Times New Roman"/>
                <w:color w:val="000000" w:themeColor="accent3"/>
                <w:sz w:val="20"/>
                <w:szCs w:val="20"/>
              </w:rPr>
            </w:pPr>
            <w:r>
              <w:rPr>
                <w:rFonts w:eastAsia="Times New Roman" w:cs="Times New Roman"/>
                <w:color w:val="000000" w:themeColor="accent3"/>
                <w:sz w:val="20"/>
                <w:szCs w:val="20"/>
              </w:rPr>
              <w:t>1.4.0</w:t>
            </w:r>
          </w:p>
        </w:tc>
        <w:tc>
          <w:tcPr>
            <w:tcW w:w="5123"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7896C564" w14:textId="3F31A481" w:rsidR="00AE790E" w:rsidRPr="00AE790E" w:rsidRDefault="003F7B9A" w:rsidP="00096CF2">
            <w:pPr>
              <w:ind w:firstLine="0"/>
              <w:jc w:val="center"/>
              <w:rPr>
                <w:sz w:val="20"/>
                <w:lang w:val="es-MX"/>
              </w:rPr>
            </w:pPr>
            <w:r>
              <w:rPr>
                <w:sz w:val="20"/>
                <w:szCs w:val="20"/>
              </w:rPr>
              <w:t xml:space="preserve">-Acápite Modificado: </w:t>
            </w:r>
            <w:r w:rsidRPr="00640AF5">
              <w:rPr>
                <w:sz w:val="20"/>
              </w:rPr>
              <w:t>Objetivos Específicos</w:t>
            </w:r>
            <w:r>
              <w:rPr>
                <w:sz w:val="20"/>
              </w:rPr>
              <w:t xml:space="preserve">, </w:t>
            </w:r>
            <w:r w:rsidRPr="00640AF5">
              <w:rPr>
                <w:rFonts w:eastAsia="Times New Roman" w:cs="Times New Roman"/>
                <w:color w:val="000000" w:themeColor="accent3"/>
                <w:sz w:val="20"/>
              </w:rPr>
              <w:t>Introducción</w:t>
            </w:r>
            <w:r w:rsidR="000142DD">
              <w:rPr>
                <w:rFonts w:eastAsia="Times New Roman" w:cs="Times New Roman"/>
                <w:color w:val="000000" w:themeColor="accent3"/>
                <w:sz w:val="20"/>
              </w:rPr>
              <w:t xml:space="preserve">, </w:t>
            </w:r>
            <w:r w:rsidR="000142DD" w:rsidRPr="00640AF5">
              <w:rPr>
                <w:sz w:val="20"/>
              </w:rPr>
              <w:t>Modelo Visual</w:t>
            </w:r>
            <w:r w:rsidR="008D1452">
              <w:rPr>
                <w:sz w:val="20"/>
              </w:rPr>
              <w:t xml:space="preserve">, </w:t>
            </w:r>
            <w:r w:rsidR="008D1452" w:rsidRPr="00640AF5">
              <w:rPr>
                <w:rFonts w:eastAsia="Times New Roman" w:cs="Times New Roman"/>
                <w:color w:val="000000" w:themeColor="accent3"/>
                <w:sz w:val="20"/>
              </w:rPr>
              <w:t xml:space="preserve">Diagrama Entidad-Relación </w:t>
            </w:r>
            <w:r w:rsidR="008D1452">
              <w:rPr>
                <w:rFonts w:eastAsia="Times New Roman" w:cs="Times New Roman"/>
                <w:color w:val="000000" w:themeColor="accent3"/>
                <w:sz w:val="20"/>
              </w:rPr>
              <w:t xml:space="preserve">notación Chen, </w:t>
            </w:r>
            <w:r w:rsidR="003451CA">
              <w:rPr>
                <w:sz w:val="20"/>
              </w:rPr>
              <w:t>Diagramas</w:t>
            </w:r>
            <w:r w:rsidR="00544B7B">
              <w:rPr>
                <w:sz w:val="20"/>
              </w:rPr>
              <w:t xml:space="preserve"> C</w:t>
            </w:r>
            <w:r w:rsidR="0096123F">
              <w:rPr>
                <w:sz w:val="20"/>
              </w:rPr>
              <w:t>.</w:t>
            </w:r>
            <w:r w:rsidR="00544B7B">
              <w:rPr>
                <w:sz w:val="20"/>
              </w:rPr>
              <w:t>U</w:t>
            </w:r>
            <w:r w:rsidR="0096123F">
              <w:rPr>
                <w:sz w:val="20"/>
              </w:rPr>
              <w:t>.</w:t>
            </w:r>
            <w:r w:rsidR="00544B7B">
              <w:rPr>
                <w:sz w:val="20"/>
              </w:rPr>
              <w:t>G</w:t>
            </w:r>
            <w:r w:rsidR="0096123F">
              <w:rPr>
                <w:sz w:val="20"/>
              </w:rPr>
              <w:t xml:space="preserve"> y C.U.E</w:t>
            </w:r>
            <w:r w:rsidR="00D25B83">
              <w:rPr>
                <w:sz w:val="20"/>
              </w:rPr>
              <w:t xml:space="preserve">, Marco Legal e </w:t>
            </w:r>
            <w:r w:rsidR="006767C7">
              <w:rPr>
                <w:sz w:val="20"/>
              </w:rPr>
              <w:t>Institucional</w:t>
            </w:r>
            <w:r w:rsidR="00CC7141">
              <w:rPr>
                <w:sz w:val="20"/>
              </w:rPr>
              <w:t xml:space="preserve">, </w:t>
            </w:r>
            <w:r w:rsidR="00840E31">
              <w:rPr>
                <w:sz w:val="20"/>
              </w:rPr>
              <w:t xml:space="preserve">Estado del Arte, </w:t>
            </w:r>
            <w:r w:rsidR="006767C7">
              <w:rPr>
                <w:sz w:val="20"/>
              </w:rPr>
              <w:t>Descripción</w:t>
            </w:r>
            <w:r w:rsidR="006767C7">
              <w:rPr>
                <w:sz w:val="20"/>
                <w:lang w:val="es-MX"/>
              </w:rPr>
              <w:t xml:space="preserve"> General del Escenario</w:t>
            </w:r>
            <w:r w:rsidR="00AE790E">
              <w:rPr>
                <w:sz w:val="20"/>
                <w:lang w:val="es-MX"/>
              </w:rPr>
              <w:t xml:space="preserve">, </w:t>
            </w:r>
            <w:r w:rsidR="00AE790E" w:rsidRPr="00AE790E">
              <w:rPr>
                <w:sz w:val="20"/>
                <w:lang w:val="es-MX"/>
              </w:rPr>
              <w:t>Módulos Funcionales de la Capa de Lógica de Negocio</w:t>
            </w:r>
          </w:p>
        </w:tc>
        <w:tc>
          <w:tcPr>
            <w:tcW w:w="1887" w:type="dxa"/>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vAlign w:val="center"/>
          </w:tcPr>
          <w:p w14:paraId="202C8886" w14:textId="77777777" w:rsidR="003F7B9A" w:rsidRPr="00640AF5" w:rsidRDefault="003F7B9A" w:rsidP="00096CF2">
            <w:pPr>
              <w:spacing w:before="120" w:after="0"/>
              <w:ind w:firstLine="0"/>
              <w:jc w:val="center"/>
              <w:rPr>
                <w:rFonts w:eastAsia="Times New Roman" w:cs="Times New Roman"/>
                <w:color w:val="000000" w:themeColor="accent3"/>
                <w:sz w:val="20"/>
              </w:rPr>
            </w:pPr>
            <w:r w:rsidRPr="00640AF5">
              <w:rPr>
                <w:rFonts w:eastAsia="Times New Roman" w:cs="Times New Roman"/>
                <w:color w:val="000000" w:themeColor="accent3"/>
                <w:sz w:val="20"/>
              </w:rPr>
              <w:t>Adrian Alvarez |</w:t>
            </w:r>
          </w:p>
          <w:p w14:paraId="4B1F93C0" w14:textId="677E473B" w:rsidR="00BC0182" w:rsidRPr="73F87E9A" w:rsidRDefault="003F7B9A" w:rsidP="00096CF2">
            <w:pPr>
              <w:spacing w:before="120" w:after="0"/>
              <w:ind w:firstLine="0"/>
              <w:jc w:val="center"/>
              <w:rPr>
                <w:rFonts w:eastAsia="Times New Roman" w:cs="Times New Roman"/>
                <w:color w:val="000000" w:themeColor="accent3"/>
                <w:sz w:val="20"/>
                <w:szCs w:val="20"/>
              </w:rPr>
            </w:pPr>
            <w:r w:rsidRPr="00640AF5">
              <w:rPr>
                <w:rFonts w:eastAsia="Times New Roman" w:cs="Times New Roman"/>
                <w:color w:val="000000" w:themeColor="accent3"/>
                <w:sz w:val="20"/>
              </w:rPr>
              <w:t>Ray Ventura</w:t>
            </w:r>
          </w:p>
        </w:tc>
      </w:tr>
    </w:tbl>
    <w:p w14:paraId="23005190" w14:textId="77777777" w:rsidR="00A755C4" w:rsidRPr="00B531F2" w:rsidRDefault="00A755C4" w:rsidP="00A755C4">
      <w:pPr>
        <w:tabs>
          <w:tab w:val="left" w:pos="480"/>
        </w:tabs>
        <w:rPr>
          <w:rStyle w:val="Hipervnculo"/>
        </w:rPr>
        <w:sectPr w:rsidR="00A755C4" w:rsidRPr="00B531F2" w:rsidSect="00A755C4">
          <w:type w:val="continuous"/>
          <w:pgSz w:w="12240" w:h="15840" w:code="1"/>
          <w:pgMar w:top="1440" w:right="1440" w:bottom="1440" w:left="1440" w:header="720" w:footer="720" w:gutter="0"/>
          <w:cols w:space="720"/>
          <w:titlePg/>
          <w:docGrid w:linePitch="360"/>
        </w:sectPr>
      </w:pPr>
    </w:p>
    <w:p w14:paraId="5E45CB31" w14:textId="77777777" w:rsidR="00A755C4" w:rsidRPr="00B531F2" w:rsidRDefault="00A755C4" w:rsidP="00AC2130">
      <w:pPr>
        <w:pStyle w:val="Ttulo1"/>
      </w:pPr>
      <w:bookmarkStart w:id="4" w:name="_Toc227357264"/>
      <w:r w:rsidRPr="00B531F2">
        <w:lastRenderedPageBreak/>
        <w:t>Resumen (Abstract)</w:t>
      </w:r>
      <w:bookmarkEnd w:id="4"/>
    </w:p>
    <w:p w14:paraId="4CB545F6" w14:textId="77777777" w:rsidR="00206F8C" w:rsidRPr="00206F8C" w:rsidRDefault="00206F8C" w:rsidP="00206F8C">
      <w:pPr>
        <w:rPr>
          <w:b/>
          <w:bCs/>
          <w:lang w:val="en-US"/>
        </w:rPr>
      </w:pPr>
      <w:r w:rsidRPr="00206F8C">
        <w:rPr>
          <w:b/>
          <w:bCs/>
          <w:lang w:val="en-US"/>
        </w:rPr>
        <w:t>Español</w:t>
      </w:r>
    </w:p>
    <w:p w14:paraId="6149DCBC" w14:textId="77777777" w:rsidR="00206F8C" w:rsidRPr="00206F8C" w:rsidRDefault="00206F8C" w:rsidP="00206F8C">
      <w:pPr>
        <w:rPr>
          <w:lang w:val="es-MX"/>
        </w:rPr>
      </w:pPr>
      <w:r w:rsidRPr="00206F8C">
        <w:rPr>
          <w:lang w:val="es-MX"/>
        </w:rPr>
        <w:t>VeriFinca propone un sistema web que valida documentos, ubicación e integridad de proyectos inmobiliarios en República Dominicana, con alertas, QR y firma digital, para reducir fraudes y apoyar decisiones de inversión seguras.</w:t>
      </w:r>
    </w:p>
    <w:p w14:paraId="69A6077D" w14:textId="77777777" w:rsidR="00206F8C" w:rsidRPr="00206F8C" w:rsidRDefault="00206F8C" w:rsidP="00206F8C">
      <w:pPr>
        <w:rPr>
          <w:b/>
          <w:bCs/>
          <w:lang w:val="en-US"/>
        </w:rPr>
      </w:pPr>
      <w:r w:rsidRPr="00206F8C">
        <w:rPr>
          <w:b/>
          <w:bCs/>
          <w:lang w:val="en-US"/>
        </w:rPr>
        <w:t>English</w:t>
      </w:r>
    </w:p>
    <w:p w14:paraId="217A3588" w14:textId="77777777" w:rsidR="00206F8C" w:rsidRPr="00206F8C" w:rsidRDefault="00206F8C" w:rsidP="00206F8C">
      <w:pPr>
        <w:rPr>
          <w:lang w:val="en-US"/>
        </w:rPr>
      </w:pPr>
      <w:r w:rsidRPr="00206F8C">
        <w:rPr>
          <w:lang w:val="en-US"/>
        </w:rPr>
        <w:t>VeriFinca proposes a web system that validates documents, location, and integrity of real estate projects in the Dominican Republic, using alerts, QR, and digital signatures to reduce fraud and support safer investment decisions.</w:t>
      </w:r>
    </w:p>
    <w:p w14:paraId="71FC4EC8" w14:textId="479A8771" w:rsidR="00A755C4" w:rsidRPr="00206F8C" w:rsidRDefault="00A755C4" w:rsidP="00206F8C">
      <w:pPr>
        <w:ind w:firstLine="0"/>
        <w:rPr>
          <w:lang w:val="en-US"/>
        </w:rPr>
      </w:pPr>
    </w:p>
    <w:p w14:paraId="7767402B" w14:textId="77777777" w:rsidR="00A755C4" w:rsidRPr="00B531F2" w:rsidRDefault="00A755C4" w:rsidP="00AC2130">
      <w:pPr>
        <w:pStyle w:val="Ttulo1"/>
      </w:pPr>
      <w:bookmarkStart w:id="5" w:name="_Toc227357265"/>
      <w:r w:rsidRPr="00B531F2">
        <w:t>Palabras claves</w:t>
      </w:r>
      <w:bookmarkEnd w:id="5"/>
    </w:p>
    <w:p w14:paraId="4F15B904" w14:textId="71DD56C6" w:rsidR="00A755C4" w:rsidRPr="00B531F2" w:rsidRDefault="00A755C4" w:rsidP="00A755C4">
      <w:pPr>
        <w:rPr>
          <w:rFonts w:ascii="Arial" w:eastAsia="Times New Roman" w:hAnsi="Arial" w:cs="Arial"/>
          <w:b/>
          <w:color w:val="000000" w:themeColor="accent3"/>
          <w:spacing w:val="-2"/>
          <w:sz w:val="36"/>
          <w:szCs w:val="36"/>
        </w:rPr>
      </w:pPr>
      <w:r w:rsidRPr="00B531F2">
        <w:t>Verificación inmobiliaria; Autenticación de documentos; Prevención de fraudes; Sistema web de validación; Proyectos inmobiliarios; Seguridad transaccional; República Dominicana</w:t>
      </w:r>
      <w:r w:rsidR="00091F99">
        <w:t>.</w:t>
      </w:r>
    </w:p>
    <w:p w14:paraId="0F67B0FD" w14:textId="77777777" w:rsidR="00A755C4" w:rsidRPr="00B531F2" w:rsidRDefault="00A755C4" w:rsidP="00A755C4">
      <w:pPr>
        <w:spacing w:before="120" w:after="200" w:line="264" w:lineRule="auto"/>
        <w:ind w:firstLine="0"/>
        <w:rPr>
          <w:rFonts w:eastAsia="Times New Roman" w:cs="Arial"/>
          <w:b/>
          <w:color w:val="000000" w:themeColor="accent3"/>
          <w:spacing w:val="-2"/>
          <w:szCs w:val="40"/>
        </w:rPr>
      </w:pPr>
      <w:r w:rsidRPr="00B531F2">
        <w:br w:type="page"/>
      </w:r>
    </w:p>
    <w:p w14:paraId="62CD426D" w14:textId="6C753F69" w:rsidR="003707D8" w:rsidRPr="00AC2130" w:rsidRDefault="003707D8" w:rsidP="00AC2130">
      <w:pPr>
        <w:pStyle w:val="Ttulo1"/>
      </w:pPr>
      <w:bookmarkStart w:id="6" w:name="_Toc227357266"/>
      <w:r w:rsidRPr="00AC2130">
        <w:lastRenderedPageBreak/>
        <w:t>Capítulo I</w:t>
      </w:r>
      <w:bookmarkEnd w:id="6"/>
    </w:p>
    <w:p w14:paraId="17FD87EB" w14:textId="0DBE90FF" w:rsidR="00A755C4" w:rsidRPr="00AC2130" w:rsidRDefault="00A755C4" w:rsidP="00AC2130">
      <w:pPr>
        <w:pStyle w:val="Ttulo2"/>
      </w:pPr>
      <w:bookmarkStart w:id="7" w:name="_Toc227357267"/>
      <w:r w:rsidRPr="00AC2130">
        <w:t>Introducción</w:t>
      </w:r>
      <w:bookmarkEnd w:id="7"/>
    </w:p>
    <w:p w14:paraId="74540A13" w14:textId="678D077B" w:rsidR="00A755C4" w:rsidRPr="00B531F2" w:rsidRDefault="00A755C4" w:rsidP="00A755C4">
      <w:r w:rsidRPr="00B531F2">
        <w:t>El sector inmobiliario en República Dominicana ha experimentado un crecimiento acelerado en las últimas dos décadas, consolidándose como uno de los pilares fundamentales de la economía nacional</w:t>
      </w:r>
      <w:r w:rsidR="009B1879">
        <w:t xml:space="preserve"> </w:t>
      </w:r>
      <w:sdt>
        <w:sdtPr>
          <w:id w:val="-903831352"/>
          <w:citation/>
        </w:sdtPr>
        <w:sdtEndPr/>
        <w:sdtContent>
          <w:r w:rsidR="00877DB1">
            <w:fldChar w:fldCharType="begin"/>
          </w:r>
          <w:r w:rsidR="00877DB1">
            <w:rPr>
              <w:lang w:val="es-MX"/>
            </w:rPr>
            <w:instrText xml:space="preserve"> CITATION ONE25 \l 2058 </w:instrText>
          </w:r>
          <w:r w:rsidR="00877DB1">
            <w:fldChar w:fldCharType="separate"/>
          </w:r>
          <w:r w:rsidR="00852EF3">
            <w:rPr>
              <w:noProof/>
              <w:lang w:val="es-MX"/>
            </w:rPr>
            <w:t>(ONE, Construcción y actividades inmobiliarias: Series estadísticas 2013–2025., 2025)</w:t>
          </w:r>
          <w:r w:rsidR="00877DB1">
            <w:fldChar w:fldCharType="end"/>
          </w:r>
        </w:sdtContent>
      </w:sdt>
      <w:r w:rsidRPr="00B531F2">
        <w:t xml:space="preserve">. Sin embargo, este desarrollo económico ha traído consigo un incremento preocupante en casos de fraudes financieros relacionados con proyectos de construcción, ventas de propiedades inexistentes y </w:t>
      </w:r>
      <w:r w:rsidR="0069150F" w:rsidRPr="0069150F">
        <w:t>reutilización de títulos, afectando principalmente el patrimonio de compradores e inversionistas tanto locales como extranjeros</w:t>
      </w:r>
      <w:r w:rsidRPr="00B531F2">
        <w:t>.</w:t>
      </w:r>
    </w:p>
    <w:p w14:paraId="57137496" w14:textId="7A50A7E8" w:rsidR="00A755C4" w:rsidRPr="00B531F2" w:rsidRDefault="00360563" w:rsidP="00A755C4">
      <w:r w:rsidRPr="00360563">
        <w:t xml:space="preserve">Según datos recientes, la falta de mecanismos tecnológicos integrados para la verificación de la autenticidad de documentos legales, la detección de cargas jurídicas y la comprobación de la formalidad administrativa de los proyectos ha facilitado la proliferación de esquemas ilícitos </w:t>
      </w:r>
      <w:sdt>
        <w:sdtPr>
          <w:id w:val="1904024343"/>
          <w:citation/>
        </w:sdtPr>
        <w:sdtEndPr/>
        <w:sdtContent>
          <w:r w:rsidR="009C5D5F">
            <w:fldChar w:fldCharType="begin"/>
          </w:r>
          <w:r w:rsidR="00C34608">
            <w:rPr>
              <w:lang w:val="es-MX"/>
            </w:rPr>
            <w:instrText xml:space="preserve">CITATION Pao \t  \l 2058 </w:instrText>
          </w:r>
          <w:r w:rsidR="009C5D5F">
            <w:fldChar w:fldCharType="separate"/>
          </w:r>
          <w:r w:rsidR="00852EF3">
            <w:rPr>
              <w:lang w:val="es-MX"/>
            </w:rPr>
            <w:t>(Henriquez, 2026)</w:t>
          </w:r>
          <w:r w:rsidR="009C5D5F">
            <w:fldChar w:fldCharType="end"/>
          </w:r>
        </w:sdtContent>
      </w:sdt>
      <w:r w:rsidRPr="00360563">
        <w:t xml:space="preserve">; </w:t>
      </w:r>
      <w:sdt>
        <w:sdtPr>
          <w:id w:val="832563894"/>
          <w:citation/>
        </w:sdtPr>
        <w:sdtEndPr/>
        <w:sdtContent>
          <w:r w:rsidR="009C5D5F">
            <w:fldChar w:fldCharType="begin"/>
          </w:r>
          <w:r w:rsidR="009C5D5F">
            <w:rPr>
              <w:lang w:val="es-MX"/>
            </w:rPr>
            <w:instrText xml:space="preserve"> CITATION Lop25 \l 2058 </w:instrText>
          </w:r>
          <w:r w:rsidR="009C5D5F">
            <w:fldChar w:fldCharType="separate"/>
          </w:r>
          <w:r w:rsidR="00852EF3">
            <w:rPr>
              <w:noProof/>
              <w:lang w:val="es-MX"/>
            </w:rPr>
            <w:t>(Lopez Duran, 2025)</w:t>
          </w:r>
          <w:r w:rsidR="009C5D5F">
            <w:fldChar w:fldCharType="end"/>
          </w:r>
        </w:sdtContent>
      </w:sdt>
      <w:r w:rsidRPr="00360563">
        <w:t xml:space="preserve">. Ante esta problemática, el Ministerio de Vivienda y Edificaciones (MIVED) ha advertido reiteradamente sobre la necesidad de verificar la titularidad, la existencia de permisos y la situación registral de las propiedades antes de cualquier transacción para prevenir el fraude inmobiliario </w:t>
      </w:r>
      <w:sdt>
        <w:sdtPr>
          <w:id w:val="1134287446"/>
          <w:citation/>
        </w:sdtPr>
        <w:sdtEndPr/>
        <w:sdtContent>
          <w:r w:rsidR="004B10CA">
            <w:fldChar w:fldCharType="begin"/>
          </w:r>
          <w:r w:rsidR="004B10CA">
            <w:rPr>
              <w:lang w:val="es-MX"/>
            </w:rPr>
            <w:instrText xml:space="preserve"> CITATION Min25 \l 2058 </w:instrText>
          </w:r>
          <w:r w:rsidR="004B10CA">
            <w:fldChar w:fldCharType="separate"/>
          </w:r>
          <w:r w:rsidR="00852EF3">
            <w:rPr>
              <w:noProof/>
              <w:lang w:val="es-MX"/>
            </w:rPr>
            <w:t>(MIVED</w:t>
          </w:r>
          <w:r>
            <w:rPr>
              <w:noProof/>
              <w:lang w:val="es-MX"/>
            </w:rPr>
            <w:t xml:space="preserve"> M. d.,</w:t>
          </w:r>
          <w:r w:rsidR="00852EF3">
            <w:rPr>
              <w:noProof/>
              <w:lang w:val="es-MX"/>
            </w:rPr>
            <w:t xml:space="preserve"> 2025)</w:t>
          </w:r>
          <w:r w:rsidR="004B10CA">
            <w:fldChar w:fldCharType="end"/>
          </w:r>
        </w:sdtContent>
      </w:sdt>
      <w:r w:rsidR="00A755C4" w:rsidRPr="00B531F2">
        <w:t>.</w:t>
      </w:r>
    </w:p>
    <w:p w14:paraId="0FCF0A28" w14:textId="66CFEA26" w:rsidR="00810031" w:rsidRDefault="009237C1" w:rsidP="00A755C4">
      <w:r w:rsidRPr="009237C1">
        <w:t>La transformación digital del Estado dominicano y la adopción de tecnologías de interoperabilidad en instituciones públicas han creado una oportunidad única para el desarrollo de soluciones tecnológicas que mitiguen estos riesgos</w:t>
      </w:r>
      <w:r w:rsidR="000C4C4D">
        <w:t xml:space="preserve"> </w:t>
      </w:r>
      <w:sdt>
        <w:sdtPr>
          <w:id w:val="920144268"/>
          <w:citation/>
        </w:sdtPr>
        <w:sdtEndPr/>
        <w:sdtContent>
          <w:r w:rsidR="000C4C4D">
            <w:fldChar w:fldCharType="begin"/>
          </w:r>
          <w:r w:rsidR="000C4C4D">
            <w:rPr>
              <w:lang w:val="es-MX"/>
            </w:rPr>
            <w:instrText xml:space="preserve"> CITATION McG \l 2058 </w:instrText>
          </w:r>
          <w:r w:rsidR="000C4C4D">
            <w:fldChar w:fldCharType="separate"/>
          </w:r>
          <w:r w:rsidR="00852EF3">
            <w:rPr>
              <w:noProof/>
              <w:lang w:val="es-MX"/>
            </w:rPr>
            <w:t>(Baca Urbina, 2001)</w:t>
          </w:r>
          <w:r w:rsidR="000C4C4D">
            <w:fldChar w:fldCharType="end"/>
          </w:r>
        </w:sdtContent>
      </w:sdt>
      <w:r w:rsidR="000C4C4D">
        <w:t>;</w:t>
      </w:r>
      <w:sdt>
        <w:sdtPr>
          <w:id w:val="104311074"/>
          <w:citation/>
        </w:sdtPr>
        <w:sdtEndPr/>
        <w:sdtContent>
          <w:r w:rsidR="00FB4D76">
            <w:fldChar w:fldCharType="begin"/>
          </w:r>
          <w:r w:rsidR="000C4C4D">
            <w:rPr>
              <w:lang w:val="es-MX"/>
            </w:rPr>
            <w:instrText xml:space="preserve">CITATION Ofi25 \t  \l 2058 </w:instrText>
          </w:r>
          <w:r w:rsidR="00FB4D76">
            <w:fldChar w:fldCharType="separate"/>
          </w:r>
          <w:r w:rsidR="00852EF3">
            <w:rPr>
              <w:lang w:val="es-MX"/>
            </w:rPr>
            <w:t xml:space="preserve"> (OGTIC, 2025)</w:t>
          </w:r>
          <w:r w:rsidR="00FB4D76">
            <w:fldChar w:fldCharType="end"/>
          </w:r>
        </w:sdtContent>
      </w:sdt>
      <w:r w:rsidR="00A755C4" w:rsidRPr="00B531F2">
        <w:t>.</w:t>
      </w:r>
      <w:r w:rsidR="001B2381">
        <w:t xml:space="preserve"> </w:t>
      </w:r>
      <w:r w:rsidR="001B2381" w:rsidRPr="001B2381">
        <w:t>En el ámbito de la ingeniería de software</w:t>
      </w:r>
      <w:r w:rsidR="001B2381">
        <w:t xml:space="preserve">, </w:t>
      </w:r>
      <w:r w:rsidR="00A755C4" w:rsidRPr="00B531F2">
        <w:t xml:space="preserve"> </w:t>
      </w:r>
      <w:r w:rsidR="00A31E94">
        <w:t xml:space="preserve">El </w:t>
      </w:r>
      <w:r w:rsidR="005D26C4">
        <w:t>I</w:t>
      </w:r>
      <w:r w:rsidR="00A31E94">
        <w:t>ng.</w:t>
      </w:r>
      <w:r w:rsidR="005D26C4">
        <w:t xml:space="preserve"> Sommerville </w:t>
      </w:r>
      <w:sdt>
        <w:sdtPr>
          <w:id w:val="189345588"/>
          <w:citation/>
        </w:sdtPr>
        <w:sdtEndPr/>
        <w:sdtContent>
          <w:r w:rsidR="009678FB">
            <w:fldChar w:fldCharType="begin"/>
          </w:r>
          <w:r w:rsidR="009678FB">
            <w:rPr>
              <w:lang w:val="es-MX"/>
            </w:rPr>
            <w:instrText xml:space="preserve"> CITATION Som11 \l 2058 </w:instrText>
          </w:r>
          <w:r w:rsidR="009678FB">
            <w:fldChar w:fldCharType="separate"/>
          </w:r>
          <w:r w:rsidR="00852EF3">
            <w:rPr>
              <w:noProof/>
              <w:lang w:val="es-MX"/>
            </w:rPr>
            <w:t>(Sommerville, 2011)</w:t>
          </w:r>
          <w:r w:rsidR="009678FB">
            <w:fldChar w:fldCharType="end"/>
          </w:r>
        </w:sdtContent>
      </w:sdt>
      <w:r w:rsidR="00A755C4" w:rsidRPr="00B531F2">
        <w:t xml:space="preserve"> establece que "</w:t>
      </w:r>
      <w:r w:rsidR="00A755C4" w:rsidRPr="007D77B6">
        <w:rPr>
          <w:i/>
          <w:iCs/>
        </w:rPr>
        <w:t>los sistemas de información modernos deben proveer mecanismos de seguridad, trazabilidad y validación de datos críticos que protejan a los usuarios finales de operaciones fraudulentas</w:t>
      </w:r>
      <w:r w:rsidR="00A755C4" w:rsidRPr="00B531F2">
        <w:t xml:space="preserve">". </w:t>
      </w:r>
      <w:r w:rsidR="00810031" w:rsidRPr="00810031">
        <w:t>En este contexto, la implementación de un sistema web integral de verificación se presenta como una necesidad urgente para salvaguardar la seguridad jurídica en el mercado inmobiliario nacional.</w:t>
      </w:r>
    </w:p>
    <w:p w14:paraId="5E0D797C" w14:textId="5B4362FF" w:rsidR="00A755C4" w:rsidRPr="00B531F2" w:rsidRDefault="00A755C4" w:rsidP="00A755C4">
      <w:r w:rsidRPr="00B531F2">
        <w:t>El presente anteproyecto propone el desarrollo de un sistema web de verificación y autenticación integral de proyectos inmobiliarios orientado específicamente a la prevención de estafas financieras mediante la validación automatizada de documentación legal y de propiedad en la República Dominicana. Este sistema permitirá a compradores potenciales, inversionistas y entidades financieras realizar consulta</w:t>
      </w:r>
      <w:r w:rsidR="00B25851">
        <w:t>s</w:t>
      </w:r>
      <w:r w:rsidR="006E4637">
        <w:t xml:space="preserve"> </w:t>
      </w:r>
      <w:r w:rsidRPr="00B531F2">
        <w:t>sobre la legitimidad de proyectos inmobiliarios, reduciendo el riesgo de fraude.</w:t>
      </w:r>
    </w:p>
    <w:p w14:paraId="45FA7BB7" w14:textId="246AA43F" w:rsidR="00A755C4" w:rsidRPr="00810031" w:rsidRDefault="00810031" w:rsidP="00810031">
      <w:pPr>
        <w:rPr>
          <w:lang w:val="es-MX"/>
        </w:rPr>
      </w:pPr>
      <w:r w:rsidRPr="00810031">
        <w:rPr>
          <w:lang w:val="es-MX"/>
        </w:rPr>
        <w:t>Esta propuesta representa una contribución directa al fortalecimiento de la transparencia en las transacciones inmobiliarias, alineándose con los objetivos de modernización establecidos en la Estrategia Nacional de Desarrollo 2030</w:t>
      </w:r>
      <w:sdt>
        <w:sdtPr>
          <w:rPr>
            <w:lang w:val="es-MX"/>
          </w:rPr>
          <w:id w:val="-1081680568"/>
          <w:citation/>
        </w:sdtPr>
        <w:sdtEndPr/>
        <w:sdtContent>
          <w:r w:rsidR="00E95B88">
            <w:rPr>
              <w:lang w:val="es-MX"/>
            </w:rPr>
            <w:fldChar w:fldCharType="begin"/>
          </w:r>
          <w:r w:rsidR="004D2A0C">
            <w:rPr>
              <w:lang w:val="es-MX"/>
            </w:rPr>
            <w:instrText xml:space="preserve">CITATION Con12 \t  \l 2058 </w:instrText>
          </w:r>
          <w:r w:rsidR="00E95B88">
            <w:rPr>
              <w:lang w:val="es-MX"/>
            </w:rPr>
            <w:fldChar w:fldCharType="separate"/>
          </w:r>
          <w:r w:rsidR="00852EF3">
            <w:rPr>
              <w:noProof/>
              <w:lang w:val="es-MX"/>
            </w:rPr>
            <w:t xml:space="preserve"> (Congreso Nacional de la República Dominicana, 2012)</w:t>
          </w:r>
          <w:r w:rsidR="00E95B88">
            <w:rPr>
              <w:lang w:val="es-MX"/>
            </w:rPr>
            <w:fldChar w:fldCharType="end"/>
          </w:r>
        </w:sdtContent>
      </w:sdt>
      <w:r w:rsidRPr="00810031">
        <w:rPr>
          <w:lang w:val="es-MX"/>
        </w:rPr>
        <w:t xml:space="preserve">. A través del cruce de datos con entidades como la Dirección General de Impuestos Internos (DGII), el Registro Inmobiliario </w:t>
      </w:r>
      <w:r w:rsidRPr="00810031">
        <w:rPr>
          <w:lang w:val="es-MX"/>
        </w:rPr>
        <w:lastRenderedPageBreak/>
        <w:t>y burós de crédito</w:t>
      </w:r>
      <w:r w:rsidR="00DC2C0C">
        <w:rPr>
          <w:lang w:val="es-MX"/>
        </w:rPr>
        <w:t xml:space="preserve"> públicos</w:t>
      </w:r>
      <w:r w:rsidR="000D35C8">
        <w:rPr>
          <w:lang w:val="es-MX"/>
        </w:rPr>
        <w:t>/privado</w:t>
      </w:r>
      <w:r w:rsidRPr="00810031">
        <w:rPr>
          <w:lang w:val="es-MX"/>
        </w:rPr>
        <w:t xml:space="preserve"> (con estricto apego a la Ley 172-13 sobre protección de datos personales), este proyecto busca empoderar a los ciudadanos con herramientas tecnológicas confiables que protejan sus inversiones y promuevan decisiones patrimoniales seguras.</w:t>
      </w:r>
    </w:p>
    <w:p w14:paraId="3568E403" w14:textId="77777777" w:rsidR="00A755C4" w:rsidRPr="00B531F2" w:rsidRDefault="00A755C4" w:rsidP="00A755C4">
      <w:pPr>
        <w:spacing w:before="120" w:after="200" w:line="264" w:lineRule="auto"/>
        <w:ind w:firstLine="0"/>
        <w:rPr>
          <w:rFonts w:eastAsiaTheme="majorEastAsia" w:cstheme="majorBidi"/>
          <w:b/>
          <w:bCs/>
          <w:color w:val="000000" w:themeColor="accent1"/>
          <w:spacing w:val="-2"/>
        </w:rPr>
      </w:pPr>
      <w:r w:rsidRPr="00B531F2">
        <w:br w:type="page"/>
      </w:r>
    </w:p>
    <w:p w14:paraId="14001A57" w14:textId="77777777" w:rsidR="00A755C4" w:rsidRPr="00B531F2" w:rsidRDefault="00A755C4" w:rsidP="00AC2130">
      <w:pPr>
        <w:pStyle w:val="Ttulo2"/>
      </w:pPr>
      <w:bookmarkStart w:id="8" w:name="_Toc227357268"/>
      <w:r w:rsidRPr="00B531F2">
        <w:lastRenderedPageBreak/>
        <w:t>Objetivos</w:t>
      </w:r>
      <w:bookmarkStart w:id="9" w:name="_Toc216389571"/>
      <w:bookmarkEnd w:id="8"/>
    </w:p>
    <w:p w14:paraId="62FF2783" w14:textId="77777777" w:rsidR="00A755C4" w:rsidRPr="00AC2130" w:rsidRDefault="00A755C4" w:rsidP="00AC2130">
      <w:pPr>
        <w:pStyle w:val="Ttulo3"/>
      </w:pPr>
      <w:bookmarkStart w:id="10" w:name="_Toc227357269"/>
      <w:r w:rsidRPr="00AC2130">
        <w:t>Objetivo General</w:t>
      </w:r>
      <w:bookmarkEnd w:id="10"/>
    </w:p>
    <w:p w14:paraId="719BB75C" w14:textId="77777777" w:rsidR="00A755C4" w:rsidRPr="00B531F2" w:rsidRDefault="00A755C4" w:rsidP="00A755C4">
      <w:r w:rsidRPr="00B531F2">
        <w:t>Desarrollar un sistema web de verificación y autenticación integral de proyectos inmobiliarios para prevención de estafas financieras mediante la validación de documentación legal, financiera y de propiedad en la República Dominicana.</w:t>
      </w:r>
    </w:p>
    <w:p w14:paraId="7DD63E67" w14:textId="77777777" w:rsidR="00A755C4" w:rsidRPr="00B531F2" w:rsidRDefault="00A755C4" w:rsidP="00AC2130">
      <w:pPr>
        <w:pStyle w:val="Ttulo3"/>
      </w:pPr>
      <w:bookmarkStart w:id="11" w:name="_Toc227357270"/>
      <w:r w:rsidRPr="00B531F2">
        <w:t>Objetivos Específicos</w:t>
      </w:r>
      <w:bookmarkEnd w:id="11"/>
    </w:p>
    <w:p w14:paraId="1F24EA89" w14:textId="61CF654F" w:rsidR="00A755C4" w:rsidRPr="00B531F2" w:rsidRDefault="00A755C4" w:rsidP="00380681">
      <w:pPr>
        <w:pStyle w:val="Prrafodelista"/>
        <w:numPr>
          <w:ilvl w:val="0"/>
          <w:numId w:val="23"/>
        </w:numPr>
        <w:spacing w:before="120" w:after="0"/>
        <w:ind w:left="0" w:firstLine="0"/>
      </w:pPr>
      <w:r w:rsidRPr="00B531F2">
        <w:t xml:space="preserve">Diagnosticar los documentos esenciales requeridos en </w:t>
      </w:r>
      <w:r w:rsidR="00BA25B5">
        <w:t>verificaciones</w:t>
      </w:r>
      <w:r w:rsidRPr="00B531F2">
        <w:t xml:space="preserve"> inmobiliarias, para establecer una base de conocimiento de validación legal</w:t>
      </w:r>
      <w:r w:rsidR="00D23ED4">
        <w:t xml:space="preserve"> para el usuario</w:t>
      </w:r>
      <w:r w:rsidRPr="00B531F2">
        <w:t>, mediante el análisis de la normativa de</w:t>
      </w:r>
      <w:r w:rsidR="000F64F2">
        <w:t>l</w:t>
      </w:r>
      <w:r w:rsidRPr="00B531F2" w:rsidDel="000F64F2">
        <w:t xml:space="preserve"> </w:t>
      </w:r>
      <w:r w:rsidRPr="00B531F2">
        <w:t>RI.</w:t>
      </w:r>
    </w:p>
    <w:p w14:paraId="79B3E46B" w14:textId="7C5A5E26" w:rsidR="002B23DD" w:rsidRDefault="00A755C4" w:rsidP="00380681">
      <w:pPr>
        <w:pStyle w:val="Prrafodelista"/>
        <w:numPr>
          <w:ilvl w:val="0"/>
          <w:numId w:val="23"/>
        </w:numPr>
        <w:spacing w:before="120" w:after="0"/>
        <w:ind w:left="0" w:firstLine="0"/>
      </w:pPr>
      <w:r w:rsidRPr="00B531F2">
        <w:t xml:space="preserve">Automatizar la validación de </w:t>
      </w:r>
      <w:r w:rsidR="00F9491B">
        <w:t>un proyecto inmobiliario</w:t>
      </w:r>
      <w:r w:rsidRPr="00B531F2">
        <w:t xml:space="preserve">, para confirmar su legitimidad operativa, </w:t>
      </w:r>
      <w:r w:rsidR="00CC4E57" w:rsidRPr="00CC4E57">
        <w:t>mediante el contraste de la información suministrada con registros, certificacione</w:t>
      </w:r>
      <w:r w:rsidR="00F049EA">
        <w:t>s</w:t>
      </w:r>
      <w:r w:rsidR="00360623">
        <w:t xml:space="preserve"> de</w:t>
      </w:r>
      <w:r w:rsidR="00CC4E57" w:rsidRPr="00CC4E57">
        <w:t xml:space="preserve"> fuentes oficiales disponibles de la DGII</w:t>
      </w:r>
      <w:r w:rsidR="00A95109">
        <w:t xml:space="preserve">, </w:t>
      </w:r>
      <w:r w:rsidR="007469EE">
        <w:t>R</w:t>
      </w:r>
      <w:r w:rsidR="00A95109">
        <w:t xml:space="preserve">egistro </w:t>
      </w:r>
      <w:r w:rsidR="007469EE">
        <w:t>C</w:t>
      </w:r>
      <w:r w:rsidR="00A95109">
        <w:t xml:space="preserve">atastral </w:t>
      </w:r>
      <w:r w:rsidR="00A95109" w:rsidRPr="002B23DD">
        <w:t>y, cuando exista disponibilidad institucional, con los Ayuntamientos competentes</w:t>
      </w:r>
      <w:r w:rsidRPr="00B531F2">
        <w:t>.</w:t>
      </w:r>
    </w:p>
    <w:p w14:paraId="3BEC04E7" w14:textId="7992397A" w:rsidR="007B1FD6" w:rsidRPr="002B23DD" w:rsidRDefault="0098442C" w:rsidP="00380681">
      <w:pPr>
        <w:pStyle w:val="Prrafodelista"/>
        <w:numPr>
          <w:ilvl w:val="0"/>
          <w:numId w:val="23"/>
        </w:numPr>
        <w:spacing w:before="120" w:after="0"/>
        <w:ind w:left="0" w:firstLine="0"/>
      </w:pPr>
      <w:r w:rsidRPr="002B23DD">
        <w:t>Detectar duplicidades registrales y documentales asociadas a los inmuebles, para prevenir fraudes por reutilización de títulos o expedientes, mediante la verificación automatizada de matrícula, designación catastral, extensión superficial y datos de ubicación consignados en el expediente digital del proyecto inmobiliario, contrastados con certificaciones registrales y documentos técnicos legalmente obtenibles</w:t>
      </w:r>
      <w:r w:rsidR="00E14F6E" w:rsidRPr="002B23DD">
        <w:t>.</w:t>
      </w:r>
    </w:p>
    <w:p w14:paraId="3DFF4B96" w14:textId="2ED11EFE" w:rsidR="00A755C4" w:rsidRPr="00B531F2" w:rsidRDefault="00923160" w:rsidP="00380681">
      <w:pPr>
        <w:pStyle w:val="Prrafodelista"/>
        <w:numPr>
          <w:ilvl w:val="0"/>
          <w:numId w:val="23"/>
        </w:numPr>
        <w:spacing w:before="120" w:after="0"/>
        <w:ind w:left="0" w:firstLine="0"/>
      </w:pPr>
      <w:r w:rsidRPr="00923160">
        <w:t>Detectar inconsistencias de vigencia, completitud y formalidad documental en los proyectos inmobiliarios, para advertir a los usuarios sobre posibles irregularidades administrativas del expediente, mediante un sistema de alertas basado en reglas de negocio aplicadas a la revisión documental y al contraste con fuentes institucionales integradas</w:t>
      </w:r>
      <w:r w:rsidR="00A755C4" w:rsidRPr="00B531F2">
        <w:t>.</w:t>
      </w:r>
    </w:p>
    <w:p w14:paraId="5388466B" w14:textId="61AE0896" w:rsidR="00A755C4" w:rsidRPr="00B531F2" w:rsidRDefault="002B23DD" w:rsidP="00380681">
      <w:pPr>
        <w:pStyle w:val="Prrafodelista"/>
        <w:numPr>
          <w:ilvl w:val="0"/>
          <w:numId w:val="23"/>
        </w:numPr>
        <w:spacing w:before="120" w:after="0"/>
        <w:ind w:left="0" w:firstLine="0"/>
      </w:pPr>
      <w:r w:rsidRPr="002B23DD">
        <w:t>Validar la correspondencia territorial</w:t>
      </w:r>
      <w:r>
        <w:t xml:space="preserve"> </w:t>
      </w:r>
      <w:r w:rsidRPr="002B23DD">
        <w:t>entre la ubicación física del proyecto y la documentación presentada</w:t>
      </w:r>
      <w:r w:rsidR="006F1E86">
        <w:t xml:space="preserve"> por el usua</w:t>
      </w:r>
      <w:r w:rsidR="00E43A55">
        <w:t>rio</w:t>
      </w:r>
      <w:r w:rsidRPr="002B23DD">
        <w:t>, para evitar fraudes por discrepancias de uso de suelo o localización del inmueble, mediante georreferenciación y contraste de datos con Catastro Nacional y, cuando exista disponibilidad institucional, con los Ayuntamientos competentes</w:t>
      </w:r>
      <w:r w:rsidR="00BF0C9D" w:rsidRPr="00BF0C9D">
        <w:t>.</w:t>
      </w:r>
    </w:p>
    <w:p w14:paraId="75ACB8A2" w14:textId="1964D2C7" w:rsidR="001936DB" w:rsidRDefault="00494421" w:rsidP="00380681">
      <w:pPr>
        <w:pStyle w:val="Prrafodelista"/>
        <w:numPr>
          <w:ilvl w:val="0"/>
          <w:numId w:val="23"/>
        </w:numPr>
        <w:spacing w:before="120" w:after="0"/>
        <w:ind w:left="0" w:firstLine="0"/>
      </w:pPr>
      <w:r w:rsidRPr="00494421">
        <w:t xml:space="preserve">Verificar el </w:t>
      </w:r>
      <w:r w:rsidR="003335C3">
        <w:t>estado</w:t>
      </w:r>
      <w:r w:rsidRPr="00494421">
        <w:t xml:space="preserve"> financiero y crediticio de los desarrolladores, para reducir el riesgo de inversión en proyectos sin solvencia comprobable, mediante el análisis de certificaciones bancarias aportadas por el titular y consultas automatizadas a registros públicos de información crediticia (TransUnion), </w:t>
      </w:r>
      <w:r w:rsidR="00A43359">
        <w:t xml:space="preserve">con </w:t>
      </w:r>
      <w:r w:rsidRPr="00494421">
        <w:t>previo consentimiento bajo la Ley 172-13</w:t>
      </w:r>
      <w:r w:rsidR="00AA1550">
        <w:t xml:space="preserve"> de protección de Datos</w:t>
      </w:r>
      <w:r w:rsidRPr="00494421">
        <w:t>.</w:t>
      </w:r>
    </w:p>
    <w:p w14:paraId="0E293845" w14:textId="083E449F" w:rsidR="00A755C4" w:rsidRPr="009B0DCF" w:rsidRDefault="00A755C4" w:rsidP="00380681">
      <w:pPr>
        <w:pStyle w:val="Prrafodelista"/>
        <w:numPr>
          <w:ilvl w:val="0"/>
          <w:numId w:val="23"/>
        </w:numPr>
        <w:spacing w:before="120" w:after="0"/>
        <w:ind w:left="0" w:firstLine="0"/>
      </w:pPr>
      <w:r w:rsidRPr="00B531F2">
        <w:t xml:space="preserve">Certificar la integridad de los proyectos validados, para ofrecer garantía pública a los </w:t>
      </w:r>
      <w:r w:rsidR="006C685F">
        <w:t>consultantes</w:t>
      </w:r>
      <w:r w:rsidRPr="00B531F2">
        <w:t xml:space="preserve">, mediante la emisión de un "Sello de Integridad" con código QR y firma digital bajo </w:t>
      </w:r>
      <w:r w:rsidR="00D12C88">
        <w:t xml:space="preserve">el </w:t>
      </w:r>
      <w:r w:rsidR="00FF5EC8">
        <w:t>artículo</w:t>
      </w:r>
      <w:r w:rsidR="00D12C88">
        <w:t xml:space="preserve"> </w:t>
      </w:r>
      <w:r w:rsidR="00435491" w:rsidRPr="00A43359">
        <w:t>3</w:t>
      </w:r>
      <w:r w:rsidR="00EF6377" w:rsidRPr="00A43359">
        <w:t>2 del Cap. 1</w:t>
      </w:r>
      <w:r w:rsidR="00D12C88">
        <w:t xml:space="preserve"> </w:t>
      </w:r>
      <w:r w:rsidR="001650FC">
        <w:t xml:space="preserve">(firmas digitales) </w:t>
      </w:r>
      <w:r w:rsidR="00D12C88">
        <w:t xml:space="preserve">de </w:t>
      </w:r>
      <w:r w:rsidRPr="00B531F2">
        <w:t>la Ley 126-02</w:t>
      </w:r>
      <w:r w:rsidR="00024647">
        <w:t xml:space="preserve"> Comercio </w:t>
      </w:r>
      <w:r w:rsidR="0052498A">
        <w:t>Electrónico</w:t>
      </w:r>
      <w:r w:rsidR="004C18C0">
        <w:t>, Documentos y Firma Digital</w:t>
      </w:r>
      <w:r w:rsidRPr="00B531F2">
        <w:t>.</w:t>
      </w:r>
    </w:p>
    <w:p w14:paraId="5E605AC0" w14:textId="77777777" w:rsidR="00A755C4" w:rsidRPr="00B531F2" w:rsidRDefault="00A755C4" w:rsidP="00AC2130">
      <w:pPr>
        <w:pStyle w:val="Ttulo2"/>
      </w:pPr>
      <w:bookmarkStart w:id="12" w:name="_Toc227357271"/>
      <w:r w:rsidRPr="00B531F2">
        <w:lastRenderedPageBreak/>
        <w:t>Estado del Arte</w:t>
      </w:r>
      <w:bookmarkEnd w:id="12"/>
    </w:p>
    <w:p w14:paraId="31864D9E" w14:textId="77777777" w:rsidR="00A755C4" w:rsidRPr="00B531F2" w:rsidRDefault="00A755C4" w:rsidP="00AC2130">
      <w:pPr>
        <w:pStyle w:val="Ttulo3"/>
      </w:pPr>
      <w:bookmarkStart w:id="13" w:name="_Toc227357272"/>
      <w:r w:rsidRPr="00B531F2">
        <w:t>Marco Legal e Institucional</w:t>
      </w:r>
      <w:bookmarkEnd w:id="13"/>
    </w:p>
    <w:p w14:paraId="085C8663" w14:textId="77777777" w:rsidR="00A755C4" w:rsidRPr="00B531F2" w:rsidRDefault="00A755C4" w:rsidP="00A755C4">
      <w:r w:rsidRPr="00B531F2">
        <w:t>El desarrollo de un sistema de verificación inmobiliaria en República Dominicana debe alinearse estrictamente con la normativa vigente:</w:t>
      </w:r>
    </w:p>
    <w:p w14:paraId="609C2B3A" w14:textId="658C6B92" w:rsidR="00A755C4" w:rsidRPr="00B531F2" w:rsidRDefault="00A755C4" w:rsidP="00A755C4">
      <w:pPr>
        <w:numPr>
          <w:ilvl w:val="0"/>
          <w:numId w:val="6"/>
        </w:numPr>
        <w:ind w:left="0"/>
      </w:pPr>
      <w:r w:rsidRPr="00B531F2">
        <w:rPr>
          <w:b/>
          <w:bCs/>
        </w:rPr>
        <w:t>Ley No. 108-05 de Registro Inmobiliario:</w:t>
      </w:r>
      <w:r w:rsidRPr="00B531F2">
        <w:t xml:space="preserve"> </w:t>
      </w:r>
      <w:r w:rsidR="00385489" w:rsidRPr="00385489">
        <w:t>Es la base del sistema de propiedad en el país, la cual establece el sistema Torrens y regula el registro de derechos reales. El sistema propuesto se apoya en esta normativa para establecer la base de conocimiento de validación (Objetivo 1) y para la detección automatizada de duplicidades y cargas jurídicas ocultas, respetando los procesos de la Jurisdicción Inmobiliaria y el Registro de Títulos para garantizar que el contraste documental sea legítimo</w:t>
      </w:r>
      <w:sdt>
        <w:sdtPr>
          <w:id w:val="1555887450"/>
          <w:citation/>
        </w:sdtPr>
        <w:sdtEndPr/>
        <w:sdtContent>
          <w:r w:rsidR="00641277">
            <w:fldChar w:fldCharType="begin"/>
          </w:r>
          <w:r w:rsidR="006F1C3E">
            <w:rPr>
              <w:lang w:val="es-MX"/>
            </w:rPr>
            <w:instrText xml:space="preserve">CITATION Con05 \t  \l 2058 </w:instrText>
          </w:r>
          <w:r w:rsidR="00641277">
            <w:fldChar w:fldCharType="separate"/>
          </w:r>
          <w:r w:rsidR="00852EF3">
            <w:rPr>
              <w:lang w:val="es-MX"/>
            </w:rPr>
            <w:t xml:space="preserve"> (Congreso Nacional de la República Dominicana, 2005)</w:t>
          </w:r>
          <w:r w:rsidR="00641277">
            <w:fldChar w:fldCharType="end"/>
          </w:r>
        </w:sdtContent>
      </w:sdt>
      <w:r w:rsidRPr="00B531F2">
        <w:t>.</w:t>
      </w:r>
    </w:p>
    <w:p w14:paraId="623330CD" w14:textId="49FA6E8F" w:rsidR="00A755C4" w:rsidRDefault="00A755C4" w:rsidP="00A755C4">
      <w:pPr>
        <w:numPr>
          <w:ilvl w:val="0"/>
          <w:numId w:val="6"/>
        </w:numPr>
        <w:ind w:left="0"/>
      </w:pPr>
      <w:r w:rsidRPr="00B531F2">
        <w:rPr>
          <w:b/>
          <w:bCs/>
        </w:rPr>
        <w:t>Ley No. 126-02 sobre Comercio Electrónico, Documentos y Firmas Digitales:</w:t>
      </w:r>
      <w:r w:rsidRPr="00B531F2">
        <w:t xml:space="preserve"> </w:t>
      </w:r>
      <w:r w:rsidR="00766A2F" w:rsidRPr="00766A2F">
        <w:t>Es el pilar tecnológico que otorga validez jurídica al resultado del sistema. Amparado específicamente en el artículo 32 del Capítulo I sobre firmas digitales, esta ley otorga fuerza probatoria a los documentos electrónicos, lo que permite que la plataforma emita el "Sello de Integridad" con código QR y firma digital para certificar los proyectos validados con plenas garantías legales</w:t>
      </w:r>
      <w:r w:rsidR="00766A2F">
        <w:t xml:space="preserve"> </w:t>
      </w:r>
      <w:sdt>
        <w:sdtPr>
          <w:id w:val="-1578435405"/>
          <w:citation/>
        </w:sdtPr>
        <w:sdtEndPr/>
        <w:sdtContent>
          <w:r w:rsidR="00205E32">
            <w:fldChar w:fldCharType="begin"/>
          </w:r>
          <w:r w:rsidR="00205E32">
            <w:rPr>
              <w:lang w:val="es-MX"/>
            </w:rPr>
            <w:instrText xml:space="preserve">CITATION Con02 \t  \l 2058 </w:instrText>
          </w:r>
          <w:r w:rsidR="00205E32">
            <w:fldChar w:fldCharType="separate"/>
          </w:r>
          <w:r w:rsidR="00852EF3">
            <w:rPr>
              <w:lang w:val="es-MX"/>
            </w:rPr>
            <w:t>(Congreso Nacional de la República Dominicana, 2002)</w:t>
          </w:r>
          <w:r w:rsidR="00205E32">
            <w:fldChar w:fldCharType="end"/>
          </w:r>
        </w:sdtContent>
      </w:sdt>
      <w:r w:rsidRPr="00B531F2">
        <w:t>.</w:t>
      </w:r>
    </w:p>
    <w:p w14:paraId="7CD3A00E" w14:textId="468044BB" w:rsidR="00D25B83" w:rsidRPr="00B531F2" w:rsidRDefault="00D25B83" w:rsidP="00A755C4">
      <w:pPr>
        <w:numPr>
          <w:ilvl w:val="0"/>
          <w:numId w:val="6"/>
        </w:numPr>
        <w:ind w:left="0"/>
      </w:pPr>
      <w:r w:rsidRPr="00D25B83">
        <w:rPr>
          <w:b/>
          <w:bCs/>
        </w:rPr>
        <w:t>Ley No. 172-13 sobre Protección Integral de los Datos Personales:</w:t>
      </w:r>
      <w:r w:rsidRPr="00D25B83">
        <w:t xml:space="preserve"> Marco regulatorio de cumplimiento obligatorio para la verificación del </w:t>
      </w:r>
      <w:r w:rsidR="00F6007C">
        <w:t>estado</w:t>
      </w:r>
      <w:r w:rsidRPr="00D25B83">
        <w:t xml:space="preserve"> financiero y crediticio de los desarrolladores. Dado que el sistema realizará consultas automatizadas a agencias de información crediticia (como TransUnion) e integrará certificaciones bancarias, la plataforma exigirá el consentimiento digital previo, libre y expreso del titular, garantizando la privacidad y el manejo lícito de la información sensible </w:t>
      </w:r>
      <w:sdt>
        <w:sdtPr>
          <w:id w:val="703058778"/>
          <w:citation/>
        </w:sdtPr>
        <w:sdtEndPr/>
        <w:sdtContent>
          <w:r>
            <w:fldChar w:fldCharType="begin"/>
          </w:r>
          <w:r>
            <w:rPr>
              <w:lang w:val="es-MX"/>
            </w:rPr>
            <w:instrText xml:space="preserve">CITATION Con13 \t  \l 2058 </w:instrText>
          </w:r>
          <w:r>
            <w:fldChar w:fldCharType="separate"/>
          </w:r>
          <w:r w:rsidR="00852EF3">
            <w:rPr>
              <w:lang w:val="es-MX"/>
            </w:rPr>
            <w:t>(Congreso Nacional de la República Dominicana, 2013)</w:t>
          </w:r>
          <w:r>
            <w:fldChar w:fldCharType="end"/>
          </w:r>
        </w:sdtContent>
      </w:sdt>
      <w:r w:rsidRPr="00D25B83">
        <w:t>.</w:t>
      </w:r>
    </w:p>
    <w:p w14:paraId="60E4156B" w14:textId="08857DE3" w:rsidR="00A755C4" w:rsidRDefault="00A755C4" w:rsidP="00A755C4">
      <w:pPr>
        <w:numPr>
          <w:ilvl w:val="0"/>
          <w:numId w:val="6"/>
        </w:numPr>
        <w:ind w:left="0"/>
      </w:pPr>
      <w:r w:rsidRPr="00B531F2">
        <w:rPr>
          <w:b/>
          <w:bCs/>
        </w:rPr>
        <w:t>Normativas de Construcción y Uso de Suelo:</w:t>
      </w:r>
      <w:r w:rsidRPr="00B531F2">
        <w:t xml:space="preserve"> </w:t>
      </w:r>
      <w:r w:rsidR="00861CD3" w:rsidRPr="00861CD3">
        <w:t>Incluye la Ley No. 314-55 sobre Catastro Nacional y las normativas municipales. Son indispensables para validar la correspondencia territorial entre la realidad física y la documentación del proyecto (georreferenciación, extensión superficial y ubicación). Asimismo, abarca los requisitos de formalidad documental supervisados por el Ministerio de la Vivienda y Edificaciones (MIVED) y los Ayuntamientos competentes para evitar fraudes por discrepancias de uso de suelo.</w:t>
      </w:r>
    </w:p>
    <w:p w14:paraId="6C5A247C" w14:textId="55508CB4" w:rsidR="00861CD3" w:rsidRPr="00B531F2" w:rsidRDefault="00861CD3" w:rsidP="00A755C4">
      <w:pPr>
        <w:numPr>
          <w:ilvl w:val="0"/>
          <w:numId w:val="6"/>
        </w:numPr>
        <w:ind w:left="0"/>
      </w:pPr>
      <w:r w:rsidRPr="00861CD3">
        <w:rPr>
          <w:b/>
          <w:bCs/>
        </w:rPr>
        <w:t>Normativas Tributarias y Societarias (Ley 11-92 y Ley 479-08):</w:t>
      </w:r>
      <w:r w:rsidRPr="00861CD3">
        <w:t xml:space="preserve"> Son el sustento para automatizar la validación de la legitimidad operativa de las empresas constructoras. Permiten que el sistema, mediante integración vía API, confirme la regularidad fiscal ante la Dirección General de Impuestos Internos (DGII) </w:t>
      </w:r>
      <w:r w:rsidRPr="00861CD3">
        <w:lastRenderedPageBreak/>
        <w:t xml:space="preserve">y la vigencia societaria, asegurando que el desarrollador está legalmente constituido y hábil para operar comercialmente </w:t>
      </w:r>
      <w:sdt>
        <w:sdtPr>
          <w:id w:val="1259878644"/>
          <w:citation/>
        </w:sdtPr>
        <w:sdtEndPr/>
        <w:sdtContent>
          <w:r>
            <w:fldChar w:fldCharType="begin"/>
          </w:r>
          <w:r>
            <w:rPr>
              <w:lang w:val="es-MX"/>
            </w:rPr>
            <w:instrText xml:space="preserve">CITATION Con08 \t  \l 2058 </w:instrText>
          </w:r>
          <w:r>
            <w:fldChar w:fldCharType="separate"/>
          </w:r>
          <w:r w:rsidR="00852EF3">
            <w:rPr>
              <w:lang w:val="es-MX"/>
            </w:rPr>
            <w:t>(Congreso Nacional de la República Dominicana, 2008)</w:t>
          </w:r>
          <w:r>
            <w:fldChar w:fldCharType="end"/>
          </w:r>
        </w:sdtContent>
      </w:sdt>
      <w:r w:rsidRPr="00861CD3">
        <w:t>.</w:t>
      </w:r>
    </w:p>
    <w:p w14:paraId="06F234C2" w14:textId="77777777" w:rsidR="00A6710B" w:rsidRDefault="00A6710B" w:rsidP="00A6710B">
      <w:pPr>
        <w:ind w:firstLine="0"/>
      </w:pPr>
    </w:p>
    <w:p w14:paraId="1D8672A2" w14:textId="2C58C1C4" w:rsidR="000E7C20" w:rsidRPr="000E7C20" w:rsidRDefault="000E7C20" w:rsidP="00AC2130">
      <w:pPr>
        <w:pStyle w:val="Ttulo3"/>
        <w:rPr>
          <w:lang w:val="es-US"/>
        </w:rPr>
      </w:pPr>
      <w:bookmarkStart w:id="14" w:name="_Toc227357273"/>
      <w:r w:rsidRPr="000E7C20">
        <w:rPr>
          <w:lang w:val="es-US"/>
        </w:rPr>
        <w:t xml:space="preserve">Proyectos </w:t>
      </w:r>
      <w:r w:rsidR="00690AF8">
        <w:rPr>
          <w:lang w:val="es-US"/>
        </w:rPr>
        <w:t>S</w:t>
      </w:r>
      <w:r w:rsidRPr="000E7C20">
        <w:rPr>
          <w:lang w:val="es-US"/>
        </w:rPr>
        <w:t xml:space="preserve">emejantes en la </w:t>
      </w:r>
      <w:r w:rsidR="00690AF8">
        <w:rPr>
          <w:lang w:val="es-US"/>
        </w:rPr>
        <w:t>A</w:t>
      </w:r>
      <w:r w:rsidRPr="000E7C20">
        <w:rPr>
          <w:lang w:val="es-US"/>
        </w:rPr>
        <w:t xml:space="preserve">ctualidad: </w:t>
      </w:r>
      <w:r w:rsidR="00690AF8">
        <w:rPr>
          <w:lang w:val="es-US"/>
        </w:rPr>
        <w:t>Á</w:t>
      </w:r>
      <w:r w:rsidRPr="000E7C20">
        <w:rPr>
          <w:lang w:val="es-US"/>
        </w:rPr>
        <w:t xml:space="preserve">mbito </w:t>
      </w:r>
      <w:r w:rsidR="00690AF8">
        <w:rPr>
          <w:lang w:val="es-US"/>
        </w:rPr>
        <w:t>L</w:t>
      </w:r>
      <w:r w:rsidRPr="000E7C20">
        <w:rPr>
          <w:lang w:val="es-US"/>
        </w:rPr>
        <w:t xml:space="preserve">ocal e </w:t>
      </w:r>
      <w:r w:rsidR="00690AF8">
        <w:rPr>
          <w:lang w:val="es-US"/>
        </w:rPr>
        <w:t>I</w:t>
      </w:r>
      <w:r w:rsidRPr="000E7C20">
        <w:rPr>
          <w:lang w:val="es-US"/>
        </w:rPr>
        <w:t>nternacional</w:t>
      </w:r>
      <w:bookmarkEnd w:id="14"/>
    </w:p>
    <w:p w14:paraId="49E86EF8" w14:textId="649CD44A" w:rsidR="000E7C20" w:rsidRPr="000E7C20" w:rsidRDefault="004A5727" w:rsidP="006A7688">
      <w:pPr>
        <w:rPr>
          <w:lang w:val="es-US"/>
        </w:rPr>
      </w:pPr>
      <w:r w:rsidRPr="004A5727">
        <w:t>En la actualidad, el contexto dominicano presenta avances relevantes en digitalización inmobiliaria y tramitación estatal; sin embargo, las evidencias revisadas no muestran una plataforma que concentre, en un solo entorno, el diagnóstico de documentos esenciales, la validación de legitimidad operativa del desarrollador, la detección de duplicidades documentales o registrales, la validación territorial del proyecto y la emisión de un resultado verificable públicamente. Por ello, para responder al literal del Estado del Arte, resulta metodológicamente pertinente exponer primero los antecedentes locales disponibles y luego los referentes internacionales más cercanos en funcionalidad</w:t>
      </w:r>
      <w:r w:rsidR="000E7C20" w:rsidRPr="000E7C20">
        <w:rPr>
          <w:lang w:val="es-US"/>
        </w:rPr>
        <w:t>.</w:t>
      </w:r>
    </w:p>
    <w:p w14:paraId="74F5E9D2" w14:textId="77777777" w:rsidR="000E7C20" w:rsidRPr="000E7C20" w:rsidRDefault="000E7C20" w:rsidP="000E7C20">
      <w:pPr>
        <w:ind w:firstLine="0"/>
        <w:rPr>
          <w:lang w:val="es-US"/>
        </w:rPr>
      </w:pPr>
    </w:p>
    <w:p w14:paraId="1918134E" w14:textId="11B18FF9" w:rsidR="000E7C20" w:rsidRPr="000E7C20" w:rsidRDefault="000E7C20" w:rsidP="002521BA">
      <w:pPr>
        <w:pStyle w:val="Ttulo4"/>
        <w:rPr>
          <w:lang w:val="es-US"/>
        </w:rPr>
      </w:pPr>
      <w:r w:rsidRPr="000E7C20">
        <w:rPr>
          <w:lang w:val="es-US"/>
        </w:rPr>
        <w:t xml:space="preserve">Ámbito </w:t>
      </w:r>
      <w:r w:rsidR="00690AF8">
        <w:rPr>
          <w:lang w:val="es-US"/>
        </w:rPr>
        <w:t>L</w:t>
      </w:r>
      <w:r w:rsidRPr="000E7C20">
        <w:rPr>
          <w:lang w:val="es-US"/>
        </w:rPr>
        <w:t>ocal</w:t>
      </w:r>
    </w:p>
    <w:p w14:paraId="3926598B" w14:textId="0413DE23" w:rsidR="000E7C20" w:rsidRPr="000E7C20" w:rsidRDefault="000E7C20" w:rsidP="00A6710B">
      <w:pPr>
        <w:rPr>
          <w:lang w:val="es-US"/>
        </w:rPr>
      </w:pPr>
      <w:r w:rsidRPr="000E7C20">
        <w:rPr>
          <w:lang w:val="es-US"/>
        </w:rPr>
        <w:t xml:space="preserve">Un primer antecedente relevante es la digitalización progresiva del Registro Inmobiliario de la República Dominicana, institución que ha fortalecido su oferta de servicios remotos para facilitar la debida diligencia documental </w:t>
      </w:r>
      <w:sdt>
        <w:sdtPr>
          <w:rPr>
            <w:lang w:val="es-US"/>
          </w:rPr>
          <w:id w:val="-338613825"/>
          <w:citation/>
        </w:sdtPr>
        <w:sdtEndPr/>
        <w:sdtContent>
          <w:r w:rsidR="00397349">
            <w:rPr>
              <w:lang w:val="es-US"/>
            </w:rPr>
            <w:fldChar w:fldCharType="begin"/>
          </w:r>
          <w:r w:rsidR="009B5349">
            <w:rPr>
              <w:lang w:val="es-MX"/>
            </w:rPr>
            <w:instrText xml:space="preserve">CITATION Reg26 \t  \l 2058 </w:instrText>
          </w:r>
          <w:r w:rsidR="00397349">
            <w:rPr>
              <w:lang w:val="es-US"/>
            </w:rPr>
            <w:fldChar w:fldCharType="separate"/>
          </w:r>
          <w:r w:rsidR="00852EF3">
            <w:rPr>
              <w:lang w:val="es-MX"/>
            </w:rPr>
            <w:t>(Registro Inmobiliario de la República Dominicana, 2026)</w:t>
          </w:r>
          <w:r w:rsidR="00397349">
            <w:rPr>
              <w:lang w:val="es-US"/>
            </w:rPr>
            <w:fldChar w:fldCharType="end"/>
          </w:r>
        </w:sdtContent>
      </w:sdt>
      <w:r w:rsidRPr="000E7C20">
        <w:rPr>
          <w:lang w:val="es-US"/>
        </w:rPr>
        <w:t xml:space="preserve">. Como parte de ese proceso, en 2023 se puso en funcionamiento la Oficina Virtual para trámites de Registro de Títulos, habilitando solicitudes como Estado Jurídico del Inmueble, Transferencias, Inscripción de Embargos, Inscripción y Cancelación de Hipoteca Convencional, así como seguimiento de expedientes y pago electrónico de tasas </w:t>
      </w:r>
      <w:sdt>
        <w:sdtPr>
          <w:rPr>
            <w:lang w:val="es-US"/>
          </w:rPr>
          <w:id w:val="-713118205"/>
          <w:citation/>
        </w:sdtPr>
        <w:sdtEndPr/>
        <w:sdtContent>
          <w:r w:rsidR="007B0F7A">
            <w:rPr>
              <w:lang w:val="es-US"/>
            </w:rPr>
            <w:fldChar w:fldCharType="begin"/>
          </w:r>
          <w:r w:rsidR="007B0F7A">
            <w:rPr>
              <w:lang w:val="es-MX"/>
            </w:rPr>
            <w:instrText xml:space="preserve"> CITATION Ace23 \l 2058 </w:instrText>
          </w:r>
          <w:r w:rsidR="007B0F7A">
            <w:rPr>
              <w:lang w:val="es-US"/>
            </w:rPr>
            <w:fldChar w:fldCharType="separate"/>
          </w:r>
          <w:r w:rsidR="00852EF3">
            <w:rPr>
              <w:noProof/>
              <w:lang w:val="es-MX"/>
            </w:rPr>
            <w:t>(Acento, 2023)</w:t>
          </w:r>
          <w:r w:rsidR="007B0F7A">
            <w:rPr>
              <w:lang w:val="es-US"/>
            </w:rPr>
            <w:fldChar w:fldCharType="end"/>
          </w:r>
        </w:sdtContent>
      </w:sdt>
      <w:r w:rsidRPr="000E7C20">
        <w:rPr>
          <w:lang w:val="es-US"/>
        </w:rPr>
        <w:t xml:space="preserve">. Posteriormente, el propio Registro Inmobiliario confirmó que el Servicio en Línea de Certificaciones sería extendido y ofrecido a través de esa misma Oficina Virtual, consolidando la orientación institucional hacia servicios registrales completamente digitalizados </w:t>
      </w:r>
      <w:sdt>
        <w:sdtPr>
          <w:rPr>
            <w:lang w:val="es-US"/>
          </w:rPr>
          <w:id w:val="-181053628"/>
          <w:citation/>
        </w:sdtPr>
        <w:sdtEndPr/>
        <w:sdtContent>
          <w:r w:rsidR="005F3C31">
            <w:rPr>
              <w:lang w:val="es-US"/>
            </w:rPr>
            <w:fldChar w:fldCharType="begin"/>
          </w:r>
          <w:r w:rsidR="005F3C31">
            <w:rPr>
              <w:lang w:val="es-MX"/>
            </w:rPr>
            <w:instrText xml:space="preserve"> CITATION Reg26 \l 2058 </w:instrText>
          </w:r>
          <w:r w:rsidR="005F3C31">
            <w:rPr>
              <w:lang w:val="es-US"/>
            </w:rPr>
            <w:fldChar w:fldCharType="separate"/>
          </w:r>
          <w:r w:rsidR="00852EF3">
            <w:rPr>
              <w:noProof/>
              <w:lang w:val="es-MX"/>
            </w:rPr>
            <w:t>(Registro Inmobiliario de la República Dominicana, 2026)</w:t>
          </w:r>
          <w:r w:rsidR="005F3C31">
            <w:rPr>
              <w:lang w:val="es-US"/>
            </w:rPr>
            <w:fldChar w:fldCharType="end"/>
          </w:r>
        </w:sdtContent>
      </w:sdt>
      <w:r w:rsidRPr="000E7C20">
        <w:rPr>
          <w:lang w:val="es-US"/>
        </w:rPr>
        <w:t xml:space="preserve">. Esta solución se emplea principalmente por usuarios del sistema inmobiliario, abogados, agrimensores y partes interesadas que requieren consultar documentación pública o tramitar certificaciones sin desplazarse físicamente a una oficina </w:t>
      </w:r>
      <w:sdt>
        <w:sdtPr>
          <w:rPr>
            <w:lang w:val="es-US"/>
          </w:rPr>
          <w:id w:val="1258713289"/>
          <w:citation/>
        </w:sdtPr>
        <w:sdtEndPr/>
        <w:sdtContent>
          <w:r w:rsidR="00DA7346">
            <w:rPr>
              <w:lang w:val="es-US"/>
            </w:rPr>
            <w:fldChar w:fldCharType="begin"/>
          </w:r>
          <w:r w:rsidR="00DA7346">
            <w:rPr>
              <w:lang w:val="es-MX"/>
            </w:rPr>
            <w:instrText xml:space="preserve"> CITATION Ace23 \l 2058 </w:instrText>
          </w:r>
          <w:r w:rsidR="00DA7346">
            <w:rPr>
              <w:lang w:val="es-US"/>
            </w:rPr>
            <w:fldChar w:fldCharType="separate"/>
          </w:r>
          <w:r w:rsidR="00852EF3">
            <w:rPr>
              <w:noProof/>
              <w:lang w:val="es-MX"/>
            </w:rPr>
            <w:t>(Acento, 2023)</w:t>
          </w:r>
          <w:r w:rsidR="00DA7346">
            <w:rPr>
              <w:lang w:val="es-US"/>
            </w:rPr>
            <w:fldChar w:fldCharType="end"/>
          </w:r>
        </w:sdtContent>
      </w:sdt>
      <w:r w:rsidRPr="000E7C20">
        <w:rPr>
          <w:lang w:val="es-US"/>
        </w:rPr>
        <w:t xml:space="preserve">. </w:t>
      </w:r>
      <w:r w:rsidR="00F92E5B" w:rsidRPr="00F92E5B">
        <w:t>Sin embargo, su funcionalidad se concentra en gestiones registrales y documentales propias del Registro de Títulos, y no en una validación integral del proyecto inmobiliario que incorpore diagnóstico de documentos esenciales, contraste de legitimidad operativa del desarrollador, detección de duplicidades documentales o registrales, validación territorial y emisión de un resultado certificable para consulta preventiva</w:t>
      </w:r>
      <w:r w:rsidR="00081F40">
        <w:t xml:space="preserve"> </w:t>
      </w:r>
      <w:sdt>
        <w:sdtPr>
          <w:rPr>
            <w:lang w:val="es-US"/>
          </w:rPr>
          <w:id w:val="1698044739"/>
          <w:citation/>
        </w:sdtPr>
        <w:sdtEndPr/>
        <w:sdtContent>
          <w:r w:rsidR="00DA7346">
            <w:rPr>
              <w:lang w:val="es-US"/>
            </w:rPr>
            <w:fldChar w:fldCharType="begin"/>
          </w:r>
          <w:r w:rsidR="00DA7346">
            <w:rPr>
              <w:lang w:val="es-MX"/>
            </w:rPr>
            <w:instrText xml:space="preserve"> CITATION Reg26 \l 2058 </w:instrText>
          </w:r>
          <w:r w:rsidR="00DA7346">
            <w:rPr>
              <w:lang w:val="es-US"/>
            </w:rPr>
            <w:fldChar w:fldCharType="separate"/>
          </w:r>
          <w:r w:rsidR="00852EF3">
            <w:rPr>
              <w:noProof/>
              <w:lang w:val="es-MX"/>
            </w:rPr>
            <w:t>(Registro Inmobiliario de la República Dominicana, 2026)</w:t>
          </w:r>
          <w:r w:rsidR="00DA7346">
            <w:rPr>
              <w:lang w:val="es-US"/>
            </w:rPr>
            <w:fldChar w:fldCharType="end"/>
          </w:r>
        </w:sdtContent>
      </w:sdt>
      <w:r w:rsidRPr="000E7C20">
        <w:rPr>
          <w:lang w:val="es-US"/>
        </w:rPr>
        <w:t>.</w:t>
      </w:r>
    </w:p>
    <w:p w14:paraId="0D7BFA96" w14:textId="65BFAD57" w:rsidR="000E7C20" w:rsidRPr="000E7C20" w:rsidRDefault="000E7C20" w:rsidP="00A6710B">
      <w:pPr>
        <w:rPr>
          <w:lang w:val="es-US"/>
        </w:rPr>
      </w:pPr>
      <w:r w:rsidRPr="000E7C20">
        <w:rPr>
          <w:lang w:val="es-US"/>
        </w:rPr>
        <w:lastRenderedPageBreak/>
        <w:t>Un segundo antecedente local es el servicio gubernamental de Certificación de Estado Jurídico del Inmueble, disponible en el portal oficial de servicios del Estado</w:t>
      </w:r>
      <w:r w:rsidR="007D1A24">
        <w:rPr>
          <w:lang w:val="es-US"/>
        </w:rPr>
        <w:t xml:space="preserve"> </w:t>
      </w:r>
      <w:sdt>
        <w:sdtPr>
          <w:rPr>
            <w:lang w:val="es-US"/>
          </w:rPr>
          <w:id w:val="-341090812"/>
          <w:citation/>
        </w:sdtPr>
        <w:sdtEndPr/>
        <w:sdtContent>
          <w:r w:rsidR="00773E2D">
            <w:rPr>
              <w:lang w:val="es-US"/>
            </w:rPr>
            <w:fldChar w:fldCharType="begin"/>
          </w:r>
          <w:r w:rsidR="00773E2D">
            <w:rPr>
              <w:lang w:val="es-MX"/>
            </w:rPr>
            <w:instrText xml:space="preserve"> CITATION Gob26 \l 2058 </w:instrText>
          </w:r>
          <w:r w:rsidR="00773E2D">
            <w:rPr>
              <w:lang w:val="es-US"/>
            </w:rPr>
            <w:fldChar w:fldCharType="separate"/>
          </w:r>
          <w:r w:rsidR="00852EF3">
            <w:rPr>
              <w:noProof/>
              <w:lang w:val="es-MX"/>
            </w:rPr>
            <w:t>(Gobierno Dominicano, 2026)</w:t>
          </w:r>
          <w:r w:rsidR="00773E2D">
            <w:rPr>
              <w:lang w:val="es-US"/>
            </w:rPr>
            <w:fldChar w:fldCharType="end"/>
          </w:r>
        </w:sdtContent>
      </w:sdt>
      <w:r w:rsidRPr="000E7C20">
        <w:rPr>
          <w:lang w:val="es-US"/>
        </w:rPr>
        <w:t>. Este servicio tiene como finalidad acreditar el estado jurídico de un inmueble y la vigencia del duplicado del certificado de título, constituyendo una herramienta útil para verificar la situación registral de una propiedad dentro del sistema Torrens</w:t>
      </w:r>
      <w:sdt>
        <w:sdtPr>
          <w:rPr>
            <w:lang w:val="es-US"/>
          </w:rPr>
          <w:id w:val="228963066"/>
          <w:citation/>
        </w:sdtPr>
        <w:sdtEndPr/>
        <w:sdtContent>
          <w:r w:rsidR="00C44249">
            <w:rPr>
              <w:lang w:val="es-US"/>
            </w:rPr>
            <w:fldChar w:fldCharType="begin"/>
          </w:r>
          <w:r w:rsidR="00C44249">
            <w:rPr>
              <w:lang w:val="es-MX"/>
            </w:rPr>
            <w:instrText xml:space="preserve"> CITATION Gob26 \l 2058 </w:instrText>
          </w:r>
          <w:r w:rsidR="00C44249">
            <w:rPr>
              <w:lang w:val="es-US"/>
            </w:rPr>
            <w:fldChar w:fldCharType="separate"/>
          </w:r>
          <w:r w:rsidR="00852EF3">
            <w:rPr>
              <w:noProof/>
              <w:lang w:val="es-MX"/>
            </w:rPr>
            <w:t xml:space="preserve"> (Gobierno Dominicano, 2026)</w:t>
          </w:r>
          <w:r w:rsidR="00C44249">
            <w:rPr>
              <w:lang w:val="es-US"/>
            </w:rPr>
            <w:fldChar w:fldCharType="end"/>
          </w:r>
        </w:sdtContent>
      </w:sdt>
      <w:r w:rsidRPr="000E7C20">
        <w:rPr>
          <w:lang w:val="es-US"/>
        </w:rPr>
        <w:t xml:space="preserve">; </w:t>
      </w:r>
      <w:sdt>
        <w:sdtPr>
          <w:rPr>
            <w:lang w:val="es-US"/>
          </w:rPr>
          <w:id w:val="814768428"/>
          <w:citation/>
        </w:sdtPr>
        <w:sdtEndPr/>
        <w:sdtContent>
          <w:r w:rsidR="00A174A3">
            <w:rPr>
              <w:lang w:val="es-US"/>
            </w:rPr>
            <w:fldChar w:fldCharType="begin"/>
          </w:r>
          <w:r w:rsidR="00A174A3">
            <w:rPr>
              <w:lang w:val="es-MX"/>
            </w:rPr>
            <w:instrText xml:space="preserve">CITATION Con05 \t  \l 2058 </w:instrText>
          </w:r>
          <w:r w:rsidR="00A174A3">
            <w:rPr>
              <w:lang w:val="es-US"/>
            </w:rPr>
            <w:fldChar w:fldCharType="separate"/>
          </w:r>
          <w:r w:rsidR="00852EF3">
            <w:rPr>
              <w:lang w:val="es-MX"/>
            </w:rPr>
            <w:t>(Congreso Nacional de la República Dominicana, 2005)</w:t>
          </w:r>
          <w:r w:rsidR="00A174A3">
            <w:rPr>
              <w:lang w:val="es-US"/>
            </w:rPr>
            <w:fldChar w:fldCharType="end"/>
          </w:r>
        </w:sdtContent>
      </w:sdt>
      <w:r w:rsidRPr="000E7C20">
        <w:rPr>
          <w:lang w:val="es-US"/>
        </w:rPr>
        <w:t xml:space="preserve">. Su uso se orienta a ciudadanos, abogados, compradores potenciales y demás interesados en comprobar la situación legal básica del inmueble antes de continuar una transacción </w:t>
      </w:r>
      <w:sdt>
        <w:sdtPr>
          <w:rPr>
            <w:lang w:val="es-US"/>
          </w:rPr>
          <w:id w:val="237992702"/>
          <w:citation/>
        </w:sdtPr>
        <w:sdtEndPr/>
        <w:sdtContent>
          <w:r w:rsidR="00A174A3">
            <w:rPr>
              <w:lang w:val="es-US"/>
            </w:rPr>
            <w:fldChar w:fldCharType="begin"/>
          </w:r>
          <w:r w:rsidR="00A174A3">
            <w:rPr>
              <w:lang w:val="es-MX"/>
            </w:rPr>
            <w:instrText xml:space="preserve"> CITATION Gob26 \l 2058 </w:instrText>
          </w:r>
          <w:r w:rsidR="00A174A3">
            <w:rPr>
              <w:lang w:val="es-US"/>
            </w:rPr>
            <w:fldChar w:fldCharType="separate"/>
          </w:r>
          <w:r w:rsidR="00852EF3">
            <w:rPr>
              <w:noProof/>
              <w:lang w:val="es-MX"/>
            </w:rPr>
            <w:t>(Gobierno Dominicano, 2026)</w:t>
          </w:r>
          <w:r w:rsidR="00A174A3">
            <w:rPr>
              <w:lang w:val="es-US"/>
            </w:rPr>
            <w:fldChar w:fldCharType="end"/>
          </w:r>
        </w:sdtContent>
      </w:sdt>
      <w:r w:rsidRPr="000E7C20">
        <w:rPr>
          <w:lang w:val="es-US"/>
        </w:rPr>
        <w:t xml:space="preserve">. </w:t>
      </w:r>
      <w:r w:rsidR="004470A6" w:rsidRPr="004470A6">
        <w:t>No obstante, su alcance sigue siendo específico y limitado al plano jurídico-registral, ya que no integra validación documental del expediente completo del proyecto, contraste con información operativa del desarrollador, detección de duplicidades documentales o registrales, validación territorial ni certificación pública del resultado de la revisión</w:t>
      </w:r>
      <w:r w:rsidRPr="000E7C20">
        <w:rPr>
          <w:lang w:val="es-US"/>
        </w:rPr>
        <w:t xml:space="preserve"> </w:t>
      </w:r>
      <w:sdt>
        <w:sdtPr>
          <w:rPr>
            <w:lang w:val="es-US"/>
          </w:rPr>
          <w:id w:val="-411931727"/>
          <w:citation/>
        </w:sdtPr>
        <w:sdtEndPr/>
        <w:sdtContent>
          <w:r w:rsidR="002371AA">
            <w:rPr>
              <w:lang w:val="es-US"/>
            </w:rPr>
            <w:fldChar w:fldCharType="begin"/>
          </w:r>
          <w:r w:rsidR="002371AA">
            <w:rPr>
              <w:lang w:val="es-MX"/>
            </w:rPr>
            <w:instrText xml:space="preserve"> CITATION Gob26 \l 2058 </w:instrText>
          </w:r>
          <w:r w:rsidR="002371AA">
            <w:rPr>
              <w:lang w:val="es-US"/>
            </w:rPr>
            <w:fldChar w:fldCharType="separate"/>
          </w:r>
          <w:r w:rsidR="00852EF3">
            <w:rPr>
              <w:noProof/>
              <w:lang w:val="es-MX"/>
            </w:rPr>
            <w:t>(Gobierno Dominicano, 2026)</w:t>
          </w:r>
          <w:r w:rsidR="002371AA">
            <w:rPr>
              <w:lang w:val="es-US"/>
            </w:rPr>
            <w:fldChar w:fldCharType="end"/>
          </w:r>
        </w:sdtContent>
      </w:sdt>
      <w:r w:rsidRPr="000E7C20">
        <w:rPr>
          <w:lang w:val="es-US"/>
        </w:rPr>
        <w:t>.</w:t>
      </w:r>
    </w:p>
    <w:p w14:paraId="56FA7773" w14:textId="72DFD4A0" w:rsidR="000E7C20" w:rsidRPr="000E7C20" w:rsidRDefault="000E7C20" w:rsidP="00A6710B">
      <w:pPr>
        <w:rPr>
          <w:lang w:val="es-US"/>
        </w:rPr>
      </w:pPr>
      <w:r w:rsidRPr="000E7C20">
        <w:rPr>
          <w:lang w:val="es-US"/>
        </w:rPr>
        <w:t>Un tercer antecedente local lo constituye la Ventanilla Única de Construcción (VUC) del Ministerio de Vivienda y Edificaciones (MIV</w:t>
      </w:r>
      <w:r w:rsidR="003E031D">
        <w:rPr>
          <w:lang w:val="es-US"/>
        </w:rPr>
        <w:t>H</w:t>
      </w:r>
      <w:r w:rsidRPr="000E7C20">
        <w:rPr>
          <w:lang w:val="es-US"/>
        </w:rPr>
        <w:t xml:space="preserve">ED), vinculada al trámite de emisión de licencias y seguimiento del estatus de proyectos de edificación </w:t>
      </w:r>
      <w:sdt>
        <w:sdtPr>
          <w:rPr>
            <w:lang w:val="es-US"/>
          </w:rPr>
          <w:id w:val="1253474997"/>
          <w:citation/>
        </w:sdtPr>
        <w:sdtEndPr/>
        <w:sdtContent>
          <w:r w:rsidR="00B67B26">
            <w:rPr>
              <w:lang w:val="es-US"/>
            </w:rPr>
            <w:fldChar w:fldCharType="begin"/>
          </w:r>
          <w:r w:rsidR="00237462">
            <w:rPr>
              <w:lang w:val="es-MX"/>
            </w:rPr>
            <w:instrText xml:space="preserve">CITATION MIV6a \t  \l 2058 </w:instrText>
          </w:r>
          <w:r w:rsidR="00B67B26">
            <w:rPr>
              <w:lang w:val="es-US"/>
            </w:rPr>
            <w:fldChar w:fldCharType="separate"/>
          </w:r>
          <w:r>
            <w:rPr>
              <w:noProof/>
              <w:lang w:val="es-MX"/>
            </w:rPr>
            <w:t>(MIVED, 2026a)</w:t>
          </w:r>
          <w:r w:rsidR="00B67B26">
            <w:rPr>
              <w:lang w:val="es-US"/>
            </w:rPr>
            <w:fldChar w:fldCharType="end"/>
          </w:r>
        </w:sdtContent>
      </w:sdt>
      <w:r w:rsidRPr="000E7C20">
        <w:rPr>
          <w:lang w:val="es-US"/>
        </w:rPr>
        <w:t xml:space="preserve">. La página oficial del ministerio define la licencia de construcción como la autorización para ejecutar una obra y precisa que el servicio está dirigido a promotores y desarrolladores de proyectos inmobiliarios, propietarios y profesionales habilitados, con proceso de solicitud gestionado a través de la VUC </w:t>
      </w:r>
      <w:sdt>
        <w:sdtPr>
          <w:rPr>
            <w:lang w:val="es-US"/>
          </w:rPr>
          <w:id w:val="1739508652"/>
          <w:citation/>
        </w:sdtPr>
        <w:sdtEndPr/>
        <w:sdtContent>
          <w:r w:rsidR="00B67B26">
            <w:rPr>
              <w:lang w:val="es-US"/>
            </w:rPr>
            <w:fldChar w:fldCharType="begin"/>
          </w:r>
          <w:r w:rsidR="00237462">
            <w:rPr>
              <w:lang w:val="es-MX"/>
            </w:rPr>
            <w:instrText xml:space="preserve">CITATION MIV6a \t  \l 2058 </w:instrText>
          </w:r>
          <w:r w:rsidR="00B67B26">
            <w:rPr>
              <w:lang w:val="es-US"/>
            </w:rPr>
            <w:fldChar w:fldCharType="separate"/>
          </w:r>
          <w:r>
            <w:rPr>
              <w:noProof/>
              <w:lang w:val="es-MX"/>
            </w:rPr>
            <w:t>(MIVED, 2026a)</w:t>
          </w:r>
          <w:r w:rsidR="00B67B26">
            <w:rPr>
              <w:lang w:val="es-US"/>
            </w:rPr>
            <w:fldChar w:fldCharType="end"/>
          </w:r>
        </w:sdtContent>
      </w:sdt>
      <w:r w:rsidRPr="000E7C20">
        <w:rPr>
          <w:lang w:val="es-US"/>
        </w:rPr>
        <w:t xml:space="preserve">. En términos funcionales, esta plataforma administra requisitos, carga documental, seguimiento del trámite y tiempos de respuesta para la aprobación de proyectos constructivos, empleándose en la fase administrativa y técnica de autorización de obras </w:t>
      </w:r>
      <w:sdt>
        <w:sdtPr>
          <w:rPr>
            <w:lang w:val="es-US"/>
          </w:rPr>
          <w:id w:val="809837955"/>
          <w:citation/>
        </w:sdtPr>
        <w:sdtEndPr/>
        <w:sdtContent>
          <w:r w:rsidR="00B67B26">
            <w:rPr>
              <w:lang w:val="es-US"/>
            </w:rPr>
            <w:fldChar w:fldCharType="begin"/>
          </w:r>
          <w:r w:rsidR="00237462">
            <w:rPr>
              <w:lang w:val="es-MX"/>
            </w:rPr>
            <w:instrText xml:space="preserve">CITATION MIV26 \t  \l 2058 </w:instrText>
          </w:r>
          <w:r w:rsidR="00B67B26">
            <w:rPr>
              <w:lang w:val="es-US"/>
            </w:rPr>
            <w:fldChar w:fldCharType="separate"/>
          </w:r>
          <w:r>
            <w:rPr>
              <w:noProof/>
              <w:lang w:val="es-MX"/>
            </w:rPr>
            <w:t>(MIVED, 2026b)</w:t>
          </w:r>
          <w:r w:rsidR="00B67B26">
            <w:rPr>
              <w:lang w:val="es-US"/>
            </w:rPr>
            <w:fldChar w:fldCharType="end"/>
          </w:r>
        </w:sdtContent>
      </w:sdt>
      <w:r w:rsidRPr="000E7C20">
        <w:rPr>
          <w:lang w:val="es-US"/>
        </w:rPr>
        <w:t xml:space="preserve">. </w:t>
      </w:r>
      <w:r w:rsidR="004470A6" w:rsidRPr="004470A6">
        <w:t>Sin embargo, tampoco opera como una solución integral de verificación preventiva, ya que su propósito principal es autorizar y dar seguimiento a licencias de construcción, y no diagnosticar la completitud documental del expediente, validar legitimidad operativa, detectar duplicidades documentales o registrales, verificar correspondencia territorial ni emitir un resultado público verificable para fines de debida diligencia</w:t>
      </w:r>
      <w:r w:rsidR="004470A6">
        <w:t xml:space="preserve"> </w:t>
      </w:r>
      <w:sdt>
        <w:sdtPr>
          <w:rPr>
            <w:lang w:val="es-US"/>
          </w:rPr>
          <w:id w:val="438505726"/>
          <w:citation/>
        </w:sdtPr>
        <w:sdtEndPr/>
        <w:sdtContent>
          <w:r w:rsidR="009C6212">
            <w:rPr>
              <w:lang w:val="es-US"/>
            </w:rPr>
            <w:fldChar w:fldCharType="begin"/>
          </w:r>
          <w:r w:rsidR="00237462">
            <w:rPr>
              <w:lang w:val="es-MX"/>
            </w:rPr>
            <w:instrText xml:space="preserve">CITATION MIV6a \t  \l 2058 </w:instrText>
          </w:r>
          <w:r w:rsidR="009C6212">
            <w:rPr>
              <w:lang w:val="es-US"/>
            </w:rPr>
            <w:fldChar w:fldCharType="separate"/>
          </w:r>
          <w:r>
            <w:rPr>
              <w:noProof/>
              <w:lang w:val="es-MX"/>
            </w:rPr>
            <w:t>(MIVED, 2026a)</w:t>
          </w:r>
          <w:r w:rsidR="009C6212">
            <w:rPr>
              <w:lang w:val="es-US"/>
            </w:rPr>
            <w:fldChar w:fldCharType="end"/>
          </w:r>
        </w:sdtContent>
      </w:sdt>
      <w:r w:rsidRPr="000E7C20">
        <w:rPr>
          <w:lang w:val="es-US"/>
        </w:rPr>
        <w:t>.</w:t>
      </w:r>
    </w:p>
    <w:p w14:paraId="61C55D5A" w14:textId="17C23DB3" w:rsidR="000E7C20" w:rsidRPr="000E7C20" w:rsidRDefault="00C72D56" w:rsidP="00A6710B">
      <w:pPr>
        <w:rPr>
          <w:lang w:val="es-US"/>
        </w:rPr>
      </w:pPr>
      <w:r w:rsidRPr="00C72D56">
        <w:t>A partir de estos antecedentes locales puede afirmarse que la República Dominicana ya dispone de servicios digitales parciales para consulta registral, certificación jurídica del inmueble y gestión de licencias de construcción, pero dichas soluciones continúan separadas por institución y por función. En consecuencia, el vacío local no radica en la inexistencia absoluta de herramientas digitales, sino en la ausencia de una plataforma interoperable que permita integrar, en una sola experiencia de usuario, la validación documental esencial del expediente, la comprobación de legitimidad operativa del desarrollador, la detección de duplicidades documentales o registrales, la validación territorial del proyecto y la emisión de una constancia verificable del resultado para apoyar decisiones preventivas de inversión</w:t>
      </w:r>
      <w:r w:rsidR="000E7C20" w:rsidRPr="000E7C20">
        <w:rPr>
          <w:lang w:val="es-US"/>
        </w:rPr>
        <w:t>.</w:t>
      </w:r>
    </w:p>
    <w:p w14:paraId="6B9B3915" w14:textId="77777777" w:rsidR="000E7C20" w:rsidRPr="000E7C20" w:rsidRDefault="000E7C20" w:rsidP="000E7C20">
      <w:pPr>
        <w:ind w:firstLine="0"/>
        <w:rPr>
          <w:lang w:val="es-US"/>
        </w:rPr>
      </w:pPr>
    </w:p>
    <w:p w14:paraId="3CE9D057" w14:textId="160EDD63" w:rsidR="000E7C20" w:rsidRPr="000E7C20" w:rsidRDefault="000E7C20" w:rsidP="002521BA">
      <w:pPr>
        <w:pStyle w:val="Ttulo4"/>
        <w:rPr>
          <w:lang w:val="es-US"/>
        </w:rPr>
      </w:pPr>
      <w:r w:rsidRPr="000E7C20">
        <w:rPr>
          <w:lang w:val="es-US"/>
        </w:rPr>
        <w:lastRenderedPageBreak/>
        <w:t xml:space="preserve">Ámbito </w:t>
      </w:r>
      <w:r w:rsidR="00690AF8">
        <w:rPr>
          <w:lang w:val="es-US"/>
        </w:rPr>
        <w:t>I</w:t>
      </w:r>
      <w:r w:rsidRPr="000E7C20">
        <w:rPr>
          <w:lang w:val="es-US"/>
        </w:rPr>
        <w:t>nternacional</w:t>
      </w:r>
    </w:p>
    <w:p w14:paraId="6F6C964A" w14:textId="387F0E90" w:rsidR="000E7C20" w:rsidRPr="000E7C20" w:rsidRDefault="000E7C20" w:rsidP="000E7C20">
      <w:pPr>
        <w:rPr>
          <w:lang w:val="es-US"/>
        </w:rPr>
      </w:pPr>
      <w:r w:rsidRPr="000E7C20">
        <w:rPr>
          <w:lang w:val="es-US"/>
        </w:rPr>
        <w:t xml:space="preserve">En el ámbito internacional existen plataformas que abordan de forma parcial problemas semejantes a los que pretende resolver VeriFinca, </w:t>
      </w:r>
      <w:r w:rsidR="00A3325D" w:rsidRPr="00A3325D">
        <w:t>especialmente en verificación de identidad, protección antifraude, trazabilidad documental y digitalización de etapas críticas de la transacción inmobiliaria. No obstante, dichos referentes no cubren de manera simultánea las cinco dimensiones funcionales que orientan el presente anteproyecto: validación documental esencial, legitimidad operativa, detección de duplicidades documentales o registrales, validación territorial y certificación pública del resultado</w:t>
      </w:r>
      <w:r w:rsidR="00A3325D">
        <w:t xml:space="preserve"> </w:t>
      </w:r>
      <w:sdt>
        <w:sdtPr>
          <w:rPr>
            <w:lang w:val="es-US"/>
          </w:rPr>
          <w:id w:val="605312273"/>
          <w:citation/>
        </w:sdtPr>
        <w:sdtEndPr/>
        <w:sdtContent>
          <w:r w:rsidR="00684DDF">
            <w:rPr>
              <w:lang w:val="es-US"/>
            </w:rPr>
            <w:fldChar w:fldCharType="begin"/>
          </w:r>
          <w:r w:rsidR="00684DDF">
            <w:rPr>
              <w:lang w:val="es-MX"/>
            </w:rPr>
            <w:instrText xml:space="preserve"> CITATION Ghu24 \l 2058 </w:instrText>
          </w:r>
          <w:r w:rsidR="00684DDF">
            <w:rPr>
              <w:lang w:val="es-US"/>
            </w:rPr>
            <w:fldChar w:fldCharType="separate"/>
          </w:r>
          <w:r w:rsidR="00852EF3">
            <w:rPr>
              <w:noProof/>
              <w:lang w:val="es-MX"/>
            </w:rPr>
            <w:t>(Ghuman, 2024)</w:t>
          </w:r>
          <w:r w:rsidR="00684DDF">
            <w:rPr>
              <w:lang w:val="es-US"/>
            </w:rPr>
            <w:fldChar w:fldCharType="end"/>
          </w:r>
        </w:sdtContent>
      </w:sdt>
      <w:r w:rsidRPr="000E7C20">
        <w:rPr>
          <w:lang w:val="es-US"/>
        </w:rPr>
        <w:t xml:space="preserve">; </w:t>
      </w:r>
      <w:sdt>
        <w:sdtPr>
          <w:rPr>
            <w:lang w:val="es-US"/>
          </w:rPr>
          <w:id w:val="-901211757"/>
          <w:citation/>
        </w:sdtPr>
        <w:sdtEndPr/>
        <w:sdtContent>
          <w:r w:rsidR="00636970">
            <w:rPr>
              <w:lang w:val="es-US"/>
            </w:rPr>
            <w:fldChar w:fldCharType="begin"/>
          </w:r>
          <w:r w:rsidR="00636970">
            <w:rPr>
              <w:lang w:val="es-MX"/>
            </w:rPr>
            <w:instrText xml:space="preserve"> CITATION Get25 \l 2058 </w:instrText>
          </w:r>
          <w:r w:rsidR="00636970">
            <w:rPr>
              <w:lang w:val="es-US"/>
            </w:rPr>
            <w:fldChar w:fldCharType="separate"/>
          </w:r>
          <w:r w:rsidR="00852EF3">
            <w:rPr>
              <w:noProof/>
              <w:lang w:val="es-MX"/>
            </w:rPr>
            <w:t>(GetMonetizely, 2025)</w:t>
          </w:r>
          <w:r w:rsidR="00636970">
            <w:rPr>
              <w:lang w:val="es-US"/>
            </w:rPr>
            <w:fldChar w:fldCharType="end"/>
          </w:r>
        </w:sdtContent>
      </w:sdt>
      <w:r w:rsidRPr="000E7C20">
        <w:rPr>
          <w:lang w:val="es-US"/>
        </w:rPr>
        <w:t>.</w:t>
      </w:r>
    </w:p>
    <w:p w14:paraId="12C7F1F5" w14:textId="6F3464FC" w:rsidR="000E7C20" w:rsidRPr="000E7C20" w:rsidRDefault="000E7C20" w:rsidP="000E7C20">
      <w:pPr>
        <w:rPr>
          <w:lang w:val="es-US"/>
        </w:rPr>
      </w:pPr>
      <w:r w:rsidRPr="000E7C20">
        <w:rPr>
          <w:lang w:val="es-US"/>
        </w:rPr>
        <w:t xml:space="preserve">Un primer referente es CertifID, empresa creada en 2017 a partir de una experiencia real de fraude inmobiliario sufrida por uno de sus fundadores durante una operación de compraventa </w:t>
      </w:r>
      <w:sdt>
        <w:sdtPr>
          <w:rPr>
            <w:lang w:val="es-US"/>
          </w:rPr>
          <w:id w:val="1574319874"/>
          <w:citation/>
        </w:sdtPr>
        <w:sdtEndPr/>
        <w:sdtContent>
          <w:r w:rsidR="00684DDF">
            <w:rPr>
              <w:lang w:val="es-US"/>
            </w:rPr>
            <w:fldChar w:fldCharType="begin"/>
          </w:r>
          <w:r w:rsidR="00684DDF">
            <w:rPr>
              <w:lang w:val="es-MX"/>
            </w:rPr>
            <w:instrText xml:space="preserve"> CITATION Hou25 \l 2058 </w:instrText>
          </w:r>
          <w:r w:rsidR="00684DDF">
            <w:rPr>
              <w:lang w:val="es-US"/>
            </w:rPr>
            <w:fldChar w:fldCharType="separate"/>
          </w:r>
          <w:r w:rsidR="00852EF3">
            <w:rPr>
              <w:noProof/>
              <w:lang w:val="es-MX"/>
            </w:rPr>
            <w:t>(HousingWire, 2025)</w:t>
          </w:r>
          <w:r w:rsidR="00684DDF">
            <w:rPr>
              <w:lang w:val="es-US"/>
            </w:rPr>
            <w:fldChar w:fldCharType="end"/>
          </w:r>
        </w:sdtContent>
      </w:sdt>
      <w:r w:rsidRPr="000E7C20">
        <w:rPr>
          <w:lang w:val="es-US"/>
        </w:rPr>
        <w:t xml:space="preserve">. </w:t>
      </w:r>
      <w:sdt>
        <w:sdtPr>
          <w:rPr>
            <w:lang w:val="es-US"/>
          </w:rPr>
          <w:id w:val="-375694725"/>
          <w:citation/>
        </w:sdtPr>
        <w:sdtEndPr/>
        <w:sdtContent>
          <w:r w:rsidR="00232881">
            <w:rPr>
              <w:lang w:val="es-US"/>
            </w:rPr>
            <w:fldChar w:fldCharType="begin"/>
          </w:r>
          <w:r w:rsidR="00232881">
            <w:rPr>
              <w:lang w:val="es-MX"/>
            </w:rPr>
            <w:instrText xml:space="preserve"> CITATION Axi25 \l 2058 </w:instrText>
          </w:r>
          <w:r w:rsidR="00232881">
            <w:rPr>
              <w:lang w:val="es-US"/>
            </w:rPr>
            <w:fldChar w:fldCharType="separate"/>
          </w:r>
          <w:r w:rsidR="00852EF3">
            <w:rPr>
              <w:noProof/>
              <w:lang w:val="es-MX"/>
            </w:rPr>
            <w:t>(Axios, 2025)</w:t>
          </w:r>
          <w:r w:rsidR="00232881">
            <w:rPr>
              <w:lang w:val="es-US"/>
            </w:rPr>
            <w:fldChar w:fldCharType="end"/>
          </w:r>
        </w:sdtContent>
      </w:sdt>
      <w:r w:rsidRPr="000E7C20">
        <w:rPr>
          <w:lang w:val="es-US"/>
        </w:rPr>
        <w:t xml:space="preserve"> reportó que la plataforma combina verificación avanzada de identidad, flujos seguros de pago y cobertura de seguro por transacción, centrando su propuesta comercial en prevenir esquemas de impersonación</w:t>
      </w:r>
      <w:r w:rsidR="00FE154A">
        <w:rPr>
          <w:lang w:val="es-US"/>
        </w:rPr>
        <w:t>(s</w:t>
      </w:r>
      <w:r w:rsidR="00FE154A" w:rsidRPr="00FE154A">
        <w:rPr>
          <w:lang w:val="es-US"/>
        </w:rPr>
        <w:t>uplantación de identidad</w:t>
      </w:r>
      <w:r w:rsidR="00FE154A">
        <w:rPr>
          <w:lang w:val="es-US"/>
        </w:rPr>
        <w:t>)</w:t>
      </w:r>
      <w:r w:rsidRPr="000E7C20">
        <w:rPr>
          <w:lang w:val="es-US"/>
        </w:rPr>
        <w:t xml:space="preserve"> dentro de transacciones inmobiliarias. </w:t>
      </w:r>
      <w:sdt>
        <w:sdtPr>
          <w:rPr>
            <w:lang w:val="es-US"/>
          </w:rPr>
          <w:id w:val="-1495486903"/>
          <w:citation/>
        </w:sdtPr>
        <w:sdtEndPr/>
        <w:sdtContent>
          <w:r w:rsidR="00684DDF">
            <w:rPr>
              <w:lang w:val="es-US"/>
            </w:rPr>
            <w:fldChar w:fldCharType="begin"/>
          </w:r>
          <w:r w:rsidR="00684DDF">
            <w:rPr>
              <w:lang w:val="es-MX"/>
            </w:rPr>
            <w:instrText xml:space="preserve"> CITATION Hou25 \l 2058 </w:instrText>
          </w:r>
          <w:r w:rsidR="00684DDF">
            <w:rPr>
              <w:lang w:val="es-US"/>
            </w:rPr>
            <w:fldChar w:fldCharType="separate"/>
          </w:r>
          <w:r w:rsidR="00852EF3">
            <w:rPr>
              <w:noProof/>
              <w:lang w:val="es-MX"/>
            </w:rPr>
            <w:t>(HousingWire, 2025)</w:t>
          </w:r>
          <w:r w:rsidR="00684DDF">
            <w:rPr>
              <w:lang w:val="es-US"/>
            </w:rPr>
            <w:fldChar w:fldCharType="end"/>
          </w:r>
        </w:sdtContent>
      </w:sdt>
      <w:r w:rsidRPr="000E7C20">
        <w:rPr>
          <w:lang w:val="es-US"/>
        </w:rPr>
        <w:t xml:space="preserve"> añade que CertifID opera como una plataforma SaaS enfocada en detectar riesgos como robo de fondos del comprador, suplantación del vendedor y fraude en instrucciones de pago. La solución se emplea principalmente en el mercado estadounidense por compañías de título, firmas legales, escrow officers, compradores y vendedores que requieren reducir el riesgo de fraude en pagos e identidad </w:t>
      </w:r>
      <w:sdt>
        <w:sdtPr>
          <w:rPr>
            <w:lang w:val="es-US"/>
          </w:rPr>
          <w:id w:val="1521363596"/>
          <w:citation/>
        </w:sdtPr>
        <w:sdtEndPr/>
        <w:sdtContent>
          <w:r w:rsidR="00636970">
            <w:rPr>
              <w:lang w:val="es-US"/>
            </w:rPr>
            <w:fldChar w:fldCharType="begin"/>
          </w:r>
          <w:r w:rsidR="00636970">
            <w:rPr>
              <w:lang w:val="es-MX"/>
            </w:rPr>
            <w:instrText xml:space="preserve"> CITATION Axi25 \l 2058 </w:instrText>
          </w:r>
          <w:r w:rsidR="00636970">
            <w:rPr>
              <w:lang w:val="es-US"/>
            </w:rPr>
            <w:fldChar w:fldCharType="separate"/>
          </w:r>
          <w:r w:rsidR="00852EF3">
            <w:rPr>
              <w:noProof/>
              <w:lang w:val="es-MX"/>
            </w:rPr>
            <w:t>(Axios, 2025)</w:t>
          </w:r>
          <w:r w:rsidR="00636970">
            <w:rPr>
              <w:lang w:val="es-US"/>
            </w:rPr>
            <w:fldChar w:fldCharType="end"/>
          </w:r>
        </w:sdtContent>
      </w:sdt>
      <w:r w:rsidRPr="000E7C20">
        <w:rPr>
          <w:lang w:val="es-US"/>
        </w:rPr>
        <w:t xml:space="preserve">; </w:t>
      </w:r>
      <w:sdt>
        <w:sdtPr>
          <w:rPr>
            <w:lang w:val="es-US"/>
          </w:rPr>
          <w:id w:val="1487358993"/>
          <w:citation/>
        </w:sdtPr>
        <w:sdtEndPr/>
        <w:sdtContent>
          <w:r w:rsidR="00636970">
            <w:rPr>
              <w:lang w:val="es-US"/>
            </w:rPr>
            <w:fldChar w:fldCharType="begin"/>
          </w:r>
          <w:r w:rsidR="00636970">
            <w:rPr>
              <w:lang w:val="es-MX"/>
            </w:rPr>
            <w:instrText xml:space="preserve"> CITATION Hou25 \l 2058 </w:instrText>
          </w:r>
          <w:r w:rsidR="00636970">
            <w:rPr>
              <w:lang w:val="es-US"/>
            </w:rPr>
            <w:fldChar w:fldCharType="separate"/>
          </w:r>
          <w:r w:rsidR="00852EF3">
            <w:rPr>
              <w:noProof/>
              <w:lang w:val="es-MX"/>
            </w:rPr>
            <w:t>(HousingWire, 2025)</w:t>
          </w:r>
          <w:r w:rsidR="00636970">
            <w:rPr>
              <w:lang w:val="es-US"/>
            </w:rPr>
            <w:fldChar w:fldCharType="end"/>
          </w:r>
        </w:sdtContent>
      </w:sdt>
      <w:r w:rsidRPr="000E7C20">
        <w:rPr>
          <w:lang w:val="es-US"/>
        </w:rPr>
        <w:t>).</w:t>
      </w:r>
    </w:p>
    <w:p w14:paraId="7B0BAE9F" w14:textId="3D2ECD37" w:rsidR="000E7C20" w:rsidRPr="000E7C20" w:rsidRDefault="000E7C20" w:rsidP="000E7C20">
      <w:pPr>
        <w:rPr>
          <w:lang w:val="es-US"/>
        </w:rPr>
      </w:pPr>
      <w:r w:rsidRPr="000E7C20">
        <w:rPr>
          <w:lang w:val="es-US"/>
        </w:rPr>
        <w:t xml:space="preserve">Un segundo caso es Qualia Shield, solución lanzada por Qualia para compañías de title y escrow dentro del ecosistema de cierres digitales de bienes raíces en Estados Unidos. Según el anuncio oficial de </w:t>
      </w:r>
      <w:sdt>
        <w:sdtPr>
          <w:rPr>
            <w:lang w:val="es-US"/>
          </w:rPr>
          <w:id w:val="-1575357404"/>
          <w:citation/>
        </w:sdtPr>
        <w:sdtEndPr/>
        <w:sdtContent>
          <w:r w:rsidR="00F4493B">
            <w:rPr>
              <w:lang w:val="es-US"/>
            </w:rPr>
            <w:fldChar w:fldCharType="begin"/>
          </w:r>
          <w:r w:rsidR="00F4493B">
            <w:rPr>
              <w:lang w:val="es-MX"/>
            </w:rPr>
            <w:instrText xml:space="preserve">CITATION Qua23 \l 2058 </w:instrText>
          </w:r>
          <w:r w:rsidR="00F4493B">
            <w:rPr>
              <w:lang w:val="es-US"/>
            </w:rPr>
            <w:fldChar w:fldCharType="separate"/>
          </w:r>
          <w:r w:rsidR="00852EF3">
            <w:rPr>
              <w:lang w:val="es-MX"/>
            </w:rPr>
            <w:t>(Qualia, 2023)</w:t>
          </w:r>
          <w:r w:rsidR="00F4493B">
            <w:rPr>
              <w:lang w:val="es-US"/>
            </w:rPr>
            <w:fldChar w:fldCharType="end"/>
          </w:r>
        </w:sdtContent>
      </w:sdt>
      <w:r w:rsidRPr="000E7C20">
        <w:rPr>
          <w:lang w:val="es-US"/>
        </w:rPr>
        <w:t xml:space="preserve">, Shield integra dentro del mismo flujo operativo la recepción de depósitos, la validación de instrucciones de transferencia, la detección de fraude y la identificación del vendedor. </w:t>
      </w:r>
      <w:sdt>
        <w:sdtPr>
          <w:rPr>
            <w:lang w:val="es-US"/>
          </w:rPr>
          <w:id w:val="289943663"/>
          <w:citation/>
        </w:sdtPr>
        <w:sdtEndPr/>
        <w:sdtContent>
          <w:r w:rsidR="00825BD6">
            <w:rPr>
              <w:lang w:val="es-US"/>
            </w:rPr>
            <w:fldChar w:fldCharType="begin"/>
          </w:r>
          <w:r w:rsidR="00825BD6">
            <w:rPr>
              <w:lang w:val="es-MX"/>
            </w:rPr>
            <w:instrText xml:space="preserve"> CITATION PRW23 \l 2058 </w:instrText>
          </w:r>
          <w:r w:rsidR="00825BD6">
            <w:rPr>
              <w:lang w:val="es-US"/>
            </w:rPr>
            <w:fldChar w:fldCharType="separate"/>
          </w:r>
          <w:r w:rsidR="00852EF3">
            <w:rPr>
              <w:noProof/>
              <w:lang w:val="es-MX"/>
            </w:rPr>
            <w:t>(PRWeb, 2023)</w:t>
          </w:r>
          <w:r w:rsidR="00825BD6">
            <w:rPr>
              <w:lang w:val="es-US"/>
            </w:rPr>
            <w:fldChar w:fldCharType="end"/>
          </w:r>
        </w:sdtContent>
      </w:sdt>
      <w:r w:rsidRPr="000E7C20">
        <w:rPr>
          <w:lang w:val="es-US"/>
        </w:rPr>
        <w:t xml:space="preserve"> precisó que el producto incorpora verificación móvil de identidad y análisis del riesgo de fraude previo al desembolso. Este antecedente resulta pertinente para el presente proyecto porque demuestra que la seguridad antifraude puede incorporarse desde la fase documental y financiera anterior al cierre de la operación </w:t>
      </w:r>
      <w:sdt>
        <w:sdtPr>
          <w:rPr>
            <w:lang w:val="es-US"/>
          </w:rPr>
          <w:id w:val="1854758571"/>
          <w:citation/>
        </w:sdtPr>
        <w:sdtEndPr/>
        <w:sdtContent>
          <w:r w:rsidR="003F1A8B">
            <w:rPr>
              <w:lang w:val="es-US"/>
            </w:rPr>
            <w:fldChar w:fldCharType="begin"/>
          </w:r>
          <w:r w:rsidR="003F1A8B">
            <w:rPr>
              <w:lang w:val="es-MX"/>
            </w:rPr>
            <w:instrText xml:space="preserve"> CITATION Qua23 \l 2058 </w:instrText>
          </w:r>
          <w:r w:rsidR="003F1A8B">
            <w:rPr>
              <w:lang w:val="es-US"/>
            </w:rPr>
            <w:fldChar w:fldCharType="separate"/>
          </w:r>
          <w:r w:rsidR="00852EF3">
            <w:rPr>
              <w:noProof/>
              <w:lang w:val="es-MX"/>
            </w:rPr>
            <w:t>(Qualia, 2023)</w:t>
          </w:r>
          <w:r w:rsidR="003F1A8B">
            <w:rPr>
              <w:lang w:val="es-US"/>
            </w:rPr>
            <w:fldChar w:fldCharType="end"/>
          </w:r>
        </w:sdtContent>
      </w:sdt>
      <w:r w:rsidRPr="000E7C20">
        <w:rPr>
          <w:lang w:val="es-US"/>
        </w:rPr>
        <w:t xml:space="preserve">; </w:t>
      </w:r>
      <w:sdt>
        <w:sdtPr>
          <w:rPr>
            <w:lang w:val="es-US"/>
          </w:rPr>
          <w:id w:val="1122118430"/>
          <w:citation/>
        </w:sdtPr>
        <w:sdtEndPr/>
        <w:sdtContent>
          <w:r w:rsidR="003F1A8B">
            <w:rPr>
              <w:lang w:val="es-US"/>
            </w:rPr>
            <w:fldChar w:fldCharType="begin"/>
          </w:r>
          <w:r w:rsidR="003F1A8B">
            <w:rPr>
              <w:lang w:val="es-MX"/>
            </w:rPr>
            <w:instrText xml:space="preserve"> CITATION PRW23 \l 2058 </w:instrText>
          </w:r>
          <w:r w:rsidR="003F1A8B">
            <w:rPr>
              <w:lang w:val="es-US"/>
            </w:rPr>
            <w:fldChar w:fldCharType="separate"/>
          </w:r>
          <w:r w:rsidR="00852EF3">
            <w:rPr>
              <w:noProof/>
              <w:lang w:val="es-MX"/>
            </w:rPr>
            <w:t>(PRWeb, 2023)</w:t>
          </w:r>
          <w:r w:rsidR="003F1A8B">
            <w:rPr>
              <w:lang w:val="es-US"/>
            </w:rPr>
            <w:fldChar w:fldCharType="end"/>
          </w:r>
        </w:sdtContent>
      </w:sdt>
      <w:r w:rsidRPr="000E7C20">
        <w:rPr>
          <w:lang w:val="es-US"/>
        </w:rPr>
        <w:t>.</w:t>
      </w:r>
    </w:p>
    <w:p w14:paraId="7C7D7AC9" w14:textId="4DBFEDE7" w:rsidR="000E7C20" w:rsidRPr="000E7C20" w:rsidRDefault="000E7C20" w:rsidP="000E7C20">
      <w:pPr>
        <w:rPr>
          <w:lang w:val="es-US"/>
        </w:rPr>
      </w:pPr>
      <w:r w:rsidRPr="000E7C20">
        <w:rPr>
          <w:lang w:val="es-US"/>
        </w:rPr>
        <w:t xml:space="preserve">Un tercer referente internacional es Propy, plataforma creada en 2016 por Natalia Karayaneva con el propósito de simplificar transacciones inmobiliarias mediante blockchain, contratos inteligentes y procesos de cierre completamente digitales </w:t>
      </w:r>
      <w:sdt>
        <w:sdtPr>
          <w:rPr>
            <w:lang w:val="es-US"/>
          </w:rPr>
          <w:id w:val="-1400664782"/>
          <w:citation/>
        </w:sdtPr>
        <w:sdtEndPr/>
        <w:sdtContent>
          <w:r w:rsidR="006C734F">
            <w:rPr>
              <w:lang w:val="es-US"/>
            </w:rPr>
            <w:fldChar w:fldCharType="begin"/>
          </w:r>
          <w:r w:rsidR="006C734F">
            <w:rPr>
              <w:lang w:val="es-MX"/>
            </w:rPr>
            <w:instrText xml:space="preserve">CITATION htt25 \l 2058 </w:instrText>
          </w:r>
          <w:r w:rsidR="006C734F">
            <w:rPr>
              <w:lang w:val="es-US"/>
            </w:rPr>
            <w:fldChar w:fldCharType="separate"/>
          </w:r>
          <w:r w:rsidR="00852EF3">
            <w:rPr>
              <w:lang w:val="es-MX"/>
            </w:rPr>
            <w:t>(Gate, 2025)</w:t>
          </w:r>
          <w:r w:rsidR="006C734F">
            <w:rPr>
              <w:lang w:val="es-US"/>
            </w:rPr>
            <w:fldChar w:fldCharType="end"/>
          </w:r>
        </w:sdtContent>
      </w:sdt>
      <w:r w:rsidRPr="000E7C20">
        <w:rPr>
          <w:lang w:val="es-US"/>
        </w:rPr>
        <w:t xml:space="preserve">. Las descripciones corporativas revisadas indican que Propy evolucionó desde un enfoque de compraventa transfronteriza hacia un ecosistema con tres productos integrados: listado, transacción y registro de título en blockchain </w:t>
      </w:r>
      <w:sdt>
        <w:sdtPr>
          <w:rPr>
            <w:lang w:val="es-US"/>
          </w:rPr>
          <w:id w:val="769361373"/>
          <w:citation/>
        </w:sdtPr>
        <w:sdtEndPr/>
        <w:sdtContent>
          <w:r w:rsidR="001B2F45">
            <w:rPr>
              <w:lang w:val="es-US"/>
            </w:rPr>
            <w:fldChar w:fldCharType="begin"/>
          </w:r>
          <w:r w:rsidR="001B2F45">
            <w:rPr>
              <w:lang w:val="es-MX"/>
            </w:rPr>
            <w:instrText xml:space="preserve"> CITATION Bui \l 2058 </w:instrText>
          </w:r>
          <w:r w:rsidR="001B2F45">
            <w:rPr>
              <w:lang w:val="es-US"/>
            </w:rPr>
            <w:fldChar w:fldCharType="separate"/>
          </w:r>
          <w:r w:rsidR="00852EF3">
            <w:rPr>
              <w:noProof/>
              <w:lang w:val="es-MX"/>
            </w:rPr>
            <w:t>(BuiltWorld, s.f.)</w:t>
          </w:r>
          <w:r w:rsidR="001B2F45">
            <w:rPr>
              <w:lang w:val="es-US"/>
            </w:rPr>
            <w:fldChar w:fldCharType="end"/>
          </w:r>
        </w:sdtContent>
      </w:sdt>
      <w:r w:rsidRPr="000E7C20">
        <w:rPr>
          <w:lang w:val="es-US"/>
        </w:rPr>
        <w:t xml:space="preserve">. Su empleo se orienta a compradores, vendedores, agentes y profesionales del cierre que buscan ejecutar operaciones </w:t>
      </w:r>
      <w:r w:rsidRPr="000E7C20">
        <w:rPr>
          <w:lang w:val="es-US"/>
        </w:rPr>
        <w:lastRenderedPageBreak/>
        <w:t xml:space="preserve">inmobiliarias de forma totalmente digital </w:t>
      </w:r>
      <w:sdt>
        <w:sdtPr>
          <w:rPr>
            <w:lang w:val="es-US"/>
          </w:rPr>
          <w:id w:val="1514884074"/>
          <w:citation/>
        </w:sdtPr>
        <w:sdtEndPr/>
        <w:sdtContent>
          <w:r w:rsidR="001B2F45">
            <w:rPr>
              <w:lang w:val="es-US"/>
            </w:rPr>
            <w:fldChar w:fldCharType="begin"/>
          </w:r>
          <w:r w:rsidR="001B2F45">
            <w:rPr>
              <w:lang w:val="es-MX"/>
            </w:rPr>
            <w:instrText xml:space="preserve"> CITATION htt25 \l 2058 </w:instrText>
          </w:r>
          <w:r w:rsidR="001B2F45">
            <w:rPr>
              <w:lang w:val="es-US"/>
            </w:rPr>
            <w:fldChar w:fldCharType="separate"/>
          </w:r>
          <w:r w:rsidR="00852EF3">
            <w:rPr>
              <w:noProof/>
              <w:lang w:val="es-MX"/>
            </w:rPr>
            <w:t>(Gate, 2025)</w:t>
          </w:r>
          <w:r w:rsidR="001B2F45">
            <w:rPr>
              <w:lang w:val="es-US"/>
            </w:rPr>
            <w:fldChar w:fldCharType="end"/>
          </w:r>
        </w:sdtContent>
      </w:sdt>
      <w:r w:rsidRPr="000E7C20">
        <w:rPr>
          <w:lang w:val="es-US"/>
        </w:rPr>
        <w:t xml:space="preserve">; </w:t>
      </w:r>
      <w:sdt>
        <w:sdtPr>
          <w:rPr>
            <w:lang w:val="es-US"/>
          </w:rPr>
          <w:id w:val="479350768"/>
          <w:citation/>
        </w:sdtPr>
        <w:sdtEndPr/>
        <w:sdtContent>
          <w:r w:rsidR="001B2F45">
            <w:rPr>
              <w:lang w:val="es-US"/>
            </w:rPr>
            <w:fldChar w:fldCharType="begin"/>
          </w:r>
          <w:r w:rsidR="001B2F45">
            <w:rPr>
              <w:lang w:val="es-MX"/>
            </w:rPr>
            <w:instrText xml:space="preserve"> CITATION Bui \l 2058 </w:instrText>
          </w:r>
          <w:r w:rsidR="001B2F45">
            <w:rPr>
              <w:lang w:val="es-US"/>
            </w:rPr>
            <w:fldChar w:fldCharType="separate"/>
          </w:r>
          <w:r w:rsidR="00852EF3">
            <w:rPr>
              <w:noProof/>
              <w:lang w:val="es-MX"/>
            </w:rPr>
            <w:t>(BuiltWorld, s.f.)</w:t>
          </w:r>
          <w:r w:rsidR="001B2F45">
            <w:rPr>
              <w:lang w:val="es-US"/>
            </w:rPr>
            <w:fldChar w:fldCharType="end"/>
          </w:r>
        </w:sdtContent>
      </w:sdt>
      <w:r w:rsidRPr="000E7C20">
        <w:rPr>
          <w:lang w:val="es-US"/>
        </w:rPr>
        <w:t xml:space="preserve">. Si bien Propy no fue diseñada para el marco regulatorio dominicano, constituye un antecedente relevante en automatización documental, trazabilidad digital y cierre inmobiliario tecnológicamente asistido </w:t>
      </w:r>
      <w:sdt>
        <w:sdtPr>
          <w:rPr>
            <w:lang w:val="es-US"/>
          </w:rPr>
          <w:id w:val="-1172174410"/>
          <w:citation/>
        </w:sdtPr>
        <w:sdtEndPr/>
        <w:sdtContent>
          <w:r w:rsidR="001B2F45">
            <w:rPr>
              <w:lang w:val="es-US"/>
            </w:rPr>
            <w:fldChar w:fldCharType="begin"/>
          </w:r>
          <w:r w:rsidR="001B2F45">
            <w:rPr>
              <w:lang w:val="es-MX"/>
            </w:rPr>
            <w:instrText xml:space="preserve"> CITATION htt25 \l 2058 </w:instrText>
          </w:r>
          <w:r w:rsidR="001B2F45">
            <w:rPr>
              <w:lang w:val="es-US"/>
            </w:rPr>
            <w:fldChar w:fldCharType="separate"/>
          </w:r>
          <w:r w:rsidR="00852EF3">
            <w:rPr>
              <w:noProof/>
              <w:lang w:val="es-MX"/>
            </w:rPr>
            <w:t>(Gate, 2025)</w:t>
          </w:r>
          <w:r w:rsidR="001B2F45">
            <w:rPr>
              <w:lang w:val="es-US"/>
            </w:rPr>
            <w:fldChar w:fldCharType="end"/>
          </w:r>
        </w:sdtContent>
      </w:sdt>
      <w:r w:rsidRPr="000E7C20">
        <w:rPr>
          <w:lang w:val="es-US"/>
        </w:rPr>
        <w:t>.</w:t>
      </w:r>
    </w:p>
    <w:p w14:paraId="080E5D47" w14:textId="741D07B2" w:rsidR="000E7C20" w:rsidRPr="000E7C20" w:rsidRDefault="000E7C20" w:rsidP="000E7C20">
      <w:pPr>
        <w:rPr>
          <w:lang w:val="es-US"/>
        </w:rPr>
      </w:pPr>
      <w:r w:rsidRPr="000E7C20">
        <w:rPr>
          <w:lang w:val="es-US"/>
        </w:rPr>
        <w:t xml:space="preserve">El examen conjunto de estos antecedentes locales e internacionales permite identificar una tendencia clara: las soluciones más maduras se concentran en tres ejes: verificación de identidad, protección antifraude y digitalización del cierre inmobiliario </w:t>
      </w:r>
      <w:sdt>
        <w:sdtPr>
          <w:rPr>
            <w:lang w:val="es-US"/>
          </w:rPr>
          <w:id w:val="-644808201"/>
          <w:citation/>
        </w:sdtPr>
        <w:sdtEndPr/>
        <w:sdtContent>
          <w:r w:rsidR="00A2075B">
            <w:rPr>
              <w:lang w:val="es-US"/>
            </w:rPr>
            <w:fldChar w:fldCharType="begin"/>
          </w:r>
          <w:r w:rsidR="00A2075B">
            <w:rPr>
              <w:lang w:val="es-MX"/>
            </w:rPr>
            <w:instrText xml:space="preserve"> CITATION Axi25 \l 2058 </w:instrText>
          </w:r>
          <w:r w:rsidR="00A2075B">
            <w:rPr>
              <w:lang w:val="es-US"/>
            </w:rPr>
            <w:fldChar w:fldCharType="separate"/>
          </w:r>
          <w:r w:rsidR="00852EF3">
            <w:rPr>
              <w:noProof/>
              <w:lang w:val="es-MX"/>
            </w:rPr>
            <w:t>(Axios, 2025)</w:t>
          </w:r>
          <w:r w:rsidR="00A2075B">
            <w:rPr>
              <w:lang w:val="es-US"/>
            </w:rPr>
            <w:fldChar w:fldCharType="end"/>
          </w:r>
        </w:sdtContent>
      </w:sdt>
      <w:r w:rsidRPr="000E7C20">
        <w:rPr>
          <w:lang w:val="es-US"/>
        </w:rPr>
        <w:t xml:space="preserve">; </w:t>
      </w:r>
      <w:sdt>
        <w:sdtPr>
          <w:rPr>
            <w:lang w:val="es-US"/>
          </w:rPr>
          <w:id w:val="-1760203779"/>
          <w:citation/>
        </w:sdtPr>
        <w:sdtEndPr/>
        <w:sdtContent>
          <w:r w:rsidR="00A2075B">
            <w:rPr>
              <w:lang w:val="es-US"/>
            </w:rPr>
            <w:fldChar w:fldCharType="begin"/>
          </w:r>
          <w:r w:rsidR="00A2075B">
            <w:rPr>
              <w:lang w:val="es-MX"/>
            </w:rPr>
            <w:instrText xml:space="preserve"> CITATION Qua23 \l 2058 </w:instrText>
          </w:r>
          <w:r w:rsidR="00A2075B">
            <w:rPr>
              <w:lang w:val="es-US"/>
            </w:rPr>
            <w:fldChar w:fldCharType="separate"/>
          </w:r>
          <w:r w:rsidR="00852EF3">
            <w:rPr>
              <w:noProof/>
              <w:lang w:val="es-MX"/>
            </w:rPr>
            <w:t>(Qualia, 2023)</w:t>
          </w:r>
          <w:r w:rsidR="00A2075B">
            <w:rPr>
              <w:lang w:val="es-US"/>
            </w:rPr>
            <w:fldChar w:fldCharType="end"/>
          </w:r>
        </w:sdtContent>
      </w:sdt>
      <w:r w:rsidRPr="000E7C20">
        <w:rPr>
          <w:lang w:val="es-US"/>
        </w:rPr>
        <w:t xml:space="preserve">; </w:t>
      </w:r>
      <w:sdt>
        <w:sdtPr>
          <w:rPr>
            <w:lang w:val="es-US"/>
          </w:rPr>
          <w:id w:val="153025831"/>
          <w:citation/>
        </w:sdtPr>
        <w:sdtEndPr/>
        <w:sdtContent>
          <w:r w:rsidR="00A2075B">
            <w:rPr>
              <w:lang w:val="es-US"/>
            </w:rPr>
            <w:fldChar w:fldCharType="begin"/>
          </w:r>
          <w:r w:rsidR="00A2075B">
            <w:rPr>
              <w:lang w:val="es-MX"/>
            </w:rPr>
            <w:instrText xml:space="preserve"> CITATION htt25 \l 2058 </w:instrText>
          </w:r>
          <w:r w:rsidR="00A2075B">
            <w:rPr>
              <w:lang w:val="es-US"/>
            </w:rPr>
            <w:fldChar w:fldCharType="separate"/>
          </w:r>
          <w:r w:rsidR="00852EF3">
            <w:rPr>
              <w:noProof/>
              <w:lang w:val="es-MX"/>
            </w:rPr>
            <w:t>(Gate, 2025)</w:t>
          </w:r>
          <w:r w:rsidR="00A2075B">
            <w:rPr>
              <w:lang w:val="es-US"/>
            </w:rPr>
            <w:fldChar w:fldCharType="end"/>
          </w:r>
        </w:sdtContent>
      </w:sdt>
      <w:r w:rsidRPr="000E7C20">
        <w:rPr>
          <w:lang w:val="es-US"/>
        </w:rPr>
        <w:t xml:space="preserve">. </w:t>
      </w:r>
      <w:r w:rsidR="007E537E" w:rsidRPr="007E537E">
        <w:t>Sin embargo, ninguna evidencia una adaptación específica al contexto normativo e institucional de la República Dominicana ni integra, en un mismo entorno, la validación documental esencial del expediente, la legitimidad operativa del desarrollador, la detección de duplicidades documentales o registrales, la validación territorial del proyecto y la certificación pública del resultado</w:t>
      </w:r>
      <w:r w:rsidRPr="000E7C20">
        <w:rPr>
          <w:lang w:val="es-US"/>
        </w:rPr>
        <w:t xml:space="preserve">. En ese vacío de integración localmente contextualizada se ubica la pertinencia de VeriFinca como propuesta de verificación integral y preventiva de proyectos inmobiliarios en la República Dominicana </w:t>
      </w:r>
      <w:sdt>
        <w:sdtPr>
          <w:rPr>
            <w:lang w:val="es-US"/>
          </w:rPr>
          <w:id w:val="-1059779176"/>
          <w:citation/>
        </w:sdtPr>
        <w:sdtEndPr/>
        <w:sdtContent>
          <w:r w:rsidR="00C92F81">
            <w:rPr>
              <w:lang w:val="es-US"/>
            </w:rPr>
            <w:fldChar w:fldCharType="begin"/>
          </w:r>
          <w:r w:rsidR="00C92F81">
            <w:rPr>
              <w:lang w:val="es-MX"/>
            </w:rPr>
            <w:instrText xml:space="preserve"> CITATION Cal221 \l 2058 </w:instrText>
          </w:r>
          <w:r w:rsidR="00C92F81">
            <w:rPr>
              <w:lang w:val="es-US"/>
            </w:rPr>
            <w:fldChar w:fldCharType="separate"/>
          </w:r>
          <w:r w:rsidR="00852EF3">
            <w:rPr>
              <w:noProof/>
              <w:lang w:val="es-MX"/>
            </w:rPr>
            <w:t>(Calderón, 2022)</w:t>
          </w:r>
          <w:r w:rsidR="00C92F81">
            <w:rPr>
              <w:lang w:val="es-US"/>
            </w:rPr>
            <w:fldChar w:fldCharType="end"/>
          </w:r>
        </w:sdtContent>
      </w:sdt>
      <w:r w:rsidRPr="000E7C20">
        <w:rPr>
          <w:lang w:val="es-US"/>
        </w:rPr>
        <w:t xml:space="preserve">; </w:t>
      </w:r>
      <w:sdt>
        <w:sdtPr>
          <w:rPr>
            <w:lang w:val="es-US"/>
          </w:rPr>
          <w:id w:val="567084756"/>
          <w:citation/>
        </w:sdtPr>
        <w:sdtEndPr/>
        <w:sdtContent>
          <w:r w:rsidR="00C92F81">
            <w:rPr>
              <w:lang w:val="es-US"/>
            </w:rPr>
            <w:fldChar w:fldCharType="begin"/>
          </w:r>
          <w:r w:rsidR="00C92F81">
            <w:rPr>
              <w:lang w:val="es-MX"/>
            </w:rPr>
            <w:instrText xml:space="preserve"> CITATION Som11 \l 2058 </w:instrText>
          </w:r>
          <w:r w:rsidR="00C92F81">
            <w:rPr>
              <w:lang w:val="es-US"/>
            </w:rPr>
            <w:fldChar w:fldCharType="separate"/>
          </w:r>
          <w:r w:rsidR="00852EF3">
            <w:rPr>
              <w:noProof/>
              <w:lang w:val="es-MX"/>
            </w:rPr>
            <w:t>(Sommerville, 2011)</w:t>
          </w:r>
          <w:r w:rsidR="00C92F81">
            <w:rPr>
              <w:lang w:val="es-US"/>
            </w:rPr>
            <w:fldChar w:fldCharType="end"/>
          </w:r>
        </w:sdtContent>
      </w:sdt>
      <w:r w:rsidRPr="000E7C20">
        <w:rPr>
          <w:lang w:val="es-US"/>
        </w:rPr>
        <w:t>.</w:t>
      </w:r>
    </w:p>
    <w:p w14:paraId="42B40C8E" w14:textId="77777777" w:rsidR="00F15D43" w:rsidRDefault="00F15D43">
      <w:pPr>
        <w:spacing w:before="120" w:after="200" w:line="264" w:lineRule="auto"/>
        <w:ind w:firstLine="0"/>
        <w:jc w:val="left"/>
        <w:rPr>
          <w:rFonts w:eastAsiaTheme="majorEastAsia" w:cstheme="majorBidi"/>
          <w:b/>
          <w:bCs/>
          <w:i/>
          <w:color w:val="auto"/>
          <w:spacing w:val="-5"/>
          <w:sz w:val="32"/>
        </w:rPr>
      </w:pPr>
      <w:r>
        <w:br w:type="page"/>
      </w:r>
    </w:p>
    <w:p w14:paraId="2EF50CD7" w14:textId="5EFA40EB" w:rsidR="00D94E2D" w:rsidRPr="00D94E2D" w:rsidRDefault="00D94E2D" w:rsidP="00AC2130">
      <w:pPr>
        <w:pStyle w:val="Ttulo3"/>
        <w:rPr>
          <w:lang w:val="es-MX"/>
        </w:rPr>
      </w:pPr>
      <w:bookmarkStart w:id="15" w:name="_Toc227357274"/>
      <w:r w:rsidRPr="00D94E2D">
        <w:rPr>
          <w:lang w:val="es-MX"/>
        </w:rPr>
        <w:lastRenderedPageBreak/>
        <w:t>Análisis Comparativo: Ventajas y Desventajas de los Proyectos Investigados</w:t>
      </w:r>
      <w:bookmarkEnd w:id="15"/>
    </w:p>
    <w:p w14:paraId="6813862D" w14:textId="67742EDD" w:rsidR="00D94E2D" w:rsidRPr="00682B99" w:rsidRDefault="00D94E2D" w:rsidP="00682B99">
      <w:pPr>
        <w:rPr>
          <w:lang w:val="es-MX"/>
        </w:rPr>
      </w:pPr>
      <w:r w:rsidRPr="00D94E2D">
        <w:rPr>
          <w:lang w:val="es-MX"/>
        </w:rPr>
        <w:t xml:space="preserve">Con base en la revisión sistemática de los seis antecedentes identificados en los acápites anteriores, se procede a evaluar las fortalezas y limitaciones de cada solución, con el propósito de identificar el vacío tecnológico que fundamenta la propuesta de VeriFinca. Este análisis sigue el criterio de evaluación crítica de trabajos previos propuesto por </w:t>
      </w:r>
      <w:sdt>
        <w:sdtPr>
          <w:rPr>
            <w:lang w:val="es-MX"/>
          </w:rPr>
          <w:id w:val="-259756179"/>
          <w:citation/>
        </w:sdtPr>
        <w:sdtEndPr/>
        <w:sdtContent>
          <w:r w:rsidR="008A587F">
            <w:rPr>
              <w:lang w:val="es-MX"/>
            </w:rPr>
            <w:fldChar w:fldCharType="begin"/>
          </w:r>
          <w:r w:rsidR="008A587F">
            <w:rPr>
              <w:lang w:val="es-MX"/>
            </w:rPr>
            <w:instrText xml:space="preserve"> CITATION Her14 \l 2058 </w:instrText>
          </w:r>
          <w:r w:rsidR="008A587F">
            <w:rPr>
              <w:lang w:val="es-MX"/>
            </w:rPr>
            <w:fldChar w:fldCharType="separate"/>
          </w:r>
          <w:r w:rsidR="00852EF3">
            <w:rPr>
              <w:noProof/>
              <w:lang w:val="es-MX"/>
            </w:rPr>
            <w:t>(Hernández Sampieri, 2014)</w:t>
          </w:r>
          <w:r w:rsidR="008A587F">
            <w:rPr>
              <w:lang w:val="es-MX"/>
            </w:rPr>
            <w:fldChar w:fldCharType="end"/>
          </w:r>
        </w:sdtContent>
      </w:sdt>
      <w:r w:rsidRPr="00D94E2D">
        <w:rPr>
          <w:lang w:val="es-MX"/>
        </w:rPr>
        <w:t>, el cual exige no solo describir las soluciones existentes, sino contrastar sus capacidades frente a los requerimientos del problema específico que se pretende resolver.</w:t>
      </w:r>
    </w:p>
    <w:p w14:paraId="7ACCCE81" w14:textId="07678997" w:rsidR="00D94E2D" w:rsidRPr="00682B99" w:rsidRDefault="00D94E2D" w:rsidP="002521BA">
      <w:pPr>
        <w:pStyle w:val="Ttulo4"/>
        <w:rPr>
          <w:lang w:val="en-US"/>
        </w:rPr>
      </w:pPr>
      <w:r w:rsidRPr="00C52B81">
        <w:t>Ámbito</w:t>
      </w:r>
      <w:r w:rsidRPr="00D94E2D">
        <w:rPr>
          <w:lang w:val="en-US"/>
        </w:rPr>
        <w:t xml:space="preserve"> Local</w:t>
      </w:r>
    </w:p>
    <w:p w14:paraId="1E1B1E41" w14:textId="77777777" w:rsidR="00D94E2D" w:rsidRPr="00D94E2D" w:rsidRDefault="00D94E2D" w:rsidP="006A45A5">
      <w:pPr>
        <w:ind w:left="360" w:firstLine="0"/>
        <w:rPr>
          <w:lang w:val="es-MX"/>
        </w:rPr>
      </w:pPr>
      <w:r w:rsidRPr="00D94E2D">
        <w:rPr>
          <w:b/>
          <w:bCs/>
          <w:lang w:val="es-MX"/>
        </w:rPr>
        <w:t>Antecedente L-1: Registro Inmobiliario Digital — Oficina Virtual (servicios.ri.gob.do / RIMóvil)</w:t>
      </w:r>
    </w:p>
    <w:p w14:paraId="4BD2E728" w14:textId="69709264" w:rsidR="00FB0FB8" w:rsidRDefault="00FB0FB8" w:rsidP="00FB0FB8">
      <w:pPr>
        <w:rPr>
          <w:lang w:val="es-MX"/>
        </w:rPr>
      </w:pPr>
      <w:r w:rsidRPr="00FB0FB8">
        <w:rPr>
          <w:b/>
          <w:bCs/>
          <w:lang w:val="es-MX"/>
        </w:rPr>
        <w:t>Institución</w:t>
      </w:r>
      <w:r>
        <w:rPr>
          <w:b/>
          <w:bCs/>
          <w:lang w:val="es-MX"/>
        </w:rPr>
        <w:t xml:space="preserve">: </w:t>
      </w:r>
      <w:r w:rsidRPr="006A45A5">
        <w:rPr>
          <w:lang w:val="es-MX"/>
        </w:rPr>
        <w:t>Registro Inmobiliario (RI)</w:t>
      </w:r>
    </w:p>
    <w:p w14:paraId="5602E434" w14:textId="52A09469" w:rsidR="00FB0FB8" w:rsidRDefault="00FB0FB8" w:rsidP="00FB0FB8">
      <w:pPr>
        <w:rPr>
          <w:b/>
          <w:bCs/>
          <w:lang w:val="es-MX"/>
        </w:rPr>
      </w:pPr>
      <w:r w:rsidRPr="00FB0FB8">
        <w:rPr>
          <w:b/>
          <w:bCs/>
          <w:lang w:val="es-MX"/>
        </w:rPr>
        <w:t xml:space="preserve">Naturaleza: </w:t>
      </w:r>
      <w:r w:rsidRPr="006A45A5">
        <w:rPr>
          <w:lang w:val="es-MX"/>
        </w:rPr>
        <w:t>Portal gubernamental oficial de trámites registrales</w:t>
      </w:r>
    </w:p>
    <w:p w14:paraId="0974A3C3" w14:textId="74FAD679" w:rsidR="00D94E2D" w:rsidRPr="00D94E2D" w:rsidRDefault="00D94E2D" w:rsidP="006A45A5">
      <w:pPr>
        <w:ind w:left="360" w:firstLine="0"/>
        <w:rPr>
          <w:lang w:val="es-MX"/>
        </w:rPr>
      </w:pPr>
      <w:r w:rsidRPr="00D94E2D">
        <w:rPr>
          <w:b/>
          <w:bCs/>
          <w:lang w:val="es-MX"/>
        </w:rPr>
        <w:t>Ventajas:</w:t>
      </w:r>
    </w:p>
    <w:p w14:paraId="5ABB2EB4" w14:textId="583EB4B2" w:rsidR="00D94E2D" w:rsidRPr="00FB0FB8" w:rsidRDefault="00D94E2D" w:rsidP="00380681">
      <w:pPr>
        <w:pStyle w:val="Prrafodelista"/>
        <w:numPr>
          <w:ilvl w:val="0"/>
          <w:numId w:val="39"/>
        </w:numPr>
        <w:rPr>
          <w:lang w:val="es-MX"/>
        </w:rPr>
      </w:pPr>
      <w:r w:rsidRPr="00FB0FB8">
        <w:rPr>
          <w:lang w:val="es-MX"/>
        </w:rPr>
        <w:t xml:space="preserve">Constituye la fuente de datos más confiable y con mayor autoridad legal en materia registral del país, al estar respaldada directamente por el Estado dominicano bajo el marco del Sistema Torrens </w:t>
      </w:r>
      <w:sdt>
        <w:sdtPr>
          <w:rPr>
            <w:lang w:val="es-MX"/>
          </w:rPr>
          <w:id w:val="2091185126"/>
          <w:citation/>
        </w:sdtPr>
        <w:sdtEndPr/>
        <w:sdtContent>
          <w:r w:rsidR="002D2137">
            <w:rPr>
              <w:lang w:val="es-MX"/>
            </w:rPr>
            <w:fldChar w:fldCharType="begin"/>
          </w:r>
          <w:r w:rsidR="002D2137">
            <w:rPr>
              <w:lang w:val="es-MX"/>
            </w:rPr>
            <w:instrText xml:space="preserve">CITATION Con05 \t  \l 2058 </w:instrText>
          </w:r>
          <w:r w:rsidR="002D2137">
            <w:rPr>
              <w:lang w:val="es-MX"/>
            </w:rPr>
            <w:fldChar w:fldCharType="separate"/>
          </w:r>
          <w:r w:rsidR="00852EF3">
            <w:rPr>
              <w:noProof/>
              <w:lang w:val="es-MX"/>
            </w:rPr>
            <w:t>(Congreso Nacional de la República Dominicana, 2005)</w:t>
          </w:r>
          <w:r w:rsidR="002D2137">
            <w:rPr>
              <w:lang w:val="es-MX"/>
            </w:rPr>
            <w:fldChar w:fldCharType="end"/>
          </w:r>
        </w:sdtContent>
      </w:sdt>
      <w:r w:rsidRPr="00FB0FB8">
        <w:rPr>
          <w:lang w:val="es-MX"/>
        </w:rPr>
        <w:t>.</w:t>
      </w:r>
    </w:p>
    <w:p w14:paraId="59FB9870" w14:textId="2E243E6F" w:rsidR="00D94E2D" w:rsidRPr="00FB0FB8" w:rsidRDefault="00D94E2D" w:rsidP="00380681">
      <w:pPr>
        <w:pStyle w:val="Prrafodelista"/>
        <w:numPr>
          <w:ilvl w:val="0"/>
          <w:numId w:val="39"/>
        </w:numPr>
        <w:rPr>
          <w:lang w:val="es-MX"/>
        </w:rPr>
      </w:pPr>
      <w:r w:rsidRPr="00FB0FB8">
        <w:rPr>
          <w:lang w:val="es-MX"/>
        </w:rPr>
        <w:t>Permite el acceso remoto a trámites que anteriormente requerían presencia física, reduciendo fricciones operativas para abogados, agrimensores y ciudadanos con trámites activos.</w:t>
      </w:r>
    </w:p>
    <w:p w14:paraId="2413F3DB" w14:textId="36BF8C8A" w:rsidR="00D94E2D" w:rsidRPr="00FB0FB8" w:rsidRDefault="00D94E2D" w:rsidP="00380681">
      <w:pPr>
        <w:pStyle w:val="Prrafodelista"/>
        <w:numPr>
          <w:ilvl w:val="0"/>
          <w:numId w:val="39"/>
        </w:numPr>
        <w:rPr>
          <w:lang w:val="es-MX"/>
        </w:rPr>
      </w:pPr>
      <w:r w:rsidRPr="00FB0FB8">
        <w:rPr>
          <w:lang w:val="es-MX"/>
        </w:rPr>
        <w:t>Habilitó en 2023 la certificación del Estado Jurídico del Inmueble en línea, lo que representa un avance significativo en la trazabilidad jurídica de los títulos dentro del sistema Torrens</w:t>
      </w:r>
      <w:sdt>
        <w:sdtPr>
          <w:rPr>
            <w:lang w:val="es-MX"/>
          </w:rPr>
          <w:id w:val="-705102081"/>
          <w:citation/>
        </w:sdtPr>
        <w:sdtEndPr/>
        <w:sdtContent>
          <w:r w:rsidR="0071268B">
            <w:rPr>
              <w:lang w:val="es-MX"/>
            </w:rPr>
            <w:fldChar w:fldCharType="begin"/>
          </w:r>
          <w:r w:rsidR="0071268B">
            <w:rPr>
              <w:lang w:val="es-MX"/>
            </w:rPr>
            <w:instrText xml:space="preserve"> CITATION Reg26 \l 2058 </w:instrText>
          </w:r>
          <w:r w:rsidR="0071268B">
            <w:rPr>
              <w:lang w:val="es-MX"/>
            </w:rPr>
            <w:fldChar w:fldCharType="separate"/>
          </w:r>
          <w:r w:rsidR="00852EF3">
            <w:rPr>
              <w:noProof/>
              <w:lang w:val="es-MX"/>
            </w:rPr>
            <w:t xml:space="preserve"> (Registro Inmobiliario de la República Dominicana, 2026)</w:t>
          </w:r>
          <w:r w:rsidR="0071268B">
            <w:rPr>
              <w:lang w:val="es-MX"/>
            </w:rPr>
            <w:fldChar w:fldCharType="end"/>
          </w:r>
        </w:sdtContent>
      </w:sdt>
      <w:r w:rsidRPr="00FB0FB8">
        <w:rPr>
          <w:lang w:val="es-MX"/>
        </w:rPr>
        <w:t>.</w:t>
      </w:r>
    </w:p>
    <w:p w14:paraId="2C7ED301" w14:textId="06D17DD1" w:rsidR="00D94E2D" w:rsidRPr="00FB0FB8" w:rsidRDefault="00D94E2D" w:rsidP="00380681">
      <w:pPr>
        <w:pStyle w:val="Prrafodelista"/>
        <w:numPr>
          <w:ilvl w:val="0"/>
          <w:numId w:val="39"/>
        </w:numPr>
        <w:rPr>
          <w:lang w:val="es-MX"/>
        </w:rPr>
      </w:pPr>
      <w:r w:rsidRPr="00FB0FB8">
        <w:rPr>
          <w:lang w:val="es-MX"/>
        </w:rPr>
        <w:t xml:space="preserve">Constituye la base legal irremplazable para cualquier sistema de verificación inmobiliaria en el país, pues sus datos tienen fuerza probatoria ante la jurisdicción inmobiliaria dominicana </w:t>
      </w:r>
      <w:sdt>
        <w:sdtPr>
          <w:rPr>
            <w:lang w:val="es-MX"/>
          </w:rPr>
          <w:id w:val="-1811007560"/>
          <w:citation/>
        </w:sdtPr>
        <w:sdtEndPr/>
        <w:sdtContent>
          <w:r w:rsidR="005B616B">
            <w:rPr>
              <w:lang w:val="es-MX"/>
            </w:rPr>
            <w:fldChar w:fldCharType="begin"/>
          </w:r>
          <w:r w:rsidR="005B616B">
            <w:rPr>
              <w:lang w:val="es-MX"/>
            </w:rPr>
            <w:instrText xml:space="preserve">CITATION Con05 \t  \l 2058 </w:instrText>
          </w:r>
          <w:r w:rsidR="005B616B">
            <w:rPr>
              <w:lang w:val="es-MX"/>
            </w:rPr>
            <w:fldChar w:fldCharType="separate"/>
          </w:r>
          <w:r w:rsidR="00852EF3">
            <w:rPr>
              <w:noProof/>
              <w:lang w:val="es-MX"/>
            </w:rPr>
            <w:t>(Congreso Nacional de la República Dominicana, 2005)</w:t>
          </w:r>
          <w:r w:rsidR="005B616B">
            <w:rPr>
              <w:lang w:val="es-MX"/>
            </w:rPr>
            <w:fldChar w:fldCharType="end"/>
          </w:r>
        </w:sdtContent>
      </w:sdt>
      <w:r w:rsidRPr="00FB0FB8">
        <w:rPr>
          <w:lang w:val="es-MX"/>
        </w:rPr>
        <w:t>.</w:t>
      </w:r>
    </w:p>
    <w:p w14:paraId="18719AEB" w14:textId="77777777" w:rsidR="00D94E2D" w:rsidRPr="00D94E2D" w:rsidRDefault="00D94E2D" w:rsidP="006A45A5">
      <w:pPr>
        <w:ind w:left="360" w:firstLine="0"/>
        <w:rPr>
          <w:lang w:val="en-US"/>
        </w:rPr>
      </w:pPr>
      <w:r w:rsidRPr="00D94E2D">
        <w:rPr>
          <w:b/>
          <w:bCs/>
          <w:lang w:val="en-US"/>
        </w:rPr>
        <w:t>Desventajas:</w:t>
      </w:r>
    </w:p>
    <w:p w14:paraId="5950DCC5" w14:textId="35AF6655" w:rsidR="00D94E2D" w:rsidRPr="00FB0FB8" w:rsidRDefault="00D94E2D" w:rsidP="00380681">
      <w:pPr>
        <w:pStyle w:val="Prrafodelista"/>
        <w:numPr>
          <w:ilvl w:val="0"/>
          <w:numId w:val="40"/>
        </w:numPr>
        <w:rPr>
          <w:lang w:val="es-MX"/>
        </w:rPr>
      </w:pPr>
      <w:r w:rsidRPr="00FB0FB8">
        <w:rPr>
          <w:lang w:val="es-MX"/>
        </w:rPr>
        <w:t xml:space="preserve">Su cobertura funcional está limitada exclusivamente al plano jurídico-registral; no integra validación de permisos de construcción, solvencia financiera del desarrollador, datos catastrales ni consistencia técnica de planos arquitectónicos </w:t>
      </w:r>
      <w:sdt>
        <w:sdtPr>
          <w:rPr>
            <w:lang w:val="es-MX"/>
          </w:rPr>
          <w:id w:val="163604238"/>
          <w:citation/>
        </w:sdtPr>
        <w:sdtEndPr/>
        <w:sdtContent>
          <w:r w:rsidR="005B616B">
            <w:rPr>
              <w:lang w:val="es-MX"/>
            </w:rPr>
            <w:fldChar w:fldCharType="begin"/>
          </w:r>
          <w:r w:rsidR="005B616B">
            <w:rPr>
              <w:lang w:val="es-MX"/>
            </w:rPr>
            <w:instrText xml:space="preserve"> CITATION Reg26 \l 2058 </w:instrText>
          </w:r>
          <w:r w:rsidR="005B616B">
            <w:rPr>
              <w:lang w:val="es-MX"/>
            </w:rPr>
            <w:fldChar w:fldCharType="separate"/>
          </w:r>
          <w:r w:rsidR="00852EF3">
            <w:rPr>
              <w:noProof/>
              <w:lang w:val="es-MX"/>
            </w:rPr>
            <w:t>(Registro Inmobiliario de la República Dominicana, 2026)</w:t>
          </w:r>
          <w:r w:rsidR="005B616B">
            <w:rPr>
              <w:lang w:val="es-MX"/>
            </w:rPr>
            <w:fldChar w:fldCharType="end"/>
          </w:r>
        </w:sdtContent>
      </w:sdt>
      <w:r w:rsidRPr="00FB0FB8">
        <w:rPr>
          <w:lang w:val="es-MX"/>
        </w:rPr>
        <w:t>.</w:t>
      </w:r>
    </w:p>
    <w:p w14:paraId="0E3262A3" w14:textId="44C7D117" w:rsidR="00D94E2D" w:rsidRPr="00FB0FB8" w:rsidRDefault="00D94E2D" w:rsidP="00380681">
      <w:pPr>
        <w:pStyle w:val="Prrafodelista"/>
        <w:numPr>
          <w:ilvl w:val="0"/>
          <w:numId w:val="40"/>
        </w:numPr>
        <w:rPr>
          <w:lang w:val="es-MX"/>
        </w:rPr>
      </w:pPr>
      <w:r w:rsidRPr="00FB0FB8">
        <w:rPr>
          <w:lang w:val="es-MX"/>
        </w:rPr>
        <w:t xml:space="preserve">Opera bajo un modelo transaccional de trámite por trámite, con tiempos de respuesta de uno a varios días hábiles por certificación, lo cual es incompatible con la necesidad de verificación </w:t>
      </w:r>
      <w:r w:rsidRPr="00FB0FB8">
        <w:rPr>
          <w:lang w:val="es-MX"/>
        </w:rPr>
        <w:lastRenderedPageBreak/>
        <w:t xml:space="preserve">preventiva antes de comprometer inversiones </w:t>
      </w:r>
      <w:sdt>
        <w:sdtPr>
          <w:rPr>
            <w:lang w:val="es-MX"/>
          </w:rPr>
          <w:id w:val="105699034"/>
          <w:citation/>
        </w:sdtPr>
        <w:sdtEndPr/>
        <w:sdtContent>
          <w:r w:rsidR="005B616B">
            <w:rPr>
              <w:lang w:val="es-MX"/>
            </w:rPr>
            <w:fldChar w:fldCharType="begin"/>
          </w:r>
          <w:r w:rsidR="005B616B">
            <w:rPr>
              <w:lang w:val="es-MX"/>
            </w:rPr>
            <w:instrText xml:space="preserve"> CITATION Reg26 \l 2058 </w:instrText>
          </w:r>
          <w:r w:rsidR="005B616B">
            <w:rPr>
              <w:lang w:val="es-MX"/>
            </w:rPr>
            <w:fldChar w:fldCharType="separate"/>
          </w:r>
          <w:r w:rsidR="00852EF3">
            <w:rPr>
              <w:noProof/>
              <w:lang w:val="es-MX"/>
            </w:rPr>
            <w:t>(Registro Inmobiliario de la República Dominicana, 2026)</w:t>
          </w:r>
          <w:r w:rsidR="005B616B">
            <w:rPr>
              <w:lang w:val="es-MX"/>
            </w:rPr>
            <w:fldChar w:fldCharType="end"/>
          </w:r>
        </w:sdtContent>
      </w:sdt>
      <w:r w:rsidRPr="00FB0FB8">
        <w:rPr>
          <w:lang w:val="es-MX"/>
        </w:rPr>
        <w:t>.</w:t>
      </w:r>
    </w:p>
    <w:p w14:paraId="3DFEBE5D" w14:textId="125F3171" w:rsidR="00D94E2D" w:rsidRPr="00FB0FB8" w:rsidRDefault="00D94E2D" w:rsidP="00380681">
      <w:pPr>
        <w:pStyle w:val="Prrafodelista"/>
        <w:numPr>
          <w:ilvl w:val="0"/>
          <w:numId w:val="40"/>
        </w:numPr>
        <w:rPr>
          <w:lang w:val="es-MX"/>
        </w:rPr>
      </w:pPr>
      <w:r w:rsidRPr="00FB0FB8">
        <w:rPr>
          <w:lang w:val="es-MX"/>
        </w:rPr>
        <w:t xml:space="preserve">No genera alertas automáticas, sellos verificables públicamente ni reportes integrados que puedan ser utilizados por compradores, bancos o notarios como evidencia de debida diligencia estandarizada </w:t>
      </w:r>
      <w:sdt>
        <w:sdtPr>
          <w:rPr>
            <w:lang w:val="es-MX"/>
          </w:rPr>
          <w:id w:val="-1746100228"/>
          <w:citation/>
        </w:sdtPr>
        <w:sdtEndPr/>
        <w:sdtContent>
          <w:r w:rsidR="005B616B">
            <w:rPr>
              <w:lang w:val="es-MX"/>
            </w:rPr>
            <w:fldChar w:fldCharType="begin"/>
          </w:r>
          <w:r w:rsidR="005B616B">
            <w:rPr>
              <w:lang w:val="es-MX"/>
            </w:rPr>
            <w:instrText xml:space="preserve"> CITATION Reg26 \l 2058 </w:instrText>
          </w:r>
          <w:r w:rsidR="005B616B">
            <w:rPr>
              <w:lang w:val="es-MX"/>
            </w:rPr>
            <w:fldChar w:fldCharType="separate"/>
          </w:r>
          <w:r w:rsidR="00852EF3">
            <w:rPr>
              <w:noProof/>
              <w:lang w:val="es-MX"/>
            </w:rPr>
            <w:t>(Registro Inmobiliario de la República Dominicana, 2026)</w:t>
          </w:r>
          <w:r w:rsidR="005B616B">
            <w:rPr>
              <w:lang w:val="es-MX"/>
            </w:rPr>
            <w:fldChar w:fldCharType="end"/>
          </w:r>
        </w:sdtContent>
      </w:sdt>
      <w:r w:rsidRPr="00FB0FB8">
        <w:rPr>
          <w:lang w:val="es-MX"/>
        </w:rPr>
        <w:t>.</w:t>
      </w:r>
    </w:p>
    <w:p w14:paraId="6D33137D" w14:textId="415E6A1E" w:rsidR="00D94E2D" w:rsidRDefault="00D94E2D" w:rsidP="00380681">
      <w:pPr>
        <w:pStyle w:val="Prrafodelista"/>
        <w:numPr>
          <w:ilvl w:val="0"/>
          <w:numId w:val="40"/>
        </w:numPr>
        <w:rPr>
          <w:lang w:val="es-MX"/>
        </w:rPr>
      </w:pPr>
      <w:r w:rsidRPr="00FB0FB8">
        <w:rPr>
          <w:lang w:val="es-MX"/>
        </w:rPr>
        <w:t xml:space="preserve">Su modelo de acceso está diseñado para usuarios con trámites activos ante el Registro, no para inversionistas que necesiten evaluar la integridad de un proyecto antes de iniciar cualquier trámite formal </w:t>
      </w:r>
      <w:sdt>
        <w:sdtPr>
          <w:rPr>
            <w:lang w:val="es-MX"/>
          </w:rPr>
          <w:id w:val="639004521"/>
          <w:citation/>
        </w:sdtPr>
        <w:sdtEndPr/>
        <w:sdtContent>
          <w:r w:rsidR="005B616B">
            <w:rPr>
              <w:lang w:val="es-MX"/>
            </w:rPr>
            <w:fldChar w:fldCharType="begin"/>
          </w:r>
          <w:r w:rsidR="005B616B">
            <w:rPr>
              <w:lang w:val="es-MX"/>
            </w:rPr>
            <w:instrText xml:space="preserve"> CITATION Ace23 \l 2058 </w:instrText>
          </w:r>
          <w:r w:rsidR="005B616B">
            <w:rPr>
              <w:lang w:val="es-MX"/>
            </w:rPr>
            <w:fldChar w:fldCharType="separate"/>
          </w:r>
          <w:r w:rsidR="00852EF3">
            <w:rPr>
              <w:noProof/>
              <w:lang w:val="es-MX"/>
            </w:rPr>
            <w:t>(Acento, 2023)</w:t>
          </w:r>
          <w:r w:rsidR="005B616B">
            <w:rPr>
              <w:lang w:val="es-MX"/>
            </w:rPr>
            <w:fldChar w:fldCharType="end"/>
          </w:r>
        </w:sdtContent>
      </w:sdt>
      <w:r w:rsidRPr="00FB0FB8">
        <w:rPr>
          <w:lang w:val="es-MX"/>
        </w:rPr>
        <w:t>.</w:t>
      </w:r>
    </w:p>
    <w:p w14:paraId="7735EF23" w14:textId="77777777" w:rsidR="003E1667" w:rsidRPr="003E1667" w:rsidRDefault="003E1667" w:rsidP="003E1667">
      <w:pPr>
        <w:pStyle w:val="Prrafodelista"/>
        <w:ind w:firstLine="0"/>
        <w:rPr>
          <w:lang w:val="es-MX"/>
        </w:rPr>
      </w:pPr>
    </w:p>
    <w:p w14:paraId="5B7F8324" w14:textId="77777777" w:rsidR="00D94E2D" w:rsidRPr="00D94E2D" w:rsidRDefault="00D94E2D" w:rsidP="006A45A5">
      <w:pPr>
        <w:ind w:left="360" w:firstLine="0"/>
        <w:rPr>
          <w:lang w:val="es-MX"/>
        </w:rPr>
      </w:pPr>
      <w:r w:rsidRPr="00D94E2D">
        <w:rPr>
          <w:b/>
          <w:bCs/>
          <w:lang w:val="es-MX"/>
        </w:rPr>
        <w:t>Antecedente L-2: Certificación de Estado Jurídico del Inmueble (Portal Gobierno Dominicano)</w:t>
      </w:r>
    </w:p>
    <w:p w14:paraId="625C4697" w14:textId="57B322B5" w:rsidR="003E1667" w:rsidRDefault="003E1667" w:rsidP="003E1667">
      <w:pPr>
        <w:rPr>
          <w:lang w:val="es-MX"/>
        </w:rPr>
      </w:pPr>
      <w:r w:rsidRPr="00FB0FB8">
        <w:rPr>
          <w:b/>
          <w:bCs/>
          <w:lang w:val="es-MX"/>
        </w:rPr>
        <w:t>Institución</w:t>
      </w:r>
      <w:r>
        <w:rPr>
          <w:b/>
          <w:bCs/>
          <w:lang w:val="es-MX"/>
        </w:rPr>
        <w:t xml:space="preserve">: </w:t>
      </w:r>
      <w:r w:rsidRPr="006A45A5">
        <w:rPr>
          <w:lang w:val="es-MX"/>
        </w:rPr>
        <w:t>Portal oficial de servicios del Estado dominicano</w:t>
      </w:r>
    </w:p>
    <w:p w14:paraId="7616C3A3" w14:textId="27FC044A" w:rsidR="003E1667" w:rsidRPr="003E1667" w:rsidRDefault="003E1667" w:rsidP="003E1667">
      <w:pPr>
        <w:rPr>
          <w:b/>
          <w:bCs/>
          <w:lang w:val="es-MX"/>
        </w:rPr>
      </w:pPr>
      <w:r w:rsidRPr="00FB0FB8">
        <w:rPr>
          <w:b/>
          <w:bCs/>
          <w:lang w:val="es-MX"/>
        </w:rPr>
        <w:t xml:space="preserve">Naturaleza: </w:t>
      </w:r>
      <w:r w:rsidRPr="006A45A5">
        <w:rPr>
          <w:lang w:val="es-MX"/>
        </w:rPr>
        <w:t>Servicio de certificación jurídica digital</w:t>
      </w:r>
    </w:p>
    <w:p w14:paraId="2DC66A89" w14:textId="181B9B05" w:rsidR="00D94E2D" w:rsidRPr="00C52B81" w:rsidRDefault="00D94E2D" w:rsidP="006A45A5">
      <w:pPr>
        <w:ind w:left="360" w:firstLine="0"/>
        <w:rPr>
          <w:lang w:val="es-US"/>
        </w:rPr>
      </w:pPr>
      <w:r w:rsidRPr="00C52B81">
        <w:rPr>
          <w:b/>
          <w:lang w:val="es-US"/>
        </w:rPr>
        <w:t>Ventajas:</w:t>
      </w:r>
    </w:p>
    <w:p w14:paraId="2FF1C989" w14:textId="2CB0732C" w:rsidR="00D94E2D" w:rsidRPr="003E1667" w:rsidRDefault="00D94E2D" w:rsidP="00380681">
      <w:pPr>
        <w:pStyle w:val="Prrafodelista"/>
        <w:numPr>
          <w:ilvl w:val="0"/>
          <w:numId w:val="41"/>
        </w:numPr>
        <w:rPr>
          <w:lang w:val="es-MX"/>
        </w:rPr>
      </w:pPr>
      <w:r w:rsidRPr="003E1667">
        <w:rPr>
          <w:lang w:val="es-MX"/>
        </w:rPr>
        <w:t xml:space="preserve">Permite verificar en línea la vigencia del duplicado del certificado de título y el estado jurídico del inmueble, constituyendo la herramienta de consulta pública más accesible para ciudadanos dentro del sistema Torrens </w:t>
      </w:r>
      <w:sdt>
        <w:sdtPr>
          <w:rPr>
            <w:lang w:val="es-MX"/>
          </w:rPr>
          <w:id w:val="-484014072"/>
          <w:citation/>
        </w:sdtPr>
        <w:sdtEndPr/>
        <w:sdtContent>
          <w:r w:rsidR="005B616B">
            <w:rPr>
              <w:lang w:val="es-MX"/>
            </w:rPr>
            <w:fldChar w:fldCharType="begin"/>
          </w:r>
          <w:r w:rsidR="005B616B">
            <w:rPr>
              <w:lang w:val="es-MX"/>
            </w:rPr>
            <w:instrText xml:space="preserve"> CITATION Gob26 \l 2058 </w:instrText>
          </w:r>
          <w:r w:rsidR="005B616B">
            <w:rPr>
              <w:lang w:val="es-MX"/>
            </w:rPr>
            <w:fldChar w:fldCharType="separate"/>
          </w:r>
          <w:r w:rsidR="00852EF3">
            <w:rPr>
              <w:noProof/>
              <w:lang w:val="es-MX"/>
            </w:rPr>
            <w:t>(Gobierno Dominicano, 2026)</w:t>
          </w:r>
          <w:r w:rsidR="005B616B">
            <w:rPr>
              <w:lang w:val="es-MX"/>
            </w:rPr>
            <w:fldChar w:fldCharType="end"/>
          </w:r>
        </w:sdtContent>
      </w:sdt>
      <w:r w:rsidRPr="003E1667">
        <w:rPr>
          <w:lang w:val="es-MX"/>
        </w:rPr>
        <w:t>.</w:t>
      </w:r>
    </w:p>
    <w:p w14:paraId="69CD5659" w14:textId="6AE11431" w:rsidR="00D94E2D" w:rsidRPr="003E1667" w:rsidRDefault="00D94E2D" w:rsidP="00380681">
      <w:pPr>
        <w:pStyle w:val="Prrafodelista"/>
        <w:numPr>
          <w:ilvl w:val="0"/>
          <w:numId w:val="41"/>
        </w:numPr>
        <w:rPr>
          <w:lang w:val="es-MX"/>
        </w:rPr>
      </w:pPr>
      <w:r w:rsidRPr="003E1667">
        <w:rPr>
          <w:lang w:val="es-MX"/>
        </w:rPr>
        <w:t xml:space="preserve">Está respaldada por la normativa de la Ley 108-05, lo que confiere validez legal plena a las certificaciones emitidas </w:t>
      </w:r>
      <w:sdt>
        <w:sdtPr>
          <w:rPr>
            <w:lang w:val="es-MX"/>
          </w:rPr>
          <w:id w:val="-1018237390"/>
          <w:citation/>
        </w:sdtPr>
        <w:sdtEndPr/>
        <w:sdtContent>
          <w:r w:rsidR="00A50300">
            <w:rPr>
              <w:lang w:val="es-MX"/>
            </w:rPr>
            <w:fldChar w:fldCharType="begin"/>
          </w:r>
          <w:r w:rsidR="00A50300">
            <w:rPr>
              <w:lang w:val="es-MX"/>
            </w:rPr>
            <w:instrText xml:space="preserve">CITATION Con05 \t  \l 2058 </w:instrText>
          </w:r>
          <w:r w:rsidR="00A50300">
            <w:rPr>
              <w:lang w:val="es-MX"/>
            </w:rPr>
            <w:fldChar w:fldCharType="separate"/>
          </w:r>
          <w:r w:rsidR="00852EF3">
            <w:rPr>
              <w:noProof/>
              <w:lang w:val="es-MX"/>
            </w:rPr>
            <w:t>(Congreso Nacional de la República Dominicana, 2005)</w:t>
          </w:r>
          <w:r w:rsidR="00A50300">
            <w:rPr>
              <w:lang w:val="es-MX"/>
            </w:rPr>
            <w:fldChar w:fldCharType="end"/>
          </w:r>
        </w:sdtContent>
      </w:sdt>
      <w:r w:rsidRPr="003E1667">
        <w:rPr>
          <w:lang w:val="es-MX"/>
        </w:rPr>
        <w:t>.</w:t>
      </w:r>
    </w:p>
    <w:p w14:paraId="05767C69" w14:textId="5F55EC9B" w:rsidR="00D94E2D" w:rsidRPr="003E1667" w:rsidRDefault="00D94E2D" w:rsidP="00380681">
      <w:pPr>
        <w:pStyle w:val="Prrafodelista"/>
        <w:numPr>
          <w:ilvl w:val="0"/>
          <w:numId w:val="41"/>
        </w:numPr>
        <w:rPr>
          <w:lang w:val="es-MX"/>
        </w:rPr>
      </w:pPr>
      <w:r w:rsidRPr="003E1667">
        <w:rPr>
          <w:lang w:val="es-MX"/>
        </w:rPr>
        <w:t xml:space="preserve">Se orienta a compradores potenciales, abogados y partes interesadas, lo que implica un perfil de usuario más amplio que el de servicios exclusivamente institucionales </w:t>
      </w:r>
      <w:sdt>
        <w:sdtPr>
          <w:rPr>
            <w:lang w:val="es-MX"/>
          </w:rPr>
          <w:id w:val="287556525"/>
          <w:citation/>
        </w:sdtPr>
        <w:sdtEndPr/>
        <w:sdtContent>
          <w:r w:rsidR="00992CC8">
            <w:rPr>
              <w:lang w:val="es-MX"/>
            </w:rPr>
            <w:fldChar w:fldCharType="begin"/>
          </w:r>
          <w:r w:rsidR="00992CC8">
            <w:rPr>
              <w:lang w:val="es-MX"/>
            </w:rPr>
            <w:instrText xml:space="preserve"> CITATION Gob26 \l 2058 </w:instrText>
          </w:r>
          <w:r w:rsidR="00992CC8">
            <w:rPr>
              <w:lang w:val="es-MX"/>
            </w:rPr>
            <w:fldChar w:fldCharType="separate"/>
          </w:r>
          <w:r w:rsidR="00852EF3">
            <w:rPr>
              <w:noProof/>
              <w:lang w:val="es-MX"/>
            </w:rPr>
            <w:t>(Gobierno Dominicano, 2026)</w:t>
          </w:r>
          <w:r w:rsidR="00992CC8">
            <w:rPr>
              <w:lang w:val="es-MX"/>
            </w:rPr>
            <w:fldChar w:fldCharType="end"/>
          </w:r>
        </w:sdtContent>
      </w:sdt>
      <w:r w:rsidRPr="003E1667">
        <w:rPr>
          <w:lang w:val="es-MX"/>
        </w:rPr>
        <w:t>.</w:t>
      </w:r>
    </w:p>
    <w:p w14:paraId="2D8F8716" w14:textId="77777777" w:rsidR="00D94E2D" w:rsidRPr="00C52B81" w:rsidRDefault="00D94E2D" w:rsidP="006A45A5">
      <w:pPr>
        <w:ind w:left="360" w:firstLine="0"/>
      </w:pPr>
      <w:r w:rsidRPr="00C52B81">
        <w:rPr>
          <w:b/>
        </w:rPr>
        <w:t>Desventajas:</w:t>
      </w:r>
    </w:p>
    <w:p w14:paraId="763E20A5" w14:textId="330F210A" w:rsidR="00D94E2D" w:rsidRPr="003E1667" w:rsidRDefault="00D94E2D" w:rsidP="00380681">
      <w:pPr>
        <w:pStyle w:val="Prrafodelista"/>
        <w:numPr>
          <w:ilvl w:val="0"/>
          <w:numId w:val="42"/>
        </w:numPr>
        <w:rPr>
          <w:lang w:val="es-MX"/>
        </w:rPr>
      </w:pPr>
      <w:r w:rsidRPr="003E1667">
        <w:rPr>
          <w:lang w:val="es-MX"/>
        </w:rPr>
        <w:t xml:space="preserve">Su alcance es específico y limitado al plano jurídico-registral, sin integrar revisión de permisos de construcción, validación de uso de suelo, análisis de solvencia del promotor ni trazabilidad antifraude sobre el conjunto del proyecto inmobiliario </w:t>
      </w:r>
      <w:sdt>
        <w:sdtPr>
          <w:rPr>
            <w:lang w:val="es-MX"/>
          </w:rPr>
          <w:id w:val="567547762"/>
          <w:citation/>
        </w:sdtPr>
        <w:sdtEndPr/>
        <w:sdtContent>
          <w:r w:rsidR="00992CC8">
            <w:rPr>
              <w:lang w:val="es-MX"/>
            </w:rPr>
            <w:fldChar w:fldCharType="begin"/>
          </w:r>
          <w:r w:rsidR="00992CC8">
            <w:rPr>
              <w:lang w:val="es-MX"/>
            </w:rPr>
            <w:instrText xml:space="preserve"> CITATION Gob26 \l 2058 </w:instrText>
          </w:r>
          <w:r w:rsidR="00992CC8">
            <w:rPr>
              <w:lang w:val="es-MX"/>
            </w:rPr>
            <w:fldChar w:fldCharType="separate"/>
          </w:r>
          <w:r w:rsidR="00852EF3">
            <w:rPr>
              <w:noProof/>
              <w:lang w:val="es-MX"/>
            </w:rPr>
            <w:t>(Gobierno Dominicano, 2026)</w:t>
          </w:r>
          <w:r w:rsidR="00992CC8">
            <w:rPr>
              <w:lang w:val="es-MX"/>
            </w:rPr>
            <w:fldChar w:fldCharType="end"/>
          </w:r>
        </w:sdtContent>
      </w:sdt>
      <w:r w:rsidRPr="003E1667">
        <w:rPr>
          <w:lang w:val="es-MX"/>
        </w:rPr>
        <w:t>.</w:t>
      </w:r>
    </w:p>
    <w:p w14:paraId="487748FC" w14:textId="504BE5A9" w:rsidR="00D94E2D" w:rsidRPr="003E1667" w:rsidRDefault="00FA3730" w:rsidP="00380681">
      <w:pPr>
        <w:pStyle w:val="Prrafodelista"/>
        <w:numPr>
          <w:ilvl w:val="0"/>
          <w:numId w:val="42"/>
        </w:numPr>
        <w:rPr>
          <w:lang w:val="es-MX"/>
        </w:rPr>
      </w:pPr>
      <w:r w:rsidRPr="00FA3730">
        <w:t>No permite identificar, dentro de una misma revisión, posibles duplicidades documentales o registrales derivadas de inconsistencias entre matrícula, designación catastral, extensión superficial y datos de ubicación contenidos en distintos documentos del expediente inmobiliario</w:t>
      </w:r>
      <w:r w:rsidR="00D94E2D" w:rsidRPr="003E1667">
        <w:rPr>
          <w:lang w:val="es-MX"/>
        </w:rPr>
        <w:t>.</w:t>
      </w:r>
    </w:p>
    <w:p w14:paraId="2337CCE1" w14:textId="342837B3" w:rsidR="00D94E2D" w:rsidRPr="003E1667" w:rsidRDefault="00D94E2D" w:rsidP="00380681">
      <w:pPr>
        <w:pStyle w:val="Prrafodelista"/>
        <w:numPr>
          <w:ilvl w:val="0"/>
          <w:numId w:val="42"/>
        </w:numPr>
        <w:rPr>
          <w:lang w:val="es-MX"/>
        </w:rPr>
      </w:pPr>
      <w:r w:rsidRPr="003E1667">
        <w:rPr>
          <w:lang w:val="es-MX"/>
        </w:rPr>
        <w:t xml:space="preserve">No emite ningún tipo de sello digital, certificado descargable con firma electrónica ni código QR verificable que pueda ser presentado como evidencia ante instituciones financieras o notarías </w:t>
      </w:r>
      <w:sdt>
        <w:sdtPr>
          <w:rPr>
            <w:lang w:val="es-MX"/>
          </w:rPr>
          <w:id w:val="-2035798641"/>
          <w:citation/>
        </w:sdtPr>
        <w:sdtEndPr/>
        <w:sdtContent>
          <w:r w:rsidR="00992CC8">
            <w:rPr>
              <w:lang w:val="es-MX"/>
            </w:rPr>
            <w:fldChar w:fldCharType="begin"/>
          </w:r>
          <w:r w:rsidR="00992CC8">
            <w:rPr>
              <w:lang w:val="es-MX"/>
            </w:rPr>
            <w:instrText xml:space="preserve"> CITATION Gob26 \l 2058 </w:instrText>
          </w:r>
          <w:r w:rsidR="00992CC8">
            <w:rPr>
              <w:lang w:val="es-MX"/>
            </w:rPr>
            <w:fldChar w:fldCharType="separate"/>
          </w:r>
          <w:r w:rsidR="00852EF3">
            <w:rPr>
              <w:noProof/>
              <w:lang w:val="es-MX"/>
            </w:rPr>
            <w:t>(Gobierno Dominicano, 2026)</w:t>
          </w:r>
          <w:r w:rsidR="00992CC8">
            <w:rPr>
              <w:lang w:val="es-MX"/>
            </w:rPr>
            <w:fldChar w:fldCharType="end"/>
          </w:r>
        </w:sdtContent>
      </w:sdt>
      <w:r w:rsidRPr="003E1667">
        <w:rPr>
          <w:lang w:val="es-MX"/>
        </w:rPr>
        <w:t>.</w:t>
      </w:r>
    </w:p>
    <w:p w14:paraId="2EBBABB5" w14:textId="3D01B0CD" w:rsidR="00D94E2D" w:rsidRPr="003E1667" w:rsidRDefault="00D94E2D" w:rsidP="00380681">
      <w:pPr>
        <w:pStyle w:val="Prrafodelista"/>
        <w:numPr>
          <w:ilvl w:val="0"/>
          <w:numId w:val="42"/>
        </w:numPr>
        <w:rPr>
          <w:lang w:val="es-MX"/>
        </w:rPr>
      </w:pPr>
      <w:r w:rsidRPr="003E1667">
        <w:rPr>
          <w:lang w:val="es-MX"/>
        </w:rPr>
        <w:lastRenderedPageBreak/>
        <w:t xml:space="preserve">Carece de integración con otras entidades del ecosistema (DGII, MIVHED, Catastro), lo que exige al usuario continuar el proceso de debida diligencia de forma fragmentada </w:t>
      </w:r>
      <w:sdt>
        <w:sdtPr>
          <w:rPr>
            <w:lang w:val="es-MX"/>
          </w:rPr>
          <w:id w:val="-191460994"/>
          <w:citation/>
        </w:sdtPr>
        <w:sdtEndPr/>
        <w:sdtContent>
          <w:r w:rsidR="00992CC8">
            <w:rPr>
              <w:lang w:val="es-MX"/>
            </w:rPr>
            <w:fldChar w:fldCharType="begin"/>
          </w:r>
          <w:r w:rsidR="00992CC8">
            <w:rPr>
              <w:lang w:val="es-MX"/>
            </w:rPr>
            <w:instrText xml:space="preserve"> CITATION Gob26 \l 2058 </w:instrText>
          </w:r>
          <w:r w:rsidR="00992CC8">
            <w:rPr>
              <w:lang w:val="es-MX"/>
            </w:rPr>
            <w:fldChar w:fldCharType="separate"/>
          </w:r>
          <w:r w:rsidR="00852EF3">
            <w:rPr>
              <w:noProof/>
              <w:lang w:val="es-MX"/>
            </w:rPr>
            <w:t>(Gobierno Dominicano, 2026)</w:t>
          </w:r>
          <w:r w:rsidR="00992CC8">
            <w:rPr>
              <w:lang w:val="es-MX"/>
            </w:rPr>
            <w:fldChar w:fldCharType="end"/>
          </w:r>
        </w:sdtContent>
      </w:sdt>
      <w:r w:rsidRPr="003E1667">
        <w:rPr>
          <w:lang w:val="es-MX"/>
        </w:rPr>
        <w:t>.</w:t>
      </w:r>
    </w:p>
    <w:p w14:paraId="70B6FBAB" w14:textId="7FB3B68E" w:rsidR="00D94E2D" w:rsidRPr="003E3337" w:rsidRDefault="00D94E2D" w:rsidP="003E1667">
      <w:pPr>
        <w:ind w:firstLine="0"/>
        <w:rPr>
          <w:lang w:val="es-MX"/>
        </w:rPr>
      </w:pPr>
    </w:p>
    <w:p w14:paraId="36E1C2D0" w14:textId="77777777" w:rsidR="00D94E2D" w:rsidRPr="00D94E2D" w:rsidRDefault="00D94E2D" w:rsidP="006A45A5">
      <w:pPr>
        <w:ind w:left="360" w:firstLine="0"/>
        <w:rPr>
          <w:lang w:val="es-MX"/>
        </w:rPr>
      </w:pPr>
      <w:r w:rsidRPr="00D94E2D">
        <w:rPr>
          <w:b/>
          <w:bCs/>
          <w:lang w:val="es-MX"/>
        </w:rPr>
        <w:t>Antecedente L-3: Ventanilla Única de Construcción (VUC) — MIVED</w:t>
      </w:r>
    </w:p>
    <w:p w14:paraId="7C7F51B6" w14:textId="4B82F5BD" w:rsidR="003E1667" w:rsidRDefault="003E1667" w:rsidP="003E1667">
      <w:pPr>
        <w:rPr>
          <w:lang w:val="es-MX"/>
        </w:rPr>
      </w:pPr>
      <w:r w:rsidRPr="00FB0FB8">
        <w:rPr>
          <w:b/>
          <w:bCs/>
          <w:lang w:val="es-MX"/>
        </w:rPr>
        <w:t>Institución</w:t>
      </w:r>
      <w:r>
        <w:rPr>
          <w:b/>
          <w:bCs/>
          <w:lang w:val="es-MX"/>
        </w:rPr>
        <w:t xml:space="preserve">: </w:t>
      </w:r>
      <w:r w:rsidRPr="006A45A5">
        <w:rPr>
          <w:lang w:val="es-MX"/>
        </w:rPr>
        <w:t>Ministerio de Vivienda y Edificaciones (MIVED)</w:t>
      </w:r>
    </w:p>
    <w:p w14:paraId="46B81E1D" w14:textId="7A00F4EF" w:rsidR="003E1667" w:rsidRPr="003E1667" w:rsidRDefault="003E1667" w:rsidP="003E1667">
      <w:pPr>
        <w:rPr>
          <w:b/>
          <w:bCs/>
          <w:lang w:val="es-MX"/>
        </w:rPr>
      </w:pPr>
      <w:r w:rsidRPr="00FB0FB8">
        <w:rPr>
          <w:b/>
          <w:bCs/>
          <w:lang w:val="es-MX"/>
        </w:rPr>
        <w:t xml:space="preserve">Naturaleza: </w:t>
      </w:r>
      <w:r w:rsidRPr="006A45A5">
        <w:rPr>
          <w:lang w:val="es-MX"/>
        </w:rPr>
        <w:t>Plataforma de gestión y seguimiento de licencias de construcción</w:t>
      </w:r>
    </w:p>
    <w:p w14:paraId="205A4C73" w14:textId="2C6F590D" w:rsidR="00D94E2D" w:rsidRPr="00C52B81" w:rsidRDefault="00D94E2D" w:rsidP="006A45A5">
      <w:pPr>
        <w:ind w:left="360" w:firstLine="0"/>
      </w:pPr>
      <w:r w:rsidRPr="00C52B81">
        <w:rPr>
          <w:b/>
        </w:rPr>
        <w:t>Ventajas:</w:t>
      </w:r>
    </w:p>
    <w:p w14:paraId="43338F26" w14:textId="0FECFEC8" w:rsidR="00D94E2D" w:rsidRPr="003E1667" w:rsidRDefault="00D94E2D" w:rsidP="00380681">
      <w:pPr>
        <w:pStyle w:val="Prrafodelista"/>
        <w:numPr>
          <w:ilvl w:val="0"/>
          <w:numId w:val="43"/>
        </w:numPr>
        <w:rPr>
          <w:lang w:val="es-MX"/>
        </w:rPr>
      </w:pPr>
      <w:r w:rsidRPr="003E1667">
        <w:rPr>
          <w:lang w:val="es-MX"/>
        </w:rPr>
        <w:t xml:space="preserve">Centraliza la gestión de requisitos, carga documental y seguimiento de trámites para la obtención de licencias de construcción, eliminando parte de la dispersión burocrática del proceso de autorización de obras </w:t>
      </w:r>
      <w:sdt>
        <w:sdtPr>
          <w:rPr>
            <w:lang w:val="es-MX"/>
          </w:rPr>
          <w:id w:val="-943852811"/>
          <w:citation/>
        </w:sdtPr>
        <w:sdtEndPr/>
        <w:sdtContent>
          <w:r w:rsidR="00992CC8">
            <w:rPr>
              <w:lang w:val="es-MX"/>
            </w:rPr>
            <w:fldChar w:fldCharType="begin"/>
          </w:r>
          <w:r w:rsidR="00237462">
            <w:rPr>
              <w:lang w:val="es-MX"/>
            </w:rPr>
            <w:instrText xml:space="preserve">CITATION MIV6a \t  \l 2058 </w:instrText>
          </w:r>
          <w:r w:rsidR="00992CC8">
            <w:rPr>
              <w:lang w:val="es-MX"/>
            </w:rPr>
            <w:fldChar w:fldCharType="separate"/>
          </w:r>
          <w:r>
            <w:rPr>
              <w:noProof/>
              <w:lang w:val="es-MX"/>
            </w:rPr>
            <w:t>(MIVED, 2026a)</w:t>
          </w:r>
          <w:r w:rsidR="00992CC8">
            <w:rPr>
              <w:lang w:val="es-MX"/>
            </w:rPr>
            <w:fldChar w:fldCharType="end"/>
          </w:r>
        </w:sdtContent>
      </w:sdt>
      <w:r w:rsidRPr="003E1667">
        <w:rPr>
          <w:lang w:val="es-MX"/>
        </w:rPr>
        <w:t>.</w:t>
      </w:r>
    </w:p>
    <w:p w14:paraId="2C078790" w14:textId="498F91CC" w:rsidR="00D94E2D" w:rsidRPr="003E1667" w:rsidRDefault="00D94E2D" w:rsidP="00380681">
      <w:pPr>
        <w:pStyle w:val="Prrafodelista"/>
        <w:numPr>
          <w:ilvl w:val="0"/>
          <w:numId w:val="43"/>
        </w:numPr>
        <w:rPr>
          <w:lang w:val="es-MX"/>
        </w:rPr>
      </w:pPr>
      <w:r w:rsidRPr="003E1667">
        <w:rPr>
          <w:lang w:val="es-MX"/>
        </w:rPr>
        <w:t>Reduce tiempos administrativos al permitir la presentación digital de documentación ante el MIV</w:t>
      </w:r>
      <w:r w:rsidR="003E031D">
        <w:rPr>
          <w:lang w:val="es-MX"/>
        </w:rPr>
        <w:t>H</w:t>
      </w:r>
      <w:r w:rsidRPr="003E1667">
        <w:rPr>
          <w:lang w:val="es-MX"/>
        </w:rPr>
        <w:t xml:space="preserve">ED, lo cual representa un avance en la modernización del Estado dominicano bajo el programa Burocracia Cero </w:t>
      </w:r>
      <w:sdt>
        <w:sdtPr>
          <w:rPr>
            <w:lang w:val="es-MX"/>
          </w:rPr>
          <w:id w:val="919912579"/>
          <w:citation/>
        </w:sdtPr>
        <w:sdtEndPr/>
        <w:sdtContent>
          <w:r w:rsidR="00C0167E">
            <w:rPr>
              <w:lang w:val="es-MX"/>
            </w:rPr>
            <w:fldChar w:fldCharType="begin"/>
          </w:r>
          <w:r w:rsidR="00C0167E">
            <w:rPr>
              <w:lang w:val="es-MX"/>
            </w:rPr>
            <w:instrText xml:space="preserve">CITATION Ofi25 \t  \l 2058 </w:instrText>
          </w:r>
          <w:r w:rsidR="00C0167E">
            <w:rPr>
              <w:lang w:val="es-MX"/>
            </w:rPr>
            <w:fldChar w:fldCharType="separate"/>
          </w:r>
          <w:r w:rsidR="00852EF3">
            <w:rPr>
              <w:noProof/>
              <w:lang w:val="es-MX"/>
            </w:rPr>
            <w:t>(OGTIC, 2025)</w:t>
          </w:r>
          <w:r w:rsidR="00C0167E">
            <w:rPr>
              <w:lang w:val="es-MX"/>
            </w:rPr>
            <w:fldChar w:fldCharType="end"/>
          </w:r>
        </w:sdtContent>
      </w:sdt>
      <w:r w:rsidRPr="003E1667">
        <w:rPr>
          <w:lang w:val="es-MX"/>
        </w:rPr>
        <w:t>.</w:t>
      </w:r>
    </w:p>
    <w:p w14:paraId="37E86239" w14:textId="11F6ED7D" w:rsidR="00D94E2D" w:rsidRPr="003E1667" w:rsidRDefault="00D94E2D" w:rsidP="00380681">
      <w:pPr>
        <w:pStyle w:val="Prrafodelista"/>
        <w:numPr>
          <w:ilvl w:val="0"/>
          <w:numId w:val="43"/>
        </w:numPr>
        <w:rPr>
          <w:lang w:val="es-MX"/>
        </w:rPr>
      </w:pPr>
      <w:r w:rsidRPr="003E1667">
        <w:rPr>
          <w:lang w:val="es-MX"/>
        </w:rPr>
        <w:t xml:space="preserve">Provee seguimiento del estatus del trámite de licencias, lo que aumenta la transparencia en el proceso de autorización de proyectos de edificación para los promotores registrados </w:t>
      </w:r>
      <w:sdt>
        <w:sdtPr>
          <w:rPr>
            <w:lang w:val="es-MX"/>
          </w:rPr>
          <w:id w:val="-1057779423"/>
          <w:citation/>
        </w:sdtPr>
        <w:sdtEndPr/>
        <w:sdtContent>
          <w:r w:rsidR="00C0167E">
            <w:rPr>
              <w:lang w:val="es-MX"/>
            </w:rPr>
            <w:fldChar w:fldCharType="begin"/>
          </w:r>
          <w:r w:rsidR="00237462">
            <w:rPr>
              <w:lang w:val="es-MX"/>
            </w:rPr>
            <w:instrText xml:space="preserve">CITATION MIV26 \t  \l 2058 </w:instrText>
          </w:r>
          <w:r w:rsidR="00C0167E">
            <w:rPr>
              <w:lang w:val="es-MX"/>
            </w:rPr>
            <w:fldChar w:fldCharType="separate"/>
          </w:r>
          <w:r>
            <w:rPr>
              <w:noProof/>
              <w:lang w:val="es-MX"/>
            </w:rPr>
            <w:t>(MIVED, 2026b)</w:t>
          </w:r>
          <w:r w:rsidR="00C0167E">
            <w:rPr>
              <w:lang w:val="es-MX"/>
            </w:rPr>
            <w:fldChar w:fldCharType="end"/>
          </w:r>
        </w:sdtContent>
      </w:sdt>
      <w:r w:rsidRPr="003E1667">
        <w:rPr>
          <w:lang w:val="es-MX"/>
        </w:rPr>
        <w:t>.</w:t>
      </w:r>
    </w:p>
    <w:p w14:paraId="690D0669" w14:textId="77777777" w:rsidR="00D94E2D" w:rsidRPr="00C52B81" w:rsidRDefault="00D94E2D" w:rsidP="006A45A5">
      <w:pPr>
        <w:ind w:left="360" w:firstLine="0"/>
      </w:pPr>
      <w:r w:rsidRPr="00C52B81">
        <w:rPr>
          <w:b/>
        </w:rPr>
        <w:t>Desventajas:</w:t>
      </w:r>
    </w:p>
    <w:p w14:paraId="33BBE4F4" w14:textId="49019C0B" w:rsidR="00D94E2D" w:rsidRPr="003E1667" w:rsidRDefault="00D94E2D" w:rsidP="00380681">
      <w:pPr>
        <w:pStyle w:val="Prrafodelista"/>
        <w:numPr>
          <w:ilvl w:val="0"/>
          <w:numId w:val="44"/>
        </w:numPr>
        <w:rPr>
          <w:lang w:val="es-MX"/>
        </w:rPr>
      </w:pPr>
      <w:r w:rsidRPr="003E1667">
        <w:rPr>
          <w:lang w:val="es-MX"/>
        </w:rPr>
        <w:t xml:space="preserve">Su propósito es exclusivamente administrativo: autorizar y dar seguimiento a licencias de construcción, no autenticar ni verificar la integridad global del expediente legal, catastral, financiero y registral de un proyecto inmobiliario </w:t>
      </w:r>
      <w:sdt>
        <w:sdtPr>
          <w:rPr>
            <w:lang w:val="es-MX"/>
          </w:rPr>
          <w:id w:val="-166950959"/>
          <w:citation/>
        </w:sdtPr>
        <w:sdtEndPr/>
        <w:sdtContent>
          <w:r w:rsidR="00C0167E">
            <w:rPr>
              <w:lang w:val="es-MX"/>
            </w:rPr>
            <w:fldChar w:fldCharType="begin"/>
          </w:r>
          <w:r w:rsidR="00237462">
            <w:rPr>
              <w:lang w:val="es-MX"/>
            </w:rPr>
            <w:instrText xml:space="preserve">CITATION MIV6a \t  \l 2058 </w:instrText>
          </w:r>
          <w:r w:rsidR="00C0167E">
            <w:rPr>
              <w:lang w:val="es-MX"/>
            </w:rPr>
            <w:fldChar w:fldCharType="separate"/>
          </w:r>
          <w:r>
            <w:rPr>
              <w:noProof/>
              <w:lang w:val="es-MX"/>
            </w:rPr>
            <w:t>(MIVED, 2026a)</w:t>
          </w:r>
          <w:r w:rsidR="00C0167E">
            <w:rPr>
              <w:lang w:val="es-MX"/>
            </w:rPr>
            <w:fldChar w:fldCharType="end"/>
          </w:r>
        </w:sdtContent>
      </w:sdt>
      <w:r w:rsidRPr="003E1667">
        <w:rPr>
          <w:lang w:val="es-MX"/>
        </w:rPr>
        <w:t>.</w:t>
      </w:r>
    </w:p>
    <w:p w14:paraId="4A4B3351" w14:textId="66E725B0" w:rsidR="00D94E2D" w:rsidRPr="003E1667" w:rsidRDefault="00C82C71" w:rsidP="00380681">
      <w:pPr>
        <w:pStyle w:val="Prrafodelista"/>
        <w:numPr>
          <w:ilvl w:val="0"/>
          <w:numId w:val="44"/>
        </w:numPr>
        <w:rPr>
          <w:lang w:val="es-MX"/>
        </w:rPr>
      </w:pPr>
      <w:r w:rsidRPr="00C82C71">
        <w:t>No integra en un solo punto de acceso los datos necesarios para contrastar la documentación del proyecto con fuentes como Registro Inmobiliario, Catastro Nacional, DGII y ayuntamientos competentes, manteniendo la fragmentación institucional que dificulta la debida diligencia preventiva</w:t>
      </w:r>
      <w:r w:rsidR="00D94E2D" w:rsidRPr="003E1667">
        <w:rPr>
          <w:lang w:val="es-MX"/>
        </w:rPr>
        <w:t>.</w:t>
      </w:r>
    </w:p>
    <w:p w14:paraId="41FC79A0" w14:textId="5DCC1E59" w:rsidR="00D94E2D" w:rsidRPr="003E1667" w:rsidRDefault="00D94E2D" w:rsidP="00380681">
      <w:pPr>
        <w:pStyle w:val="Prrafodelista"/>
        <w:numPr>
          <w:ilvl w:val="0"/>
          <w:numId w:val="44"/>
        </w:numPr>
        <w:rPr>
          <w:lang w:val="es-MX"/>
        </w:rPr>
      </w:pPr>
      <w:r w:rsidRPr="003E1667">
        <w:rPr>
          <w:lang w:val="es-MX"/>
        </w:rPr>
        <w:t xml:space="preserve">No integra datos del Registro Inmobiliario, Catastro Nacional, DGII ni un solo punto de acceso, manteniendo la fragmentación institucional que facilita el fraude </w:t>
      </w:r>
      <w:sdt>
        <w:sdtPr>
          <w:rPr>
            <w:lang w:val="es-MX"/>
          </w:rPr>
          <w:id w:val="1701511678"/>
          <w:citation/>
        </w:sdtPr>
        <w:sdtEndPr/>
        <w:sdtContent>
          <w:r w:rsidR="00C0167E">
            <w:rPr>
              <w:lang w:val="es-MX"/>
            </w:rPr>
            <w:fldChar w:fldCharType="begin"/>
          </w:r>
          <w:r w:rsidR="00237462">
            <w:rPr>
              <w:lang w:val="es-MX"/>
            </w:rPr>
            <w:instrText xml:space="preserve">CITATION MIV6a \t  \l 2058 </w:instrText>
          </w:r>
          <w:r w:rsidR="00C0167E">
            <w:rPr>
              <w:lang w:val="es-MX"/>
            </w:rPr>
            <w:fldChar w:fldCharType="separate"/>
          </w:r>
          <w:r>
            <w:rPr>
              <w:noProof/>
              <w:lang w:val="es-MX"/>
            </w:rPr>
            <w:t>(MIVED, 2026a)</w:t>
          </w:r>
          <w:r w:rsidR="00C0167E">
            <w:rPr>
              <w:lang w:val="es-MX"/>
            </w:rPr>
            <w:fldChar w:fldCharType="end"/>
          </w:r>
        </w:sdtContent>
      </w:sdt>
      <w:r w:rsidRPr="003E1667">
        <w:rPr>
          <w:lang w:val="es-MX"/>
        </w:rPr>
        <w:t xml:space="preserve">; </w:t>
      </w:r>
      <w:sdt>
        <w:sdtPr>
          <w:rPr>
            <w:lang w:val="es-MX"/>
          </w:rPr>
          <w:id w:val="932013063"/>
          <w:citation/>
        </w:sdtPr>
        <w:sdtEndPr/>
        <w:sdtContent>
          <w:r w:rsidR="007C6FDD">
            <w:rPr>
              <w:lang w:val="es-MX"/>
            </w:rPr>
            <w:fldChar w:fldCharType="begin"/>
          </w:r>
          <w:r w:rsidR="007C6FDD">
            <w:rPr>
              <w:lang w:val="es-MX"/>
            </w:rPr>
            <w:instrText xml:space="preserve"> CITATION Lop25 \l 2058 </w:instrText>
          </w:r>
          <w:r w:rsidR="007C6FDD">
            <w:rPr>
              <w:lang w:val="es-MX"/>
            </w:rPr>
            <w:fldChar w:fldCharType="separate"/>
          </w:r>
          <w:r w:rsidR="00852EF3">
            <w:rPr>
              <w:noProof/>
              <w:lang w:val="es-MX"/>
            </w:rPr>
            <w:t>(Lopez Duran, 2025)</w:t>
          </w:r>
          <w:r w:rsidR="007C6FDD">
            <w:rPr>
              <w:lang w:val="es-MX"/>
            </w:rPr>
            <w:fldChar w:fldCharType="end"/>
          </w:r>
        </w:sdtContent>
      </w:sdt>
      <w:r w:rsidRPr="003E1667">
        <w:rPr>
          <w:lang w:val="es-MX"/>
        </w:rPr>
        <w:t>.</w:t>
      </w:r>
    </w:p>
    <w:p w14:paraId="0DD2C8BE" w14:textId="7AB519B0" w:rsidR="00D94E2D" w:rsidRPr="003E1667" w:rsidRDefault="00D94E2D" w:rsidP="00380681">
      <w:pPr>
        <w:pStyle w:val="Prrafodelista"/>
        <w:numPr>
          <w:ilvl w:val="0"/>
          <w:numId w:val="44"/>
        </w:numPr>
        <w:rPr>
          <w:lang w:val="es-MX"/>
        </w:rPr>
      </w:pPr>
      <w:r w:rsidRPr="003E1667">
        <w:rPr>
          <w:lang w:val="es-MX"/>
        </w:rPr>
        <w:t xml:space="preserve">No genera certificados de integridad ni alertas automáticas sobre inconsistencias entre la documentación declarada y los registros públicos </w:t>
      </w:r>
      <w:sdt>
        <w:sdtPr>
          <w:rPr>
            <w:lang w:val="es-MX"/>
          </w:rPr>
          <w:id w:val="-380404756"/>
          <w:citation/>
        </w:sdtPr>
        <w:sdtEndPr/>
        <w:sdtContent>
          <w:r w:rsidR="007C6FDD">
            <w:rPr>
              <w:lang w:val="es-MX"/>
            </w:rPr>
            <w:fldChar w:fldCharType="begin"/>
          </w:r>
          <w:r w:rsidR="00237462">
            <w:rPr>
              <w:lang w:val="es-MX"/>
            </w:rPr>
            <w:instrText xml:space="preserve">CITATION MIV26 \t  \l 2058 </w:instrText>
          </w:r>
          <w:r w:rsidR="007C6FDD">
            <w:rPr>
              <w:lang w:val="es-MX"/>
            </w:rPr>
            <w:fldChar w:fldCharType="separate"/>
          </w:r>
          <w:r>
            <w:rPr>
              <w:noProof/>
              <w:lang w:val="es-MX"/>
            </w:rPr>
            <w:t>(MIVED, 2026b)</w:t>
          </w:r>
          <w:r w:rsidR="007C6FDD">
            <w:rPr>
              <w:lang w:val="es-MX"/>
            </w:rPr>
            <w:fldChar w:fldCharType="end"/>
          </w:r>
        </w:sdtContent>
      </w:sdt>
      <w:r w:rsidRPr="003E1667">
        <w:rPr>
          <w:lang w:val="es-MX"/>
        </w:rPr>
        <w:t>.</w:t>
      </w:r>
    </w:p>
    <w:p w14:paraId="6A6BDDCA" w14:textId="7CB93C28" w:rsidR="00D94E2D" w:rsidRPr="00A70F4A" w:rsidRDefault="00A70F4A" w:rsidP="00A70F4A">
      <w:pPr>
        <w:ind w:firstLine="360"/>
        <w:rPr>
          <w:lang w:val="es-MX"/>
        </w:rPr>
      </w:pPr>
      <w:r w:rsidRPr="00A70F4A">
        <w:rPr>
          <w:b/>
          <w:bCs/>
        </w:rPr>
        <w:lastRenderedPageBreak/>
        <w:t>Antecedente L-4: RIMóvil — Aplicación Móvil de la Jurisdicción Inmobiliaria</w:t>
      </w:r>
    </w:p>
    <w:p w14:paraId="293748B2" w14:textId="77777777" w:rsidR="00753D34" w:rsidRDefault="00A70F4A" w:rsidP="00F22AD0">
      <w:pPr>
        <w:ind w:left="720" w:firstLine="0"/>
        <w:jc w:val="left"/>
      </w:pPr>
      <w:r w:rsidRPr="00A70F4A">
        <w:rPr>
          <w:b/>
          <w:bCs/>
        </w:rPr>
        <w:t>Institución</w:t>
      </w:r>
      <w:r>
        <w:rPr>
          <w:b/>
          <w:bCs/>
        </w:rPr>
        <w:t xml:space="preserve">: </w:t>
      </w:r>
      <w:r w:rsidR="00A732F8" w:rsidRPr="00A732F8">
        <w:t>Jurisdicción Inmobiliaria — Registro Inmobiliario de la República Dominicana</w:t>
      </w:r>
    </w:p>
    <w:p w14:paraId="5AA3978F" w14:textId="2B45A0D1" w:rsidR="00753D34" w:rsidRDefault="00A732F8" w:rsidP="00F22AD0">
      <w:pPr>
        <w:ind w:left="720" w:firstLine="0"/>
        <w:jc w:val="left"/>
        <w:rPr>
          <w:lang w:val="es-MX"/>
        </w:rPr>
      </w:pPr>
      <w:r w:rsidRPr="00A732F8">
        <w:rPr>
          <w:b/>
          <w:bCs/>
        </w:rPr>
        <w:t>Naturaleza</w:t>
      </w:r>
      <w:r>
        <w:rPr>
          <w:b/>
          <w:bCs/>
        </w:rPr>
        <w:t xml:space="preserve">: </w:t>
      </w:r>
      <w:r w:rsidR="00384364" w:rsidRPr="00384364">
        <w:t>Aplicación móvil nativa (iOS y Android) para gestión de trámites registrales</w:t>
      </w:r>
    </w:p>
    <w:p w14:paraId="2269CD49" w14:textId="18BB0B0C" w:rsidR="00A732F8" w:rsidRDefault="00384364" w:rsidP="00F22AD0">
      <w:pPr>
        <w:ind w:left="720" w:firstLine="0"/>
        <w:jc w:val="left"/>
        <w:rPr>
          <w:lang w:val="es-MX"/>
        </w:rPr>
      </w:pPr>
      <w:r w:rsidRPr="00384364">
        <w:rPr>
          <w:b/>
          <w:bCs/>
        </w:rPr>
        <w:t>Disponibilidad</w:t>
      </w:r>
      <w:r>
        <w:rPr>
          <w:b/>
          <w:bCs/>
        </w:rPr>
        <w:t xml:space="preserve">: </w:t>
      </w:r>
      <w:r w:rsidRPr="00384364">
        <w:t>Google Play y App Store; acceso gratuito; última actualización julio 2024</w:t>
      </w:r>
    </w:p>
    <w:p w14:paraId="28F000CD" w14:textId="77777777" w:rsidR="00F22AD0" w:rsidRPr="00C52B81" w:rsidRDefault="00F22AD0" w:rsidP="00F22AD0">
      <w:pPr>
        <w:ind w:left="360" w:firstLine="0"/>
        <w:jc w:val="left"/>
      </w:pPr>
      <w:r w:rsidRPr="00C52B81">
        <w:rPr>
          <w:b/>
        </w:rPr>
        <w:t>Ventajas:</w:t>
      </w:r>
    </w:p>
    <w:p w14:paraId="1A5B92EA" w14:textId="6ED494CA" w:rsidR="00F22AD0" w:rsidRPr="00F22AD0" w:rsidRDefault="00F22AD0" w:rsidP="00380681">
      <w:pPr>
        <w:numPr>
          <w:ilvl w:val="0"/>
          <w:numId w:val="51"/>
        </w:numPr>
        <w:jc w:val="left"/>
        <w:rPr>
          <w:lang w:val="es-MX"/>
        </w:rPr>
      </w:pPr>
      <w:r w:rsidRPr="00F22AD0">
        <w:rPr>
          <w:lang w:val="es-MX"/>
        </w:rPr>
        <w:t xml:space="preserve">Constituye el canal de acceso más ágil y ubicuo del ecosistema registral dominicano, al permitir que ciudadanos, abogados y compradores potenciales soliciten la Certificación del Estado Jurídico del Inmueble desde un dispositivo móvil, sin desplazamiento físico ni acceso a un computador de escritorio </w:t>
      </w:r>
      <w:sdt>
        <w:sdtPr>
          <w:rPr>
            <w:lang w:val="es-MX"/>
          </w:rPr>
          <w:id w:val="-708636371"/>
          <w:citation/>
        </w:sdtPr>
        <w:sdtEndPr/>
        <w:sdtContent>
          <w:r w:rsidR="007C6FDD">
            <w:rPr>
              <w:lang w:val="es-MX"/>
            </w:rPr>
            <w:fldChar w:fldCharType="begin"/>
          </w:r>
          <w:r w:rsidR="007C6FDD">
            <w:rPr>
              <w:lang w:val="es-MX"/>
            </w:rPr>
            <w:instrText xml:space="preserve"> CITATION Jur24 \l 2058 </w:instrText>
          </w:r>
          <w:r w:rsidR="007C6FDD">
            <w:rPr>
              <w:lang w:val="es-MX"/>
            </w:rPr>
            <w:fldChar w:fldCharType="separate"/>
          </w:r>
          <w:r w:rsidR="00852EF3">
            <w:rPr>
              <w:noProof/>
              <w:lang w:val="es-MX"/>
            </w:rPr>
            <w:t>( Jurisdicción Inmobiliaria, 2024)</w:t>
          </w:r>
          <w:r w:rsidR="007C6FDD">
            <w:rPr>
              <w:lang w:val="es-MX"/>
            </w:rPr>
            <w:fldChar w:fldCharType="end"/>
          </w:r>
        </w:sdtContent>
      </w:sdt>
      <w:r w:rsidRPr="00F22AD0">
        <w:rPr>
          <w:lang w:val="es-MX"/>
        </w:rPr>
        <w:t>.</w:t>
      </w:r>
    </w:p>
    <w:p w14:paraId="461FD7B3" w14:textId="16A63F96" w:rsidR="00F22AD0" w:rsidRPr="00F22AD0" w:rsidRDefault="00F22AD0" w:rsidP="00380681">
      <w:pPr>
        <w:numPr>
          <w:ilvl w:val="0"/>
          <w:numId w:val="51"/>
        </w:numPr>
        <w:jc w:val="left"/>
        <w:rPr>
          <w:lang w:val="es-MX"/>
        </w:rPr>
      </w:pPr>
      <w:r w:rsidRPr="00F22AD0">
        <w:rPr>
          <w:lang w:val="es-MX"/>
        </w:rPr>
        <w:t xml:space="preserve">Las certificaciones emitidas mediante RIMóvil cuentan con validez legal plena bajo la Ley 108-05, y cada documento incluye un código de barras verificable a través del portal aplicaciones.ji.gob.do/ConsultaDeProductos, lo que introduce un mecanismo básico de autenticación digital de documentos oficiales </w:t>
      </w:r>
      <w:sdt>
        <w:sdtPr>
          <w:rPr>
            <w:lang w:val="es-MX"/>
          </w:rPr>
          <w:id w:val="-1366978869"/>
          <w:citation/>
        </w:sdtPr>
        <w:sdtEndPr/>
        <w:sdtContent>
          <w:r w:rsidR="007C6FDD">
            <w:rPr>
              <w:lang w:val="es-MX"/>
            </w:rPr>
            <w:fldChar w:fldCharType="begin"/>
          </w:r>
          <w:r w:rsidR="007C6FDD">
            <w:rPr>
              <w:lang w:val="es-MX"/>
            </w:rPr>
            <w:instrText xml:space="preserve"> CITATION Jur24 \l 2058 </w:instrText>
          </w:r>
          <w:r w:rsidR="007C6FDD">
            <w:rPr>
              <w:lang w:val="es-MX"/>
            </w:rPr>
            <w:fldChar w:fldCharType="separate"/>
          </w:r>
          <w:r w:rsidR="00852EF3">
            <w:rPr>
              <w:noProof/>
              <w:lang w:val="es-MX"/>
            </w:rPr>
            <w:t>( Jurisdicción Inmobiliaria, 2024)</w:t>
          </w:r>
          <w:r w:rsidR="007C6FDD">
            <w:rPr>
              <w:lang w:val="es-MX"/>
            </w:rPr>
            <w:fldChar w:fldCharType="end"/>
          </w:r>
        </w:sdtContent>
      </w:sdt>
      <w:r w:rsidRPr="00F22AD0">
        <w:rPr>
          <w:lang w:val="es-MX"/>
        </w:rPr>
        <w:t xml:space="preserve">; </w:t>
      </w:r>
      <w:sdt>
        <w:sdtPr>
          <w:rPr>
            <w:lang w:val="es-MX"/>
          </w:rPr>
          <w:id w:val="-1030641461"/>
          <w:citation/>
        </w:sdtPr>
        <w:sdtEndPr/>
        <w:sdtContent>
          <w:r w:rsidR="007C6FDD">
            <w:rPr>
              <w:lang w:val="es-MX"/>
            </w:rPr>
            <w:fldChar w:fldCharType="begin"/>
          </w:r>
          <w:r w:rsidR="007C6FDD">
            <w:rPr>
              <w:lang w:val="es-MX"/>
            </w:rPr>
            <w:instrText xml:space="preserve">CITATION Con05 \t  \l 2058 </w:instrText>
          </w:r>
          <w:r w:rsidR="007C6FDD">
            <w:rPr>
              <w:lang w:val="es-MX"/>
            </w:rPr>
            <w:fldChar w:fldCharType="separate"/>
          </w:r>
          <w:r w:rsidR="00852EF3">
            <w:rPr>
              <w:noProof/>
              <w:lang w:val="es-MX"/>
            </w:rPr>
            <w:t>(Congreso Nacional de la República Dominicana, 2005)</w:t>
          </w:r>
          <w:r w:rsidR="007C6FDD">
            <w:rPr>
              <w:lang w:val="es-MX"/>
            </w:rPr>
            <w:fldChar w:fldCharType="end"/>
          </w:r>
        </w:sdtContent>
      </w:sdt>
      <w:r w:rsidRPr="00F22AD0">
        <w:rPr>
          <w:lang w:val="es-MX"/>
        </w:rPr>
        <w:t>.</w:t>
      </w:r>
    </w:p>
    <w:p w14:paraId="4EA2CCD0" w14:textId="673B1C77" w:rsidR="00F22AD0" w:rsidRPr="00F22AD0" w:rsidRDefault="00F22AD0" w:rsidP="00380681">
      <w:pPr>
        <w:numPr>
          <w:ilvl w:val="0"/>
          <w:numId w:val="51"/>
        </w:numPr>
        <w:jc w:val="left"/>
        <w:rPr>
          <w:lang w:val="es-MX"/>
        </w:rPr>
      </w:pPr>
      <w:r w:rsidRPr="00F22AD0">
        <w:rPr>
          <w:lang w:val="es-MX"/>
        </w:rPr>
        <w:t xml:space="preserve">Incorpora seguimiento del estatus de expedientes mediante número de referencia, así como acceso al catálogo completo de servicios y requisitos de trámite, reduciendo la asimetría informativa para usuarios no especializados </w:t>
      </w:r>
      <w:sdt>
        <w:sdtPr>
          <w:rPr>
            <w:lang w:val="es-MX"/>
          </w:rPr>
          <w:id w:val="-948933004"/>
          <w:citation/>
        </w:sdtPr>
        <w:sdtEndPr/>
        <w:sdtContent>
          <w:r w:rsidR="007C6FDD">
            <w:rPr>
              <w:lang w:val="es-MX"/>
            </w:rPr>
            <w:fldChar w:fldCharType="begin"/>
          </w:r>
          <w:r w:rsidR="007C6FDD">
            <w:rPr>
              <w:lang w:val="es-MX"/>
            </w:rPr>
            <w:instrText xml:space="preserve"> CITATION Jur24 \l 2058 </w:instrText>
          </w:r>
          <w:r w:rsidR="007C6FDD">
            <w:rPr>
              <w:lang w:val="es-MX"/>
            </w:rPr>
            <w:fldChar w:fldCharType="separate"/>
          </w:r>
          <w:r w:rsidR="00852EF3">
            <w:rPr>
              <w:noProof/>
              <w:lang w:val="es-MX"/>
            </w:rPr>
            <w:t>( Jurisdicción Inmobiliaria, 2024)</w:t>
          </w:r>
          <w:r w:rsidR="007C6FDD">
            <w:rPr>
              <w:lang w:val="es-MX"/>
            </w:rPr>
            <w:fldChar w:fldCharType="end"/>
          </w:r>
        </w:sdtContent>
      </w:sdt>
      <w:r w:rsidRPr="00F22AD0">
        <w:rPr>
          <w:lang w:val="es-MX"/>
        </w:rPr>
        <w:t>.</w:t>
      </w:r>
    </w:p>
    <w:p w14:paraId="569818C9" w14:textId="117139A8" w:rsidR="00F22AD0" w:rsidRPr="00F22AD0" w:rsidRDefault="00F22AD0" w:rsidP="00380681">
      <w:pPr>
        <w:numPr>
          <w:ilvl w:val="0"/>
          <w:numId w:val="51"/>
        </w:numPr>
        <w:jc w:val="left"/>
        <w:rPr>
          <w:lang w:val="es-MX"/>
        </w:rPr>
      </w:pPr>
      <w:r w:rsidRPr="00F22AD0">
        <w:rPr>
          <w:lang w:val="es-MX"/>
        </w:rPr>
        <w:t xml:space="preserve">Al ser distribuida gratuitamente en las dos plataformas móviles dominantes (iOS y Android), elimina barreras de costo de adopción y amplía significativamente el alcance de los servicios registrales hacia segmentos de la población con baja infraestructura tecnológica </w:t>
      </w:r>
      <w:sdt>
        <w:sdtPr>
          <w:rPr>
            <w:lang w:val="es-MX"/>
          </w:rPr>
          <w:id w:val="-1150980493"/>
          <w:citation/>
        </w:sdtPr>
        <w:sdtEndPr/>
        <w:sdtContent>
          <w:r w:rsidR="007C6FDD">
            <w:rPr>
              <w:lang w:val="es-MX"/>
            </w:rPr>
            <w:fldChar w:fldCharType="begin"/>
          </w:r>
          <w:r w:rsidR="007C6FDD">
            <w:rPr>
              <w:lang w:val="es-MX"/>
            </w:rPr>
            <w:instrText xml:space="preserve"> CITATION Jur24 \l 2058 </w:instrText>
          </w:r>
          <w:r w:rsidR="007C6FDD">
            <w:rPr>
              <w:lang w:val="es-MX"/>
            </w:rPr>
            <w:fldChar w:fldCharType="separate"/>
          </w:r>
          <w:r w:rsidR="00852EF3">
            <w:rPr>
              <w:noProof/>
              <w:lang w:val="es-MX"/>
            </w:rPr>
            <w:t>( Jurisdicción Inmobiliaria, 2024)</w:t>
          </w:r>
          <w:r w:rsidR="007C6FDD">
            <w:rPr>
              <w:lang w:val="es-MX"/>
            </w:rPr>
            <w:fldChar w:fldCharType="end"/>
          </w:r>
        </w:sdtContent>
      </w:sdt>
      <w:r w:rsidRPr="00F22AD0">
        <w:rPr>
          <w:lang w:val="es-MX"/>
        </w:rPr>
        <w:t>.</w:t>
      </w:r>
    </w:p>
    <w:p w14:paraId="23FBACF7" w14:textId="77777777" w:rsidR="00F22AD0" w:rsidRPr="00C52B81" w:rsidRDefault="00F22AD0" w:rsidP="00F22AD0">
      <w:pPr>
        <w:ind w:left="360" w:firstLine="0"/>
        <w:jc w:val="left"/>
      </w:pPr>
      <w:r w:rsidRPr="00C52B81">
        <w:rPr>
          <w:b/>
        </w:rPr>
        <w:t>Desventajas:</w:t>
      </w:r>
    </w:p>
    <w:p w14:paraId="09274053" w14:textId="629F13BE" w:rsidR="00F22AD0" w:rsidRPr="00F22AD0" w:rsidRDefault="00373116" w:rsidP="00380681">
      <w:pPr>
        <w:numPr>
          <w:ilvl w:val="0"/>
          <w:numId w:val="52"/>
        </w:numPr>
        <w:jc w:val="left"/>
        <w:rPr>
          <w:lang w:val="es-MX"/>
        </w:rPr>
      </w:pPr>
      <w:r w:rsidRPr="00373116">
        <w:t>Su cobertura funcional se restringe exclusivamente a la certificación del estado jurídico del inmueble bajo el Sistema Torrens; no integra, ni se conecta de forma visible para el usuario, con datos de Catastro Nacional, DGII, MIVED ni ayuntamientos, perpetuando la fragmentación institucional que limita una validación preventiva integral del proyecto</w:t>
      </w:r>
      <w:r>
        <w:t xml:space="preserve"> </w:t>
      </w:r>
      <w:sdt>
        <w:sdtPr>
          <w:rPr>
            <w:lang w:val="es-MX"/>
          </w:rPr>
          <w:id w:val="-1279025491"/>
          <w:citation/>
        </w:sdtPr>
        <w:sdtEndPr/>
        <w:sdtContent>
          <w:r w:rsidR="007C6FDD">
            <w:rPr>
              <w:lang w:val="es-MX"/>
            </w:rPr>
            <w:fldChar w:fldCharType="begin"/>
          </w:r>
          <w:r w:rsidR="007C6FDD">
            <w:rPr>
              <w:lang w:val="es-MX"/>
            </w:rPr>
            <w:instrText xml:space="preserve"> CITATION Jur24 \l 2058 </w:instrText>
          </w:r>
          <w:r w:rsidR="007C6FDD">
            <w:rPr>
              <w:lang w:val="es-MX"/>
            </w:rPr>
            <w:fldChar w:fldCharType="separate"/>
          </w:r>
          <w:r w:rsidR="00852EF3">
            <w:rPr>
              <w:noProof/>
              <w:lang w:val="es-MX"/>
            </w:rPr>
            <w:t>( Jurisdicción Inmobiliaria, 2024)</w:t>
          </w:r>
          <w:r w:rsidR="007C6FDD">
            <w:rPr>
              <w:lang w:val="es-MX"/>
            </w:rPr>
            <w:fldChar w:fldCharType="end"/>
          </w:r>
        </w:sdtContent>
      </w:sdt>
      <w:r w:rsidR="00F22AD0" w:rsidRPr="00F22AD0">
        <w:rPr>
          <w:lang w:val="es-MX"/>
        </w:rPr>
        <w:t xml:space="preserve">; </w:t>
      </w:r>
      <w:sdt>
        <w:sdtPr>
          <w:rPr>
            <w:lang w:val="es-MX"/>
          </w:rPr>
          <w:id w:val="-2104330139"/>
          <w:citation/>
        </w:sdtPr>
        <w:sdtEndPr/>
        <w:sdtContent>
          <w:r w:rsidR="007C6FDD">
            <w:rPr>
              <w:lang w:val="es-MX"/>
            </w:rPr>
            <w:fldChar w:fldCharType="begin"/>
          </w:r>
          <w:r w:rsidR="007C6FDD">
            <w:rPr>
              <w:lang w:val="es-MX"/>
            </w:rPr>
            <w:instrText xml:space="preserve"> CITATION Lop25 \l 2058 </w:instrText>
          </w:r>
          <w:r w:rsidR="007C6FDD">
            <w:rPr>
              <w:lang w:val="es-MX"/>
            </w:rPr>
            <w:fldChar w:fldCharType="separate"/>
          </w:r>
          <w:r w:rsidR="00852EF3">
            <w:rPr>
              <w:noProof/>
              <w:lang w:val="es-MX"/>
            </w:rPr>
            <w:t>(Lopez Duran, 2025)</w:t>
          </w:r>
          <w:r w:rsidR="007C6FDD">
            <w:rPr>
              <w:lang w:val="es-MX"/>
            </w:rPr>
            <w:fldChar w:fldCharType="end"/>
          </w:r>
        </w:sdtContent>
      </w:sdt>
      <w:r w:rsidR="007C6FDD" w:rsidRPr="003E1667">
        <w:rPr>
          <w:lang w:val="es-MX"/>
        </w:rPr>
        <w:t>.</w:t>
      </w:r>
      <w:r w:rsidR="00F22AD0" w:rsidRPr="00F22AD0">
        <w:rPr>
          <w:lang w:val="es-MX"/>
        </w:rPr>
        <w:t>.​</w:t>
      </w:r>
    </w:p>
    <w:p w14:paraId="41DB534B" w14:textId="2FE0BC82" w:rsidR="00F22AD0" w:rsidRPr="00F22AD0" w:rsidRDefault="00BD4E57" w:rsidP="00380681">
      <w:pPr>
        <w:numPr>
          <w:ilvl w:val="0"/>
          <w:numId w:val="52"/>
        </w:numPr>
        <w:jc w:val="left"/>
        <w:rPr>
          <w:lang w:val="es-MX"/>
        </w:rPr>
      </w:pPr>
      <w:r w:rsidRPr="00BD4E57">
        <w:t xml:space="preserve">El mecanismo de verificación incluido constituye un control básico de autenticidad documental que confirma únicamente la emisión institucional del certificado, pero no permite contrastar, en </w:t>
      </w:r>
      <w:r w:rsidRPr="00BD4E57">
        <w:lastRenderedPageBreak/>
        <w:t>una sola revisión, duplicidades documentales o registrales ni inconsistencias entre los datos esenciales del expediente inmobiliario</w:t>
      </w:r>
      <w:r w:rsidR="00F22AD0" w:rsidRPr="00F22AD0">
        <w:rPr>
          <w:lang w:val="es-MX"/>
        </w:rPr>
        <w:t>.​</w:t>
      </w:r>
    </w:p>
    <w:p w14:paraId="1617455B" w14:textId="2BE95C9B" w:rsidR="00F22AD0" w:rsidRPr="00F22AD0" w:rsidRDefault="00F22AD0" w:rsidP="00380681">
      <w:pPr>
        <w:numPr>
          <w:ilvl w:val="0"/>
          <w:numId w:val="52"/>
        </w:numPr>
        <w:jc w:val="left"/>
        <w:rPr>
          <w:lang w:val="es-MX"/>
        </w:rPr>
      </w:pPr>
      <w:r w:rsidRPr="00F22AD0">
        <w:rPr>
          <w:lang w:val="es-MX"/>
        </w:rPr>
        <w:t xml:space="preserve">El tiempo de entrega de las certificaciones continúa siendo diferido: el documento es enviado al correo electrónico del solicitante en un plazo posterior a la solicitud, lo que lo hace incompatible con la necesidad de validación instantánea requerida para decisiones de inversión inmobiliaria de alto valor </w:t>
      </w:r>
      <w:sdt>
        <w:sdtPr>
          <w:rPr>
            <w:lang w:val="es-MX"/>
          </w:rPr>
          <w:id w:val="165609947"/>
          <w:citation/>
        </w:sdtPr>
        <w:sdtEndPr/>
        <w:sdtContent>
          <w:r w:rsidR="007C6FDD">
            <w:rPr>
              <w:lang w:val="es-MX"/>
            </w:rPr>
            <w:fldChar w:fldCharType="begin"/>
          </w:r>
          <w:r w:rsidR="007C6FDD">
            <w:rPr>
              <w:lang w:val="es-MX"/>
            </w:rPr>
            <w:instrText xml:space="preserve"> CITATION Jur24 \l 2058 </w:instrText>
          </w:r>
          <w:r w:rsidR="007C6FDD">
            <w:rPr>
              <w:lang w:val="es-MX"/>
            </w:rPr>
            <w:fldChar w:fldCharType="separate"/>
          </w:r>
          <w:r w:rsidR="00852EF3">
            <w:rPr>
              <w:noProof/>
              <w:lang w:val="es-MX"/>
            </w:rPr>
            <w:t>( Jurisdicción Inmobiliaria, 2024)</w:t>
          </w:r>
          <w:r w:rsidR="007C6FDD">
            <w:rPr>
              <w:lang w:val="es-MX"/>
            </w:rPr>
            <w:fldChar w:fldCharType="end"/>
          </w:r>
        </w:sdtContent>
      </w:sdt>
      <w:r w:rsidRPr="00F22AD0">
        <w:rPr>
          <w:lang w:val="es-MX"/>
        </w:rPr>
        <w:t>.</w:t>
      </w:r>
    </w:p>
    <w:p w14:paraId="15CC771F" w14:textId="5668EDC8" w:rsidR="00F22AD0" w:rsidRPr="00F22AD0" w:rsidRDefault="00F22AD0" w:rsidP="00380681">
      <w:pPr>
        <w:numPr>
          <w:ilvl w:val="0"/>
          <w:numId w:val="52"/>
        </w:numPr>
        <w:jc w:val="left"/>
        <w:rPr>
          <w:lang w:val="es-MX"/>
        </w:rPr>
      </w:pPr>
      <w:r w:rsidRPr="00F22AD0">
        <w:rPr>
          <w:lang w:val="es-MX"/>
        </w:rPr>
        <w:t xml:space="preserve">No genera ningún tipo de sello de integridad, código QR de verificación pública ni reporte consolidado de debida diligencia que pueda ser compartido con bancos, notarios o inversionistas como evidencia estandarizada de validación integral del proyecto </w:t>
      </w:r>
      <w:sdt>
        <w:sdtPr>
          <w:rPr>
            <w:lang w:val="es-MX"/>
          </w:rPr>
          <w:id w:val="75408770"/>
          <w:citation/>
        </w:sdtPr>
        <w:sdtEndPr/>
        <w:sdtContent>
          <w:r w:rsidR="007C6FDD">
            <w:rPr>
              <w:lang w:val="es-MX"/>
            </w:rPr>
            <w:fldChar w:fldCharType="begin"/>
          </w:r>
          <w:r w:rsidR="007C6FDD">
            <w:rPr>
              <w:lang w:val="es-MX"/>
            </w:rPr>
            <w:instrText xml:space="preserve"> CITATION Jur24 \l 2058 </w:instrText>
          </w:r>
          <w:r w:rsidR="007C6FDD">
            <w:rPr>
              <w:lang w:val="es-MX"/>
            </w:rPr>
            <w:fldChar w:fldCharType="separate"/>
          </w:r>
          <w:r w:rsidR="00852EF3">
            <w:rPr>
              <w:noProof/>
              <w:lang w:val="es-MX"/>
            </w:rPr>
            <w:t>( Jurisdicción Inmobiliaria, 2024)</w:t>
          </w:r>
          <w:r w:rsidR="007C6FDD">
            <w:rPr>
              <w:lang w:val="es-MX"/>
            </w:rPr>
            <w:fldChar w:fldCharType="end"/>
          </w:r>
        </w:sdtContent>
      </w:sdt>
      <w:r w:rsidRPr="00F22AD0">
        <w:rPr>
          <w:lang w:val="es-MX"/>
        </w:rPr>
        <w:t>.​</w:t>
      </w:r>
    </w:p>
    <w:p w14:paraId="62114D14" w14:textId="3814340A" w:rsidR="00F22AD0" w:rsidRDefault="00F22AD0" w:rsidP="00380681">
      <w:pPr>
        <w:numPr>
          <w:ilvl w:val="0"/>
          <w:numId w:val="52"/>
        </w:numPr>
        <w:jc w:val="left"/>
        <w:rPr>
          <w:lang w:val="es-MX"/>
        </w:rPr>
      </w:pPr>
      <w:r w:rsidRPr="00F22AD0">
        <w:rPr>
          <w:lang w:val="es-MX"/>
        </w:rPr>
        <w:t xml:space="preserve">Está orientada exclusivamente a usuarios que ya conocen los datos específicos del inmueble (matrícula, parcela, distrito catastral), no a compradores en etapa de evaluación que necesiten validar la integridad de un proyecto inmobiliario completo con múltiples documentos asociados </w:t>
      </w:r>
      <w:sdt>
        <w:sdtPr>
          <w:rPr>
            <w:lang w:val="es-MX"/>
          </w:rPr>
          <w:id w:val="146488832"/>
          <w:citation/>
        </w:sdtPr>
        <w:sdtEndPr/>
        <w:sdtContent>
          <w:r w:rsidR="007C6FDD">
            <w:rPr>
              <w:lang w:val="es-MX"/>
            </w:rPr>
            <w:fldChar w:fldCharType="begin"/>
          </w:r>
          <w:r w:rsidR="007C6FDD">
            <w:rPr>
              <w:lang w:val="es-MX"/>
            </w:rPr>
            <w:instrText xml:space="preserve"> CITATION Jur24 \l 2058 </w:instrText>
          </w:r>
          <w:r w:rsidR="007C6FDD">
            <w:rPr>
              <w:lang w:val="es-MX"/>
            </w:rPr>
            <w:fldChar w:fldCharType="separate"/>
          </w:r>
          <w:r w:rsidR="00852EF3">
            <w:rPr>
              <w:noProof/>
              <w:lang w:val="es-MX"/>
            </w:rPr>
            <w:t>( Jurisdicción Inmobiliaria, 2024)</w:t>
          </w:r>
          <w:r w:rsidR="007C6FDD">
            <w:rPr>
              <w:lang w:val="es-MX"/>
            </w:rPr>
            <w:fldChar w:fldCharType="end"/>
          </w:r>
        </w:sdtContent>
      </w:sdt>
      <w:r w:rsidRPr="00F22AD0">
        <w:rPr>
          <w:lang w:val="es-MX"/>
        </w:rPr>
        <w:t>.</w:t>
      </w:r>
    </w:p>
    <w:p w14:paraId="346D8899" w14:textId="77777777" w:rsidR="00260B74" w:rsidRPr="00260B74" w:rsidRDefault="00260B74" w:rsidP="00260B74">
      <w:pPr>
        <w:ind w:firstLine="0"/>
        <w:jc w:val="left"/>
        <w:rPr>
          <w:lang w:val="es-MX"/>
        </w:rPr>
      </w:pPr>
    </w:p>
    <w:p w14:paraId="75FC2FD0" w14:textId="6AD36024" w:rsidR="00D94E2D" w:rsidRPr="00C52B81" w:rsidRDefault="00D94E2D" w:rsidP="002521BA">
      <w:pPr>
        <w:pStyle w:val="Ttulo4"/>
      </w:pPr>
      <w:r w:rsidRPr="00C52B81">
        <w:t>Ámbito Internacional</w:t>
      </w:r>
    </w:p>
    <w:p w14:paraId="66C33B3E" w14:textId="77777777" w:rsidR="00D94E2D" w:rsidRPr="00D94E2D" w:rsidRDefault="00D94E2D" w:rsidP="006A45A5">
      <w:pPr>
        <w:ind w:left="360" w:firstLine="0"/>
        <w:rPr>
          <w:lang w:val="es-MX"/>
        </w:rPr>
      </w:pPr>
      <w:r w:rsidRPr="00D94E2D">
        <w:rPr>
          <w:b/>
          <w:bCs/>
          <w:lang w:val="es-MX"/>
        </w:rPr>
        <w:t>Antecedente I-1: CertifID</w:t>
      </w:r>
    </w:p>
    <w:p w14:paraId="719A59AB" w14:textId="61DE15D9" w:rsidR="00B607E1" w:rsidRDefault="00B607E1" w:rsidP="00B607E1">
      <w:pPr>
        <w:ind w:left="720" w:firstLine="0"/>
        <w:rPr>
          <w:lang w:val="es-MX"/>
        </w:rPr>
      </w:pPr>
      <w:r>
        <w:rPr>
          <w:b/>
          <w:bCs/>
          <w:lang w:val="es-MX"/>
        </w:rPr>
        <w:t>Funda</w:t>
      </w:r>
      <w:r w:rsidRPr="00FB0FB8">
        <w:rPr>
          <w:b/>
          <w:bCs/>
          <w:lang w:val="es-MX"/>
        </w:rPr>
        <w:t>ción</w:t>
      </w:r>
      <w:r>
        <w:rPr>
          <w:b/>
          <w:bCs/>
          <w:lang w:val="es-MX"/>
        </w:rPr>
        <w:t xml:space="preserve">: </w:t>
      </w:r>
      <w:r w:rsidRPr="00B607E1">
        <w:rPr>
          <w:lang w:val="es-MX"/>
        </w:rPr>
        <w:t>2017 (Estados Unidos)</w:t>
      </w:r>
    </w:p>
    <w:p w14:paraId="147145B5" w14:textId="075EE895" w:rsidR="00B607E1" w:rsidRPr="00B607E1" w:rsidRDefault="00B607E1" w:rsidP="001C1B55">
      <w:pPr>
        <w:rPr>
          <w:b/>
          <w:bCs/>
          <w:lang w:val="es-MX"/>
        </w:rPr>
      </w:pPr>
      <w:r w:rsidRPr="00FB0FB8">
        <w:rPr>
          <w:b/>
          <w:bCs/>
          <w:lang w:val="es-MX"/>
        </w:rPr>
        <w:t xml:space="preserve">Naturaleza: </w:t>
      </w:r>
      <w:r w:rsidRPr="006A45A5">
        <w:rPr>
          <w:lang w:val="es-MX"/>
        </w:rPr>
        <w:t>Plataforma SaaS de verificación de identidad y protección antifraude en transacciones inmobiliarias</w:t>
      </w:r>
    </w:p>
    <w:p w14:paraId="0BDF9550" w14:textId="6FBF2EBF" w:rsidR="00D94E2D" w:rsidRPr="00C52B81" w:rsidRDefault="00D94E2D" w:rsidP="006A45A5">
      <w:pPr>
        <w:ind w:left="360" w:firstLine="0"/>
      </w:pPr>
      <w:r w:rsidRPr="00C52B81">
        <w:rPr>
          <w:b/>
        </w:rPr>
        <w:t>Ventajas:</w:t>
      </w:r>
    </w:p>
    <w:p w14:paraId="1B6FC6AD" w14:textId="0D17D684" w:rsidR="00D94E2D" w:rsidRPr="001C1B55" w:rsidRDefault="00D94E2D" w:rsidP="00380681">
      <w:pPr>
        <w:pStyle w:val="Prrafodelista"/>
        <w:numPr>
          <w:ilvl w:val="0"/>
          <w:numId w:val="45"/>
        </w:numPr>
        <w:rPr>
          <w:lang w:val="es-MX"/>
        </w:rPr>
      </w:pPr>
      <w:r w:rsidRPr="001C1B55">
        <w:rPr>
          <w:lang w:val="es-MX"/>
        </w:rPr>
        <w:t xml:space="preserve">Combina verificación avanzada de identidad, flujos seguros de pago y cobertura de seguro por transacción en un único entorno integrado, demostrando que la fusión de verificación e identidad en una sola plataforma es técnicamente viable y comercialmente exitosa </w:t>
      </w:r>
      <w:sdt>
        <w:sdtPr>
          <w:rPr>
            <w:lang w:val="es-MX"/>
          </w:rPr>
          <w:id w:val="1255318752"/>
          <w:citation/>
        </w:sdtPr>
        <w:sdtEndPr/>
        <w:sdtContent>
          <w:r w:rsidR="007C6FDD">
            <w:rPr>
              <w:lang w:val="es-MX"/>
            </w:rPr>
            <w:fldChar w:fldCharType="begin"/>
          </w:r>
          <w:r w:rsidR="007C6FDD">
            <w:rPr>
              <w:lang w:val="es-MX"/>
            </w:rPr>
            <w:instrText xml:space="preserve"> CITATION Axi25 \l 2058 </w:instrText>
          </w:r>
          <w:r w:rsidR="007C6FDD">
            <w:rPr>
              <w:lang w:val="es-MX"/>
            </w:rPr>
            <w:fldChar w:fldCharType="separate"/>
          </w:r>
          <w:r w:rsidR="00852EF3">
            <w:rPr>
              <w:noProof/>
              <w:lang w:val="es-MX"/>
            </w:rPr>
            <w:t>(Axios, 2025)</w:t>
          </w:r>
          <w:r w:rsidR="007C6FDD">
            <w:rPr>
              <w:lang w:val="es-MX"/>
            </w:rPr>
            <w:fldChar w:fldCharType="end"/>
          </w:r>
        </w:sdtContent>
      </w:sdt>
      <w:r w:rsidRPr="001C1B55">
        <w:rPr>
          <w:lang w:val="es-MX"/>
        </w:rPr>
        <w:t>.</w:t>
      </w:r>
    </w:p>
    <w:p w14:paraId="2A259F8F" w14:textId="77D0554B" w:rsidR="00D94E2D" w:rsidRPr="001C1B55" w:rsidRDefault="00D94E2D" w:rsidP="00380681">
      <w:pPr>
        <w:pStyle w:val="Prrafodelista"/>
        <w:numPr>
          <w:ilvl w:val="0"/>
          <w:numId w:val="45"/>
        </w:numPr>
        <w:rPr>
          <w:lang w:val="es-MX"/>
        </w:rPr>
      </w:pPr>
      <w:r w:rsidRPr="001C1B55">
        <w:rPr>
          <w:lang w:val="es-MX"/>
        </w:rPr>
        <w:t xml:space="preserve">Ha construido un modelo de negocio SaaS escalable orientado a compañías de título, firmas legales y escrow officers, validando la viabilidad de plataformas B2B especializadas en prevención del fraude inmobiliario </w:t>
      </w:r>
      <w:sdt>
        <w:sdtPr>
          <w:rPr>
            <w:lang w:val="es-MX"/>
          </w:rPr>
          <w:id w:val="709689273"/>
          <w:citation/>
        </w:sdtPr>
        <w:sdtEndPr/>
        <w:sdtContent>
          <w:r w:rsidR="007C6FDD">
            <w:rPr>
              <w:lang w:val="es-MX"/>
            </w:rPr>
            <w:fldChar w:fldCharType="begin"/>
          </w:r>
          <w:r w:rsidR="007C6FDD">
            <w:rPr>
              <w:lang w:val="es-MX"/>
            </w:rPr>
            <w:instrText xml:space="preserve"> CITATION Hou25 \l 2058 </w:instrText>
          </w:r>
          <w:r w:rsidR="007C6FDD">
            <w:rPr>
              <w:lang w:val="es-MX"/>
            </w:rPr>
            <w:fldChar w:fldCharType="separate"/>
          </w:r>
          <w:r w:rsidR="00852EF3">
            <w:rPr>
              <w:noProof/>
              <w:lang w:val="es-MX"/>
            </w:rPr>
            <w:t>(HousingWire, 2025)</w:t>
          </w:r>
          <w:r w:rsidR="007C6FDD">
            <w:rPr>
              <w:lang w:val="es-MX"/>
            </w:rPr>
            <w:fldChar w:fldCharType="end"/>
          </w:r>
        </w:sdtContent>
      </w:sdt>
      <w:r w:rsidRPr="001C1B55">
        <w:rPr>
          <w:lang w:val="es-MX"/>
        </w:rPr>
        <w:t>.</w:t>
      </w:r>
    </w:p>
    <w:p w14:paraId="0066FA15" w14:textId="7460E1EF" w:rsidR="00D94E2D" w:rsidRPr="001C1B55" w:rsidRDefault="00D94E2D" w:rsidP="00380681">
      <w:pPr>
        <w:pStyle w:val="Prrafodelista"/>
        <w:numPr>
          <w:ilvl w:val="0"/>
          <w:numId w:val="45"/>
        </w:numPr>
        <w:rPr>
          <w:lang w:val="es-MX"/>
        </w:rPr>
      </w:pPr>
      <w:r w:rsidRPr="001C1B55">
        <w:rPr>
          <w:lang w:val="es-MX"/>
        </w:rPr>
        <w:t xml:space="preserve">Opera bajo esquemas de responsabilidad por fraude respaldados por seguros, lo que aumenta la confianza de los usuarios institucionales en la plataforma </w:t>
      </w:r>
      <w:sdt>
        <w:sdtPr>
          <w:rPr>
            <w:lang w:val="es-MX"/>
          </w:rPr>
          <w:id w:val="1163967414"/>
          <w:citation/>
        </w:sdtPr>
        <w:sdtEndPr/>
        <w:sdtContent>
          <w:r w:rsidR="007C6FDD">
            <w:rPr>
              <w:lang w:val="es-MX"/>
            </w:rPr>
            <w:fldChar w:fldCharType="begin"/>
          </w:r>
          <w:r w:rsidR="007C6FDD">
            <w:rPr>
              <w:lang w:val="es-MX"/>
            </w:rPr>
            <w:instrText xml:space="preserve"> CITATION Hou25 \l 2058 </w:instrText>
          </w:r>
          <w:r w:rsidR="007C6FDD">
            <w:rPr>
              <w:lang w:val="es-MX"/>
            </w:rPr>
            <w:fldChar w:fldCharType="separate"/>
          </w:r>
          <w:r w:rsidR="00852EF3">
            <w:rPr>
              <w:noProof/>
              <w:lang w:val="es-MX"/>
            </w:rPr>
            <w:t>(HousingWire, 2025)</w:t>
          </w:r>
          <w:r w:rsidR="007C6FDD">
            <w:rPr>
              <w:lang w:val="es-MX"/>
            </w:rPr>
            <w:fldChar w:fldCharType="end"/>
          </w:r>
        </w:sdtContent>
      </w:sdt>
      <w:r w:rsidRPr="001C1B55">
        <w:rPr>
          <w:lang w:val="es-MX"/>
        </w:rPr>
        <w:t>.</w:t>
      </w:r>
    </w:p>
    <w:p w14:paraId="0994B5E6" w14:textId="77777777" w:rsidR="00D94E2D" w:rsidRPr="00C52B81" w:rsidRDefault="00D94E2D" w:rsidP="006A45A5">
      <w:pPr>
        <w:ind w:left="360" w:firstLine="0"/>
      </w:pPr>
      <w:r w:rsidRPr="00C52B81">
        <w:rPr>
          <w:b/>
        </w:rPr>
        <w:lastRenderedPageBreak/>
        <w:t>Desventajas:</w:t>
      </w:r>
    </w:p>
    <w:p w14:paraId="2912E9DC" w14:textId="19300D0E" w:rsidR="00D94E2D" w:rsidRPr="001C1B55" w:rsidRDefault="00D94E2D" w:rsidP="00380681">
      <w:pPr>
        <w:pStyle w:val="Prrafodelista"/>
        <w:numPr>
          <w:ilvl w:val="0"/>
          <w:numId w:val="46"/>
        </w:numPr>
        <w:rPr>
          <w:lang w:val="es-MX"/>
        </w:rPr>
      </w:pPr>
      <w:r w:rsidRPr="001C1B55">
        <w:rPr>
          <w:lang w:val="es-MX"/>
        </w:rPr>
        <w:t xml:space="preserve">Su modelo está diseñado exclusivamente para el mercado inmobiliario estadounidense, con un marco regulatorio (escrow, title companies, RESPA) radicalmente distinto al sistema Torrens y la normativa dominicana (Ley 108-05, Ley 126-02, Ley 172-13) </w:t>
      </w:r>
      <w:sdt>
        <w:sdtPr>
          <w:rPr>
            <w:lang w:val="es-MX"/>
          </w:rPr>
          <w:id w:val="961770231"/>
          <w:citation/>
        </w:sdtPr>
        <w:sdtEndPr/>
        <w:sdtContent>
          <w:r w:rsidR="007C6FDD">
            <w:rPr>
              <w:lang w:val="es-MX"/>
            </w:rPr>
            <w:fldChar w:fldCharType="begin"/>
          </w:r>
          <w:r w:rsidR="007C6FDD">
            <w:rPr>
              <w:lang w:val="es-MX"/>
            </w:rPr>
            <w:instrText xml:space="preserve"> CITATION Axi25 \l 2058 </w:instrText>
          </w:r>
          <w:r w:rsidR="007C6FDD">
            <w:rPr>
              <w:lang w:val="es-MX"/>
            </w:rPr>
            <w:fldChar w:fldCharType="separate"/>
          </w:r>
          <w:r w:rsidR="00852EF3">
            <w:rPr>
              <w:noProof/>
              <w:lang w:val="es-MX"/>
            </w:rPr>
            <w:t>(Axios, 2025)</w:t>
          </w:r>
          <w:r w:rsidR="007C6FDD">
            <w:rPr>
              <w:lang w:val="es-MX"/>
            </w:rPr>
            <w:fldChar w:fldCharType="end"/>
          </w:r>
        </w:sdtContent>
      </w:sdt>
      <w:r w:rsidRPr="001C1B55">
        <w:rPr>
          <w:lang w:val="es-MX"/>
        </w:rPr>
        <w:t xml:space="preserve">; </w:t>
      </w:r>
      <w:sdt>
        <w:sdtPr>
          <w:rPr>
            <w:lang w:val="es-MX"/>
          </w:rPr>
          <w:id w:val="983902086"/>
          <w:citation/>
        </w:sdtPr>
        <w:sdtEndPr/>
        <w:sdtContent>
          <w:r w:rsidR="007C6FDD">
            <w:rPr>
              <w:lang w:val="es-MX"/>
            </w:rPr>
            <w:fldChar w:fldCharType="begin"/>
          </w:r>
          <w:r w:rsidR="007C6FDD">
            <w:rPr>
              <w:lang w:val="es-MX"/>
            </w:rPr>
            <w:instrText xml:space="preserve"> CITATION Hou25 \l 2058 </w:instrText>
          </w:r>
          <w:r w:rsidR="007C6FDD">
            <w:rPr>
              <w:lang w:val="es-MX"/>
            </w:rPr>
            <w:fldChar w:fldCharType="separate"/>
          </w:r>
          <w:r w:rsidR="00852EF3">
            <w:rPr>
              <w:noProof/>
              <w:lang w:val="es-MX"/>
            </w:rPr>
            <w:t>(HousingWire, 2025)</w:t>
          </w:r>
          <w:r w:rsidR="007C6FDD">
            <w:rPr>
              <w:lang w:val="es-MX"/>
            </w:rPr>
            <w:fldChar w:fldCharType="end"/>
          </w:r>
        </w:sdtContent>
      </w:sdt>
      <w:r w:rsidRPr="001C1B55">
        <w:rPr>
          <w:lang w:val="es-MX"/>
        </w:rPr>
        <w:t>.</w:t>
      </w:r>
    </w:p>
    <w:p w14:paraId="55A272B4" w14:textId="7ED5C666" w:rsidR="00D94E2D" w:rsidRPr="001C1B55" w:rsidRDefault="00D94E2D" w:rsidP="00380681">
      <w:pPr>
        <w:pStyle w:val="Prrafodelista"/>
        <w:numPr>
          <w:ilvl w:val="0"/>
          <w:numId w:val="46"/>
        </w:numPr>
        <w:rPr>
          <w:lang w:val="es-MX"/>
        </w:rPr>
      </w:pPr>
      <w:r w:rsidRPr="001C1B55">
        <w:rPr>
          <w:lang w:val="es-MX"/>
        </w:rPr>
        <w:t xml:space="preserve">Centra su solución en la protección de transferencias de fondos y la suplantación de identidad en el momento del cierre, sin contemplar la validación preventiva de documentación legal, catastral o técnica del proyecto antes de que el proceso transaccional inicie </w:t>
      </w:r>
      <w:sdt>
        <w:sdtPr>
          <w:rPr>
            <w:lang w:val="es-MX"/>
          </w:rPr>
          <w:id w:val="1367953769"/>
          <w:citation/>
        </w:sdtPr>
        <w:sdtEndPr/>
        <w:sdtContent>
          <w:r w:rsidR="007C6FDD">
            <w:rPr>
              <w:lang w:val="es-MX"/>
            </w:rPr>
            <w:fldChar w:fldCharType="begin"/>
          </w:r>
          <w:r w:rsidR="007C6FDD">
            <w:rPr>
              <w:lang w:val="es-MX"/>
            </w:rPr>
            <w:instrText xml:space="preserve"> CITATION Hou25 \l 2058 </w:instrText>
          </w:r>
          <w:r w:rsidR="007C6FDD">
            <w:rPr>
              <w:lang w:val="es-MX"/>
            </w:rPr>
            <w:fldChar w:fldCharType="separate"/>
          </w:r>
          <w:r w:rsidR="00852EF3">
            <w:rPr>
              <w:noProof/>
              <w:lang w:val="es-MX"/>
            </w:rPr>
            <w:t>(HousingWire, 2025)</w:t>
          </w:r>
          <w:r w:rsidR="007C6FDD">
            <w:rPr>
              <w:lang w:val="es-MX"/>
            </w:rPr>
            <w:fldChar w:fldCharType="end"/>
          </w:r>
        </w:sdtContent>
      </w:sdt>
      <w:r w:rsidRPr="001C1B55">
        <w:rPr>
          <w:lang w:val="es-MX"/>
        </w:rPr>
        <w:t>.</w:t>
      </w:r>
    </w:p>
    <w:p w14:paraId="54175385" w14:textId="4C200B50" w:rsidR="00D94E2D" w:rsidRPr="001C1B55" w:rsidRDefault="00344D7F" w:rsidP="00380681">
      <w:pPr>
        <w:pStyle w:val="Prrafodelista"/>
        <w:numPr>
          <w:ilvl w:val="0"/>
          <w:numId w:val="46"/>
        </w:numPr>
        <w:rPr>
          <w:lang w:val="es-MX"/>
        </w:rPr>
      </w:pPr>
      <w:r w:rsidRPr="00344D7F">
        <w:t>No integra un esquema de validación preventiva del expediente inmobiliario que combine revisión documental esencial, contraste de legitimidad operativa del desarrollador, detección de duplicidades documentales o registrales, validación territorial del proyecto y certificación pública del resultado conforme al contexto institucional dominicano</w:t>
      </w:r>
      <w:r w:rsidR="00D94E2D" w:rsidRPr="001C1B55">
        <w:rPr>
          <w:lang w:val="es-MX"/>
        </w:rPr>
        <w:t xml:space="preserve"> </w:t>
      </w:r>
      <w:sdt>
        <w:sdtPr>
          <w:rPr>
            <w:lang w:val="es-MX"/>
          </w:rPr>
          <w:id w:val="2105068915"/>
          <w:citation/>
        </w:sdtPr>
        <w:sdtEndPr/>
        <w:sdtContent>
          <w:r w:rsidR="007C6FDD">
            <w:rPr>
              <w:lang w:val="es-MX"/>
            </w:rPr>
            <w:fldChar w:fldCharType="begin"/>
          </w:r>
          <w:r w:rsidR="007C6FDD">
            <w:rPr>
              <w:lang w:val="es-MX"/>
            </w:rPr>
            <w:instrText xml:space="preserve"> CITATION Axi25 \l 2058 </w:instrText>
          </w:r>
          <w:r w:rsidR="007C6FDD">
            <w:rPr>
              <w:lang w:val="es-MX"/>
            </w:rPr>
            <w:fldChar w:fldCharType="separate"/>
          </w:r>
          <w:r w:rsidR="00852EF3">
            <w:rPr>
              <w:noProof/>
              <w:lang w:val="es-MX"/>
            </w:rPr>
            <w:t>(Axios, 2025)</w:t>
          </w:r>
          <w:r w:rsidR="007C6FDD">
            <w:rPr>
              <w:lang w:val="es-MX"/>
            </w:rPr>
            <w:fldChar w:fldCharType="end"/>
          </w:r>
        </w:sdtContent>
      </w:sdt>
      <w:r w:rsidR="00D94E2D" w:rsidRPr="001C1B55">
        <w:rPr>
          <w:lang w:val="es-MX"/>
        </w:rPr>
        <w:t>.</w:t>
      </w:r>
    </w:p>
    <w:p w14:paraId="1DEBFBAC" w14:textId="19E82A17" w:rsidR="00D94E2D" w:rsidRPr="003E3337" w:rsidRDefault="00D94E2D" w:rsidP="001C1B55">
      <w:pPr>
        <w:ind w:firstLine="0"/>
        <w:rPr>
          <w:lang w:val="es-MX"/>
        </w:rPr>
      </w:pPr>
    </w:p>
    <w:p w14:paraId="0122AD9C" w14:textId="77777777" w:rsidR="00D94E2D" w:rsidRPr="00D94E2D" w:rsidRDefault="00D94E2D" w:rsidP="006A45A5">
      <w:pPr>
        <w:ind w:left="360" w:firstLine="0"/>
        <w:rPr>
          <w:lang w:val="es-MX"/>
        </w:rPr>
      </w:pPr>
      <w:r w:rsidRPr="00D94E2D">
        <w:rPr>
          <w:b/>
          <w:bCs/>
          <w:lang w:val="es-MX"/>
        </w:rPr>
        <w:t>Antecedente I-2: Qualia Shield</w:t>
      </w:r>
    </w:p>
    <w:p w14:paraId="0E80D2C3" w14:textId="6FD7C250" w:rsidR="000F760A" w:rsidRPr="000F760A" w:rsidRDefault="000F760A" w:rsidP="000F760A">
      <w:pPr>
        <w:rPr>
          <w:lang w:val="es-MX"/>
        </w:rPr>
      </w:pPr>
      <w:r w:rsidRPr="000F760A">
        <w:rPr>
          <w:b/>
          <w:bCs/>
          <w:lang w:val="es-MX"/>
        </w:rPr>
        <w:t xml:space="preserve">Lanzamiento: </w:t>
      </w:r>
      <w:r w:rsidRPr="000F760A">
        <w:rPr>
          <w:lang w:val="es-MX"/>
        </w:rPr>
        <w:t>2023 (Estados Unidos)</w:t>
      </w:r>
    </w:p>
    <w:p w14:paraId="68CCDD6A" w14:textId="415B8CE0" w:rsidR="000F760A" w:rsidRPr="000F760A" w:rsidRDefault="000F760A" w:rsidP="000F760A">
      <w:pPr>
        <w:ind w:left="720" w:firstLine="0"/>
        <w:rPr>
          <w:b/>
          <w:bCs/>
          <w:lang w:val="es-MX"/>
        </w:rPr>
      </w:pPr>
      <w:r w:rsidRPr="000F760A">
        <w:rPr>
          <w:b/>
          <w:bCs/>
          <w:lang w:val="es-MX"/>
        </w:rPr>
        <w:t>Naturaleza</w:t>
      </w:r>
      <w:r w:rsidRPr="000F760A">
        <w:rPr>
          <w:lang w:val="es-MX"/>
        </w:rPr>
        <w:t xml:space="preserve"> </w:t>
      </w:r>
      <w:r w:rsidRPr="006A45A5">
        <w:rPr>
          <w:lang w:val="es-MX"/>
        </w:rPr>
        <w:t>Módulo de detección de fraude y validación de identidad integrado en el ecosistema de cierres digitales Qualia</w:t>
      </w:r>
    </w:p>
    <w:p w14:paraId="691777BC" w14:textId="53DE3414" w:rsidR="00D94E2D" w:rsidRPr="00D94E2D" w:rsidRDefault="00D94E2D" w:rsidP="006A45A5">
      <w:pPr>
        <w:ind w:left="360" w:firstLine="0"/>
        <w:rPr>
          <w:lang w:val="es-MX"/>
        </w:rPr>
      </w:pPr>
      <w:r w:rsidRPr="00D94E2D">
        <w:rPr>
          <w:b/>
          <w:bCs/>
          <w:lang w:val="es-MX"/>
        </w:rPr>
        <w:t>Ventajas:</w:t>
      </w:r>
    </w:p>
    <w:p w14:paraId="44594615" w14:textId="1516A80A" w:rsidR="00D94E2D" w:rsidRPr="000F760A" w:rsidRDefault="00D94E2D" w:rsidP="00380681">
      <w:pPr>
        <w:pStyle w:val="Prrafodelista"/>
        <w:numPr>
          <w:ilvl w:val="0"/>
          <w:numId w:val="47"/>
        </w:numPr>
        <w:rPr>
          <w:lang w:val="es-MX"/>
        </w:rPr>
      </w:pPr>
      <w:r w:rsidRPr="000F760A">
        <w:rPr>
          <w:lang w:val="es-MX"/>
        </w:rPr>
        <w:t xml:space="preserve">Demuestra que la seguridad antifraude puede incorporarse desde la fase documental y financiera anterior al cierre de la operación, integrando dentro del mismo flujo operativo la recepción de depósitos, la validación de instrucciones de transferencia, la detección de fraude y la identificación del vendedor </w:t>
      </w:r>
      <w:sdt>
        <w:sdtPr>
          <w:rPr>
            <w:lang w:val="es-MX"/>
          </w:rPr>
          <w:id w:val="-1003749630"/>
          <w:citation/>
        </w:sdtPr>
        <w:sdtEndPr/>
        <w:sdtContent>
          <w:r w:rsidR="007C6FDD">
            <w:rPr>
              <w:lang w:val="es-MX"/>
            </w:rPr>
            <w:fldChar w:fldCharType="begin"/>
          </w:r>
          <w:r w:rsidR="007C6FDD">
            <w:rPr>
              <w:lang w:val="es-MX"/>
            </w:rPr>
            <w:instrText xml:space="preserve"> CITATION Qua23 \l 2058 </w:instrText>
          </w:r>
          <w:r w:rsidR="007C6FDD">
            <w:rPr>
              <w:lang w:val="es-MX"/>
            </w:rPr>
            <w:fldChar w:fldCharType="separate"/>
          </w:r>
          <w:r w:rsidR="00852EF3">
            <w:rPr>
              <w:noProof/>
              <w:lang w:val="es-MX"/>
            </w:rPr>
            <w:t>(Qualia, 2023)</w:t>
          </w:r>
          <w:r w:rsidR="007C6FDD">
            <w:rPr>
              <w:lang w:val="es-MX"/>
            </w:rPr>
            <w:fldChar w:fldCharType="end"/>
          </w:r>
        </w:sdtContent>
      </w:sdt>
      <w:r w:rsidRPr="000F760A">
        <w:rPr>
          <w:lang w:val="es-MX"/>
        </w:rPr>
        <w:t>.</w:t>
      </w:r>
    </w:p>
    <w:p w14:paraId="2FE264DA" w14:textId="04D1DE39" w:rsidR="00D94E2D" w:rsidRPr="000F760A" w:rsidRDefault="00D94E2D" w:rsidP="00380681">
      <w:pPr>
        <w:pStyle w:val="Prrafodelista"/>
        <w:numPr>
          <w:ilvl w:val="0"/>
          <w:numId w:val="47"/>
        </w:numPr>
        <w:rPr>
          <w:lang w:val="es-MX"/>
        </w:rPr>
      </w:pPr>
      <w:r w:rsidRPr="000F760A">
        <w:rPr>
          <w:lang w:val="es-MX"/>
        </w:rPr>
        <w:t xml:space="preserve">Incorpora verificación móvil de identidad y análisis del riesgo de fraude previo al desembolso, aportando evidencia empírica de que la validación automatizada previa a la transacción es técnica y operativamente factible </w:t>
      </w:r>
      <w:sdt>
        <w:sdtPr>
          <w:rPr>
            <w:lang w:val="es-MX"/>
          </w:rPr>
          <w:id w:val="819000021"/>
          <w:citation/>
        </w:sdtPr>
        <w:sdtEndPr/>
        <w:sdtContent>
          <w:r w:rsidR="007C6FDD">
            <w:rPr>
              <w:lang w:val="es-MX"/>
            </w:rPr>
            <w:fldChar w:fldCharType="begin"/>
          </w:r>
          <w:r w:rsidR="007C6FDD">
            <w:rPr>
              <w:lang w:val="es-MX"/>
            </w:rPr>
            <w:instrText xml:space="preserve"> CITATION PRW23 \l 2058 </w:instrText>
          </w:r>
          <w:r w:rsidR="007C6FDD">
            <w:rPr>
              <w:lang w:val="es-MX"/>
            </w:rPr>
            <w:fldChar w:fldCharType="separate"/>
          </w:r>
          <w:r w:rsidR="00852EF3">
            <w:rPr>
              <w:noProof/>
              <w:lang w:val="es-MX"/>
            </w:rPr>
            <w:t>(PRWeb, 2023)</w:t>
          </w:r>
          <w:r w:rsidR="007C6FDD">
            <w:rPr>
              <w:lang w:val="es-MX"/>
            </w:rPr>
            <w:fldChar w:fldCharType="end"/>
          </w:r>
        </w:sdtContent>
      </w:sdt>
      <w:r w:rsidRPr="000F760A">
        <w:rPr>
          <w:lang w:val="es-MX"/>
        </w:rPr>
        <w:t>.</w:t>
      </w:r>
    </w:p>
    <w:p w14:paraId="1B43D524" w14:textId="478FF87E" w:rsidR="00D94E2D" w:rsidRPr="000F760A" w:rsidRDefault="00D94E2D" w:rsidP="00380681">
      <w:pPr>
        <w:pStyle w:val="Prrafodelista"/>
        <w:numPr>
          <w:ilvl w:val="0"/>
          <w:numId w:val="47"/>
        </w:numPr>
        <w:rPr>
          <w:lang w:val="es-MX"/>
        </w:rPr>
      </w:pPr>
      <w:r w:rsidRPr="000F760A">
        <w:rPr>
          <w:lang w:val="es-MX"/>
        </w:rPr>
        <w:t xml:space="preserve">Al ser parte del ecosistema Qualia, ilustra la viabilidad de integrar múltiples capas de validación (identidad, pagos, documentación) en una misma plataforma con flujo de usuario unificado </w:t>
      </w:r>
      <w:sdt>
        <w:sdtPr>
          <w:rPr>
            <w:lang w:val="es-MX"/>
          </w:rPr>
          <w:id w:val="-1035497278"/>
          <w:citation/>
        </w:sdtPr>
        <w:sdtEndPr/>
        <w:sdtContent>
          <w:r w:rsidR="007C6FDD">
            <w:rPr>
              <w:lang w:val="es-MX"/>
            </w:rPr>
            <w:fldChar w:fldCharType="begin"/>
          </w:r>
          <w:r w:rsidR="007C6FDD">
            <w:rPr>
              <w:lang w:val="es-MX"/>
            </w:rPr>
            <w:instrText xml:space="preserve"> CITATION Qua23 \l 2058 </w:instrText>
          </w:r>
          <w:r w:rsidR="007C6FDD">
            <w:rPr>
              <w:lang w:val="es-MX"/>
            </w:rPr>
            <w:fldChar w:fldCharType="separate"/>
          </w:r>
          <w:r w:rsidR="00852EF3">
            <w:rPr>
              <w:noProof/>
              <w:lang w:val="es-MX"/>
            </w:rPr>
            <w:t>(Qualia, 2023)</w:t>
          </w:r>
          <w:r w:rsidR="007C6FDD">
            <w:rPr>
              <w:lang w:val="es-MX"/>
            </w:rPr>
            <w:fldChar w:fldCharType="end"/>
          </w:r>
        </w:sdtContent>
      </w:sdt>
      <w:r w:rsidRPr="000F760A">
        <w:rPr>
          <w:lang w:val="es-MX"/>
        </w:rPr>
        <w:t>.</w:t>
      </w:r>
    </w:p>
    <w:p w14:paraId="145486AB" w14:textId="77777777" w:rsidR="00D94E2D" w:rsidRPr="00C52B81" w:rsidRDefault="00D94E2D" w:rsidP="006A45A5">
      <w:pPr>
        <w:ind w:left="360" w:firstLine="0"/>
      </w:pPr>
      <w:r w:rsidRPr="00C52B81">
        <w:rPr>
          <w:b/>
        </w:rPr>
        <w:t>Desventajas:</w:t>
      </w:r>
    </w:p>
    <w:p w14:paraId="09BF17A1" w14:textId="56A92EF4" w:rsidR="00D94E2D" w:rsidRPr="000F760A" w:rsidRDefault="00D94E2D" w:rsidP="00380681">
      <w:pPr>
        <w:pStyle w:val="Prrafodelista"/>
        <w:numPr>
          <w:ilvl w:val="0"/>
          <w:numId w:val="48"/>
        </w:numPr>
        <w:rPr>
          <w:lang w:val="es-MX"/>
        </w:rPr>
      </w:pPr>
      <w:r w:rsidRPr="000F760A">
        <w:rPr>
          <w:lang w:val="es-MX"/>
        </w:rPr>
        <w:lastRenderedPageBreak/>
        <w:t xml:space="preserve">Su arquitectura está diseñada para el mercado de cierre inmobiliario digital estadounidense y no contempla la validación contra registros públicos latinoamericanos ni el contexto regulatorio de países con sistemas Torrens </w:t>
      </w:r>
      <w:sdt>
        <w:sdtPr>
          <w:rPr>
            <w:lang w:val="es-MX"/>
          </w:rPr>
          <w:id w:val="-668949741"/>
          <w:citation/>
        </w:sdtPr>
        <w:sdtEndPr/>
        <w:sdtContent>
          <w:r w:rsidR="007C6FDD">
            <w:rPr>
              <w:lang w:val="es-MX"/>
            </w:rPr>
            <w:fldChar w:fldCharType="begin"/>
          </w:r>
          <w:r w:rsidR="007C6FDD">
            <w:rPr>
              <w:lang w:val="es-MX"/>
            </w:rPr>
            <w:instrText xml:space="preserve"> CITATION Qua23 \l 2058 </w:instrText>
          </w:r>
          <w:r w:rsidR="007C6FDD">
            <w:rPr>
              <w:lang w:val="es-MX"/>
            </w:rPr>
            <w:fldChar w:fldCharType="separate"/>
          </w:r>
          <w:r w:rsidR="00852EF3">
            <w:rPr>
              <w:noProof/>
              <w:lang w:val="es-MX"/>
            </w:rPr>
            <w:t>(Qualia, 2023)</w:t>
          </w:r>
          <w:r w:rsidR="007C6FDD">
            <w:rPr>
              <w:lang w:val="es-MX"/>
            </w:rPr>
            <w:fldChar w:fldCharType="end"/>
          </w:r>
        </w:sdtContent>
      </w:sdt>
      <w:r w:rsidRPr="000F760A">
        <w:rPr>
          <w:lang w:val="es-MX"/>
        </w:rPr>
        <w:t xml:space="preserve">; </w:t>
      </w:r>
      <w:sdt>
        <w:sdtPr>
          <w:rPr>
            <w:lang w:val="es-MX"/>
          </w:rPr>
          <w:id w:val="1670674064"/>
          <w:citation/>
        </w:sdtPr>
        <w:sdtEndPr/>
        <w:sdtContent>
          <w:r w:rsidR="007C6FDD">
            <w:rPr>
              <w:lang w:val="es-MX"/>
            </w:rPr>
            <w:fldChar w:fldCharType="begin"/>
          </w:r>
          <w:r w:rsidR="007C6FDD">
            <w:rPr>
              <w:lang w:val="es-MX"/>
            </w:rPr>
            <w:instrText xml:space="preserve"> CITATION PRW23 \l 2058 </w:instrText>
          </w:r>
          <w:r w:rsidR="007C6FDD">
            <w:rPr>
              <w:lang w:val="es-MX"/>
            </w:rPr>
            <w:fldChar w:fldCharType="separate"/>
          </w:r>
          <w:r w:rsidR="00852EF3">
            <w:rPr>
              <w:noProof/>
              <w:lang w:val="es-MX"/>
            </w:rPr>
            <w:t>(PRWeb, 2023)</w:t>
          </w:r>
          <w:r w:rsidR="007C6FDD">
            <w:rPr>
              <w:lang w:val="es-MX"/>
            </w:rPr>
            <w:fldChar w:fldCharType="end"/>
          </w:r>
        </w:sdtContent>
      </w:sdt>
      <w:r w:rsidRPr="000F760A">
        <w:rPr>
          <w:lang w:val="es-MX"/>
        </w:rPr>
        <w:t>.</w:t>
      </w:r>
    </w:p>
    <w:p w14:paraId="02FA363C" w14:textId="54C9022E" w:rsidR="00D94E2D" w:rsidRPr="000F760A" w:rsidRDefault="00D94E2D" w:rsidP="00380681">
      <w:pPr>
        <w:pStyle w:val="Prrafodelista"/>
        <w:numPr>
          <w:ilvl w:val="0"/>
          <w:numId w:val="48"/>
        </w:numPr>
        <w:rPr>
          <w:lang w:val="es-MX"/>
        </w:rPr>
      </w:pPr>
      <w:r w:rsidRPr="000F760A">
        <w:rPr>
          <w:lang w:val="es-MX"/>
        </w:rPr>
        <w:t xml:space="preserve">Su enfoque es transaccional: actúa en el momento del cierre, no en la fase previa de debida diligencia documental para evaluar si el proyecto en sí mismo es legítimo antes de que un comprador o banco se involucre </w:t>
      </w:r>
      <w:sdt>
        <w:sdtPr>
          <w:rPr>
            <w:lang w:val="es-MX"/>
          </w:rPr>
          <w:id w:val="630993158"/>
          <w:citation/>
        </w:sdtPr>
        <w:sdtEndPr/>
        <w:sdtContent>
          <w:r w:rsidR="007C6FDD">
            <w:rPr>
              <w:lang w:val="es-MX"/>
            </w:rPr>
            <w:fldChar w:fldCharType="begin"/>
          </w:r>
          <w:r w:rsidR="007C6FDD">
            <w:rPr>
              <w:lang w:val="es-MX"/>
            </w:rPr>
            <w:instrText xml:space="preserve"> CITATION PRW23 \l 2058 </w:instrText>
          </w:r>
          <w:r w:rsidR="007C6FDD">
            <w:rPr>
              <w:lang w:val="es-MX"/>
            </w:rPr>
            <w:fldChar w:fldCharType="separate"/>
          </w:r>
          <w:r w:rsidR="00852EF3">
            <w:rPr>
              <w:noProof/>
              <w:lang w:val="es-MX"/>
            </w:rPr>
            <w:t>(PRWeb, 2023)</w:t>
          </w:r>
          <w:r w:rsidR="007C6FDD">
            <w:rPr>
              <w:lang w:val="es-MX"/>
            </w:rPr>
            <w:fldChar w:fldCharType="end"/>
          </w:r>
        </w:sdtContent>
      </w:sdt>
      <w:r w:rsidRPr="000F760A">
        <w:rPr>
          <w:lang w:val="es-MX"/>
        </w:rPr>
        <w:t>.</w:t>
      </w:r>
    </w:p>
    <w:p w14:paraId="53FF5EDB" w14:textId="3D7712EB" w:rsidR="00D94E2D" w:rsidRPr="000F760A" w:rsidRDefault="00D94E2D" w:rsidP="00380681">
      <w:pPr>
        <w:pStyle w:val="Prrafodelista"/>
        <w:numPr>
          <w:ilvl w:val="0"/>
          <w:numId w:val="48"/>
        </w:numPr>
        <w:rPr>
          <w:lang w:val="es-MX"/>
        </w:rPr>
      </w:pPr>
      <w:r w:rsidRPr="000F760A">
        <w:rPr>
          <w:lang w:val="es-MX"/>
        </w:rPr>
        <w:t xml:space="preserve">No ofrece un mecanismo de certificación pública verificable por terceros (código QR, sello digital descargable) que permita a inversionistas consultar independientemente el historial de verificación de un proyecto </w:t>
      </w:r>
      <w:sdt>
        <w:sdtPr>
          <w:rPr>
            <w:lang w:val="es-MX"/>
          </w:rPr>
          <w:id w:val="-2046435980"/>
          <w:citation/>
        </w:sdtPr>
        <w:sdtEndPr/>
        <w:sdtContent>
          <w:r w:rsidR="007C6FDD">
            <w:rPr>
              <w:lang w:val="es-MX"/>
            </w:rPr>
            <w:fldChar w:fldCharType="begin"/>
          </w:r>
          <w:r w:rsidR="007C6FDD">
            <w:rPr>
              <w:lang w:val="es-MX"/>
            </w:rPr>
            <w:instrText xml:space="preserve"> CITATION Qua23 \l 2058 </w:instrText>
          </w:r>
          <w:r w:rsidR="007C6FDD">
            <w:rPr>
              <w:lang w:val="es-MX"/>
            </w:rPr>
            <w:fldChar w:fldCharType="separate"/>
          </w:r>
          <w:r w:rsidR="00852EF3">
            <w:rPr>
              <w:noProof/>
              <w:lang w:val="es-MX"/>
            </w:rPr>
            <w:t>(Qualia, 2023)</w:t>
          </w:r>
          <w:r w:rsidR="007C6FDD">
            <w:rPr>
              <w:lang w:val="es-MX"/>
            </w:rPr>
            <w:fldChar w:fldCharType="end"/>
          </w:r>
        </w:sdtContent>
      </w:sdt>
      <w:r w:rsidRPr="000F760A">
        <w:rPr>
          <w:lang w:val="es-MX"/>
        </w:rPr>
        <w:t>.</w:t>
      </w:r>
    </w:p>
    <w:p w14:paraId="06E6E735" w14:textId="7C745F0E" w:rsidR="00D94E2D" w:rsidRPr="003E3337" w:rsidRDefault="00D94E2D" w:rsidP="006A45A5">
      <w:pPr>
        <w:ind w:left="1080" w:firstLine="0"/>
        <w:rPr>
          <w:lang w:val="es-MX"/>
        </w:rPr>
      </w:pPr>
    </w:p>
    <w:p w14:paraId="63409918" w14:textId="77777777" w:rsidR="00D94E2D" w:rsidRPr="00D94E2D" w:rsidRDefault="00D94E2D" w:rsidP="006A45A5">
      <w:pPr>
        <w:ind w:left="360" w:firstLine="0"/>
        <w:rPr>
          <w:lang w:val="es-MX"/>
        </w:rPr>
      </w:pPr>
      <w:r w:rsidRPr="00D94E2D">
        <w:rPr>
          <w:b/>
          <w:bCs/>
          <w:lang w:val="es-MX"/>
        </w:rPr>
        <w:t>Antecedente I-3: Propy</w:t>
      </w:r>
    </w:p>
    <w:p w14:paraId="46D4CC5A" w14:textId="5A4902A7" w:rsidR="00A90A22" w:rsidRPr="00A90A22" w:rsidRDefault="00A90A22" w:rsidP="00A90A22">
      <w:pPr>
        <w:ind w:left="720" w:firstLine="0"/>
        <w:rPr>
          <w:lang w:val="es-MX"/>
        </w:rPr>
      </w:pPr>
      <w:r w:rsidRPr="00A90A22">
        <w:rPr>
          <w:b/>
          <w:bCs/>
          <w:lang w:val="es-MX"/>
        </w:rPr>
        <w:t xml:space="preserve">Fundación: </w:t>
      </w:r>
      <w:r w:rsidRPr="00A90A22">
        <w:rPr>
          <w:lang w:val="es-MX"/>
        </w:rPr>
        <w:t>2016 (Global)</w:t>
      </w:r>
    </w:p>
    <w:p w14:paraId="3D0EDB0E" w14:textId="69284058" w:rsidR="00A90A22" w:rsidRPr="00A90A22" w:rsidRDefault="00A90A22" w:rsidP="00A90A22">
      <w:pPr>
        <w:ind w:left="720" w:firstLine="0"/>
        <w:rPr>
          <w:b/>
          <w:bCs/>
          <w:lang w:val="es-MX"/>
        </w:rPr>
      </w:pPr>
      <w:r w:rsidRPr="00A90A22">
        <w:rPr>
          <w:b/>
          <w:bCs/>
          <w:lang w:val="es-MX"/>
        </w:rPr>
        <w:t xml:space="preserve">Naturaleza: </w:t>
      </w:r>
      <w:r w:rsidRPr="006A45A5">
        <w:rPr>
          <w:lang w:val="es-MX"/>
        </w:rPr>
        <w:t>Plataforma blockchain para transacciones inmobiliarias digitales con contratos inteligentes</w:t>
      </w:r>
    </w:p>
    <w:p w14:paraId="02A7354F" w14:textId="7DC6987C" w:rsidR="00D94E2D" w:rsidRPr="00D94E2D" w:rsidRDefault="00D94E2D" w:rsidP="006A45A5">
      <w:pPr>
        <w:ind w:left="360" w:firstLine="0"/>
        <w:rPr>
          <w:lang w:val="es-MX"/>
        </w:rPr>
      </w:pPr>
      <w:r w:rsidRPr="00D94E2D">
        <w:rPr>
          <w:b/>
          <w:bCs/>
          <w:lang w:val="es-MX"/>
        </w:rPr>
        <w:t>Ventajas:</w:t>
      </w:r>
    </w:p>
    <w:p w14:paraId="63B4BF09" w14:textId="3DC6618C" w:rsidR="00D94E2D" w:rsidRPr="00A90A22" w:rsidRDefault="00D94E2D" w:rsidP="00380681">
      <w:pPr>
        <w:pStyle w:val="Prrafodelista"/>
        <w:numPr>
          <w:ilvl w:val="0"/>
          <w:numId w:val="49"/>
        </w:numPr>
        <w:rPr>
          <w:lang w:val="es-MX"/>
        </w:rPr>
      </w:pPr>
      <w:r w:rsidRPr="00A90A22">
        <w:rPr>
          <w:lang w:val="es-MX"/>
        </w:rPr>
        <w:t xml:space="preserve">Constituye el referente internacional más avanzado en automatización documental, trazabilidad digital y cierre inmobiliario tecnológicamente asistido, incorporando blockchain para crear registros inmutables de transacciones </w:t>
      </w:r>
      <w:sdt>
        <w:sdtPr>
          <w:rPr>
            <w:lang w:val="es-MX"/>
          </w:rPr>
          <w:id w:val="-972355797"/>
          <w:citation/>
        </w:sdtPr>
        <w:sdtEndPr/>
        <w:sdtContent>
          <w:r w:rsidR="00833603">
            <w:rPr>
              <w:lang w:val="es-MX"/>
            </w:rPr>
            <w:fldChar w:fldCharType="begin"/>
          </w:r>
          <w:r w:rsidR="00833603">
            <w:rPr>
              <w:lang w:val="es-MX"/>
            </w:rPr>
            <w:instrText xml:space="preserve"> CITATION htt25 \l 2058 </w:instrText>
          </w:r>
          <w:r w:rsidR="00833603">
            <w:rPr>
              <w:lang w:val="es-MX"/>
            </w:rPr>
            <w:fldChar w:fldCharType="separate"/>
          </w:r>
          <w:r w:rsidR="00852EF3">
            <w:rPr>
              <w:noProof/>
              <w:lang w:val="es-MX"/>
            </w:rPr>
            <w:t>(Gate, 2025)</w:t>
          </w:r>
          <w:r w:rsidR="00833603">
            <w:rPr>
              <w:lang w:val="es-MX"/>
            </w:rPr>
            <w:fldChar w:fldCharType="end"/>
          </w:r>
        </w:sdtContent>
      </w:sdt>
      <w:r w:rsidRPr="00A90A22">
        <w:rPr>
          <w:lang w:val="es-MX"/>
        </w:rPr>
        <w:t>.</w:t>
      </w:r>
    </w:p>
    <w:p w14:paraId="2811A3F9" w14:textId="7CD1C020" w:rsidR="00D94E2D" w:rsidRPr="00A90A22" w:rsidRDefault="00D94E2D" w:rsidP="00380681">
      <w:pPr>
        <w:pStyle w:val="Prrafodelista"/>
        <w:numPr>
          <w:ilvl w:val="0"/>
          <w:numId w:val="49"/>
        </w:numPr>
        <w:rPr>
          <w:lang w:val="es-MX"/>
        </w:rPr>
      </w:pPr>
      <w:r w:rsidRPr="00A90A22">
        <w:rPr>
          <w:lang w:val="es-MX"/>
        </w:rPr>
        <w:t xml:space="preserve">Su evolución hacia un ecosistema con tres productos integrados (listado, transacción y registro de título en blockchain) demuestra que la convergencia de verificación, validación y certificación en un entorno único es un modelo de negocio con demanda real en el mercado internacional </w:t>
      </w:r>
      <w:sdt>
        <w:sdtPr>
          <w:rPr>
            <w:lang w:val="es-MX"/>
          </w:rPr>
          <w:id w:val="719873778"/>
          <w:citation/>
        </w:sdtPr>
        <w:sdtEndPr/>
        <w:sdtContent>
          <w:r w:rsidR="009D68A7">
            <w:rPr>
              <w:lang w:val="es-MX"/>
            </w:rPr>
            <w:fldChar w:fldCharType="begin"/>
          </w:r>
          <w:r w:rsidR="009D68A7">
            <w:rPr>
              <w:lang w:val="es-MX"/>
            </w:rPr>
            <w:instrText xml:space="preserve"> CITATION Bui \l 2058 </w:instrText>
          </w:r>
          <w:r w:rsidR="009D68A7">
            <w:rPr>
              <w:lang w:val="es-MX"/>
            </w:rPr>
            <w:fldChar w:fldCharType="separate"/>
          </w:r>
          <w:r w:rsidR="00852EF3">
            <w:rPr>
              <w:noProof/>
              <w:lang w:val="es-MX"/>
            </w:rPr>
            <w:t>(BuiltWorld, s.f.)</w:t>
          </w:r>
          <w:r w:rsidR="009D68A7">
            <w:rPr>
              <w:lang w:val="es-MX"/>
            </w:rPr>
            <w:fldChar w:fldCharType="end"/>
          </w:r>
        </w:sdtContent>
      </w:sdt>
      <w:r w:rsidRPr="00A90A22">
        <w:rPr>
          <w:lang w:val="es-MX"/>
        </w:rPr>
        <w:t>.</w:t>
      </w:r>
    </w:p>
    <w:p w14:paraId="47CC60EC" w14:textId="484AA906" w:rsidR="00D94E2D" w:rsidRPr="00A90A22" w:rsidRDefault="00D94E2D" w:rsidP="00380681">
      <w:pPr>
        <w:pStyle w:val="Prrafodelista"/>
        <w:numPr>
          <w:ilvl w:val="0"/>
          <w:numId w:val="49"/>
        </w:numPr>
        <w:rPr>
          <w:lang w:val="es-MX"/>
        </w:rPr>
      </w:pPr>
      <w:r w:rsidRPr="00A90A22">
        <w:rPr>
          <w:lang w:val="es-MX"/>
        </w:rPr>
        <w:t xml:space="preserve">El uso de contratos inteligentes para automatizar condiciones de transacción reduce la intervención humana y los vectores de fraude por manipulación documental o instrucciones de pago alteradas </w:t>
      </w:r>
      <w:sdt>
        <w:sdtPr>
          <w:rPr>
            <w:lang w:val="es-MX"/>
          </w:rPr>
          <w:id w:val="-1641810484"/>
          <w:citation/>
        </w:sdtPr>
        <w:sdtEndPr/>
        <w:sdtContent>
          <w:r w:rsidR="009D68A7">
            <w:rPr>
              <w:lang w:val="es-MX"/>
            </w:rPr>
            <w:fldChar w:fldCharType="begin"/>
          </w:r>
          <w:r w:rsidR="009D68A7">
            <w:rPr>
              <w:lang w:val="es-MX"/>
            </w:rPr>
            <w:instrText xml:space="preserve"> CITATION htt25 \l 2058 </w:instrText>
          </w:r>
          <w:r w:rsidR="009D68A7">
            <w:rPr>
              <w:lang w:val="es-MX"/>
            </w:rPr>
            <w:fldChar w:fldCharType="separate"/>
          </w:r>
          <w:r w:rsidR="00852EF3">
            <w:rPr>
              <w:noProof/>
              <w:lang w:val="es-MX"/>
            </w:rPr>
            <w:t>(Gate, 2025)</w:t>
          </w:r>
          <w:r w:rsidR="009D68A7">
            <w:rPr>
              <w:lang w:val="es-MX"/>
            </w:rPr>
            <w:fldChar w:fldCharType="end"/>
          </w:r>
        </w:sdtContent>
      </w:sdt>
      <w:r w:rsidRPr="00A90A22">
        <w:rPr>
          <w:lang w:val="es-MX"/>
        </w:rPr>
        <w:t>.</w:t>
      </w:r>
    </w:p>
    <w:p w14:paraId="06AF12EF" w14:textId="77777777" w:rsidR="00D94E2D" w:rsidRPr="00C52B81" w:rsidRDefault="00D94E2D" w:rsidP="006A45A5">
      <w:pPr>
        <w:ind w:left="360" w:firstLine="0"/>
      </w:pPr>
      <w:r w:rsidRPr="00C52B81">
        <w:rPr>
          <w:b/>
        </w:rPr>
        <w:t>Desventajas:</w:t>
      </w:r>
    </w:p>
    <w:p w14:paraId="0575FC19" w14:textId="78BCD5CE" w:rsidR="00D94E2D" w:rsidRPr="00516D9B" w:rsidRDefault="00D94E2D" w:rsidP="00380681">
      <w:pPr>
        <w:pStyle w:val="Prrafodelista"/>
        <w:numPr>
          <w:ilvl w:val="0"/>
          <w:numId w:val="50"/>
        </w:numPr>
        <w:rPr>
          <w:lang w:val="es-MX"/>
        </w:rPr>
      </w:pPr>
      <w:r w:rsidRPr="00516D9B">
        <w:rPr>
          <w:lang w:val="es-MX"/>
        </w:rPr>
        <w:t xml:space="preserve">La dependencia de tecnología blockchain implica una barrera de adopción tecnológica, costos de transacción (gas fees) y complejidad operativa incompatibles con el estado actual de digitalización del ecosistema inmobiliario dominicano y la infraestructura de sus entidades gubernamentales </w:t>
      </w:r>
      <w:sdt>
        <w:sdtPr>
          <w:rPr>
            <w:lang w:val="es-MX"/>
          </w:rPr>
          <w:id w:val="-484401907"/>
          <w:citation/>
        </w:sdtPr>
        <w:sdtEndPr/>
        <w:sdtContent>
          <w:r w:rsidR="009D68A7">
            <w:rPr>
              <w:lang w:val="es-MX"/>
            </w:rPr>
            <w:fldChar w:fldCharType="begin"/>
          </w:r>
          <w:r w:rsidR="009D68A7">
            <w:rPr>
              <w:lang w:val="es-MX"/>
            </w:rPr>
            <w:instrText xml:space="preserve"> CITATION htt25 \l 2058 </w:instrText>
          </w:r>
          <w:r w:rsidR="009D68A7">
            <w:rPr>
              <w:lang w:val="es-MX"/>
            </w:rPr>
            <w:fldChar w:fldCharType="separate"/>
          </w:r>
          <w:r w:rsidR="00852EF3">
            <w:rPr>
              <w:noProof/>
              <w:lang w:val="es-MX"/>
            </w:rPr>
            <w:t>(Gate, 2025)</w:t>
          </w:r>
          <w:r w:rsidR="009D68A7">
            <w:rPr>
              <w:lang w:val="es-MX"/>
            </w:rPr>
            <w:fldChar w:fldCharType="end"/>
          </w:r>
        </w:sdtContent>
      </w:sdt>
      <w:r w:rsidRPr="00516D9B">
        <w:rPr>
          <w:lang w:val="es-MX"/>
        </w:rPr>
        <w:t xml:space="preserve">; </w:t>
      </w:r>
      <w:sdt>
        <w:sdtPr>
          <w:rPr>
            <w:lang w:val="es-MX"/>
          </w:rPr>
          <w:id w:val="321943379"/>
          <w:citation/>
        </w:sdtPr>
        <w:sdtEndPr/>
        <w:sdtContent>
          <w:r w:rsidR="009D68A7">
            <w:rPr>
              <w:lang w:val="es-MX"/>
            </w:rPr>
            <w:fldChar w:fldCharType="begin"/>
          </w:r>
          <w:r w:rsidR="009D68A7">
            <w:rPr>
              <w:lang w:val="es-MX"/>
            </w:rPr>
            <w:instrText xml:space="preserve"> CITATION Min19 \l 2058 </w:instrText>
          </w:r>
          <w:r w:rsidR="009D68A7">
            <w:rPr>
              <w:lang w:val="es-MX"/>
            </w:rPr>
            <w:fldChar w:fldCharType="separate"/>
          </w:r>
          <w:r w:rsidR="00852EF3">
            <w:rPr>
              <w:noProof/>
              <w:lang w:val="es-MX"/>
            </w:rPr>
            <w:t>(MICM, 2019)</w:t>
          </w:r>
          <w:r w:rsidR="009D68A7">
            <w:rPr>
              <w:lang w:val="es-MX"/>
            </w:rPr>
            <w:fldChar w:fldCharType="end"/>
          </w:r>
        </w:sdtContent>
      </w:sdt>
      <w:r w:rsidRPr="00516D9B">
        <w:rPr>
          <w:lang w:val="es-MX"/>
        </w:rPr>
        <w:t>.</w:t>
      </w:r>
    </w:p>
    <w:p w14:paraId="1A54F113" w14:textId="5C5C71A4" w:rsidR="00D94E2D" w:rsidRPr="00516D9B" w:rsidRDefault="00D94E2D" w:rsidP="00380681">
      <w:pPr>
        <w:pStyle w:val="Prrafodelista"/>
        <w:numPr>
          <w:ilvl w:val="0"/>
          <w:numId w:val="50"/>
        </w:numPr>
        <w:rPr>
          <w:lang w:val="es-MX"/>
        </w:rPr>
      </w:pPr>
      <w:r w:rsidRPr="00516D9B">
        <w:rPr>
          <w:lang w:val="es-MX"/>
        </w:rPr>
        <w:lastRenderedPageBreak/>
        <w:t xml:space="preserve">No fue diseñada para el marco regulatorio dominicano ni para interactuar con el Sistema Torrens, la Ley 108-05, la Ley 172-13 ni las APIs gubernamentales de la RI, Catastro o MIVHED </w:t>
      </w:r>
      <w:sdt>
        <w:sdtPr>
          <w:rPr>
            <w:lang w:val="es-MX"/>
          </w:rPr>
          <w:id w:val="23073671"/>
          <w:citation/>
        </w:sdtPr>
        <w:sdtEndPr/>
        <w:sdtContent>
          <w:r w:rsidR="009D68A7">
            <w:rPr>
              <w:lang w:val="es-MX"/>
            </w:rPr>
            <w:fldChar w:fldCharType="begin"/>
          </w:r>
          <w:r w:rsidR="009D68A7">
            <w:rPr>
              <w:lang w:val="es-MX"/>
            </w:rPr>
            <w:instrText xml:space="preserve"> CITATION htt25 \l 2058 </w:instrText>
          </w:r>
          <w:r w:rsidR="009D68A7">
            <w:rPr>
              <w:lang w:val="es-MX"/>
            </w:rPr>
            <w:fldChar w:fldCharType="separate"/>
          </w:r>
          <w:r w:rsidR="00852EF3">
            <w:rPr>
              <w:noProof/>
              <w:lang w:val="es-MX"/>
            </w:rPr>
            <w:t>(Gate, 2025)</w:t>
          </w:r>
          <w:r w:rsidR="009D68A7">
            <w:rPr>
              <w:lang w:val="es-MX"/>
            </w:rPr>
            <w:fldChar w:fldCharType="end"/>
          </w:r>
        </w:sdtContent>
      </w:sdt>
      <w:r w:rsidRPr="00516D9B">
        <w:rPr>
          <w:lang w:val="es-MX"/>
        </w:rPr>
        <w:t xml:space="preserve">; </w:t>
      </w:r>
      <w:sdt>
        <w:sdtPr>
          <w:rPr>
            <w:lang w:val="es-MX"/>
          </w:rPr>
          <w:id w:val="1987276135"/>
          <w:citation/>
        </w:sdtPr>
        <w:sdtEndPr/>
        <w:sdtContent>
          <w:r w:rsidR="009D68A7">
            <w:rPr>
              <w:lang w:val="es-MX"/>
            </w:rPr>
            <w:fldChar w:fldCharType="begin"/>
          </w:r>
          <w:r w:rsidR="009D68A7">
            <w:rPr>
              <w:lang w:val="es-MX"/>
            </w:rPr>
            <w:instrText xml:space="preserve">CITATION Con05 \t  \l 2058 </w:instrText>
          </w:r>
          <w:r w:rsidR="009D68A7">
            <w:rPr>
              <w:lang w:val="es-MX"/>
            </w:rPr>
            <w:fldChar w:fldCharType="separate"/>
          </w:r>
          <w:r w:rsidR="00852EF3">
            <w:rPr>
              <w:noProof/>
              <w:lang w:val="es-MX"/>
            </w:rPr>
            <w:t>(Congreso Nacional de la República Dominicana, 2005)</w:t>
          </w:r>
          <w:r w:rsidR="009D68A7">
            <w:rPr>
              <w:lang w:val="es-MX"/>
            </w:rPr>
            <w:fldChar w:fldCharType="end"/>
          </w:r>
        </w:sdtContent>
      </w:sdt>
      <w:r w:rsidRPr="00516D9B">
        <w:rPr>
          <w:lang w:val="es-MX"/>
        </w:rPr>
        <w:t>.</w:t>
      </w:r>
    </w:p>
    <w:p w14:paraId="47B11CE6" w14:textId="232AD349" w:rsidR="00D94E2D" w:rsidRPr="00516D9B" w:rsidRDefault="00D94E2D" w:rsidP="00380681">
      <w:pPr>
        <w:pStyle w:val="Prrafodelista"/>
        <w:numPr>
          <w:ilvl w:val="0"/>
          <w:numId w:val="50"/>
        </w:numPr>
        <w:rPr>
          <w:lang w:val="es-MX"/>
        </w:rPr>
      </w:pPr>
      <w:r w:rsidRPr="00516D9B">
        <w:rPr>
          <w:lang w:val="es-MX"/>
        </w:rPr>
        <w:t xml:space="preserve">Su enfoque prioritario es la digitalización del cierre y el mercado de inversión transfronteriza, no la prevención de fraudes documentales en proyectos inmobiliarios en etapa de comercialización previa </w:t>
      </w:r>
      <w:sdt>
        <w:sdtPr>
          <w:rPr>
            <w:lang w:val="es-MX"/>
          </w:rPr>
          <w:id w:val="-634709232"/>
          <w:citation/>
        </w:sdtPr>
        <w:sdtEndPr/>
        <w:sdtContent>
          <w:r w:rsidR="009D68A7">
            <w:rPr>
              <w:lang w:val="es-MX"/>
            </w:rPr>
            <w:fldChar w:fldCharType="begin"/>
          </w:r>
          <w:r w:rsidR="009D68A7">
            <w:rPr>
              <w:lang w:val="es-MX"/>
            </w:rPr>
            <w:instrText xml:space="preserve"> CITATION Bui \l 2058 </w:instrText>
          </w:r>
          <w:r w:rsidR="009D68A7">
            <w:rPr>
              <w:lang w:val="es-MX"/>
            </w:rPr>
            <w:fldChar w:fldCharType="separate"/>
          </w:r>
          <w:r w:rsidR="00852EF3">
            <w:rPr>
              <w:noProof/>
              <w:lang w:val="es-MX"/>
            </w:rPr>
            <w:t>(BuiltWorld, s.f.)</w:t>
          </w:r>
          <w:r w:rsidR="009D68A7">
            <w:rPr>
              <w:lang w:val="es-MX"/>
            </w:rPr>
            <w:fldChar w:fldCharType="end"/>
          </w:r>
        </w:sdtContent>
      </w:sdt>
      <w:r w:rsidRPr="00516D9B">
        <w:rPr>
          <w:lang w:val="es-MX"/>
        </w:rPr>
        <w:t>.</w:t>
      </w:r>
    </w:p>
    <w:p w14:paraId="72EA87E4" w14:textId="1F8A39F0" w:rsidR="00D94E2D" w:rsidRDefault="00D94E2D" w:rsidP="00380681">
      <w:pPr>
        <w:pStyle w:val="Prrafodelista"/>
        <w:numPr>
          <w:ilvl w:val="0"/>
          <w:numId w:val="50"/>
        </w:numPr>
        <w:rPr>
          <w:lang w:val="es-MX"/>
        </w:rPr>
      </w:pPr>
      <w:r w:rsidRPr="00516D9B">
        <w:rPr>
          <w:lang w:val="es-MX"/>
        </w:rPr>
        <w:t xml:space="preserve">La validez jurídica de los registros en blockchain no está reconocida explícitamente por la legislación dominicana vigente, lo que limita su aplicabilidad directa en el contexto del proyecto </w:t>
      </w:r>
      <w:sdt>
        <w:sdtPr>
          <w:rPr>
            <w:lang w:val="es-MX"/>
          </w:rPr>
          <w:id w:val="2087878759"/>
          <w:citation/>
        </w:sdtPr>
        <w:sdtEndPr/>
        <w:sdtContent>
          <w:r w:rsidR="009D68A7">
            <w:rPr>
              <w:lang w:val="es-MX"/>
            </w:rPr>
            <w:fldChar w:fldCharType="begin"/>
          </w:r>
          <w:r w:rsidR="009D68A7">
            <w:rPr>
              <w:lang w:val="es-MX"/>
            </w:rPr>
            <w:instrText xml:space="preserve">CITATION Con02 \t  \l 2058 </w:instrText>
          </w:r>
          <w:r w:rsidR="009D68A7">
            <w:rPr>
              <w:lang w:val="es-MX"/>
            </w:rPr>
            <w:fldChar w:fldCharType="separate"/>
          </w:r>
          <w:r w:rsidR="00852EF3">
            <w:rPr>
              <w:noProof/>
              <w:lang w:val="es-MX"/>
            </w:rPr>
            <w:t>(Congreso Nacional de la República Dominicana, 2002)</w:t>
          </w:r>
          <w:r w:rsidR="009D68A7">
            <w:rPr>
              <w:lang w:val="es-MX"/>
            </w:rPr>
            <w:fldChar w:fldCharType="end"/>
          </w:r>
        </w:sdtContent>
      </w:sdt>
      <w:r w:rsidRPr="00516D9B">
        <w:rPr>
          <w:lang w:val="es-MX"/>
        </w:rPr>
        <w:t>.</w:t>
      </w:r>
    </w:p>
    <w:p w14:paraId="7D76F639" w14:textId="77777777" w:rsidR="00516D9B" w:rsidRPr="00516D9B" w:rsidRDefault="00516D9B" w:rsidP="00516D9B">
      <w:pPr>
        <w:ind w:left="360" w:firstLine="0"/>
        <w:rPr>
          <w:lang w:val="es-MX"/>
        </w:rPr>
      </w:pPr>
    </w:p>
    <w:p w14:paraId="2A6C3C07" w14:textId="1999BBBD" w:rsidR="00D94E2D" w:rsidRPr="00D94E2D" w:rsidRDefault="00D94E2D" w:rsidP="002521BA">
      <w:pPr>
        <w:pStyle w:val="Ttulo4"/>
        <w:rPr>
          <w:lang w:val="en-US"/>
        </w:rPr>
      </w:pPr>
      <w:r w:rsidRPr="00D94E2D">
        <w:rPr>
          <w:lang w:val="en-US"/>
        </w:rPr>
        <w:t>Síntesis del Análisis Comparativo</w:t>
      </w:r>
    </w:p>
    <w:p w14:paraId="58F73DAB" w14:textId="7EE99561" w:rsidR="00096881" w:rsidRDefault="00F33B66" w:rsidP="00EA068C">
      <w:pPr>
        <w:rPr>
          <w:lang w:val="es-MX"/>
        </w:rPr>
      </w:pPr>
      <w:r w:rsidRPr="00F33B66">
        <w:t>El examen crítico de los antecedentes revisados permite establecer con mayor precisión el vacío tecnológico que justifica el desarrollo de VeriFinca. Ninguna de las soluciones analizadas satisface simultáneamente los cinco requerimientos funcionales que el contexto del proyecto demanda: validación documental esencial del expediente, verificación de legitimidad operativa del desarrollador, detección de duplicidades documentales o registrales, validación territorial del proyecto y emisión de una constancia pública verificable del resultado. Por tanto, la pertinencia de VeriFinca no se sustenta en sustituir a las plataformas existentes, sino en articular, en un flujo preventivo e interoperable, dimensiones que hoy permanecen dispersas entre distintas instituciones y servicios</w:t>
      </w:r>
      <w:r w:rsidR="00D94E2D" w:rsidRPr="00D94E2D">
        <w:rPr>
          <w:lang w:val="es-MX"/>
        </w:rPr>
        <w:t xml:space="preserve"> </w:t>
      </w:r>
      <w:sdt>
        <w:sdtPr>
          <w:rPr>
            <w:lang w:val="es-MX"/>
          </w:rPr>
          <w:id w:val="1108927837"/>
          <w:citation/>
        </w:sdtPr>
        <w:sdtEndPr/>
        <w:sdtContent>
          <w:r w:rsidR="009D68A7">
            <w:rPr>
              <w:lang w:val="es-MX"/>
            </w:rPr>
            <w:fldChar w:fldCharType="begin"/>
          </w:r>
          <w:r w:rsidR="009D68A7">
            <w:rPr>
              <w:lang w:val="es-MX"/>
            </w:rPr>
            <w:instrText xml:space="preserve"> CITATION Som11 \l 2058 </w:instrText>
          </w:r>
          <w:r w:rsidR="009D68A7">
            <w:rPr>
              <w:lang w:val="es-MX"/>
            </w:rPr>
            <w:fldChar w:fldCharType="separate"/>
          </w:r>
          <w:r w:rsidR="00852EF3">
            <w:rPr>
              <w:noProof/>
              <w:lang w:val="es-MX"/>
            </w:rPr>
            <w:t>(Sommerville, 2011)</w:t>
          </w:r>
          <w:r w:rsidR="009D68A7">
            <w:rPr>
              <w:lang w:val="es-MX"/>
            </w:rPr>
            <w:fldChar w:fldCharType="end"/>
          </w:r>
        </w:sdtContent>
      </w:sdt>
      <w:r w:rsidR="00D94E2D" w:rsidRPr="00D94E2D">
        <w:rPr>
          <w:lang w:val="es-MX"/>
        </w:rPr>
        <w:t xml:space="preserve">; </w:t>
      </w:r>
      <w:sdt>
        <w:sdtPr>
          <w:rPr>
            <w:lang w:val="es-MX"/>
          </w:rPr>
          <w:id w:val="1968313986"/>
          <w:citation/>
        </w:sdtPr>
        <w:sdtEndPr/>
        <w:sdtContent>
          <w:r w:rsidR="009D68A7">
            <w:rPr>
              <w:lang w:val="es-MX"/>
            </w:rPr>
            <w:fldChar w:fldCharType="begin"/>
          </w:r>
          <w:r w:rsidR="009D68A7">
            <w:rPr>
              <w:lang w:val="es-MX"/>
            </w:rPr>
            <w:instrText xml:space="preserve"> CITATION Her14 \l 2058 </w:instrText>
          </w:r>
          <w:r w:rsidR="009D68A7">
            <w:rPr>
              <w:lang w:val="es-MX"/>
            </w:rPr>
            <w:fldChar w:fldCharType="separate"/>
          </w:r>
          <w:r w:rsidR="00852EF3">
            <w:rPr>
              <w:noProof/>
              <w:lang w:val="es-MX"/>
            </w:rPr>
            <w:t>(Hernández Sampieri, 2014)</w:t>
          </w:r>
          <w:r w:rsidR="009D68A7">
            <w:rPr>
              <w:lang w:val="es-MX"/>
            </w:rPr>
            <w:fldChar w:fldCharType="end"/>
          </w:r>
        </w:sdtContent>
      </w:sdt>
      <w:r w:rsidR="00D94E2D" w:rsidRPr="00D94E2D">
        <w:rPr>
          <w:lang w:val="es-MX"/>
        </w:rPr>
        <w:t>.</w:t>
      </w:r>
      <w:r w:rsidR="003D4481" w:rsidRPr="003D4481">
        <w:t>Como puede observarse en la tabla siguiente, ninguna solución existente combina de forma integrada las cinco dimensiones funcionales priorizadas en los nuevos objetivos específicos de VeriFinca</w:t>
      </w:r>
      <w:r w:rsidR="00D94E2D" w:rsidRPr="00D94E2D">
        <w:rPr>
          <w:lang w:val="es-MX"/>
        </w:rPr>
        <w:t>:</w:t>
      </w:r>
    </w:p>
    <w:p w14:paraId="7FD9F980" w14:textId="5A1B6073" w:rsidR="00096881" w:rsidRPr="00096881" w:rsidRDefault="00096881" w:rsidP="00096881">
      <w:pPr>
        <w:pStyle w:val="Figuras"/>
        <w:rPr>
          <w:lang w:val="es-MX"/>
        </w:rPr>
      </w:pPr>
      <w:bookmarkStart w:id="16" w:name="_Toc227357371"/>
      <w:r w:rsidRPr="00096881">
        <w:t xml:space="preserve">Tabla </w:t>
      </w:r>
      <w:r>
        <w:fldChar w:fldCharType="begin"/>
      </w:r>
      <w:r>
        <w:instrText xml:space="preserve"> SEQ Tabla \* ARABIC </w:instrText>
      </w:r>
      <w:r>
        <w:fldChar w:fldCharType="separate"/>
      </w:r>
      <w:r w:rsidR="00B111AF">
        <w:rPr>
          <w:noProof/>
        </w:rPr>
        <w:t>1</w:t>
      </w:r>
      <w:r>
        <w:rPr>
          <w:noProof/>
        </w:rPr>
        <w:fldChar w:fldCharType="end"/>
      </w:r>
      <w:r>
        <w:br/>
      </w:r>
      <w:r w:rsidRPr="00C151E6">
        <w:t xml:space="preserve">Matriz de </w:t>
      </w:r>
      <w:r>
        <w:t>C</w:t>
      </w:r>
      <w:r w:rsidRPr="00C151E6">
        <w:t xml:space="preserve">obertura </w:t>
      </w:r>
      <w:r>
        <w:t>F</w:t>
      </w:r>
      <w:r w:rsidRPr="00C151E6">
        <w:t xml:space="preserve">uncional: </w:t>
      </w:r>
      <w:r>
        <w:t>S</w:t>
      </w:r>
      <w:r w:rsidRPr="00C151E6">
        <w:t xml:space="preserve">oluciones </w:t>
      </w:r>
      <w:r>
        <w:t>E</w:t>
      </w:r>
      <w:r w:rsidRPr="00C151E6">
        <w:t>xistentes vs. VeriFinca</w:t>
      </w:r>
      <w:bookmarkEnd w:id="16"/>
    </w:p>
    <w:tbl>
      <w:tblPr>
        <w:tblStyle w:val="Tablanormal2"/>
        <w:tblW w:w="0" w:type="auto"/>
        <w:tblCellMar>
          <w:left w:w="0" w:type="dxa"/>
          <w:right w:w="0" w:type="dxa"/>
        </w:tblCellMar>
        <w:tblLook w:val="0620" w:firstRow="1" w:lastRow="0" w:firstColumn="0" w:lastColumn="0" w:noHBand="1" w:noVBand="1"/>
      </w:tblPr>
      <w:tblGrid>
        <w:gridCol w:w="1150"/>
        <w:gridCol w:w="1054"/>
        <w:gridCol w:w="1240"/>
        <w:gridCol w:w="2184"/>
        <w:gridCol w:w="952"/>
        <w:gridCol w:w="1170"/>
        <w:gridCol w:w="590"/>
        <w:gridCol w:w="1020"/>
      </w:tblGrid>
      <w:tr w:rsidR="0046229A" w:rsidRPr="0046229A" w14:paraId="457D8A18" w14:textId="77777777" w:rsidTr="007B2EBA">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7E4453C4" w14:textId="77777777" w:rsidR="0046229A" w:rsidRPr="0046229A" w:rsidRDefault="0046229A" w:rsidP="0046229A">
            <w:pPr>
              <w:ind w:firstLine="0"/>
              <w:jc w:val="center"/>
              <w:rPr>
                <w:szCs w:val="20"/>
                <w:lang w:val="en-US"/>
              </w:rPr>
            </w:pPr>
            <w:r w:rsidRPr="0046229A">
              <w:rPr>
                <w:szCs w:val="20"/>
                <w:lang w:val="en-US"/>
              </w:rPr>
              <w:t>Solución</w:t>
            </w:r>
          </w:p>
        </w:tc>
        <w:tc>
          <w:tcPr>
            <w:tcW w:w="0" w:type="auto"/>
            <w:vAlign w:val="center"/>
            <w:hideMark/>
          </w:tcPr>
          <w:p w14:paraId="1E4E90F9" w14:textId="77777777" w:rsidR="0046229A" w:rsidRPr="0046229A" w:rsidRDefault="0046229A" w:rsidP="0046229A">
            <w:pPr>
              <w:ind w:firstLine="0"/>
              <w:jc w:val="center"/>
              <w:rPr>
                <w:szCs w:val="20"/>
                <w:lang w:val="en-US"/>
              </w:rPr>
            </w:pPr>
            <w:r w:rsidRPr="0046229A">
              <w:rPr>
                <w:szCs w:val="20"/>
                <w:lang w:val="en-US"/>
              </w:rPr>
              <w:t>Validación documental esencial</w:t>
            </w:r>
          </w:p>
        </w:tc>
        <w:tc>
          <w:tcPr>
            <w:tcW w:w="0" w:type="auto"/>
            <w:vAlign w:val="center"/>
            <w:hideMark/>
          </w:tcPr>
          <w:p w14:paraId="471C6338" w14:textId="77777777" w:rsidR="0046229A" w:rsidRPr="0046229A" w:rsidRDefault="0046229A" w:rsidP="0046229A">
            <w:pPr>
              <w:ind w:firstLine="0"/>
              <w:jc w:val="center"/>
              <w:rPr>
                <w:szCs w:val="20"/>
                <w:lang w:val="en-US"/>
              </w:rPr>
            </w:pPr>
            <w:r w:rsidRPr="0046229A">
              <w:rPr>
                <w:szCs w:val="20"/>
                <w:lang w:val="en-US"/>
              </w:rPr>
              <w:t>Legitimidad operativa del desarrollador</w:t>
            </w:r>
          </w:p>
        </w:tc>
        <w:tc>
          <w:tcPr>
            <w:tcW w:w="0" w:type="auto"/>
            <w:vAlign w:val="center"/>
            <w:hideMark/>
          </w:tcPr>
          <w:p w14:paraId="27172F1E" w14:textId="77777777" w:rsidR="0046229A" w:rsidRPr="0046229A" w:rsidRDefault="0046229A" w:rsidP="0046229A">
            <w:pPr>
              <w:ind w:firstLine="0"/>
              <w:jc w:val="center"/>
              <w:rPr>
                <w:szCs w:val="20"/>
                <w:lang w:val="es-MX"/>
              </w:rPr>
            </w:pPr>
            <w:r w:rsidRPr="0046229A">
              <w:rPr>
                <w:szCs w:val="20"/>
                <w:lang w:val="es-MX"/>
              </w:rPr>
              <w:t>Detección de duplicidades documentales/registrales</w:t>
            </w:r>
          </w:p>
        </w:tc>
        <w:tc>
          <w:tcPr>
            <w:tcW w:w="0" w:type="auto"/>
            <w:vAlign w:val="center"/>
            <w:hideMark/>
          </w:tcPr>
          <w:p w14:paraId="3F774839" w14:textId="77777777" w:rsidR="0046229A" w:rsidRPr="0046229A" w:rsidRDefault="0046229A" w:rsidP="0046229A">
            <w:pPr>
              <w:ind w:firstLine="0"/>
              <w:jc w:val="center"/>
              <w:rPr>
                <w:szCs w:val="20"/>
                <w:lang w:val="en-US"/>
              </w:rPr>
            </w:pPr>
            <w:r w:rsidRPr="0046229A">
              <w:rPr>
                <w:szCs w:val="20"/>
                <w:lang w:val="en-US"/>
              </w:rPr>
              <w:t>Validación territorial</w:t>
            </w:r>
          </w:p>
        </w:tc>
        <w:tc>
          <w:tcPr>
            <w:tcW w:w="0" w:type="auto"/>
            <w:vAlign w:val="center"/>
            <w:hideMark/>
          </w:tcPr>
          <w:p w14:paraId="5E1A80A2" w14:textId="77777777" w:rsidR="0046229A" w:rsidRPr="0046229A" w:rsidRDefault="0046229A" w:rsidP="0046229A">
            <w:pPr>
              <w:ind w:firstLine="0"/>
              <w:jc w:val="center"/>
              <w:rPr>
                <w:szCs w:val="20"/>
                <w:lang w:val="en-US"/>
              </w:rPr>
            </w:pPr>
            <w:r w:rsidRPr="0046229A">
              <w:rPr>
                <w:szCs w:val="20"/>
                <w:lang w:val="en-US"/>
              </w:rPr>
              <w:t>Certificación pública del resultado</w:t>
            </w:r>
          </w:p>
        </w:tc>
        <w:tc>
          <w:tcPr>
            <w:tcW w:w="0" w:type="auto"/>
            <w:vAlign w:val="center"/>
            <w:hideMark/>
          </w:tcPr>
          <w:p w14:paraId="39C59D18" w14:textId="77777777" w:rsidR="0046229A" w:rsidRPr="0046229A" w:rsidRDefault="0046229A" w:rsidP="0046229A">
            <w:pPr>
              <w:ind w:firstLine="0"/>
              <w:jc w:val="center"/>
              <w:rPr>
                <w:szCs w:val="20"/>
                <w:lang w:val="en-US"/>
              </w:rPr>
            </w:pPr>
            <w:r w:rsidRPr="0046229A">
              <w:rPr>
                <w:szCs w:val="20"/>
                <w:lang w:val="en-US"/>
              </w:rPr>
              <w:t>Canal móvil nativo</w:t>
            </w:r>
          </w:p>
        </w:tc>
        <w:tc>
          <w:tcPr>
            <w:tcW w:w="0" w:type="auto"/>
            <w:vAlign w:val="center"/>
            <w:hideMark/>
          </w:tcPr>
          <w:p w14:paraId="6D287E2E" w14:textId="77777777" w:rsidR="0046229A" w:rsidRPr="0046229A" w:rsidRDefault="0046229A" w:rsidP="0046229A">
            <w:pPr>
              <w:ind w:firstLine="0"/>
              <w:jc w:val="center"/>
              <w:rPr>
                <w:szCs w:val="20"/>
                <w:lang w:val="en-US"/>
              </w:rPr>
            </w:pPr>
            <w:r w:rsidRPr="0046229A">
              <w:rPr>
                <w:szCs w:val="20"/>
                <w:lang w:val="en-US"/>
              </w:rPr>
              <w:t>Adaptación marco RD</w:t>
            </w:r>
          </w:p>
        </w:tc>
      </w:tr>
      <w:tr w:rsidR="0046229A" w:rsidRPr="0046229A" w14:paraId="2712753E" w14:textId="77777777" w:rsidTr="007B2EBA">
        <w:tc>
          <w:tcPr>
            <w:tcW w:w="0" w:type="auto"/>
            <w:vAlign w:val="center"/>
            <w:hideMark/>
          </w:tcPr>
          <w:p w14:paraId="7C279D65" w14:textId="1C2B2416" w:rsidR="0046229A" w:rsidRPr="0046229A" w:rsidRDefault="0046229A" w:rsidP="0046229A">
            <w:pPr>
              <w:ind w:firstLine="0"/>
              <w:jc w:val="center"/>
              <w:rPr>
                <w:szCs w:val="20"/>
                <w:lang w:val="es-MX"/>
              </w:rPr>
            </w:pPr>
            <w:r w:rsidRPr="0046229A">
              <w:rPr>
                <w:szCs w:val="20"/>
                <w:lang w:val="es-MX"/>
              </w:rPr>
              <w:t xml:space="preserve">Registro Inmobiliario Digital — Oficina Virtual (L-1) </w:t>
            </w:r>
          </w:p>
        </w:tc>
        <w:tc>
          <w:tcPr>
            <w:tcW w:w="0" w:type="auto"/>
            <w:vAlign w:val="center"/>
            <w:hideMark/>
          </w:tcPr>
          <w:p w14:paraId="16CE345D"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r w:rsidRPr="0046229A">
              <w:rPr>
                <w:szCs w:val="20"/>
                <w:lang w:val="en-US"/>
              </w:rPr>
              <w:t xml:space="preserve"> Parcial</w:t>
            </w:r>
          </w:p>
        </w:tc>
        <w:tc>
          <w:tcPr>
            <w:tcW w:w="0" w:type="auto"/>
            <w:vAlign w:val="center"/>
            <w:hideMark/>
          </w:tcPr>
          <w:p w14:paraId="7FBB933F"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5A0CD251"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38ED6623"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06741819"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2ECD2038"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0E59D379"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r>
      <w:tr w:rsidR="0046229A" w:rsidRPr="0046229A" w14:paraId="2C9F513D" w14:textId="77777777" w:rsidTr="007B2EBA">
        <w:tc>
          <w:tcPr>
            <w:tcW w:w="0" w:type="auto"/>
            <w:vAlign w:val="center"/>
            <w:hideMark/>
          </w:tcPr>
          <w:p w14:paraId="0A288C6A" w14:textId="24BDB08F" w:rsidR="0046229A" w:rsidRPr="0046229A" w:rsidRDefault="0046229A" w:rsidP="0046229A">
            <w:pPr>
              <w:ind w:firstLine="0"/>
              <w:jc w:val="center"/>
              <w:rPr>
                <w:szCs w:val="20"/>
                <w:lang w:val="es-MX"/>
              </w:rPr>
            </w:pPr>
            <w:r w:rsidRPr="0046229A">
              <w:rPr>
                <w:szCs w:val="20"/>
                <w:lang w:val="es-MX"/>
              </w:rPr>
              <w:lastRenderedPageBreak/>
              <w:t xml:space="preserve">Certificación Estado Jurídico — Portal Gov. (L-2) </w:t>
            </w:r>
          </w:p>
        </w:tc>
        <w:tc>
          <w:tcPr>
            <w:tcW w:w="0" w:type="auto"/>
            <w:vAlign w:val="center"/>
            <w:hideMark/>
          </w:tcPr>
          <w:p w14:paraId="509F7D86"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r w:rsidRPr="0046229A">
              <w:rPr>
                <w:szCs w:val="20"/>
                <w:lang w:val="en-US"/>
              </w:rPr>
              <w:t xml:space="preserve"> Parcial</w:t>
            </w:r>
          </w:p>
        </w:tc>
        <w:tc>
          <w:tcPr>
            <w:tcW w:w="0" w:type="auto"/>
            <w:vAlign w:val="center"/>
            <w:hideMark/>
          </w:tcPr>
          <w:p w14:paraId="119F4E4E"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278BCAE6"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38F394C0"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739E5041"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1B79CAE5"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2A6981A5"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r>
      <w:tr w:rsidR="0046229A" w:rsidRPr="0046229A" w14:paraId="210FE230" w14:textId="77777777" w:rsidTr="007B2EBA">
        <w:tc>
          <w:tcPr>
            <w:tcW w:w="0" w:type="auto"/>
            <w:vAlign w:val="center"/>
            <w:hideMark/>
          </w:tcPr>
          <w:p w14:paraId="76FC50C5" w14:textId="28176656" w:rsidR="0046229A" w:rsidRPr="0046229A" w:rsidRDefault="0046229A" w:rsidP="0046229A">
            <w:pPr>
              <w:ind w:firstLine="0"/>
              <w:jc w:val="center"/>
              <w:rPr>
                <w:szCs w:val="20"/>
                <w:lang w:val="es-MX"/>
              </w:rPr>
            </w:pPr>
            <w:r w:rsidRPr="0046229A">
              <w:rPr>
                <w:szCs w:val="20"/>
                <w:lang w:val="es-MX"/>
              </w:rPr>
              <w:t xml:space="preserve">VUC — MIVED (L-3) </w:t>
            </w:r>
          </w:p>
        </w:tc>
        <w:tc>
          <w:tcPr>
            <w:tcW w:w="0" w:type="auto"/>
            <w:vAlign w:val="center"/>
            <w:hideMark/>
          </w:tcPr>
          <w:p w14:paraId="48B39DF0"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r w:rsidRPr="0046229A">
              <w:rPr>
                <w:szCs w:val="20"/>
                <w:lang w:val="en-US"/>
              </w:rPr>
              <w:t xml:space="preserve"> Parcial</w:t>
            </w:r>
          </w:p>
        </w:tc>
        <w:tc>
          <w:tcPr>
            <w:tcW w:w="0" w:type="auto"/>
            <w:vAlign w:val="center"/>
            <w:hideMark/>
          </w:tcPr>
          <w:p w14:paraId="2DBECA25"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0B5DABA3"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238E368D"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21CF8AC1"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320AC530"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623B8951"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r>
      <w:tr w:rsidR="0046229A" w:rsidRPr="0046229A" w14:paraId="04EB9290" w14:textId="77777777" w:rsidTr="007B2EBA">
        <w:tc>
          <w:tcPr>
            <w:tcW w:w="0" w:type="auto"/>
            <w:vAlign w:val="center"/>
            <w:hideMark/>
          </w:tcPr>
          <w:p w14:paraId="79650547" w14:textId="74B392E6" w:rsidR="0046229A" w:rsidRPr="0046229A" w:rsidRDefault="0046229A" w:rsidP="0046229A">
            <w:pPr>
              <w:ind w:firstLine="0"/>
              <w:jc w:val="center"/>
              <w:rPr>
                <w:szCs w:val="20"/>
                <w:lang w:val="es-MX"/>
              </w:rPr>
            </w:pPr>
            <w:r w:rsidRPr="0046229A">
              <w:rPr>
                <w:szCs w:val="20"/>
                <w:lang w:val="es-MX"/>
              </w:rPr>
              <w:t xml:space="preserve">RIMóvil — Jurisdicción Inmobiliaria (L-4) </w:t>
            </w:r>
          </w:p>
        </w:tc>
        <w:tc>
          <w:tcPr>
            <w:tcW w:w="0" w:type="auto"/>
            <w:vAlign w:val="center"/>
            <w:hideMark/>
          </w:tcPr>
          <w:p w14:paraId="33887DB0"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r w:rsidRPr="0046229A">
              <w:rPr>
                <w:szCs w:val="20"/>
                <w:lang w:val="en-US"/>
              </w:rPr>
              <w:t xml:space="preserve"> Parcial</w:t>
            </w:r>
          </w:p>
        </w:tc>
        <w:tc>
          <w:tcPr>
            <w:tcW w:w="0" w:type="auto"/>
            <w:vAlign w:val="center"/>
            <w:hideMark/>
          </w:tcPr>
          <w:p w14:paraId="164A9D62"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47848747"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42467DFE"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255C52E4"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61E4B198"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1D7DF9F9"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r>
      <w:tr w:rsidR="0046229A" w:rsidRPr="0046229A" w14:paraId="5754DE01" w14:textId="77777777" w:rsidTr="007B2EBA">
        <w:tc>
          <w:tcPr>
            <w:tcW w:w="0" w:type="auto"/>
            <w:vAlign w:val="center"/>
            <w:hideMark/>
          </w:tcPr>
          <w:p w14:paraId="5C624E44" w14:textId="44470C67" w:rsidR="0046229A" w:rsidRPr="0046229A" w:rsidRDefault="0046229A" w:rsidP="0046229A">
            <w:pPr>
              <w:ind w:firstLine="0"/>
              <w:jc w:val="center"/>
              <w:rPr>
                <w:szCs w:val="20"/>
                <w:lang w:val="es-MX"/>
              </w:rPr>
            </w:pPr>
            <w:r w:rsidRPr="0046229A">
              <w:rPr>
                <w:szCs w:val="20"/>
                <w:lang w:val="es-MX"/>
              </w:rPr>
              <w:t xml:space="preserve">CertifID (I-1) </w:t>
            </w:r>
          </w:p>
        </w:tc>
        <w:tc>
          <w:tcPr>
            <w:tcW w:w="0" w:type="auto"/>
            <w:vAlign w:val="center"/>
            <w:hideMark/>
          </w:tcPr>
          <w:p w14:paraId="42616A22"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2E31759E"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3A79EB04"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7239D044"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2EF7BC69"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7103DDC9"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3C605976"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r>
      <w:tr w:rsidR="0046229A" w:rsidRPr="0046229A" w14:paraId="5C3D171D" w14:textId="77777777" w:rsidTr="007B2EBA">
        <w:tc>
          <w:tcPr>
            <w:tcW w:w="0" w:type="auto"/>
            <w:vAlign w:val="center"/>
            <w:hideMark/>
          </w:tcPr>
          <w:p w14:paraId="6DD5B9E8" w14:textId="24A0B4DB" w:rsidR="0046229A" w:rsidRPr="0046229A" w:rsidRDefault="0046229A" w:rsidP="0046229A">
            <w:pPr>
              <w:ind w:firstLine="0"/>
              <w:jc w:val="center"/>
              <w:rPr>
                <w:szCs w:val="20"/>
                <w:lang w:val="en-US"/>
              </w:rPr>
            </w:pPr>
            <w:r w:rsidRPr="0046229A">
              <w:rPr>
                <w:szCs w:val="20"/>
                <w:lang w:val="en-US"/>
              </w:rPr>
              <w:t xml:space="preserve">Qualia Shield (I-2) </w:t>
            </w:r>
          </w:p>
        </w:tc>
        <w:tc>
          <w:tcPr>
            <w:tcW w:w="0" w:type="auto"/>
            <w:vAlign w:val="center"/>
            <w:hideMark/>
          </w:tcPr>
          <w:p w14:paraId="3B49E88D"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1D6B3906"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35775FD1"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3FA39716"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01E80FBF"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3EB0C351"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r w:rsidRPr="0046229A">
              <w:rPr>
                <w:szCs w:val="20"/>
                <w:lang w:val="en-US"/>
              </w:rPr>
              <w:t xml:space="preserve"> Parcial</w:t>
            </w:r>
          </w:p>
        </w:tc>
        <w:tc>
          <w:tcPr>
            <w:tcW w:w="0" w:type="auto"/>
            <w:vAlign w:val="center"/>
            <w:hideMark/>
          </w:tcPr>
          <w:p w14:paraId="1E41C55C"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r>
      <w:tr w:rsidR="0046229A" w:rsidRPr="0046229A" w14:paraId="71783CA8" w14:textId="77777777" w:rsidTr="007B2EBA">
        <w:tc>
          <w:tcPr>
            <w:tcW w:w="0" w:type="auto"/>
            <w:vAlign w:val="center"/>
            <w:hideMark/>
          </w:tcPr>
          <w:p w14:paraId="2EAC9252" w14:textId="703B0E4E" w:rsidR="0046229A" w:rsidRPr="0046229A" w:rsidRDefault="0046229A" w:rsidP="0046229A">
            <w:pPr>
              <w:ind w:firstLine="0"/>
              <w:jc w:val="center"/>
              <w:rPr>
                <w:szCs w:val="20"/>
                <w:lang w:val="es-MX"/>
              </w:rPr>
            </w:pPr>
            <w:r w:rsidRPr="0046229A">
              <w:rPr>
                <w:szCs w:val="20"/>
                <w:lang w:val="es-MX"/>
              </w:rPr>
              <w:t xml:space="preserve">Propy (I-3) </w:t>
            </w:r>
          </w:p>
        </w:tc>
        <w:tc>
          <w:tcPr>
            <w:tcW w:w="0" w:type="auto"/>
            <w:vAlign w:val="center"/>
            <w:hideMark/>
          </w:tcPr>
          <w:p w14:paraId="2D762503"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r w:rsidRPr="0046229A">
              <w:rPr>
                <w:szCs w:val="20"/>
                <w:lang w:val="en-US"/>
              </w:rPr>
              <w:t xml:space="preserve"> Parcial</w:t>
            </w:r>
          </w:p>
        </w:tc>
        <w:tc>
          <w:tcPr>
            <w:tcW w:w="0" w:type="auto"/>
            <w:vAlign w:val="center"/>
            <w:hideMark/>
          </w:tcPr>
          <w:p w14:paraId="2876BA09"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6DCBABDB"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398CE06D"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6C8A96C7"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r w:rsidRPr="0046229A">
              <w:rPr>
                <w:szCs w:val="20"/>
                <w:lang w:val="en-US"/>
              </w:rPr>
              <w:t xml:space="preserve"> Parcial</w:t>
            </w:r>
          </w:p>
        </w:tc>
        <w:tc>
          <w:tcPr>
            <w:tcW w:w="0" w:type="auto"/>
            <w:vAlign w:val="center"/>
            <w:hideMark/>
          </w:tcPr>
          <w:p w14:paraId="1BC740B0"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46096519"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r>
      <w:tr w:rsidR="0046229A" w:rsidRPr="0046229A" w14:paraId="2BF9D9C3" w14:textId="77777777" w:rsidTr="007B2EBA">
        <w:tc>
          <w:tcPr>
            <w:tcW w:w="0" w:type="auto"/>
            <w:vAlign w:val="center"/>
            <w:hideMark/>
          </w:tcPr>
          <w:p w14:paraId="2CBBEB4C" w14:textId="77777777" w:rsidR="0046229A" w:rsidRPr="0046229A" w:rsidRDefault="0046229A" w:rsidP="0046229A">
            <w:pPr>
              <w:ind w:firstLine="0"/>
              <w:jc w:val="center"/>
              <w:rPr>
                <w:szCs w:val="20"/>
                <w:lang w:val="en-US"/>
              </w:rPr>
            </w:pPr>
            <w:r w:rsidRPr="0046229A">
              <w:rPr>
                <w:szCs w:val="20"/>
                <w:lang w:val="en-US"/>
              </w:rPr>
              <w:t>VeriFinca (Propuesta)</w:t>
            </w:r>
          </w:p>
        </w:tc>
        <w:tc>
          <w:tcPr>
            <w:tcW w:w="0" w:type="auto"/>
            <w:vAlign w:val="center"/>
            <w:hideMark/>
          </w:tcPr>
          <w:p w14:paraId="403E9C99"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3D0A7931"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55D81DF2"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5F01C240"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6185FC52"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6C2DC548"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c>
          <w:tcPr>
            <w:tcW w:w="0" w:type="auto"/>
            <w:vAlign w:val="center"/>
            <w:hideMark/>
          </w:tcPr>
          <w:p w14:paraId="32F63FC9" w14:textId="77777777" w:rsidR="0046229A" w:rsidRPr="0046229A" w:rsidRDefault="0046229A" w:rsidP="0046229A">
            <w:pPr>
              <w:ind w:firstLine="0"/>
              <w:jc w:val="center"/>
              <w:rPr>
                <w:szCs w:val="20"/>
                <w:lang w:val="en-US"/>
              </w:rPr>
            </w:pPr>
            <w:r w:rsidRPr="0046229A">
              <w:rPr>
                <w:rFonts w:ascii="Segoe UI Emoji" w:hAnsi="Segoe UI Emoji" w:cs="Segoe UI Emoji"/>
                <w:szCs w:val="20"/>
                <w:lang w:val="en-US"/>
              </w:rPr>
              <w:t>✅</w:t>
            </w:r>
          </w:p>
        </w:tc>
      </w:tr>
    </w:tbl>
    <w:p w14:paraId="74BE9091" w14:textId="77777777" w:rsidR="0046229A" w:rsidRDefault="0046229A" w:rsidP="00FE0100">
      <w:pPr>
        <w:rPr>
          <w:lang w:val="es-MX"/>
        </w:rPr>
      </w:pPr>
    </w:p>
    <w:p w14:paraId="2BB94871" w14:textId="6214A6B1" w:rsidR="00D94E2D" w:rsidRPr="00D94E2D" w:rsidRDefault="00D94E2D" w:rsidP="00FE0100">
      <w:pPr>
        <w:rPr>
          <w:lang w:val="es-MX"/>
        </w:rPr>
      </w:pPr>
      <w:r w:rsidRPr="00D94E2D">
        <w:rPr>
          <w:lang w:val="es-MX"/>
        </w:rPr>
        <w:t xml:space="preserve">Fuente: Elaboración propia basada en </w:t>
      </w:r>
      <w:sdt>
        <w:sdtPr>
          <w:rPr>
            <w:lang w:val="es-MX"/>
          </w:rPr>
          <w:id w:val="1328175668"/>
          <w:citation/>
        </w:sdtPr>
        <w:sdtEndPr/>
        <w:sdtContent>
          <w:r w:rsidR="005B4B58">
            <w:rPr>
              <w:lang w:val="es-MX"/>
            </w:rPr>
            <w:fldChar w:fldCharType="begin"/>
          </w:r>
          <w:r w:rsidR="005B4B58">
            <w:rPr>
              <w:lang w:val="es-MX"/>
            </w:rPr>
            <w:instrText xml:space="preserve"> CITATION Reg26 \l 2058 </w:instrText>
          </w:r>
          <w:r w:rsidR="005B4B58">
            <w:rPr>
              <w:lang w:val="es-MX"/>
            </w:rPr>
            <w:fldChar w:fldCharType="separate"/>
          </w:r>
          <w:r w:rsidR="00852EF3">
            <w:rPr>
              <w:noProof/>
              <w:lang w:val="es-MX"/>
            </w:rPr>
            <w:t>(Registro Inmobiliario de la República Dominicana, 2026)</w:t>
          </w:r>
          <w:r w:rsidR="005B4B58">
            <w:rPr>
              <w:lang w:val="es-MX"/>
            </w:rPr>
            <w:fldChar w:fldCharType="end"/>
          </w:r>
        </w:sdtContent>
      </w:sdt>
      <w:r w:rsidRPr="00D94E2D">
        <w:rPr>
          <w:lang w:val="es-MX"/>
        </w:rPr>
        <w:t xml:space="preserve">; </w:t>
      </w:r>
      <w:sdt>
        <w:sdtPr>
          <w:rPr>
            <w:lang w:val="es-MX"/>
          </w:rPr>
          <w:id w:val="-1519537151"/>
          <w:citation/>
        </w:sdtPr>
        <w:sdtEndPr/>
        <w:sdtContent>
          <w:r w:rsidR="005B4B58">
            <w:rPr>
              <w:lang w:val="es-MX"/>
            </w:rPr>
            <w:fldChar w:fldCharType="begin"/>
          </w:r>
          <w:r w:rsidR="005B4B58">
            <w:rPr>
              <w:lang w:val="es-MX"/>
            </w:rPr>
            <w:instrText xml:space="preserve"> CITATION Gob26 \l 2058 </w:instrText>
          </w:r>
          <w:r w:rsidR="005B4B58">
            <w:rPr>
              <w:lang w:val="es-MX"/>
            </w:rPr>
            <w:fldChar w:fldCharType="separate"/>
          </w:r>
          <w:r w:rsidR="00852EF3">
            <w:rPr>
              <w:noProof/>
              <w:lang w:val="es-MX"/>
            </w:rPr>
            <w:t>(Gobierno Dominicano, 2026)</w:t>
          </w:r>
          <w:r w:rsidR="005B4B58">
            <w:rPr>
              <w:lang w:val="es-MX"/>
            </w:rPr>
            <w:fldChar w:fldCharType="end"/>
          </w:r>
        </w:sdtContent>
      </w:sdt>
      <w:r w:rsidRPr="00D94E2D">
        <w:rPr>
          <w:lang w:val="es-MX"/>
        </w:rPr>
        <w:t xml:space="preserve">; </w:t>
      </w:r>
      <w:sdt>
        <w:sdtPr>
          <w:rPr>
            <w:lang w:val="es-MX"/>
          </w:rPr>
          <w:id w:val="615647619"/>
          <w:citation/>
        </w:sdtPr>
        <w:sdtEndPr/>
        <w:sdtContent>
          <w:r w:rsidR="005B4B58">
            <w:rPr>
              <w:lang w:val="es-MX"/>
            </w:rPr>
            <w:fldChar w:fldCharType="begin"/>
          </w:r>
          <w:r w:rsidR="00237462">
            <w:rPr>
              <w:lang w:val="es-MX"/>
            </w:rPr>
            <w:instrText xml:space="preserve">CITATION MIV6a \t  \l 2058 </w:instrText>
          </w:r>
          <w:r w:rsidR="005B4B58">
            <w:rPr>
              <w:lang w:val="es-MX"/>
            </w:rPr>
            <w:fldChar w:fldCharType="separate"/>
          </w:r>
          <w:r>
            <w:rPr>
              <w:noProof/>
              <w:lang w:val="es-MX"/>
            </w:rPr>
            <w:t>(MIVED, 2026a)</w:t>
          </w:r>
          <w:r w:rsidR="005B4B58">
            <w:rPr>
              <w:lang w:val="es-MX"/>
            </w:rPr>
            <w:fldChar w:fldCharType="end"/>
          </w:r>
        </w:sdtContent>
      </w:sdt>
      <w:r w:rsidRPr="00D94E2D">
        <w:rPr>
          <w:lang w:val="es-MX"/>
        </w:rPr>
        <w:t xml:space="preserve">; </w:t>
      </w:r>
      <w:sdt>
        <w:sdtPr>
          <w:rPr>
            <w:lang w:val="es-MX"/>
          </w:rPr>
          <w:id w:val="-2044891845"/>
          <w:citation/>
        </w:sdtPr>
        <w:sdtEndPr/>
        <w:sdtContent>
          <w:r w:rsidR="005B4B58">
            <w:rPr>
              <w:lang w:val="es-MX"/>
            </w:rPr>
            <w:fldChar w:fldCharType="begin"/>
          </w:r>
          <w:r w:rsidR="005B4B58">
            <w:rPr>
              <w:lang w:val="es-MX"/>
            </w:rPr>
            <w:instrText xml:space="preserve"> CITATION Axi25 \l 2058 </w:instrText>
          </w:r>
          <w:r w:rsidR="005B4B58">
            <w:rPr>
              <w:lang w:val="es-MX"/>
            </w:rPr>
            <w:fldChar w:fldCharType="separate"/>
          </w:r>
          <w:r w:rsidR="00852EF3">
            <w:rPr>
              <w:noProof/>
              <w:lang w:val="es-MX"/>
            </w:rPr>
            <w:t>(Axios, 2025)</w:t>
          </w:r>
          <w:r w:rsidR="005B4B58">
            <w:rPr>
              <w:lang w:val="es-MX"/>
            </w:rPr>
            <w:fldChar w:fldCharType="end"/>
          </w:r>
        </w:sdtContent>
      </w:sdt>
      <w:r w:rsidRPr="00D94E2D">
        <w:rPr>
          <w:lang w:val="es-MX"/>
        </w:rPr>
        <w:t xml:space="preserve">; </w:t>
      </w:r>
      <w:sdt>
        <w:sdtPr>
          <w:rPr>
            <w:lang w:val="es-MX"/>
          </w:rPr>
          <w:id w:val="186802699"/>
          <w:citation/>
        </w:sdtPr>
        <w:sdtEndPr/>
        <w:sdtContent>
          <w:r w:rsidR="005B4B58">
            <w:rPr>
              <w:lang w:val="es-MX"/>
            </w:rPr>
            <w:fldChar w:fldCharType="begin"/>
          </w:r>
          <w:r w:rsidR="005B4B58">
            <w:rPr>
              <w:lang w:val="es-MX"/>
            </w:rPr>
            <w:instrText xml:space="preserve"> CITATION Qua23 \l 2058 </w:instrText>
          </w:r>
          <w:r w:rsidR="005B4B58">
            <w:rPr>
              <w:lang w:val="es-MX"/>
            </w:rPr>
            <w:fldChar w:fldCharType="separate"/>
          </w:r>
          <w:r w:rsidR="00852EF3">
            <w:rPr>
              <w:noProof/>
              <w:lang w:val="es-MX"/>
            </w:rPr>
            <w:t>(Qualia, 2023)</w:t>
          </w:r>
          <w:r w:rsidR="005B4B58">
            <w:rPr>
              <w:lang w:val="es-MX"/>
            </w:rPr>
            <w:fldChar w:fldCharType="end"/>
          </w:r>
        </w:sdtContent>
      </w:sdt>
      <w:r w:rsidRPr="00D94E2D">
        <w:rPr>
          <w:lang w:val="es-MX"/>
        </w:rPr>
        <w:t xml:space="preserve">; </w:t>
      </w:r>
      <w:sdt>
        <w:sdtPr>
          <w:rPr>
            <w:lang w:val="es-MX"/>
          </w:rPr>
          <w:id w:val="715243790"/>
          <w:citation/>
        </w:sdtPr>
        <w:sdtEndPr/>
        <w:sdtContent>
          <w:r w:rsidR="005B4B58">
            <w:rPr>
              <w:lang w:val="es-MX"/>
            </w:rPr>
            <w:fldChar w:fldCharType="begin"/>
          </w:r>
          <w:r w:rsidR="005B4B58">
            <w:rPr>
              <w:lang w:val="es-MX"/>
            </w:rPr>
            <w:instrText xml:space="preserve"> CITATION htt25 \l 2058 </w:instrText>
          </w:r>
          <w:r w:rsidR="005B4B58">
            <w:rPr>
              <w:lang w:val="es-MX"/>
            </w:rPr>
            <w:fldChar w:fldCharType="separate"/>
          </w:r>
          <w:r w:rsidR="00852EF3">
            <w:rPr>
              <w:noProof/>
              <w:lang w:val="es-MX"/>
            </w:rPr>
            <w:t>(Gate, 2025)</w:t>
          </w:r>
          <w:r w:rsidR="005B4B58">
            <w:rPr>
              <w:lang w:val="es-MX"/>
            </w:rPr>
            <w:fldChar w:fldCharType="end"/>
          </w:r>
        </w:sdtContent>
      </w:sdt>
      <w:r w:rsidRPr="00D94E2D">
        <w:rPr>
          <w:lang w:val="es-MX"/>
        </w:rPr>
        <w:t>.</w:t>
      </w:r>
    </w:p>
    <w:p w14:paraId="369FF485" w14:textId="2B285355" w:rsidR="00D94E2D" w:rsidRPr="00D94E2D" w:rsidRDefault="00EB4BD6" w:rsidP="00D94E2D">
      <w:pPr>
        <w:rPr>
          <w:lang w:val="es-MX"/>
        </w:rPr>
      </w:pPr>
      <w:r w:rsidRPr="00EB4BD6">
        <w:t>Esta brecha de cobertura constituye la justificación empírica más sólida de la pertinencia de VeriFinca, ya que los antecedentes revisados resuelven funciones parciales, pero no integran simultáneamente la validación documental esencial, la legitimidad operativa del desarrollador, la detección de duplicidades documentales o registrales, la validación territorial y la certificación pública del resultado</w:t>
      </w:r>
      <w:r w:rsidR="00D94E2D" w:rsidRPr="00D94E2D">
        <w:rPr>
          <w:lang w:val="es-MX"/>
        </w:rPr>
        <w:t xml:space="preserve">, en consonancia con lo que </w:t>
      </w:r>
      <w:sdt>
        <w:sdtPr>
          <w:rPr>
            <w:lang w:val="es-MX"/>
          </w:rPr>
          <w:id w:val="706913285"/>
          <w:citation/>
        </w:sdtPr>
        <w:sdtEndPr/>
        <w:sdtContent>
          <w:r w:rsidR="00096881">
            <w:rPr>
              <w:lang w:val="es-MX"/>
            </w:rPr>
            <w:fldChar w:fldCharType="begin"/>
          </w:r>
          <w:r w:rsidR="00096881">
            <w:rPr>
              <w:lang w:val="es-MX"/>
            </w:rPr>
            <w:instrText xml:space="preserve"> CITATION Her14 \l 2058 </w:instrText>
          </w:r>
          <w:r w:rsidR="00096881">
            <w:rPr>
              <w:lang w:val="es-MX"/>
            </w:rPr>
            <w:fldChar w:fldCharType="separate"/>
          </w:r>
          <w:r w:rsidR="00852EF3">
            <w:rPr>
              <w:noProof/>
              <w:lang w:val="es-MX"/>
            </w:rPr>
            <w:t>(Hernández Sampieri, 2014)</w:t>
          </w:r>
          <w:r w:rsidR="00096881">
            <w:rPr>
              <w:lang w:val="es-MX"/>
            </w:rPr>
            <w:fldChar w:fldCharType="end"/>
          </w:r>
        </w:sdtContent>
      </w:sdt>
      <w:r w:rsidR="00D94E2D" w:rsidRPr="00D94E2D">
        <w:rPr>
          <w:lang w:val="es-MX"/>
        </w:rPr>
        <w:t xml:space="preserve"> denomina el "vacío en el conocimiento" que todo trabajo de investigación aplicada debe identificar y resolver de forma explícita.</w:t>
      </w:r>
    </w:p>
    <w:p w14:paraId="16AD9EAC" w14:textId="1CFC3910" w:rsidR="00096881" w:rsidRDefault="00096881">
      <w:pPr>
        <w:spacing w:before="120" w:after="200" w:line="264" w:lineRule="auto"/>
        <w:ind w:firstLine="0"/>
        <w:jc w:val="left"/>
        <w:rPr>
          <w:rFonts w:eastAsiaTheme="majorEastAsia" w:cstheme="majorBidi"/>
          <w:b/>
          <w:bCs/>
          <w:i/>
          <w:color w:val="auto"/>
          <w:spacing w:val="-5"/>
          <w:sz w:val="32"/>
        </w:rPr>
      </w:pPr>
    </w:p>
    <w:p w14:paraId="0B56AB93" w14:textId="15654102" w:rsidR="00096881" w:rsidRPr="00096881" w:rsidRDefault="003E3337" w:rsidP="00AC2130">
      <w:pPr>
        <w:pStyle w:val="Ttulo3"/>
      </w:pPr>
      <w:bookmarkStart w:id="17" w:name="_Toc227357275"/>
      <w:r w:rsidRPr="003E3337">
        <w:t>Comparativo Directo por Dimensiones Críticas</w:t>
      </w:r>
      <w:bookmarkEnd w:id="17"/>
    </w:p>
    <w:p w14:paraId="19641198" w14:textId="2BAF3F06" w:rsidR="00096881" w:rsidRDefault="00096881" w:rsidP="00096881">
      <w:pPr>
        <w:pStyle w:val="Figuras"/>
      </w:pPr>
      <w:bookmarkStart w:id="18" w:name="_Toc227357372"/>
      <w:r w:rsidRPr="00096881">
        <w:t xml:space="preserve">Tabla </w:t>
      </w:r>
      <w:r>
        <w:fldChar w:fldCharType="begin"/>
      </w:r>
      <w:r>
        <w:instrText xml:space="preserve"> SEQ Tabla \* ARABIC </w:instrText>
      </w:r>
      <w:r>
        <w:fldChar w:fldCharType="separate"/>
      </w:r>
      <w:r w:rsidR="00B111AF">
        <w:rPr>
          <w:noProof/>
        </w:rPr>
        <w:t>2</w:t>
      </w:r>
      <w:r>
        <w:rPr>
          <w:noProof/>
        </w:rPr>
        <w:fldChar w:fldCharType="end"/>
      </w:r>
      <w:r>
        <w:br/>
      </w:r>
      <w:r w:rsidRPr="004E70AB">
        <w:t xml:space="preserve">Comparativo </w:t>
      </w:r>
      <w:r>
        <w:t>F</w:t>
      </w:r>
      <w:r w:rsidRPr="004E70AB">
        <w:t xml:space="preserve">uncional y </w:t>
      </w:r>
      <w:r>
        <w:t>T</w:t>
      </w:r>
      <w:r w:rsidRPr="004E70AB">
        <w:t xml:space="preserve">écnico: </w:t>
      </w:r>
      <w:r>
        <w:t>A</w:t>
      </w:r>
      <w:r w:rsidRPr="004E70AB">
        <w:t>ntecedentes vs. VeriFinca</w:t>
      </w:r>
      <w:bookmarkEnd w:id="18"/>
    </w:p>
    <w:tbl>
      <w:tblPr>
        <w:tblStyle w:val="Tablanormal2"/>
        <w:tblW w:w="5000" w:type="pct"/>
        <w:tblCellMar>
          <w:left w:w="0" w:type="dxa"/>
          <w:right w:w="0" w:type="dxa"/>
        </w:tblCellMar>
        <w:tblLook w:val="0620" w:firstRow="1" w:lastRow="0" w:firstColumn="0" w:lastColumn="0" w:noHBand="1" w:noVBand="1"/>
      </w:tblPr>
      <w:tblGrid>
        <w:gridCol w:w="764"/>
        <w:gridCol w:w="1183"/>
        <w:gridCol w:w="1182"/>
        <w:gridCol w:w="1182"/>
        <w:gridCol w:w="1182"/>
        <w:gridCol w:w="1182"/>
        <w:gridCol w:w="1182"/>
        <w:gridCol w:w="1182"/>
        <w:gridCol w:w="321"/>
      </w:tblGrid>
      <w:tr w:rsidR="000F5B17" w:rsidRPr="00D20F33" w14:paraId="4D984089" w14:textId="77777777" w:rsidTr="00E0295D">
        <w:trPr>
          <w:cnfStyle w:val="100000000000" w:firstRow="1" w:lastRow="0" w:firstColumn="0" w:lastColumn="0" w:oddVBand="0" w:evenVBand="0" w:oddHBand="0" w:evenHBand="0" w:firstRowFirstColumn="0" w:firstRowLastColumn="0" w:lastRowFirstColumn="0" w:lastRowLastColumn="0"/>
        </w:trPr>
        <w:tc>
          <w:tcPr>
            <w:tcW w:w="1217" w:type="pct"/>
            <w:vAlign w:val="center"/>
            <w:hideMark/>
          </w:tcPr>
          <w:p w14:paraId="27FEA65A" w14:textId="77777777" w:rsidR="00D20F33" w:rsidRPr="00D20F33" w:rsidRDefault="00D20F33" w:rsidP="00DF1471">
            <w:pPr>
              <w:ind w:firstLine="0"/>
              <w:jc w:val="center"/>
              <w:rPr>
                <w:i/>
                <w:iCs/>
                <w:szCs w:val="20"/>
                <w:lang w:val="en-US"/>
              </w:rPr>
            </w:pPr>
            <w:r w:rsidRPr="00D20F33">
              <w:rPr>
                <w:i/>
                <w:iCs/>
                <w:szCs w:val="20"/>
                <w:lang w:val="en-US"/>
              </w:rPr>
              <w:lastRenderedPageBreak/>
              <w:t>Dimensión de análisis</w:t>
            </w:r>
          </w:p>
        </w:tc>
        <w:tc>
          <w:tcPr>
            <w:tcW w:w="444" w:type="pct"/>
            <w:vAlign w:val="center"/>
            <w:hideMark/>
          </w:tcPr>
          <w:p w14:paraId="6F408A9B" w14:textId="77777777" w:rsidR="00D20F33" w:rsidRPr="00D20F33" w:rsidRDefault="00D20F33" w:rsidP="00DF1471">
            <w:pPr>
              <w:ind w:firstLine="0"/>
              <w:jc w:val="center"/>
              <w:rPr>
                <w:i/>
                <w:iCs/>
                <w:szCs w:val="20"/>
                <w:lang w:val="en-US"/>
              </w:rPr>
            </w:pPr>
            <w:r w:rsidRPr="00D20F33">
              <w:rPr>
                <w:i/>
                <w:iCs/>
                <w:szCs w:val="20"/>
                <w:lang w:val="en-US"/>
              </w:rPr>
              <w:t>L-1 Reg. Inmob. Digital</w:t>
            </w:r>
          </w:p>
        </w:tc>
        <w:tc>
          <w:tcPr>
            <w:tcW w:w="440" w:type="pct"/>
            <w:vAlign w:val="center"/>
            <w:hideMark/>
          </w:tcPr>
          <w:p w14:paraId="1A125A31" w14:textId="77777777" w:rsidR="00D20F33" w:rsidRPr="00D20F33" w:rsidRDefault="00D20F33" w:rsidP="00DF1471">
            <w:pPr>
              <w:ind w:firstLine="0"/>
              <w:jc w:val="center"/>
              <w:rPr>
                <w:i/>
                <w:iCs/>
                <w:szCs w:val="20"/>
                <w:lang w:val="en-US"/>
              </w:rPr>
            </w:pPr>
            <w:r w:rsidRPr="00D20F33">
              <w:rPr>
                <w:i/>
                <w:iCs/>
                <w:szCs w:val="20"/>
                <w:lang w:val="en-US"/>
              </w:rPr>
              <w:t>L-2 Certif. Jur.</w:t>
            </w:r>
          </w:p>
        </w:tc>
        <w:tc>
          <w:tcPr>
            <w:tcW w:w="476" w:type="pct"/>
            <w:vAlign w:val="center"/>
            <w:hideMark/>
          </w:tcPr>
          <w:p w14:paraId="4D1AC345" w14:textId="30186021" w:rsidR="00D20F33" w:rsidRPr="00D20F33" w:rsidRDefault="00D20F33" w:rsidP="00E0295D">
            <w:pPr>
              <w:ind w:firstLine="0"/>
              <w:jc w:val="center"/>
              <w:rPr>
                <w:b w:val="0"/>
                <w:bCs w:val="0"/>
                <w:i/>
                <w:iCs/>
                <w:szCs w:val="20"/>
                <w:lang w:val="en-US"/>
              </w:rPr>
            </w:pPr>
            <w:r w:rsidRPr="00D20F33">
              <w:rPr>
                <w:i/>
                <w:iCs/>
                <w:szCs w:val="20"/>
                <w:lang w:val="en-US"/>
              </w:rPr>
              <w:t>L-3 VUC-MIVED</w:t>
            </w:r>
          </w:p>
        </w:tc>
        <w:tc>
          <w:tcPr>
            <w:tcW w:w="486" w:type="pct"/>
            <w:vAlign w:val="center"/>
            <w:hideMark/>
          </w:tcPr>
          <w:p w14:paraId="16C2141F" w14:textId="77777777" w:rsidR="00D20F33" w:rsidRPr="00D20F33" w:rsidRDefault="00D20F33" w:rsidP="00DF1471">
            <w:pPr>
              <w:ind w:firstLine="0"/>
              <w:jc w:val="center"/>
              <w:rPr>
                <w:i/>
                <w:iCs/>
                <w:szCs w:val="20"/>
                <w:lang w:val="en-US"/>
              </w:rPr>
            </w:pPr>
            <w:r w:rsidRPr="00D20F33">
              <w:rPr>
                <w:i/>
                <w:iCs/>
                <w:szCs w:val="20"/>
                <w:lang w:val="en-US"/>
              </w:rPr>
              <w:t>L-4 RIMóvil</w:t>
            </w:r>
          </w:p>
        </w:tc>
        <w:tc>
          <w:tcPr>
            <w:tcW w:w="491" w:type="pct"/>
            <w:vAlign w:val="center"/>
            <w:hideMark/>
          </w:tcPr>
          <w:p w14:paraId="2E8AABE0" w14:textId="77777777" w:rsidR="00D20F33" w:rsidRPr="00D20F33" w:rsidRDefault="00D20F33" w:rsidP="00DF1471">
            <w:pPr>
              <w:ind w:firstLine="0"/>
              <w:jc w:val="center"/>
              <w:rPr>
                <w:i/>
                <w:iCs/>
                <w:szCs w:val="20"/>
                <w:lang w:val="en-US"/>
              </w:rPr>
            </w:pPr>
            <w:r w:rsidRPr="00D20F33">
              <w:rPr>
                <w:i/>
                <w:iCs/>
                <w:szCs w:val="20"/>
                <w:lang w:val="en-US"/>
              </w:rPr>
              <w:t>I-1 CertifID</w:t>
            </w:r>
          </w:p>
        </w:tc>
        <w:tc>
          <w:tcPr>
            <w:tcW w:w="441" w:type="pct"/>
            <w:vAlign w:val="center"/>
            <w:hideMark/>
          </w:tcPr>
          <w:p w14:paraId="18F07636" w14:textId="77777777" w:rsidR="00D20F33" w:rsidRPr="00D20F33" w:rsidRDefault="00D20F33" w:rsidP="00DF1471">
            <w:pPr>
              <w:ind w:firstLine="0"/>
              <w:jc w:val="center"/>
              <w:rPr>
                <w:i/>
                <w:iCs/>
                <w:szCs w:val="20"/>
                <w:lang w:val="en-US"/>
              </w:rPr>
            </w:pPr>
            <w:r w:rsidRPr="00D20F33">
              <w:rPr>
                <w:i/>
                <w:iCs/>
                <w:szCs w:val="20"/>
                <w:lang w:val="en-US"/>
              </w:rPr>
              <w:t>I-2 Qualia Shield</w:t>
            </w:r>
          </w:p>
        </w:tc>
        <w:tc>
          <w:tcPr>
            <w:tcW w:w="438" w:type="pct"/>
            <w:vAlign w:val="center"/>
            <w:hideMark/>
          </w:tcPr>
          <w:p w14:paraId="5BF3B42E" w14:textId="77777777" w:rsidR="00D20F33" w:rsidRPr="00D20F33" w:rsidRDefault="00D20F33" w:rsidP="00DF1471">
            <w:pPr>
              <w:ind w:firstLine="0"/>
              <w:jc w:val="center"/>
              <w:rPr>
                <w:i/>
                <w:iCs/>
                <w:szCs w:val="20"/>
                <w:lang w:val="en-US"/>
              </w:rPr>
            </w:pPr>
            <w:r w:rsidRPr="00D20F33">
              <w:rPr>
                <w:i/>
                <w:iCs/>
                <w:szCs w:val="20"/>
                <w:lang w:val="en-US"/>
              </w:rPr>
              <w:t>I-3 Propy</w:t>
            </w:r>
          </w:p>
        </w:tc>
        <w:tc>
          <w:tcPr>
            <w:tcW w:w="567" w:type="pct"/>
            <w:vAlign w:val="center"/>
            <w:hideMark/>
          </w:tcPr>
          <w:p w14:paraId="2F543C40" w14:textId="77777777" w:rsidR="00D20F33" w:rsidRPr="00D20F33" w:rsidRDefault="00D20F33" w:rsidP="00DF1471">
            <w:pPr>
              <w:ind w:firstLine="0"/>
              <w:jc w:val="center"/>
              <w:rPr>
                <w:i/>
                <w:iCs/>
                <w:szCs w:val="20"/>
                <w:lang w:val="en-US"/>
              </w:rPr>
            </w:pPr>
            <w:r w:rsidRPr="00D20F33">
              <w:rPr>
                <w:i/>
                <w:iCs/>
                <w:szCs w:val="20"/>
                <w:lang w:val="en-US"/>
              </w:rPr>
              <w:t>VeriFinca</w:t>
            </w:r>
          </w:p>
        </w:tc>
      </w:tr>
      <w:tr w:rsidR="00DF1471" w:rsidRPr="00D20F33" w14:paraId="6A1F8CBB" w14:textId="77777777" w:rsidTr="00E0295D">
        <w:tc>
          <w:tcPr>
            <w:tcW w:w="1217" w:type="pct"/>
            <w:vAlign w:val="center"/>
            <w:hideMark/>
          </w:tcPr>
          <w:p w14:paraId="64F0A714" w14:textId="77777777" w:rsidR="00D20F33" w:rsidRPr="00D20F33" w:rsidRDefault="00D20F33" w:rsidP="00DF1471">
            <w:pPr>
              <w:ind w:firstLine="0"/>
              <w:jc w:val="center"/>
              <w:rPr>
                <w:i/>
                <w:iCs/>
                <w:szCs w:val="20"/>
                <w:lang w:val="en-US"/>
              </w:rPr>
            </w:pPr>
            <w:r w:rsidRPr="00D20F33">
              <w:rPr>
                <w:i/>
                <w:iCs/>
                <w:szCs w:val="20"/>
                <w:lang w:val="en-US"/>
              </w:rPr>
              <w:t>1. Diagnóstico de documentos esenciales</w:t>
            </w:r>
          </w:p>
        </w:tc>
        <w:tc>
          <w:tcPr>
            <w:tcW w:w="444" w:type="pct"/>
            <w:vAlign w:val="center"/>
            <w:hideMark/>
          </w:tcPr>
          <w:p w14:paraId="7F4685E6" w14:textId="4D6B4DF0" w:rsidR="00D20F33" w:rsidRPr="00D20F33" w:rsidRDefault="00D20F33" w:rsidP="00DF1471">
            <w:pPr>
              <w:ind w:firstLine="0"/>
              <w:jc w:val="center"/>
              <w:rPr>
                <w:i/>
                <w:iCs/>
                <w:szCs w:val="20"/>
                <w:lang w:val="es-MX"/>
              </w:rPr>
            </w:pPr>
            <w:r w:rsidRPr="00D20F33">
              <w:rPr>
                <w:rFonts w:ascii="Segoe UI Emoji" w:hAnsi="Segoe UI Emoji" w:cs="Segoe UI Emoji"/>
                <w:i/>
                <w:iCs/>
                <w:szCs w:val="20"/>
                <w:lang w:val="es-MX"/>
              </w:rPr>
              <w:t>✅</w:t>
            </w:r>
            <w:r w:rsidRPr="00D20F33">
              <w:rPr>
                <w:i/>
                <w:iCs/>
                <w:szCs w:val="20"/>
                <w:lang w:val="es-MX"/>
              </w:rPr>
              <w:t xml:space="preserve"> Parcial </w:t>
            </w:r>
            <w:hyperlink r:id="rId21" w:tgtFrame="_blank" w:history="1">
              <w:r>
                <w:t>https://ppl-ai-file-upload.s3.amazonaws.com/web/direct-files/attachments/14527341/fa1af7a8-b156-4cfc-8bb2-956ef2889872/Anteproyecto-de-grado.pdf</w:t>
              </w:r>
            </w:hyperlink>
          </w:p>
        </w:tc>
        <w:tc>
          <w:tcPr>
            <w:tcW w:w="440" w:type="pct"/>
            <w:vAlign w:val="center"/>
            <w:hideMark/>
          </w:tcPr>
          <w:p w14:paraId="4F8BCE60" w14:textId="2899C3F6" w:rsidR="00D20F33" w:rsidRPr="00D20F33" w:rsidRDefault="00D20F33" w:rsidP="00DF1471">
            <w:pPr>
              <w:ind w:firstLine="0"/>
              <w:jc w:val="center"/>
              <w:rPr>
                <w:i/>
                <w:iCs/>
                <w:szCs w:val="20"/>
                <w:lang w:val="es-MX"/>
              </w:rPr>
            </w:pPr>
            <w:r w:rsidRPr="00D20F33">
              <w:rPr>
                <w:rFonts w:ascii="Segoe UI Emoji" w:hAnsi="Segoe UI Emoji" w:cs="Segoe UI Emoji"/>
                <w:i/>
                <w:iCs/>
                <w:szCs w:val="20"/>
                <w:lang w:val="es-MX"/>
              </w:rPr>
              <w:t>✅</w:t>
            </w:r>
            <w:r w:rsidRPr="00D20F33">
              <w:rPr>
                <w:i/>
                <w:iCs/>
                <w:szCs w:val="20"/>
                <w:lang w:val="es-MX"/>
              </w:rPr>
              <w:t xml:space="preserve"> Parcial </w:t>
            </w:r>
            <w:hyperlink r:id="rId22" w:tgtFrame="_blank" w:history="1">
              <w:r>
                <w:t>https://ppl-ai-file-upload.s3.amazonaws.com/web/direct-files/attachments/14527341/fa1af7a8-b156-4cfc-8bb2-956ef2889872/Anteproyecto-de-grado.pdf</w:t>
              </w:r>
            </w:hyperlink>
          </w:p>
        </w:tc>
        <w:tc>
          <w:tcPr>
            <w:tcW w:w="476" w:type="pct"/>
            <w:vAlign w:val="center"/>
            <w:hideMark/>
          </w:tcPr>
          <w:p w14:paraId="41792299" w14:textId="2DFF6AB1" w:rsidR="00D20F33" w:rsidRPr="00D20F33" w:rsidRDefault="00D20F33" w:rsidP="00DF1471">
            <w:pPr>
              <w:ind w:firstLine="0"/>
              <w:jc w:val="center"/>
              <w:rPr>
                <w:i/>
                <w:iCs/>
                <w:szCs w:val="20"/>
                <w:lang w:val="es-MX"/>
              </w:rPr>
            </w:pPr>
            <w:r w:rsidRPr="00D20F33">
              <w:rPr>
                <w:rFonts w:ascii="Segoe UI Emoji" w:hAnsi="Segoe UI Emoji" w:cs="Segoe UI Emoji"/>
                <w:i/>
                <w:iCs/>
                <w:szCs w:val="20"/>
                <w:lang w:val="es-MX"/>
              </w:rPr>
              <w:t>✅</w:t>
            </w:r>
            <w:r w:rsidRPr="00D20F33">
              <w:rPr>
                <w:i/>
                <w:iCs/>
                <w:szCs w:val="20"/>
                <w:lang w:val="es-MX"/>
              </w:rPr>
              <w:t xml:space="preserve"> Parcial </w:t>
            </w:r>
            <w:hyperlink r:id="rId23" w:tgtFrame="_blank" w:history="1">
              <w:r>
                <w:t>https://ppl-ai-file-upload.s3.amazonaws.com/web/direct-files/attachments/14527341/fa1af7a8-b156-4cfc-8bb2-956ef2889872/Anteproyecto-de-grado.pdf</w:t>
              </w:r>
            </w:hyperlink>
          </w:p>
        </w:tc>
        <w:tc>
          <w:tcPr>
            <w:tcW w:w="486" w:type="pct"/>
            <w:vAlign w:val="center"/>
            <w:hideMark/>
          </w:tcPr>
          <w:p w14:paraId="5F312CBC" w14:textId="3AACD63A" w:rsidR="00D20F33" w:rsidRPr="00D20F33" w:rsidRDefault="00D20F33" w:rsidP="00DF1471">
            <w:pPr>
              <w:ind w:firstLine="0"/>
              <w:jc w:val="center"/>
              <w:rPr>
                <w:i/>
                <w:iCs/>
                <w:szCs w:val="20"/>
                <w:lang w:val="es-MX"/>
              </w:rPr>
            </w:pPr>
            <w:r w:rsidRPr="00D20F33">
              <w:rPr>
                <w:rFonts w:ascii="Segoe UI Emoji" w:hAnsi="Segoe UI Emoji" w:cs="Segoe UI Emoji"/>
                <w:i/>
                <w:iCs/>
                <w:szCs w:val="20"/>
                <w:lang w:val="es-MX"/>
              </w:rPr>
              <w:t>✅</w:t>
            </w:r>
            <w:r w:rsidRPr="00D20F33">
              <w:rPr>
                <w:i/>
                <w:iCs/>
                <w:szCs w:val="20"/>
                <w:lang w:val="es-MX"/>
              </w:rPr>
              <w:t xml:space="preserve"> Parcial </w:t>
            </w:r>
            <w:hyperlink r:id="rId24" w:tgtFrame="_blank" w:history="1">
              <w:r>
                <w:t>https://ppl-ai-file-upload.s3.amazonaws.com/web/direct-files/attachments/14527341/fa1af7a8-b156-4cfc-8bb2-956ef2889872/Anteproyecto-de-grado.pdf</w:t>
              </w:r>
            </w:hyperlink>
          </w:p>
        </w:tc>
        <w:tc>
          <w:tcPr>
            <w:tcW w:w="491" w:type="pct"/>
            <w:vAlign w:val="center"/>
            <w:hideMark/>
          </w:tcPr>
          <w:p w14:paraId="7C8E0A60" w14:textId="13A34551"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25" w:tgtFrame="_blank" w:history="1">
              <w:r>
                <w:t>https://ppl-ai-file-upload.s3.amazonaws.com/web/direct-files/attachments/14527341/fa1af7a8-b156-4cfc-8bb2-956ef2889872/Anteproyecto-de-grado.pdf</w:t>
              </w:r>
            </w:hyperlink>
          </w:p>
        </w:tc>
        <w:tc>
          <w:tcPr>
            <w:tcW w:w="441" w:type="pct"/>
            <w:vAlign w:val="center"/>
            <w:hideMark/>
          </w:tcPr>
          <w:p w14:paraId="7030FC29" w14:textId="79A6EA85"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26" w:tgtFrame="_blank" w:history="1">
              <w:r>
                <w:t>https://ppl-ai-file-upload.s3.amazonaws.com/web/direct-files/attachments/14527341/fa1af7a8-b156-4cfc-8bb2-956ef2889872/Anteproyecto-de-grado.pdf</w:t>
              </w:r>
            </w:hyperlink>
          </w:p>
        </w:tc>
        <w:tc>
          <w:tcPr>
            <w:tcW w:w="438" w:type="pct"/>
            <w:vAlign w:val="center"/>
            <w:hideMark/>
          </w:tcPr>
          <w:p w14:paraId="22469154" w14:textId="137FF611" w:rsidR="00D20F33" w:rsidRPr="00D20F33" w:rsidRDefault="00D20F33" w:rsidP="00DF1471">
            <w:pPr>
              <w:ind w:firstLine="0"/>
              <w:jc w:val="center"/>
              <w:rPr>
                <w:i/>
                <w:iCs/>
                <w:szCs w:val="20"/>
                <w:lang w:val="es-MX"/>
              </w:rPr>
            </w:pPr>
            <w:r w:rsidRPr="00D20F33">
              <w:rPr>
                <w:rFonts w:ascii="Segoe UI Emoji" w:hAnsi="Segoe UI Emoji" w:cs="Segoe UI Emoji"/>
                <w:i/>
                <w:iCs/>
                <w:szCs w:val="20"/>
                <w:lang w:val="es-MX"/>
              </w:rPr>
              <w:t>✅</w:t>
            </w:r>
            <w:r w:rsidRPr="00D20F33">
              <w:rPr>
                <w:i/>
                <w:iCs/>
                <w:szCs w:val="20"/>
                <w:lang w:val="es-MX"/>
              </w:rPr>
              <w:t xml:space="preserve"> Parcial </w:t>
            </w:r>
            <w:hyperlink r:id="rId27" w:tgtFrame="_blank" w:history="1">
              <w:r>
                <w:t>https://ppl-ai-file-upload.s3.amazonaws.com/web/direct-files/attachments/14527341/fa1af7a8-b156-4cfc-8bb2-956ef2889872/Anteproyecto-de-grado.pdf</w:t>
              </w:r>
            </w:hyperlink>
          </w:p>
        </w:tc>
        <w:tc>
          <w:tcPr>
            <w:tcW w:w="567" w:type="pct"/>
            <w:vAlign w:val="center"/>
            <w:hideMark/>
          </w:tcPr>
          <w:p w14:paraId="084214AB" w14:textId="77777777" w:rsidR="00D20F33" w:rsidRPr="00D20F33" w:rsidRDefault="00D20F33" w:rsidP="00DF1471">
            <w:pPr>
              <w:ind w:firstLine="0"/>
              <w:jc w:val="center"/>
              <w:rPr>
                <w:i/>
                <w:iCs/>
                <w:szCs w:val="20"/>
                <w:lang w:val="en-US"/>
              </w:rPr>
            </w:pPr>
            <w:r w:rsidRPr="00D20F33">
              <w:rPr>
                <w:rFonts w:ascii="Segoe UI Emoji" w:hAnsi="Segoe UI Emoji" w:cs="Segoe UI Emoji"/>
                <w:i/>
                <w:iCs/>
                <w:szCs w:val="20"/>
                <w:lang w:val="en-US"/>
              </w:rPr>
              <w:t>✅</w:t>
            </w:r>
          </w:p>
        </w:tc>
      </w:tr>
      <w:tr w:rsidR="00DF1471" w:rsidRPr="00D20F33" w14:paraId="0E4149B4" w14:textId="77777777" w:rsidTr="00E0295D">
        <w:tc>
          <w:tcPr>
            <w:tcW w:w="1217" w:type="pct"/>
            <w:vAlign w:val="center"/>
            <w:hideMark/>
          </w:tcPr>
          <w:p w14:paraId="5766CD01" w14:textId="77777777" w:rsidR="00D20F33" w:rsidRPr="00D20F33" w:rsidRDefault="00D20F33" w:rsidP="00DF1471">
            <w:pPr>
              <w:ind w:firstLine="0"/>
              <w:jc w:val="center"/>
              <w:rPr>
                <w:i/>
                <w:iCs/>
                <w:szCs w:val="20"/>
                <w:lang w:val="es-MX"/>
              </w:rPr>
            </w:pPr>
            <w:r w:rsidRPr="00D20F33">
              <w:rPr>
                <w:i/>
                <w:iCs/>
                <w:szCs w:val="20"/>
                <w:lang w:val="es-MX"/>
              </w:rPr>
              <w:t>2. Validación de legitimidad operativa del desarrollador</w:t>
            </w:r>
          </w:p>
        </w:tc>
        <w:tc>
          <w:tcPr>
            <w:tcW w:w="444" w:type="pct"/>
            <w:vAlign w:val="center"/>
            <w:hideMark/>
          </w:tcPr>
          <w:p w14:paraId="1DD38EDC" w14:textId="2F0FA67F"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28" w:tgtFrame="_blank" w:history="1">
              <w:r>
                <w:t>https://ppl-ai-file-upload.s3.amazonaws.com/web/direct-files/attachments/14527341/fa1af7a8-b156-4cfc-8bb2-956ef2889872/Anteproyecto-de-grado.pdf</w:t>
              </w:r>
            </w:hyperlink>
          </w:p>
        </w:tc>
        <w:tc>
          <w:tcPr>
            <w:tcW w:w="440" w:type="pct"/>
            <w:vAlign w:val="center"/>
            <w:hideMark/>
          </w:tcPr>
          <w:p w14:paraId="581C4C30" w14:textId="06731215"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29" w:tgtFrame="_blank" w:history="1">
              <w:r>
                <w:t>https://ppl-ai-file-upload.s3.amazonaws.com/web/direct-files/attachments/14527341/fa1af7a8-b156-4cfc-8bb2-956ef2889872/Anteproyecto-de-grado.pdf</w:t>
              </w:r>
            </w:hyperlink>
          </w:p>
        </w:tc>
        <w:tc>
          <w:tcPr>
            <w:tcW w:w="476" w:type="pct"/>
            <w:vAlign w:val="center"/>
            <w:hideMark/>
          </w:tcPr>
          <w:p w14:paraId="50A3A51A" w14:textId="07896F19"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30" w:tgtFrame="_blank" w:history="1">
              <w:r>
                <w:t>https://ppl-ai-file-upload.s3.amazonaws.com/web/direct-files/attachments/14527341/fa1af7a8-b156-4cfc-8bb2-956ef2889872/Anteproyecto-de-grado.pdf</w:t>
              </w:r>
            </w:hyperlink>
          </w:p>
        </w:tc>
        <w:tc>
          <w:tcPr>
            <w:tcW w:w="486" w:type="pct"/>
            <w:vAlign w:val="center"/>
            <w:hideMark/>
          </w:tcPr>
          <w:p w14:paraId="3101C437" w14:textId="3E77BFCA"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31" w:tgtFrame="_blank" w:history="1">
              <w:r>
                <w:t>https://ppl-ai-file-upload.s3.amazonaws.com/web/direct-files/attachments/14527341/fa1af7a8-b156-4cfc-8bb2-956ef2889872/Anteproyecto-de-grado.pdf</w:t>
              </w:r>
            </w:hyperlink>
          </w:p>
        </w:tc>
        <w:tc>
          <w:tcPr>
            <w:tcW w:w="491" w:type="pct"/>
            <w:vAlign w:val="center"/>
            <w:hideMark/>
          </w:tcPr>
          <w:p w14:paraId="2BD14FCB" w14:textId="13057A95"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32" w:tgtFrame="_blank" w:history="1">
              <w:r>
                <w:t>https://ppl-ai-file-upload.s3.amazonaws.com/web/direct-files/attachments/14527341/fa1af7a8-b156-4cfc-8bb2-956ef2889872/Anteproyecto-de-grado.pdf</w:t>
              </w:r>
            </w:hyperlink>
          </w:p>
        </w:tc>
        <w:tc>
          <w:tcPr>
            <w:tcW w:w="441" w:type="pct"/>
            <w:vAlign w:val="center"/>
            <w:hideMark/>
          </w:tcPr>
          <w:p w14:paraId="17EEE21C" w14:textId="543C6392"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33" w:tgtFrame="_blank" w:history="1">
              <w:r>
                <w:t>https://ppl-ai-file-upload.s3.amazonaws.com/web/direct-files/attachments/14527341/fa1af7a8-b156-4cfc-8bb2-956ef2889872/Anteproyecto-de-grado.pdf</w:t>
              </w:r>
            </w:hyperlink>
          </w:p>
        </w:tc>
        <w:tc>
          <w:tcPr>
            <w:tcW w:w="438" w:type="pct"/>
            <w:vAlign w:val="center"/>
            <w:hideMark/>
          </w:tcPr>
          <w:p w14:paraId="42650AF6" w14:textId="2BC4AFC8"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34" w:tgtFrame="_blank" w:history="1">
              <w:r>
                <w:t>https://ppl-ai-file-upload.s3.amazonaws.com/web/direct-files/attachments/14527341/fa1af7a8-b156-4cfc-8bb2-956ef2889872/Anteproyecto-de-grado.pdf</w:t>
              </w:r>
            </w:hyperlink>
          </w:p>
        </w:tc>
        <w:tc>
          <w:tcPr>
            <w:tcW w:w="567" w:type="pct"/>
            <w:vAlign w:val="center"/>
            <w:hideMark/>
          </w:tcPr>
          <w:p w14:paraId="39626173" w14:textId="77777777" w:rsidR="00D20F33" w:rsidRPr="00D20F33" w:rsidRDefault="00D20F33" w:rsidP="00DF1471">
            <w:pPr>
              <w:ind w:firstLine="0"/>
              <w:jc w:val="center"/>
              <w:rPr>
                <w:i/>
                <w:iCs/>
                <w:szCs w:val="20"/>
                <w:lang w:val="en-US"/>
              </w:rPr>
            </w:pPr>
            <w:r w:rsidRPr="00D20F33">
              <w:rPr>
                <w:rFonts w:ascii="Segoe UI Emoji" w:hAnsi="Segoe UI Emoji" w:cs="Segoe UI Emoji"/>
                <w:i/>
                <w:iCs/>
                <w:szCs w:val="20"/>
                <w:lang w:val="en-US"/>
              </w:rPr>
              <w:t>✅</w:t>
            </w:r>
          </w:p>
        </w:tc>
      </w:tr>
      <w:tr w:rsidR="00DF1471" w:rsidRPr="00D20F33" w14:paraId="525EFE0F" w14:textId="77777777" w:rsidTr="00E0295D">
        <w:tc>
          <w:tcPr>
            <w:tcW w:w="1217" w:type="pct"/>
            <w:vAlign w:val="center"/>
            <w:hideMark/>
          </w:tcPr>
          <w:p w14:paraId="79B53875" w14:textId="77777777" w:rsidR="00D20F33" w:rsidRPr="00D20F33" w:rsidRDefault="00D20F33" w:rsidP="00DF1471">
            <w:pPr>
              <w:ind w:firstLine="0"/>
              <w:jc w:val="center"/>
              <w:rPr>
                <w:i/>
                <w:iCs/>
                <w:szCs w:val="20"/>
                <w:lang w:val="es-MX"/>
              </w:rPr>
            </w:pPr>
            <w:r w:rsidRPr="00D20F33">
              <w:rPr>
                <w:i/>
                <w:iCs/>
                <w:szCs w:val="20"/>
                <w:lang w:val="es-MX"/>
              </w:rPr>
              <w:t>3. Detección de duplicida</w:t>
            </w:r>
            <w:r w:rsidRPr="00D20F33">
              <w:rPr>
                <w:i/>
                <w:iCs/>
                <w:szCs w:val="20"/>
                <w:lang w:val="es-MX"/>
              </w:rPr>
              <w:lastRenderedPageBreak/>
              <w:t>des documentales/registrales</w:t>
            </w:r>
          </w:p>
        </w:tc>
        <w:tc>
          <w:tcPr>
            <w:tcW w:w="444" w:type="pct"/>
            <w:vAlign w:val="center"/>
            <w:hideMark/>
          </w:tcPr>
          <w:p w14:paraId="3843D7F1" w14:textId="33985A08"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lastRenderedPageBreak/>
              <w:t>❌</w:t>
            </w:r>
            <w:r w:rsidRPr="00B51C48">
              <w:rPr>
                <w:i/>
                <w:szCs w:val="20"/>
                <w:lang w:val="es-MX"/>
              </w:rPr>
              <w:t xml:space="preserve"> </w:t>
            </w:r>
            <w:hyperlink r:id="rId35" w:tgtFrame="_blank" w:history="1">
              <w:r>
                <w:t>https://ppl-ai-file-upload.s3.ama</w:t>
              </w:r>
              <w:r>
                <w:lastRenderedPageBreak/>
                <w:t>zonaws.com/web/direct-files/attachments/14527341/fa1af7a8-b156-4cfc-8bb2-956ef2889872/Anteproyecto-de-grado.pdf</w:t>
              </w:r>
            </w:hyperlink>
          </w:p>
        </w:tc>
        <w:tc>
          <w:tcPr>
            <w:tcW w:w="440" w:type="pct"/>
            <w:vAlign w:val="center"/>
            <w:hideMark/>
          </w:tcPr>
          <w:p w14:paraId="1DC000B6" w14:textId="76C2BE98"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lastRenderedPageBreak/>
              <w:t>❌</w:t>
            </w:r>
            <w:r w:rsidRPr="00B51C48">
              <w:rPr>
                <w:i/>
                <w:szCs w:val="20"/>
                <w:lang w:val="es-MX"/>
              </w:rPr>
              <w:t xml:space="preserve"> </w:t>
            </w:r>
            <w:hyperlink r:id="rId36" w:tgtFrame="_blank" w:history="1">
              <w:r>
                <w:t>https://ppl-ai-file-upload.s3.ama</w:t>
              </w:r>
              <w:r>
                <w:lastRenderedPageBreak/>
                <w:t>zonaws.com/web/direct-files/attachments/14527341/fa1af7a8-b156-4cfc-8bb2-956ef2889872/Anteproyecto-de-grado.pdf</w:t>
              </w:r>
            </w:hyperlink>
          </w:p>
        </w:tc>
        <w:tc>
          <w:tcPr>
            <w:tcW w:w="476" w:type="pct"/>
            <w:vAlign w:val="center"/>
            <w:hideMark/>
          </w:tcPr>
          <w:p w14:paraId="69E7F685" w14:textId="2816B752"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lastRenderedPageBreak/>
              <w:t>❌</w:t>
            </w:r>
            <w:r w:rsidRPr="00B51C48">
              <w:rPr>
                <w:i/>
                <w:szCs w:val="20"/>
                <w:lang w:val="es-MX"/>
              </w:rPr>
              <w:t xml:space="preserve"> </w:t>
            </w:r>
            <w:hyperlink r:id="rId37" w:tgtFrame="_blank" w:history="1">
              <w:r>
                <w:t>https://ppl-ai-file-upload.s3.ama</w:t>
              </w:r>
              <w:r>
                <w:lastRenderedPageBreak/>
                <w:t>zonaws.com/web/direct-files/attachments/14527341/fa1af7a8-b156-4cfc-8bb2-956ef2889872/Anteproyecto-de-grado.pdf</w:t>
              </w:r>
            </w:hyperlink>
          </w:p>
        </w:tc>
        <w:tc>
          <w:tcPr>
            <w:tcW w:w="486" w:type="pct"/>
            <w:vAlign w:val="center"/>
            <w:hideMark/>
          </w:tcPr>
          <w:p w14:paraId="02E93332" w14:textId="0A838010"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lastRenderedPageBreak/>
              <w:t>❌</w:t>
            </w:r>
            <w:r w:rsidRPr="00B51C48">
              <w:rPr>
                <w:i/>
                <w:szCs w:val="20"/>
                <w:lang w:val="es-MX"/>
              </w:rPr>
              <w:t xml:space="preserve"> </w:t>
            </w:r>
            <w:hyperlink r:id="rId38" w:tgtFrame="_blank" w:history="1">
              <w:r>
                <w:t>https://ppl-ai-file-upload.s3.ama</w:t>
              </w:r>
              <w:r>
                <w:lastRenderedPageBreak/>
                <w:t>zonaws.com/web/direct-files/attachments/14527341/fa1af7a8-b156-4cfc-8bb2-956ef2889872/Anteproyecto-de-grado.pdf</w:t>
              </w:r>
            </w:hyperlink>
          </w:p>
        </w:tc>
        <w:tc>
          <w:tcPr>
            <w:tcW w:w="491" w:type="pct"/>
            <w:vAlign w:val="center"/>
            <w:hideMark/>
          </w:tcPr>
          <w:p w14:paraId="475DC7B3" w14:textId="71D48CEC"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lastRenderedPageBreak/>
              <w:t>❌</w:t>
            </w:r>
            <w:r w:rsidRPr="00B51C48">
              <w:rPr>
                <w:i/>
                <w:szCs w:val="20"/>
                <w:lang w:val="es-MX"/>
              </w:rPr>
              <w:t xml:space="preserve"> </w:t>
            </w:r>
            <w:hyperlink r:id="rId39" w:tgtFrame="_blank" w:history="1">
              <w:r>
                <w:t>https://ppl-ai-file-upload.s3.ama</w:t>
              </w:r>
              <w:r>
                <w:lastRenderedPageBreak/>
                <w:t>zonaws.com/web/direct-files/attachments/14527341/fa1af7a8-b156-4cfc-8bb2-956ef2889872/Anteproyecto-de-grado.pdf</w:t>
              </w:r>
            </w:hyperlink>
          </w:p>
        </w:tc>
        <w:tc>
          <w:tcPr>
            <w:tcW w:w="441" w:type="pct"/>
            <w:vAlign w:val="center"/>
            <w:hideMark/>
          </w:tcPr>
          <w:p w14:paraId="73C30341" w14:textId="022F32E6"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lastRenderedPageBreak/>
              <w:t>❌</w:t>
            </w:r>
            <w:r w:rsidRPr="00B51C48">
              <w:rPr>
                <w:i/>
                <w:szCs w:val="20"/>
                <w:lang w:val="es-MX"/>
              </w:rPr>
              <w:t xml:space="preserve"> </w:t>
            </w:r>
            <w:hyperlink r:id="rId40" w:tgtFrame="_blank" w:history="1">
              <w:r>
                <w:t>https://ppl-ai-file-upload.s3.ama</w:t>
              </w:r>
              <w:r>
                <w:lastRenderedPageBreak/>
                <w:t>zonaws.com/web/direct-files/attachments/14527341/fa1af7a8-b156-4cfc-8bb2-956ef2889872/Anteproyecto-de-grado.pdf</w:t>
              </w:r>
            </w:hyperlink>
          </w:p>
        </w:tc>
        <w:tc>
          <w:tcPr>
            <w:tcW w:w="438" w:type="pct"/>
            <w:vAlign w:val="center"/>
            <w:hideMark/>
          </w:tcPr>
          <w:p w14:paraId="1B60D4AB" w14:textId="67C04A17"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lastRenderedPageBreak/>
              <w:t>❌</w:t>
            </w:r>
            <w:r w:rsidRPr="00B51C48">
              <w:rPr>
                <w:i/>
                <w:szCs w:val="20"/>
                <w:lang w:val="es-MX"/>
              </w:rPr>
              <w:t xml:space="preserve"> </w:t>
            </w:r>
            <w:hyperlink r:id="rId41" w:tgtFrame="_blank" w:history="1">
              <w:r>
                <w:t>https://ppl-ai-file-upload.s3.ama</w:t>
              </w:r>
              <w:r>
                <w:lastRenderedPageBreak/>
                <w:t>zonaws.com/web/direct-files/attachments/14527341/fa1af7a8-b156-4cfc-8bb2-956ef2889872/Anteproyecto-de-grado.pdf</w:t>
              </w:r>
            </w:hyperlink>
          </w:p>
        </w:tc>
        <w:tc>
          <w:tcPr>
            <w:tcW w:w="567" w:type="pct"/>
            <w:vAlign w:val="center"/>
            <w:hideMark/>
          </w:tcPr>
          <w:p w14:paraId="6CCB67EE" w14:textId="77777777" w:rsidR="00D20F33" w:rsidRPr="00D20F33" w:rsidRDefault="00D20F33" w:rsidP="00DF1471">
            <w:pPr>
              <w:ind w:firstLine="0"/>
              <w:jc w:val="center"/>
              <w:rPr>
                <w:i/>
                <w:iCs/>
                <w:szCs w:val="20"/>
                <w:lang w:val="en-US"/>
              </w:rPr>
            </w:pPr>
            <w:r w:rsidRPr="00D20F33">
              <w:rPr>
                <w:rFonts w:ascii="Segoe UI Emoji" w:hAnsi="Segoe UI Emoji" w:cs="Segoe UI Emoji"/>
                <w:i/>
                <w:iCs/>
                <w:szCs w:val="20"/>
                <w:lang w:val="en-US"/>
              </w:rPr>
              <w:lastRenderedPageBreak/>
              <w:t>✅</w:t>
            </w:r>
          </w:p>
        </w:tc>
      </w:tr>
      <w:tr w:rsidR="00DF1471" w:rsidRPr="00D20F33" w14:paraId="221CFD76" w14:textId="77777777" w:rsidTr="00E0295D">
        <w:tc>
          <w:tcPr>
            <w:tcW w:w="1217" w:type="pct"/>
            <w:vAlign w:val="center"/>
            <w:hideMark/>
          </w:tcPr>
          <w:p w14:paraId="2145752B" w14:textId="77777777" w:rsidR="00D20F33" w:rsidRPr="00D20F33" w:rsidRDefault="00D20F33" w:rsidP="00DF1471">
            <w:pPr>
              <w:ind w:firstLine="0"/>
              <w:jc w:val="center"/>
              <w:rPr>
                <w:i/>
                <w:iCs/>
                <w:szCs w:val="20"/>
                <w:lang w:val="es-MX"/>
              </w:rPr>
            </w:pPr>
            <w:r w:rsidRPr="00D20F33">
              <w:rPr>
                <w:i/>
                <w:iCs/>
                <w:szCs w:val="20"/>
                <w:lang w:val="es-MX"/>
              </w:rPr>
              <w:t>4. Detección de inconsistencias de vigencia, completitud y formalidad documental</w:t>
            </w:r>
          </w:p>
        </w:tc>
        <w:tc>
          <w:tcPr>
            <w:tcW w:w="444" w:type="pct"/>
            <w:vAlign w:val="center"/>
            <w:hideMark/>
          </w:tcPr>
          <w:p w14:paraId="00ACC5CC" w14:textId="56E73876"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42" w:tgtFrame="_blank" w:history="1">
              <w:r>
                <w:t>https://ppl-ai-file-upload.s3.amazonaws.com/web/direct-files/attachments/14527341/fa1af7a8-b156-4cfc-8bb2-956ef2889872/Anteproyecto-de-grado.pdf</w:t>
              </w:r>
            </w:hyperlink>
          </w:p>
        </w:tc>
        <w:tc>
          <w:tcPr>
            <w:tcW w:w="440" w:type="pct"/>
            <w:vAlign w:val="center"/>
            <w:hideMark/>
          </w:tcPr>
          <w:p w14:paraId="7F2CC80C" w14:textId="7F6DEB1E"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43" w:tgtFrame="_blank" w:history="1">
              <w:r>
                <w:t>https://ppl-ai-file-upload.s3.amazonaws.com/web/direct-files/attachments/14527341/fa1af7a8-b156-4cfc-8bb2-956ef2889872/Anteproyecto-de-grado.pdf</w:t>
              </w:r>
            </w:hyperlink>
          </w:p>
        </w:tc>
        <w:tc>
          <w:tcPr>
            <w:tcW w:w="476" w:type="pct"/>
            <w:vAlign w:val="center"/>
            <w:hideMark/>
          </w:tcPr>
          <w:p w14:paraId="74036340" w14:textId="36E1DF73" w:rsidR="00D20F33" w:rsidRPr="00D20F33" w:rsidRDefault="00D20F33" w:rsidP="00DF1471">
            <w:pPr>
              <w:ind w:firstLine="0"/>
              <w:jc w:val="center"/>
              <w:rPr>
                <w:i/>
                <w:iCs/>
                <w:szCs w:val="20"/>
                <w:lang w:val="es-MX"/>
              </w:rPr>
            </w:pPr>
            <w:r w:rsidRPr="00D20F33">
              <w:rPr>
                <w:rFonts w:ascii="Segoe UI Emoji" w:hAnsi="Segoe UI Emoji" w:cs="Segoe UI Emoji"/>
                <w:i/>
                <w:iCs/>
                <w:szCs w:val="20"/>
                <w:lang w:val="es-MX"/>
              </w:rPr>
              <w:t>✅</w:t>
            </w:r>
            <w:r w:rsidRPr="00D20F33">
              <w:rPr>
                <w:i/>
                <w:iCs/>
                <w:szCs w:val="20"/>
                <w:lang w:val="es-MX"/>
              </w:rPr>
              <w:t xml:space="preserve"> Parcial </w:t>
            </w:r>
            <w:hyperlink r:id="rId44" w:tgtFrame="_blank" w:history="1">
              <w:r>
                <w:t>https://ppl-ai-file-upload.s3.amazonaws.com/web/direct-files/attachments/14527341/fa1af7a8-b156-4cfc-8bb2-956ef2889872/Anteproyecto-de-grado.pdf</w:t>
              </w:r>
            </w:hyperlink>
          </w:p>
        </w:tc>
        <w:tc>
          <w:tcPr>
            <w:tcW w:w="486" w:type="pct"/>
            <w:vAlign w:val="center"/>
            <w:hideMark/>
          </w:tcPr>
          <w:p w14:paraId="41039366" w14:textId="12461ADE"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45" w:tgtFrame="_blank" w:history="1">
              <w:r>
                <w:t>https://ppl-ai-file-upload.s3.amazonaws.com/web/direct-files/attachments/14527341/fa1af7a8-b156-4cfc-8bb2-956ef2889872/Anteproyecto-de-grado.pdf</w:t>
              </w:r>
            </w:hyperlink>
          </w:p>
        </w:tc>
        <w:tc>
          <w:tcPr>
            <w:tcW w:w="491" w:type="pct"/>
            <w:vAlign w:val="center"/>
            <w:hideMark/>
          </w:tcPr>
          <w:p w14:paraId="413A815A" w14:textId="26817331"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46" w:tgtFrame="_blank" w:history="1">
              <w:r>
                <w:t>https://ppl-ai-file-upload.s3.amazonaws.com/web/direct-files/attachments/14527341/fa1af7a8-b156-4cfc-8bb2-956ef2889872/Anteproyecto-de-grado.pdf</w:t>
              </w:r>
            </w:hyperlink>
          </w:p>
        </w:tc>
        <w:tc>
          <w:tcPr>
            <w:tcW w:w="441" w:type="pct"/>
            <w:vAlign w:val="center"/>
            <w:hideMark/>
          </w:tcPr>
          <w:p w14:paraId="7C81369A" w14:textId="4F2CEFA6"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47" w:tgtFrame="_blank" w:history="1">
              <w:r>
                <w:t>https://ppl-ai-file-upload.s3.amazonaws.com/web/direct-files/attachments/14527341/fa1af7a8-b156-4cfc-8bb2-956ef2889872/Anteproyecto-de-grado.pdf</w:t>
              </w:r>
            </w:hyperlink>
          </w:p>
        </w:tc>
        <w:tc>
          <w:tcPr>
            <w:tcW w:w="438" w:type="pct"/>
            <w:vAlign w:val="center"/>
            <w:hideMark/>
          </w:tcPr>
          <w:p w14:paraId="0418BB25" w14:textId="09F28CC6"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48" w:tgtFrame="_blank" w:history="1">
              <w:r>
                <w:t>https://ppl-ai-file-upload.s3.amazonaws.com/web/direct-files/attachments/14527341/fa1af7a8-b156-4cfc-8bb2-956ef2889872/Anteproyecto-de-grado.pdf</w:t>
              </w:r>
            </w:hyperlink>
          </w:p>
        </w:tc>
        <w:tc>
          <w:tcPr>
            <w:tcW w:w="567" w:type="pct"/>
            <w:vAlign w:val="center"/>
            <w:hideMark/>
          </w:tcPr>
          <w:p w14:paraId="43D01E08" w14:textId="77777777" w:rsidR="00D20F33" w:rsidRPr="00D20F33" w:rsidRDefault="00D20F33" w:rsidP="00DF1471">
            <w:pPr>
              <w:ind w:firstLine="0"/>
              <w:jc w:val="center"/>
              <w:rPr>
                <w:i/>
                <w:iCs/>
                <w:szCs w:val="20"/>
                <w:lang w:val="en-US"/>
              </w:rPr>
            </w:pPr>
            <w:r w:rsidRPr="00D20F33">
              <w:rPr>
                <w:rFonts w:ascii="Segoe UI Emoji" w:hAnsi="Segoe UI Emoji" w:cs="Segoe UI Emoji"/>
                <w:i/>
                <w:iCs/>
                <w:szCs w:val="20"/>
                <w:lang w:val="en-US"/>
              </w:rPr>
              <w:t>✅</w:t>
            </w:r>
          </w:p>
        </w:tc>
      </w:tr>
      <w:tr w:rsidR="00DF1471" w:rsidRPr="00D20F33" w14:paraId="2F239A5B" w14:textId="77777777" w:rsidTr="00E0295D">
        <w:tc>
          <w:tcPr>
            <w:tcW w:w="1217" w:type="pct"/>
            <w:vAlign w:val="center"/>
            <w:hideMark/>
          </w:tcPr>
          <w:p w14:paraId="4D346891" w14:textId="77777777" w:rsidR="00D20F33" w:rsidRPr="00D20F33" w:rsidRDefault="00D20F33" w:rsidP="00DF1471">
            <w:pPr>
              <w:ind w:firstLine="0"/>
              <w:jc w:val="center"/>
              <w:rPr>
                <w:i/>
                <w:iCs/>
                <w:szCs w:val="20"/>
                <w:lang w:val="en-US"/>
              </w:rPr>
            </w:pPr>
            <w:r w:rsidRPr="00D20F33">
              <w:rPr>
                <w:i/>
                <w:iCs/>
                <w:szCs w:val="20"/>
                <w:lang w:val="en-US"/>
              </w:rPr>
              <w:t>5. Validación territorial y georreferenciación</w:t>
            </w:r>
          </w:p>
        </w:tc>
        <w:tc>
          <w:tcPr>
            <w:tcW w:w="444" w:type="pct"/>
            <w:vAlign w:val="center"/>
            <w:hideMark/>
          </w:tcPr>
          <w:p w14:paraId="6E9C4E33" w14:textId="390F36C3" w:rsidR="00D20F33" w:rsidRPr="00D20F33" w:rsidRDefault="00D20F33" w:rsidP="00DF1471">
            <w:pPr>
              <w:ind w:firstLine="0"/>
              <w:jc w:val="center"/>
              <w:rPr>
                <w:i/>
                <w:iCs/>
                <w:szCs w:val="20"/>
                <w:lang w:val="en-US"/>
              </w:rPr>
            </w:pPr>
            <w:r w:rsidRPr="00D20F33">
              <w:rPr>
                <w:rFonts w:ascii="Segoe UI Emoji" w:hAnsi="Segoe UI Emoji" w:cs="Segoe UI Emoji"/>
                <w:i/>
                <w:iCs/>
                <w:szCs w:val="20"/>
                <w:lang w:val="en-US"/>
              </w:rPr>
              <w:t>❌</w:t>
            </w:r>
            <w:r w:rsidRPr="00D20F33">
              <w:rPr>
                <w:i/>
                <w:iCs/>
                <w:szCs w:val="20"/>
                <w:lang w:val="en-US"/>
              </w:rPr>
              <w:t xml:space="preserve"> </w:t>
            </w:r>
            <w:hyperlink r:id="rId49" w:tgtFrame="_blank" w:history="1">
              <w:r>
                <w:t>https://ppl-ai-file-upload.s3.amazonaws.com/web/direct-files/attachments/14527341/fa1af7a8-b156-4cfc-8bb2-956ef2889872</w:t>
              </w:r>
              <w:r>
                <w:lastRenderedPageBreak/>
                <w:t>/Anteproyecto-de-grado.pdf</w:t>
              </w:r>
            </w:hyperlink>
          </w:p>
        </w:tc>
        <w:tc>
          <w:tcPr>
            <w:tcW w:w="440" w:type="pct"/>
            <w:vAlign w:val="center"/>
            <w:hideMark/>
          </w:tcPr>
          <w:p w14:paraId="7D70FE53" w14:textId="17B49E79" w:rsidR="00D20F33" w:rsidRPr="00D20F33" w:rsidRDefault="00D20F33" w:rsidP="00DF1471">
            <w:pPr>
              <w:ind w:firstLine="0"/>
              <w:jc w:val="center"/>
              <w:rPr>
                <w:i/>
                <w:iCs/>
                <w:szCs w:val="20"/>
                <w:lang w:val="en-US"/>
              </w:rPr>
            </w:pPr>
            <w:r w:rsidRPr="00D20F33">
              <w:rPr>
                <w:rFonts w:ascii="Segoe UI Emoji" w:hAnsi="Segoe UI Emoji" w:cs="Segoe UI Emoji"/>
                <w:i/>
                <w:iCs/>
                <w:szCs w:val="20"/>
                <w:lang w:val="en-US"/>
              </w:rPr>
              <w:lastRenderedPageBreak/>
              <w:t>❌</w:t>
            </w:r>
            <w:r w:rsidRPr="00D20F33">
              <w:rPr>
                <w:i/>
                <w:iCs/>
                <w:szCs w:val="20"/>
                <w:lang w:val="en-US"/>
              </w:rPr>
              <w:t xml:space="preserve"> </w:t>
            </w:r>
            <w:hyperlink r:id="rId50" w:tgtFrame="_blank" w:history="1">
              <w:r>
                <w:t>https://ppl-ai-file-upload.s3.amazonaws.com/web/direct-files/attachments/14527341/fa1af7a8-b156-4cfc-8bb2-956ef2889872</w:t>
              </w:r>
              <w:r>
                <w:lastRenderedPageBreak/>
                <w:t>/Anteproyecto-de-grado.pdf</w:t>
              </w:r>
            </w:hyperlink>
          </w:p>
        </w:tc>
        <w:tc>
          <w:tcPr>
            <w:tcW w:w="476" w:type="pct"/>
            <w:vAlign w:val="center"/>
            <w:hideMark/>
          </w:tcPr>
          <w:p w14:paraId="72D9A378" w14:textId="07305450" w:rsidR="00D20F33" w:rsidRPr="00D20F33" w:rsidRDefault="00D20F33" w:rsidP="00DF1471">
            <w:pPr>
              <w:ind w:firstLine="0"/>
              <w:jc w:val="center"/>
              <w:rPr>
                <w:i/>
                <w:iCs/>
                <w:szCs w:val="20"/>
                <w:lang w:val="en-US"/>
              </w:rPr>
            </w:pPr>
            <w:r w:rsidRPr="00D20F33">
              <w:rPr>
                <w:rFonts w:ascii="Segoe UI Emoji" w:hAnsi="Segoe UI Emoji" w:cs="Segoe UI Emoji"/>
                <w:i/>
                <w:iCs/>
                <w:szCs w:val="20"/>
                <w:lang w:val="en-US"/>
              </w:rPr>
              <w:lastRenderedPageBreak/>
              <w:t>❌</w:t>
            </w:r>
            <w:r w:rsidRPr="00D20F33">
              <w:rPr>
                <w:i/>
                <w:iCs/>
                <w:szCs w:val="20"/>
                <w:lang w:val="en-US"/>
              </w:rPr>
              <w:t xml:space="preserve"> </w:t>
            </w:r>
            <w:hyperlink r:id="rId51" w:tgtFrame="_blank" w:history="1">
              <w:r>
                <w:t>https://ppl-ai-file-upload.s3.amazonaws.com/web/direct-files/attachments/14527341/fa1af7a8-b156-4cfc-8bb2-956ef2889872</w:t>
              </w:r>
              <w:r>
                <w:lastRenderedPageBreak/>
                <w:t>/Anteproyecto-de-grado.pdf</w:t>
              </w:r>
            </w:hyperlink>
          </w:p>
        </w:tc>
        <w:tc>
          <w:tcPr>
            <w:tcW w:w="486" w:type="pct"/>
            <w:vAlign w:val="center"/>
            <w:hideMark/>
          </w:tcPr>
          <w:p w14:paraId="22613366" w14:textId="641F380F" w:rsidR="00D20F33" w:rsidRPr="00D20F33" w:rsidRDefault="00D20F33" w:rsidP="00DF1471">
            <w:pPr>
              <w:ind w:firstLine="0"/>
              <w:jc w:val="center"/>
              <w:rPr>
                <w:i/>
                <w:iCs/>
                <w:szCs w:val="20"/>
                <w:lang w:val="en-US"/>
              </w:rPr>
            </w:pPr>
            <w:r w:rsidRPr="00D20F33">
              <w:rPr>
                <w:rFonts w:ascii="Segoe UI Emoji" w:hAnsi="Segoe UI Emoji" w:cs="Segoe UI Emoji"/>
                <w:i/>
                <w:iCs/>
                <w:szCs w:val="20"/>
                <w:lang w:val="en-US"/>
              </w:rPr>
              <w:lastRenderedPageBreak/>
              <w:t>❌</w:t>
            </w:r>
            <w:r w:rsidRPr="00D20F33">
              <w:rPr>
                <w:i/>
                <w:iCs/>
                <w:szCs w:val="20"/>
                <w:lang w:val="en-US"/>
              </w:rPr>
              <w:t xml:space="preserve"> </w:t>
            </w:r>
            <w:hyperlink r:id="rId52" w:tgtFrame="_blank" w:history="1">
              <w:r>
                <w:t>https://ppl-ai-file-upload.s3.amazonaws.com/web/direct-files/attachments/14527341/fa1af7a8-b156-4cfc-8bb2-956ef2889872</w:t>
              </w:r>
              <w:r>
                <w:lastRenderedPageBreak/>
                <w:t>/Anteproyecto-de-grado.pdf</w:t>
              </w:r>
            </w:hyperlink>
          </w:p>
        </w:tc>
        <w:tc>
          <w:tcPr>
            <w:tcW w:w="491" w:type="pct"/>
            <w:vAlign w:val="center"/>
            <w:hideMark/>
          </w:tcPr>
          <w:p w14:paraId="05FD8CD3" w14:textId="1CB67DBB" w:rsidR="00D20F33" w:rsidRPr="00D20F33" w:rsidRDefault="00D20F33" w:rsidP="00DF1471">
            <w:pPr>
              <w:ind w:firstLine="0"/>
              <w:jc w:val="center"/>
              <w:rPr>
                <w:i/>
                <w:iCs/>
                <w:szCs w:val="20"/>
                <w:lang w:val="en-US"/>
              </w:rPr>
            </w:pPr>
            <w:r w:rsidRPr="00D20F33">
              <w:rPr>
                <w:rFonts w:ascii="Segoe UI Emoji" w:hAnsi="Segoe UI Emoji" w:cs="Segoe UI Emoji"/>
                <w:i/>
                <w:iCs/>
                <w:szCs w:val="20"/>
                <w:lang w:val="en-US"/>
              </w:rPr>
              <w:lastRenderedPageBreak/>
              <w:t>❌</w:t>
            </w:r>
            <w:r w:rsidRPr="00D20F33">
              <w:rPr>
                <w:i/>
                <w:iCs/>
                <w:szCs w:val="20"/>
                <w:lang w:val="en-US"/>
              </w:rPr>
              <w:t xml:space="preserve"> </w:t>
            </w:r>
            <w:hyperlink r:id="rId53" w:tgtFrame="_blank" w:history="1">
              <w:r>
                <w:t>https://ppl-ai-file-upload.s3.amazonaws.com/web/direct-files/attachments/14527341/fa1af7a8-b156-4cfc-8bb2-956ef2889872</w:t>
              </w:r>
              <w:r>
                <w:lastRenderedPageBreak/>
                <w:t>/Anteproyecto-de-grado.pdf</w:t>
              </w:r>
            </w:hyperlink>
          </w:p>
        </w:tc>
        <w:tc>
          <w:tcPr>
            <w:tcW w:w="441" w:type="pct"/>
            <w:vAlign w:val="center"/>
            <w:hideMark/>
          </w:tcPr>
          <w:p w14:paraId="6B103A0A" w14:textId="20022017" w:rsidR="00D20F33" w:rsidRPr="00D20F33" w:rsidRDefault="00D20F33" w:rsidP="00DF1471">
            <w:pPr>
              <w:ind w:firstLine="0"/>
              <w:jc w:val="center"/>
              <w:rPr>
                <w:i/>
                <w:iCs/>
                <w:szCs w:val="20"/>
                <w:lang w:val="en-US"/>
              </w:rPr>
            </w:pPr>
            <w:r w:rsidRPr="00D20F33">
              <w:rPr>
                <w:rFonts w:ascii="Segoe UI Emoji" w:hAnsi="Segoe UI Emoji" w:cs="Segoe UI Emoji"/>
                <w:i/>
                <w:iCs/>
                <w:szCs w:val="20"/>
                <w:lang w:val="en-US"/>
              </w:rPr>
              <w:lastRenderedPageBreak/>
              <w:t>❌</w:t>
            </w:r>
            <w:r w:rsidRPr="00D20F33">
              <w:rPr>
                <w:i/>
                <w:iCs/>
                <w:szCs w:val="20"/>
                <w:lang w:val="en-US"/>
              </w:rPr>
              <w:t xml:space="preserve"> </w:t>
            </w:r>
            <w:hyperlink r:id="rId54" w:tgtFrame="_blank" w:history="1">
              <w:r>
                <w:t>https://ppl-ai-file-upload.s3.amazonaws.com/web/direct-files/attachments/14527341/fa1af7a8-b156-4cfc-8bb2-956ef2889872</w:t>
              </w:r>
              <w:r>
                <w:lastRenderedPageBreak/>
                <w:t>/Anteproyecto-de-grado.pdf</w:t>
              </w:r>
            </w:hyperlink>
          </w:p>
        </w:tc>
        <w:tc>
          <w:tcPr>
            <w:tcW w:w="438" w:type="pct"/>
            <w:vAlign w:val="center"/>
            <w:hideMark/>
          </w:tcPr>
          <w:p w14:paraId="688F8518" w14:textId="0C95CBD4" w:rsidR="00D20F33" w:rsidRPr="00D20F33" w:rsidRDefault="00D20F33" w:rsidP="00DF1471">
            <w:pPr>
              <w:ind w:firstLine="0"/>
              <w:jc w:val="center"/>
              <w:rPr>
                <w:i/>
                <w:iCs/>
                <w:szCs w:val="20"/>
                <w:lang w:val="en-US"/>
              </w:rPr>
            </w:pPr>
            <w:r w:rsidRPr="00D20F33">
              <w:rPr>
                <w:rFonts w:ascii="Segoe UI Emoji" w:hAnsi="Segoe UI Emoji" w:cs="Segoe UI Emoji"/>
                <w:i/>
                <w:iCs/>
                <w:szCs w:val="20"/>
                <w:lang w:val="en-US"/>
              </w:rPr>
              <w:lastRenderedPageBreak/>
              <w:t>❌</w:t>
            </w:r>
            <w:r w:rsidRPr="00D20F33">
              <w:rPr>
                <w:i/>
                <w:iCs/>
                <w:szCs w:val="20"/>
                <w:lang w:val="en-US"/>
              </w:rPr>
              <w:t xml:space="preserve"> </w:t>
            </w:r>
            <w:hyperlink r:id="rId55" w:tgtFrame="_blank" w:history="1">
              <w:r>
                <w:t>https://ppl-ai-file-upload.s3.amazonaws.com/web/direct-files/attachments/14527341/fa1af7a8-b156-4cfc-8bb2-956ef2889872</w:t>
              </w:r>
              <w:r>
                <w:lastRenderedPageBreak/>
                <w:t>/Anteproyecto-de-grado.pdf</w:t>
              </w:r>
            </w:hyperlink>
          </w:p>
        </w:tc>
        <w:tc>
          <w:tcPr>
            <w:tcW w:w="567" w:type="pct"/>
            <w:vAlign w:val="center"/>
            <w:hideMark/>
          </w:tcPr>
          <w:p w14:paraId="64F1E679" w14:textId="77777777" w:rsidR="00D20F33" w:rsidRPr="00D20F33" w:rsidRDefault="00D20F33" w:rsidP="00DF1471">
            <w:pPr>
              <w:ind w:firstLine="0"/>
              <w:jc w:val="center"/>
              <w:rPr>
                <w:i/>
                <w:iCs/>
                <w:szCs w:val="20"/>
                <w:lang w:val="en-US"/>
              </w:rPr>
            </w:pPr>
            <w:r w:rsidRPr="00D20F33">
              <w:rPr>
                <w:rFonts w:ascii="Segoe UI Emoji" w:hAnsi="Segoe UI Emoji" w:cs="Segoe UI Emoji"/>
                <w:i/>
                <w:iCs/>
                <w:szCs w:val="20"/>
                <w:lang w:val="en-US"/>
              </w:rPr>
              <w:lastRenderedPageBreak/>
              <w:t>✅</w:t>
            </w:r>
          </w:p>
        </w:tc>
      </w:tr>
      <w:tr w:rsidR="00DF1471" w:rsidRPr="00D20F33" w14:paraId="60980152" w14:textId="77777777" w:rsidTr="00E0295D">
        <w:tc>
          <w:tcPr>
            <w:tcW w:w="1217" w:type="pct"/>
            <w:vAlign w:val="center"/>
            <w:hideMark/>
          </w:tcPr>
          <w:p w14:paraId="03E56C34" w14:textId="77777777" w:rsidR="00D20F33" w:rsidRPr="00D20F33" w:rsidRDefault="00D20F33" w:rsidP="00DF1471">
            <w:pPr>
              <w:ind w:firstLine="0"/>
              <w:jc w:val="center"/>
              <w:rPr>
                <w:i/>
                <w:iCs/>
                <w:szCs w:val="20"/>
                <w:lang w:val="es-MX"/>
              </w:rPr>
            </w:pPr>
            <w:r w:rsidRPr="00D20F33">
              <w:rPr>
                <w:i/>
                <w:iCs/>
                <w:szCs w:val="20"/>
                <w:lang w:val="es-MX"/>
              </w:rPr>
              <w:t>6. Verificación financiera y crediticia con consentimiento</w:t>
            </w:r>
          </w:p>
        </w:tc>
        <w:tc>
          <w:tcPr>
            <w:tcW w:w="444" w:type="pct"/>
            <w:vAlign w:val="center"/>
            <w:hideMark/>
          </w:tcPr>
          <w:p w14:paraId="1374C3E3" w14:textId="69B943B4"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56" w:tgtFrame="_blank" w:history="1">
              <w:r>
                <w:t>https://ppl-ai-file-upload.s3.amazonaws.com/web/direct-files/attachments/14527341/fa1af7a8-b156-4cfc-8bb2-956ef2889872/Anteproyecto-de-grado.pdf</w:t>
              </w:r>
            </w:hyperlink>
          </w:p>
        </w:tc>
        <w:tc>
          <w:tcPr>
            <w:tcW w:w="440" w:type="pct"/>
            <w:vAlign w:val="center"/>
            <w:hideMark/>
          </w:tcPr>
          <w:p w14:paraId="018B8966" w14:textId="0367395F"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57" w:tgtFrame="_blank" w:history="1">
              <w:r>
                <w:t>https://ppl-ai-file-upload.s3.amazonaws.com/web/direct-files/attachments/14527341/fa1af7a8-b156-4cfc-8bb2-956ef2889872/Anteproyecto-de-grado.pdf</w:t>
              </w:r>
            </w:hyperlink>
          </w:p>
        </w:tc>
        <w:tc>
          <w:tcPr>
            <w:tcW w:w="476" w:type="pct"/>
            <w:vAlign w:val="center"/>
            <w:hideMark/>
          </w:tcPr>
          <w:p w14:paraId="6122CECB" w14:textId="2A1090FC"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58" w:tgtFrame="_blank" w:history="1">
              <w:r>
                <w:t>https://ppl-ai-file-upload.s3.amazonaws.com/web/direct-files/attachments/14527341/fa1af7a8-b156-4cfc-8bb2-956ef2889872/Anteproyecto-de-grado.pdf</w:t>
              </w:r>
            </w:hyperlink>
          </w:p>
        </w:tc>
        <w:tc>
          <w:tcPr>
            <w:tcW w:w="486" w:type="pct"/>
            <w:vAlign w:val="center"/>
            <w:hideMark/>
          </w:tcPr>
          <w:p w14:paraId="0F641931" w14:textId="5896D21C"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59" w:tgtFrame="_blank" w:history="1">
              <w:r>
                <w:t>https://ppl-ai-file-upload.s3.amazonaws.com/web/direct-files/attachments/14527341/fa1af7a8-b156-4cfc-8bb2-956ef2889872/Anteproyecto-de-grado.pdf</w:t>
              </w:r>
            </w:hyperlink>
          </w:p>
        </w:tc>
        <w:tc>
          <w:tcPr>
            <w:tcW w:w="491" w:type="pct"/>
            <w:vAlign w:val="center"/>
            <w:hideMark/>
          </w:tcPr>
          <w:p w14:paraId="0E272AC5" w14:textId="2D076FB6" w:rsidR="00D20F33" w:rsidRPr="00D20F33" w:rsidRDefault="00D20F33" w:rsidP="00DF1471">
            <w:pPr>
              <w:ind w:firstLine="0"/>
              <w:jc w:val="center"/>
              <w:rPr>
                <w:i/>
                <w:iCs/>
                <w:szCs w:val="20"/>
                <w:lang w:val="es-MX"/>
              </w:rPr>
            </w:pPr>
            <w:r w:rsidRPr="00D20F33">
              <w:rPr>
                <w:rFonts w:ascii="Segoe UI Emoji" w:hAnsi="Segoe UI Emoji" w:cs="Segoe UI Emoji"/>
                <w:i/>
                <w:iCs/>
                <w:szCs w:val="20"/>
                <w:lang w:val="es-MX"/>
              </w:rPr>
              <w:t>✅</w:t>
            </w:r>
            <w:r w:rsidRPr="00D20F33">
              <w:rPr>
                <w:i/>
                <w:iCs/>
                <w:szCs w:val="20"/>
                <w:lang w:val="es-MX"/>
              </w:rPr>
              <w:t xml:space="preserve"> Parcial </w:t>
            </w:r>
            <w:hyperlink r:id="rId60" w:tgtFrame="_blank" w:history="1">
              <w:r>
                <w:t>https://ppl-ai-file-upload.s3.amazonaws.com/web/direct-files/attachments/14527341/fa1af7a8-b156-4cfc-8bb2-956ef2889872/Anteproyecto-de-grado.pdf</w:t>
              </w:r>
            </w:hyperlink>
          </w:p>
        </w:tc>
        <w:tc>
          <w:tcPr>
            <w:tcW w:w="441" w:type="pct"/>
            <w:vAlign w:val="center"/>
            <w:hideMark/>
          </w:tcPr>
          <w:p w14:paraId="0FA0835D" w14:textId="11557668" w:rsidR="00D20F33" w:rsidRPr="00D20F33" w:rsidRDefault="00D20F33" w:rsidP="00DF1471">
            <w:pPr>
              <w:ind w:firstLine="0"/>
              <w:jc w:val="center"/>
              <w:rPr>
                <w:i/>
                <w:iCs/>
                <w:szCs w:val="20"/>
                <w:lang w:val="es-MX"/>
              </w:rPr>
            </w:pPr>
            <w:r w:rsidRPr="00D20F33">
              <w:rPr>
                <w:rFonts w:ascii="Segoe UI Emoji" w:hAnsi="Segoe UI Emoji" w:cs="Segoe UI Emoji"/>
                <w:i/>
                <w:iCs/>
                <w:szCs w:val="20"/>
                <w:lang w:val="es-MX"/>
              </w:rPr>
              <w:t>✅</w:t>
            </w:r>
            <w:r w:rsidRPr="00D20F33">
              <w:rPr>
                <w:i/>
                <w:iCs/>
                <w:szCs w:val="20"/>
                <w:lang w:val="es-MX"/>
              </w:rPr>
              <w:t xml:space="preserve"> Parcial </w:t>
            </w:r>
            <w:hyperlink r:id="rId61" w:tgtFrame="_blank" w:history="1">
              <w:r>
                <w:t>https://ppl-ai-file-upload.s3.amazonaws.com/web/direct-files/attachments/14527341/fa1af7a8-b156-4cfc-8bb2-956ef2889872/Anteproyecto-de-grado.pdf</w:t>
              </w:r>
            </w:hyperlink>
          </w:p>
        </w:tc>
        <w:tc>
          <w:tcPr>
            <w:tcW w:w="438" w:type="pct"/>
            <w:vAlign w:val="center"/>
            <w:hideMark/>
          </w:tcPr>
          <w:p w14:paraId="1BDC3851" w14:textId="16AC2CBB"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62" w:tgtFrame="_blank" w:history="1">
              <w:r>
                <w:t>https://ppl-ai-file-upload.s3.amazonaws.com/web/direct-files/attachments/14527341/fa1af7a8-b156-4cfc-8bb2-956ef2889872/Anteproyecto-de-grado.pdf</w:t>
              </w:r>
            </w:hyperlink>
          </w:p>
        </w:tc>
        <w:tc>
          <w:tcPr>
            <w:tcW w:w="567" w:type="pct"/>
            <w:vAlign w:val="center"/>
            <w:hideMark/>
          </w:tcPr>
          <w:p w14:paraId="6A69315F" w14:textId="77777777" w:rsidR="00D20F33" w:rsidRPr="00D20F33" w:rsidRDefault="00D20F33" w:rsidP="00DF1471">
            <w:pPr>
              <w:ind w:firstLine="0"/>
              <w:jc w:val="center"/>
              <w:rPr>
                <w:i/>
                <w:iCs/>
                <w:szCs w:val="20"/>
                <w:lang w:val="en-US"/>
              </w:rPr>
            </w:pPr>
            <w:r w:rsidRPr="00D20F33">
              <w:rPr>
                <w:rFonts w:ascii="Segoe UI Emoji" w:hAnsi="Segoe UI Emoji" w:cs="Segoe UI Emoji"/>
                <w:i/>
                <w:iCs/>
                <w:szCs w:val="20"/>
                <w:lang w:val="en-US"/>
              </w:rPr>
              <w:t>✅</w:t>
            </w:r>
          </w:p>
        </w:tc>
      </w:tr>
      <w:tr w:rsidR="00DF1471" w:rsidRPr="00D20F33" w14:paraId="155CE7FC" w14:textId="77777777" w:rsidTr="00E0295D">
        <w:tc>
          <w:tcPr>
            <w:tcW w:w="1217" w:type="pct"/>
            <w:vAlign w:val="center"/>
            <w:hideMark/>
          </w:tcPr>
          <w:p w14:paraId="427791A3" w14:textId="77777777" w:rsidR="00D20F33" w:rsidRPr="00D20F33" w:rsidRDefault="00D20F33" w:rsidP="00DF1471">
            <w:pPr>
              <w:ind w:firstLine="0"/>
              <w:jc w:val="center"/>
              <w:rPr>
                <w:i/>
                <w:iCs/>
                <w:szCs w:val="20"/>
                <w:lang w:val="es-MX"/>
              </w:rPr>
            </w:pPr>
            <w:r w:rsidRPr="00D20F33">
              <w:rPr>
                <w:i/>
                <w:iCs/>
                <w:szCs w:val="20"/>
                <w:lang w:val="es-MX"/>
              </w:rPr>
              <w:t>7. Certificación pública verificable del resultado (QR/firma digital)</w:t>
            </w:r>
          </w:p>
        </w:tc>
        <w:tc>
          <w:tcPr>
            <w:tcW w:w="444" w:type="pct"/>
            <w:vAlign w:val="center"/>
            <w:hideMark/>
          </w:tcPr>
          <w:p w14:paraId="001AF4CF" w14:textId="663CB735"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63" w:tgtFrame="_blank" w:history="1">
              <w:r>
                <w:t>https://ppl-ai-file-upload.s3.amazonaws.com/web/direct-files/attachments/14527341/fa1af7a8-b156-4cfc-8bb2-956ef2889872/Anteproyecto-de-grado.pdf</w:t>
              </w:r>
            </w:hyperlink>
          </w:p>
        </w:tc>
        <w:tc>
          <w:tcPr>
            <w:tcW w:w="440" w:type="pct"/>
            <w:vAlign w:val="center"/>
            <w:hideMark/>
          </w:tcPr>
          <w:p w14:paraId="252E4D77" w14:textId="424D4BB6"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64" w:tgtFrame="_blank" w:history="1">
              <w:r>
                <w:t>https://ppl-ai-file-upload.s3.amazonaws.com/web/direct-files/attachments/14527341/fa1af7a8-b156-4cfc-8bb2-956ef2889872/Anteproyecto-de-grado.pdf</w:t>
              </w:r>
            </w:hyperlink>
          </w:p>
        </w:tc>
        <w:tc>
          <w:tcPr>
            <w:tcW w:w="476" w:type="pct"/>
            <w:vAlign w:val="center"/>
            <w:hideMark/>
          </w:tcPr>
          <w:p w14:paraId="7C5EA4C5" w14:textId="2A5E6EB1"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65" w:tgtFrame="_blank" w:history="1">
              <w:r>
                <w:t>https://ppl-ai-file-upload.s3.amazonaws.com/web/direct-files/attachments/14527341/fa1af7a8-b156-4cfc-8bb2-956ef2889872/Anteproyecto-de-grado.pdf</w:t>
              </w:r>
            </w:hyperlink>
          </w:p>
        </w:tc>
        <w:tc>
          <w:tcPr>
            <w:tcW w:w="486" w:type="pct"/>
            <w:vAlign w:val="center"/>
            <w:hideMark/>
          </w:tcPr>
          <w:p w14:paraId="55E42049" w14:textId="03C95385"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66" w:tgtFrame="_blank" w:history="1">
              <w:r>
                <w:t>https://ppl-ai-file-upload.s3.amazonaws.com/web/direct-files/attachments/14527341/fa1af7a8-b156-4cfc-8bb2-956ef2889872/Anteproyecto-de-grado.pdf</w:t>
              </w:r>
            </w:hyperlink>
          </w:p>
        </w:tc>
        <w:tc>
          <w:tcPr>
            <w:tcW w:w="491" w:type="pct"/>
            <w:vAlign w:val="center"/>
            <w:hideMark/>
          </w:tcPr>
          <w:p w14:paraId="2BB78123" w14:textId="5D95D946"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67" w:tgtFrame="_blank" w:history="1">
              <w:r>
                <w:t>https://ppl-ai-file-upload.s3.amazonaws.com/web/direct-files/attachments/14527341/fa1af7a8-b156-4cfc-8bb2-956ef2889872/Anteproyecto-de-grado.pdf</w:t>
              </w:r>
            </w:hyperlink>
          </w:p>
        </w:tc>
        <w:tc>
          <w:tcPr>
            <w:tcW w:w="441" w:type="pct"/>
            <w:vAlign w:val="center"/>
            <w:hideMark/>
          </w:tcPr>
          <w:p w14:paraId="39E1F5C8" w14:textId="58BD48F7"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68" w:tgtFrame="_blank" w:history="1">
              <w:r>
                <w:t>https://ppl-ai-file-upload.s3.amazonaws.com/web/direct-files/attachments/14527341/fa1af7a8-b156-4cfc-8bb2-956ef2889872/Anteproyecto-de-grado.pdf</w:t>
              </w:r>
            </w:hyperlink>
          </w:p>
        </w:tc>
        <w:tc>
          <w:tcPr>
            <w:tcW w:w="438" w:type="pct"/>
            <w:vAlign w:val="center"/>
            <w:hideMark/>
          </w:tcPr>
          <w:p w14:paraId="2C9EB9DF" w14:textId="70A51334" w:rsidR="00D20F33" w:rsidRPr="00D20F33" w:rsidRDefault="00D20F33" w:rsidP="00DF1471">
            <w:pPr>
              <w:ind w:firstLine="0"/>
              <w:jc w:val="center"/>
              <w:rPr>
                <w:i/>
                <w:iCs/>
                <w:szCs w:val="20"/>
                <w:lang w:val="es-MX"/>
              </w:rPr>
            </w:pPr>
            <w:r w:rsidRPr="00D20F33">
              <w:rPr>
                <w:rFonts w:ascii="Segoe UI Emoji" w:hAnsi="Segoe UI Emoji" w:cs="Segoe UI Emoji"/>
                <w:i/>
                <w:iCs/>
                <w:szCs w:val="20"/>
                <w:lang w:val="es-MX"/>
              </w:rPr>
              <w:t>✅</w:t>
            </w:r>
            <w:r w:rsidRPr="00D20F33">
              <w:rPr>
                <w:i/>
                <w:iCs/>
                <w:szCs w:val="20"/>
                <w:lang w:val="es-MX"/>
              </w:rPr>
              <w:t xml:space="preserve"> Parcial </w:t>
            </w:r>
            <w:hyperlink r:id="rId69" w:tgtFrame="_blank" w:history="1">
              <w:r>
                <w:t>https://ppl-ai-file-upload.s3.amazonaws.com/web/direct-files/attachments/14527341/fa1af7a8-b156-4cfc-8bb2-956ef2889872/Anteproyecto-de-grado.pdf</w:t>
              </w:r>
            </w:hyperlink>
          </w:p>
        </w:tc>
        <w:tc>
          <w:tcPr>
            <w:tcW w:w="567" w:type="pct"/>
            <w:vAlign w:val="center"/>
            <w:hideMark/>
          </w:tcPr>
          <w:p w14:paraId="604D6D09" w14:textId="77777777" w:rsidR="00D20F33" w:rsidRPr="00D20F33" w:rsidRDefault="00D20F33" w:rsidP="00DF1471">
            <w:pPr>
              <w:ind w:firstLine="0"/>
              <w:jc w:val="center"/>
              <w:rPr>
                <w:i/>
                <w:iCs/>
                <w:szCs w:val="20"/>
                <w:lang w:val="en-US"/>
              </w:rPr>
            </w:pPr>
            <w:r w:rsidRPr="00D20F33">
              <w:rPr>
                <w:rFonts w:ascii="Segoe UI Emoji" w:hAnsi="Segoe UI Emoji" w:cs="Segoe UI Emoji"/>
                <w:i/>
                <w:iCs/>
                <w:szCs w:val="20"/>
                <w:lang w:val="en-US"/>
              </w:rPr>
              <w:t>✅</w:t>
            </w:r>
          </w:p>
        </w:tc>
      </w:tr>
      <w:tr w:rsidR="00DF1471" w:rsidRPr="00D20F33" w14:paraId="60AEEC9B" w14:textId="77777777" w:rsidTr="00E0295D">
        <w:tc>
          <w:tcPr>
            <w:tcW w:w="1217" w:type="pct"/>
            <w:vAlign w:val="center"/>
            <w:hideMark/>
          </w:tcPr>
          <w:p w14:paraId="283C6FBC" w14:textId="77777777" w:rsidR="00D20F33" w:rsidRPr="00D20F33" w:rsidRDefault="00D20F33" w:rsidP="00DF1471">
            <w:pPr>
              <w:ind w:firstLine="0"/>
              <w:jc w:val="center"/>
              <w:rPr>
                <w:i/>
                <w:iCs/>
                <w:szCs w:val="20"/>
                <w:lang w:val="es-MX"/>
              </w:rPr>
            </w:pPr>
            <w:r w:rsidRPr="00D20F33">
              <w:rPr>
                <w:i/>
                <w:iCs/>
                <w:szCs w:val="20"/>
                <w:lang w:val="es-MX"/>
              </w:rPr>
              <w:t xml:space="preserve">8. Acceso preventivo multi-actor </w:t>
            </w:r>
            <w:r w:rsidRPr="00D20F33">
              <w:rPr>
                <w:i/>
                <w:iCs/>
                <w:szCs w:val="20"/>
                <w:lang w:val="es-MX"/>
              </w:rPr>
              <w:lastRenderedPageBreak/>
              <w:t>(compradores, bancos, notarios)</w:t>
            </w:r>
          </w:p>
        </w:tc>
        <w:tc>
          <w:tcPr>
            <w:tcW w:w="444" w:type="pct"/>
            <w:vAlign w:val="center"/>
            <w:hideMark/>
          </w:tcPr>
          <w:p w14:paraId="31975A30" w14:textId="07DEAC2D"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lastRenderedPageBreak/>
              <w:t>❌</w:t>
            </w:r>
            <w:r w:rsidRPr="00B51C48">
              <w:rPr>
                <w:i/>
                <w:szCs w:val="20"/>
                <w:lang w:val="es-MX"/>
              </w:rPr>
              <w:t xml:space="preserve"> </w:t>
            </w:r>
            <w:hyperlink r:id="rId70" w:tgtFrame="_blank" w:history="1">
              <w:r>
                <w:t>https://ppl-ai-file-upload.s3.amazonaws.com/</w:t>
              </w:r>
              <w:r>
                <w:lastRenderedPageBreak/>
                <w:t>web/direct-files/attachments/14527341/fa1af7a8-b156-4cfc-8bb2-956ef2889872/Anteproyecto-de-grado.pdf</w:t>
              </w:r>
            </w:hyperlink>
          </w:p>
        </w:tc>
        <w:tc>
          <w:tcPr>
            <w:tcW w:w="440" w:type="pct"/>
            <w:vAlign w:val="center"/>
            <w:hideMark/>
          </w:tcPr>
          <w:p w14:paraId="166BA394" w14:textId="047FFE9C" w:rsidR="00D20F33" w:rsidRPr="00D20F33" w:rsidRDefault="00D20F33" w:rsidP="00DF1471">
            <w:pPr>
              <w:ind w:firstLine="0"/>
              <w:jc w:val="center"/>
              <w:rPr>
                <w:i/>
                <w:iCs/>
                <w:szCs w:val="20"/>
                <w:lang w:val="es-MX"/>
              </w:rPr>
            </w:pPr>
            <w:r w:rsidRPr="00D20F33">
              <w:rPr>
                <w:rFonts w:ascii="Segoe UI Emoji" w:hAnsi="Segoe UI Emoji" w:cs="Segoe UI Emoji"/>
                <w:i/>
                <w:iCs/>
                <w:szCs w:val="20"/>
                <w:lang w:val="es-MX"/>
              </w:rPr>
              <w:lastRenderedPageBreak/>
              <w:t>✅</w:t>
            </w:r>
            <w:r w:rsidRPr="00D20F33">
              <w:rPr>
                <w:i/>
                <w:iCs/>
                <w:szCs w:val="20"/>
                <w:lang w:val="es-MX"/>
              </w:rPr>
              <w:t xml:space="preserve"> Parcial </w:t>
            </w:r>
            <w:hyperlink r:id="rId71" w:tgtFrame="_blank" w:history="1">
              <w:r>
                <w:t>https://ppl-ai-file-upload.s3.amazonaws.com/</w:t>
              </w:r>
              <w:r>
                <w:lastRenderedPageBreak/>
                <w:t>web/direct-files/attachments/14527341/fa1af7a8-b156-4cfc-8bb2-956ef2889872/Anteproyecto-de-grado.pdf</w:t>
              </w:r>
            </w:hyperlink>
          </w:p>
        </w:tc>
        <w:tc>
          <w:tcPr>
            <w:tcW w:w="476" w:type="pct"/>
            <w:vAlign w:val="center"/>
            <w:hideMark/>
          </w:tcPr>
          <w:p w14:paraId="3A6F2AD3" w14:textId="3D576C5B"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lastRenderedPageBreak/>
              <w:t>❌</w:t>
            </w:r>
            <w:r w:rsidRPr="00B51C48">
              <w:rPr>
                <w:i/>
                <w:szCs w:val="20"/>
                <w:lang w:val="es-MX"/>
              </w:rPr>
              <w:t xml:space="preserve"> </w:t>
            </w:r>
            <w:hyperlink r:id="rId72" w:tgtFrame="_blank" w:history="1">
              <w:r>
                <w:t>https://ppl-ai-file-upload.s3.amazonaws.com/</w:t>
              </w:r>
              <w:r>
                <w:lastRenderedPageBreak/>
                <w:t>web/direct-files/attachments/14527341/fa1af7a8-b156-4cfc-8bb2-956ef2889872/Anteproyecto-de-grado.pdf</w:t>
              </w:r>
            </w:hyperlink>
          </w:p>
        </w:tc>
        <w:tc>
          <w:tcPr>
            <w:tcW w:w="486" w:type="pct"/>
            <w:vAlign w:val="center"/>
            <w:hideMark/>
          </w:tcPr>
          <w:p w14:paraId="55CAB41F" w14:textId="0C56A064" w:rsidR="00D20F33" w:rsidRPr="00D20F33" w:rsidRDefault="00D20F33" w:rsidP="00DF1471">
            <w:pPr>
              <w:ind w:firstLine="0"/>
              <w:jc w:val="center"/>
              <w:rPr>
                <w:i/>
                <w:iCs/>
                <w:szCs w:val="20"/>
                <w:lang w:val="es-MX"/>
              </w:rPr>
            </w:pPr>
            <w:r w:rsidRPr="00D20F33">
              <w:rPr>
                <w:rFonts w:ascii="Segoe UI Emoji" w:hAnsi="Segoe UI Emoji" w:cs="Segoe UI Emoji"/>
                <w:i/>
                <w:iCs/>
                <w:szCs w:val="20"/>
                <w:lang w:val="es-MX"/>
              </w:rPr>
              <w:lastRenderedPageBreak/>
              <w:t>✅</w:t>
            </w:r>
            <w:r w:rsidRPr="00D20F33">
              <w:rPr>
                <w:i/>
                <w:iCs/>
                <w:szCs w:val="20"/>
                <w:lang w:val="es-MX"/>
              </w:rPr>
              <w:t xml:space="preserve"> Parcial </w:t>
            </w:r>
            <w:hyperlink r:id="rId73" w:tgtFrame="_blank" w:history="1">
              <w:r>
                <w:t>https://ppl-ai-file-upload.s3.amazonaws.com/</w:t>
              </w:r>
              <w:r>
                <w:lastRenderedPageBreak/>
                <w:t>web/direct-files/attachments/14527341/fa1af7a8-b156-4cfc-8bb2-956ef2889872/Anteproyecto-de-grado.pdf</w:t>
              </w:r>
            </w:hyperlink>
          </w:p>
        </w:tc>
        <w:tc>
          <w:tcPr>
            <w:tcW w:w="491" w:type="pct"/>
            <w:vAlign w:val="center"/>
            <w:hideMark/>
          </w:tcPr>
          <w:p w14:paraId="5C6CF070" w14:textId="4E0D0757" w:rsidR="00D20F33" w:rsidRPr="00D20F33" w:rsidRDefault="00D20F33" w:rsidP="00DF1471">
            <w:pPr>
              <w:ind w:firstLine="0"/>
              <w:jc w:val="center"/>
              <w:rPr>
                <w:i/>
                <w:iCs/>
                <w:szCs w:val="20"/>
                <w:lang w:val="es-MX"/>
              </w:rPr>
            </w:pPr>
            <w:r w:rsidRPr="00D20F33">
              <w:rPr>
                <w:rFonts w:ascii="Segoe UI Emoji" w:hAnsi="Segoe UI Emoji" w:cs="Segoe UI Emoji"/>
                <w:i/>
                <w:iCs/>
                <w:szCs w:val="20"/>
                <w:lang w:val="es-MX"/>
              </w:rPr>
              <w:lastRenderedPageBreak/>
              <w:t>✅</w:t>
            </w:r>
            <w:r w:rsidRPr="00D20F33">
              <w:rPr>
                <w:i/>
                <w:iCs/>
                <w:szCs w:val="20"/>
                <w:lang w:val="es-MX"/>
              </w:rPr>
              <w:t xml:space="preserve"> Parcial </w:t>
            </w:r>
            <w:hyperlink r:id="rId74" w:tgtFrame="_blank" w:history="1">
              <w:r>
                <w:t>https://ppl-ai-file-upload.s3.amazonaws.com/</w:t>
              </w:r>
              <w:r>
                <w:lastRenderedPageBreak/>
                <w:t>web/direct-files/attachments/14527341/fa1af7a8-b156-4cfc-8bb2-956ef2889872/Anteproyecto-de-grado.pdf</w:t>
              </w:r>
            </w:hyperlink>
          </w:p>
        </w:tc>
        <w:tc>
          <w:tcPr>
            <w:tcW w:w="441" w:type="pct"/>
            <w:vAlign w:val="center"/>
            <w:hideMark/>
          </w:tcPr>
          <w:p w14:paraId="5A50D719" w14:textId="51A88C45" w:rsidR="00D20F33" w:rsidRPr="00D20F33" w:rsidRDefault="00D20F33" w:rsidP="00DF1471">
            <w:pPr>
              <w:ind w:firstLine="0"/>
              <w:jc w:val="center"/>
              <w:rPr>
                <w:i/>
                <w:iCs/>
                <w:szCs w:val="20"/>
                <w:lang w:val="es-MX"/>
              </w:rPr>
            </w:pPr>
            <w:r w:rsidRPr="00D20F33">
              <w:rPr>
                <w:rFonts w:ascii="Segoe UI Emoji" w:hAnsi="Segoe UI Emoji" w:cs="Segoe UI Emoji"/>
                <w:i/>
                <w:iCs/>
                <w:szCs w:val="20"/>
                <w:lang w:val="es-MX"/>
              </w:rPr>
              <w:lastRenderedPageBreak/>
              <w:t>✅</w:t>
            </w:r>
            <w:r w:rsidRPr="00D20F33">
              <w:rPr>
                <w:i/>
                <w:iCs/>
                <w:szCs w:val="20"/>
                <w:lang w:val="es-MX"/>
              </w:rPr>
              <w:t xml:space="preserve"> Parcial </w:t>
            </w:r>
            <w:hyperlink r:id="rId75" w:tgtFrame="_blank" w:history="1">
              <w:r>
                <w:t>https://ppl-ai-file-upload.s3.amazonaws.com/</w:t>
              </w:r>
              <w:r>
                <w:lastRenderedPageBreak/>
                <w:t>web/direct-files/attachments/14527341/fa1af7a8-b156-4cfc-8bb2-956ef2889872/Anteproyecto-de-grado.pdf</w:t>
              </w:r>
            </w:hyperlink>
          </w:p>
        </w:tc>
        <w:tc>
          <w:tcPr>
            <w:tcW w:w="438" w:type="pct"/>
            <w:vAlign w:val="center"/>
            <w:hideMark/>
          </w:tcPr>
          <w:p w14:paraId="6A58AED3" w14:textId="18000AC0" w:rsidR="00D20F33" w:rsidRPr="00D20F33" w:rsidRDefault="00D20F33" w:rsidP="00DF1471">
            <w:pPr>
              <w:ind w:firstLine="0"/>
              <w:jc w:val="center"/>
              <w:rPr>
                <w:i/>
                <w:iCs/>
                <w:szCs w:val="20"/>
                <w:lang w:val="es-MX"/>
              </w:rPr>
            </w:pPr>
            <w:r w:rsidRPr="00D20F33">
              <w:rPr>
                <w:rFonts w:ascii="Segoe UI Emoji" w:hAnsi="Segoe UI Emoji" w:cs="Segoe UI Emoji"/>
                <w:i/>
                <w:iCs/>
                <w:szCs w:val="20"/>
                <w:lang w:val="es-MX"/>
              </w:rPr>
              <w:lastRenderedPageBreak/>
              <w:t>✅</w:t>
            </w:r>
            <w:r w:rsidRPr="00D20F33">
              <w:rPr>
                <w:i/>
                <w:iCs/>
                <w:szCs w:val="20"/>
                <w:lang w:val="es-MX"/>
              </w:rPr>
              <w:t xml:space="preserve"> Parcial </w:t>
            </w:r>
            <w:hyperlink r:id="rId76" w:tgtFrame="_blank" w:history="1">
              <w:r>
                <w:t>https://ppl-ai-file-upload.s3.amazonaws.com/</w:t>
              </w:r>
              <w:r>
                <w:lastRenderedPageBreak/>
                <w:t>web/direct-files/attachments/14527341/fa1af7a8-b156-4cfc-8bb2-956ef2889872/Anteproyecto-de-grado.pdf</w:t>
              </w:r>
            </w:hyperlink>
          </w:p>
        </w:tc>
        <w:tc>
          <w:tcPr>
            <w:tcW w:w="567" w:type="pct"/>
            <w:vAlign w:val="center"/>
            <w:hideMark/>
          </w:tcPr>
          <w:p w14:paraId="6737BF33" w14:textId="77777777" w:rsidR="00D20F33" w:rsidRPr="00D20F33" w:rsidRDefault="00D20F33" w:rsidP="00DF1471">
            <w:pPr>
              <w:ind w:firstLine="0"/>
              <w:jc w:val="center"/>
              <w:rPr>
                <w:i/>
                <w:iCs/>
                <w:szCs w:val="20"/>
                <w:lang w:val="en-US"/>
              </w:rPr>
            </w:pPr>
            <w:r w:rsidRPr="00D20F33">
              <w:rPr>
                <w:rFonts w:ascii="Segoe UI Emoji" w:hAnsi="Segoe UI Emoji" w:cs="Segoe UI Emoji"/>
                <w:i/>
                <w:iCs/>
                <w:szCs w:val="20"/>
                <w:lang w:val="en-US"/>
              </w:rPr>
              <w:lastRenderedPageBreak/>
              <w:t>✅</w:t>
            </w:r>
          </w:p>
        </w:tc>
      </w:tr>
      <w:tr w:rsidR="00DF1471" w:rsidRPr="00D20F33" w14:paraId="436395C5" w14:textId="77777777" w:rsidTr="00E0295D">
        <w:tc>
          <w:tcPr>
            <w:tcW w:w="1217" w:type="pct"/>
            <w:vAlign w:val="center"/>
            <w:hideMark/>
          </w:tcPr>
          <w:p w14:paraId="31B7D16C" w14:textId="77777777" w:rsidR="00D20F33" w:rsidRPr="00D20F33" w:rsidRDefault="00D20F33" w:rsidP="00DF1471">
            <w:pPr>
              <w:ind w:firstLine="0"/>
              <w:jc w:val="center"/>
              <w:rPr>
                <w:i/>
                <w:iCs/>
                <w:szCs w:val="20"/>
                <w:lang w:val="es-MX"/>
              </w:rPr>
            </w:pPr>
            <w:r w:rsidRPr="00D20F33">
              <w:rPr>
                <w:i/>
                <w:iCs/>
                <w:szCs w:val="20"/>
                <w:lang w:val="es-MX"/>
              </w:rPr>
              <w:t>9. Integración con fuentes oficiales dominicanas relevantes</w:t>
            </w:r>
          </w:p>
        </w:tc>
        <w:tc>
          <w:tcPr>
            <w:tcW w:w="444" w:type="pct"/>
            <w:vAlign w:val="center"/>
            <w:hideMark/>
          </w:tcPr>
          <w:p w14:paraId="73E9F146" w14:textId="5D9A241A"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77" w:tgtFrame="_blank" w:history="1">
              <w:r>
                <w:t>https://ppl-ai-file-upload.s3.amazonaws.com/web/direct-files/attachments/14527341/fa1af7a8-b156-4cfc-8bb2-956ef2889872/Anteproyecto-de-grado.pdf</w:t>
              </w:r>
            </w:hyperlink>
          </w:p>
        </w:tc>
        <w:tc>
          <w:tcPr>
            <w:tcW w:w="440" w:type="pct"/>
            <w:vAlign w:val="center"/>
            <w:hideMark/>
          </w:tcPr>
          <w:p w14:paraId="70DA10D9" w14:textId="051983F5"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78" w:tgtFrame="_blank" w:history="1">
              <w:r>
                <w:t>https://ppl-ai-file-upload.s3.amazonaws.com/web/direct-files/attachments/14527341/fa1af7a8-b156-4cfc-8bb2-956ef2889872/Anteproyecto-de-grado.pdf</w:t>
              </w:r>
            </w:hyperlink>
          </w:p>
        </w:tc>
        <w:tc>
          <w:tcPr>
            <w:tcW w:w="476" w:type="pct"/>
            <w:vAlign w:val="center"/>
            <w:hideMark/>
          </w:tcPr>
          <w:p w14:paraId="78C54FF0" w14:textId="1838262F"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79" w:tgtFrame="_blank" w:history="1">
              <w:r>
                <w:t>https://ppl-ai-file-upload.s3.amazonaws.com/web/direct-files/attachments/14527341/fa1af7a8-b156-4cfc-8bb2-956ef2889872/Anteproyecto-de-grado.pdf</w:t>
              </w:r>
            </w:hyperlink>
          </w:p>
        </w:tc>
        <w:tc>
          <w:tcPr>
            <w:tcW w:w="486" w:type="pct"/>
            <w:vAlign w:val="center"/>
            <w:hideMark/>
          </w:tcPr>
          <w:p w14:paraId="449894CF" w14:textId="3D1DA5CD"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80" w:tgtFrame="_blank" w:history="1">
              <w:r>
                <w:t>https://ppl-ai-file-upload.s3.amazonaws.com/web/direct-files/attachments/14527341/fa1af7a8-b156-4cfc-8bb2-956ef2889872/Anteproyecto-de-grado.pdf</w:t>
              </w:r>
            </w:hyperlink>
          </w:p>
        </w:tc>
        <w:tc>
          <w:tcPr>
            <w:tcW w:w="491" w:type="pct"/>
            <w:vAlign w:val="center"/>
            <w:hideMark/>
          </w:tcPr>
          <w:p w14:paraId="2C91B552" w14:textId="356E8350"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81" w:tgtFrame="_blank" w:history="1">
              <w:r>
                <w:t>https://ppl-ai-file-upload.s3.amazonaws.com/web/direct-files/attachments/14527341/fa1af7a8-b156-4cfc-8bb2-956ef2889872/Anteproyecto-de-grado.pdf</w:t>
              </w:r>
            </w:hyperlink>
          </w:p>
        </w:tc>
        <w:tc>
          <w:tcPr>
            <w:tcW w:w="441" w:type="pct"/>
            <w:vAlign w:val="center"/>
            <w:hideMark/>
          </w:tcPr>
          <w:p w14:paraId="6CE5E8BF" w14:textId="6BB065BB"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82" w:tgtFrame="_blank" w:history="1">
              <w:r>
                <w:t>https://ppl-ai-file-upload.s3.amazonaws.com/web/direct-files/attachments/14527341/fa1af7a8-b156-4cfc-8bb2-956ef2889872/Anteproyecto-de-grado.pdf</w:t>
              </w:r>
            </w:hyperlink>
          </w:p>
        </w:tc>
        <w:tc>
          <w:tcPr>
            <w:tcW w:w="438" w:type="pct"/>
            <w:vAlign w:val="center"/>
            <w:hideMark/>
          </w:tcPr>
          <w:p w14:paraId="4B1EDF0C" w14:textId="693BB6AF"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83" w:tgtFrame="_blank" w:history="1">
              <w:r>
                <w:t>https://ppl-ai-file-upload.s3.amazonaws.com/web/direct-files/attachments/14527341/fa1af7a8-b156-4cfc-8bb2-956ef2889872/Anteproyecto-de-grado.pdf</w:t>
              </w:r>
            </w:hyperlink>
          </w:p>
        </w:tc>
        <w:tc>
          <w:tcPr>
            <w:tcW w:w="567" w:type="pct"/>
            <w:vAlign w:val="center"/>
            <w:hideMark/>
          </w:tcPr>
          <w:p w14:paraId="7A5FAC58" w14:textId="77777777" w:rsidR="00D20F33" w:rsidRPr="00D20F33" w:rsidRDefault="00D20F33" w:rsidP="00DF1471">
            <w:pPr>
              <w:ind w:firstLine="0"/>
              <w:jc w:val="center"/>
              <w:rPr>
                <w:i/>
                <w:iCs/>
                <w:szCs w:val="20"/>
                <w:lang w:val="en-US"/>
              </w:rPr>
            </w:pPr>
            <w:r w:rsidRPr="00D20F33">
              <w:rPr>
                <w:rFonts w:ascii="Segoe UI Emoji" w:hAnsi="Segoe UI Emoji" w:cs="Segoe UI Emoji"/>
                <w:i/>
                <w:iCs/>
                <w:szCs w:val="20"/>
                <w:lang w:val="en-US"/>
              </w:rPr>
              <w:t>✅</w:t>
            </w:r>
            <w:r w:rsidRPr="00D20F33">
              <w:rPr>
                <w:i/>
                <w:iCs/>
                <w:szCs w:val="20"/>
                <w:lang w:val="en-US"/>
              </w:rPr>
              <w:t xml:space="preserve"> Parcial</w:t>
            </w:r>
          </w:p>
        </w:tc>
      </w:tr>
      <w:tr w:rsidR="00DF1471" w:rsidRPr="00D20F33" w14:paraId="706021EF" w14:textId="77777777" w:rsidTr="00E0295D">
        <w:tc>
          <w:tcPr>
            <w:tcW w:w="1217" w:type="pct"/>
            <w:vAlign w:val="center"/>
            <w:hideMark/>
          </w:tcPr>
          <w:p w14:paraId="5E756C53" w14:textId="77777777" w:rsidR="00D20F33" w:rsidRPr="00D20F33" w:rsidRDefault="00D20F33" w:rsidP="00DF1471">
            <w:pPr>
              <w:ind w:firstLine="0"/>
              <w:jc w:val="center"/>
              <w:rPr>
                <w:i/>
                <w:iCs/>
                <w:szCs w:val="20"/>
                <w:lang w:val="es-MX"/>
              </w:rPr>
            </w:pPr>
            <w:r w:rsidRPr="00D20F33">
              <w:rPr>
                <w:i/>
                <w:iCs/>
                <w:szCs w:val="20"/>
                <w:lang w:val="es-MX"/>
              </w:rPr>
              <w:t>10. Alertas de inconsistencias documentales y administrativas</w:t>
            </w:r>
          </w:p>
        </w:tc>
        <w:tc>
          <w:tcPr>
            <w:tcW w:w="444" w:type="pct"/>
            <w:vAlign w:val="center"/>
            <w:hideMark/>
          </w:tcPr>
          <w:p w14:paraId="59C98A1C" w14:textId="32DC4C3D"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84" w:tgtFrame="_blank" w:history="1">
              <w:r>
                <w:t>https://ppl-ai-file-upload.s3.amazonaws.com/web/direct-files/attachments/14527341/fa1af7a8-b156-4cfc-8bb2-956ef2889872</w:t>
              </w:r>
              <w:r>
                <w:lastRenderedPageBreak/>
                <w:t>/Anteproyecto-de-grado.pdf</w:t>
              </w:r>
            </w:hyperlink>
          </w:p>
        </w:tc>
        <w:tc>
          <w:tcPr>
            <w:tcW w:w="440" w:type="pct"/>
            <w:vAlign w:val="center"/>
            <w:hideMark/>
          </w:tcPr>
          <w:p w14:paraId="23C44BD6" w14:textId="486592E1"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lastRenderedPageBreak/>
              <w:t>❌</w:t>
            </w:r>
            <w:r w:rsidRPr="00B51C48">
              <w:rPr>
                <w:i/>
                <w:szCs w:val="20"/>
                <w:lang w:val="es-MX"/>
              </w:rPr>
              <w:t xml:space="preserve"> </w:t>
            </w:r>
            <w:hyperlink r:id="rId85" w:tgtFrame="_blank" w:history="1">
              <w:r>
                <w:t>https://ppl-ai-file-upload.s3.amazonaws.com/web/direct-files/attachments/14527341/fa1af7a8-b156-4cfc-8bb2-956ef2889872</w:t>
              </w:r>
              <w:r>
                <w:lastRenderedPageBreak/>
                <w:t>/Anteproyecto-de-grado.pdf</w:t>
              </w:r>
            </w:hyperlink>
          </w:p>
        </w:tc>
        <w:tc>
          <w:tcPr>
            <w:tcW w:w="476" w:type="pct"/>
            <w:vAlign w:val="center"/>
            <w:hideMark/>
          </w:tcPr>
          <w:p w14:paraId="3C9E074A" w14:textId="7BC0AFF4"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lastRenderedPageBreak/>
              <w:t>❌</w:t>
            </w:r>
            <w:r w:rsidRPr="00B51C48">
              <w:rPr>
                <w:i/>
                <w:szCs w:val="20"/>
                <w:lang w:val="es-MX"/>
              </w:rPr>
              <w:t xml:space="preserve"> </w:t>
            </w:r>
            <w:hyperlink r:id="rId86" w:tgtFrame="_blank" w:history="1">
              <w:r>
                <w:t>https://ppl-ai-file-upload.s3.amazonaws.com/web/direct-files/attachments/14527341/fa1af7a8-b156-4cfc-8bb2-956ef2889872</w:t>
              </w:r>
              <w:r>
                <w:lastRenderedPageBreak/>
                <w:t>/Anteproyecto-de-grado.pdf</w:t>
              </w:r>
            </w:hyperlink>
          </w:p>
        </w:tc>
        <w:tc>
          <w:tcPr>
            <w:tcW w:w="486" w:type="pct"/>
            <w:vAlign w:val="center"/>
            <w:hideMark/>
          </w:tcPr>
          <w:p w14:paraId="158A84B7" w14:textId="2A2B2B43"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lastRenderedPageBreak/>
              <w:t>❌</w:t>
            </w:r>
            <w:r w:rsidRPr="00B51C48">
              <w:rPr>
                <w:i/>
                <w:szCs w:val="20"/>
                <w:lang w:val="es-MX"/>
              </w:rPr>
              <w:t xml:space="preserve"> </w:t>
            </w:r>
            <w:hyperlink r:id="rId87" w:tgtFrame="_blank" w:history="1">
              <w:r>
                <w:t>https://ppl-ai-file-upload.s3.amazonaws.com/web/direct-files/attachments/14527341/fa1af7a8-b156-4cfc-8bb2-956ef2889872</w:t>
              </w:r>
              <w:r>
                <w:lastRenderedPageBreak/>
                <w:t>/Anteproyecto-de-grado.pdf</w:t>
              </w:r>
            </w:hyperlink>
          </w:p>
        </w:tc>
        <w:tc>
          <w:tcPr>
            <w:tcW w:w="491" w:type="pct"/>
            <w:vAlign w:val="center"/>
            <w:hideMark/>
          </w:tcPr>
          <w:p w14:paraId="7E122A5B" w14:textId="55277A7C"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lastRenderedPageBreak/>
              <w:t>❌</w:t>
            </w:r>
            <w:r w:rsidRPr="00B51C48">
              <w:rPr>
                <w:i/>
                <w:szCs w:val="20"/>
                <w:lang w:val="es-MX"/>
              </w:rPr>
              <w:t xml:space="preserve"> </w:t>
            </w:r>
            <w:hyperlink r:id="rId88" w:tgtFrame="_blank" w:history="1">
              <w:r>
                <w:t>https://ppl-ai-file-upload.s3.amazonaws.com/web/direct-files/attachments/14527341/fa1af7a8-b156-4cfc-8bb2-956ef2889872</w:t>
              </w:r>
              <w:r>
                <w:lastRenderedPageBreak/>
                <w:t>/Anteproyecto-de-grado.pdf</w:t>
              </w:r>
            </w:hyperlink>
          </w:p>
        </w:tc>
        <w:tc>
          <w:tcPr>
            <w:tcW w:w="441" w:type="pct"/>
            <w:vAlign w:val="center"/>
            <w:hideMark/>
          </w:tcPr>
          <w:p w14:paraId="19EFE903" w14:textId="6692DC62" w:rsidR="00D20F33" w:rsidRPr="00D20F33" w:rsidRDefault="00D20F33" w:rsidP="00DF1471">
            <w:pPr>
              <w:ind w:firstLine="0"/>
              <w:jc w:val="center"/>
              <w:rPr>
                <w:i/>
                <w:iCs/>
                <w:szCs w:val="20"/>
                <w:lang w:val="es-MX"/>
              </w:rPr>
            </w:pPr>
            <w:r w:rsidRPr="00D20F33">
              <w:rPr>
                <w:rFonts w:ascii="Segoe UI Emoji" w:hAnsi="Segoe UI Emoji" w:cs="Segoe UI Emoji"/>
                <w:i/>
                <w:iCs/>
                <w:szCs w:val="20"/>
                <w:lang w:val="es-MX"/>
              </w:rPr>
              <w:lastRenderedPageBreak/>
              <w:t>✅</w:t>
            </w:r>
            <w:r w:rsidRPr="00D20F33">
              <w:rPr>
                <w:i/>
                <w:iCs/>
                <w:szCs w:val="20"/>
                <w:lang w:val="es-MX"/>
              </w:rPr>
              <w:t xml:space="preserve"> Parcial </w:t>
            </w:r>
            <w:hyperlink r:id="rId89" w:tgtFrame="_blank" w:history="1">
              <w:r>
                <w:t>https://ppl-ai-file-upload.s3.amazonaws.com/web/direct-files/attachments/14527341/fa1af7a8-b156-4cfc-8bb2-956ef2889872</w:t>
              </w:r>
              <w:r>
                <w:lastRenderedPageBreak/>
                <w:t>/Anteproyecto-de-grado.pdf</w:t>
              </w:r>
            </w:hyperlink>
          </w:p>
        </w:tc>
        <w:tc>
          <w:tcPr>
            <w:tcW w:w="438" w:type="pct"/>
            <w:vAlign w:val="center"/>
            <w:hideMark/>
          </w:tcPr>
          <w:p w14:paraId="23CAC69F" w14:textId="2B1D86AD"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lastRenderedPageBreak/>
              <w:t>❌</w:t>
            </w:r>
            <w:r w:rsidRPr="00B51C48">
              <w:rPr>
                <w:i/>
                <w:szCs w:val="20"/>
                <w:lang w:val="es-MX"/>
              </w:rPr>
              <w:t xml:space="preserve"> </w:t>
            </w:r>
            <w:hyperlink r:id="rId90" w:tgtFrame="_blank" w:history="1">
              <w:r>
                <w:t>https://ppl-ai-file-upload.s3.amazonaws.com/web/direct-files/attachments/14527341/fa1af7a8-b156-4cfc-8bb2-956ef2889872</w:t>
              </w:r>
              <w:r>
                <w:lastRenderedPageBreak/>
                <w:t>/Anteproyecto-de-grado.pdf</w:t>
              </w:r>
            </w:hyperlink>
          </w:p>
        </w:tc>
        <w:tc>
          <w:tcPr>
            <w:tcW w:w="567" w:type="pct"/>
            <w:vAlign w:val="center"/>
            <w:hideMark/>
          </w:tcPr>
          <w:p w14:paraId="353293E2" w14:textId="77777777" w:rsidR="00D20F33" w:rsidRPr="00D20F33" w:rsidRDefault="00D20F33" w:rsidP="00DF1471">
            <w:pPr>
              <w:ind w:firstLine="0"/>
              <w:jc w:val="center"/>
              <w:rPr>
                <w:i/>
                <w:iCs/>
                <w:szCs w:val="20"/>
                <w:lang w:val="en-US"/>
              </w:rPr>
            </w:pPr>
            <w:r w:rsidRPr="00D20F33">
              <w:rPr>
                <w:rFonts w:ascii="Segoe UI Emoji" w:hAnsi="Segoe UI Emoji" w:cs="Segoe UI Emoji"/>
                <w:i/>
                <w:iCs/>
                <w:szCs w:val="20"/>
                <w:lang w:val="en-US"/>
              </w:rPr>
              <w:lastRenderedPageBreak/>
              <w:t>✅</w:t>
            </w:r>
          </w:p>
        </w:tc>
      </w:tr>
      <w:tr w:rsidR="00DF1471" w:rsidRPr="00D20F33" w14:paraId="70ACB581" w14:textId="77777777" w:rsidTr="00E0295D">
        <w:tc>
          <w:tcPr>
            <w:tcW w:w="1217" w:type="pct"/>
            <w:vAlign w:val="center"/>
            <w:hideMark/>
          </w:tcPr>
          <w:p w14:paraId="3302D00D" w14:textId="77777777" w:rsidR="00D20F33" w:rsidRPr="00D20F33" w:rsidRDefault="00D20F33" w:rsidP="00DF1471">
            <w:pPr>
              <w:ind w:firstLine="0"/>
              <w:jc w:val="center"/>
              <w:rPr>
                <w:i/>
                <w:iCs/>
                <w:szCs w:val="20"/>
                <w:lang w:val="es-MX"/>
              </w:rPr>
            </w:pPr>
            <w:r w:rsidRPr="00D20F33">
              <w:rPr>
                <w:i/>
                <w:iCs/>
                <w:szCs w:val="20"/>
                <w:lang w:val="es-MX"/>
              </w:rPr>
              <w:t>11. Adaptación al marco normativo dominicano</w:t>
            </w:r>
          </w:p>
        </w:tc>
        <w:tc>
          <w:tcPr>
            <w:tcW w:w="444" w:type="pct"/>
            <w:vAlign w:val="center"/>
            <w:hideMark/>
          </w:tcPr>
          <w:p w14:paraId="0DF450E0" w14:textId="26C463FB"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91" w:tgtFrame="_blank" w:history="1">
              <w:r>
                <w:t>https://ppl-ai-file-upload.s3.amazonaws.com/web/direct-files/attachments/14527341/fa1af7a8-b156-4cfc-8bb2-956ef2889872/Anteproyecto-de-grado.pdf</w:t>
              </w:r>
            </w:hyperlink>
          </w:p>
        </w:tc>
        <w:tc>
          <w:tcPr>
            <w:tcW w:w="440" w:type="pct"/>
            <w:vAlign w:val="center"/>
            <w:hideMark/>
          </w:tcPr>
          <w:p w14:paraId="70CF6628" w14:textId="573C5273"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92" w:tgtFrame="_blank" w:history="1">
              <w:r>
                <w:t>https://ppl-ai-file-upload.s3.amazonaws.com/web/direct-files/attachments/14527341/fa1af7a8-b156-4cfc-8bb2-956ef2889872/Anteproyecto-de-grado.pdf</w:t>
              </w:r>
            </w:hyperlink>
          </w:p>
        </w:tc>
        <w:tc>
          <w:tcPr>
            <w:tcW w:w="476" w:type="pct"/>
            <w:vAlign w:val="center"/>
            <w:hideMark/>
          </w:tcPr>
          <w:p w14:paraId="5F8F02FE" w14:textId="4033DD72"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93" w:tgtFrame="_blank" w:history="1">
              <w:r>
                <w:t>https://ppl-ai-file-upload.s3.amazonaws.com/web/direct-files/attachments/14527341/fa1af7a8-b156-4cfc-8bb2-956ef2889872/Anteproyecto-de-grado.pdf</w:t>
              </w:r>
            </w:hyperlink>
          </w:p>
        </w:tc>
        <w:tc>
          <w:tcPr>
            <w:tcW w:w="486" w:type="pct"/>
            <w:vAlign w:val="center"/>
            <w:hideMark/>
          </w:tcPr>
          <w:p w14:paraId="0C72AADC" w14:textId="20C325D3"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94" w:tgtFrame="_blank" w:history="1">
              <w:r>
                <w:t>https://ppl-ai-file-upload.s3.amazonaws.com/web/direct-files/attachments/14527341/fa1af7a8-b156-4cfc-8bb2-956ef2889872/Anteproyecto-de-grado.pdf</w:t>
              </w:r>
            </w:hyperlink>
          </w:p>
        </w:tc>
        <w:tc>
          <w:tcPr>
            <w:tcW w:w="491" w:type="pct"/>
            <w:vAlign w:val="center"/>
            <w:hideMark/>
          </w:tcPr>
          <w:p w14:paraId="26117292" w14:textId="798EC719"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95" w:tgtFrame="_blank" w:history="1">
              <w:r>
                <w:t>https://ppl-ai-file-upload.s3.amazonaws.com/web/direct-files/attachments/14527341/fa1af7a8-b156-4cfc-8bb2-956ef2889872/Anteproyecto-de-grado.pdf</w:t>
              </w:r>
            </w:hyperlink>
          </w:p>
        </w:tc>
        <w:tc>
          <w:tcPr>
            <w:tcW w:w="441" w:type="pct"/>
            <w:vAlign w:val="center"/>
            <w:hideMark/>
          </w:tcPr>
          <w:p w14:paraId="06650ACF" w14:textId="7578F3CE"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96" w:tgtFrame="_blank" w:history="1">
              <w:r>
                <w:t>https://ppl-ai-file-upload.s3.amazonaws.com/web/direct-files/attachments/14527341/fa1af7a8-b156-4cfc-8bb2-956ef2889872/Anteproyecto-de-grado.pdf</w:t>
              </w:r>
            </w:hyperlink>
          </w:p>
        </w:tc>
        <w:tc>
          <w:tcPr>
            <w:tcW w:w="438" w:type="pct"/>
            <w:vAlign w:val="center"/>
            <w:hideMark/>
          </w:tcPr>
          <w:p w14:paraId="6D5C4A6A" w14:textId="3C2E0B11" w:rsidR="00D20F33" w:rsidRPr="00B51C48" w:rsidRDefault="00D20F33" w:rsidP="00DF1471">
            <w:pPr>
              <w:ind w:firstLine="0"/>
              <w:jc w:val="center"/>
              <w:rPr>
                <w:i/>
                <w:szCs w:val="20"/>
                <w:lang w:val="es-MX"/>
              </w:rPr>
            </w:pPr>
            <w:r w:rsidRPr="00B51C48">
              <w:rPr>
                <w:rFonts w:ascii="Segoe UI Emoji" w:hAnsi="Segoe UI Emoji" w:cs="Segoe UI Emoji"/>
                <w:i/>
                <w:szCs w:val="20"/>
                <w:lang w:val="es-MX"/>
              </w:rPr>
              <w:t>❌</w:t>
            </w:r>
            <w:r w:rsidRPr="00B51C48">
              <w:rPr>
                <w:i/>
                <w:szCs w:val="20"/>
                <w:lang w:val="es-MX"/>
              </w:rPr>
              <w:t xml:space="preserve"> </w:t>
            </w:r>
            <w:hyperlink r:id="rId97" w:tgtFrame="_blank" w:history="1">
              <w:r>
                <w:t>https://ppl-ai-file-upload.s3.amazonaws.com/web/direct-files/attachments/14527341/fa1af7a8-b156-4cfc-8bb2-956ef2889872/Anteproyecto-de-grado.pdf</w:t>
              </w:r>
            </w:hyperlink>
          </w:p>
        </w:tc>
        <w:tc>
          <w:tcPr>
            <w:tcW w:w="567" w:type="pct"/>
            <w:vAlign w:val="center"/>
            <w:hideMark/>
          </w:tcPr>
          <w:p w14:paraId="089FAC96" w14:textId="77777777" w:rsidR="00D20F33" w:rsidRPr="00D20F33" w:rsidRDefault="00D20F33" w:rsidP="00DF1471">
            <w:pPr>
              <w:ind w:firstLine="0"/>
              <w:jc w:val="center"/>
              <w:rPr>
                <w:i/>
                <w:iCs/>
                <w:szCs w:val="20"/>
                <w:lang w:val="en-US"/>
              </w:rPr>
            </w:pPr>
            <w:r w:rsidRPr="00D20F33">
              <w:rPr>
                <w:rFonts w:ascii="Segoe UI Emoji" w:hAnsi="Segoe UI Emoji" w:cs="Segoe UI Emoji"/>
                <w:i/>
                <w:iCs/>
                <w:szCs w:val="20"/>
                <w:lang w:val="en-US"/>
              </w:rPr>
              <w:t>✅</w:t>
            </w:r>
          </w:p>
        </w:tc>
      </w:tr>
    </w:tbl>
    <w:p w14:paraId="7C0770C3" w14:textId="4D4BC943" w:rsidR="00B217A7" w:rsidRDefault="00EF6978" w:rsidP="000F5B17">
      <w:pPr>
        <w:rPr>
          <w:i/>
          <w:iCs/>
        </w:rPr>
      </w:pPr>
      <w:r w:rsidRPr="00EF6978">
        <w:rPr>
          <w:i/>
          <w:iCs/>
        </w:rPr>
        <w:t xml:space="preserve">Fuente: Elaboración propia. Basada en análisis de </w:t>
      </w:r>
      <w:sdt>
        <w:sdtPr>
          <w:rPr>
            <w:lang w:val="es-MX"/>
          </w:rPr>
          <w:id w:val="-755981245"/>
          <w:citation/>
        </w:sdtPr>
        <w:sdtEndPr/>
        <w:sdtContent>
          <w:r w:rsidR="002E1250">
            <w:rPr>
              <w:lang w:val="es-MX"/>
            </w:rPr>
            <w:fldChar w:fldCharType="begin"/>
          </w:r>
          <w:r w:rsidR="002E1250">
            <w:rPr>
              <w:lang w:val="es-MX"/>
            </w:rPr>
            <w:instrText xml:space="preserve"> CITATION Reg26 \l 2058 </w:instrText>
          </w:r>
          <w:r w:rsidR="002E1250">
            <w:rPr>
              <w:lang w:val="es-MX"/>
            </w:rPr>
            <w:fldChar w:fldCharType="separate"/>
          </w:r>
          <w:r w:rsidR="00852EF3">
            <w:rPr>
              <w:noProof/>
              <w:lang w:val="es-MX"/>
            </w:rPr>
            <w:t>(Registro Inmobiliario de la República Dominicana, 2026)</w:t>
          </w:r>
          <w:r w:rsidR="002E1250">
            <w:rPr>
              <w:lang w:val="es-MX"/>
            </w:rPr>
            <w:fldChar w:fldCharType="end"/>
          </w:r>
        </w:sdtContent>
      </w:sdt>
      <w:r w:rsidR="002E1250" w:rsidRPr="00D94E2D">
        <w:rPr>
          <w:lang w:val="es-MX"/>
        </w:rPr>
        <w:t xml:space="preserve">; </w:t>
      </w:r>
      <w:sdt>
        <w:sdtPr>
          <w:rPr>
            <w:lang w:val="es-MX"/>
          </w:rPr>
          <w:id w:val="-80229078"/>
          <w:citation/>
        </w:sdtPr>
        <w:sdtEndPr/>
        <w:sdtContent>
          <w:r w:rsidR="002E1250">
            <w:rPr>
              <w:lang w:val="es-MX"/>
            </w:rPr>
            <w:fldChar w:fldCharType="begin"/>
          </w:r>
          <w:r w:rsidR="002E1250">
            <w:rPr>
              <w:lang w:val="es-MX"/>
            </w:rPr>
            <w:instrText xml:space="preserve"> CITATION Gob26 \l 2058 </w:instrText>
          </w:r>
          <w:r w:rsidR="002E1250">
            <w:rPr>
              <w:lang w:val="es-MX"/>
            </w:rPr>
            <w:fldChar w:fldCharType="separate"/>
          </w:r>
          <w:r w:rsidR="00852EF3">
            <w:rPr>
              <w:noProof/>
              <w:lang w:val="es-MX"/>
            </w:rPr>
            <w:t>(Gobierno Dominicano, 2026)</w:t>
          </w:r>
          <w:r w:rsidR="002E1250">
            <w:rPr>
              <w:lang w:val="es-MX"/>
            </w:rPr>
            <w:fldChar w:fldCharType="end"/>
          </w:r>
        </w:sdtContent>
      </w:sdt>
      <w:r w:rsidR="002E1250" w:rsidRPr="00D94E2D">
        <w:rPr>
          <w:lang w:val="es-MX"/>
        </w:rPr>
        <w:t xml:space="preserve">; </w:t>
      </w:r>
      <w:sdt>
        <w:sdtPr>
          <w:rPr>
            <w:lang w:val="es-MX"/>
          </w:rPr>
          <w:id w:val="776057618"/>
          <w:citation/>
        </w:sdtPr>
        <w:sdtEndPr/>
        <w:sdtContent>
          <w:r w:rsidR="002E1250">
            <w:rPr>
              <w:lang w:val="es-MX"/>
            </w:rPr>
            <w:fldChar w:fldCharType="begin"/>
          </w:r>
          <w:r w:rsidR="00237462">
            <w:rPr>
              <w:lang w:val="es-MX"/>
            </w:rPr>
            <w:instrText xml:space="preserve">CITATION MIV6a \t  \l 2058 </w:instrText>
          </w:r>
          <w:r w:rsidR="002E1250">
            <w:rPr>
              <w:lang w:val="es-MX"/>
            </w:rPr>
            <w:fldChar w:fldCharType="separate"/>
          </w:r>
          <w:r>
            <w:rPr>
              <w:noProof/>
              <w:lang w:val="es-MX"/>
            </w:rPr>
            <w:t>(MIVED, 2026a)</w:t>
          </w:r>
          <w:r w:rsidR="002E1250">
            <w:rPr>
              <w:lang w:val="es-MX"/>
            </w:rPr>
            <w:fldChar w:fldCharType="end"/>
          </w:r>
        </w:sdtContent>
      </w:sdt>
      <w:r w:rsidR="002E1250" w:rsidRPr="00D94E2D">
        <w:rPr>
          <w:lang w:val="es-MX"/>
        </w:rPr>
        <w:t>;</w:t>
      </w:r>
      <w:r w:rsidR="002E1250">
        <w:rPr>
          <w:lang w:val="es-MX"/>
        </w:rPr>
        <w:t xml:space="preserve"> </w:t>
      </w:r>
      <w:sdt>
        <w:sdtPr>
          <w:rPr>
            <w:lang w:val="es-MX"/>
          </w:rPr>
          <w:id w:val="623502323"/>
          <w:citation/>
        </w:sdtPr>
        <w:sdtEndPr/>
        <w:sdtContent>
          <w:r w:rsidR="002E1250">
            <w:rPr>
              <w:lang w:val="es-MX"/>
            </w:rPr>
            <w:fldChar w:fldCharType="begin"/>
          </w:r>
          <w:r w:rsidR="002E1250">
            <w:rPr>
              <w:lang w:val="es-MX"/>
            </w:rPr>
            <w:instrText xml:space="preserve"> CITATION Jur24 \l 2058 </w:instrText>
          </w:r>
          <w:r w:rsidR="002E1250">
            <w:rPr>
              <w:lang w:val="es-MX"/>
            </w:rPr>
            <w:fldChar w:fldCharType="separate"/>
          </w:r>
          <w:r w:rsidR="00852EF3">
            <w:rPr>
              <w:noProof/>
              <w:lang w:val="es-MX"/>
            </w:rPr>
            <w:t>( Jurisdicción Inmobiliaria, 2024)</w:t>
          </w:r>
          <w:r w:rsidR="002E1250">
            <w:rPr>
              <w:lang w:val="es-MX"/>
            </w:rPr>
            <w:fldChar w:fldCharType="end"/>
          </w:r>
        </w:sdtContent>
      </w:sdt>
      <w:r w:rsidR="002E1250">
        <w:rPr>
          <w:lang w:val="es-MX"/>
        </w:rPr>
        <w:t>;</w:t>
      </w:r>
      <w:r w:rsidR="002E1250" w:rsidRPr="00D94E2D">
        <w:rPr>
          <w:lang w:val="es-MX"/>
        </w:rPr>
        <w:t xml:space="preserve"> </w:t>
      </w:r>
      <w:sdt>
        <w:sdtPr>
          <w:rPr>
            <w:lang w:val="es-MX"/>
          </w:rPr>
          <w:id w:val="663205655"/>
          <w:citation/>
        </w:sdtPr>
        <w:sdtEndPr/>
        <w:sdtContent>
          <w:r w:rsidR="002E1250">
            <w:rPr>
              <w:lang w:val="es-MX"/>
            </w:rPr>
            <w:fldChar w:fldCharType="begin"/>
          </w:r>
          <w:r w:rsidR="002E1250">
            <w:rPr>
              <w:lang w:val="es-MX"/>
            </w:rPr>
            <w:instrText xml:space="preserve"> CITATION Axi25 \l 2058 </w:instrText>
          </w:r>
          <w:r w:rsidR="002E1250">
            <w:rPr>
              <w:lang w:val="es-MX"/>
            </w:rPr>
            <w:fldChar w:fldCharType="separate"/>
          </w:r>
          <w:r w:rsidR="00852EF3">
            <w:rPr>
              <w:noProof/>
              <w:lang w:val="es-MX"/>
            </w:rPr>
            <w:t>(Axios, 2025)</w:t>
          </w:r>
          <w:r w:rsidR="002E1250">
            <w:rPr>
              <w:lang w:val="es-MX"/>
            </w:rPr>
            <w:fldChar w:fldCharType="end"/>
          </w:r>
        </w:sdtContent>
      </w:sdt>
      <w:r w:rsidR="002E1250" w:rsidRPr="00D94E2D">
        <w:rPr>
          <w:lang w:val="es-MX"/>
        </w:rPr>
        <w:t xml:space="preserve">; </w:t>
      </w:r>
      <w:sdt>
        <w:sdtPr>
          <w:rPr>
            <w:lang w:val="es-MX"/>
          </w:rPr>
          <w:id w:val="1366100881"/>
          <w:citation/>
        </w:sdtPr>
        <w:sdtEndPr/>
        <w:sdtContent>
          <w:r w:rsidR="002E1250">
            <w:rPr>
              <w:lang w:val="es-MX"/>
            </w:rPr>
            <w:fldChar w:fldCharType="begin"/>
          </w:r>
          <w:r w:rsidR="002E1250">
            <w:rPr>
              <w:lang w:val="es-MX"/>
            </w:rPr>
            <w:instrText xml:space="preserve"> CITATION Qua23 \l 2058 </w:instrText>
          </w:r>
          <w:r w:rsidR="002E1250">
            <w:rPr>
              <w:lang w:val="es-MX"/>
            </w:rPr>
            <w:fldChar w:fldCharType="separate"/>
          </w:r>
          <w:r w:rsidR="00852EF3">
            <w:rPr>
              <w:noProof/>
              <w:lang w:val="es-MX"/>
            </w:rPr>
            <w:t>(Qualia, 2023)</w:t>
          </w:r>
          <w:r w:rsidR="002E1250">
            <w:rPr>
              <w:lang w:val="es-MX"/>
            </w:rPr>
            <w:fldChar w:fldCharType="end"/>
          </w:r>
        </w:sdtContent>
      </w:sdt>
      <w:r w:rsidR="002E1250" w:rsidRPr="00D94E2D">
        <w:rPr>
          <w:lang w:val="es-MX"/>
        </w:rPr>
        <w:t xml:space="preserve">; </w:t>
      </w:r>
      <w:sdt>
        <w:sdtPr>
          <w:rPr>
            <w:lang w:val="es-MX"/>
          </w:rPr>
          <w:id w:val="-37973998"/>
          <w:citation/>
        </w:sdtPr>
        <w:sdtEndPr/>
        <w:sdtContent>
          <w:r w:rsidR="002E1250">
            <w:rPr>
              <w:lang w:val="es-MX"/>
            </w:rPr>
            <w:fldChar w:fldCharType="begin"/>
          </w:r>
          <w:r w:rsidR="002E1250">
            <w:rPr>
              <w:lang w:val="es-MX"/>
            </w:rPr>
            <w:instrText xml:space="preserve"> CITATION htt25 \l 2058 </w:instrText>
          </w:r>
          <w:r w:rsidR="002E1250">
            <w:rPr>
              <w:lang w:val="es-MX"/>
            </w:rPr>
            <w:fldChar w:fldCharType="separate"/>
          </w:r>
          <w:r w:rsidR="00852EF3">
            <w:rPr>
              <w:noProof/>
              <w:lang w:val="es-MX"/>
            </w:rPr>
            <w:t>(Gate, 2025)</w:t>
          </w:r>
          <w:r w:rsidR="002E1250">
            <w:rPr>
              <w:lang w:val="es-MX"/>
            </w:rPr>
            <w:fldChar w:fldCharType="end"/>
          </w:r>
        </w:sdtContent>
      </w:sdt>
      <w:r w:rsidR="005B4CE1">
        <w:rPr>
          <w:i/>
          <w:iCs/>
          <w:lang w:val="es-MX"/>
        </w:rPr>
        <w:t>.</w:t>
      </w:r>
    </w:p>
    <w:p w14:paraId="2A96D611" w14:textId="62501600" w:rsidR="00346AC8" w:rsidRPr="00346AC8" w:rsidRDefault="00346AC8" w:rsidP="00346AC8">
      <w:pPr>
        <w:rPr>
          <w:lang w:val="es-MX"/>
        </w:rPr>
      </w:pPr>
      <w:r w:rsidRPr="00346AC8">
        <w:rPr>
          <w:b/>
          <w:bCs/>
          <w:lang w:val="es-MX"/>
        </w:rPr>
        <w:t>Primera conclusión:</w:t>
      </w:r>
      <w:r w:rsidRPr="00346AC8">
        <w:rPr>
          <w:lang w:val="es-MX"/>
        </w:rPr>
        <w:t> </w:t>
      </w:r>
      <w:r w:rsidR="008C6F10" w:rsidRPr="008C6F10">
        <w:t>Ninguno de los antecedentes revisados cubre simultáneamente las dimensiones que ahora constituyen el núcleo diferencial de VeriFinca: legitimidad operativa del desarrollador, detección de duplicidades documentales o registrales, validación territorial e integración funcional de un resultado certificable para consulta preventiva</w:t>
      </w:r>
      <w:r w:rsidRPr="00346AC8">
        <w:rPr>
          <w:lang w:val="es-MX"/>
        </w:rPr>
        <w:t>.​</w:t>
      </w:r>
    </w:p>
    <w:p w14:paraId="779F08F6" w14:textId="65828EA1" w:rsidR="00346AC8" w:rsidRPr="00346AC8" w:rsidRDefault="00346AC8" w:rsidP="00346AC8">
      <w:pPr>
        <w:rPr>
          <w:lang w:val="es-MX"/>
        </w:rPr>
      </w:pPr>
      <w:r w:rsidRPr="00346AC8">
        <w:rPr>
          <w:b/>
          <w:bCs/>
          <w:lang w:val="es-MX"/>
        </w:rPr>
        <w:t>Segunda conclusión:</w:t>
      </w:r>
      <w:r w:rsidRPr="00346AC8">
        <w:rPr>
          <w:lang w:val="es-MX"/>
        </w:rPr>
        <w:t> </w:t>
      </w:r>
      <w:r w:rsidR="00B542B2" w:rsidRPr="00B542B2">
        <w:t>Los referentes internacionales más avanzados, como CertifID, Qualia Shield y Propy, aportan evidencia de viabilidad en verificación antifraude, validación previa a la transacción, automatización documental o certificación tecnológica; sin embargo, su arquitectura no responde al contexto institucional dominicano ni a la necesidad de contrastar expedientes inmobiliarios con fuentes públicas locales relevantes</w:t>
      </w:r>
      <w:r w:rsidRPr="00346AC8">
        <w:rPr>
          <w:lang w:val="es-MX"/>
        </w:rPr>
        <w:t>.​</w:t>
      </w:r>
    </w:p>
    <w:p w14:paraId="1D4E1E12" w14:textId="0BD72763" w:rsidR="00A755C4" w:rsidRPr="004C697B" w:rsidRDefault="00346AC8" w:rsidP="004C697B">
      <w:pPr>
        <w:rPr>
          <w:lang w:val="es-MX"/>
        </w:rPr>
      </w:pPr>
      <w:r w:rsidRPr="00346AC8">
        <w:rPr>
          <w:b/>
          <w:bCs/>
          <w:lang w:val="es-MX"/>
        </w:rPr>
        <w:t>Tercera conclusión:</w:t>
      </w:r>
      <w:r w:rsidRPr="00346AC8">
        <w:rPr>
          <w:lang w:val="es-MX"/>
        </w:rPr>
        <w:t xml:space="preserve"> Los antecedentes locales (L-1 a L-4), aunque son los únicamente adaptados al marco normativo dominicano, operan como islas institucionales sin comunicación entre sí. Ninguno cruza datos de más de una entidad gubernamental en un mismo flujo, condición que, </w:t>
      </w:r>
      <w:r w:rsidR="00131033">
        <w:rPr>
          <w:lang w:val="es-MX"/>
        </w:rPr>
        <w:t>se p</w:t>
      </w:r>
      <w:r w:rsidRPr="00346AC8">
        <w:rPr>
          <w:lang w:val="es-MX"/>
        </w:rPr>
        <w:t>lantea</w:t>
      </w:r>
      <w:r w:rsidR="00131033">
        <w:rPr>
          <w:lang w:val="es-MX"/>
        </w:rPr>
        <w:t xml:space="preserve"> como parte</w:t>
      </w:r>
      <w:r w:rsidRPr="00346AC8">
        <w:rPr>
          <w:lang w:val="es-MX"/>
        </w:rPr>
        <w:t xml:space="preserve"> </w:t>
      </w:r>
      <w:r w:rsidR="00131033">
        <w:rPr>
          <w:lang w:val="es-MX"/>
        </w:rPr>
        <w:t>p</w:t>
      </w:r>
      <w:r w:rsidRPr="00346AC8">
        <w:rPr>
          <w:lang w:val="es-MX"/>
        </w:rPr>
        <w:t>roblema</w:t>
      </w:r>
      <w:r w:rsidR="00676C6D">
        <w:rPr>
          <w:lang w:val="es-MX"/>
        </w:rPr>
        <w:t xml:space="preserve"> que</w:t>
      </w:r>
      <w:r w:rsidRPr="00346AC8">
        <w:rPr>
          <w:lang w:val="es-MX"/>
        </w:rPr>
        <w:t xml:space="preserve"> facilita la proliferación del fraude documental en el sector inmobiliario dominicano </w:t>
      </w:r>
      <w:sdt>
        <w:sdtPr>
          <w:rPr>
            <w:lang w:val="es-MX"/>
          </w:rPr>
          <w:id w:val="-2062084804"/>
          <w:citation/>
        </w:sdtPr>
        <w:sdtEndPr/>
        <w:sdtContent>
          <w:r w:rsidR="00676C6D">
            <w:rPr>
              <w:lang w:val="es-MX"/>
            </w:rPr>
            <w:fldChar w:fldCharType="begin"/>
          </w:r>
          <w:r w:rsidR="00676C6D">
            <w:rPr>
              <w:lang w:val="es-MX"/>
            </w:rPr>
            <w:instrText xml:space="preserve"> CITATION Lop25 \l 2058 </w:instrText>
          </w:r>
          <w:r w:rsidR="00676C6D">
            <w:rPr>
              <w:lang w:val="es-MX"/>
            </w:rPr>
            <w:fldChar w:fldCharType="separate"/>
          </w:r>
          <w:r w:rsidR="00852EF3">
            <w:rPr>
              <w:noProof/>
              <w:lang w:val="es-MX"/>
            </w:rPr>
            <w:t>(Lopez Duran, 2025)</w:t>
          </w:r>
          <w:r w:rsidR="00676C6D">
            <w:rPr>
              <w:lang w:val="es-MX"/>
            </w:rPr>
            <w:fldChar w:fldCharType="end"/>
          </w:r>
        </w:sdtContent>
      </w:sdt>
      <w:r w:rsidRPr="00346AC8">
        <w:rPr>
          <w:lang w:val="es-MX"/>
        </w:rPr>
        <w:t xml:space="preserve">; </w:t>
      </w:r>
      <w:sdt>
        <w:sdtPr>
          <w:rPr>
            <w:lang w:val="es-MX"/>
          </w:rPr>
          <w:id w:val="-1826657324"/>
          <w:citation/>
        </w:sdtPr>
        <w:sdtEndPr/>
        <w:sdtContent>
          <w:r w:rsidR="00F967B8">
            <w:rPr>
              <w:lang w:val="es-MX"/>
            </w:rPr>
            <w:fldChar w:fldCharType="begin"/>
          </w:r>
          <w:r w:rsidR="00F967B8">
            <w:rPr>
              <w:lang w:val="es-MX"/>
            </w:rPr>
            <w:instrText xml:space="preserve"> CITATION Asv25 \l 2058 </w:instrText>
          </w:r>
          <w:r w:rsidR="00F967B8">
            <w:rPr>
              <w:lang w:val="es-MX"/>
            </w:rPr>
            <w:fldChar w:fldCharType="separate"/>
          </w:r>
          <w:r w:rsidR="00852EF3">
            <w:rPr>
              <w:noProof/>
              <w:lang w:val="es-MX"/>
            </w:rPr>
            <w:t>(Estate, 2025)</w:t>
          </w:r>
          <w:r w:rsidR="00F967B8">
            <w:rPr>
              <w:lang w:val="es-MX"/>
            </w:rPr>
            <w:fldChar w:fldCharType="end"/>
          </w:r>
        </w:sdtContent>
      </w:sdt>
      <w:r w:rsidRPr="00346AC8">
        <w:rPr>
          <w:lang w:val="es-MX"/>
        </w:rPr>
        <w:t>.</w:t>
      </w:r>
    </w:p>
    <w:p w14:paraId="58E4645E" w14:textId="77777777" w:rsidR="00A755C4" w:rsidRPr="00B531F2" w:rsidRDefault="00A755C4" w:rsidP="00A755C4">
      <w:pPr>
        <w:spacing w:before="120" w:after="200" w:line="264" w:lineRule="auto"/>
        <w:ind w:firstLine="0"/>
        <w:rPr>
          <w:rFonts w:eastAsiaTheme="majorEastAsia" w:cstheme="majorBidi"/>
          <w:b/>
          <w:bCs/>
          <w:color w:val="000000" w:themeColor="accent1"/>
          <w:spacing w:val="-2"/>
        </w:rPr>
      </w:pPr>
      <w:r w:rsidRPr="00B531F2">
        <w:lastRenderedPageBreak/>
        <w:br w:type="page"/>
      </w:r>
    </w:p>
    <w:p w14:paraId="4CEB3D18" w14:textId="77777777" w:rsidR="00A755C4" w:rsidRPr="00B531F2" w:rsidRDefault="00A755C4" w:rsidP="00AC2130">
      <w:pPr>
        <w:pStyle w:val="Ttulo2"/>
      </w:pPr>
      <w:bookmarkStart w:id="19" w:name="_Toc227357276"/>
      <w:r w:rsidRPr="00B531F2">
        <w:lastRenderedPageBreak/>
        <w:t>Descripción General del Escenario</w:t>
      </w:r>
      <w:bookmarkEnd w:id="19"/>
    </w:p>
    <w:p w14:paraId="77939E7A" w14:textId="77777777" w:rsidR="00A755C4" w:rsidRPr="00B531F2" w:rsidRDefault="00A755C4" w:rsidP="00AC2130">
      <w:pPr>
        <w:pStyle w:val="Ttulo3"/>
      </w:pPr>
      <w:bookmarkStart w:id="20" w:name="_Toc227357277"/>
      <w:r w:rsidRPr="00B531F2">
        <w:t>El Ecosistema Inmobiliario en República Dominicana</w:t>
      </w:r>
      <w:bookmarkEnd w:id="20"/>
    </w:p>
    <w:p w14:paraId="7533A993" w14:textId="4EFBC957" w:rsidR="00A755C4" w:rsidRPr="00B531F2" w:rsidRDefault="009A037D" w:rsidP="00A755C4">
      <w:r w:rsidRPr="009A037D">
        <w:t>El sector inmobiliario dominicano constituye un ecosistema de actores públicos y privados que intervienen en operaciones de alto valor económico, jurídico y documental. En dicho ecosistema, la debida diligencia previa a la inversión depende de la revisión fragmentada de documentos registrales, catastrales, municipales, societarios y financieros, emitidos o gestionados por distintas entidades. En consecuencia, cualquier propuesta tecnológica orientada a prevenir estafas debe centrarse en la validación preventiva del expediente del proyecto y en el contraste de información procedente de fuentes oficiales o legalmente disponibles</w:t>
      </w:r>
      <w:r w:rsidR="00A755C4" w:rsidRPr="00B531F2">
        <w:t>.</w:t>
      </w:r>
    </w:p>
    <w:p w14:paraId="59FD64F6" w14:textId="77777777" w:rsidR="00A755C4" w:rsidRPr="00B531F2" w:rsidRDefault="00A755C4" w:rsidP="002521BA">
      <w:pPr>
        <w:pStyle w:val="Ttulo4"/>
      </w:pPr>
      <w:r w:rsidRPr="00B531F2">
        <w:t>Actores Principales del Ecosistema</w:t>
      </w:r>
    </w:p>
    <w:p w14:paraId="6917153F" w14:textId="5BA7DCC4" w:rsidR="00A755C4" w:rsidRPr="00B531F2" w:rsidRDefault="00A755C4" w:rsidP="00A755C4">
      <w:r w:rsidRPr="00B531F2">
        <w:t>El modelo de negocios inmobiliario dominicano involucra múltiples participantes con roles específicos</w:t>
      </w:r>
      <w:r w:rsidR="00403FAD">
        <w:t xml:space="preserve"> </w:t>
      </w:r>
      <w:sdt>
        <w:sdtPr>
          <w:id w:val="382061837"/>
          <w:citation/>
        </w:sdtPr>
        <w:sdtEndPr/>
        <w:sdtContent>
          <w:r w:rsidR="00F57F94">
            <w:fldChar w:fldCharType="begin"/>
          </w:r>
          <w:r w:rsidR="00F57F94">
            <w:rPr>
              <w:lang w:val="es-MX"/>
            </w:rPr>
            <w:instrText xml:space="preserve"> CITATION Sol251 \l 2058 </w:instrText>
          </w:r>
          <w:r w:rsidR="00F57F94">
            <w:fldChar w:fldCharType="separate"/>
          </w:r>
          <w:r w:rsidR="00852EF3">
            <w:rPr>
              <w:noProof/>
              <w:lang w:val="es-MX"/>
            </w:rPr>
            <w:t>(Solis, 2025)</w:t>
          </w:r>
          <w:r w:rsidR="00F57F94">
            <w:fldChar w:fldCharType="end"/>
          </w:r>
        </w:sdtContent>
      </w:sdt>
      <w:r w:rsidRPr="00B531F2">
        <w:t>:</w:t>
      </w:r>
    </w:p>
    <w:p w14:paraId="3596F099" w14:textId="1432A66D" w:rsidR="00A755C4" w:rsidRPr="00B531F2" w:rsidRDefault="00A755C4" w:rsidP="00A755C4">
      <w:pPr>
        <w:pStyle w:val="Ttulo5"/>
      </w:pPr>
      <w:r w:rsidRPr="00B531F2">
        <w:t>Desarrolladores/Promotores Inmobiliarios</w:t>
      </w:r>
    </w:p>
    <w:p w14:paraId="22F78391" w14:textId="250E9581" w:rsidR="00A755C4" w:rsidRPr="00B531F2" w:rsidRDefault="00AD43D8" w:rsidP="00AD43D8">
      <w:r w:rsidRPr="00AD43D8">
        <w:t>Empresas o personas jurídicas que promueven, desarrollan y comercializan proyectos residenciales, turísticos o comerciales. Son responsables de reunir y presentar la documentación esencial del proyecto, incluyendo soportes registrales, técnicos, municipales, societarios y, cuando corresponda, financieros. Para efectos del sistema propuesto, constituyen el actor principal sobre el cual recae la carga inicial del expediente digital y de los documentos sujetos a validación</w:t>
      </w:r>
      <w:r w:rsidR="006B6889">
        <w:t>.</w:t>
      </w:r>
    </w:p>
    <w:p w14:paraId="0C7F0647" w14:textId="77777777" w:rsidR="00A755C4" w:rsidRPr="00B531F2" w:rsidRDefault="00A755C4" w:rsidP="00A755C4">
      <w:pPr>
        <w:pStyle w:val="Ttulo5"/>
      </w:pPr>
      <w:r w:rsidRPr="00B531F2">
        <w:t xml:space="preserve"> Compradores/Inversionistas</w:t>
      </w:r>
    </w:p>
    <w:p w14:paraId="154C8068" w14:textId="5BFBB12B" w:rsidR="00A755C4" w:rsidRPr="00B531F2" w:rsidRDefault="00C56222" w:rsidP="00C56222">
      <w:r w:rsidRPr="00C56222">
        <w:t>Personas físicas o jurídicas interesadas en adquirir, financiar o invertir en proyectos inmobiliarios. Requieren validar, antes de comprometer recursos económicos, la autenticidad, vigencia, consistencia y correspondencia territorial de la documentación presentada por el desarrollador. Su principal vulnerabilidad radica en la asimetría informativa y en la dispersión institucional de los mecanismos de consulta</w:t>
      </w:r>
      <w:r w:rsidR="006B6889">
        <w:t>.</w:t>
      </w:r>
    </w:p>
    <w:p w14:paraId="32E6E189" w14:textId="77777777" w:rsidR="00A755C4" w:rsidRPr="00B531F2" w:rsidRDefault="00A755C4" w:rsidP="00A755C4">
      <w:pPr>
        <w:pStyle w:val="Ttulo5"/>
      </w:pPr>
      <w:r w:rsidRPr="00B531F2">
        <w:t xml:space="preserve"> Instituciones Financieras</w:t>
      </w:r>
    </w:p>
    <w:p w14:paraId="47E63B96" w14:textId="7C6EF272" w:rsidR="00A755C4" w:rsidRPr="00B531F2" w:rsidRDefault="00C56222" w:rsidP="00C56222">
      <w:r w:rsidRPr="00C56222">
        <w:t xml:space="preserve">Entidades bancarias o financieras que intervienen en el otorgamiento de créditos hipotecarios, financiamiento a desarrolladores o evaluación de riesgo de proyectos. Para fines del sistema propuesto, actúan como usuarios interesados en constancias de validación documental y en evidencia preventiva de </w:t>
      </w:r>
      <w:r w:rsidRPr="00C56222">
        <w:lastRenderedPageBreak/>
        <w:t>integridad del expediente. Su participación no sustituye los procesos internos de análisis crediticio, sino que se beneficia de información verificada y trazable</w:t>
      </w:r>
      <w:r w:rsidR="00A755C4" w:rsidRPr="00B531F2">
        <w:rPr>
          <w:rFonts w:cs="Times New Roman"/>
        </w:rPr>
        <w:t>​</w:t>
      </w:r>
      <w:r w:rsidR="006B6889">
        <w:rPr>
          <w:rFonts w:cs="Times New Roman"/>
        </w:rPr>
        <w:t>.</w:t>
      </w:r>
    </w:p>
    <w:p w14:paraId="6688BF22" w14:textId="77777777" w:rsidR="00A755C4" w:rsidRPr="00B531F2" w:rsidRDefault="00A755C4" w:rsidP="00A755C4">
      <w:pPr>
        <w:pStyle w:val="Ttulo5"/>
      </w:pPr>
      <w:r w:rsidRPr="00B531F2">
        <w:t xml:space="preserve"> Notarios Públicos</w:t>
      </w:r>
    </w:p>
    <w:p w14:paraId="156F81BD" w14:textId="2D3A49B0" w:rsidR="00A755C4" w:rsidRPr="00B531F2" w:rsidRDefault="00D90E9A" w:rsidP="00D90E9A">
      <w:r w:rsidRPr="00D90E9A">
        <w:t>Entidades bancarias o financieras que intervienen en el otorgamiento de créditos hipotecarios, financiamiento a desarrolladores o evaluación de riesgo de proyectos. Para fines del sistema propuesto, actúan como usuarios interesados en constancias de validación documental y en evidencia preventiva de integridad del expediente. Su participación no sustituye los procesos internos de análisis crediticio, sino que se beneficia de información verificada y trazable</w:t>
      </w:r>
      <w:r w:rsidR="00EF4C36">
        <w:rPr>
          <w:rFonts w:cs="Times New Roman"/>
        </w:rPr>
        <w:t>.</w:t>
      </w:r>
    </w:p>
    <w:p w14:paraId="7683DD6D" w14:textId="75EF73B1" w:rsidR="00A755C4" w:rsidRPr="00B531F2" w:rsidRDefault="00A755C4" w:rsidP="00A755C4">
      <w:pPr>
        <w:pStyle w:val="Ttulo5"/>
      </w:pPr>
      <w:r w:rsidRPr="00B531F2">
        <w:t>Abogados Inmobiliarios</w:t>
      </w:r>
    </w:p>
    <w:p w14:paraId="188502D8" w14:textId="1FF02E3C" w:rsidR="00A755C4" w:rsidRPr="00B531F2" w:rsidRDefault="008D7947" w:rsidP="008D7947">
      <w:r w:rsidRPr="008D7947">
        <w:t>Profesionales habilitados para instrumentar actos jurídicos y dar formalidad a operaciones de compraventa u otros negocios inmobiliarios. Dentro del ecosistema, requieren documentos consistentes, vigentes y verificables para reducir riesgos de errores, nulidades o fraudes documentales. En relación con VeriFinca, se benefician de reportes preventivos y de resultados verificables del expediente</w:t>
      </w:r>
      <w:r w:rsidR="006B6889">
        <w:t>.</w:t>
      </w:r>
    </w:p>
    <w:p w14:paraId="41CAE472" w14:textId="77777777" w:rsidR="00A755C4" w:rsidRPr="00B531F2" w:rsidRDefault="00A755C4" w:rsidP="00A755C4">
      <w:pPr>
        <w:pStyle w:val="Ttulo5"/>
      </w:pPr>
      <w:r w:rsidRPr="00B531F2">
        <w:t xml:space="preserve"> Agrimensores</w:t>
      </w:r>
    </w:p>
    <w:p w14:paraId="1FAACA4C" w14:textId="4FBA5C54" w:rsidR="00A755C4" w:rsidRPr="00B531F2" w:rsidRDefault="007D362B" w:rsidP="007D362B">
      <w:r w:rsidRPr="007D362B">
        <w:t>Profesionales que realizan revisión legal y documental del proyecto o del inmueble objeto de negociación. Su labor se vincula con el examen de títulos, certificaciones, antecedentes registrales y consistencia del expediente presentado. En el sistema propuesto, se consideran usuarios especializados que pueden apoyarse en validaciones preliminares automatizadas sin que ello sustituya su criterio profesional</w:t>
      </w:r>
      <w:r w:rsidR="006B6889">
        <w:t>.</w:t>
      </w:r>
    </w:p>
    <w:p w14:paraId="1433D8DE" w14:textId="7050BB46" w:rsidR="00D90E9A" w:rsidRPr="006B7D9C" w:rsidRDefault="00A755C4" w:rsidP="00380681">
      <w:pPr>
        <w:numPr>
          <w:ilvl w:val="0"/>
          <w:numId w:val="11"/>
        </w:numPr>
        <w:rPr>
          <w:rFonts w:cs="Times New Roman"/>
        </w:rPr>
      </w:pPr>
      <w:r w:rsidRPr="00B531F2">
        <w:t>Proceso de certificación reducido de 2.5 años a 3 meses</w:t>
      </w:r>
      <w:r w:rsidRPr="00B531F2">
        <w:rPr>
          <w:rFonts w:cs="Times New Roman"/>
        </w:rPr>
        <w:t>​</w:t>
      </w:r>
      <w:r w:rsidR="00FE1D63">
        <w:rPr>
          <w:rFonts w:cs="Times New Roman"/>
        </w:rPr>
        <w:t xml:space="preserve"> </w:t>
      </w:r>
      <w:sdt>
        <w:sdtPr>
          <w:rPr>
            <w:rFonts w:cs="Times New Roman"/>
          </w:rPr>
          <w:id w:val="-419943217"/>
          <w:citation/>
        </w:sdtPr>
        <w:sdtEndPr/>
        <w:sdtContent>
          <w:r w:rsidR="00FE1D63">
            <w:rPr>
              <w:rFonts w:cs="Times New Roman"/>
            </w:rPr>
            <w:fldChar w:fldCharType="begin"/>
          </w:r>
          <w:r w:rsidR="00FE1D63">
            <w:rPr>
              <w:rFonts w:cs="Times New Roman"/>
              <w:lang w:val="es-MX"/>
            </w:rPr>
            <w:instrText xml:space="preserve"> CITATION Ama18 \l 2058 </w:instrText>
          </w:r>
          <w:r w:rsidR="00FE1D63">
            <w:rPr>
              <w:rFonts w:cs="Times New Roman"/>
            </w:rPr>
            <w:fldChar w:fldCharType="separate"/>
          </w:r>
          <w:r w:rsidR="00852EF3" w:rsidRPr="00852EF3">
            <w:rPr>
              <w:rFonts w:cs="Times New Roman"/>
              <w:noProof/>
              <w:lang w:val="es-MX"/>
            </w:rPr>
            <w:t>(Castro, 2018)</w:t>
          </w:r>
          <w:r w:rsidR="00FE1D63">
            <w:rPr>
              <w:rFonts w:cs="Times New Roman"/>
            </w:rPr>
            <w:fldChar w:fldCharType="end"/>
          </w:r>
        </w:sdtContent>
      </w:sdt>
      <w:r w:rsidR="006B6889">
        <w:rPr>
          <w:rFonts w:cs="Times New Roman"/>
        </w:rPr>
        <w:t>.</w:t>
      </w:r>
    </w:p>
    <w:p w14:paraId="3568B9A2" w14:textId="77777777" w:rsidR="00A755C4" w:rsidRPr="00B531F2" w:rsidRDefault="00A755C4" w:rsidP="00A755C4">
      <w:pPr>
        <w:spacing w:before="120" w:after="200" w:line="264" w:lineRule="auto"/>
        <w:ind w:firstLine="0"/>
        <w:rPr>
          <w:rFonts w:cs="Times New Roman"/>
        </w:rPr>
      </w:pPr>
      <w:r w:rsidRPr="00B531F2">
        <w:rPr>
          <w:rFonts w:cs="Times New Roman"/>
        </w:rPr>
        <w:br w:type="page"/>
      </w:r>
    </w:p>
    <w:p w14:paraId="0DA64702" w14:textId="77777777" w:rsidR="00A755C4" w:rsidRPr="00B531F2" w:rsidRDefault="00A755C4" w:rsidP="00A755C4">
      <w:pPr>
        <w:pStyle w:val="Ttulo5"/>
      </w:pPr>
      <w:r w:rsidRPr="00B531F2">
        <w:lastRenderedPageBreak/>
        <w:t xml:space="preserve"> Entidades Reguladoras Gubernamentales</w:t>
      </w:r>
    </w:p>
    <w:p w14:paraId="3EFED252" w14:textId="7F2C2072" w:rsidR="00A755C4" w:rsidRPr="00B531F2" w:rsidRDefault="00A755C4" w:rsidP="00617FE9">
      <w:pPr>
        <w:pStyle w:val="Figuras"/>
      </w:pPr>
      <w:bookmarkStart w:id="21" w:name="_Toc227357373"/>
      <w:r w:rsidRPr="00B531F2">
        <w:t xml:space="preserve">Tabla </w:t>
      </w:r>
      <w:r>
        <w:fldChar w:fldCharType="begin"/>
      </w:r>
      <w:r>
        <w:instrText xml:space="preserve"> SEQ Tabla \* ARABIC </w:instrText>
      </w:r>
      <w:r>
        <w:fldChar w:fldCharType="separate"/>
      </w:r>
      <w:r w:rsidR="00B111AF">
        <w:rPr>
          <w:noProof/>
        </w:rPr>
        <w:t>3</w:t>
      </w:r>
      <w:r>
        <w:rPr>
          <w:noProof/>
        </w:rPr>
        <w:fldChar w:fldCharType="end"/>
      </w:r>
      <w:r w:rsidRPr="00B531F2">
        <w:br/>
        <w:t>Entidades Reguladoras Gubernamentales</w:t>
      </w:r>
      <w:bookmarkEnd w:id="21"/>
    </w:p>
    <w:tbl>
      <w:tblPr>
        <w:tblStyle w:val="Tablanormal2"/>
        <w:tblW w:w="5000" w:type="pct"/>
        <w:tblLook w:val="0620" w:firstRow="1" w:lastRow="0" w:firstColumn="0" w:lastColumn="0" w:noHBand="1" w:noVBand="1"/>
      </w:tblPr>
      <w:tblGrid>
        <w:gridCol w:w="3531"/>
        <w:gridCol w:w="5829"/>
      </w:tblGrid>
      <w:tr w:rsidR="00F26FD5" w:rsidRPr="00B531F2" w14:paraId="451596E1" w14:textId="77777777" w:rsidTr="004A5284">
        <w:trPr>
          <w:cnfStyle w:val="100000000000" w:firstRow="1" w:lastRow="0" w:firstColumn="0" w:lastColumn="0" w:oddVBand="0" w:evenVBand="0" w:oddHBand="0" w:evenHBand="0" w:firstRowFirstColumn="0" w:firstRowLastColumn="0" w:lastRowFirstColumn="0" w:lastRowLastColumn="0"/>
        </w:trPr>
        <w:tc>
          <w:tcPr>
            <w:tcW w:w="1886" w:type="pct"/>
            <w:vAlign w:val="center"/>
            <w:hideMark/>
          </w:tcPr>
          <w:p w14:paraId="50D76F47" w14:textId="77777777" w:rsidR="00A755C4" w:rsidRPr="00B531F2" w:rsidRDefault="00A755C4" w:rsidP="004A5284">
            <w:pPr>
              <w:spacing w:before="120" w:after="100" w:afterAutospacing="1"/>
              <w:ind w:firstLine="0"/>
              <w:jc w:val="center"/>
            </w:pPr>
            <w:r w:rsidRPr="00B531F2">
              <w:t>Institución</w:t>
            </w:r>
          </w:p>
        </w:tc>
        <w:tc>
          <w:tcPr>
            <w:tcW w:w="3114" w:type="pct"/>
            <w:vAlign w:val="center"/>
            <w:hideMark/>
          </w:tcPr>
          <w:p w14:paraId="73D4C850" w14:textId="77777777" w:rsidR="00A755C4" w:rsidRPr="00B531F2" w:rsidRDefault="00A755C4" w:rsidP="004A5284">
            <w:pPr>
              <w:spacing w:before="120" w:after="100" w:afterAutospacing="1"/>
              <w:ind w:firstLine="0"/>
              <w:jc w:val="center"/>
            </w:pPr>
            <w:r w:rsidRPr="00B531F2">
              <w:t>Función en el Ecosistema</w:t>
            </w:r>
          </w:p>
        </w:tc>
      </w:tr>
      <w:tr w:rsidR="00E60390" w:rsidRPr="00B531F2" w14:paraId="74CCD8E3" w14:textId="77777777" w:rsidTr="00635A25">
        <w:tc>
          <w:tcPr>
            <w:tcW w:w="1886" w:type="pct"/>
            <w:hideMark/>
          </w:tcPr>
          <w:p w14:paraId="684A0C47" w14:textId="647AD879" w:rsidR="00E60390" w:rsidRPr="00B531F2" w:rsidRDefault="00E60390" w:rsidP="00E60390">
            <w:pPr>
              <w:spacing w:before="120" w:after="100" w:afterAutospacing="1"/>
              <w:ind w:firstLine="0"/>
              <w:jc w:val="center"/>
              <w:rPr>
                <w:b/>
                <w:bCs/>
              </w:rPr>
            </w:pPr>
            <w:r w:rsidRPr="00C8524A">
              <w:t>Registro Inmobiliario (RI)</w:t>
            </w:r>
          </w:p>
        </w:tc>
        <w:tc>
          <w:tcPr>
            <w:tcW w:w="3114" w:type="pct"/>
            <w:hideMark/>
          </w:tcPr>
          <w:p w14:paraId="7BC5F820" w14:textId="3A0BB9D7" w:rsidR="00E60390" w:rsidRPr="00B531F2" w:rsidRDefault="00E60390" w:rsidP="00E60390">
            <w:pPr>
              <w:spacing w:before="120" w:after="100" w:afterAutospacing="1"/>
              <w:ind w:firstLine="0"/>
              <w:jc w:val="center"/>
            </w:pPr>
            <w:r w:rsidRPr="00C8524A">
              <w:t>Fuente registral para certificaciones y datos jurídicos del inmueble dentro del Sistema Torrens.</w:t>
            </w:r>
          </w:p>
        </w:tc>
      </w:tr>
      <w:tr w:rsidR="00E60390" w:rsidRPr="00B531F2" w14:paraId="74AADAF8" w14:textId="77777777" w:rsidTr="00635A25">
        <w:tc>
          <w:tcPr>
            <w:tcW w:w="1886" w:type="pct"/>
            <w:hideMark/>
          </w:tcPr>
          <w:p w14:paraId="71A960A4" w14:textId="6C302B79" w:rsidR="00E60390" w:rsidRPr="00B531F2" w:rsidRDefault="00E60390" w:rsidP="00E60390">
            <w:pPr>
              <w:spacing w:before="120" w:after="100" w:afterAutospacing="1"/>
              <w:ind w:firstLine="0"/>
              <w:jc w:val="center"/>
              <w:rPr>
                <w:b/>
                <w:bCs/>
              </w:rPr>
            </w:pPr>
            <w:r w:rsidRPr="00C8524A">
              <w:t>Catastro Nacional</w:t>
            </w:r>
          </w:p>
        </w:tc>
        <w:tc>
          <w:tcPr>
            <w:tcW w:w="3114" w:type="pct"/>
            <w:hideMark/>
          </w:tcPr>
          <w:p w14:paraId="09ED6E3D" w14:textId="285E71E8" w:rsidR="00E60390" w:rsidRPr="00B531F2" w:rsidRDefault="00E60390" w:rsidP="00E60390">
            <w:pPr>
              <w:spacing w:before="120" w:after="100" w:afterAutospacing="1"/>
              <w:ind w:firstLine="0"/>
              <w:jc w:val="center"/>
            </w:pPr>
            <w:r w:rsidRPr="00C8524A">
              <w:t>Fuente de contraste para datos de ubicación, designación catastral y características territoriales del inmueble cuando la información sea legalmente obtenible.</w:t>
            </w:r>
          </w:p>
        </w:tc>
      </w:tr>
      <w:tr w:rsidR="00E60390" w:rsidRPr="00B531F2" w14:paraId="7A935BDF" w14:textId="77777777" w:rsidTr="00635A25">
        <w:tc>
          <w:tcPr>
            <w:tcW w:w="1886" w:type="pct"/>
            <w:hideMark/>
          </w:tcPr>
          <w:p w14:paraId="599F60DE" w14:textId="436923D8" w:rsidR="00E60390" w:rsidRPr="00B531F2" w:rsidRDefault="00E60390" w:rsidP="00E60390">
            <w:pPr>
              <w:spacing w:before="120" w:after="100" w:afterAutospacing="1"/>
              <w:ind w:firstLine="0"/>
              <w:jc w:val="center"/>
              <w:rPr>
                <w:b/>
                <w:bCs/>
              </w:rPr>
            </w:pPr>
            <w:r w:rsidRPr="00C8524A">
              <w:t>Ministerio de Vivienda y Edificaciones (MIVED)</w:t>
            </w:r>
          </w:p>
        </w:tc>
        <w:tc>
          <w:tcPr>
            <w:tcW w:w="3114" w:type="pct"/>
            <w:hideMark/>
          </w:tcPr>
          <w:p w14:paraId="5253F964" w14:textId="5AEE9339" w:rsidR="00E60390" w:rsidRPr="00B531F2" w:rsidRDefault="00E60390" w:rsidP="00E60390">
            <w:pPr>
              <w:spacing w:before="120" w:after="100" w:afterAutospacing="1"/>
              <w:ind w:firstLine="0"/>
              <w:jc w:val="center"/>
            </w:pPr>
            <w:r w:rsidRPr="00C8524A">
              <w:t>Fuente de referencia para permisos, licencias y trámites técnicos vinculados a proyectos de construcción.</w:t>
            </w:r>
          </w:p>
        </w:tc>
      </w:tr>
      <w:tr w:rsidR="00E60390" w:rsidRPr="00B531F2" w14:paraId="25B50888" w14:textId="77777777" w:rsidTr="00635A25">
        <w:tc>
          <w:tcPr>
            <w:tcW w:w="1886" w:type="pct"/>
            <w:hideMark/>
          </w:tcPr>
          <w:p w14:paraId="02388575" w14:textId="54DC5CEB" w:rsidR="00E60390" w:rsidRPr="00B531F2" w:rsidRDefault="00E60390" w:rsidP="00E60390">
            <w:pPr>
              <w:spacing w:before="120" w:after="100" w:afterAutospacing="1"/>
              <w:ind w:firstLine="0"/>
              <w:jc w:val="center"/>
              <w:rPr>
                <w:b/>
                <w:bCs/>
              </w:rPr>
            </w:pPr>
            <w:r w:rsidRPr="00C8524A">
              <w:t>Ayuntamientos Municipales</w:t>
            </w:r>
          </w:p>
        </w:tc>
        <w:tc>
          <w:tcPr>
            <w:tcW w:w="3114" w:type="pct"/>
            <w:hideMark/>
          </w:tcPr>
          <w:p w14:paraId="4D648E54" w14:textId="1223FC40" w:rsidR="00E60390" w:rsidRPr="00B531F2" w:rsidRDefault="00E60390" w:rsidP="00E60390">
            <w:pPr>
              <w:spacing w:before="120" w:after="100" w:afterAutospacing="1"/>
              <w:ind w:firstLine="0"/>
              <w:jc w:val="center"/>
            </w:pPr>
            <w:r w:rsidRPr="00C8524A">
              <w:t>Validación de licencias y certificaciones municipales cuando exista interoperabilidad institucional disponible.</w:t>
            </w:r>
          </w:p>
        </w:tc>
      </w:tr>
      <w:tr w:rsidR="00E60390" w:rsidRPr="00B531F2" w14:paraId="1EC485B2" w14:textId="77777777" w:rsidTr="00635A25">
        <w:tc>
          <w:tcPr>
            <w:tcW w:w="1886" w:type="pct"/>
            <w:hideMark/>
          </w:tcPr>
          <w:p w14:paraId="2D1515FC" w14:textId="1608BE0B" w:rsidR="00E60390" w:rsidRPr="00B531F2" w:rsidRDefault="00E60390" w:rsidP="00E60390">
            <w:pPr>
              <w:spacing w:before="120" w:after="100" w:afterAutospacing="1"/>
              <w:ind w:firstLine="0"/>
              <w:jc w:val="center"/>
              <w:rPr>
                <w:b/>
                <w:bCs/>
              </w:rPr>
            </w:pPr>
            <w:r w:rsidRPr="00C8524A">
              <w:t>Dirección General de Impuestos Internos (DGII)</w:t>
            </w:r>
          </w:p>
        </w:tc>
        <w:tc>
          <w:tcPr>
            <w:tcW w:w="3114" w:type="pct"/>
            <w:hideMark/>
          </w:tcPr>
          <w:p w14:paraId="1CF93074" w14:textId="17B66834" w:rsidR="00E60390" w:rsidRPr="00B531F2" w:rsidRDefault="00E60390" w:rsidP="00E60390">
            <w:pPr>
              <w:spacing w:before="120" w:after="100" w:afterAutospacing="1"/>
              <w:ind w:firstLine="0"/>
              <w:jc w:val="center"/>
            </w:pPr>
            <w:r w:rsidRPr="00C8524A">
              <w:t>Verificación de condición tributaria y datos societarios o fiscales legalmente disponibles.</w:t>
            </w:r>
          </w:p>
        </w:tc>
      </w:tr>
      <w:tr w:rsidR="00E60390" w:rsidRPr="00B531F2" w14:paraId="2E57D53D" w14:textId="77777777" w:rsidTr="00635A25">
        <w:tc>
          <w:tcPr>
            <w:tcW w:w="1886" w:type="pct"/>
            <w:hideMark/>
          </w:tcPr>
          <w:p w14:paraId="29EE8DCD" w14:textId="4BC856A0" w:rsidR="00E60390" w:rsidRPr="00B531F2" w:rsidRDefault="00E60390" w:rsidP="00E60390">
            <w:pPr>
              <w:spacing w:before="120" w:after="100" w:afterAutospacing="1"/>
              <w:ind w:firstLine="0"/>
              <w:jc w:val="center"/>
              <w:rPr>
                <w:b/>
                <w:bCs/>
              </w:rPr>
            </w:pPr>
            <w:r w:rsidRPr="00C8524A">
              <w:t>Jurisdicción Inmobiliaria</w:t>
            </w:r>
          </w:p>
        </w:tc>
        <w:tc>
          <w:tcPr>
            <w:tcW w:w="3114" w:type="pct"/>
            <w:hideMark/>
          </w:tcPr>
          <w:p w14:paraId="3FC2C6F7" w14:textId="01D8F4F5" w:rsidR="00E60390" w:rsidRPr="00B531F2" w:rsidRDefault="00E60390" w:rsidP="00E60390">
            <w:pPr>
              <w:spacing w:before="120" w:after="100" w:afterAutospacing="1"/>
              <w:ind w:firstLine="0"/>
              <w:jc w:val="center"/>
            </w:pPr>
            <w:r w:rsidRPr="00C8524A">
              <w:t>Marco institucional del sistema registral inmobiliario y soporte de actuaciones vinculadas a certificaciones y legalidad registral.</w:t>
            </w:r>
          </w:p>
        </w:tc>
      </w:tr>
    </w:tbl>
    <w:p w14:paraId="7A9C4106" w14:textId="64599181" w:rsidR="00A755C4" w:rsidRPr="00B531F2" w:rsidRDefault="00A755C4" w:rsidP="00974BAF">
      <w:pPr>
        <w:ind w:firstLine="0"/>
      </w:pPr>
      <w:r w:rsidRPr="00B531F2">
        <w:rPr>
          <w:i/>
          <w:iCs/>
        </w:rPr>
        <w:t>Fuente:</w:t>
      </w:r>
      <w:r w:rsidRPr="00B531F2">
        <w:t xml:space="preserve"> Elaboración propia basada en </w:t>
      </w:r>
      <w:sdt>
        <w:sdtPr>
          <w:id w:val="417756108"/>
          <w:citation/>
        </w:sdtPr>
        <w:sdtEndPr/>
        <w:sdtContent>
          <w:r w:rsidRPr="00B531F2">
            <w:fldChar w:fldCharType="begin"/>
          </w:r>
          <w:r w:rsidRPr="00B531F2">
            <w:instrText xml:space="preserve"> CITATION Sol251 \l 1033 </w:instrText>
          </w:r>
          <w:r w:rsidRPr="00B531F2">
            <w:fldChar w:fldCharType="separate"/>
          </w:r>
          <w:r w:rsidR="00852EF3" w:rsidRPr="00852EF3">
            <w:rPr>
              <w:noProof/>
            </w:rPr>
            <w:t>(Solis, 2025)</w:t>
          </w:r>
          <w:r w:rsidRPr="00B531F2">
            <w:fldChar w:fldCharType="end"/>
          </w:r>
        </w:sdtContent>
      </w:sdt>
    </w:p>
    <w:p w14:paraId="57778867" w14:textId="4439B5FD" w:rsidR="00A755C4" w:rsidRPr="00B531F2" w:rsidRDefault="001F4657" w:rsidP="00EA40FB">
      <w:r w:rsidRPr="001F4657">
        <w:t>La interacción entre estos actores y entidades evidencia que la verificación inmobiliaria en la República Dominicana depende de múltiples fuentes documentales e institucionales que actualmente operan de forma separada. Por esa razón, el valor del sistema propuesto no consiste en sustituir a dichas entidades, sino en articular de manera preventiva la revisión del expediente del proyecto, el contraste con fuentes oficiales disponibles y la presentación de un resultado verificable para los usuarios del ecosistema</w:t>
      </w:r>
      <w:r>
        <w:t>.</w:t>
      </w:r>
    </w:p>
    <w:p w14:paraId="321E9AE8" w14:textId="77777777" w:rsidR="001D7A9A" w:rsidRPr="00B531F2" w:rsidRDefault="001D7A9A">
      <w:pPr>
        <w:spacing w:before="120" w:after="200" w:line="264" w:lineRule="auto"/>
        <w:ind w:firstLine="0"/>
        <w:rPr>
          <w:rFonts w:eastAsiaTheme="majorEastAsia" w:cstheme="majorBidi"/>
          <w:b/>
          <w:bCs/>
          <w:i/>
          <w:color w:val="auto"/>
          <w:spacing w:val="-5"/>
        </w:rPr>
      </w:pPr>
      <w:r w:rsidRPr="00B531F2">
        <w:br w:type="page"/>
      </w:r>
    </w:p>
    <w:p w14:paraId="1FB8AFC3" w14:textId="52414CAB" w:rsidR="00A755C4" w:rsidRPr="00B531F2" w:rsidRDefault="00A755C4" w:rsidP="00AC2130">
      <w:pPr>
        <w:pStyle w:val="Ttulo3"/>
      </w:pPr>
      <w:bookmarkStart w:id="22" w:name="_Hlk227356013"/>
      <w:bookmarkStart w:id="23" w:name="_Toc227357278"/>
      <w:r w:rsidRPr="00B531F2">
        <w:lastRenderedPageBreak/>
        <w:t>Modelo de Negocio Actual</w:t>
      </w:r>
      <w:bookmarkEnd w:id="22"/>
      <w:r w:rsidRPr="00B531F2">
        <w:t>: Proceso Transaccional Manual</w:t>
      </w:r>
      <w:bookmarkEnd w:id="23"/>
    </w:p>
    <w:p w14:paraId="0B3B853D" w14:textId="55E0C8D7" w:rsidR="00A755C4" w:rsidRPr="00F17FB1" w:rsidRDefault="00BE5D45" w:rsidP="00F17FB1">
      <w:pPr>
        <w:rPr>
          <w:lang w:val="es-MX"/>
        </w:rPr>
      </w:pPr>
      <w:r>
        <w:rPr>
          <w:noProof/>
        </w:rPr>
        <mc:AlternateContent>
          <mc:Choice Requires="wps">
            <w:drawing>
              <wp:anchor distT="0" distB="0" distL="114300" distR="114300" simplePos="0" relativeHeight="251658253" behindDoc="0" locked="0" layoutInCell="1" allowOverlap="1" wp14:anchorId="178E3CAC" wp14:editId="727A4E94">
                <wp:simplePos x="0" y="0"/>
                <wp:positionH relativeFrom="margin">
                  <wp:align>left</wp:align>
                </wp:positionH>
                <wp:positionV relativeFrom="paragraph">
                  <wp:posOffset>960870</wp:posOffset>
                </wp:positionV>
                <wp:extent cx="2816860" cy="602615"/>
                <wp:effectExtent l="0" t="0" r="2540" b="6985"/>
                <wp:wrapSquare wrapText="bothSides"/>
                <wp:docPr id="1" name="Cuadro de texto 1"/>
                <wp:cNvGraphicFramePr/>
                <a:graphic xmlns:a="http://schemas.openxmlformats.org/drawingml/2006/main">
                  <a:graphicData uri="http://schemas.microsoft.com/office/word/2010/wordprocessingShape">
                    <wps:wsp>
                      <wps:cNvSpPr txBox="1"/>
                      <wps:spPr>
                        <a:xfrm>
                          <a:off x="0" y="0"/>
                          <a:ext cx="2816860" cy="602615"/>
                        </a:xfrm>
                        <a:prstGeom prst="rect">
                          <a:avLst/>
                        </a:prstGeom>
                        <a:solidFill>
                          <a:prstClr val="white"/>
                        </a:solidFill>
                        <a:ln>
                          <a:noFill/>
                        </a:ln>
                      </wps:spPr>
                      <wps:txbx>
                        <w:txbxContent>
                          <w:p w14:paraId="60B833A7" w14:textId="513B005C" w:rsidR="00BE5D45" w:rsidRPr="00BE5D45" w:rsidRDefault="00F73143" w:rsidP="00BE5D45">
                            <w:pPr>
                              <w:pStyle w:val="Figuras"/>
                            </w:pPr>
                            <w:bookmarkStart w:id="24" w:name="_Toc227666430"/>
                            <w:r>
                              <w:rPr>
                                <w:rStyle w:val="FigurasCar"/>
                                <w:rFonts w:eastAsiaTheme="minorEastAsia" w:cstheme="minorBidi"/>
                                <w:b/>
                                <w:bCs/>
                                <w:color w:val="000000" w:themeColor="text2"/>
                                <w:spacing w:val="0"/>
                                <w:sz w:val="22"/>
                              </w:rPr>
                              <w:t>Figura</w:t>
                            </w:r>
                            <w:r w:rsidR="00BE5D45" w:rsidRPr="00BE5D45">
                              <w:rPr>
                                <w:rStyle w:val="FigurasCar"/>
                                <w:rFonts w:eastAsiaTheme="minorEastAsia" w:cstheme="minorBidi"/>
                                <w:b/>
                                <w:bCs/>
                                <w:color w:val="000000" w:themeColor="text2"/>
                                <w:spacing w:val="0"/>
                                <w:sz w:val="22"/>
                              </w:rPr>
                              <w:t xml:space="preserve"> </w:t>
                            </w:r>
                            <w:r w:rsidR="00BE5D45" w:rsidRPr="00BE5D45">
                              <w:rPr>
                                <w:rStyle w:val="FigurasCar"/>
                                <w:rFonts w:eastAsiaTheme="minorEastAsia" w:cstheme="minorBidi"/>
                                <w:b/>
                                <w:bCs/>
                                <w:color w:val="000000" w:themeColor="text2"/>
                                <w:spacing w:val="0"/>
                                <w:sz w:val="22"/>
                              </w:rPr>
                              <w:fldChar w:fldCharType="begin"/>
                            </w:r>
                            <w:r w:rsidR="00BE5D45" w:rsidRPr="00BE5D45">
                              <w:rPr>
                                <w:rStyle w:val="FigurasCar"/>
                                <w:rFonts w:eastAsiaTheme="minorEastAsia" w:cstheme="minorBidi"/>
                                <w:b/>
                                <w:bCs/>
                                <w:color w:val="000000" w:themeColor="text2"/>
                                <w:spacing w:val="0"/>
                                <w:sz w:val="22"/>
                              </w:rPr>
                              <w:instrText xml:space="preserve"> SEQ Ilustración \* ARABIC </w:instrText>
                            </w:r>
                            <w:r w:rsidR="00BE5D45" w:rsidRPr="00BE5D45">
                              <w:rPr>
                                <w:rStyle w:val="FigurasCar"/>
                                <w:rFonts w:eastAsiaTheme="minorEastAsia" w:cstheme="minorBidi"/>
                                <w:b/>
                                <w:bCs/>
                                <w:color w:val="000000" w:themeColor="text2"/>
                                <w:spacing w:val="0"/>
                                <w:sz w:val="22"/>
                              </w:rPr>
                              <w:fldChar w:fldCharType="separate"/>
                            </w:r>
                            <w:r w:rsidR="00B111AF">
                              <w:rPr>
                                <w:rStyle w:val="FigurasCar"/>
                                <w:rFonts w:eastAsiaTheme="minorEastAsia" w:cstheme="minorBidi"/>
                                <w:b/>
                                <w:bCs/>
                                <w:noProof/>
                                <w:color w:val="000000" w:themeColor="text2"/>
                                <w:spacing w:val="0"/>
                                <w:sz w:val="22"/>
                              </w:rPr>
                              <w:t>1</w:t>
                            </w:r>
                            <w:r w:rsidR="00BE5D45" w:rsidRPr="00BE5D45">
                              <w:rPr>
                                <w:rStyle w:val="FigurasCar"/>
                                <w:rFonts w:eastAsiaTheme="minorEastAsia" w:cstheme="minorBidi"/>
                                <w:b/>
                                <w:bCs/>
                                <w:color w:val="000000" w:themeColor="text2"/>
                                <w:spacing w:val="0"/>
                                <w:sz w:val="22"/>
                              </w:rPr>
                              <w:fldChar w:fldCharType="end"/>
                            </w:r>
                            <w:r w:rsidR="00BE5D45" w:rsidRPr="00BE5D45">
                              <w:rPr>
                                <w:rStyle w:val="FigurasCar"/>
                                <w:rFonts w:eastAsiaTheme="minorEastAsia" w:cstheme="minorBidi"/>
                                <w:b/>
                                <w:bCs/>
                                <w:color w:val="000000" w:themeColor="text2"/>
                                <w:spacing w:val="0"/>
                                <w:sz w:val="22"/>
                              </w:rPr>
                              <w:br/>
                            </w:r>
                            <w:r w:rsidR="00BE5D45" w:rsidRPr="00BE5D45">
                              <w:rPr>
                                <w:rStyle w:val="FigurasCar"/>
                                <w:rFonts w:eastAsiaTheme="minorEastAsia" w:cstheme="minorBidi"/>
                                <w:color w:val="000000" w:themeColor="text2"/>
                                <w:spacing w:val="0"/>
                                <w:sz w:val="22"/>
                              </w:rPr>
                              <w:t>Modelo de Negocio</w:t>
                            </w:r>
                            <w:r w:rsidR="00BE5D45" w:rsidRPr="00BE5D45">
                              <w:t xml:space="preserve"> </w:t>
                            </w:r>
                            <w:r w:rsidR="00BE5D45" w:rsidRPr="00444FFC">
                              <w:rPr>
                                <w:b w:val="0"/>
                              </w:rPr>
                              <w:t>Actual</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8E3CAC" id="Cuadro de texto 1" o:spid="_x0000_s1027" type="#_x0000_t202" style="position:absolute;left:0;text-align:left;margin-left:0;margin-top:75.65pt;width:221.8pt;height:47.45pt;z-index:251658253;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" stroked="f">
                <v:textbox inset="0,0,0,0">
                  <w:txbxContent>
                    <w:p w14:paraId="60B833A7" w14:textId="513B005C" w:rsidR="00BE5D45" w:rsidRPr="00BE5D45" w:rsidRDefault="00F73143" w:rsidP="00BE5D45">
                      <w:pPr>
                        <w:pStyle w:val="Figuras"/>
                      </w:pPr>
                      <w:bookmarkStart w:id="25" w:name="_Toc227666430"/>
                      <w:r>
                        <w:rPr>
                          <w:rStyle w:val="FigurasCar"/>
                          <w:rFonts w:eastAsiaTheme="minorEastAsia" w:cstheme="minorBidi"/>
                          <w:b/>
                          <w:bCs/>
                          <w:color w:val="000000" w:themeColor="text2"/>
                          <w:spacing w:val="0"/>
                          <w:sz w:val="22"/>
                        </w:rPr>
                        <w:t>Figura</w:t>
                      </w:r>
                      <w:r w:rsidR="00BE5D45" w:rsidRPr="00BE5D45">
                        <w:rPr>
                          <w:rStyle w:val="FigurasCar"/>
                          <w:rFonts w:eastAsiaTheme="minorEastAsia" w:cstheme="minorBidi"/>
                          <w:b/>
                          <w:bCs/>
                          <w:color w:val="000000" w:themeColor="text2"/>
                          <w:spacing w:val="0"/>
                          <w:sz w:val="22"/>
                        </w:rPr>
                        <w:t xml:space="preserve"> </w:t>
                      </w:r>
                      <w:r w:rsidR="00BE5D45" w:rsidRPr="00BE5D45">
                        <w:rPr>
                          <w:rStyle w:val="FigurasCar"/>
                          <w:rFonts w:eastAsiaTheme="minorEastAsia" w:cstheme="minorBidi"/>
                          <w:b/>
                          <w:bCs/>
                          <w:color w:val="000000" w:themeColor="text2"/>
                          <w:spacing w:val="0"/>
                          <w:sz w:val="22"/>
                        </w:rPr>
                        <w:fldChar w:fldCharType="begin"/>
                      </w:r>
                      <w:r w:rsidR="00BE5D45" w:rsidRPr="00BE5D45">
                        <w:rPr>
                          <w:rStyle w:val="FigurasCar"/>
                          <w:rFonts w:eastAsiaTheme="minorEastAsia" w:cstheme="minorBidi"/>
                          <w:b/>
                          <w:bCs/>
                          <w:color w:val="000000" w:themeColor="text2"/>
                          <w:spacing w:val="0"/>
                          <w:sz w:val="22"/>
                        </w:rPr>
                        <w:instrText xml:space="preserve"> SEQ Ilustración \* ARABIC </w:instrText>
                      </w:r>
                      <w:r w:rsidR="00BE5D45" w:rsidRPr="00BE5D45">
                        <w:rPr>
                          <w:rStyle w:val="FigurasCar"/>
                          <w:rFonts w:eastAsiaTheme="minorEastAsia" w:cstheme="minorBidi"/>
                          <w:b/>
                          <w:bCs/>
                          <w:color w:val="000000" w:themeColor="text2"/>
                          <w:spacing w:val="0"/>
                          <w:sz w:val="22"/>
                        </w:rPr>
                        <w:fldChar w:fldCharType="separate"/>
                      </w:r>
                      <w:r w:rsidR="00B111AF">
                        <w:rPr>
                          <w:rStyle w:val="FigurasCar"/>
                          <w:rFonts w:eastAsiaTheme="minorEastAsia" w:cstheme="minorBidi"/>
                          <w:b/>
                          <w:bCs/>
                          <w:noProof/>
                          <w:color w:val="000000" w:themeColor="text2"/>
                          <w:spacing w:val="0"/>
                          <w:sz w:val="22"/>
                        </w:rPr>
                        <w:t>1</w:t>
                      </w:r>
                      <w:r w:rsidR="00BE5D45" w:rsidRPr="00BE5D45">
                        <w:rPr>
                          <w:rStyle w:val="FigurasCar"/>
                          <w:rFonts w:eastAsiaTheme="minorEastAsia" w:cstheme="minorBidi"/>
                          <w:b/>
                          <w:bCs/>
                          <w:color w:val="000000" w:themeColor="text2"/>
                          <w:spacing w:val="0"/>
                          <w:sz w:val="22"/>
                        </w:rPr>
                        <w:fldChar w:fldCharType="end"/>
                      </w:r>
                      <w:r w:rsidR="00BE5D45" w:rsidRPr="00BE5D45">
                        <w:rPr>
                          <w:rStyle w:val="FigurasCar"/>
                          <w:rFonts w:eastAsiaTheme="minorEastAsia" w:cstheme="minorBidi"/>
                          <w:b/>
                          <w:bCs/>
                          <w:color w:val="000000" w:themeColor="text2"/>
                          <w:spacing w:val="0"/>
                          <w:sz w:val="22"/>
                        </w:rPr>
                        <w:br/>
                      </w:r>
                      <w:r w:rsidR="00BE5D45" w:rsidRPr="00BE5D45">
                        <w:rPr>
                          <w:rStyle w:val="FigurasCar"/>
                          <w:rFonts w:eastAsiaTheme="minorEastAsia" w:cstheme="minorBidi"/>
                          <w:color w:val="000000" w:themeColor="text2"/>
                          <w:spacing w:val="0"/>
                          <w:sz w:val="22"/>
                        </w:rPr>
                        <w:t>Modelo de Negocio</w:t>
                      </w:r>
                      <w:r w:rsidR="00BE5D45" w:rsidRPr="00BE5D45">
                        <w:t xml:space="preserve"> </w:t>
                      </w:r>
                      <w:r w:rsidR="00BE5D45" w:rsidRPr="00444FFC">
                        <w:rPr>
                          <w:b w:val="0"/>
                        </w:rPr>
                        <w:t>Actual</w:t>
                      </w:r>
                      <w:bookmarkEnd w:id="25"/>
                    </w:p>
                  </w:txbxContent>
                </v:textbox>
                <w10:wrap type="square" anchorx="margin"/>
              </v:shape>
            </w:pict>
          </mc:Fallback>
        </mc:AlternateContent>
      </w:r>
      <w:r w:rsidR="00F17FB1" w:rsidRPr="00F17FB1">
        <w:rPr>
          <w:lang w:val="es-MX"/>
        </w:rPr>
        <w:t xml:space="preserve"> </w:t>
      </w:r>
      <w:r w:rsidR="00F17FB1" w:rsidRPr="00596C54">
        <w:rPr>
          <w:lang w:val="es-MX"/>
        </w:rPr>
        <w:t>El ecosistema de verificación inmobiliaria actual obliga al comprador, inversionista o representante legal a actuar como un integrador manual de información, ejecutando un proceso secuencial y fragmentado que consume entre 5 y 15 días hábiles. El flujo operativo se desarrolla en las siguientes etapas</w:t>
      </w:r>
      <w:r w:rsidR="00A755C4" w:rsidRPr="00B531F2">
        <w:t>:</w:t>
      </w:r>
    </w:p>
    <w:p w14:paraId="05732DE3" w14:textId="523DD14B" w:rsidR="00A755C4" w:rsidRDefault="00A755C4" w:rsidP="00A755C4">
      <w:pPr>
        <w:rPr>
          <w:i/>
          <w:iCs/>
        </w:rPr>
      </w:pPr>
    </w:p>
    <w:p w14:paraId="03785B6F" w14:textId="2892FE64" w:rsidR="00E26E86" w:rsidRDefault="00BE5D45" w:rsidP="00596C54">
      <w:pPr>
        <w:rPr>
          <w:i/>
          <w:iCs/>
        </w:rPr>
      </w:pPr>
      <w:r>
        <w:rPr>
          <w:i/>
          <w:iCs/>
          <w:noProof/>
        </w:rPr>
        <w:drawing>
          <wp:anchor distT="0" distB="0" distL="114300" distR="114300" simplePos="0" relativeHeight="251658251" behindDoc="0" locked="0" layoutInCell="1" allowOverlap="1" wp14:anchorId="6364343D" wp14:editId="1F3D9FEC">
            <wp:simplePos x="0" y="0"/>
            <wp:positionH relativeFrom="margin">
              <wp:align>center</wp:align>
            </wp:positionH>
            <wp:positionV relativeFrom="paragraph">
              <wp:posOffset>153728</wp:posOffset>
            </wp:positionV>
            <wp:extent cx="1452245" cy="5694045"/>
            <wp:effectExtent l="0" t="0" r="0" b="1905"/>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452245" cy="56940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8CC236" w14:textId="77777777" w:rsidR="00E26E86" w:rsidRDefault="00E26E86" w:rsidP="00596C54">
      <w:pPr>
        <w:rPr>
          <w:i/>
          <w:iCs/>
        </w:rPr>
      </w:pPr>
    </w:p>
    <w:p w14:paraId="07020768" w14:textId="77777777" w:rsidR="00E26E86" w:rsidRDefault="00E26E86" w:rsidP="00596C54">
      <w:pPr>
        <w:rPr>
          <w:i/>
          <w:iCs/>
        </w:rPr>
      </w:pPr>
    </w:p>
    <w:p w14:paraId="5ED64694" w14:textId="77777777" w:rsidR="00E26E86" w:rsidRDefault="00E26E86" w:rsidP="00596C54">
      <w:pPr>
        <w:rPr>
          <w:i/>
          <w:iCs/>
        </w:rPr>
      </w:pPr>
    </w:p>
    <w:p w14:paraId="100B5C5B" w14:textId="77777777" w:rsidR="00E26E86" w:rsidRDefault="00E26E86" w:rsidP="00596C54">
      <w:pPr>
        <w:rPr>
          <w:i/>
          <w:iCs/>
        </w:rPr>
      </w:pPr>
    </w:p>
    <w:p w14:paraId="7FBD6BDD" w14:textId="77777777" w:rsidR="00E26E86" w:rsidRDefault="00E26E86" w:rsidP="00596C54">
      <w:pPr>
        <w:rPr>
          <w:i/>
          <w:iCs/>
        </w:rPr>
      </w:pPr>
    </w:p>
    <w:p w14:paraId="4CB8EE66" w14:textId="77777777" w:rsidR="00E26E86" w:rsidRDefault="00E26E86" w:rsidP="00596C54">
      <w:pPr>
        <w:rPr>
          <w:i/>
          <w:iCs/>
        </w:rPr>
      </w:pPr>
    </w:p>
    <w:p w14:paraId="76C70D18" w14:textId="77777777" w:rsidR="00E26E86" w:rsidRDefault="00E26E86" w:rsidP="00596C54">
      <w:pPr>
        <w:rPr>
          <w:i/>
          <w:iCs/>
        </w:rPr>
      </w:pPr>
    </w:p>
    <w:p w14:paraId="5172D36D" w14:textId="77777777" w:rsidR="00E26E86" w:rsidRDefault="00E26E86" w:rsidP="00596C54">
      <w:pPr>
        <w:rPr>
          <w:i/>
          <w:iCs/>
        </w:rPr>
      </w:pPr>
    </w:p>
    <w:p w14:paraId="735D8D4B" w14:textId="77777777" w:rsidR="00E26E86" w:rsidRDefault="00E26E86" w:rsidP="00596C54">
      <w:pPr>
        <w:rPr>
          <w:i/>
          <w:iCs/>
        </w:rPr>
      </w:pPr>
    </w:p>
    <w:p w14:paraId="60063F75" w14:textId="77777777" w:rsidR="00E26E86" w:rsidRDefault="00E26E86" w:rsidP="00596C54">
      <w:pPr>
        <w:rPr>
          <w:i/>
          <w:iCs/>
        </w:rPr>
      </w:pPr>
    </w:p>
    <w:p w14:paraId="7C8F9651" w14:textId="77777777" w:rsidR="00E26E86" w:rsidRDefault="00E26E86" w:rsidP="00596C54">
      <w:pPr>
        <w:rPr>
          <w:i/>
          <w:iCs/>
        </w:rPr>
      </w:pPr>
    </w:p>
    <w:p w14:paraId="63DCF2B9" w14:textId="77777777" w:rsidR="00E26E86" w:rsidRDefault="00E26E86" w:rsidP="00596C54">
      <w:pPr>
        <w:rPr>
          <w:i/>
          <w:iCs/>
        </w:rPr>
      </w:pPr>
    </w:p>
    <w:p w14:paraId="16CD03FD" w14:textId="77777777" w:rsidR="00E26E86" w:rsidRDefault="00E26E86" w:rsidP="00596C54">
      <w:pPr>
        <w:rPr>
          <w:i/>
          <w:iCs/>
        </w:rPr>
      </w:pPr>
    </w:p>
    <w:p w14:paraId="7E45F3C8" w14:textId="77777777" w:rsidR="00E26E86" w:rsidRDefault="00E26E86" w:rsidP="00596C54">
      <w:pPr>
        <w:rPr>
          <w:i/>
          <w:iCs/>
        </w:rPr>
      </w:pPr>
    </w:p>
    <w:p w14:paraId="688F9014" w14:textId="77777777" w:rsidR="00E26E86" w:rsidRDefault="00E26E86" w:rsidP="00C52B81">
      <w:pPr>
        <w:ind w:firstLine="0"/>
        <w:rPr>
          <w:i/>
          <w:iCs/>
        </w:rPr>
      </w:pPr>
    </w:p>
    <w:p w14:paraId="58D1939E" w14:textId="77777777" w:rsidR="005C2244" w:rsidRDefault="005C2244" w:rsidP="00E26E86">
      <w:pPr>
        <w:rPr>
          <w:i/>
          <w:iCs/>
        </w:rPr>
      </w:pPr>
    </w:p>
    <w:p w14:paraId="08CE50F0" w14:textId="77777777" w:rsidR="005C2244" w:rsidRDefault="005C2244" w:rsidP="00E26E86">
      <w:pPr>
        <w:rPr>
          <w:i/>
          <w:iCs/>
        </w:rPr>
      </w:pPr>
    </w:p>
    <w:p w14:paraId="4A1DC033" w14:textId="44C0E136" w:rsidR="00A755C4" w:rsidRPr="00B531F2" w:rsidRDefault="00A755C4" w:rsidP="00E26E86">
      <w:r w:rsidRPr="00B531F2">
        <w:rPr>
          <w:i/>
          <w:iCs/>
        </w:rPr>
        <w:t>Fuente:</w:t>
      </w:r>
      <w:r w:rsidRPr="00B531F2">
        <w:t xml:space="preserve"> Elaboración propia basada en </w:t>
      </w:r>
      <w:sdt>
        <w:sdtPr>
          <w:id w:val="-1359339804"/>
          <w:citation/>
        </w:sdtPr>
        <w:sdtEndPr/>
        <w:sdtContent>
          <w:r w:rsidRPr="00B531F2">
            <w:fldChar w:fldCharType="begin"/>
          </w:r>
          <w:r w:rsidRPr="00B531F2">
            <w:instrText xml:space="preserve"> CITATION Lop25 \l 2058 </w:instrText>
          </w:r>
          <w:r w:rsidRPr="00B531F2">
            <w:fldChar w:fldCharType="separate"/>
          </w:r>
          <w:r w:rsidR="00852EF3" w:rsidRPr="00852EF3">
            <w:rPr>
              <w:noProof/>
            </w:rPr>
            <w:t>(Lopez Duran, 2025)</w:t>
          </w:r>
          <w:r w:rsidRPr="00B531F2">
            <w:fldChar w:fldCharType="end"/>
          </w:r>
        </w:sdtContent>
      </w:sdt>
      <w:r w:rsidRPr="00B531F2">
        <w:t xml:space="preserve">, </w:t>
      </w:r>
      <w:sdt>
        <w:sdtPr>
          <w:id w:val="-986474674"/>
          <w:citation/>
        </w:sdtPr>
        <w:sdtEndPr/>
        <w:sdtContent>
          <w:r w:rsidRPr="00B531F2">
            <w:fldChar w:fldCharType="begin"/>
          </w:r>
          <w:r w:rsidRPr="00B531F2">
            <w:instrText xml:space="preserve"> CITATION Asv25 \l 2058 </w:instrText>
          </w:r>
          <w:r w:rsidRPr="00B531F2">
            <w:fldChar w:fldCharType="separate"/>
          </w:r>
          <w:r w:rsidR="00852EF3" w:rsidRPr="00852EF3">
            <w:rPr>
              <w:noProof/>
            </w:rPr>
            <w:t>(Estate, 2025)</w:t>
          </w:r>
          <w:r w:rsidRPr="00B531F2">
            <w:fldChar w:fldCharType="end"/>
          </w:r>
        </w:sdtContent>
      </w:sdt>
    </w:p>
    <w:p w14:paraId="72634CFA" w14:textId="75EEDDEB" w:rsidR="00A755C4" w:rsidRPr="00B531F2" w:rsidRDefault="00A755C4" w:rsidP="00AC2130">
      <w:pPr>
        <w:pStyle w:val="Ttulo3"/>
      </w:pPr>
      <w:bookmarkStart w:id="26" w:name="_Toc227357279"/>
      <w:r w:rsidRPr="00B531F2">
        <w:lastRenderedPageBreak/>
        <w:t>Arquitectura del Modelo de Negocio Digital: Propuesta</w:t>
      </w:r>
      <w:bookmarkEnd w:id="26"/>
    </w:p>
    <w:p w14:paraId="33E5FAFA" w14:textId="6A3B663D" w:rsidR="00A755C4" w:rsidRPr="00B32B7C" w:rsidRDefault="005C2244" w:rsidP="005B1649">
      <w:pPr>
        <w:ind w:firstLine="0"/>
      </w:pPr>
      <w:r>
        <w:rPr>
          <w:noProof/>
        </w:rPr>
        <mc:AlternateContent>
          <mc:Choice Requires="wps">
            <w:drawing>
              <wp:anchor distT="0" distB="0" distL="114300" distR="114300" simplePos="0" relativeHeight="251658254" behindDoc="0" locked="0" layoutInCell="1" allowOverlap="1" wp14:anchorId="430FBF3C" wp14:editId="64E34AA4">
                <wp:simplePos x="0" y="0"/>
                <wp:positionH relativeFrom="margin">
                  <wp:align>left</wp:align>
                </wp:positionH>
                <wp:positionV relativeFrom="paragraph">
                  <wp:posOffset>1197321</wp:posOffset>
                </wp:positionV>
                <wp:extent cx="4295140" cy="457200"/>
                <wp:effectExtent l="0" t="0" r="0" b="0"/>
                <wp:wrapSquare wrapText="bothSides"/>
                <wp:docPr id="11" name="Cuadro de texto 11"/>
                <wp:cNvGraphicFramePr/>
                <a:graphic xmlns:a="http://schemas.openxmlformats.org/drawingml/2006/main">
                  <a:graphicData uri="http://schemas.microsoft.com/office/word/2010/wordprocessingShape">
                    <wps:wsp>
                      <wps:cNvSpPr txBox="1"/>
                      <wps:spPr>
                        <a:xfrm>
                          <a:off x="0" y="0"/>
                          <a:ext cx="4295140" cy="457200"/>
                        </a:xfrm>
                        <a:prstGeom prst="rect">
                          <a:avLst/>
                        </a:prstGeom>
                        <a:solidFill>
                          <a:prstClr val="white"/>
                        </a:solidFill>
                        <a:ln>
                          <a:noFill/>
                        </a:ln>
                      </wps:spPr>
                      <wps:txbx>
                        <w:txbxContent>
                          <w:p w14:paraId="3D311584" w14:textId="291FBFD6" w:rsidR="00401223" w:rsidRDefault="00F73143" w:rsidP="005C2244">
                            <w:pPr>
                              <w:pStyle w:val="Figuras"/>
                              <w:rPr>
                                <w:noProof/>
                              </w:rPr>
                            </w:pPr>
                            <w:bookmarkStart w:id="27" w:name="_Toc227666431"/>
                            <w:r>
                              <w:t>Figura</w:t>
                            </w:r>
                            <w:r w:rsidR="00FF02F5">
                              <w:t xml:space="preserve"> </w:t>
                            </w:r>
                            <w:r>
                              <w:fldChar w:fldCharType="begin"/>
                            </w:r>
                            <w:r>
                              <w:instrText xml:space="preserve"> SEQ Ilustración \* ARABIC </w:instrText>
                            </w:r>
                            <w:r>
                              <w:fldChar w:fldCharType="separate"/>
                            </w:r>
                            <w:r w:rsidR="00B111AF">
                              <w:rPr>
                                <w:noProof/>
                              </w:rPr>
                              <w:t>2</w:t>
                            </w:r>
                            <w:r>
                              <w:rPr>
                                <w:noProof/>
                              </w:rPr>
                              <w:fldChar w:fldCharType="end"/>
                            </w:r>
                            <w:r w:rsidR="005C2244">
                              <w:br/>
                            </w:r>
                            <w:r w:rsidR="00FF02F5" w:rsidRPr="005C2244">
                              <w:rPr>
                                <w:b w:val="0"/>
                                <w:bCs w:val="0"/>
                              </w:rPr>
                              <w:t>Arquitectura del Modelo de Negocio Digital</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30FBF3C" id="Cuadro de texto 11" o:spid="_x0000_s1028" type="#_x0000_t202" style="position:absolute;left:0;text-align:left;margin-left:0;margin-top:94.3pt;width:338.2pt;height:36pt;z-index:25165825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" stroked="f">
                <v:textbox inset="0,0,0,0">
                  <w:txbxContent>
                    <w:p w14:paraId="3D311584" w14:textId="291FBFD6" w:rsidR="00401223" w:rsidRDefault="00F73143" w:rsidP="005C2244">
                      <w:pPr>
                        <w:pStyle w:val="Figuras"/>
                        <w:rPr>
                          <w:noProof/>
                        </w:rPr>
                      </w:pPr>
                      <w:bookmarkStart w:id="28" w:name="_Toc227666431"/>
                      <w:r>
                        <w:t>Figura</w:t>
                      </w:r>
                      <w:r w:rsidR="00FF02F5">
                        <w:t xml:space="preserve"> </w:t>
                      </w:r>
                      <w:r>
                        <w:fldChar w:fldCharType="begin"/>
                      </w:r>
                      <w:r>
                        <w:instrText xml:space="preserve"> SEQ Ilustración \* ARABIC </w:instrText>
                      </w:r>
                      <w:r>
                        <w:fldChar w:fldCharType="separate"/>
                      </w:r>
                      <w:r w:rsidR="00B111AF">
                        <w:rPr>
                          <w:noProof/>
                        </w:rPr>
                        <w:t>2</w:t>
                      </w:r>
                      <w:r>
                        <w:rPr>
                          <w:noProof/>
                        </w:rPr>
                        <w:fldChar w:fldCharType="end"/>
                      </w:r>
                      <w:r w:rsidR="005C2244">
                        <w:br/>
                      </w:r>
                      <w:r w:rsidR="00FF02F5" w:rsidRPr="005C2244">
                        <w:rPr>
                          <w:b w:val="0"/>
                          <w:bCs w:val="0"/>
                        </w:rPr>
                        <w:t>Arquitectura del Modelo de Negocio Digital</w:t>
                      </w:r>
                      <w:bookmarkEnd w:id="28"/>
                    </w:p>
                  </w:txbxContent>
                </v:textbox>
                <w10:wrap type="square" anchorx="margin"/>
              </v:shape>
            </w:pict>
          </mc:Fallback>
        </mc:AlternateContent>
      </w:r>
      <w:r w:rsidR="00712C97" w:rsidRPr="00712C97">
        <w:t>El modelo de negocio propuesto mediante VeriFinca transforma la verificación inmobiliaria de un proceso manual, secuencial y fragmentado, hacia un ecosistema digital centralizado e interoperable. En este nuevo modelo, VeriFinca actúa como una plataforma intermediaria (SaaS) que orquesta la debida diligencia documental y registral en un único punto de acceso, reduciendo el tiempo de validación de semanas a horas o minutos</w:t>
      </w:r>
      <w:r w:rsidR="00A755C4" w:rsidRPr="00B531F2">
        <w:t>.</w:t>
      </w:r>
    </w:p>
    <w:p w14:paraId="687EBF12" w14:textId="207937EC" w:rsidR="00BA2F0F" w:rsidRDefault="005B1649" w:rsidP="00617FE9">
      <w:pPr>
        <w:pStyle w:val="Figuras"/>
      </w:pPr>
      <w:r>
        <w:rPr>
          <w:noProof/>
        </w:rPr>
        <w:drawing>
          <wp:anchor distT="0" distB="0" distL="114300" distR="114300" simplePos="0" relativeHeight="251658252" behindDoc="0" locked="0" layoutInCell="1" allowOverlap="1" wp14:anchorId="336F99A7" wp14:editId="656329A8">
            <wp:simplePos x="0" y="0"/>
            <wp:positionH relativeFrom="margin">
              <wp:align>center</wp:align>
            </wp:positionH>
            <wp:positionV relativeFrom="paragraph">
              <wp:posOffset>389947</wp:posOffset>
            </wp:positionV>
            <wp:extent cx="4295140" cy="5821680"/>
            <wp:effectExtent l="0" t="0" r="0" b="762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4295140" cy="58216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2965B2" w14:textId="5DBFC1C3" w:rsidR="00BA2F0F" w:rsidRDefault="00BA2F0F" w:rsidP="00BA2F0F">
      <w:pPr>
        <w:rPr>
          <w:i/>
          <w:iCs/>
        </w:rPr>
      </w:pPr>
    </w:p>
    <w:p w14:paraId="18DA1B3F" w14:textId="00AA8E80" w:rsidR="00A755C4" w:rsidRPr="00B531F2" w:rsidRDefault="00A755C4" w:rsidP="00BA2F0F">
      <w:r w:rsidRPr="00B531F2">
        <w:rPr>
          <w:i/>
          <w:iCs/>
        </w:rPr>
        <w:t>Fuente:</w:t>
      </w:r>
      <w:r w:rsidRPr="00B531F2">
        <w:t xml:space="preserve"> Elaboración propia </w:t>
      </w:r>
      <w:r w:rsidRPr="00B531F2">
        <w:br w:type="page"/>
      </w:r>
    </w:p>
    <w:p w14:paraId="0253EBE0" w14:textId="77777777" w:rsidR="00A755C4" w:rsidRPr="00B531F2" w:rsidRDefault="00A755C4" w:rsidP="00AC2130">
      <w:pPr>
        <w:pStyle w:val="Ttulo3"/>
      </w:pPr>
      <w:bookmarkStart w:id="29" w:name="_Toc227357280"/>
      <w:r w:rsidRPr="00B531F2">
        <w:lastRenderedPageBreak/>
        <w:t>Puntos Críticos de Vulnerabilidad del Modelo Actual</w:t>
      </w:r>
      <w:bookmarkEnd w:id="29"/>
    </w:p>
    <w:p w14:paraId="688C9563" w14:textId="381F492C" w:rsidR="00A755C4" w:rsidRPr="00B531F2" w:rsidRDefault="00A755C4" w:rsidP="00617FE9">
      <w:pPr>
        <w:pStyle w:val="Figuras"/>
      </w:pPr>
      <w:bookmarkStart w:id="30" w:name="_Toc227357374"/>
      <w:r w:rsidRPr="00B531F2">
        <w:t xml:space="preserve">Tabla </w:t>
      </w:r>
      <w:r>
        <w:fldChar w:fldCharType="begin"/>
      </w:r>
      <w:r>
        <w:instrText xml:space="preserve"> SEQ Tabla \* ARABIC </w:instrText>
      </w:r>
      <w:r>
        <w:fldChar w:fldCharType="separate"/>
      </w:r>
      <w:r w:rsidR="00B111AF">
        <w:rPr>
          <w:noProof/>
        </w:rPr>
        <w:t>4</w:t>
      </w:r>
      <w:r>
        <w:rPr>
          <w:noProof/>
        </w:rPr>
        <w:fldChar w:fldCharType="end"/>
      </w:r>
      <w:r w:rsidRPr="00B531F2">
        <w:br/>
        <w:t>Puntos Críticos de Vulnerabilidad del Modelo Actual</w:t>
      </w:r>
      <w:bookmarkEnd w:id="30"/>
    </w:p>
    <w:tbl>
      <w:tblPr>
        <w:tblStyle w:val="Tablanormal2"/>
        <w:tblW w:w="0" w:type="auto"/>
        <w:jc w:val="center"/>
        <w:tblCellMar>
          <w:left w:w="0" w:type="dxa"/>
          <w:right w:w="0" w:type="dxa"/>
        </w:tblCellMar>
        <w:tblLook w:val="06A0" w:firstRow="1" w:lastRow="0" w:firstColumn="1" w:lastColumn="0" w:noHBand="1" w:noVBand="1"/>
      </w:tblPr>
      <w:tblGrid>
        <w:gridCol w:w="2608"/>
        <w:gridCol w:w="6040"/>
        <w:gridCol w:w="712"/>
      </w:tblGrid>
      <w:tr w:rsidR="008D3EA7" w:rsidRPr="00B531F2" w14:paraId="288447C4" w14:textId="67E8D276" w:rsidTr="00C2513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93EEE5A" w14:textId="6BC2240E" w:rsidR="008D3EA7" w:rsidRPr="00B531F2" w:rsidRDefault="008D3EA7" w:rsidP="00964A9A">
            <w:pPr>
              <w:spacing w:before="120" w:after="0"/>
              <w:ind w:firstLine="0"/>
              <w:jc w:val="center"/>
            </w:pPr>
            <w:r w:rsidRPr="00340091">
              <w:t>Punto de Vulnerabilidad</w:t>
            </w:r>
          </w:p>
        </w:tc>
        <w:tc>
          <w:tcPr>
            <w:tcW w:w="0" w:type="auto"/>
            <w:vAlign w:val="center"/>
            <w:hideMark/>
          </w:tcPr>
          <w:p w14:paraId="1FC96725" w14:textId="75F6881C" w:rsidR="008D3EA7" w:rsidRPr="00B531F2" w:rsidRDefault="008D3EA7" w:rsidP="00964A9A">
            <w:pPr>
              <w:spacing w:before="120" w:after="0"/>
              <w:ind w:firstLine="0"/>
              <w:jc w:val="center"/>
              <w:cnfStyle w:val="100000000000" w:firstRow="1" w:lastRow="0" w:firstColumn="0" w:lastColumn="0" w:oddVBand="0" w:evenVBand="0" w:oddHBand="0" w:evenHBand="0" w:firstRowFirstColumn="0" w:firstRowLastColumn="0" w:lastRowFirstColumn="0" w:lastRowLastColumn="0"/>
            </w:pPr>
            <w:r w:rsidRPr="00340091">
              <w:t>Descripción del Riesgo</w:t>
            </w:r>
          </w:p>
        </w:tc>
        <w:tc>
          <w:tcPr>
            <w:tcW w:w="0" w:type="auto"/>
            <w:vAlign w:val="center"/>
            <w:hideMark/>
          </w:tcPr>
          <w:p w14:paraId="0C86C019" w14:textId="1837B5C2" w:rsidR="008D3EA7" w:rsidRPr="00B531F2" w:rsidRDefault="008D3EA7" w:rsidP="00964A9A">
            <w:pPr>
              <w:spacing w:before="120" w:after="0"/>
              <w:ind w:firstLine="0"/>
              <w:jc w:val="center"/>
              <w:cnfStyle w:val="100000000000" w:firstRow="1" w:lastRow="0" w:firstColumn="0" w:lastColumn="0" w:oddVBand="0" w:evenVBand="0" w:oddHBand="0" w:evenHBand="0" w:firstRowFirstColumn="0" w:firstRowLastColumn="0" w:lastRowFirstColumn="0" w:lastRowLastColumn="0"/>
            </w:pPr>
            <w:r w:rsidRPr="00340091">
              <w:t>Impacto</w:t>
            </w:r>
          </w:p>
        </w:tc>
      </w:tr>
      <w:tr w:rsidR="008D3EA7" w:rsidRPr="00B531F2" w14:paraId="39C733DF" w14:textId="2F195978" w:rsidTr="00C2513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5D62134" w14:textId="4ADF7484" w:rsidR="008D3EA7" w:rsidRPr="005376EB" w:rsidRDefault="008D3EA7" w:rsidP="00964A9A">
            <w:pPr>
              <w:spacing w:before="120" w:after="0"/>
              <w:ind w:firstLine="0"/>
              <w:jc w:val="center"/>
            </w:pPr>
            <w:r w:rsidRPr="00340091">
              <w:t>Verificación manual y secuencial</w:t>
            </w:r>
          </w:p>
        </w:tc>
        <w:tc>
          <w:tcPr>
            <w:tcW w:w="0" w:type="auto"/>
            <w:vAlign w:val="center"/>
            <w:hideMark/>
          </w:tcPr>
          <w:p w14:paraId="2A7BE136" w14:textId="55A2A363" w:rsidR="008D3EA7" w:rsidRPr="00B531F2" w:rsidRDefault="008D3EA7" w:rsidP="00964A9A">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340091">
              <w:t>La revisión del expediente depende de consultas sucesivas ante múltiples entidades sin integración, lo que prolonga la debida diligencia entre 5 y 15 días hábile</w:t>
            </w:r>
            <w:r w:rsidR="00585450">
              <w:t>s</w:t>
            </w:r>
            <w:r w:rsidRPr="00340091">
              <w:t xml:space="preserve"> y expone la transacción a riesgos durante el período de espera.</w:t>
            </w:r>
          </w:p>
        </w:tc>
        <w:tc>
          <w:tcPr>
            <w:tcW w:w="0" w:type="auto"/>
            <w:vAlign w:val="center"/>
            <w:hideMark/>
          </w:tcPr>
          <w:p w14:paraId="6D7B99C6" w14:textId="5AFB31AB" w:rsidR="008D3EA7" w:rsidRPr="00B531F2" w:rsidRDefault="008D3EA7" w:rsidP="00964A9A">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340091">
              <w:t>Alto</w:t>
            </w:r>
          </w:p>
        </w:tc>
      </w:tr>
      <w:tr w:rsidR="008D3EA7" w:rsidRPr="00B531F2" w14:paraId="4DD8E18C" w14:textId="531C1FC4" w:rsidTr="00C2513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9E3F268" w14:textId="248F7E10" w:rsidR="008D3EA7" w:rsidRPr="005376EB" w:rsidRDefault="008D3EA7" w:rsidP="00964A9A">
            <w:pPr>
              <w:spacing w:before="120" w:after="0"/>
              <w:ind w:firstLine="0"/>
              <w:jc w:val="center"/>
            </w:pPr>
            <w:r w:rsidRPr="00340091">
              <w:t>Fragmentación institucional sin interoperabilidad</w:t>
            </w:r>
          </w:p>
        </w:tc>
        <w:tc>
          <w:tcPr>
            <w:tcW w:w="0" w:type="auto"/>
            <w:vAlign w:val="center"/>
            <w:hideMark/>
          </w:tcPr>
          <w:p w14:paraId="521153AA" w14:textId="33C20651" w:rsidR="008D3EA7" w:rsidRPr="00B531F2" w:rsidRDefault="008D3EA7" w:rsidP="00964A9A">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340091">
              <w:t xml:space="preserve">La información relevante del proyecto se encuentra distribuida entre el Registro Inmobiliario, la DGII, el MIVHED y los Ayuntamientos, sin un flujo centralizado de contraste. La ausencia de interoperabilidad municipal es especialmente crítica para la verificación de permisos de uso de suelo. </w:t>
            </w:r>
          </w:p>
        </w:tc>
        <w:tc>
          <w:tcPr>
            <w:tcW w:w="0" w:type="auto"/>
            <w:vAlign w:val="center"/>
            <w:hideMark/>
          </w:tcPr>
          <w:p w14:paraId="7DC37127" w14:textId="4BAE1655" w:rsidR="008D3EA7" w:rsidRPr="00B531F2" w:rsidRDefault="008D3EA7" w:rsidP="00964A9A">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340091">
              <w:t>Alto</w:t>
            </w:r>
          </w:p>
        </w:tc>
      </w:tr>
      <w:tr w:rsidR="008D3EA7" w:rsidRPr="00B531F2" w14:paraId="6405E270" w14:textId="28486A8B" w:rsidTr="00C2513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1B1C2D4B" w14:textId="167E73D9" w:rsidR="008D3EA7" w:rsidRPr="005376EB" w:rsidRDefault="008D3EA7" w:rsidP="00964A9A">
            <w:pPr>
              <w:spacing w:before="120" w:after="0"/>
              <w:ind w:firstLine="0"/>
              <w:jc w:val="center"/>
            </w:pPr>
            <w:r w:rsidRPr="00340091">
              <w:t>Duplicidades registrales y documentales no detectadas</w:t>
            </w:r>
          </w:p>
        </w:tc>
        <w:tc>
          <w:tcPr>
            <w:tcW w:w="0" w:type="auto"/>
            <w:vAlign w:val="center"/>
            <w:hideMark/>
          </w:tcPr>
          <w:p w14:paraId="1B51AF0B" w14:textId="2B64CBDE" w:rsidR="008D3EA7" w:rsidRPr="00B531F2" w:rsidRDefault="008D3EA7" w:rsidP="00964A9A">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340091">
              <w:t>Un mismo inmueble puede estar representado con diferentes matrículas, designaciones catastrales o extensiones superficiales en distintos documentos del expediente, generando riesgo de reutilización fraudulenta de títulos o de inconsistencias entre el expediente legal y el catastral</w:t>
            </w:r>
            <w:r w:rsidR="00952053">
              <w:t>.</w:t>
            </w:r>
          </w:p>
        </w:tc>
        <w:tc>
          <w:tcPr>
            <w:tcW w:w="0" w:type="auto"/>
            <w:vAlign w:val="center"/>
            <w:hideMark/>
          </w:tcPr>
          <w:p w14:paraId="27B4F41E" w14:textId="6DEB5FF5" w:rsidR="008D3EA7" w:rsidRPr="00B531F2" w:rsidRDefault="008D3EA7" w:rsidP="00964A9A">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340091">
              <w:t>Crítico</w:t>
            </w:r>
          </w:p>
        </w:tc>
      </w:tr>
      <w:tr w:rsidR="008D3EA7" w:rsidRPr="00B531F2" w14:paraId="4980657B" w14:textId="642078D1" w:rsidTr="00C2513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4266E9B" w14:textId="5FF1B182" w:rsidR="008D3EA7" w:rsidRPr="005376EB" w:rsidRDefault="008D3EA7" w:rsidP="00964A9A">
            <w:pPr>
              <w:spacing w:before="120" w:after="0"/>
              <w:ind w:firstLine="0"/>
              <w:jc w:val="center"/>
            </w:pPr>
            <w:r w:rsidRPr="00340091">
              <w:t>Inconsistencias de vigencia, completitud y formalidad documental</w:t>
            </w:r>
          </w:p>
        </w:tc>
        <w:tc>
          <w:tcPr>
            <w:tcW w:w="0" w:type="auto"/>
            <w:vAlign w:val="center"/>
            <w:hideMark/>
          </w:tcPr>
          <w:p w14:paraId="599756A5" w14:textId="16F4820D" w:rsidR="008D3EA7" w:rsidRPr="00B531F2" w:rsidRDefault="008D3EA7" w:rsidP="00964A9A">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340091">
              <w:t>Certificaciones vencidas, permisos sin firma competente o documentos con datos incompletos pueden incorporarse al expediente sin detección oportuna, generando una falsa apariencia de regularidad documental que el usuario no puede evaluar sin criterios técnicos.</w:t>
            </w:r>
          </w:p>
        </w:tc>
        <w:tc>
          <w:tcPr>
            <w:tcW w:w="0" w:type="auto"/>
            <w:vAlign w:val="center"/>
            <w:hideMark/>
          </w:tcPr>
          <w:p w14:paraId="1DE3DC1F" w14:textId="5C745EA2" w:rsidR="008D3EA7" w:rsidRPr="00B531F2" w:rsidRDefault="008D3EA7" w:rsidP="00964A9A">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340091">
              <w:t>Crítico</w:t>
            </w:r>
          </w:p>
        </w:tc>
      </w:tr>
      <w:tr w:rsidR="008D3EA7" w:rsidRPr="00B531F2" w14:paraId="3C641C53" w14:textId="27371B6D" w:rsidTr="00C2513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4B494FDD" w14:textId="7C984CA6" w:rsidR="008D3EA7" w:rsidRPr="005376EB" w:rsidRDefault="008D3EA7" w:rsidP="00964A9A">
            <w:pPr>
              <w:spacing w:before="120" w:after="0"/>
              <w:ind w:firstLine="0"/>
              <w:jc w:val="center"/>
            </w:pPr>
            <w:r w:rsidRPr="00340091">
              <w:t>Riesgo de falsificación o alteración documental</w:t>
            </w:r>
          </w:p>
        </w:tc>
        <w:tc>
          <w:tcPr>
            <w:tcW w:w="0" w:type="auto"/>
            <w:vAlign w:val="center"/>
            <w:hideMark/>
          </w:tcPr>
          <w:p w14:paraId="767FD07C" w14:textId="6E40D88C" w:rsidR="008D3EA7" w:rsidRPr="00B531F2" w:rsidRDefault="008D3EA7" w:rsidP="00964A9A">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340091">
              <w:t>Certificaciones registrales, permisos de construcción, planos y soportes societarios pueden presentarse adulterados o desactualizados sin que exista un mecanismo automatizado de verificación integrada ante la fuente original.</w:t>
            </w:r>
          </w:p>
        </w:tc>
        <w:tc>
          <w:tcPr>
            <w:tcW w:w="0" w:type="auto"/>
            <w:vAlign w:val="center"/>
            <w:hideMark/>
          </w:tcPr>
          <w:p w14:paraId="206E23E7" w14:textId="294C5381" w:rsidR="008D3EA7" w:rsidRPr="00B531F2" w:rsidRDefault="008D3EA7" w:rsidP="00964A9A">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340091">
              <w:t>Crítico</w:t>
            </w:r>
          </w:p>
        </w:tc>
      </w:tr>
      <w:tr w:rsidR="008D3EA7" w:rsidRPr="00B531F2" w14:paraId="479F9475" w14:textId="0F972C70" w:rsidTr="00C2513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F687070" w14:textId="33C9BEA6" w:rsidR="008D3EA7" w:rsidRPr="005376EB" w:rsidRDefault="008D3EA7" w:rsidP="00964A9A">
            <w:pPr>
              <w:spacing w:before="120" w:after="0"/>
              <w:ind w:firstLine="0"/>
              <w:jc w:val="center"/>
            </w:pPr>
            <w:r w:rsidRPr="00340091">
              <w:t>Discrepancias territoriales entre el expediente y la ubicación física del proyecto</w:t>
            </w:r>
          </w:p>
        </w:tc>
        <w:tc>
          <w:tcPr>
            <w:tcW w:w="0" w:type="auto"/>
            <w:vAlign w:val="center"/>
            <w:hideMark/>
          </w:tcPr>
          <w:p w14:paraId="6C16BC17" w14:textId="15410030" w:rsidR="008D3EA7" w:rsidRPr="00B531F2" w:rsidRDefault="008D3EA7" w:rsidP="00964A9A">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340091">
              <w:t>La ubicación declarada en el título o expediente puede no coincidir con la localización catastral real del inmueble, facilitando fraudes por sustitución de terreno o uso de suelo no autorizado.</w:t>
            </w:r>
          </w:p>
        </w:tc>
        <w:tc>
          <w:tcPr>
            <w:tcW w:w="0" w:type="auto"/>
            <w:vAlign w:val="center"/>
            <w:hideMark/>
          </w:tcPr>
          <w:p w14:paraId="3F3AA382" w14:textId="5D3BBF20" w:rsidR="008D3EA7" w:rsidRPr="00B531F2" w:rsidRDefault="008D3EA7" w:rsidP="00964A9A">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340091">
              <w:t>Alto</w:t>
            </w:r>
          </w:p>
        </w:tc>
      </w:tr>
      <w:tr w:rsidR="008D3EA7" w:rsidRPr="00B531F2" w14:paraId="53EEB8E7" w14:textId="3CB13496" w:rsidTr="00C2513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5E3E8CAA" w14:textId="12F9BFDC" w:rsidR="008D3EA7" w:rsidRPr="005376EB" w:rsidRDefault="008D3EA7" w:rsidP="00964A9A">
            <w:pPr>
              <w:spacing w:before="120" w:after="0"/>
              <w:ind w:firstLine="0"/>
              <w:jc w:val="center"/>
            </w:pPr>
            <w:r w:rsidRPr="00340091">
              <w:t>Falta de interoperabilidad con Ayuntamientos</w:t>
            </w:r>
          </w:p>
        </w:tc>
        <w:tc>
          <w:tcPr>
            <w:tcW w:w="0" w:type="auto"/>
            <w:vAlign w:val="center"/>
            <w:hideMark/>
          </w:tcPr>
          <w:p w14:paraId="70FF66F9" w14:textId="3EF816E9" w:rsidR="008D3EA7" w:rsidRPr="00B531F2" w:rsidRDefault="008D3EA7" w:rsidP="00964A9A">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340091">
              <w:t>Los permisos municipales de uso de suelo y construcción son emitidos por entidades que operan sin integración digital con el Registro Inmobiliario ni el MIVHED, lo que impide la verificación automatizada y actualizada de su vigencia.</w:t>
            </w:r>
          </w:p>
        </w:tc>
        <w:tc>
          <w:tcPr>
            <w:tcW w:w="0" w:type="auto"/>
            <w:vAlign w:val="center"/>
            <w:hideMark/>
          </w:tcPr>
          <w:p w14:paraId="111E56A5" w14:textId="0FAC94D9" w:rsidR="008D3EA7" w:rsidRPr="00B531F2" w:rsidRDefault="008D3EA7" w:rsidP="00964A9A">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340091">
              <w:t>Alto</w:t>
            </w:r>
          </w:p>
        </w:tc>
      </w:tr>
      <w:tr w:rsidR="008D3EA7" w:rsidRPr="00B531F2" w14:paraId="2F5B2842" w14:textId="12E3A0C4" w:rsidTr="00C2513A">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5CD0509" w14:textId="7941ED32" w:rsidR="008D3EA7" w:rsidRPr="005376EB" w:rsidRDefault="008D3EA7" w:rsidP="00964A9A">
            <w:pPr>
              <w:spacing w:before="120" w:after="0"/>
              <w:ind w:firstLine="0"/>
              <w:jc w:val="center"/>
            </w:pPr>
            <w:r w:rsidRPr="00340091">
              <w:t>Ausencia de trazabilidad consolidada del expediente</w:t>
            </w:r>
          </w:p>
        </w:tc>
        <w:tc>
          <w:tcPr>
            <w:tcW w:w="0" w:type="auto"/>
            <w:vAlign w:val="center"/>
          </w:tcPr>
          <w:p w14:paraId="26D1D702" w14:textId="5B52BBC4" w:rsidR="008D3EA7" w:rsidRPr="00B531F2" w:rsidRDefault="008D3EA7" w:rsidP="00964A9A">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340091">
              <w:t xml:space="preserve">No existe un registro auditable único que documente qué </w:t>
            </w:r>
            <w:r w:rsidR="00641955">
              <w:t>informaciones</w:t>
            </w:r>
            <w:r w:rsidR="00641955" w:rsidRPr="00340091">
              <w:t xml:space="preserve"> </w:t>
            </w:r>
            <w:r w:rsidRPr="00340091">
              <w:t>fueron revisad</w:t>
            </w:r>
            <w:r w:rsidR="00641955">
              <w:t>a</w:t>
            </w:r>
            <w:r w:rsidRPr="00340091">
              <w:t>s, en qué fecha, con qué resultado y por qué actor. Esto impide demostrar que se realizó una debida diligencia completa.</w:t>
            </w:r>
          </w:p>
        </w:tc>
        <w:tc>
          <w:tcPr>
            <w:tcW w:w="0" w:type="auto"/>
            <w:vAlign w:val="center"/>
          </w:tcPr>
          <w:p w14:paraId="5B322FA8" w14:textId="6E2F2E71" w:rsidR="008D3EA7" w:rsidRPr="00B531F2" w:rsidRDefault="008D3EA7" w:rsidP="00964A9A">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340091">
              <w:t>Medio</w:t>
            </w:r>
          </w:p>
        </w:tc>
      </w:tr>
    </w:tbl>
    <w:p w14:paraId="0B55D69C" w14:textId="67233B09" w:rsidR="00EF6CE6" w:rsidRPr="00B531F2" w:rsidRDefault="00A755C4" w:rsidP="00617FE9">
      <w:pPr>
        <w:pStyle w:val="Figuras"/>
        <w:rPr>
          <w:b w:val="0"/>
        </w:rPr>
      </w:pPr>
      <w:r w:rsidRPr="00B531F2">
        <w:rPr>
          <w:b w:val="0"/>
        </w:rPr>
        <w:lastRenderedPageBreak/>
        <w:t xml:space="preserve">Fuente: Elaboración propia basada en  </w:t>
      </w:r>
      <w:sdt>
        <w:sdtPr>
          <w:rPr>
            <w:b w:val="0"/>
          </w:rPr>
          <w:id w:val="-1647042235"/>
          <w:citation/>
        </w:sdtPr>
        <w:sdtEndPr/>
        <w:sdtContent>
          <w:r w:rsidRPr="00B531F2">
            <w:rPr>
              <w:b w:val="0"/>
            </w:rPr>
            <w:fldChar w:fldCharType="begin"/>
          </w:r>
          <w:r w:rsidRPr="00B531F2">
            <w:rPr>
              <w:b w:val="0"/>
            </w:rPr>
            <w:instrText xml:space="preserve"> CITATION Asv25 \l 2058 </w:instrText>
          </w:r>
          <w:r w:rsidRPr="00B531F2">
            <w:rPr>
              <w:b w:val="0"/>
            </w:rPr>
            <w:fldChar w:fldCharType="separate"/>
          </w:r>
          <w:r w:rsidR="00852EF3" w:rsidRPr="00852EF3">
            <w:rPr>
              <w:noProof/>
            </w:rPr>
            <w:t>(Estate, 2025)</w:t>
          </w:r>
          <w:r w:rsidRPr="00B531F2">
            <w:rPr>
              <w:b w:val="0"/>
            </w:rPr>
            <w:fldChar w:fldCharType="end"/>
          </w:r>
        </w:sdtContent>
      </w:sdt>
      <w:r w:rsidRPr="00B531F2">
        <w:rPr>
          <w:b w:val="0"/>
        </w:rPr>
        <w:t xml:space="preserve">, </w:t>
      </w:r>
      <w:sdt>
        <w:sdtPr>
          <w:rPr>
            <w:b w:val="0"/>
          </w:rPr>
          <w:id w:val="47345866"/>
          <w:citation/>
        </w:sdtPr>
        <w:sdtEndPr/>
        <w:sdtContent>
          <w:r w:rsidRPr="00B531F2">
            <w:rPr>
              <w:b w:val="0"/>
            </w:rPr>
            <w:fldChar w:fldCharType="begin"/>
          </w:r>
          <w:r w:rsidRPr="00B531F2">
            <w:rPr>
              <w:b w:val="0"/>
            </w:rPr>
            <w:instrText xml:space="preserve"> CITATION Cal221 \l 1033 </w:instrText>
          </w:r>
          <w:r w:rsidRPr="00B531F2">
            <w:rPr>
              <w:b w:val="0"/>
            </w:rPr>
            <w:fldChar w:fldCharType="separate"/>
          </w:r>
          <w:r w:rsidR="00852EF3" w:rsidRPr="00852EF3">
            <w:rPr>
              <w:noProof/>
            </w:rPr>
            <w:t>(Calderón, 2022)</w:t>
          </w:r>
          <w:r w:rsidRPr="00B531F2">
            <w:rPr>
              <w:b w:val="0"/>
            </w:rPr>
            <w:fldChar w:fldCharType="end"/>
          </w:r>
        </w:sdtContent>
      </w:sdt>
      <w:r w:rsidR="00585450">
        <w:rPr>
          <w:b w:val="0"/>
        </w:rPr>
        <w:t xml:space="preserve">, </w:t>
      </w:r>
      <w:sdt>
        <w:sdtPr>
          <w:rPr>
            <w:b w:val="0"/>
          </w:rPr>
          <w:id w:val="493842143"/>
          <w:citation/>
        </w:sdtPr>
        <w:sdtEndPr/>
        <w:sdtContent>
          <w:r w:rsidR="00585450">
            <w:rPr>
              <w:b w:val="0"/>
            </w:rPr>
            <w:fldChar w:fldCharType="begin"/>
          </w:r>
          <w:r w:rsidR="00585450">
            <w:rPr>
              <w:b w:val="0"/>
              <w:lang w:val="es-MX"/>
            </w:rPr>
            <w:instrText xml:space="preserve"> CITATION RRe26 \l 2058 </w:instrText>
          </w:r>
          <w:r w:rsidR="00585450">
            <w:rPr>
              <w:b w:val="0"/>
            </w:rPr>
            <w:fldChar w:fldCharType="separate"/>
          </w:r>
          <w:r w:rsidR="00852EF3">
            <w:rPr>
              <w:noProof/>
              <w:lang w:val="es-MX"/>
            </w:rPr>
            <w:t>(Reynoso, 2026)</w:t>
          </w:r>
          <w:r w:rsidR="00585450">
            <w:rPr>
              <w:b w:val="0"/>
            </w:rPr>
            <w:fldChar w:fldCharType="end"/>
          </w:r>
        </w:sdtContent>
      </w:sdt>
      <w:r w:rsidR="00585450">
        <w:rPr>
          <w:b w:val="0"/>
        </w:rPr>
        <w:t xml:space="preserve">, </w:t>
      </w:r>
      <w:sdt>
        <w:sdtPr>
          <w:rPr>
            <w:b w:val="0"/>
          </w:rPr>
          <w:id w:val="-1235315750"/>
          <w:citation/>
        </w:sdtPr>
        <w:sdtEndPr/>
        <w:sdtContent>
          <w:r w:rsidR="00867FB6">
            <w:rPr>
              <w:b w:val="0"/>
            </w:rPr>
            <w:fldChar w:fldCharType="begin"/>
          </w:r>
          <w:r w:rsidR="00867FB6">
            <w:rPr>
              <w:b w:val="0"/>
              <w:lang w:val="es-MX"/>
            </w:rPr>
            <w:instrText xml:space="preserve"> CITATION Lop25 \l 2058 </w:instrText>
          </w:r>
          <w:r w:rsidR="00867FB6">
            <w:rPr>
              <w:b w:val="0"/>
            </w:rPr>
            <w:fldChar w:fldCharType="separate"/>
          </w:r>
          <w:r w:rsidR="00852EF3">
            <w:rPr>
              <w:noProof/>
              <w:lang w:val="es-MX"/>
            </w:rPr>
            <w:t>(Lopez Duran, 2025)</w:t>
          </w:r>
          <w:r w:rsidR="00867FB6">
            <w:rPr>
              <w:b w:val="0"/>
            </w:rPr>
            <w:fldChar w:fldCharType="end"/>
          </w:r>
        </w:sdtContent>
      </w:sdt>
      <w:r w:rsidR="00952053">
        <w:rPr>
          <w:b w:val="0"/>
        </w:rPr>
        <w:t xml:space="preserve">, </w:t>
      </w:r>
      <w:sdt>
        <w:sdtPr>
          <w:rPr>
            <w:b w:val="0"/>
          </w:rPr>
          <w:id w:val="233982108"/>
          <w:citation/>
        </w:sdtPr>
        <w:sdtEndPr/>
        <w:sdtContent>
          <w:r w:rsidR="007E2EDD">
            <w:rPr>
              <w:b w:val="0"/>
            </w:rPr>
            <w:fldChar w:fldCharType="begin"/>
          </w:r>
          <w:r w:rsidR="007E2EDD">
            <w:rPr>
              <w:b w:val="0"/>
              <w:lang w:val="es-MX"/>
            </w:rPr>
            <w:instrText xml:space="preserve">CITATION Con05 \t  \l 2058 </w:instrText>
          </w:r>
          <w:r w:rsidR="007E2EDD">
            <w:rPr>
              <w:b w:val="0"/>
            </w:rPr>
            <w:fldChar w:fldCharType="separate"/>
          </w:r>
          <w:r w:rsidR="00852EF3">
            <w:rPr>
              <w:lang w:val="es-MX"/>
            </w:rPr>
            <w:t>(Congreso Nacional de la República Dominicana, 2005)</w:t>
          </w:r>
          <w:r w:rsidR="007E2EDD">
            <w:rPr>
              <w:b w:val="0"/>
            </w:rPr>
            <w:fldChar w:fldCharType="end"/>
          </w:r>
        </w:sdtContent>
      </w:sdt>
      <w:r w:rsidR="007E2EDD">
        <w:rPr>
          <w:b w:val="0"/>
        </w:rPr>
        <w:t xml:space="preserve">, </w:t>
      </w:r>
      <w:sdt>
        <w:sdtPr>
          <w:rPr>
            <w:b w:val="0"/>
          </w:rPr>
          <w:id w:val="2047709794"/>
          <w:citation/>
        </w:sdtPr>
        <w:sdtEndPr/>
        <w:sdtContent>
          <w:r w:rsidR="007E2EDD">
            <w:rPr>
              <w:b w:val="0"/>
            </w:rPr>
            <w:fldChar w:fldCharType="begin"/>
          </w:r>
          <w:r w:rsidR="007E2EDD">
            <w:rPr>
              <w:b w:val="0"/>
              <w:lang w:val="es-MX"/>
            </w:rPr>
            <w:instrText xml:space="preserve">CITATION Con13 \t  \l 2058 </w:instrText>
          </w:r>
          <w:r w:rsidR="007E2EDD">
            <w:rPr>
              <w:b w:val="0"/>
            </w:rPr>
            <w:fldChar w:fldCharType="separate"/>
          </w:r>
          <w:r w:rsidR="00852EF3">
            <w:rPr>
              <w:lang w:val="es-MX"/>
            </w:rPr>
            <w:t>(Congreso Nacional de la República Dominicana, 2013)</w:t>
          </w:r>
          <w:r w:rsidR="007E2EDD">
            <w:rPr>
              <w:b w:val="0"/>
            </w:rPr>
            <w:fldChar w:fldCharType="end"/>
          </w:r>
        </w:sdtContent>
      </w:sdt>
    </w:p>
    <w:p w14:paraId="011DBC7A" w14:textId="0FFA4019" w:rsidR="00A755C4" w:rsidRPr="00B531F2" w:rsidRDefault="00657D4C" w:rsidP="00EF6CE6">
      <w:r w:rsidRPr="00657D4C">
        <w:t>Los hallazgos sistematizados en la tabla anterior demuestran que la vulnerabilidad del modelo actual no radica únicamente en la ausencia de tecnología, sino en la desarticulación entre fuentes, tiempos, criterios de revisión y mecanismos legales de consentimiento.</w:t>
      </w:r>
      <w:r w:rsidR="00A733CB">
        <w:t xml:space="preserve"> En tabla 4</w:t>
      </w:r>
      <w:r w:rsidRPr="00657D4C">
        <w:t xml:space="preserve"> </w:t>
      </w:r>
      <w:r w:rsidR="00A733CB">
        <w:t>l</w:t>
      </w:r>
      <w:r w:rsidRPr="00657D4C">
        <w:t xml:space="preserve">as filas 3, 4 y 6 representan los riesgos de mayor potencial fraudulento, porque operan sobre datos que el usuario promedio no puede contrastar sin acceso técnico a múltiples fuentes institucionales. La entrevista de campo </w:t>
      </w:r>
      <w:sdt>
        <w:sdtPr>
          <w:id w:val="-1578441783"/>
          <w:citation/>
        </w:sdtPr>
        <w:sdtEndPr/>
        <w:sdtContent>
          <w:r w:rsidR="00112583">
            <w:fldChar w:fldCharType="begin"/>
          </w:r>
          <w:r w:rsidR="00112583">
            <w:rPr>
              <w:lang w:val="es-MX"/>
            </w:rPr>
            <w:instrText xml:space="preserve"> CITATION RRe26 \l 2058 </w:instrText>
          </w:r>
          <w:r w:rsidR="00112583">
            <w:fldChar w:fldCharType="separate"/>
          </w:r>
          <w:r w:rsidR="00852EF3">
            <w:rPr>
              <w:noProof/>
              <w:lang w:val="es-MX"/>
            </w:rPr>
            <w:t>(Reynoso, 2026)</w:t>
          </w:r>
          <w:r w:rsidR="00112583">
            <w:fldChar w:fldCharType="end"/>
          </w:r>
        </w:sdtContent>
      </w:sdt>
      <w:r w:rsidRPr="00657D4C">
        <w:t xml:space="preserve"> refuerza esta conclusión: </w:t>
      </w:r>
      <w:r w:rsidR="00C500B1" w:rsidRPr="00C52B81">
        <w:rPr>
          <w:lang w:val="es-US"/>
        </w:rPr>
        <w:t>“</w:t>
      </w:r>
      <w:r w:rsidRPr="00C52B81">
        <w:rPr>
          <w:i/>
        </w:rPr>
        <w:t>la debida diligencia completa requiere recorrer varias etapas documentales ante instituciones distintas, sin garantía de coherencia entre los datos obtenidos en cada una de ellas</w:t>
      </w:r>
      <w:r w:rsidR="00C500B1">
        <w:t>”</w:t>
      </w:r>
      <w:r w:rsidR="00EF6CE6">
        <w:t>.</w:t>
      </w:r>
    </w:p>
    <w:p w14:paraId="1AE2D5F7" w14:textId="77777777" w:rsidR="00961E1D" w:rsidRDefault="00961E1D">
      <w:pPr>
        <w:spacing w:before="120" w:after="200" w:line="264" w:lineRule="auto"/>
        <w:ind w:firstLine="0"/>
        <w:jc w:val="left"/>
        <w:rPr>
          <w:rFonts w:eastAsiaTheme="majorEastAsia" w:cstheme="majorBidi"/>
          <w:b/>
          <w:bCs/>
          <w:color w:val="000000" w:themeColor="accent1"/>
          <w:spacing w:val="-2"/>
          <w:sz w:val="28"/>
          <w:szCs w:val="20"/>
        </w:rPr>
      </w:pPr>
      <w:r>
        <w:br w:type="page"/>
      </w:r>
    </w:p>
    <w:p w14:paraId="6CD44638" w14:textId="650F66AD" w:rsidR="00A755C4" w:rsidRPr="00B531F2" w:rsidRDefault="00A755C4" w:rsidP="00AC2130">
      <w:pPr>
        <w:pStyle w:val="Ttulo2"/>
      </w:pPr>
      <w:bookmarkStart w:id="31" w:name="_Toc227357281"/>
      <w:r w:rsidRPr="00B531F2">
        <w:lastRenderedPageBreak/>
        <w:t>Descripción Funcionamiento del Proyecto</w:t>
      </w:r>
      <w:bookmarkEnd w:id="31"/>
    </w:p>
    <w:p w14:paraId="2B4C83D7" w14:textId="6688C9BD" w:rsidR="00771483" w:rsidRDefault="00961E1D" w:rsidP="00771483">
      <w:r w:rsidRPr="00961E1D">
        <w:t>La plataforma web VeriFinca operará como un orquestador tecnológico preventivo que centraliza, valida y consolida la integridad de los expedientes de proyectos inmobiliarios</w:t>
      </w:r>
      <w:r w:rsidR="00EA7908">
        <w:t xml:space="preserve"> </w:t>
      </w:r>
      <w:sdt>
        <w:sdtPr>
          <w:id w:val="-957870725"/>
          <w:citation/>
        </w:sdtPr>
        <w:sdtEndPr/>
        <w:sdtContent>
          <w:r w:rsidR="00172A66">
            <w:fldChar w:fldCharType="begin"/>
          </w:r>
          <w:r w:rsidR="00172A66">
            <w:rPr>
              <w:lang w:val="es-MX"/>
            </w:rPr>
            <w:instrText xml:space="preserve"> CITATION Som11 \l 2058 </w:instrText>
          </w:r>
          <w:r w:rsidR="00172A66">
            <w:fldChar w:fldCharType="separate"/>
          </w:r>
          <w:r w:rsidR="00852EF3">
            <w:rPr>
              <w:noProof/>
              <w:lang w:val="es-MX"/>
            </w:rPr>
            <w:t>(Sommerville, 2011)</w:t>
          </w:r>
          <w:r w:rsidR="00172A66">
            <w:fldChar w:fldCharType="end"/>
          </w:r>
        </w:sdtContent>
      </w:sdt>
      <w:r w:rsidR="00A755C4" w:rsidRPr="00B531F2">
        <w:t xml:space="preserve">. </w:t>
      </w:r>
      <w:r w:rsidR="00771483" w:rsidRPr="00771483">
        <w:t>Su funcionamiento no sustituye a los notarios públicos, sino que automatiza la debida diligencia previa mediante el siguiente flujo operativo de seis etapas:</w:t>
      </w:r>
    </w:p>
    <w:p w14:paraId="02EFE3F6" w14:textId="1B1E5641" w:rsidR="00A755C4" w:rsidRPr="00B531F2" w:rsidRDefault="00A755C4" w:rsidP="00771483">
      <w:pPr>
        <w:rPr>
          <w:b/>
          <w:bCs/>
        </w:rPr>
      </w:pPr>
      <w:r w:rsidRPr="00B531F2">
        <w:rPr>
          <w:b/>
          <w:bCs/>
        </w:rPr>
        <w:t xml:space="preserve">Etapa 1: </w:t>
      </w:r>
      <w:r w:rsidR="00A36A7C" w:rsidRPr="00A36A7C">
        <w:rPr>
          <w:b/>
          <w:bCs/>
        </w:rPr>
        <w:t>Registro del Proyecto y Carga de Expediente Digital (Input)</w:t>
      </w:r>
    </w:p>
    <w:p w14:paraId="4808FA48" w14:textId="741A75EF" w:rsidR="00A755C4" w:rsidRPr="00B531F2" w:rsidRDefault="00A36A7C" w:rsidP="00A755C4">
      <w:r w:rsidRPr="00A36A7C">
        <w:t>El proceso inicia cuando un Desarrollador Inmobiliario (usuario autenticado mediante 2FA) accede al portal web para crear un nuevo proyecto</w:t>
      </w:r>
      <w:r w:rsidR="00A755C4" w:rsidRPr="00B531F2">
        <w:t>.</w:t>
      </w:r>
    </w:p>
    <w:p w14:paraId="1B76728E" w14:textId="77777777" w:rsidR="00A755C4" w:rsidRPr="00B531F2" w:rsidRDefault="00A755C4" w:rsidP="00380681">
      <w:pPr>
        <w:numPr>
          <w:ilvl w:val="0"/>
          <w:numId w:val="12"/>
        </w:numPr>
      </w:pPr>
      <w:r w:rsidRPr="00B531F2">
        <w:rPr>
          <w:b/>
          <w:bCs/>
        </w:rPr>
        <w:t>Autenticación Segura:</w:t>
      </w:r>
      <w:r w:rsidRPr="00B531F2">
        <w:t> El usuario inicia sesión mediante credenciales cifradas y autenticación de dos factores (2FA).</w:t>
      </w:r>
    </w:p>
    <w:p w14:paraId="01306E3D" w14:textId="77777777" w:rsidR="00E87357" w:rsidRPr="00E87357" w:rsidRDefault="00E87357" w:rsidP="00380681">
      <w:pPr>
        <w:numPr>
          <w:ilvl w:val="0"/>
          <w:numId w:val="12"/>
        </w:numPr>
        <w:rPr>
          <w:b/>
          <w:bCs/>
        </w:rPr>
      </w:pPr>
      <w:r w:rsidRPr="00E87357">
        <w:rPr>
          <w:b/>
          <w:bCs/>
        </w:rPr>
        <w:t xml:space="preserve">Creación del Proyecto: </w:t>
      </w:r>
      <w:r w:rsidRPr="00E87357">
        <w:t>Ingreso de los metadatos esenciales (nombre, ubicación, valor estimado, designación catastral).</w:t>
      </w:r>
    </w:p>
    <w:p w14:paraId="56168BE7" w14:textId="77777777" w:rsidR="00E87357" w:rsidRDefault="00E87357" w:rsidP="00380681">
      <w:pPr>
        <w:numPr>
          <w:ilvl w:val="0"/>
          <w:numId w:val="12"/>
        </w:numPr>
        <w:rPr>
          <w:b/>
          <w:bCs/>
        </w:rPr>
      </w:pPr>
      <w:r w:rsidRPr="00E87357">
        <w:rPr>
          <w:b/>
          <w:bCs/>
        </w:rPr>
        <w:t xml:space="preserve">Digitalización de Evidencias: </w:t>
      </w:r>
      <w:r w:rsidRPr="00E87357">
        <w:t>Mediante una interfaz de carga masiva, el usuario sube el expediente digital en formato PDF o imagen, incluyendo el Certificado de Título, Planos de Mensura, certificaciones fiscales, permisos (MIVHED, Uso de Suelo) y certificaciones crediticias o bancarias voluntarias.</w:t>
      </w:r>
    </w:p>
    <w:p w14:paraId="1CA2E948" w14:textId="3CCCB9DF" w:rsidR="00A755C4" w:rsidRPr="00E87357" w:rsidRDefault="00A755C4" w:rsidP="00E87357">
      <w:pPr>
        <w:ind w:left="720" w:firstLine="0"/>
        <w:rPr>
          <w:b/>
          <w:bCs/>
        </w:rPr>
      </w:pPr>
      <w:r w:rsidRPr="00E87357">
        <w:rPr>
          <w:b/>
          <w:bCs/>
        </w:rPr>
        <w:t xml:space="preserve">Etapa 2: </w:t>
      </w:r>
      <w:r w:rsidR="00E87357" w:rsidRPr="00E87357">
        <w:rPr>
          <w:b/>
          <w:bCs/>
        </w:rPr>
        <w:t>Extracción de Datos Clave y Diagnóstico Documental</w:t>
      </w:r>
    </w:p>
    <w:p w14:paraId="30DC367D" w14:textId="016F4619" w:rsidR="00A755C4" w:rsidRPr="00B531F2" w:rsidRDefault="00042258" w:rsidP="00A755C4">
      <w:r w:rsidRPr="00042258">
        <w:t>Una vez cargado el expediente, el sistema activa su motor de procesamiento interno sin intervención humana</w:t>
      </w:r>
      <w:r>
        <w:t>.</w:t>
      </w:r>
    </w:p>
    <w:p w14:paraId="1A9DF8E0" w14:textId="77777777" w:rsidR="00D87F81" w:rsidRPr="00D87F81" w:rsidRDefault="00A755C4" w:rsidP="00380681">
      <w:pPr>
        <w:numPr>
          <w:ilvl w:val="0"/>
          <w:numId w:val="13"/>
        </w:numPr>
        <w:rPr>
          <w:lang w:val="es-MX"/>
        </w:rPr>
      </w:pPr>
      <w:r w:rsidRPr="00B531F2">
        <w:rPr>
          <w:b/>
          <w:bCs/>
        </w:rPr>
        <w:t>Análisis OCR:</w:t>
      </w:r>
      <w:r w:rsidRPr="00B531F2">
        <w:t> </w:t>
      </w:r>
      <w:r w:rsidR="00D87F81" w:rsidRPr="00D87F81">
        <w:rPr>
          <w:lang w:val="es-MX"/>
        </w:rPr>
        <w:t>El sistema emplea reconocimiento óptico de caracteres para extraer metadatos críticos de los documentos escaneados (números de matrícula, RNC, fechas de emisión, montos, linderos).</w:t>
      </w:r>
    </w:p>
    <w:p w14:paraId="2185E826" w14:textId="77777777" w:rsidR="00D87F81" w:rsidRDefault="00D87F81" w:rsidP="00380681">
      <w:pPr>
        <w:numPr>
          <w:ilvl w:val="0"/>
          <w:numId w:val="13"/>
        </w:numPr>
        <w:rPr>
          <w:lang w:val="es-MX"/>
        </w:rPr>
      </w:pPr>
      <w:r w:rsidRPr="00D87F81">
        <w:rPr>
          <w:b/>
          <w:bCs/>
          <w:lang w:val="es-MX"/>
        </w:rPr>
        <w:t>Diagnóstico Inicial:</w:t>
      </w:r>
      <w:r w:rsidRPr="00D87F81">
        <w:rPr>
          <w:lang w:val="es-MX"/>
        </w:rPr>
        <w:t> Evalúa que los documentos cargados correspondan con el listado de documentos esenciales requeridos para la validación legal básica.</w:t>
      </w:r>
    </w:p>
    <w:p w14:paraId="46311CBB" w14:textId="1642F38B" w:rsidR="00A755C4" w:rsidRPr="00D87F81" w:rsidRDefault="00A755C4" w:rsidP="00D87F81">
      <w:pPr>
        <w:ind w:left="720" w:firstLine="0"/>
        <w:rPr>
          <w:lang w:val="es-MX"/>
        </w:rPr>
      </w:pPr>
      <w:r w:rsidRPr="00D87F81">
        <w:rPr>
          <w:b/>
          <w:bCs/>
        </w:rPr>
        <w:t>Etapa 3: Emisión de Resultados y Certificación (Output)</w:t>
      </w:r>
    </w:p>
    <w:p w14:paraId="652817C2" w14:textId="0985B00B" w:rsidR="00A755C4" w:rsidRPr="00B531F2" w:rsidRDefault="00E62F9B" w:rsidP="00A755C4">
      <w:r w:rsidRPr="00E62F9B">
        <w:t>El sistema se conecta vía APIs o servicios web seguros con las fuentes oficiales disponibles para contrastar los datos extraídos en la Etapa 2</w:t>
      </w:r>
      <w:r w:rsidR="00A755C4" w:rsidRPr="00B531F2">
        <w:t>:</w:t>
      </w:r>
    </w:p>
    <w:p w14:paraId="3FECC5CF" w14:textId="735637E9" w:rsidR="00E62F9B" w:rsidRPr="00E62F9B" w:rsidRDefault="00E62F9B" w:rsidP="00380681">
      <w:pPr>
        <w:numPr>
          <w:ilvl w:val="0"/>
          <w:numId w:val="14"/>
        </w:numPr>
        <w:rPr>
          <w:lang w:val="es-MX"/>
        </w:rPr>
      </w:pPr>
      <w:r w:rsidRPr="00E62F9B">
        <w:rPr>
          <w:b/>
          <w:bCs/>
          <w:lang w:val="es-MX"/>
        </w:rPr>
        <w:lastRenderedPageBreak/>
        <w:t>RI / Catastro:</w:t>
      </w:r>
      <w:r w:rsidRPr="00E62F9B">
        <w:rPr>
          <w:lang w:val="es-MX"/>
        </w:rPr>
        <w:t> Consulta para confirmar el estado jurídico, matrícula y extensión superficial de la parcela.</w:t>
      </w:r>
    </w:p>
    <w:p w14:paraId="796D7EDF" w14:textId="77777777" w:rsidR="00E62F9B" w:rsidRPr="00E62F9B" w:rsidRDefault="00E62F9B" w:rsidP="00380681">
      <w:pPr>
        <w:numPr>
          <w:ilvl w:val="0"/>
          <w:numId w:val="14"/>
        </w:numPr>
        <w:rPr>
          <w:lang w:val="es-MX"/>
        </w:rPr>
      </w:pPr>
      <w:r w:rsidRPr="00E62F9B">
        <w:rPr>
          <w:b/>
          <w:bCs/>
          <w:lang w:val="es-MX"/>
        </w:rPr>
        <w:t>DGII:</w:t>
      </w:r>
      <w:r w:rsidRPr="00E62F9B">
        <w:rPr>
          <w:lang w:val="es-MX"/>
        </w:rPr>
        <w:t> Verificación del cumplimiento fiscal (IPI) y estatus del RNC de la constructora.</w:t>
      </w:r>
    </w:p>
    <w:p w14:paraId="74A8AA6E" w14:textId="77777777" w:rsidR="00876AC1" w:rsidRDefault="00E62F9B" w:rsidP="00380681">
      <w:pPr>
        <w:numPr>
          <w:ilvl w:val="0"/>
          <w:numId w:val="14"/>
        </w:numPr>
        <w:rPr>
          <w:lang w:val="es-MX"/>
        </w:rPr>
      </w:pPr>
      <w:r w:rsidRPr="00E62F9B">
        <w:rPr>
          <w:b/>
          <w:bCs/>
          <w:lang w:val="es-MX"/>
        </w:rPr>
        <w:t>MIVHED / Ayuntamientos:</w:t>
      </w:r>
      <w:r w:rsidRPr="00E62F9B">
        <w:rPr>
          <w:lang w:val="es-MX"/>
        </w:rPr>
        <w:t> Validación de permisos de construcción y autorizaciones municipales (sujeto a la disponibilidad tecnológica de cada ayuntamiento)</w:t>
      </w:r>
    </w:p>
    <w:p w14:paraId="250C46E9" w14:textId="060B2575" w:rsidR="00A755C4" w:rsidRPr="00876AC1" w:rsidRDefault="00A755C4" w:rsidP="00876AC1">
      <w:pPr>
        <w:ind w:left="720" w:firstLine="0"/>
        <w:rPr>
          <w:lang w:val="es-MX"/>
        </w:rPr>
      </w:pPr>
      <w:r w:rsidRPr="00876AC1">
        <w:rPr>
          <w:b/>
          <w:bCs/>
        </w:rPr>
        <w:t xml:space="preserve">Etapa 4: </w:t>
      </w:r>
      <w:r w:rsidR="007954B3" w:rsidRPr="00876AC1">
        <w:rPr>
          <w:b/>
          <w:bCs/>
        </w:rPr>
        <w:t>Motor de Reglas: Detección de Duplicidades e Inconsistencias</w:t>
      </w:r>
    </w:p>
    <w:p w14:paraId="63093062" w14:textId="60BC61F7" w:rsidR="00A755C4" w:rsidRPr="00B531F2" w:rsidRDefault="007954B3" w:rsidP="00A755C4">
      <w:r w:rsidRPr="007954B3">
        <w:t>El "Motor de Inferencia" procesa los resultados obtenidos de las integraciones para detectar anomalías, generando alertas de riesgo automáticas si halla</w:t>
      </w:r>
      <w:r w:rsidR="00A755C4" w:rsidRPr="00B531F2">
        <w:t>:</w:t>
      </w:r>
    </w:p>
    <w:p w14:paraId="6AFA65B1" w14:textId="60B0FF2F" w:rsidR="000B393F" w:rsidRPr="000B393F" w:rsidRDefault="000B393F" w:rsidP="00380681">
      <w:pPr>
        <w:numPr>
          <w:ilvl w:val="0"/>
          <w:numId w:val="15"/>
        </w:numPr>
        <w:rPr>
          <w:lang w:val="es-MX"/>
        </w:rPr>
      </w:pPr>
      <w:r w:rsidRPr="000B393F">
        <w:rPr>
          <w:b/>
          <w:bCs/>
          <w:lang w:val="es-MX"/>
        </w:rPr>
        <w:t>Duplicidades:</w:t>
      </w:r>
      <w:r w:rsidRPr="000B393F">
        <w:rPr>
          <w:lang w:val="es-MX"/>
        </w:rPr>
        <w:t> Diferencias entre la matrícula del título y la designación catastral, previniendo el uso del mismo documento para múltiples proyectos.</w:t>
      </w:r>
    </w:p>
    <w:p w14:paraId="231C14F7" w14:textId="77777777" w:rsidR="000B393F" w:rsidRPr="000B393F" w:rsidRDefault="000B393F" w:rsidP="00380681">
      <w:pPr>
        <w:numPr>
          <w:ilvl w:val="0"/>
          <w:numId w:val="15"/>
        </w:numPr>
        <w:rPr>
          <w:lang w:val="es-MX"/>
        </w:rPr>
      </w:pPr>
      <w:r w:rsidRPr="000B393F">
        <w:rPr>
          <w:b/>
          <w:bCs/>
          <w:lang w:val="es-MX"/>
        </w:rPr>
        <w:t>Inconsistencias formales:</w:t>
      </w:r>
      <w:r w:rsidRPr="000B393F">
        <w:rPr>
          <w:lang w:val="es-MX"/>
        </w:rPr>
        <w:t> Documentos vencidos, incompletos o con firmas no reconocidas.</w:t>
      </w:r>
    </w:p>
    <w:p w14:paraId="46E49CAA" w14:textId="77777777" w:rsidR="00876AC1" w:rsidRPr="00876AC1" w:rsidRDefault="000B393F" w:rsidP="00380681">
      <w:pPr>
        <w:numPr>
          <w:ilvl w:val="0"/>
          <w:numId w:val="15"/>
        </w:numPr>
        <w:rPr>
          <w:lang w:val="es-MX"/>
        </w:rPr>
      </w:pPr>
      <w:r w:rsidRPr="000B393F">
        <w:rPr>
          <w:b/>
          <w:bCs/>
          <w:lang w:val="es-MX"/>
        </w:rPr>
        <w:t>Discrepancias territoriales:</w:t>
      </w:r>
      <w:r w:rsidRPr="000B393F">
        <w:rPr>
          <w:lang w:val="es-MX"/>
        </w:rPr>
        <w:t> Falta de correspondencia entre la ubicación física (coordenadas GPS) y el polígono catastral o el permiso de uso de suelo.</w:t>
      </w:r>
      <w:r w:rsidRPr="000B393F">
        <w:rPr>
          <w:lang w:val="es-MX"/>
        </w:rPr>
        <w:br/>
      </w:r>
    </w:p>
    <w:p w14:paraId="05C11CC1" w14:textId="77777777" w:rsidR="00876AC1" w:rsidRDefault="000B393F" w:rsidP="00876AC1">
      <w:pPr>
        <w:jc w:val="left"/>
        <w:rPr>
          <w:lang w:val="es-MX"/>
        </w:rPr>
      </w:pPr>
      <w:r w:rsidRPr="000B393F">
        <w:rPr>
          <w:b/>
          <w:bCs/>
          <w:lang w:val="es-MX"/>
        </w:rPr>
        <w:t>Etapa 5: Verificación Financiera y Crediticia (Cumplimiento Legal)</w:t>
      </w:r>
    </w:p>
    <w:p w14:paraId="075CFD4F" w14:textId="0E79B628" w:rsidR="000B393F" w:rsidRPr="000B393F" w:rsidRDefault="009223EF" w:rsidP="00876AC1">
      <w:pPr>
        <w:jc w:val="left"/>
        <w:rPr>
          <w:lang w:val="es-MX"/>
        </w:rPr>
      </w:pPr>
      <w:r w:rsidRPr="009223EF">
        <w:rPr>
          <w:lang w:val="es-MX"/>
        </w:rPr>
        <w:t>De forma segregada respecto a las etapas documentales y registrales, el sistema ejecuta una verificación del estado financiero y crediticio del desarrollador inmobiliario como mecanismo complementario de evaluación de solvencia operativa</w:t>
      </w:r>
      <w:r w:rsidR="000B393F" w:rsidRPr="000B393F">
        <w:rPr>
          <w:lang w:val="es-MX"/>
        </w:rPr>
        <w:t>.</w:t>
      </w:r>
    </w:p>
    <w:p w14:paraId="156E6E4F" w14:textId="6E4DE369" w:rsidR="000B393F" w:rsidRPr="000B393F" w:rsidRDefault="000B393F" w:rsidP="00380681">
      <w:pPr>
        <w:numPr>
          <w:ilvl w:val="0"/>
          <w:numId w:val="53"/>
        </w:numPr>
        <w:rPr>
          <w:lang w:val="es-MX"/>
        </w:rPr>
      </w:pPr>
      <w:r w:rsidRPr="000B393F">
        <w:rPr>
          <w:b/>
          <w:bCs/>
          <w:lang w:val="es-MX"/>
        </w:rPr>
        <w:t>Filtro de Consentimiento:</w:t>
      </w:r>
      <w:r w:rsidRPr="000B393F">
        <w:rPr>
          <w:lang w:val="es-MX"/>
        </w:rPr>
        <w:t> </w:t>
      </w:r>
      <w:r w:rsidR="000029D9" w:rsidRPr="00115704">
        <w:rPr>
          <w:b/>
        </w:rPr>
        <w:t>Filtro de Consentimiento Previo:</w:t>
      </w:r>
      <w:r w:rsidR="00115704" w:rsidRPr="00115704">
        <w:t> </w:t>
      </w:r>
      <w:r w:rsidR="000029D9" w:rsidRPr="00115704">
        <w:t>Esta etapa solo se activa si el desarrollador titular ha otorgado consentimiento informado, libre y expreso mediante firma digital en la plataforma, en estricto apego al artículo 5 de la Ley 172-13 de Protección de Datos Personales de la República Dominicana</w:t>
      </w:r>
      <w:r w:rsidR="00115704" w:rsidRPr="00115704">
        <w:t xml:space="preserve"> </w:t>
      </w:r>
      <w:sdt>
        <w:sdtPr>
          <w:id w:val="-574660618"/>
          <w:citation/>
        </w:sdtPr>
        <w:sdtEndPr/>
        <w:sdtContent>
          <w:r w:rsidR="00115704">
            <w:fldChar w:fldCharType="begin"/>
          </w:r>
          <w:r w:rsidR="00115704">
            <w:rPr>
              <w:lang w:val="es-MX"/>
            </w:rPr>
            <w:instrText xml:space="preserve">CITATION Con13 \t  \l 2058 </w:instrText>
          </w:r>
          <w:r w:rsidR="00115704">
            <w:fldChar w:fldCharType="separate"/>
          </w:r>
          <w:r w:rsidR="00852EF3">
            <w:rPr>
              <w:lang w:val="es-MX"/>
            </w:rPr>
            <w:t>(Congreso Nacional de la República Dominicana, 2013)</w:t>
          </w:r>
          <w:r w:rsidR="00115704">
            <w:fldChar w:fldCharType="end"/>
          </w:r>
        </w:sdtContent>
      </w:sdt>
      <w:r w:rsidR="00115704" w:rsidRPr="00115704">
        <w:t>.</w:t>
      </w:r>
      <w:r w:rsidR="000029D9" w:rsidRPr="00115704">
        <w:t xml:space="preserve"> El sistema registra el consentimiento con usuario, fecha, hora y versión del texto aplicable, generando evidencia auditable del cumplimiento normativo antes de proceder a cualquier consulta </w:t>
      </w:r>
      <w:r w:rsidR="00115704" w:rsidRPr="00115704">
        <w:t>externa</w:t>
      </w:r>
      <w:r w:rsidRPr="000B393F">
        <w:rPr>
          <w:lang w:val="es-MX"/>
        </w:rPr>
        <w:t>.</w:t>
      </w:r>
    </w:p>
    <w:p w14:paraId="488A7F6D" w14:textId="77777777" w:rsidR="000B393F" w:rsidRDefault="000B393F" w:rsidP="00380681">
      <w:pPr>
        <w:numPr>
          <w:ilvl w:val="0"/>
          <w:numId w:val="53"/>
        </w:numPr>
        <w:rPr>
          <w:lang w:val="es-MX"/>
        </w:rPr>
      </w:pPr>
      <w:r w:rsidRPr="000B393F">
        <w:rPr>
          <w:b/>
          <w:bCs/>
          <w:lang w:val="es-MX"/>
        </w:rPr>
        <w:t>Contraste Crediticio:</w:t>
      </w:r>
      <w:r w:rsidRPr="000B393F">
        <w:rPr>
          <w:lang w:val="es-MX"/>
        </w:rPr>
        <w:t> Aprobado el consentimiento, el sistema contrasta la documentación financiera aportada contra burós de crédito (ej. TransUnion) para confirmar el historial de solvencia y descartar quiebras previas</w:t>
      </w:r>
    </w:p>
    <w:p w14:paraId="3AC63150" w14:textId="2440B668" w:rsidR="00876AC1" w:rsidRPr="00876AC1" w:rsidRDefault="00876AC1" w:rsidP="00876AC1">
      <w:pPr>
        <w:pStyle w:val="Prrafodelista"/>
        <w:ind w:firstLine="0"/>
        <w:jc w:val="left"/>
        <w:rPr>
          <w:lang w:val="es-MX"/>
        </w:rPr>
      </w:pPr>
      <w:r w:rsidRPr="00876AC1">
        <w:rPr>
          <w:b/>
          <w:bCs/>
          <w:lang w:val="es-MX"/>
        </w:rPr>
        <w:t xml:space="preserve">Etapa </w:t>
      </w:r>
      <w:r w:rsidR="00155B2B" w:rsidRPr="00155B2B">
        <w:rPr>
          <w:b/>
          <w:bCs/>
        </w:rPr>
        <w:t>6: Emisión de Reporte y Certificación (Output y Consumo)</w:t>
      </w:r>
    </w:p>
    <w:p w14:paraId="57BE0E3C" w14:textId="3A791CE8" w:rsidR="00CA72EC" w:rsidRDefault="00CA72EC" w:rsidP="00CA72EC">
      <w:r w:rsidRPr="00CA72EC">
        <w:lastRenderedPageBreak/>
        <w:t>Dependiendo del cruce de todas las variables, VeriFinca emite la conclusión del proceso:</w:t>
      </w:r>
    </w:p>
    <w:p w14:paraId="27B95094" w14:textId="0FFA7720" w:rsidR="00CA72EC" w:rsidRDefault="00CA72EC" w:rsidP="00380681">
      <w:pPr>
        <w:pStyle w:val="Prrafodelista"/>
        <w:numPr>
          <w:ilvl w:val="0"/>
          <w:numId w:val="54"/>
        </w:numPr>
      </w:pPr>
      <w:r w:rsidRPr="00CA72EC">
        <w:rPr>
          <w:b/>
          <w:bCs/>
        </w:rPr>
        <w:t>Reporte de Hallazgos (Flujo de Rechazo):</w:t>
      </w:r>
      <w:r w:rsidRPr="00CA72EC">
        <w:t> Si se detectan inconsistencias críticas (título inválido, empresa en mora fiscal, discrepancia territorial), el sistema bloquea la certificación y genera un reporte detallado con las alertas para el desarrollador</w:t>
      </w:r>
    </w:p>
    <w:p w14:paraId="4AA36999" w14:textId="3D1A2CE7" w:rsidR="00CA72EC" w:rsidRPr="00CA72EC" w:rsidRDefault="00CA72EC" w:rsidP="00380681">
      <w:pPr>
        <w:pStyle w:val="Prrafodelista"/>
        <w:numPr>
          <w:ilvl w:val="0"/>
          <w:numId w:val="54"/>
        </w:numPr>
      </w:pPr>
      <w:r w:rsidRPr="00CA72EC">
        <w:rPr>
          <w:b/>
          <w:bCs/>
        </w:rPr>
        <w:t>Sello de Integridad (Flujo de Éxito):</w:t>
      </w:r>
      <w:r w:rsidRPr="00CA72EC">
        <w:t xml:space="preserve"> Si el proyecto supera todas las reglas del motor, el sistema emite el "Sello de Integridad". Este sello incluye un código QR y una firma digital amparada en la Ley 126-02 </w:t>
      </w:r>
      <w:sdt>
        <w:sdtPr>
          <w:id w:val="-775406383"/>
          <w:citation/>
        </w:sdtPr>
        <w:sdtEndPr/>
        <w:sdtContent>
          <w:r>
            <w:fldChar w:fldCharType="begin"/>
          </w:r>
          <w:r>
            <w:rPr>
              <w:lang w:val="es-MX"/>
            </w:rPr>
            <w:instrText xml:space="preserve">CITATION Con02 \t  \l 1033 </w:instrText>
          </w:r>
          <w:r>
            <w:fldChar w:fldCharType="separate"/>
          </w:r>
          <w:r w:rsidR="00852EF3">
            <w:rPr>
              <w:lang w:val="es-MX"/>
            </w:rPr>
            <w:t>(Congreso Nacional de la República Dominicana, 2002)</w:t>
          </w:r>
          <w:r>
            <w:fldChar w:fldCharType="end"/>
          </w:r>
        </w:sdtContent>
      </w:sdt>
      <w:r w:rsidRPr="00CA72EC">
        <w:t>. Un inversionista o comprador podrá escanear este QR para ver un "</w:t>
      </w:r>
      <w:r w:rsidR="001955B8">
        <w:t>Sello de integridad</w:t>
      </w:r>
      <w:r w:rsidRPr="00CA72EC">
        <w:t xml:space="preserve">", demostrando la integridad del proyecto de forma </w:t>
      </w:r>
      <w:r w:rsidRPr="00CA72EC" w:rsidDel="00516C2C">
        <w:t>pública</w:t>
      </w:r>
      <w:r w:rsidR="00516C2C" w:rsidRPr="00CA72EC">
        <w:t>,</w:t>
      </w:r>
      <w:r w:rsidRPr="00CA72EC">
        <w:t xml:space="preserve"> pero resguardando la privacidad de los datos financieros.</w:t>
      </w:r>
    </w:p>
    <w:p w14:paraId="4133745A" w14:textId="77777777" w:rsidR="00CA72EC" w:rsidRPr="00B531F2" w:rsidRDefault="00CA72EC" w:rsidP="00CA72EC">
      <w:pPr>
        <w:ind w:firstLine="0"/>
      </w:pPr>
    </w:p>
    <w:p w14:paraId="2211BB79" w14:textId="77777777" w:rsidR="00A755C4" w:rsidRPr="00B531F2" w:rsidRDefault="00A755C4" w:rsidP="00A755C4"/>
    <w:p w14:paraId="1D51DA50" w14:textId="77777777" w:rsidR="00A755C4" w:rsidRPr="00B531F2" w:rsidRDefault="00A755C4" w:rsidP="00A755C4">
      <w:pPr>
        <w:rPr>
          <w:rFonts w:ascii="Arial" w:eastAsiaTheme="majorEastAsia" w:hAnsi="Arial" w:cstheme="majorBidi"/>
          <w:color w:val="000000" w:themeColor="accent1"/>
          <w:spacing w:val="-2"/>
          <w:sz w:val="28"/>
        </w:rPr>
      </w:pPr>
      <w:r w:rsidRPr="00B531F2">
        <w:br w:type="page"/>
      </w:r>
    </w:p>
    <w:p w14:paraId="6831023B" w14:textId="77777777" w:rsidR="00A755C4" w:rsidRPr="00B531F2" w:rsidRDefault="00A755C4" w:rsidP="00AC2130">
      <w:pPr>
        <w:pStyle w:val="Ttulo2"/>
      </w:pPr>
      <w:bookmarkStart w:id="32" w:name="_Toc227357282"/>
      <w:r w:rsidRPr="00B531F2">
        <w:lastRenderedPageBreak/>
        <w:t>Planteamiento del Problema</w:t>
      </w:r>
      <w:bookmarkEnd w:id="32"/>
    </w:p>
    <w:p w14:paraId="3B2F831A" w14:textId="77777777" w:rsidR="00A755C4" w:rsidRPr="00B531F2" w:rsidRDefault="00A755C4" w:rsidP="00AC2130">
      <w:pPr>
        <w:pStyle w:val="Ttulo3"/>
      </w:pPr>
      <w:bookmarkStart w:id="33" w:name="_Toc227357283"/>
      <w:r w:rsidRPr="00B531F2">
        <w:t>Descripción del Problema</w:t>
      </w:r>
      <w:bookmarkEnd w:id="33"/>
    </w:p>
    <w:p w14:paraId="4F72D12D" w14:textId="100DD0CB" w:rsidR="007126B0" w:rsidRPr="00B531F2" w:rsidRDefault="007126B0" w:rsidP="007126B0">
      <w:r w:rsidRPr="00B531F2">
        <w:rPr>
          <w:b/>
          <w:bCs/>
        </w:rPr>
        <w:t>El problema central</w:t>
      </w:r>
      <w:r w:rsidRPr="00B531F2">
        <w:t xml:space="preserve">: La inexistencia </w:t>
      </w:r>
      <w:r w:rsidR="003B66C9" w:rsidRPr="003B66C9">
        <w:t>de una plataforma interoperable que permita diagnosticar, validar y contrastar de forma unificada la documentación esencial de proyectos inmobiliarios, detectando duplicidades registrales, inconsistencias documentales y discrepancias territoriales antes de la decisión de inversión</w:t>
      </w:r>
      <w:r w:rsidRPr="00B531F2">
        <w:t>.</w:t>
      </w:r>
    </w:p>
    <w:p w14:paraId="084730A9" w14:textId="25B72EE2" w:rsidR="004864F2" w:rsidRDefault="004864F2" w:rsidP="00A755C4">
      <w:r w:rsidRPr="004864F2">
        <w:t>Actualmente, el proceso de verificación documental inmobiliaria en la República Dominicana es manual, descentralizado y altamente fragmentado. La debida diligencia exige consultas aisladas ante múltiples entidades —tales como la Dirección General de Registro Inmobiliario (RI), Catastro Nacional, la Dirección General de Impuestos Internos (DGII), el Ministerio de Vivienda y Edificaciones (MIVHED) y los Ayuntamientos— sin interoperabilidad automatizada entre ellas, consumiendo entre 5 y 15 días hábiles por transacción</w:t>
      </w:r>
      <w:r>
        <w:t xml:space="preserve"> </w:t>
      </w:r>
      <w:sdt>
        <w:sdtPr>
          <w:id w:val="-1952305356"/>
          <w:citation/>
        </w:sdtPr>
        <w:sdtEndPr/>
        <w:sdtContent>
          <w:r w:rsidR="00A755C4" w:rsidRPr="00B531F2">
            <w:fldChar w:fldCharType="begin"/>
          </w:r>
          <w:r w:rsidR="00A755C4" w:rsidRPr="00B531F2">
            <w:instrText xml:space="preserve"> CITATION Lop25 \l 2058 </w:instrText>
          </w:r>
          <w:r w:rsidR="00A755C4" w:rsidRPr="00B531F2">
            <w:fldChar w:fldCharType="separate"/>
          </w:r>
          <w:r w:rsidR="00852EF3" w:rsidRPr="00852EF3">
            <w:rPr>
              <w:noProof/>
            </w:rPr>
            <w:t>(Lopez Duran, 2025)</w:t>
          </w:r>
          <w:r w:rsidR="00A755C4" w:rsidRPr="00B531F2">
            <w:fldChar w:fldCharType="end"/>
          </w:r>
        </w:sdtContent>
      </w:sdt>
      <w:r>
        <w:t xml:space="preserve">, </w:t>
      </w:r>
      <w:sdt>
        <w:sdtPr>
          <w:id w:val="-897522406"/>
          <w:citation/>
        </w:sdtPr>
        <w:sdtEndPr/>
        <w:sdtContent>
          <w:r>
            <w:fldChar w:fldCharType="begin"/>
          </w:r>
          <w:r w:rsidRPr="004864F2">
            <w:rPr>
              <w:lang w:val="es-MX"/>
            </w:rPr>
            <w:instrText xml:space="preserve"> CITATION RRe26 \l 1033 </w:instrText>
          </w:r>
          <w:r>
            <w:fldChar w:fldCharType="separate"/>
          </w:r>
          <w:r w:rsidR="00852EF3" w:rsidRPr="00852EF3">
            <w:rPr>
              <w:noProof/>
              <w:lang w:val="es-MX"/>
            </w:rPr>
            <w:t>(Reynoso, 2026)</w:t>
          </w:r>
          <w:r>
            <w:fldChar w:fldCharType="end"/>
          </w:r>
        </w:sdtContent>
      </w:sdt>
      <w:r w:rsidR="00A755C4" w:rsidRPr="00B531F2">
        <w:t xml:space="preserve">. </w:t>
      </w:r>
    </w:p>
    <w:p w14:paraId="66D3419D" w14:textId="64362AFF" w:rsidR="00B55BF6" w:rsidRDefault="00B55BF6" w:rsidP="00A755C4">
      <w:r w:rsidRPr="00B55BF6">
        <w:t>Esta fragmentación institucional y la ausencia de validación cruzada habilitan brechas de seguridad críticas. Entre ellas destacan: las duplicidades registrales o documentales asociadas a un mismo inmueble, las inconsistencias administrativas por vigencia o formalidad de los permisos, las discrepancias territoriales entre el expediente presentado y la ubicación física real de la obra, y el uso de información financiera sin mecanismos automatizados que garanticen el consentimiento previo y formal del titular bajo la Ley 172-1</w:t>
      </w:r>
      <w:r>
        <w:t xml:space="preserve">3 </w:t>
      </w:r>
      <w:r w:rsidR="00A755C4" w:rsidRPr="00B531F2">
        <w:t xml:space="preserve"> </w:t>
      </w:r>
      <w:sdt>
        <w:sdtPr>
          <w:id w:val="-297147167"/>
          <w:citation/>
        </w:sdtPr>
        <w:sdtEndPr/>
        <w:sdtContent>
          <w:r w:rsidR="00A755C4" w:rsidRPr="00B531F2">
            <w:fldChar w:fldCharType="begin"/>
          </w:r>
          <w:r w:rsidR="00A755C4" w:rsidRPr="00B531F2">
            <w:instrText xml:space="preserve"> CITATION Asv25 \l 2058 </w:instrText>
          </w:r>
          <w:r w:rsidR="00A755C4" w:rsidRPr="00B531F2">
            <w:fldChar w:fldCharType="separate"/>
          </w:r>
          <w:r w:rsidR="00852EF3" w:rsidRPr="00852EF3">
            <w:rPr>
              <w:noProof/>
            </w:rPr>
            <w:t>(Estate, 2025)</w:t>
          </w:r>
          <w:r w:rsidR="00A755C4" w:rsidRPr="00B531F2">
            <w:fldChar w:fldCharType="end"/>
          </w:r>
        </w:sdtContent>
      </w:sdt>
      <w:r>
        <w:t xml:space="preserve">, </w:t>
      </w:r>
      <w:sdt>
        <w:sdtPr>
          <w:id w:val="1038853861"/>
          <w:citation/>
        </w:sdtPr>
        <w:sdtEndPr/>
        <w:sdtContent>
          <w:r>
            <w:fldChar w:fldCharType="begin"/>
          </w:r>
          <w:r>
            <w:rPr>
              <w:lang w:val="es-MX"/>
            </w:rPr>
            <w:instrText xml:space="preserve">CITATION Con13 \t  \l 1033 </w:instrText>
          </w:r>
          <w:r>
            <w:fldChar w:fldCharType="separate"/>
          </w:r>
          <w:r w:rsidR="00852EF3">
            <w:rPr>
              <w:lang w:val="es-MX"/>
            </w:rPr>
            <w:t>(Congreso Nacional de la República Dominicana, 2013)</w:t>
          </w:r>
          <w:r>
            <w:fldChar w:fldCharType="end"/>
          </w:r>
        </w:sdtContent>
      </w:sdt>
      <w:r w:rsidR="000212C2" w:rsidRPr="00B531F2">
        <w:t xml:space="preserve">. </w:t>
      </w:r>
    </w:p>
    <w:p w14:paraId="19A4C90F" w14:textId="385DBF3C" w:rsidR="00A755C4" w:rsidRPr="00B531F2" w:rsidRDefault="00A755C4" w:rsidP="00A755C4">
      <w:r w:rsidRPr="00B531F2">
        <w:t>Las consecuencias son cuantificables</w:t>
      </w:r>
      <w:r w:rsidR="000212C2" w:rsidRPr="00B531F2">
        <w:t>:</w:t>
      </w:r>
      <w:r w:rsidRPr="00B531F2">
        <w:t xml:space="preserve"> el fraude inmobiliario genera pérdidas </w:t>
      </w:r>
      <w:r w:rsidR="000212C2" w:rsidRPr="00B531F2">
        <w:t>estimadas</w:t>
      </w:r>
      <w:r w:rsidRPr="00B531F2">
        <w:t xml:space="preserve"> entre RD$400 y RD$700 millones anuales, afectando el patrimonio de familias dominicanas y extranjeras, la cartera </w:t>
      </w:r>
      <w:r w:rsidR="000212C2" w:rsidRPr="00B531F2">
        <w:t>crediticia</w:t>
      </w:r>
      <w:r w:rsidRPr="00B531F2">
        <w:t xml:space="preserve"> de instituciones financieras y la reputación del mercado nacional </w:t>
      </w:r>
      <w:sdt>
        <w:sdtPr>
          <w:id w:val="1701043881"/>
          <w:citation/>
        </w:sdtPr>
        <w:sdtEndPr/>
        <w:sdtContent>
          <w:r w:rsidRPr="00B531F2">
            <w:fldChar w:fldCharType="begin"/>
          </w:r>
          <w:r w:rsidRPr="00B531F2">
            <w:instrText xml:space="preserve"> CITATION Cal221 \l 2058 </w:instrText>
          </w:r>
          <w:r w:rsidRPr="00B531F2">
            <w:fldChar w:fldCharType="separate"/>
          </w:r>
          <w:r w:rsidR="00852EF3" w:rsidRPr="00852EF3">
            <w:rPr>
              <w:noProof/>
            </w:rPr>
            <w:t>(Calderón, 2022)</w:t>
          </w:r>
          <w:r w:rsidRPr="00B531F2">
            <w:fldChar w:fldCharType="end"/>
          </w:r>
        </w:sdtContent>
      </w:sdt>
      <w:r w:rsidRPr="00B531F2">
        <w:t xml:space="preserve">. </w:t>
      </w:r>
      <w:r w:rsidR="002655CB" w:rsidRPr="002655CB">
        <w:t>A pesar de este impacto, no existe en el país una herramienta tecnológica preventiva que organice, cruce y evalúe de forma integrada la legitimidad operativa, territorial y financiera de los proyectos, dejando al comprador y al inversionista expuestos a riesgos mitigables</w:t>
      </w:r>
      <w:r w:rsidR="000212C2" w:rsidRPr="00B531F2">
        <w:t>.</w:t>
      </w:r>
    </w:p>
    <w:p w14:paraId="61C21332" w14:textId="77777777" w:rsidR="00A755C4" w:rsidRPr="00B531F2" w:rsidRDefault="00A755C4" w:rsidP="00AC2130">
      <w:pPr>
        <w:pStyle w:val="Ttulo3"/>
      </w:pPr>
      <w:bookmarkStart w:id="34" w:name="_Toc227357284"/>
      <w:r w:rsidRPr="00B531F2">
        <w:t>Preguntas de Investigación</w:t>
      </w:r>
      <w:bookmarkEnd w:id="34"/>
    </w:p>
    <w:p w14:paraId="6D6761B1" w14:textId="304525FD" w:rsidR="00A755C4" w:rsidRPr="00B531F2" w:rsidRDefault="00F67E28" w:rsidP="00A755C4">
      <w:r w:rsidRPr="00F67E28">
        <w:t>Para garantizar la congruencia metodológica entre el problema descrito y las soluciones propuestas, se plantean las siguientes preguntas de investigación</w:t>
      </w:r>
      <w:r w:rsidR="00A755C4" w:rsidRPr="00B531F2">
        <w:t>:</w:t>
      </w:r>
    </w:p>
    <w:p w14:paraId="21C6225B" w14:textId="265BD5DA" w:rsidR="00AA4C49" w:rsidRDefault="000604CF" w:rsidP="00C52B81">
      <w:pPr>
        <w:ind w:firstLine="0"/>
      </w:pPr>
      <w:r w:rsidRPr="005C2244">
        <w:rPr>
          <w:b/>
        </w:rPr>
        <w:t>PG -</w:t>
      </w:r>
      <w:r>
        <w:t xml:space="preserve"> </w:t>
      </w:r>
      <w:r w:rsidR="007D3178">
        <w:t>¿</w:t>
      </w:r>
      <w:r w:rsidR="0038061E" w:rsidRPr="0038061E">
        <w:t>Cómo desarrollar un sistema web de verificación y autenticación integral de proyectos inmobiliarios que prevenga estafas financieras mediante la validación de documentación legal, financiera y de propiedad en la República Dominicana</w:t>
      </w:r>
      <w:r w:rsidR="007D3178">
        <w:t>?</w:t>
      </w:r>
    </w:p>
    <w:p w14:paraId="56653442" w14:textId="70C0CF2F" w:rsidR="00AA4C49" w:rsidRDefault="001B3A6A" w:rsidP="00C52B81">
      <w:pPr>
        <w:ind w:firstLine="0"/>
      </w:pPr>
      <w:r w:rsidRPr="005C2244">
        <w:rPr>
          <w:b/>
        </w:rPr>
        <w:lastRenderedPageBreak/>
        <w:t xml:space="preserve">PE </w:t>
      </w:r>
      <w:r w:rsidR="006A6C20" w:rsidRPr="005C2244">
        <w:rPr>
          <w:b/>
        </w:rPr>
        <w:t>– 1</w:t>
      </w:r>
      <w:r w:rsidR="006A6C20">
        <w:t xml:space="preserve"> </w:t>
      </w:r>
      <w:r w:rsidR="0038061E" w:rsidRPr="0038061E">
        <w:t>¿</w:t>
      </w:r>
      <w:r w:rsidR="007D3178">
        <w:t xml:space="preserve">Qué documentos esenciales requiere la verificación inmobiliaria y cómo estructurar una base de </w:t>
      </w:r>
      <w:r w:rsidR="0038061E" w:rsidRPr="0038061E">
        <w:t xml:space="preserve">conocimiento de </w:t>
      </w:r>
      <w:r w:rsidR="007D3178">
        <w:t>validación legal</w:t>
      </w:r>
      <w:r w:rsidR="0038061E" w:rsidRPr="0038061E">
        <w:t xml:space="preserve"> para el usuario a partir del análisis de la normativa del Registro Inmobiliario</w:t>
      </w:r>
      <w:r w:rsidR="007D3178">
        <w:t>?</w:t>
      </w:r>
    </w:p>
    <w:p w14:paraId="21D75E31" w14:textId="3D6466A1" w:rsidR="006A6C20" w:rsidRDefault="006A6C20" w:rsidP="006A6C20">
      <w:pPr>
        <w:ind w:firstLine="0"/>
      </w:pPr>
      <w:r w:rsidRPr="005C2244">
        <w:rPr>
          <w:b/>
        </w:rPr>
        <w:t>PE – 2</w:t>
      </w:r>
      <w:r>
        <w:t xml:space="preserve"> ¿Cómo automatizar la validación de un proyecto inmobiliario para confirmar su legitimidad operativa mediante el contraste con registros y certificaciones de la DGII, el Registro Catastral y, cuando exista disponibilidad institucional, los Ayuntamientos competentes?</w:t>
      </w:r>
      <w:r w:rsidR="007D3178">
        <w:t>¿Cómo detectar duplicidades registrales y documentales para prevenir fraudes por reutilización de títulos?</w:t>
      </w:r>
    </w:p>
    <w:p w14:paraId="37259B87" w14:textId="3D2AAB0C" w:rsidR="00AA4C49" w:rsidRDefault="006A6C20" w:rsidP="006A6C20">
      <w:pPr>
        <w:ind w:firstLine="0"/>
      </w:pPr>
      <w:r w:rsidRPr="005C2244">
        <w:rPr>
          <w:b/>
        </w:rPr>
        <w:t>PE – 3</w:t>
      </w:r>
      <w:r w:rsidR="00A71130">
        <w:t xml:space="preserve"> </w:t>
      </w:r>
      <w:r w:rsidRPr="006A6C20">
        <w:t>¿De qué manera detectar duplicidades registrales y documentales asociadas a inmuebles para prevenir fraudes por reutilización de títulos o expedientes, mediante la verificación automatizada de matrícula, designación catastral, extensión superficial y datos de ubicación contrastados con certificaciones registrales?</w:t>
      </w:r>
    </w:p>
    <w:p w14:paraId="3DE09EF0" w14:textId="57F9837A" w:rsidR="00FB5D9D" w:rsidRPr="00C52B81" w:rsidRDefault="00B47DB7">
      <w:pPr>
        <w:ind w:firstLine="0"/>
        <w:rPr>
          <w:lang w:val="es-MX"/>
        </w:rPr>
      </w:pPr>
      <w:r w:rsidRPr="00C52B81">
        <w:rPr>
          <w:b/>
          <w:lang w:val="es-MX"/>
        </w:rPr>
        <w:t>PE</w:t>
      </w:r>
      <w:r w:rsidR="00A71130" w:rsidRPr="00C52B81">
        <w:rPr>
          <w:b/>
          <w:lang w:val="es-MX"/>
        </w:rPr>
        <w:t xml:space="preserve"> </w:t>
      </w:r>
      <w:r w:rsidR="00A71130">
        <w:rPr>
          <w:b/>
          <w:bCs/>
          <w:lang w:val="es-MX"/>
        </w:rPr>
        <w:t>–</w:t>
      </w:r>
      <w:r w:rsidR="00A71130" w:rsidRPr="00C52B81">
        <w:rPr>
          <w:b/>
          <w:lang w:val="es-MX"/>
        </w:rPr>
        <w:t xml:space="preserve"> </w:t>
      </w:r>
      <w:r w:rsidRPr="00C52B81">
        <w:rPr>
          <w:b/>
          <w:lang w:val="es-MX"/>
        </w:rPr>
        <w:t>4</w:t>
      </w:r>
      <w:r w:rsidR="00A71130">
        <w:rPr>
          <w:b/>
          <w:bCs/>
          <w:lang w:val="es-MX"/>
        </w:rPr>
        <w:t xml:space="preserve"> </w:t>
      </w:r>
      <w:r w:rsidRPr="00C52B81">
        <w:rPr>
          <w:lang w:val="es-MX"/>
        </w:rPr>
        <w:t>¿Cómo identificar inconsistencias de vigencia, completitud y formalidad documental en expedientes inmobiliarios para advertir a los usuarios sobre posibles irregularidades administrativas, mediante un sistema de alertas basado en reglas de negocio y contraste con fuentes institucionales integradas?</w:t>
      </w:r>
    </w:p>
    <w:p w14:paraId="048D3358" w14:textId="3C530E86" w:rsidR="00FB5D9D" w:rsidRPr="00C52B81" w:rsidRDefault="00B47DB7">
      <w:pPr>
        <w:ind w:firstLine="0"/>
        <w:rPr>
          <w:lang w:val="es-MX"/>
        </w:rPr>
      </w:pPr>
      <w:r w:rsidRPr="00C52B81">
        <w:rPr>
          <w:b/>
          <w:lang w:val="es-MX"/>
        </w:rPr>
        <w:t>PE</w:t>
      </w:r>
      <w:r w:rsidR="00A71130">
        <w:rPr>
          <w:b/>
          <w:bCs/>
          <w:lang w:val="es-MX"/>
        </w:rPr>
        <w:t xml:space="preserve"> – </w:t>
      </w:r>
      <w:r w:rsidRPr="00C52B81">
        <w:rPr>
          <w:b/>
          <w:lang w:val="es-MX"/>
        </w:rPr>
        <w:t>5</w:t>
      </w:r>
      <w:r w:rsidR="00A71130">
        <w:rPr>
          <w:b/>
          <w:bCs/>
          <w:lang w:val="es-MX"/>
        </w:rPr>
        <w:t xml:space="preserve"> </w:t>
      </w:r>
      <w:r w:rsidRPr="00C52B81">
        <w:rPr>
          <w:lang w:val="es-MX"/>
        </w:rPr>
        <w:t>¿Cómo validar la correspondencia territorial entre la ubicación física declarada de un proyecto y su documentación, para evitar fraudes por discrepancias de uso de suelo o localización, mediante georreferenciación y contraste con el Catastro Nacional y, cuando exista disponibilidad institucional, con los Ayuntamientos competentes?</w:t>
      </w:r>
    </w:p>
    <w:p w14:paraId="27EF7DC8" w14:textId="3FF9396F" w:rsidR="00FB5D9D" w:rsidRPr="00C52B81" w:rsidRDefault="00B47DB7">
      <w:pPr>
        <w:ind w:firstLine="0"/>
        <w:rPr>
          <w:lang w:val="es-MX"/>
        </w:rPr>
      </w:pPr>
      <w:r w:rsidRPr="00C52B81">
        <w:rPr>
          <w:b/>
          <w:lang w:val="es-MX"/>
        </w:rPr>
        <w:t>PE</w:t>
      </w:r>
      <w:r w:rsidR="00A71130">
        <w:rPr>
          <w:b/>
          <w:bCs/>
          <w:lang w:val="es-MX"/>
        </w:rPr>
        <w:t xml:space="preserve"> – </w:t>
      </w:r>
      <w:r w:rsidRPr="00C52B81">
        <w:rPr>
          <w:b/>
          <w:lang w:val="es-MX"/>
        </w:rPr>
        <w:t>6</w:t>
      </w:r>
      <w:r w:rsidR="00A71130">
        <w:rPr>
          <w:b/>
          <w:bCs/>
          <w:lang w:val="es-MX"/>
        </w:rPr>
        <w:t xml:space="preserve"> </w:t>
      </w:r>
      <w:r w:rsidRPr="00C52B81">
        <w:rPr>
          <w:lang w:val="es-MX"/>
        </w:rPr>
        <w:t>¿De qué forma verificar el estado financiero y crediticio de los desarrolladores para reducir el riesgo de inversión en proyectos sin solvencia comprobable, mediante el análisis de certificaciones bancarias y consultas automatizadas a TransUnion, con previo consentimiento bajo la Ley 172-13 de Protección de Datos Personales?</w:t>
      </w:r>
    </w:p>
    <w:p w14:paraId="296A322D" w14:textId="44AA433A" w:rsidR="002010AE" w:rsidRDefault="00B47DB7" w:rsidP="00C52B81">
      <w:pPr>
        <w:ind w:firstLine="0"/>
        <w:rPr>
          <w:rFonts w:eastAsiaTheme="majorEastAsia" w:cstheme="majorBidi"/>
          <w:b/>
          <w:bCs/>
          <w:color w:val="000000" w:themeColor="accent1"/>
          <w:spacing w:val="-2"/>
          <w:sz w:val="28"/>
          <w:szCs w:val="20"/>
        </w:rPr>
      </w:pPr>
      <w:r w:rsidRPr="00C52B81">
        <w:rPr>
          <w:b/>
          <w:lang w:val="es-MX"/>
        </w:rPr>
        <w:t>PE</w:t>
      </w:r>
      <w:r w:rsidR="00A71130">
        <w:rPr>
          <w:b/>
          <w:bCs/>
          <w:lang w:val="es-MX"/>
        </w:rPr>
        <w:t xml:space="preserve"> – </w:t>
      </w:r>
      <w:r w:rsidRPr="00C52B81">
        <w:rPr>
          <w:b/>
          <w:lang w:val="es-MX"/>
        </w:rPr>
        <w:t>7</w:t>
      </w:r>
      <w:r w:rsidR="00A71130">
        <w:rPr>
          <w:b/>
          <w:bCs/>
          <w:lang w:val="es-MX"/>
        </w:rPr>
        <w:t xml:space="preserve"> </w:t>
      </w:r>
      <w:r w:rsidRPr="00C52B81">
        <w:rPr>
          <w:lang w:val="es-MX"/>
        </w:rPr>
        <w:t>¿Qué mecanismo tecnológico permite certificar la integridad de los proyectos validados y ofrecer garantía pública a los consultantes, mediante la emisión de un Sello de Integridad con código QR y firma digital bajo el artículo 32 del Capítulo 1 de la Ley 126-02 de Comercio Electrónico, Documentos y Firma Digital</w:t>
      </w:r>
      <w:r w:rsidR="00F128B5" w:rsidRPr="00C52B81">
        <w:rPr>
          <w:lang w:val="es-MX"/>
        </w:rPr>
        <w:t>?</w:t>
      </w:r>
      <w:r w:rsidR="002010AE">
        <w:br w:type="page"/>
      </w:r>
    </w:p>
    <w:p w14:paraId="5B5939BF" w14:textId="7FA6C5EA" w:rsidR="00B22A54" w:rsidRPr="002D6884" w:rsidRDefault="002D6884" w:rsidP="008574A0">
      <w:pPr>
        <w:pStyle w:val="Ttulo2"/>
        <w:rPr>
          <w:rStyle w:val="FigurasCar"/>
          <w:szCs w:val="22"/>
        </w:rPr>
      </w:pPr>
      <w:r>
        <w:rPr>
          <w:rStyle w:val="FigurasCar"/>
          <w:rFonts w:cs="Times New Roman"/>
          <w:i/>
          <w:noProof/>
          <w:sz w:val="22"/>
          <w:szCs w:val="22"/>
        </w:rPr>
        <w:lastRenderedPageBreak/>
        <w:drawing>
          <wp:anchor distT="0" distB="0" distL="114300" distR="114300" simplePos="0" relativeHeight="251658266" behindDoc="0" locked="0" layoutInCell="1" allowOverlap="1" wp14:anchorId="6CF4C937" wp14:editId="0DFD8CF7">
            <wp:simplePos x="0" y="0"/>
            <wp:positionH relativeFrom="margin">
              <wp:align>left</wp:align>
            </wp:positionH>
            <wp:positionV relativeFrom="page">
              <wp:posOffset>1876878</wp:posOffset>
            </wp:positionV>
            <wp:extent cx="5932805" cy="3314700"/>
            <wp:effectExtent l="0" t="0" r="0" b="0"/>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932805" cy="3314700"/>
                    </a:xfrm>
                    <a:prstGeom prst="rect">
                      <a:avLst/>
                    </a:prstGeom>
                    <a:noFill/>
                    <a:ln>
                      <a:noFill/>
                    </a:ln>
                  </pic:spPr>
                </pic:pic>
              </a:graphicData>
            </a:graphic>
          </wp:anchor>
        </w:drawing>
      </w:r>
      <w:ins w:id="35" w:author="Microsoft Word" w:date="2026-04-17T22:28:00Z">
        <w:r w:rsidR="00A755C4" w:rsidRPr="00B531F2">
          <w:rPr>
            <w:noProof/>
          </w:rPr>
          <mc:AlternateContent>
            <mc:Choice Requires="wps">
              <w:drawing>
                <wp:anchor distT="0" distB="0" distL="114300" distR="114300" simplePos="0" relativeHeight="251658240" behindDoc="0" locked="0" layoutInCell="1" allowOverlap="1" wp14:anchorId="761F268C" wp14:editId="331BEEB7">
                  <wp:simplePos x="0" y="0"/>
                  <wp:positionH relativeFrom="margin">
                    <wp:align>right</wp:align>
                  </wp:positionH>
                  <wp:positionV relativeFrom="paragraph">
                    <wp:posOffset>450850</wp:posOffset>
                  </wp:positionV>
                  <wp:extent cx="5946140" cy="635"/>
                  <wp:effectExtent l="0" t="0" r="0" b="0"/>
                  <wp:wrapSquare wrapText="bothSides"/>
                  <wp:docPr id="8" name="Cuadro de texto 8"/>
                  <wp:cNvGraphicFramePr/>
                  <a:graphic xmlns:a="http://schemas.openxmlformats.org/drawingml/2006/main">
                    <a:graphicData uri="http://schemas.microsoft.com/office/word/2010/wordprocessingShape">
                      <wps:wsp>
                        <wps:cNvSpPr txBox="1"/>
                        <wps:spPr>
                          <a:xfrm>
                            <a:off x="0" y="0"/>
                            <a:ext cx="5946140" cy="635"/>
                          </a:xfrm>
                          <a:prstGeom prst="rect">
                            <a:avLst/>
                          </a:prstGeom>
                          <a:solidFill>
                            <a:prstClr val="white"/>
                          </a:solidFill>
                          <a:ln>
                            <a:noFill/>
                          </a:ln>
                        </wps:spPr>
                        <wps:txbx>
                          <w:txbxContent>
                            <w:p w14:paraId="6F737928" w14:textId="64C4B547" w:rsidR="00A755C4" w:rsidRPr="004B534B" w:rsidRDefault="00A755C4" w:rsidP="00617FE9">
                              <w:pPr>
                                <w:pStyle w:val="Figuras"/>
                              </w:pPr>
                              <w:r w:rsidRPr="00032952">
                                <w:t xml:space="preserve">Figura </w:t>
                              </w:r>
                              <w:r w:rsidR="004B534B">
                                <w:t>2</w:t>
                              </w:r>
                              <w:r w:rsidRPr="00B531F2">
                                <w:br/>
                              </w:r>
                              <w:r w:rsidRPr="002D6884">
                                <w:rPr>
                                  <w:b w:val="0"/>
                                </w:rPr>
                                <w:t>Modelo Visual del Sistema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61F268C" id="Cuadro de texto 8" o:spid="_x0000_s1029" type="#_x0000_t202" style="position:absolute;left:0;text-align:left;margin-left:417pt;margin-top:35.5pt;width:468.2pt;height:.05pt;z-index:25165824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" stroked="f">
                  <v:textbox style="mso-fit-shape-to-text:t" inset="0,0,0,0">
                    <w:txbxContent>
                      <w:p w14:paraId="6F737928" w14:textId="64C4B547" w:rsidR="00A755C4" w:rsidRPr="004B534B" w:rsidRDefault="00A755C4" w:rsidP="00617FE9">
                        <w:pPr>
                          <w:pStyle w:val="Figuras"/>
                        </w:pPr>
                        <w:r w:rsidRPr="00032952">
                          <w:t xml:space="preserve">Figura </w:t>
                        </w:r>
                        <w:r w:rsidR="004B534B">
                          <w:t>2</w:t>
                        </w:r>
                        <w:r w:rsidRPr="00B531F2">
                          <w:br/>
                        </w:r>
                        <w:r w:rsidRPr="002D6884">
                          <w:rPr>
                            <w:b w:val="0"/>
                          </w:rPr>
                          <w:t>Modelo Visual del Sistema</w:t>
                        </w:r>
                      </w:p>
                    </w:txbxContent>
                  </v:textbox>
                  <w10:wrap type="square" anchorx="margin"/>
                </v:shape>
              </w:pict>
            </mc:Fallback>
          </mc:AlternateContent>
        </w:r>
      </w:ins>
      <w:bookmarkStart w:id="36" w:name="_Toc227357285"/>
      <w:r w:rsidR="00A755C4" w:rsidRPr="00B531F2">
        <w:t>Modelo Visual del Sistema</w:t>
      </w:r>
      <w:bookmarkEnd w:id="36"/>
    </w:p>
    <w:p w14:paraId="66C65E39" w14:textId="1546E203" w:rsidR="00A755C4" w:rsidRPr="00CC48DC" w:rsidRDefault="00A755C4" w:rsidP="008574A0">
      <w:pPr>
        <w:ind w:firstLine="0"/>
        <w:rPr>
          <w:rFonts w:cs="Times New Roman"/>
        </w:rPr>
      </w:pPr>
      <w:r w:rsidRPr="00CC48DC">
        <w:rPr>
          <w:rStyle w:val="FigurasCar"/>
          <w:rFonts w:cs="Times New Roman"/>
          <w:i/>
          <w:sz w:val="22"/>
          <w:szCs w:val="22"/>
        </w:rPr>
        <w:t>Fuente:</w:t>
      </w:r>
      <w:r w:rsidRPr="00CC48DC">
        <w:rPr>
          <w:rFonts w:cs="Times New Roman"/>
        </w:rPr>
        <w:t xml:space="preserve"> Propia</w:t>
      </w:r>
    </w:p>
    <w:p w14:paraId="6319A9CA" w14:textId="77777777" w:rsidR="00A755C4" w:rsidRPr="00B531F2" w:rsidRDefault="00A755C4" w:rsidP="00A755C4"/>
    <w:p w14:paraId="6A93A6FC" w14:textId="77777777" w:rsidR="00A755C4" w:rsidRPr="00B531F2" w:rsidRDefault="00A755C4" w:rsidP="00A755C4"/>
    <w:p w14:paraId="3D7A145F" w14:textId="77777777" w:rsidR="00A755C4" w:rsidRPr="00B531F2" w:rsidRDefault="00A755C4" w:rsidP="00A755C4">
      <w:pPr>
        <w:spacing w:before="120" w:after="200" w:line="264" w:lineRule="auto"/>
        <w:ind w:firstLine="0"/>
        <w:rPr>
          <w:szCs w:val="18"/>
        </w:rPr>
      </w:pPr>
      <w:r w:rsidRPr="00B531F2">
        <w:br w:type="page"/>
      </w:r>
    </w:p>
    <w:p w14:paraId="43D2FF01" w14:textId="1F6A90EB" w:rsidR="004B534B" w:rsidRDefault="005C2244" w:rsidP="005C2244">
      <w:pPr>
        <w:pStyle w:val="Ttulo2"/>
      </w:pPr>
      <w:bookmarkStart w:id="37" w:name="_Toc227357286"/>
      <w:r>
        <w:rPr>
          <w:noProof/>
        </w:rPr>
        <w:lastRenderedPageBreak/>
        <mc:AlternateContent>
          <mc:Choice Requires="wps">
            <w:drawing>
              <wp:anchor distT="0" distB="0" distL="114300" distR="114300" simplePos="0" relativeHeight="251658255" behindDoc="0" locked="0" layoutInCell="1" allowOverlap="1" wp14:anchorId="731B3F2C" wp14:editId="445080B1">
                <wp:simplePos x="0" y="0"/>
                <wp:positionH relativeFrom="column">
                  <wp:posOffset>-619125</wp:posOffset>
                </wp:positionH>
                <wp:positionV relativeFrom="paragraph">
                  <wp:posOffset>476885</wp:posOffset>
                </wp:positionV>
                <wp:extent cx="7181850" cy="457200"/>
                <wp:effectExtent l="0" t="0" r="0" b="0"/>
                <wp:wrapSquare wrapText="bothSides"/>
                <wp:docPr id="13" name="Cuadro de texto 13"/>
                <wp:cNvGraphicFramePr/>
                <a:graphic xmlns:a="http://schemas.openxmlformats.org/drawingml/2006/main">
                  <a:graphicData uri="http://schemas.microsoft.com/office/word/2010/wordprocessingShape">
                    <wps:wsp>
                      <wps:cNvSpPr txBox="1"/>
                      <wps:spPr>
                        <a:xfrm>
                          <a:off x="0" y="0"/>
                          <a:ext cx="7181850" cy="457200"/>
                        </a:xfrm>
                        <a:prstGeom prst="rect">
                          <a:avLst/>
                        </a:prstGeom>
                        <a:solidFill>
                          <a:prstClr val="white"/>
                        </a:solidFill>
                        <a:ln>
                          <a:noFill/>
                        </a:ln>
                      </wps:spPr>
                      <wps:txbx>
                        <w:txbxContent>
                          <w:p w14:paraId="4854575F" w14:textId="0258AFB9" w:rsidR="005C2244" w:rsidRPr="00551ADB" w:rsidRDefault="00F73143" w:rsidP="005C2244">
                            <w:pPr>
                              <w:pStyle w:val="Figuras"/>
                              <w:rPr>
                                <w:noProof/>
                                <w:color w:val="000000" w:themeColor="accent1"/>
                                <w:spacing w:val="-2"/>
                                <w:sz w:val="28"/>
                                <w:szCs w:val="20"/>
                              </w:rPr>
                            </w:pPr>
                            <w:bookmarkStart w:id="38" w:name="_Toc227666432"/>
                            <w:r>
                              <w:t>Figur</w:t>
                            </w:r>
                            <w:r w:rsidR="00B51C48">
                              <w:t>a</w:t>
                            </w:r>
                            <w:r w:rsidR="005C2244">
                              <w:t xml:space="preserve"> </w:t>
                            </w:r>
                            <w:r>
                              <w:fldChar w:fldCharType="begin"/>
                            </w:r>
                            <w:r>
                              <w:instrText xml:space="preserve"> SEQ Ilustración \* ARABIC </w:instrText>
                            </w:r>
                            <w:r>
                              <w:fldChar w:fldCharType="separate"/>
                            </w:r>
                            <w:r w:rsidR="00B111AF">
                              <w:rPr>
                                <w:noProof/>
                              </w:rPr>
                              <w:t>3</w:t>
                            </w:r>
                            <w:r>
                              <w:rPr>
                                <w:noProof/>
                              </w:rPr>
                              <w:fldChar w:fldCharType="end"/>
                            </w:r>
                            <w:r w:rsidR="005C2244">
                              <w:br/>
                            </w:r>
                            <w:r w:rsidR="005C2244" w:rsidRPr="005C2244">
                              <w:rPr>
                                <w:b w:val="0"/>
                                <w:bCs w:val="0"/>
                              </w:rPr>
                              <w:t>Diagrama de Gantt</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31B3F2C" id="Cuadro de texto 13" o:spid="_x0000_s1030" type="#_x0000_t202" style="position:absolute;left:0;text-align:left;margin-left:-48.75pt;margin-top:37.55pt;width:565.5pt;height:36pt;z-index:25165825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" stroked="f">
                <v:textbox inset="0,0,0,0">
                  <w:txbxContent>
                    <w:p w14:paraId="4854575F" w14:textId="0258AFB9" w:rsidR="005C2244" w:rsidRPr="00551ADB" w:rsidRDefault="00F73143" w:rsidP="005C2244">
                      <w:pPr>
                        <w:pStyle w:val="Figuras"/>
                        <w:rPr>
                          <w:noProof/>
                          <w:color w:val="000000" w:themeColor="accent1"/>
                          <w:spacing w:val="-2"/>
                          <w:sz w:val="28"/>
                          <w:szCs w:val="20"/>
                        </w:rPr>
                      </w:pPr>
                      <w:bookmarkStart w:id="39" w:name="_Toc227666432"/>
                      <w:r>
                        <w:t>Figur</w:t>
                      </w:r>
                      <w:r w:rsidR="00B51C48">
                        <w:t>a</w:t>
                      </w:r>
                      <w:r w:rsidR="005C2244">
                        <w:t xml:space="preserve"> </w:t>
                      </w:r>
                      <w:r>
                        <w:fldChar w:fldCharType="begin"/>
                      </w:r>
                      <w:r>
                        <w:instrText xml:space="preserve"> SEQ Ilustración \* ARABIC </w:instrText>
                      </w:r>
                      <w:r>
                        <w:fldChar w:fldCharType="separate"/>
                      </w:r>
                      <w:r w:rsidR="00B111AF">
                        <w:rPr>
                          <w:noProof/>
                        </w:rPr>
                        <w:t>3</w:t>
                      </w:r>
                      <w:r>
                        <w:rPr>
                          <w:noProof/>
                        </w:rPr>
                        <w:fldChar w:fldCharType="end"/>
                      </w:r>
                      <w:r w:rsidR="005C2244">
                        <w:br/>
                      </w:r>
                      <w:r w:rsidR="005C2244" w:rsidRPr="005C2244">
                        <w:rPr>
                          <w:b w:val="0"/>
                          <w:bCs w:val="0"/>
                        </w:rPr>
                        <w:t>Diagrama de Gantt</w:t>
                      </w:r>
                      <w:bookmarkEnd w:id="39"/>
                    </w:p>
                  </w:txbxContent>
                </v:textbox>
                <w10:wrap type="square"/>
              </v:shape>
            </w:pict>
          </mc:Fallback>
        </mc:AlternateContent>
      </w:r>
      <w:r w:rsidR="00A755C4" w:rsidRPr="00B531F2">
        <w:rPr>
          <w:noProof/>
        </w:rPr>
        <w:drawing>
          <wp:anchor distT="0" distB="0" distL="114300" distR="114300" simplePos="0" relativeHeight="251658241" behindDoc="0" locked="0" layoutInCell="1" allowOverlap="1" wp14:anchorId="24B8967F" wp14:editId="5872599B">
            <wp:simplePos x="0" y="0"/>
            <wp:positionH relativeFrom="margin">
              <wp:align>center</wp:align>
            </wp:positionH>
            <wp:positionV relativeFrom="page">
              <wp:posOffset>1873250</wp:posOffset>
            </wp:positionV>
            <wp:extent cx="7181850" cy="3726180"/>
            <wp:effectExtent l="0" t="0" r="0" b="7620"/>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2"/>
                    <pic:cNvPicPr>
                      <a:picLocks noChangeAspect="1" noChangeArrowheads="1"/>
                    </pic:cNvPicPr>
                  </pic:nvPicPr>
                  <pic:blipFill rotWithShape="1">
                    <a:blip r:embed="rId101">
                      <a:extLst>
                        <a:ext uri="{28A0092B-C50C-407E-A947-70E740481C1C}">
                          <a14:useLocalDpi xmlns:a14="http://schemas.microsoft.com/office/drawing/2010/main" val="0"/>
                        </a:ext>
                      </a:extLst>
                    </a:blip>
                    <a:srcRect t="4908"/>
                    <a:stretch/>
                  </pic:blipFill>
                  <pic:spPr bwMode="auto">
                    <a:xfrm>
                      <a:off x="0" y="0"/>
                      <a:ext cx="7181850" cy="3726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755C4" w:rsidRPr="00B531F2">
        <w:t>Diagrama de Gantt</w:t>
      </w:r>
      <w:bookmarkEnd w:id="37"/>
    </w:p>
    <w:p w14:paraId="4BA7B6CC" w14:textId="77777777" w:rsidR="00A755C4" w:rsidRPr="00B531F2" w:rsidRDefault="00A755C4" w:rsidP="00A755C4">
      <w:pPr>
        <w:spacing w:line="264" w:lineRule="auto"/>
        <w:ind w:firstLine="0"/>
        <w:rPr>
          <w:rFonts w:ascii="Arial" w:eastAsiaTheme="majorEastAsia" w:hAnsi="Arial" w:cstheme="majorBidi"/>
          <w:b/>
          <w:color w:val="000000" w:themeColor="accent1"/>
          <w:spacing w:val="-2"/>
          <w:sz w:val="28"/>
        </w:rPr>
      </w:pPr>
      <w:r w:rsidRPr="00B531F2">
        <w:t>Fuente: Elaboración propia, estimación</w:t>
      </w:r>
      <w:r w:rsidRPr="00B531F2">
        <w:br w:type="page"/>
      </w:r>
    </w:p>
    <w:p w14:paraId="7C1C8B72" w14:textId="77777777" w:rsidR="00A755C4" w:rsidRPr="00B531F2" w:rsidRDefault="00A755C4" w:rsidP="00AC2130">
      <w:pPr>
        <w:pStyle w:val="Ttulo2"/>
      </w:pPr>
      <w:bookmarkStart w:id="40" w:name="_Toc227357287"/>
      <w:r w:rsidRPr="00B531F2">
        <w:lastRenderedPageBreak/>
        <w:t>Ámbito del Sistema</w:t>
      </w:r>
      <w:bookmarkEnd w:id="40"/>
    </w:p>
    <w:p w14:paraId="6E1E7E5C" w14:textId="77777777" w:rsidR="00A755C4" w:rsidRPr="00B531F2" w:rsidRDefault="00A755C4" w:rsidP="00AC2130">
      <w:pPr>
        <w:pStyle w:val="Ttulo3"/>
      </w:pPr>
      <w:bookmarkStart w:id="41" w:name="_Toc227357288"/>
      <w:r w:rsidRPr="00B531F2">
        <w:t>Identificación</w:t>
      </w:r>
      <w:bookmarkEnd w:id="41"/>
    </w:p>
    <w:p w14:paraId="4F1F7496" w14:textId="226E6BC3" w:rsidR="00A3178F" w:rsidRPr="00A3178F" w:rsidRDefault="00A3178F" w:rsidP="00A3178F">
      <w:pPr>
        <w:rPr>
          <w:rFonts w:eastAsiaTheme="majorEastAsia" w:cstheme="majorBidi"/>
          <w:b/>
          <w:bCs/>
          <w:i/>
          <w:color w:val="auto"/>
          <w:spacing w:val="-5"/>
          <w:sz w:val="24"/>
          <w:szCs w:val="24"/>
        </w:rPr>
      </w:pPr>
      <w:r w:rsidRPr="00A3178F">
        <w:t>El sistema se denomina VeriFinca (Sistema Web de Verificación y Autenticación Integral de Proyectos Inmobiliarios). Su propósito operativo es centralizar el diagnóstico, validación y contraste de la documentación esencial de proyectos inmobiliarios en la República Dominicana, con miras a reducir el riesgo de fraude documental y facilitar decisiones de inversión informadas. El sistema está orientado a dos perfiles principales: el Usuario Desarrollador, quien registra y certifica sus proyectos ante posibles inversionistas, y el Usuario Consultor (comprador, inversionista, notario o entidad financiera), quien accede al expediente validado para sustentar sus decisiones</w:t>
      </w:r>
      <w:r>
        <w:t>.</w:t>
      </w:r>
    </w:p>
    <w:p w14:paraId="67C6C937" w14:textId="165828BC" w:rsidR="00A755C4" w:rsidRPr="00B531F2" w:rsidRDefault="00A755C4" w:rsidP="00AC2130">
      <w:pPr>
        <w:pStyle w:val="Ttulo3"/>
      </w:pPr>
      <w:bookmarkStart w:id="42" w:name="_Toc227357289"/>
      <w:r w:rsidRPr="00B531F2">
        <w:t>Descripción del Alcance</w:t>
      </w:r>
      <w:bookmarkEnd w:id="42"/>
    </w:p>
    <w:p w14:paraId="50223A1E" w14:textId="4362F51F" w:rsidR="00A755C4" w:rsidRPr="00B531F2" w:rsidRDefault="00A755C4" w:rsidP="00555239">
      <w:pPr>
        <w:jc w:val="left"/>
      </w:pPr>
      <w:r w:rsidRPr="00B531F2">
        <w:rPr>
          <w:b/>
          <w:bCs/>
        </w:rPr>
        <w:t>Lo que hará el sistema:</w:t>
      </w:r>
    </w:p>
    <w:p w14:paraId="2002B3AE" w14:textId="020162F9" w:rsidR="003762BD" w:rsidRDefault="003762BD" w:rsidP="00380681">
      <w:pPr>
        <w:numPr>
          <w:ilvl w:val="0"/>
          <w:numId w:val="16"/>
        </w:numPr>
      </w:pPr>
      <w:r>
        <w:t>Diagnosticar y catalogar los documentos esenciales requeridos en una verificación inmobiliaria, con base en la normativa vigente de la RI y el Registro Catastral, generando una guía de cumplimiento documental para el usuario desarrollador (OE-1).</w:t>
      </w:r>
    </w:p>
    <w:p w14:paraId="687BF85F" w14:textId="007F0FD7" w:rsidR="003762BD" w:rsidRDefault="003762BD" w:rsidP="00380681">
      <w:pPr>
        <w:numPr>
          <w:ilvl w:val="0"/>
          <w:numId w:val="16"/>
        </w:numPr>
      </w:pPr>
      <w:r>
        <w:t>Recibir, organizar y procesar el expediente digital del proyecto mediante OCR y extracción automática de metadatos clave (matrícula, RNC, fechas, coordenadas, datos de la constructora) (OE-1, OE-2).</w:t>
      </w:r>
    </w:p>
    <w:p w14:paraId="1579ECA1" w14:textId="05CDC718" w:rsidR="003762BD" w:rsidRDefault="003762BD" w:rsidP="00380681">
      <w:pPr>
        <w:numPr>
          <w:ilvl w:val="0"/>
          <w:numId w:val="16"/>
        </w:numPr>
      </w:pPr>
      <w:r>
        <w:t>Automatizar la validación del expediente mediante integración con fuentes institucionales disponibles: RI, Catastro Nacional, DGII y, en los casos en que exista disponibilidad tecnológica, los Ayuntamientos competentes para la verificación de permisos de uso de suelo (OE-2).</w:t>
      </w:r>
    </w:p>
    <w:p w14:paraId="66D45A9E" w14:textId="68F44875" w:rsidR="003762BD" w:rsidRDefault="003762BD" w:rsidP="00380681">
      <w:pPr>
        <w:numPr>
          <w:ilvl w:val="0"/>
          <w:numId w:val="16"/>
        </w:numPr>
      </w:pPr>
      <w:r>
        <w:t>Detectar duplicidades registrales y documentales mediante el contraste automatizado de matrícula, designación catastral, extensión superficial y datos de ubicación contra certificaciones registrales y documentos técnicos obtenibles legalmente (OE-3).</w:t>
      </w:r>
    </w:p>
    <w:p w14:paraId="1217F6AC" w14:textId="2D9A8E10" w:rsidR="003762BD" w:rsidRDefault="003762BD" w:rsidP="00380681">
      <w:pPr>
        <w:numPr>
          <w:ilvl w:val="0"/>
          <w:numId w:val="16"/>
        </w:numPr>
      </w:pPr>
      <w:r>
        <w:t>Detectar inconsistencias de vigencia, completitud y formalidad documental mediante un motor de reglas de negocio, generando alertas preventivas clasificadas por nivel de riesgo (OE-4).</w:t>
      </w:r>
    </w:p>
    <w:p w14:paraId="1D284EB2" w14:textId="7669D9BF" w:rsidR="003762BD" w:rsidRDefault="003762BD" w:rsidP="00380681">
      <w:pPr>
        <w:numPr>
          <w:ilvl w:val="0"/>
          <w:numId w:val="16"/>
        </w:numPr>
      </w:pPr>
      <w:r>
        <w:t>Validar la correspondencia territorial entre la ubicación física del proyecto y la documentación presentada, mediante georreferenciación y contraste con datos de Catastro Nacional y Ayuntamientos donde exista disponibilidad institucional (OE-5).</w:t>
      </w:r>
    </w:p>
    <w:p w14:paraId="2DC65C1B" w14:textId="3D92ED22" w:rsidR="003762BD" w:rsidRDefault="003762BD" w:rsidP="00380681">
      <w:pPr>
        <w:numPr>
          <w:ilvl w:val="0"/>
          <w:numId w:val="16"/>
        </w:numPr>
      </w:pPr>
      <w:r>
        <w:lastRenderedPageBreak/>
        <w:t>Verificar el estado financiero y crediticio del desarrollador, exclusivamente sobre la base de documentación aportada voluntariamente por el titular y consultas a registros de información crediticia (TransUnion), previo consentimiento expreso y digitalizado del titular, de conformidad con la Ley 172-13 (OE-6).</w:t>
      </w:r>
    </w:p>
    <w:p w14:paraId="7895231D" w14:textId="438FBB6B" w:rsidR="003762BD" w:rsidRDefault="003762BD" w:rsidP="00380681">
      <w:pPr>
        <w:numPr>
          <w:ilvl w:val="0"/>
          <w:numId w:val="16"/>
        </w:numPr>
      </w:pPr>
      <w:r>
        <w:t>Emitir un "Sello de Integridad Digital" con código QR y firma digital, aplicable únicamente a proyectos que hayan superado todos los criterios de validación del sistema, amparado en la Ley 126-02 (OE-7).</w:t>
      </w:r>
    </w:p>
    <w:p w14:paraId="0C70F9B6" w14:textId="77777777" w:rsidR="003762BD" w:rsidRDefault="003762BD" w:rsidP="00380681">
      <w:pPr>
        <w:numPr>
          <w:ilvl w:val="0"/>
          <w:numId w:val="16"/>
        </w:numPr>
      </w:pPr>
      <w:r>
        <w:t>Generar un reporte de hallazgos detallado cuando el proyecto no supere los criterios de validación, indicando las alertas específicas que impiden la certificación (OE-4, OE-7).</w:t>
      </w:r>
    </w:p>
    <w:p w14:paraId="5D60B548" w14:textId="3774958A" w:rsidR="003762BD" w:rsidRDefault="003762BD" w:rsidP="002521BA">
      <w:pPr>
        <w:pStyle w:val="Ttulo4"/>
      </w:pPr>
      <w:r>
        <w:t>El sistema N</w:t>
      </w:r>
      <w:r w:rsidR="001647FE">
        <w:t>o</w:t>
      </w:r>
      <w:r>
        <w:t xml:space="preserve"> H</w:t>
      </w:r>
      <w:r w:rsidR="001647FE">
        <w:t xml:space="preserve">ará </w:t>
      </w:r>
      <w:r>
        <w:t xml:space="preserve">lo </w:t>
      </w:r>
      <w:r w:rsidR="001647FE">
        <w:t>S</w:t>
      </w:r>
      <w:r>
        <w:t>iguiente:</w:t>
      </w:r>
    </w:p>
    <w:p w14:paraId="3AAC2CB8" w14:textId="2FBAA5EE" w:rsidR="003762BD" w:rsidRDefault="003762BD" w:rsidP="00380681">
      <w:pPr>
        <w:numPr>
          <w:ilvl w:val="0"/>
          <w:numId w:val="16"/>
        </w:numPr>
      </w:pPr>
      <w:r>
        <w:t>No sustituirá a las autoridades registrales, notariales ni judiciales de la República Dominicana, ni tendrá efectos jurídicos vinculantes sobre títulos de propiedad ni contratos (Ley 108-05, art. 7).</w:t>
      </w:r>
    </w:p>
    <w:p w14:paraId="7769B732" w14:textId="5F71D48C" w:rsidR="003762BD" w:rsidRDefault="003762BD" w:rsidP="00380681">
      <w:pPr>
        <w:numPr>
          <w:ilvl w:val="0"/>
          <w:numId w:val="16"/>
        </w:numPr>
      </w:pPr>
      <w:r>
        <w:t>No modificará, actualizará ni depurará registros en las bases de datos de entidades gubernamentales (RI, Catastro, DGII, Ayuntamientos).</w:t>
      </w:r>
    </w:p>
    <w:p w14:paraId="5281E6B9" w14:textId="63AEC943" w:rsidR="003762BD" w:rsidRDefault="003762BD" w:rsidP="00380681">
      <w:pPr>
        <w:numPr>
          <w:ilvl w:val="0"/>
          <w:numId w:val="16"/>
        </w:numPr>
      </w:pPr>
      <w:r>
        <w:t xml:space="preserve">No confirmará el cumplimiento integral de la Ley 155-17 sobre Lavado de Activos y Financiamiento del Terrorismo. La evaluación de cumplimiento PLAFT es función exclusiva de los sujetos obligados conforme a dicha ley y la UAF </w:t>
      </w:r>
      <w:sdt>
        <w:sdtPr>
          <w:id w:val="1672684873"/>
          <w:citation/>
        </w:sdtPr>
        <w:sdtEndPr/>
        <w:sdtContent>
          <w:r w:rsidR="006E227A">
            <w:fldChar w:fldCharType="begin"/>
          </w:r>
          <w:r w:rsidR="006E227A">
            <w:rPr>
              <w:lang w:val="es-MX"/>
            </w:rPr>
            <w:instrText xml:space="preserve">CITATION Con17 \t  \l 2058 </w:instrText>
          </w:r>
          <w:r w:rsidR="006E227A">
            <w:fldChar w:fldCharType="separate"/>
          </w:r>
          <w:r w:rsidR="00852EF3">
            <w:rPr>
              <w:lang w:val="es-MX"/>
            </w:rPr>
            <w:t>(Congreso Nacional de la República Dominicana, 2017)</w:t>
          </w:r>
          <w:r w:rsidR="006E227A">
            <w:fldChar w:fldCharType="end"/>
          </w:r>
        </w:sdtContent>
      </w:sdt>
    </w:p>
    <w:p w14:paraId="495524EB" w14:textId="3EACEFEC" w:rsidR="003762BD" w:rsidRDefault="003762BD" w:rsidP="00380681">
      <w:pPr>
        <w:numPr>
          <w:ilvl w:val="0"/>
          <w:numId w:val="16"/>
        </w:numPr>
      </w:pPr>
      <w:r>
        <w:t xml:space="preserve">No consultará ni procesará información financiera, crediticia ni personal del desarrollador sin el consentimiento previo, expreso y formal del titular, conforme a la Ley 172-13 </w:t>
      </w:r>
      <w:sdt>
        <w:sdtPr>
          <w:id w:val="-875467039"/>
          <w:citation/>
        </w:sdtPr>
        <w:sdtEndPr/>
        <w:sdtContent>
          <w:r w:rsidR="006E227A">
            <w:fldChar w:fldCharType="begin"/>
          </w:r>
          <w:r w:rsidR="006E227A">
            <w:rPr>
              <w:lang w:val="es-MX"/>
            </w:rPr>
            <w:instrText xml:space="preserve">CITATION Con13 \t  \l 2058 </w:instrText>
          </w:r>
          <w:r w:rsidR="006E227A">
            <w:fldChar w:fldCharType="separate"/>
          </w:r>
          <w:r w:rsidR="00852EF3">
            <w:rPr>
              <w:lang w:val="es-MX"/>
            </w:rPr>
            <w:t>(Congreso Nacional de la República Dominicana, 2013)</w:t>
          </w:r>
          <w:r w:rsidR="006E227A">
            <w:fldChar w:fldCharType="end"/>
          </w:r>
        </w:sdtContent>
      </w:sdt>
      <w:r>
        <w:t>.</w:t>
      </w:r>
    </w:p>
    <w:p w14:paraId="674DD381" w14:textId="4B1A88C1" w:rsidR="003762BD" w:rsidRDefault="003762BD" w:rsidP="00380681">
      <w:pPr>
        <w:numPr>
          <w:ilvl w:val="0"/>
          <w:numId w:val="16"/>
        </w:numPr>
      </w:pPr>
      <w:r>
        <w:t>No realizará tasación comercial, avalúo pericial ni estimación económica del valor de mercado de los inmuebles.</w:t>
      </w:r>
    </w:p>
    <w:p w14:paraId="3FEF0E1E" w14:textId="463C4DC2" w:rsidR="003762BD" w:rsidRDefault="003762BD" w:rsidP="00380681">
      <w:pPr>
        <w:numPr>
          <w:ilvl w:val="0"/>
          <w:numId w:val="16"/>
        </w:numPr>
      </w:pPr>
      <w:r>
        <w:t>No procesará transferencias de fondos, pagos, contratos de compraventa ni instrumentos financieros de ninguna naturaleza.</w:t>
      </w:r>
    </w:p>
    <w:p w14:paraId="22DF193E" w14:textId="78720890" w:rsidR="003762BD" w:rsidRDefault="003762BD" w:rsidP="00380681">
      <w:pPr>
        <w:numPr>
          <w:ilvl w:val="0"/>
          <w:numId w:val="16"/>
        </w:numPr>
      </w:pPr>
      <w:r>
        <w:t>No verificará el historial o habilitación de agentes inmobiliarios, corredores ni intermediarios del mercado.</w:t>
      </w:r>
    </w:p>
    <w:p w14:paraId="4C1C6365" w14:textId="3102D80F" w:rsidR="00A755C4" w:rsidRPr="00B531F2" w:rsidRDefault="003762BD" w:rsidP="00380681">
      <w:pPr>
        <w:numPr>
          <w:ilvl w:val="0"/>
          <w:numId w:val="16"/>
        </w:numPr>
      </w:pPr>
      <w:r>
        <w:lastRenderedPageBreak/>
        <w:t>No consultará registros del Tribunal Superior de Tierras para identificar litis, embargos o gravámenes judiciales activos, ya que dicha consulta requiere acceso directo o conveniado con el poder judicial, fuera del alcance del sistema en su versión inicial</w:t>
      </w:r>
      <w:r w:rsidR="00A755C4" w:rsidRPr="00B531F2">
        <w:t>.</w:t>
      </w:r>
    </w:p>
    <w:p w14:paraId="523C13AD" w14:textId="77777777" w:rsidR="00A755C4" w:rsidRPr="00B531F2" w:rsidRDefault="00A755C4" w:rsidP="002521BA">
      <w:pPr>
        <w:pStyle w:val="Ttulo4"/>
      </w:pPr>
      <w:r w:rsidRPr="00B531F2">
        <w:t>Beneficios, Objetivos y Metas</w:t>
      </w:r>
    </w:p>
    <w:p w14:paraId="65CBBC5F" w14:textId="58CA6758" w:rsidR="00A755C4" w:rsidRPr="00B531F2" w:rsidRDefault="002601D3" w:rsidP="00A755C4">
      <w:r w:rsidRPr="002601D3">
        <w:t>VeriFinca está diseñado para entregar los siguientes beneficios medibles a sus usuarios y al mercado</w:t>
      </w:r>
      <w:r>
        <w:t>:</w:t>
      </w:r>
    </w:p>
    <w:p w14:paraId="1857EF09" w14:textId="15DC9B5B" w:rsidR="00EE3ADD" w:rsidRPr="00EE3ADD" w:rsidRDefault="00EE3ADD" w:rsidP="00380681">
      <w:pPr>
        <w:numPr>
          <w:ilvl w:val="0"/>
          <w:numId w:val="17"/>
        </w:numPr>
        <w:rPr>
          <w:lang w:val="es-MX"/>
        </w:rPr>
      </w:pPr>
      <w:r w:rsidRPr="00EE3ADD">
        <w:rPr>
          <w:b/>
          <w:bCs/>
          <w:lang w:val="es-MX"/>
        </w:rPr>
        <w:t>Para el Usuario Consultor/Inversionista:</w:t>
      </w:r>
      <w:r w:rsidRPr="00EE3ADD">
        <w:rPr>
          <w:lang w:val="es-MX"/>
        </w:rPr>
        <w:t xml:space="preserve"> Reducir el tiempo de debida diligencia documental de 5–15 días hábiles a un proceso automatizado de horas, permitiendo decisiones de inversión respaldadas en evidencia verificada y trazable </w:t>
      </w:r>
      <w:sdt>
        <w:sdtPr>
          <w:rPr>
            <w:lang w:val="es-MX"/>
          </w:rPr>
          <w:id w:val="-2029554000"/>
          <w:citation/>
        </w:sdtPr>
        <w:sdtEndPr/>
        <w:sdtContent>
          <w:r w:rsidR="00354BDB">
            <w:rPr>
              <w:lang w:val="es-MX"/>
            </w:rPr>
            <w:fldChar w:fldCharType="begin"/>
          </w:r>
          <w:r w:rsidR="00354BDB">
            <w:rPr>
              <w:lang w:val="es-MX"/>
            </w:rPr>
            <w:instrText xml:space="preserve"> CITATION Lop25 \l 2058 </w:instrText>
          </w:r>
          <w:r w:rsidR="00354BDB">
            <w:rPr>
              <w:lang w:val="es-MX"/>
            </w:rPr>
            <w:fldChar w:fldCharType="separate"/>
          </w:r>
          <w:r w:rsidR="00852EF3">
            <w:rPr>
              <w:noProof/>
              <w:lang w:val="es-MX"/>
            </w:rPr>
            <w:t>(Lopez Duran, 2025)</w:t>
          </w:r>
          <w:r w:rsidR="00354BDB">
            <w:rPr>
              <w:lang w:val="es-MX"/>
            </w:rPr>
            <w:fldChar w:fldCharType="end"/>
          </w:r>
        </w:sdtContent>
      </w:sdt>
      <w:r w:rsidRPr="00EE3ADD">
        <w:rPr>
          <w:lang w:val="es-MX"/>
        </w:rPr>
        <w:t>.</w:t>
      </w:r>
    </w:p>
    <w:p w14:paraId="0079E1D9" w14:textId="77777777" w:rsidR="00EE3ADD" w:rsidRPr="00EE3ADD" w:rsidRDefault="00EE3ADD" w:rsidP="00380681">
      <w:pPr>
        <w:numPr>
          <w:ilvl w:val="0"/>
          <w:numId w:val="17"/>
        </w:numPr>
        <w:rPr>
          <w:lang w:val="es-MX"/>
        </w:rPr>
      </w:pPr>
      <w:r w:rsidRPr="00EE3ADD">
        <w:rPr>
          <w:b/>
          <w:bCs/>
          <w:lang w:val="es-MX"/>
        </w:rPr>
        <w:t>Para el Usuario Desarrollador:</w:t>
      </w:r>
      <w:r w:rsidRPr="00EE3ADD">
        <w:rPr>
          <w:lang w:val="es-MX"/>
        </w:rPr>
        <w:t> Obtener un certificado verificable de integridad de su proyecto, incrementando la confianza de sus potenciales clientes e inversionistas mediante un Sello de Integridad con valor jurídico-tecnológico bajo la Ley 126-02.</w:t>
      </w:r>
    </w:p>
    <w:p w14:paraId="615687C7" w14:textId="540D9FF2" w:rsidR="00A755C4" w:rsidRPr="00354BDB" w:rsidRDefault="00EE3ADD" w:rsidP="00380681">
      <w:pPr>
        <w:numPr>
          <w:ilvl w:val="0"/>
          <w:numId w:val="17"/>
        </w:numPr>
        <w:rPr>
          <w:lang w:val="es-MX"/>
        </w:rPr>
      </w:pPr>
      <w:r w:rsidRPr="00EE3ADD">
        <w:rPr>
          <w:b/>
          <w:bCs/>
          <w:lang w:val="es-MX"/>
        </w:rPr>
        <w:t>Para el mercado inmobiliario nacional:</w:t>
      </w:r>
      <w:r w:rsidRPr="00EE3ADD">
        <w:rPr>
          <w:lang w:val="es-MX"/>
        </w:rPr>
        <w:t xml:space="preserve"> Aportar un instrumento preventivo de fraude documental que promueva la formalidad y transparencia en el sector, en alineación con los objetivos de modernización de la Estrategia Nacional de Desarrollo 2030 </w:t>
      </w:r>
      <w:sdt>
        <w:sdtPr>
          <w:rPr>
            <w:lang w:val="es-MX"/>
          </w:rPr>
          <w:id w:val="-939297455"/>
          <w:citation/>
        </w:sdtPr>
        <w:sdtEndPr/>
        <w:sdtContent>
          <w:r w:rsidR="00354BDB">
            <w:rPr>
              <w:lang w:val="es-MX"/>
            </w:rPr>
            <w:fldChar w:fldCharType="begin"/>
          </w:r>
          <w:r w:rsidR="00354BDB">
            <w:rPr>
              <w:lang w:val="es-MX"/>
            </w:rPr>
            <w:instrText xml:space="preserve">CITATION Con12 \t  \l 2058 </w:instrText>
          </w:r>
          <w:r w:rsidR="00354BDB">
            <w:rPr>
              <w:lang w:val="es-MX"/>
            </w:rPr>
            <w:fldChar w:fldCharType="separate"/>
          </w:r>
          <w:r w:rsidR="00852EF3">
            <w:rPr>
              <w:noProof/>
              <w:lang w:val="es-MX"/>
            </w:rPr>
            <w:t>(Congreso Nacional de la República Dominicana, 2012)</w:t>
          </w:r>
          <w:r w:rsidR="00354BDB">
            <w:rPr>
              <w:lang w:val="es-MX"/>
            </w:rPr>
            <w:fldChar w:fldCharType="end"/>
          </w:r>
        </w:sdtContent>
      </w:sdt>
    </w:p>
    <w:p w14:paraId="4FA3CFB5" w14:textId="77777777" w:rsidR="00A755C4" w:rsidRPr="00B531F2" w:rsidRDefault="00A755C4" w:rsidP="002521BA">
      <w:pPr>
        <w:pStyle w:val="Ttulo4"/>
      </w:pPr>
      <w:r w:rsidRPr="00B531F2">
        <w:t>Referencias a Documentos de Nivel Superior</w:t>
      </w:r>
    </w:p>
    <w:p w14:paraId="5A643A9A" w14:textId="77777777" w:rsidR="00A755C4" w:rsidRPr="00B531F2" w:rsidRDefault="00A755C4" w:rsidP="00A755C4">
      <w:r w:rsidRPr="00B531F2">
        <w:t>Este sistema de software es un componente independiente que se alinea con las especificaciones técnicas y normativas descritas en los siguientes documentos de nivel superior:</w:t>
      </w:r>
    </w:p>
    <w:p w14:paraId="6C5CDFAB" w14:textId="33E546B6" w:rsidR="0040415D" w:rsidRDefault="0040415D" w:rsidP="00380681">
      <w:pPr>
        <w:numPr>
          <w:ilvl w:val="0"/>
          <w:numId w:val="18"/>
        </w:numPr>
      </w:pPr>
      <w:r w:rsidRPr="0040415D">
        <w:rPr>
          <w:b/>
          <w:bCs/>
        </w:rPr>
        <w:t>Ley 108-05 sobre Registro Inmobiliario</w:t>
      </w:r>
      <w:r>
        <w:t xml:space="preserve"> </w:t>
      </w:r>
      <w:sdt>
        <w:sdtPr>
          <w:id w:val="-173649648"/>
          <w:citation/>
        </w:sdtPr>
        <w:sdtEndPr/>
        <w:sdtContent>
          <w:r w:rsidR="00CF5639">
            <w:fldChar w:fldCharType="begin"/>
          </w:r>
          <w:r w:rsidR="00CF5639">
            <w:rPr>
              <w:lang w:val="es-MX"/>
            </w:rPr>
            <w:instrText xml:space="preserve">CITATION Con05 \t  \l 2058 </w:instrText>
          </w:r>
          <w:r w:rsidR="00CF5639">
            <w:fldChar w:fldCharType="separate"/>
          </w:r>
          <w:r w:rsidR="00852EF3">
            <w:rPr>
              <w:lang w:val="es-MX"/>
            </w:rPr>
            <w:t>(Congreso Nacional de la República Dominicana, 2005)</w:t>
          </w:r>
          <w:r w:rsidR="00CF5639">
            <w:fldChar w:fldCharType="end"/>
          </w:r>
        </w:sdtContent>
      </w:sdt>
      <w:r>
        <w:t>.</w:t>
      </w:r>
    </w:p>
    <w:p w14:paraId="3C683473" w14:textId="6DAFD524" w:rsidR="0040415D" w:rsidRPr="0040415D" w:rsidRDefault="0040415D" w:rsidP="00380681">
      <w:pPr>
        <w:numPr>
          <w:ilvl w:val="0"/>
          <w:numId w:val="18"/>
        </w:numPr>
      </w:pPr>
      <w:r w:rsidRPr="0040415D">
        <w:rPr>
          <w:b/>
          <w:bCs/>
        </w:rPr>
        <w:t>Ley</w:t>
      </w:r>
      <w:r w:rsidR="0054434E">
        <w:rPr>
          <w:b/>
          <w:bCs/>
        </w:rPr>
        <w:t xml:space="preserve"> </w:t>
      </w:r>
      <w:r w:rsidRPr="0040415D">
        <w:rPr>
          <w:b/>
          <w:bCs/>
        </w:rPr>
        <w:t>172-13 sobre Protección de Datos Personales</w:t>
      </w:r>
      <w:r>
        <w:t xml:space="preserve"> </w:t>
      </w:r>
      <w:sdt>
        <w:sdtPr>
          <w:id w:val="1579950364"/>
          <w:citation/>
        </w:sdtPr>
        <w:sdtEndPr/>
        <w:sdtContent>
          <w:r w:rsidR="00CF5639">
            <w:fldChar w:fldCharType="begin"/>
          </w:r>
          <w:r w:rsidR="00CF5639">
            <w:rPr>
              <w:lang w:val="es-MX"/>
            </w:rPr>
            <w:instrText xml:space="preserve">CITATION Con13 \t  \l 2058 </w:instrText>
          </w:r>
          <w:r w:rsidR="00CF5639">
            <w:fldChar w:fldCharType="separate"/>
          </w:r>
          <w:r w:rsidR="00852EF3">
            <w:rPr>
              <w:lang w:val="es-MX"/>
            </w:rPr>
            <w:t>(Congreso Nacional de la República Dominicana, 2013)</w:t>
          </w:r>
          <w:r w:rsidR="00CF5639">
            <w:fldChar w:fldCharType="end"/>
          </w:r>
        </w:sdtContent>
      </w:sdt>
      <w:r>
        <w:t>.</w:t>
      </w:r>
    </w:p>
    <w:p w14:paraId="52291CB5" w14:textId="5467D7C5" w:rsidR="00A755C4" w:rsidRPr="00B531F2" w:rsidRDefault="00A755C4" w:rsidP="00380681">
      <w:pPr>
        <w:numPr>
          <w:ilvl w:val="0"/>
          <w:numId w:val="18"/>
        </w:numPr>
      </w:pPr>
      <w:r w:rsidRPr="00B531F2">
        <w:rPr>
          <w:b/>
          <w:bCs/>
        </w:rPr>
        <w:t>Ley No. 126-02 sobre Comercio Electrónico y Firmas Digital</w:t>
      </w:r>
      <w:r w:rsidR="00CF5639">
        <w:rPr>
          <w:b/>
          <w:bCs/>
        </w:rPr>
        <w:t>es</w:t>
      </w:r>
      <w:r w:rsidR="0097391F">
        <w:t xml:space="preserve"> </w:t>
      </w:r>
      <w:sdt>
        <w:sdtPr>
          <w:id w:val="-529790626"/>
          <w:citation/>
        </w:sdtPr>
        <w:sdtEndPr/>
        <w:sdtContent>
          <w:r w:rsidR="0097391F">
            <w:fldChar w:fldCharType="begin"/>
          </w:r>
          <w:r w:rsidR="0097391F">
            <w:rPr>
              <w:lang w:val="es-MX"/>
            </w:rPr>
            <w:instrText xml:space="preserve">CITATION Con02 \t  \l 2058 </w:instrText>
          </w:r>
          <w:r w:rsidR="0097391F">
            <w:fldChar w:fldCharType="separate"/>
          </w:r>
          <w:r w:rsidR="00852EF3">
            <w:rPr>
              <w:lang w:val="es-MX"/>
            </w:rPr>
            <w:t>(Congreso Nacional de la República Dominicana, 2002)</w:t>
          </w:r>
          <w:r w:rsidR="0097391F">
            <w:fldChar w:fldCharType="end"/>
          </w:r>
        </w:sdtContent>
      </w:sdt>
      <w:r w:rsidRPr="00B531F2">
        <w:t>.</w:t>
      </w:r>
    </w:p>
    <w:p w14:paraId="0E3F21C6" w14:textId="250D541F" w:rsidR="00A755C4" w:rsidRPr="00B531F2" w:rsidRDefault="00A755C4" w:rsidP="00380681">
      <w:pPr>
        <w:numPr>
          <w:ilvl w:val="0"/>
          <w:numId w:val="18"/>
        </w:numPr>
      </w:pPr>
      <w:r w:rsidRPr="00B531F2">
        <w:rPr>
          <w:b/>
          <w:bCs/>
        </w:rPr>
        <w:t>Norma Complementaria sobre Seguridad Cibernética (Nortic A7</w:t>
      </w:r>
      <w:r w:rsidR="00C7634C">
        <w:t xml:space="preserve"> </w:t>
      </w:r>
      <w:sdt>
        <w:sdtPr>
          <w:id w:val="-1161848982"/>
          <w:citation/>
        </w:sdtPr>
        <w:sdtEndPr/>
        <w:sdtContent>
          <w:r w:rsidR="00B15534">
            <w:fldChar w:fldCharType="begin"/>
          </w:r>
          <w:r w:rsidR="00B15534">
            <w:rPr>
              <w:lang w:val="es-MX"/>
            </w:rPr>
            <w:instrText xml:space="preserve"> CITATION Ofi25 \l 2058 </w:instrText>
          </w:r>
          <w:r w:rsidR="00B15534">
            <w:fldChar w:fldCharType="separate"/>
          </w:r>
          <w:r w:rsidR="00852EF3">
            <w:rPr>
              <w:noProof/>
              <w:lang w:val="es-MX"/>
            </w:rPr>
            <w:t>(OGTIC, NORTIC A7: Norma para la administración de la seguridad de las tecnologías de la información y comunicación en el Estado dominicano., 2025)</w:t>
          </w:r>
          <w:r w:rsidR="00B15534">
            <w:fldChar w:fldCharType="end"/>
          </w:r>
        </w:sdtContent>
      </w:sdt>
      <w:r w:rsidRPr="00B531F2">
        <w:t>.</w:t>
      </w:r>
    </w:p>
    <w:p w14:paraId="26FF707D" w14:textId="24F2BED6" w:rsidR="00A755C4" w:rsidRDefault="00A755C4" w:rsidP="00380681">
      <w:pPr>
        <w:numPr>
          <w:ilvl w:val="0"/>
          <w:numId w:val="18"/>
        </w:numPr>
      </w:pPr>
      <w:r w:rsidRPr="00B531F2">
        <w:rPr>
          <w:b/>
          <w:bCs/>
        </w:rPr>
        <w:lastRenderedPageBreak/>
        <w:t>Reglamento General de Mensuras Catastrales (Resolución No. 628-2009):</w:t>
      </w:r>
      <w:r w:rsidRPr="00B531F2">
        <w:t> Define los parámetros técnicos para la validación de planos y coordenadas que el software debe interpretar</w:t>
      </w:r>
      <w:sdt>
        <w:sdtPr>
          <w:id w:val="-1340844490"/>
          <w:citation/>
        </w:sdtPr>
        <w:sdtEndPr/>
        <w:sdtContent>
          <w:r w:rsidR="00703EBC">
            <w:fldChar w:fldCharType="begin"/>
          </w:r>
          <w:r w:rsidR="00703EBC">
            <w:rPr>
              <w:lang w:val="es-MX"/>
            </w:rPr>
            <w:instrText xml:space="preserve"> CITATION Sup09 \l 2058 </w:instrText>
          </w:r>
          <w:r w:rsidR="00703EBC">
            <w:fldChar w:fldCharType="separate"/>
          </w:r>
          <w:r w:rsidR="00852EF3">
            <w:rPr>
              <w:noProof/>
              <w:lang w:val="es-MX"/>
            </w:rPr>
            <w:t xml:space="preserve"> (Suprema Corte de Justicia de la República Dominica, 2009)</w:t>
          </w:r>
          <w:r w:rsidR="00703EBC">
            <w:fldChar w:fldCharType="end"/>
          </w:r>
        </w:sdtContent>
      </w:sdt>
      <w:r w:rsidRPr="00B531F2">
        <w:t>.</w:t>
      </w:r>
    </w:p>
    <w:p w14:paraId="36C659C2" w14:textId="2D7B4732" w:rsidR="0054434E" w:rsidRPr="00B531F2" w:rsidRDefault="0054434E" w:rsidP="00380681">
      <w:pPr>
        <w:numPr>
          <w:ilvl w:val="0"/>
          <w:numId w:val="18"/>
        </w:numPr>
      </w:pPr>
      <w:r w:rsidRPr="0054434E">
        <w:rPr>
          <w:b/>
          <w:bCs/>
        </w:rPr>
        <w:t>Ley 155-17 sobre Lavado de Activos y Financiamiento del Terrorismo</w:t>
      </w:r>
      <w:r w:rsidRPr="0054434E">
        <w:t xml:space="preserve">, aplicable como marco de contexto y no como función del sistema </w:t>
      </w:r>
      <w:sdt>
        <w:sdtPr>
          <w:id w:val="922616798"/>
          <w:citation/>
        </w:sdtPr>
        <w:sdtEndPr/>
        <w:sdtContent>
          <w:r>
            <w:fldChar w:fldCharType="begin"/>
          </w:r>
          <w:r>
            <w:rPr>
              <w:lang w:val="es-MX"/>
            </w:rPr>
            <w:instrText xml:space="preserve">CITATION Con17 \t  \l 2058 </w:instrText>
          </w:r>
          <w:r>
            <w:fldChar w:fldCharType="separate"/>
          </w:r>
          <w:r w:rsidR="00852EF3">
            <w:rPr>
              <w:lang w:val="es-MX"/>
            </w:rPr>
            <w:t>(Congreso Nacional de la República Dominicana, 2017)</w:t>
          </w:r>
          <w:r>
            <w:fldChar w:fldCharType="end"/>
          </w:r>
        </w:sdtContent>
      </w:sdt>
      <w:r>
        <w:t>.</w:t>
      </w:r>
    </w:p>
    <w:p w14:paraId="308B30CC" w14:textId="77777777" w:rsidR="00A755C4" w:rsidRPr="00B531F2" w:rsidRDefault="00A755C4" w:rsidP="00A755C4"/>
    <w:p w14:paraId="66DBBD3A" w14:textId="77777777" w:rsidR="00A755C4" w:rsidRPr="00B531F2" w:rsidRDefault="00A755C4" w:rsidP="00A755C4">
      <w:pPr>
        <w:spacing w:line="264" w:lineRule="auto"/>
        <w:ind w:firstLine="0"/>
        <w:rPr>
          <w:rFonts w:ascii="Arial" w:eastAsiaTheme="majorEastAsia" w:hAnsi="Arial" w:cstheme="majorBidi"/>
          <w:b/>
          <w:color w:val="000000" w:themeColor="accent1"/>
          <w:spacing w:val="-2"/>
          <w:sz w:val="28"/>
        </w:rPr>
      </w:pPr>
      <w:r w:rsidRPr="00B531F2">
        <w:br w:type="page"/>
      </w:r>
    </w:p>
    <w:p w14:paraId="16F73FFA" w14:textId="77777777" w:rsidR="00A755C4" w:rsidRPr="00B531F2" w:rsidRDefault="00A755C4" w:rsidP="00AC2130">
      <w:pPr>
        <w:pStyle w:val="Ttulo2"/>
      </w:pPr>
      <w:bookmarkStart w:id="43" w:name="_Toc227357290"/>
      <w:r w:rsidRPr="00B531F2">
        <w:lastRenderedPageBreak/>
        <w:t>Definiciones, Acrónimos y Abreviaturas</w:t>
      </w:r>
      <w:bookmarkEnd w:id="43"/>
    </w:p>
    <w:p w14:paraId="265E0E7F" w14:textId="77777777" w:rsidR="00A755C4" w:rsidRPr="00B531F2" w:rsidRDefault="00A755C4" w:rsidP="00AC2130">
      <w:pPr>
        <w:pStyle w:val="Ttulo3"/>
      </w:pPr>
      <w:bookmarkStart w:id="44" w:name="_Toc227357291"/>
      <w:r w:rsidRPr="00B531F2">
        <w:t>Definiciones</w:t>
      </w:r>
      <w:bookmarkEnd w:id="44"/>
    </w:p>
    <w:p w14:paraId="015EEC37" w14:textId="77777777" w:rsidR="00A755C4" w:rsidRPr="00B531F2" w:rsidRDefault="00A755C4" w:rsidP="00A755C4">
      <w:r w:rsidRPr="00B531F2">
        <w:t>Para efectos del presente proyecto, se establecen las siguientes definiciones operativas, fundamentadas en el marco legal vigente de la República Dominicana:</w:t>
      </w:r>
    </w:p>
    <w:p w14:paraId="3198B7CC" w14:textId="29EEC98D" w:rsidR="00A755C4" w:rsidRPr="00B531F2" w:rsidRDefault="00A755C4" w:rsidP="00380681">
      <w:pPr>
        <w:numPr>
          <w:ilvl w:val="0"/>
          <w:numId w:val="22"/>
        </w:numPr>
      </w:pPr>
      <w:r w:rsidRPr="00B531F2">
        <w:rPr>
          <w:b/>
          <w:bCs/>
        </w:rPr>
        <w:t>Certificado de Título:</w:t>
      </w:r>
      <w:r w:rsidRPr="00B531F2">
        <w:t xml:space="preserve"> Documento oficial emitido por el Registro de Títulos que acredita la existencia del derecho de propiedad y la titularidad sobre un inmueble. Es inatacable e imprescriptible bajo el Sistema Torrens </w:t>
      </w:r>
      <w:sdt>
        <w:sdtPr>
          <w:id w:val="-954318180"/>
          <w:citation/>
        </w:sdtPr>
        <w:sdtEndPr/>
        <w:sdtContent>
          <w:r w:rsidR="00C50F37">
            <w:fldChar w:fldCharType="begin"/>
          </w:r>
          <w:r w:rsidR="009151B9">
            <w:rPr>
              <w:lang w:val="es-MX"/>
            </w:rPr>
            <w:instrText xml:space="preserve">CITATION Con05 \t  \l 2058 </w:instrText>
          </w:r>
          <w:r w:rsidR="00C50F37">
            <w:fldChar w:fldCharType="separate"/>
          </w:r>
          <w:r w:rsidR="00852EF3">
            <w:rPr>
              <w:lang w:val="es-MX"/>
            </w:rPr>
            <w:t>(Congreso Nacional de la República Dominicana, 2005)</w:t>
          </w:r>
          <w:r w:rsidR="00C50F37">
            <w:fldChar w:fldCharType="end"/>
          </w:r>
        </w:sdtContent>
      </w:sdt>
      <w:r w:rsidRPr="00B531F2">
        <w:t>.</w:t>
      </w:r>
    </w:p>
    <w:p w14:paraId="4ACFE154" w14:textId="2E906318" w:rsidR="00A755C4" w:rsidRPr="00B531F2" w:rsidRDefault="00A755C4" w:rsidP="00380681">
      <w:pPr>
        <w:numPr>
          <w:ilvl w:val="0"/>
          <w:numId w:val="22"/>
        </w:numPr>
      </w:pPr>
      <w:r w:rsidRPr="00B531F2">
        <w:rPr>
          <w:b/>
          <w:bCs/>
        </w:rPr>
        <w:t>Firma Digital:</w:t>
      </w:r>
      <w:r w:rsidRPr="00B531F2">
        <w:t> Valor numérico adherido a un mensaje de datos que, vinculado a la clave del iniciador, permite determinar la identidad del firmante y garantizar que el documento no ha sido modificado, otorgándole validez jurídica Art. 2, Ley 126-02 sobre Comercio Electrónico</w:t>
      </w:r>
      <w:r w:rsidR="0097391F">
        <w:t xml:space="preserve"> </w:t>
      </w:r>
      <w:sdt>
        <w:sdtPr>
          <w:id w:val="-1454015700"/>
          <w:citation/>
        </w:sdtPr>
        <w:sdtEndPr/>
        <w:sdtContent>
          <w:r w:rsidR="0097391F">
            <w:fldChar w:fldCharType="begin"/>
          </w:r>
          <w:r w:rsidR="0097391F">
            <w:rPr>
              <w:lang w:val="es-MX"/>
            </w:rPr>
            <w:instrText xml:space="preserve">CITATION Con02 \t  \l 2058 </w:instrText>
          </w:r>
          <w:r w:rsidR="0097391F">
            <w:fldChar w:fldCharType="separate"/>
          </w:r>
          <w:r w:rsidR="00852EF3">
            <w:rPr>
              <w:lang w:val="es-MX"/>
            </w:rPr>
            <w:t>(Congreso Nacional de la República Dominicana, 2002)</w:t>
          </w:r>
          <w:r w:rsidR="0097391F">
            <w:fldChar w:fldCharType="end"/>
          </w:r>
        </w:sdtContent>
      </w:sdt>
      <w:r w:rsidRPr="00B531F2">
        <w:t>.</w:t>
      </w:r>
    </w:p>
    <w:p w14:paraId="24043F27" w14:textId="3D24C98C" w:rsidR="00A755C4" w:rsidRPr="00B531F2" w:rsidRDefault="00A755C4" w:rsidP="00380681">
      <w:pPr>
        <w:numPr>
          <w:ilvl w:val="0"/>
          <w:numId w:val="22"/>
        </w:numPr>
      </w:pPr>
      <w:r w:rsidRPr="00B531F2">
        <w:rPr>
          <w:b/>
          <w:bCs/>
        </w:rPr>
        <w:t>Mensura Catastral:</w:t>
      </w:r>
      <w:r w:rsidRPr="00B531F2">
        <w:t> Procedimiento técnico por el cual se individualiza, ubica y determinan las dimensiones y límites de un terreno, documentado en un plano oficial aprobado por la Dirección Regional de Mensuras Catastrales (Resolución No. 628-2009)</w:t>
      </w:r>
      <w:r w:rsidR="00143A2D">
        <w:t xml:space="preserve">, </w:t>
      </w:r>
      <w:sdt>
        <w:sdtPr>
          <w:id w:val="-1035351220"/>
          <w:citation/>
        </w:sdtPr>
        <w:sdtEndPr/>
        <w:sdtContent>
          <w:r w:rsidR="00143A2D">
            <w:fldChar w:fldCharType="begin"/>
          </w:r>
          <w:r w:rsidR="00143A2D">
            <w:rPr>
              <w:lang w:val="es-MX"/>
            </w:rPr>
            <w:instrText xml:space="preserve"> CITATION Sup09 \l 2058 </w:instrText>
          </w:r>
          <w:r w:rsidR="00143A2D">
            <w:fldChar w:fldCharType="separate"/>
          </w:r>
          <w:r w:rsidR="00852EF3">
            <w:rPr>
              <w:noProof/>
              <w:lang w:val="es-MX"/>
            </w:rPr>
            <w:t>(Suprema Corte de Justicia de la República Dominica, 2009)</w:t>
          </w:r>
          <w:r w:rsidR="00143A2D">
            <w:fldChar w:fldCharType="end"/>
          </w:r>
        </w:sdtContent>
      </w:sdt>
      <w:r w:rsidRPr="00B531F2">
        <w:t>.</w:t>
      </w:r>
    </w:p>
    <w:p w14:paraId="51F77F0D" w14:textId="432747F0" w:rsidR="00A755C4" w:rsidRPr="00B531F2" w:rsidRDefault="00A755C4" w:rsidP="00380681">
      <w:pPr>
        <w:numPr>
          <w:ilvl w:val="0"/>
          <w:numId w:val="22"/>
        </w:numPr>
      </w:pPr>
      <w:r w:rsidRPr="00B531F2">
        <w:rPr>
          <w:b/>
          <w:bCs/>
        </w:rPr>
        <w:t>Régimen Ministerial:</w:t>
      </w:r>
      <w:r w:rsidRPr="00B531F2">
        <w:t> Antiguo sistema de registro de actos (no de derechos) basado en el Código Civil francés, que coexiste parcialmente con el sistema actual y presenta vulnerabilidades de duplicidad de títulos por falta de depuración catastral rigurosa</w:t>
      </w:r>
      <w:sdt>
        <w:sdtPr>
          <w:id w:val="649563556"/>
          <w:citation/>
        </w:sdtPr>
        <w:sdtEndPr/>
        <w:sdtContent>
          <w:r w:rsidR="00B73532">
            <w:fldChar w:fldCharType="begin"/>
          </w:r>
          <w:r w:rsidR="00283659">
            <w:rPr>
              <w:lang w:val="es-MX"/>
            </w:rPr>
            <w:instrText xml:space="preserve">CITATION Con05 \t  \l 2058 </w:instrText>
          </w:r>
          <w:r w:rsidR="00B73532">
            <w:fldChar w:fldCharType="separate"/>
          </w:r>
          <w:r w:rsidR="00852EF3">
            <w:rPr>
              <w:lang w:val="es-MX"/>
            </w:rPr>
            <w:t xml:space="preserve"> (Congreso Nacional de la República Dominicana, 2005)</w:t>
          </w:r>
          <w:r w:rsidR="00B73532">
            <w:fldChar w:fldCharType="end"/>
          </w:r>
        </w:sdtContent>
      </w:sdt>
      <w:r w:rsidRPr="00B531F2">
        <w:t>.</w:t>
      </w:r>
    </w:p>
    <w:p w14:paraId="1ED2054B" w14:textId="77777777" w:rsidR="00A755C4" w:rsidRPr="00B531F2" w:rsidRDefault="00A755C4" w:rsidP="00380681">
      <w:pPr>
        <w:numPr>
          <w:ilvl w:val="0"/>
          <w:numId w:val="22"/>
        </w:numPr>
      </w:pPr>
      <w:r w:rsidRPr="00B531F2">
        <w:rPr>
          <w:b/>
          <w:bCs/>
        </w:rPr>
        <w:t>Sello de Integridad Digital:</w:t>
      </w:r>
      <w:r w:rsidRPr="00B531F2">
        <w:t> Distintivo criptográfico generado por el sistema propuesto (InmoCheck), que certifica visualmente (mediante QR) que un proyecto inmobiliario ha superado todas las validaciones de legalidad, solvencia y normativa técnica.</w:t>
      </w:r>
    </w:p>
    <w:p w14:paraId="7A21D37A" w14:textId="5B688CB6" w:rsidR="00A755C4" w:rsidRPr="00B531F2" w:rsidRDefault="00A755C4" w:rsidP="00380681">
      <w:pPr>
        <w:numPr>
          <w:ilvl w:val="0"/>
          <w:numId w:val="22"/>
        </w:numPr>
      </w:pPr>
      <w:r w:rsidRPr="00B531F2">
        <w:rPr>
          <w:b/>
          <w:bCs/>
        </w:rPr>
        <w:t>Sistema Torrens:</w:t>
      </w:r>
      <w:r w:rsidRPr="00B531F2">
        <w:t> Sistema registral vigente en República Dominicana donde el Estado garantiza el derecho de propiedad mediante un Certificado de Título depurado, partiendo del principio de que el Estado es el propietario originario de todas las tierras</w:t>
      </w:r>
      <w:r w:rsidR="00597017">
        <w:t xml:space="preserve"> </w:t>
      </w:r>
      <w:sdt>
        <w:sdtPr>
          <w:id w:val="-1961870217"/>
          <w:citation/>
        </w:sdtPr>
        <w:sdtEndPr/>
        <w:sdtContent>
          <w:r w:rsidR="00F13D6A">
            <w:fldChar w:fldCharType="begin"/>
          </w:r>
          <w:r w:rsidR="00F13D6A">
            <w:rPr>
              <w:lang w:val="es-MX"/>
            </w:rPr>
            <w:instrText xml:space="preserve">CITATION Con05 \t  \l 2058 </w:instrText>
          </w:r>
          <w:r w:rsidR="00F13D6A">
            <w:fldChar w:fldCharType="separate"/>
          </w:r>
          <w:r w:rsidR="00852EF3">
            <w:rPr>
              <w:lang w:val="es-MX"/>
            </w:rPr>
            <w:t>(Congreso Nacional de la República Dominicana, 2005)</w:t>
          </w:r>
          <w:r w:rsidR="00F13D6A">
            <w:fldChar w:fldCharType="end"/>
          </w:r>
        </w:sdtContent>
      </w:sdt>
      <w:r w:rsidRPr="00B531F2">
        <w:t>.</w:t>
      </w:r>
    </w:p>
    <w:p w14:paraId="7EBAE93A" w14:textId="4C2FAE3F" w:rsidR="00A755C4" w:rsidRPr="00B531F2" w:rsidRDefault="00A755C4" w:rsidP="00AC2130">
      <w:pPr>
        <w:pStyle w:val="Ttulo3"/>
      </w:pPr>
      <w:bookmarkStart w:id="45" w:name="_Toc227357292"/>
      <w:r w:rsidRPr="00B531F2">
        <w:t>Acrónimos y Abreviaturas</w:t>
      </w:r>
      <w:bookmarkEnd w:id="45"/>
    </w:p>
    <w:p w14:paraId="3A690E47" w14:textId="77777777" w:rsidR="00831C91" w:rsidRDefault="00831C91" w:rsidP="00380681">
      <w:pPr>
        <w:pStyle w:val="my-2"/>
        <w:numPr>
          <w:ilvl w:val="0"/>
          <w:numId w:val="36"/>
        </w:numPr>
        <w:spacing w:before="120" w:beforeAutospacing="0" w:after="0" w:afterAutospacing="0"/>
        <w:ind w:left="792"/>
      </w:pPr>
      <w:r>
        <w:rPr>
          <w:rStyle w:val="Fuerte"/>
        </w:rPr>
        <w:t>2FA</w:t>
      </w:r>
      <w:r>
        <w:t xml:space="preserve"> (</w:t>
      </w:r>
      <w:r>
        <w:rPr>
          <w:rStyle w:val="nfasis"/>
          <w:rFonts w:eastAsiaTheme="majorEastAsia"/>
        </w:rPr>
        <w:t>Two-Factor Authentication</w:t>
      </w:r>
      <w:r>
        <w:t>): Autenticación de Doble Factor.</w:t>
      </w:r>
    </w:p>
    <w:p w14:paraId="49812864" w14:textId="77777777" w:rsidR="00831C91" w:rsidRDefault="00831C91" w:rsidP="00380681">
      <w:pPr>
        <w:pStyle w:val="my-2"/>
        <w:numPr>
          <w:ilvl w:val="0"/>
          <w:numId w:val="36"/>
        </w:numPr>
        <w:spacing w:before="120" w:beforeAutospacing="0" w:after="0" w:afterAutospacing="0"/>
        <w:ind w:left="792"/>
      </w:pPr>
      <w:r>
        <w:rPr>
          <w:rStyle w:val="Fuerte"/>
        </w:rPr>
        <w:t>AES</w:t>
      </w:r>
      <w:r>
        <w:t xml:space="preserve"> (</w:t>
      </w:r>
      <w:r>
        <w:rPr>
          <w:rStyle w:val="nfasis"/>
          <w:rFonts w:eastAsiaTheme="majorEastAsia"/>
        </w:rPr>
        <w:t>Advanced Encryption Standard</w:t>
      </w:r>
      <w:r>
        <w:t>): Estándar de Encriptación Avanzada.</w:t>
      </w:r>
    </w:p>
    <w:p w14:paraId="52DAFF49" w14:textId="39B083BE" w:rsidR="00831C91" w:rsidRDefault="00831C91" w:rsidP="00380681">
      <w:pPr>
        <w:pStyle w:val="my-2"/>
        <w:numPr>
          <w:ilvl w:val="0"/>
          <w:numId w:val="36"/>
        </w:numPr>
        <w:spacing w:before="120" w:beforeAutospacing="0" w:after="0" w:afterAutospacing="0"/>
        <w:ind w:left="792"/>
      </w:pPr>
      <w:r>
        <w:rPr>
          <w:rStyle w:val="Fuerte"/>
        </w:rPr>
        <w:lastRenderedPageBreak/>
        <w:t>API</w:t>
      </w:r>
      <w:r>
        <w:t xml:space="preserve"> (</w:t>
      </w:r>
      <w:r>
        <w:rPr>
          <w:rStyle w:val="nfasis"/>
          <w:rFonts w:eastAsiaTheme="majorEastAsia"/>
        </w:rPr>
        <w:t>Application Programming Interface</w:t>
      </w:r>
      <w:r>
        <w:t>): Interfaz de Programación de Aplicaciones.</w:t>
      </w:r>
    </w:p>
    <w:p w14:paraId="768044A5" w14:textId="70E8EA2E" w:rsidR="00831C91" w:rsidRDefault="00831C91" w:rsidP="00380681">
      <w:pPr>
        <w:pStyle w:val="my-2"/>
        <w:numPr>
          <w:ilvl w:val="0"/>
          <w:numId w:val="36"/>
        </w:numPr>
        <w:spacing w:before="120" w:beforeAutospacing="0" w:after="0" w:afterAutospacing="0"/>
        <w:ind w:left="792"/>
      </w:pPr>
      <w:r>
        <w:rPr>
          <w:rStyle w:val="Fuerte"/>
        </w:rPr>
        <w:t>ARPU</w:t>
      </w:r>
      <w:r>
        <w:t xml:space="preserve"> (</w:t>
      </w:r>
      <w:r>
        <w:rPr>
          <w:rStyle w:val="nfasis"/>
          <w:rFonts w:eastAsiaTheme="majorEastAsia"/>
        </w:rPr>
        <w:t>Average Revenue Per User</w:t>
      </w:r>
      <w:r>
        <w:t>): Ingreso Promedio por Usuario.</w:t>
      </w:r>
    </w:p>
    <w:p w14:paraId="0C0DF200" w14:textId="6F9DC5A9" w:rsidR="00831C91" w:rsidRDefault="00831C91" w:rsidP="00380681">
      <w:pPr>
        <w:pStyle w:val="my-2"/>
        <w:numPr>
          <w:ilvl w:val="0"/>
          <w:numId w:val="36"/>
        </w:numPr>
        <w:spacing w:before="120" w:beforeAutospacing="0" w:after="0" w:afterAutospacing="0"/>
        <w:ind w:left="792"/>
      </w:pPr>
      <w:r>
        <w:rPr>
          <w:rStyle w:val="Fuerte"/>
        </w:rPr>
        <w:t>B2B</w:t>
      </w:r>
      <w:r>
        <w:t xml:space="preserve"> (</w:t>
      </w:r>
      <w:r>
        <w:rPr>
          <w:rStyle w:val="nfasis"/>
          <w:rFonts w:eastAsiaTheme="majorEastAsia"/>
        </w:rPr>
        <w:t>Business to Business</w:t>
      </w:r>
      <w:r>
        <w:t>): Modelo de negocio entre empresas.</w:t>
      </w:r>
    </w:p>
    <w:p w14:paraId="0E09ACEA" w14:textId="183FE4D4" w:rsidR="00831C91" w:rsidRDefault="00831C91" w:rsidP="00380681">
      <w:pPr>
        <w:pStyle w:val="my-2"/>
        <w:numPr>
          <w:ilvl w:val="0"/>
          <w:numId w:val="36"/>
        </w:numPr>
        <w:spacing w:before="120" w:beforeAutospacing="0" w:after="0" w:afterAutospacing="0"/>
        <w:ind w:left="792"/>
      </w:pPr>
      <w:r>
        <w:rPr>
          <w:rStyle w:val="Fuerte"/>
        </w:rPr>
        <w:t>B2G</w:t>
      </w:r>
      <w:r>
        <w:t xml:space="preserve"> (</w:t>
      </w:r>
      <w:r>
        <w:rPr>
          <w:rStyle w:val="nfasis"/>
          <w:rFonts w:eastAsiaTheme="majorEastAsia"/>
        </w:rPr>
        <w:t>Business to Government</w:t>
      </w:r>
      <w:r>
        <w:t xml:space="preserve">): Modelo de negocio empresa-gobierno. </w:t>
      </w:r>
    </w:p>
    <w:p w14:paraId="243B485A" w14:textId="1768B20F" w:rsidR="00831C91" w:rsidRDefault="00831C91" w:rsidP="00380681">
      <w:pPr>
        <w:pStyle w:val="my-2"/>
        <w:numPr>
          <w:ilvl w:val="0"/>
          <w:numId w:val="36"/>
        </w:numPr>
        <w:spacing w:before="120" w:beforeAutospacing="0" w:after="0" w:afterAutospacing="0"/>
        <w:ind w:left="792"/>
      </w:pPr>
      <w:r>
        <w:rPr>
          <w:rStyle w:val="Fuerte"/>
        </w:rPr>
        <w:t>CAPEX</w:t>
      </w:r>
      <w:r>
        <w:t xml:space="preserve"> (</w:t>
      </w:r>
      <w:r>
        <w:rPr>
          <w:rStyle w:val="nfasis"/>
          <w:rFonts w:eastAsiaTheme="majorEastAsia"/>
        </w:rPr>
        <w:t>Capital Expenditure</w:t>
      </w:r>
      <w:r>
        <w:t>): Gasto de Capital; inversión inicial no recurrente.</w:t>
      </w:r>
    </w:p>
    <w:p w14:paraId="11537925" w14:textId="4C657D63" w:rsidR="00831C91" w:rsidRDefault="00831C91" w:rsidP="00380681">
      <w:pPr>
        <w:pStyle w:val="my-2"/>
        <w:numPr>
          <w:ilvl w:val="0"/>
          <w:numId w:val="36"/>
        </w:numPr>
        <w:spacing w:before="120" w:beforeAutospacing="0" w:after="0" w:afterAutospacing="0"/>
        <w:ind w:left="792"/>
      </w:pPr>
      <w:r>
        <w:rPr>
          <w:rStyle w:val="Fuerte"/>
        </w:rPr>
        <w:t>CI/CD</w:t>
      </w:r>
      <w:r>
        <w:t xml:space="preserve"> (</w:t>
      </w:r>
      <w:r>
        <w:rPr>
          <w:rStyle w:val="nfasis"/>
          <w:rFonts w:eastAsiaTheme="majorEastAsia"/>
        </w:rPr>
        <w:t>Continuous Integration / Continuous Delivery</w:t>
      </w:r>
      <w:r>
        <w:t>): Integración Continua y Despliegue Continuo.</w:t>
      </w:r>
    </w:p>
    <w:p w14:paraId="0BDDD627" w14:textId="75E238D3" w:rsidR="00831C91" w:rsidRDefault="00831C91" w:rsidP="00380681">
      <w:pPr>
        <w:pStyle w:val="my-2"/>
        <w:numPr>
          <w:ilvl w:val="0"/>
          <w:numId w:val="36"/>
        </w:numPr>
        <w:spacing w:before="120" w:beforeAutospacing="0" w:after="0" w:afterAutospacing="0"/>
        <w:ind w:left="792"/>
      </w:pPr>
      <w:r>
        <w:rPr>
          <w:rStyle w:val="Fuerte"/>
        </w:rPr>
        <w:t>DGII</w:t>
      </w:r>
      <w:r>
        <w:t>: Dirección General de Impuestos Internos.</w:t>
      </w:r>
    </w:p>
    <w:p w14:paraId="511F1353" w14:textId="1F6F26AC" w:rsidR="00A755C4" w:rsidRDefault="00A755C4" w:rsidP="00380681">
      <w:pPr>
        <w:pStyle w:val="my-2"/>
        <w:numPr>
          <w:ilvl w:val="0"/>
          <w:numId w:val="36"/>
        </w:numPr>
        <w:spacing w:before="120" w:beforeAutospacing="0" w:after="0" w:afterAutospacing="0"/>
        <w:ind w:left="792"/>
      </w:pPr>
      <w:r>
        <w:rPr>
          <w:rStyle w:val="Fuerte"/>
        </w:rPr>
        <w:t>RI</w:t>
      </w:r>
      <w:r>
        <w:t>:</w:t>
      </w:r>
      <w:r w:rsidR="00831C91">
        <w:t xml:space="preserve"> </w:t>
      </w:r>
      <w:r>
        <w:t>Registro Inmobiliario.</w:t>
      </w:r>
    </w:p>
    <w:p w14:paraId="45339E04" w14:textId="77777777" w:rsidR="00952A24" w:rsidRDefault="00952A24" w:rsidP="00380681">
      <w:pPr>
        <w:pStyle w:val="my-2"/>
        <w:numPr>
          <w:ilvl w:val="0"/>
          <w:numId w:val="36"/>
        </w:numPr>
        <w:spacing w:before="120" w:beforeAutospacing="0" w:after="0" w:afterAutospacing="0"/>
        <w:ind w:left="792"/>
      </w:pPr>
      <w:r>
        <w:rPr>
          <w:rStyle w:val="Fuerte"/>
        </w:rPr>
        <w:t>HTTPS</w:t>
      </w:r>
      <w:r>
        <w:t xml:space="preserve"> (</w:t>
      </w:r>
      <w:r>
        <w:rPr>
          <w:rStyle w:val="nfasis"/>
          <w:rFonts w:eastAsiaTheme="majorEastAsia"/>
        </w:rPr>
        <w:t>HyperText Transfer Protocol Secure</w:t>
      </w:r>
      <w:r>
        <w:t>): Protocolo Seguro de Transferencia de Hipertexto.</w:t>
      </w:r>
    </w:p>
    <w:p w14:paraId="32F1963D" w14:textId="77A4D3E5" w:rsidR="00831C91" w:rsidRDefault="00831C91" w:rsidP="00380681">
      <w:pPr>
        <w:pStyle w:val="my-2"/>
        <w:numPr>
          <w:ilvl w:val="0"/>
          <w:numId w:val="36"/>
        </w:numPr>
        <w:spacing w:before="120" w:beforeAutospacing="0" w:after="0" w:afterAutospacing="0"/>
        <w:ind w:left="792"/>
      </w:pPr>
      <w:r>
        <w:rPr>
          <w:rStyle w:val="Fuerte"/>
        </w:rPr>
        <w:t>IDE</w:t>
      </w:r>
      <w:r>
        <w:t xml:space="preserve"> (</w:t>
      </w:r>
      <w:r>
        <w:rPr>
          <w:rStyle w:val="nfasis"/>
          <w:rFonts w:eastAsiaTheme="majorEastAsia"/>
        </w:rPr>
        <w:t>Integrated Development Environment</w:t>
      </w:r>
      <w:r>
        <w:t>): Entorno de Desarrollo Integrado.</w:t>
      </w:r>
    </w:p>
    <w:p w14:paraId="7100C287" w14:textId="0A308F4C" w:rsidR="00952A24" w:rsidRDefault="00952A24" w:rsidP="00380681">
      <w:pPr>
        <w:pStyle w:val="my-2"/>
        <w:numPr>
          <w:ilvl w:val="0"/>
          <w:numId w:val="36"/>
        </w:numPr>
        <w:spacing w:before="120" w:beforeAutospacing="0" w:after="0" w:afterAutospacing="0"/>
        <w:ind w:left="792"/>
      </w:pPr>
      <w:r>
        <w:rPr>
          <w:rStyle w:val="Fuerte"/>
        </w:rPr>
        <w:t>ISO</w:t>
      </w:r>
      <w:r>
        <w:t xml:space="preserve"> (</w:t>
      </w:r>
      <w:r>
        <w:rPr>
          <w:rStyle w:val="nfasis"/>
          <w:rFonts w:eastAsiaTheme="majorEastAsia"/>
        </w:rPr>
        <w:t>International Organization for Standardization</w:t>
      </w:r>
      <w:r>
        <w:t>): Organización Internacional de Normalización.</w:t>
      </w:r>
    </w:p>
    <w:p w14:paraId="28BA3827" w14:textId="46D1F363" w:rsidR="00831C91" w:rsidRDefault="00831C91" w:rsidP="00380681">
      <w:pPr>
        <w:pStyle w:val="my-2"/>
        <w:numPr>
          <w:ilvl w:val="0"/>
          <w:numId w:val="36"/>
        </w:numPr>
        <w:spacing w:before="120" w:beforeAutospacing="0" w:after="0" w:afterAutospacing="0"/>
        <w:ind w:left="792"/>
      </w:pPr>
      <w:r>
        <w:rPr>
          <w:rStyle w:val="Fuerte"/>
        </w:rPr>
        <w:t>ITI</w:t>
      </w:r>
      <w:r>
        <w:t>: Impuesto a la Transferencia Inmobiliaria.</w:t>
      </w:r>
    </w:p>
    <w:p w14:paraId="208BB710" w14:textId="7E49BB4E" w:rsidR="005D419B" w:rsidRDefault="00DC27AF" w:rsidP="00380681">
      <w:pPr>
        <w:pStyle w:val="my-2"/>
        <w:numPr>
          <w:ilvl w:val="0"/>
          <w:numId w:val="36"/>
        </w:numPr>
        <w:spacing w:before="120" w:beforeAutospacing="0" w:after="0" w:afterAutospacing="0"/>
        <w:ind w:left="792"/>
      </w:pPr>
      <w:r>
        <w:rPr>
          <w:b/>
          <w:bCs/>
          <w:lang w:val="es-DO"/>
        </w:rPr>
        <w:t xml:space="preserve">ITIS: </w:t>
      </w:r>
      <w:r w:rsidR="000F2479" w:rsidRPr="000F2479">
        <w:t>es el conjunto de puntos contenciosos, controversia jurídica o el núcleo del conflicto de intereses que un órgano judicial debe resolver, integrado por la pretensión del actor y la defensa del demandado.</w:t>
      </w:r>
    </w:p>
    <w:p w14:paraId="6FE0F94D" w14:textId="77777777" w:rsidR="00831C91" w:rsidRDefault="00831C91" w:rsidP="00380681">
      <w:pPr>
        <w:pStyle w:val="my-2"/>
        <w:numPr>
          <w:ilvl w:val="0"/>
          <w:numId w:val="36"/>
        </w:numPr>
        <w:spacing w:before="120" w:beforeAutospacing="0" w:after="0" w:afterAutospacing="0"/>
        <w:ind w:left="792"/>
      </w:pPr>
      <w:r>
        <w:rPr>
          <w:rStyle w:val="Fuerte"/>
        </w:rPr>
        <w:t>JSON</w:t>
      </w:r>
      <w:r>
        <w:t xml:space="preserve"> (</w:t>
      </w:r>
      <w:r>
        <w:rPr>
          <w:rStyle w:val="nfasis"/>
          <w:rFonts w:eastAsiaTheme="majorEastAsia"/>
        </w:rPr>
        <w:t>JavaScript Object Notation</w:t>
      </w:r>
      <w:r>
        <w:t>): Formato ligero de intercambio de datos.</w:t>
      </w:r>
    </w:p>
    <w:p w14:paraId="49A8247F" w14:textId="77777777" w:rsidR="00831C91" w:rsidRDefault="00831C91" w:rsidP="00380681">
      <w:pPr>
        <w:pStyle w:val="my-2"/>
        <w:numPr>
          <w:ilvl w:val="0"/>
          <w:numId w:val="36"/>
        </w:numPr>
        <w:spacing w:before="120" w:beforeAutospacing="0" w:after="0" w:afterAutospacing="0"/>
        <w:ind w:left="792"/>
      </w:pPr>
      <w:r>
        <w:rPr>
          <w:rStyle w:val="Fuerte"/>
        </w:rPr>
        <w:t>JWT</w:t>
      </w:r>
      <w:r>
        <w:t xml:space="preserve"> (</w:t>
      </w:r>
      <w:r>
        <w:rPr>
          <w:rStyle w:val="nfasis"/>
          <w:rFonts w:eastAsiaTheme="majorEastAsia"/>
        </w:rPr>
        <w:t>JSON Web Token</w:t>
      </w:r>
      <w:r>
        <w:t>): Estándar para la creación de tokens de acceso seguros.</w:t>
      </w:r>
    </w:p>
    <w:p w14:paraId="05F31BEB" w14:textId="77777777" w:rsidR="00831C91" w:rsidRDefault="00831C91" w:rsidP="00380681">
      <w:pPr>
        <w:pStyle w:val="my-2"/>
        <w:numPr>
          <w:ilvl w:val="0"/>
          <w:numId w:val="36"/>
        </w:numPr>
        <w:spacing w:before="120" w:beforeAutospacing="0" w:after="0" w:afterAutospacing="0"/>
        <w:ind w:left="792"/>
      </w:pPr>
      <w:r>
        <w:rPr>
          <w:rStyle w:val="Fuerte"/>
        </w:rPr>
        <w:t>KYC</w:t>
      </w:r>
      <w:r>
        <w:t xml:space="preserve"> (</w:t>
      </w:r>
      <w:r>
        <w:rPr>
          <w:rStyle w:val="nfasis"/>
          <w:rFonts w:eastAsiaTheme="majorEastAsia"/>
        </w:rPr>
        <w:t>Know Your Customer</w:t>
      </w:r>
      <w:r>
        <w:t>): Conoce a tu Cliente; normativas antilavado.</w:t>
      </w:r>
    </w:p>
    <w:p w14:paraId="2CB3B61B" w14:textId="25DFF1FC" w:rsidR="00831C91" w:rsidRDefault="00831C91" w:rsidP="00380681">
      <w:pPr>
        <w:pStyle w:val="my-2"/>
        <w:numPr>
          <w:ilvl w:val="0"/>
          <w:numId w:val="36"/>
        </w:numPr>
        <w:spacing w:before="120" w:beforeAutospacing="0" w:after="0" w:afterAutospacing="0"/>
        <w:ind w:left="792"/>
      </w:pPr>
      <w:r>
        <w:rPr>
          <w:rStyle w:val="Fuerte"/>
        </w:rPr>
        <w:t>LDR</w:t>
      </w:r>
      <w:r>
        <w:t>: Lista de Requisitos de Usuario del Nuevo Sistema.</w:t>
      </w:r>
    </w:p>
    <w:p w14:paraId="2A5CB6A1" w14:textId="77777777" w:rsidR="00831C91" w:rsidRDefault="00831C91" w:rsidP="00380681">
      <w:pPr>
        <w:pStyle w:val="my-2"/>
        <w:numPr>
          <w:ilvl w:val="0"/>
          <w:numId w:val="36"/>
        </w:numPr>
        <w:spacing w:before="120" w:beforeAutospacing="0" w:after="0" w:afterAutospacing="0"/>
        <w:ind w:left="792"/>
      </w:pPr>
      <w:r>
        <w:rPr>
          <w:rStyle w:val="Fuerte"/>
        </w:rPr>
        <w:t>MIVED</w:t>
      </w:r>
      <w:r>
        <w:t>: Ministerio de la Vivienda y Edificaciones.</w:t>
      </w:r>
    </w:p>
    <w:p w14:paraId="02238FF7" w14:textId="499B1973" w:rsidR="00831C91" w:rsidRDefault="00831C91" w:rsidP="00380681">
      <w:pPr>
        <w:pStyle w:val="my-2"/>
        <w:numPr>
          <w:ilvl w:val="0"/>
          <w:numId w:val="36"/>
        </w:numPr>
        <w:spacing w:before="120" w:beforeAutospacing="0" w:after="0" w:afterAutospacing="0"/>
        <w:ind w:left="792"/>
      </w:pPr>
      <w:r>
        <w:rPr>
          <w:rStyle w:val="Fuerte"/>
        </w:rPr>
        <w:t>MRR</w:t>
      </w:r>
      <w:r>
        <w:t xml:space="preserve"> (</w:t>
      </w:r>
      <w:r>
        <w:rPr>
          <w:rStyle w:val="nfasis"/>
          <w:rFonts w:eastAsiaTheme="majorEastAsia"/>
        </w:rPr>
        <w:t>Monthly Recurring Revenue</w:t>
      </w:r>
      <w:r>
        <w:t>): Ingreso Recurrente Mensual.</w:t>
      </w:r>
    </w:p>
    <w:p w14:paraId="2956A21E" w14:textId="57A95FA4" w:rsidR="00831C91" w:rsidRDefault="00831C91" w:rsidP="00380681">
      <w:pPr>
        <w:pStyle w:val="my-2"/>
        <w:numPr>
          <w:ilvl w:val="0"/>
          <w:numId w:val="36"/>
        </w:numPr>
        <w:spacing w:before="120" w:beforeAutospacing="0" w:after="0" w:afterAutospacing="0"/>
        <w:ind w:left="792"/>
      </w:pPr>
      <w:r>
        <w:rPr>
          <w:rStyle w:val="Fuerte"/>
        </w:rPr>
        <w:t>MVP</w:t>
      </w:r>
      <w:r>
        <w:t xml:space="preserve"> (</w:t>
      </w:r>
      <w:r>
        <w:rPr>
          <w:rStyle w:val="nfasis"/>
          <w:rFonts w:eastAsiaTheme="majorEastAsia"/>
        </w:rPr>
        <w:t>Minimum Viable Product</w:t>
      </w:r>
      <w:r>
        <w:t>): Producto Mínimo Viable.</w:t>
      </w:r>
    </w:p>
    <w:p w14:paraId="4F70E8CC" w14:textId="77777777" w:rsidR="00831C91" w:rsidRDefault="00831C91" w:rsidP="00380681">
      <w:pPr>
        <w:pStyle w:val="my-2"/>
        <w:numPr>
          <w:ilvl w:val="0"/>
          <w:numId w:val="36"/>
        </w:numPr>
        <w:spacing w:before="120" w:beforeAutospacing="0" w:after="0" w:afterAutospacing="0"/>
        <w:ind w:left="792"/>
      </w:pPr>
      <w:r>
        <w:rPr>
          <w:rStyle w:val="Fuerte"/>
        </w:rPr>
        <w:t>OCR</w:t>
      </w:r>
      <w:r>
        <w:t xml:space="preserve"> (</w:t>
      </w:r>
      <w:r>
        <w:rPr>
          <w:rStyle w:val="nfasis"/>
          <w:rFonts w:eastAsiaTheme="majorEastAsia"/>
        </w:rPr>
        <w:t>Optical Character Recognition</w:t>
      </w:r>
      <w:r>
        <w:t>): Reconocimiento Óptico de Caracteres.</w:t>
      </w:r>
    </w:p>
    <w:p w14:paraId="475FBC4C" w14:textId="450361F6" w:rsidR="00831C91" w:rsidRDefault="00831C91" w:rsidP="00380681">
      <w:pPr>
        <w:pStyle w:val="my-2"/>
        <w:numPr>
          <w:ilvl w:val="0"/>
          <w:numId w:val="36"/>
        </w:numPr>
        <w:spacing w:before="120" w:beforeAutospacing="0" w:after="0" w:afterAutospacing="0"/>
        <w:ind w:left="792"/>
      </w:pPr>
      <w:r>
        <w:rPr>
          <w:rStyle w:val="Fuerte"/>
        </w:rPr>
        <w:t>ONAPI</w:t>
      </w:r>
      <w:r>
        <w:t>: Oficina Nacional de Propiedad Industrial.</w:t>
      </w:r>
    </w:p>
    <w:p w14:paraId="3EC79909" w14:textId="3C69770D" w:rsidR="00831C91" w:rsidRDefault="00831C91" w:rsidP="00380681">
      <w:pPr>
        <w:pStyle w:val="my-2"/>
        <w:numPr>
          <w:ilvl w:val="0"/>
          <w:numId w:val="36"/>
        </w:numPr>
        <w:spacing w:before="120" w:beforeAutospacing="0" w:after="0" w:afterAutospacing="0"/>
        <w:ind w:left="792"/>
      </w:pPr>
      <w:r>
        <w:rPr>
          <w:rStyle w:val="Fuerte"/>
        </w:rPr>
        <w:lastRenderedPageBreak/>
        <w:t>OPEX</w:t>
      </w:r>
      <w:r>
        <w:t xml:space="preserve"> (</w:t>
      </w:r>
      <w:r>
        <w:rPr>
          <w:rStyle w:val="nfasis"/>
          <w:rFonts w:eastAsiaTheme="majorEastAsia"/>
        </w:rPr>
        <w:t>Operating Expenditure</w:t>
      </w:r>
      <w:r>
        <w:t xml:space="preserve">): Gasto Operativo recurrente. </w:t>
      </w:r>
    </w:p>
    <w:p w14:paraId="0A46B78E" w14:textId="36F8D9C2" w:rsidR="00831C91" w:rsidRDefault="00831C91" w:rsidP="00380681">
      <w:pPr>
        <w:pStyle w:val="my-2"/>
        <w:numPr>
          <w:ilvl w:val="0"/>
          <w:numId w:val="36"/>
        </w:numPr>
        <w:spacing w:before="120" w:beforeAutospacing="0" w:after="0" w:afterAutospacing="0"/>
        <w:ind w:left="792"/>
      </w:pPr>
      <w:r>
        <w:rPr>
          <w:rStyle w:val="Fuerte"/>
        </w:rPr>
        <w:t>PaaS</w:t>
      </w:r>
      <w:r>
        <w:t xml:space="preserve"> (</w:t>
      </w:r>
      <w:r>
        <w:rPr>
          <w:rStyle w:val="nfasis"/>
          <w:rFonts w:eastAsiaTheme="majorEastAsia"/>
        </w:rPr>
        <w:t>Platform as a Service</w:t>
      </w:r>
      <w:r>
        <w:t>): Plataforma como Servicio.</w:t>
      </w:r>
    </w:p>
    <w:p w14:paraId="5A5D2437" w14:textId="77777777" w:rsidR="00A755C4" w:rsidRDefault="00A755C4" w:rsidP="00380681">
      <w:pPr>
        <w:pStyle w:val="my-2"/>
        <w:numPr>
          <w:ilvl w:val="0"/>
          <w:numId w:val="36"/>
        </w:numPr>
        <w:spacing w:before="120" w:beforeAutospacing="0" w:after="0" w:afterAutospacing="0"/>
        <w:ind w:left="792"/>
      </w:pPr>
      <w:r>
        <w:rPr>
          <w:rStyle w:val="Fuerte"/>
        </w:rPr>
        <w:t>PDF</w:t>
      </w:r>
      <w:r>
        <w:t xml:space="preserve"> (</w:t>
      </w:r>
      <w:r>
        <w:rPr>
          <w:rStyle w:val="nfasis"/>
          <w:rFonts w:eastAsiaTheme="majorEastAsia"/>
        </w:rPr>
        <w:t>Portable Document Format</w:t>
      </w:r>
      <w:r>
        <w:t>): Formato de Documento Portátil.</w:t>
      </w:r>
    </w:p>
    <w:p w14:paraId="4F3EED05" w14:textId="210121A4" w:rsidR="00831C91" w:rsidRDefault="00831C91" w:rsidP="00380681">
      <w:pPr>
        <w:pStyle w:val="my-2"/>
        <w:numPr>
          <w:ilvl w:val="0"/>
          <w:numId w:val="36"/>
        </w:numPr>
        <w:spacing w:before="120" w:beforeAutospacing="0" w:after="0" w:afterAutospacing="0"/>
        <w:ind w:left="792"/>
      </w:pPr>
      <w:r>
        <w:rPr>
          <w:rStyle w:val="Fuerte"/>
        </w:rPr>
        <w:t>PropTech</w:t>
      </w:r>
      <w:r>
        <w:t xml:space="preserve"> (</w:t>
      </w:r>
      <w:r>
        <w:rPr>
          <w:rStyle w:val="nfasis"/>
          <w:rFonts w:eastAsiaTheme="majorEastAsia"/>
        </w:rPr>
        <w:t>Property Technology</w:t>
      </w:r>
      <w:r>
        <w:t>): Tecnología aplicada al sector inmobiliario.</w:t>
      </w:r>
    </w:p>
    <w:p w14:paraId="20A99DD0" w14:textId="77777777" w:rsidR="00831C91" w:rsidRDefault="00831C91" w:rsidP="00380681">
      <w:pPr>
        <w:pStyle w:val="my-2"/>
        <w:numPr>
          <w:ilvl w:val="0"/>
          <w:numId w:val="36"/>
        </w:numPr>
        <w:spacing w:before="120" w:beforeAutospacing="0" w:after="0" w:afterAutospacing="0"/>
        <w:ind w:left="792"/>
      </w:pPr>
      <w:r>
        <w:rPr>
          <w:rStyle w:val="Fuerte"/>
        </w:rPr>
        <w:t>QR</w:t>
      </w:r>
      <w:r>
        <w:t xml:space="preserve"> (</w:t>
      </w:r>
      <w:r>
        <w:rPr>
          <w:rStyle w:val="nfasis"/>
          <w:rFonts w:eastAsiaTheme="majorEastAsia"/>
        </w:rPr>
        <w:t>Quick Response Code</w:t>
      </w:r>
      <w:r>
        <w:t>): Código de Respuesta Rápida.</w:t>
      </w:r>
    </w:p>
    <w:p w14:paraId="77470502" w14:textId="4AD82218" w:rsidR="00831C91" w:rsidRDefault="00831C91" w:rsidP="00380681">
      <w:pPr>
        <w:pStyle w:val="my-2"/>
        <w:numPr>
          <w:ilvl w:val="0"/>
          <w:numId w:val="36"/>
        </w:numPr>
        <w:spacing w:before="120" w:beforeAutospacing="0" w:after="0" w:afterAutospacing="0"/>
        <w:ind w:left="792"/>
      </w:pPr>
      <w:r>
        <w:rPr>
          <w:rStyle w:val="Fuerte"/>
        </w:rPr>
        <w:t>RBAC</w:t>
      </w:r>
      <w:r>
        <w:t xml:space="preserve"> (</w:t>
      </w:r>
      <w:r>
        <w:rPr>
          <w:rStyle w:val="nfasis"/>
          <w:rFonts w:eastAsiaTheme="majorEastAsia"/>
        </w:rPr>
        <w:t>Role-Based Access Control</w:t>
      </w:r>
      <w:r>
        <w:t>): Control de Acceso Basado en Roles.</w:t>
      </w:r>
    </w:p>
    <w:p w14:paraId="2BED0D6C" w14:textId="77777777" w:rsidR="00831C91" w:rsidRDefault="00831C91" w:rsidP="00380681">
      <w:pPr>
        <w:pStyle w:val="my-2"/>
        <w:numPr>
          <w:ilvl w:val="0"/>
          <w:numId w:val="36"/>
        </w:numPr>
        <w:spacing w:before="120" w:beforeAutospacing="0" w:after="0" w:afterAutospacing="0"/>
        <w:ind w:left="792"/>
      </w:pPr>
      <w:r>
        <w:rPr>
          <w:rStyle w:val="Fuerte"/>
        </w:rPr>
        <w:t>RD$</w:t>
      </w:r>
      <w:r>
        <w:t>: Peso Dominicano, moneda oficial de la República Dominicana.</w:t>
      </w:r>
    </w:p>
    <w:p w14:paraId="34F570EC" w14:textId="27C614E8" w:rsidR="00831C91" w:rsidRDefault="00831C91" w:rsidP="00380681">
      <w:pPr>
        <w:pStyle w:val="my-2"/>
        <w:numPr>
          <w:ilvl w:val="0"/>
          <w:numId w:val="36"/>
        </w:numPr>
        <w:spacing w:before="120" w:beforeAutospacing="0" w:after="0" w:afterAutospacing="0"/>
        <w:ind w:left="792"/>
      </w:pPr>
      <w:r>
        <w:rPr>
          <w:rStyle w:val="Fuerte"/>
        </w:rPr>
        <w:t>REST</w:t>
      </w:r>
      <w:r>
        <w:t xml:space="preserve"> (</w:t>
      </w:r>
      <w:r>
        <w:rPr>
          <w:rStyle w:val="nfasis"/>
          <w:rFonts w:eastAsiaTheme="majorEastAsia"/>
        </w:rPr>
        <w:t>Representational State Transfer</w:t>
      </w:r>
      <w:r>
        <w:t>): Estilo de arquitectura para servicios web.</w:t>
      </w:r>
    </w:p>
    <w:p w14:paraId="07160AA4" w14:textId="77777777" w:rsidR="00A755C4" w:rsidRDefault="00A755C4" w:rsidP="00380681">
      <w:pPr>
        <w:pStyle w:val="my-2"/>
        <w:numPr>
          <w:ilvl w:val="0"/>
          <w:numId w:val="36"/>
        </w:numPr>
        <w:spacing w:before="120" w:beforeAutospacing="0" w:after="0" w:afterAutospacing="0"/>
        <w:ind w:left="792"/>
      </w:pPr>
      <w:r>
        <w:rPr>
          <w:rStyle w:val="Fuerte"/>
        </w:rPr>
        <w:t>RF</w:t>
      </w:r>
      <w:r>
        <w:t>: Requisito Funcional.</w:t>
      </w:r>
    </w:p>
    <w:p w14:paraId="329F1011" w14:textId="77777777" w:rsidR="00A755C4" w:rsidRDefault="00A755C4" w:rsidP="00380681">
      <w:pPr>
        <w:pStyle w:val="my-2"/>
        <w:numPr>
          <w:ilvl w:val="0"/>
          <w:numId w:val="36"/>
        </w:numPr>
        <w:spacing w:before="120" w:beforeAutospacing="0" w:after="0" w:afterAutospacing="0"/>
        <w:ind w:left="792"/>
      </w:pPr>
      <w:r>
        <w:rPr>
          <w:rStyle w:val="Fuerte"/>
        </w:rPr>
        <w:t>RNF</w:t>
      </w:r>
      <w:r>
        <w:t>: Requisito No Funcional.</w:t>
      </w:r>
    </w:p>
    <w:p w14:paraId="2085DF61" w14:textId="6F91ED89" w:rsidR="00831C91" w:rsidRDefault="00831C91" w:rsidP="00380681">
      <w:pPr>
        <w:pStyle w:val="my-2"/>
        <w:numPr>
          <w:ilvl w:val="0"/>
          <w:numId w:val="36"/>
        </w:numPr>
        <w:spacing w:before="120" w:beforeAutospacing="0" w:after="0" w:afterAutospacing="0"/>
        <w:ind w:left="792"/>
      </w:pPr>
      <w:r>
        <w:rPr>
          <w:rStyle w:val="Fuerte"/>
        </w:rPr>
        <w:t>ROI</w:t>
      </w:r>
      <w:r>
        <w:t xml:space="preserve"> (</w:t>
      </w:r>
      <w:r>
        <w:rPr>
          <w:rStyle w:val="nfasis"/>
          <w:rFonts w:eastAsiaTheme="majorEastAsia"/>
        </w:rPr>
        <w:t>Return on Investment</w:t>
      </w:r>
      <w:r>
        <w:t>): Retorno sobre la Inversión.</w:t>
      </w:r>
    </w:p>
    <w:p w14:paraId="4B866945" w14:textId="77777777" w:rsidR="00831C91" w:rsidRDefault="00831C91" w:rsidP="00380681">
      <w:pPr>
        <w:pStyle w:val="my-2"/>
        <w:numPr>
          <w:ilvl w:val="0"/>
          <w:numId w:val="36"/>
        </w:numPr>
        <w:spacing w:before="120" w:beforeAutospacing="0" w:after="0" w:afterAutospacing="0"/>
        <w:ind w:left="792"/>
      </w:pPr>
      <w:r>
        <w:rPr>
          <w:rStyle w:val="Fuerte"/>
        </w:rPr>
        <w:t>SaaS</w:t>
      </w:r>
      <w:r>
        <w:t xml:space="preserve"> (</w:t>
      </w:r>
      <w:r>
        <w:rPr>
          <w:rStyle w:val="nfasis"/>
          <w:rFonts w:eastAsiaTheme="majorEastAsia"/>
        </w:rPr>
        <w:t>Software as a Service</w:t>
      </w:r>
      <w:r>
        <w:t>): Software como Servicio.</w:t>
      </w:r>
    </w:p>
    <w:p w14:paraId="3F499A6D" w14:textId="3A76244D" w:rsidR="00831C91" w:rsidRDefault="00831C91" w:rsidP="00380681">
      <w:pPr>
        <w:pStyle w:val="my-2"/>
        <w:numPr>
          <w:ilvl w:val="0"/>
          <w:numId w:val="36"/>
        </w:numPr>
        <w:spacing w:before="120" w:beforeAutospacing="0" w:after="0" w:afterAutospacing="0"/>
        <w:ind w:left="792"/>
      </w:pPr>
      <w:r>
        <w:rPr>
          <w:rStyle w:val="Fuerte"/>
        </w:rPr>
        <w:t>SLA</w:t>
      </w:r>
      <w:r>
        <w:t xml:space="preserve"> (</w:t>
      </w:r>
      <w:r>
        <w:rPr>
          <w:rStyle w:val="nfasis"/>
          <w:rFonts w:eastAsiaTheme="majorEastAsia"/>
        </w:rPr>
        <w:t>Service Level Agreement</w:t>
      </w:r>
      <w:r>
        <w:t>): Acuerdo de Nivel de Servicio.</w:t>
      </w:r>
    </w:p>
    <w:p w14:paraId="05B630E0" w14:textId="27F7783E" w:rsidR="00831C91" w:rsidRDefault="00831C91" w:rsidP="00380681">
      <w:pPr>
        <w:pStyle w:val="my-2"/>
        <w:numPr>
          <w:ilvl w:val="0"/>
          <w:numId w:val="36"/>
        </w:numPr>
        <w:spacing w:before="120" w:beforeAutospacing="0" w:after="0" w:afterAutospacing="0"/>
        <w:ind w:left="792"/>
      </w:pPr>
      <w:r>
        <w:rPr>
          <w:rStyle w:val="Fuerte"/>
        </w:rPr>
        <w:t>SPA</w:t>
      </w:r>
      <w:r>
        <w:t xml:space="preserve"> (</w:t>
      </w:r>
      <w:r>
        <w:rPr>
          <w:rStyle w:val="nfasis"/>
          <w:rFonts w:eastAsiaTheme="majorEastAsia"/>
        </w:rPr>
        <w:t>Single Page Application</w:t>
      </w:r>
      <w:r>
        <w:t>): Aplicación Web de Página Única.</w:t>
      </w:r>
    </w:p>
    <w:p w14:paraId="771CA9A0" w14:textId="77777777" w:rsidR="00831C91" w:rsidRDefault="00831C91" w:rsidP="00380681">
      <w:pPr>
        <w:pStyle w:val="my-2"/>
        <w:numPr>
          <w:ilvl w:val="0"/>
          <w:numId w:val="36"/>
        </w:numPr>
        <w:spacing w:before="120" w:beforeAutospacing="0" w:after="0" w:afterAutospacing="0"/>
        <w:ind w:left="792"/>
      </w:pPr>
      <w:r>
        <w:rPr>
          <w:rStyle w:val="Fuerte"/>
        </w:rPr>
        <w:t>SQL</w:t>
      </w:r>
      <w:r>
        <w:t xml:space="preserve"> (</w:t>
      </w:r>
      <w:r>
        <w:rPr>
          <w:rStyle w:val="nfasis"/>
          <w:rFonts w:eastAsiaTheme="majorEastAsia"/>
        </w:rPr>
        <w:t>Structured Query Language</w:t>
      </w:r>
      <w:r>
        <w:t>): Lenguaje de Consulta Estructurado.</w:t>
      </w:r>
    </w:p>
    <w:p w14:paraId="39F84A8B" w14:textId="77777777" w:rsidR="00831C91" w:rsidRDefault="00831C91" w:rsidP="00380681">
      <w:pPr>
        <w:pStyle w:val="my-2"/>
        <w:numPr>
          <w:ilvl w:val="0"/>
          <w:numId w:val="36"/>
        </w:numPr>
        <w:spacing w:before="120" w:beforeAutospacing="0" w:after="0" w:afterAutospacing="0"/>
        <w:ind w:left="792"/>
      </w:pPr>
      <w:r>
        <w:rPr>
          <w:rStyle w:val="Fuerte"/>
        </w:rPr>
        <w:t>SSL/TLS</w:t>
      </w:r>
      <w:r>
        <w:t xml:space="preserve"> (</w:t>
      </w:r>
      <w:r>
        <w:rPr>
          <w:rStyle w:val="nfasis"/>
          <w:rFonts w:eastAsiaTheme="majorEastAsia"/>
        </w:rPr>
        <w:t>Secure Sockets Layer / Transport Layer Security</w:t>
      </w:r>
      <w:r>
        <w:t>): Protocolos criptográficos para comunicaciones seguras por red.</w:t>
      </w:r>
    </w:p>
    <w:p w14:paraId="3393EC8F" w14:textId="0C68C84D" w:rsidR="00831C91" w:rsidRDefault="00831C91" w:rsidP="00380681">
      <w:pPr>
        <w:pStyle w:val="my-2"/>
        <w:numPr>
          <w:ilvl w:val="0"/>
          <w:numId w:val="36"/>
        </w:numPr>
        <w:spacing w:before="120" w:beforeAutospacing="0" w:after="0" w:afterAutospacing="0"/>
        <w:ind w:left="792"/>
      </w:pPr>
      <w:r>
        <w:rPr>
          <w:rStyle w:val="Fuerte"/>
        </w:rPr>
        <w:t>TIR</w:t>
      </w:r>
      <w:r>
        <w:t>: Tasa Interna de Retorno.</w:t>
      </w:r>
    </w:p>
    <w:p w14:paraId="5F765FF2" w14:textId="4E07986A" w:rsidR="00A755C4" w:rsidRDefault="00A755C4" w:rsidP="00380681">
      <w:pPr>
        <w:pStyle w:val="my-2"/>
        <w:numPr>
          <w:ilvl w:val="0"/>
          <w:numId w:val="36"/>
        </w:numPr>
        <w:spacing w:before="120" w:beforeAutospacing="0" w:after="0" w:afterAutospacing="0"/>
        <w:ind w:left="792"/>
      </w:pPr>
      <w:r>
        <w:rPr>
          <w:rStyle w:val="Fuerte"/>
        </w:rPr>
        <w:t>TLS</w:t>
      </w:r>
      <w:r>
        <w:t xml:space="preserve"> (</w:t>
      </w:r>
      <w:r>
        <w:rPr>
          <w:rStyle w:val="nfasis"/>
          <w:rFonts w:eastAsiaTheme="majorEastAsia"/>
        </w:rPr>
        <w:t>Transport Layer Security</w:t>
      </w:r>
      <w:r>
        <w:t>): Seguridad de la Capa de Transporte.</w:t>
      </w:r>
    </w:p>
    <w:p w14:paraId="6B254BE9" w14:textId="77777777" w:rsidR="00831C91" w:rsidRDefault="00831C91" w:rsidP="00380681">
      <w:pPr>
        <w:pStyle w:val="my-2"/>
        <w:numPr>
          <w:ilvl w:val="0"/>
          <w:numId w:val="36"/>
        </w:numPr>
        <w:spacing w:before="120" w:beforeAutospacing="0" w:after="0" w:afterAutospacing="0"/>
        <w:ind w:left="792"/>
      </w:pPr>
      <w:r>
        <w:rPr>
          <w:rStyle w:val="Fuerte"/>
        </w:rPr>
        <w:t>UCE</w:t>
      </w:r>
      <w:r>
        <w:t>: Universidad Central del Este.</w:t>
      </w:r>
    </w:p>
    <w:p w14:paraId="7F9C5B32" w14:textId="4C441A4F" w:rsidR="00A755C4" w:rsidRDefault="00A755C4" w:rsidP="00380681">
      <w:pPr>
        <w:pStyle w:val="my-2"/>
        <w:numPr>
          <w:ilvl w:val="0"/>
          <w:numId w:val="36"/>
        </w:numPr>
        <w:spacing w:before="120" w:beforeAutospacing="0" w:after="0" w:afterAutospacing="0"/>
        <w:ind w:left="792"/>
      </w:pPr>
      <w:r>
        <w:rPr>
          <w:rStyle w:val="Fuerte"/>
        </w:rPr>
        <w:t>UML</w:t>
      </w:r>
      <w:r>
        <w:t xml:space="preserve"> (</w:t>
      </w:r>
      <w:r>
        <w:rPr>
          <w:rStyle w:val="nfasis"/>
          <w:rFonts w:eastAsiaTheme="majorEastAsia"/>
        </w:rPr>
        <w:t>Unified Modeling Language</w:t>
      </w:r>
      <w:r>
        <w:t>): Lenguaje Unificado de Modelado.</w:t>
      </w:r>
    </w:p>
    <w:p w14:paraId="2BF3E684" w14:textId="58382458" w:rsidR="00A755C4" w:rsidRDefault="00A755C4" w:rsidP="00380681">
      <w:pPr>
        <w:pStyle w:val="my-2"/>
        <w:numPr>
          <w:ilvl w:val="0"/>
          <w:numId w:val="36"/>
        </w:numPr>
        <w:spacing w:before="120" w:beforeAutospacing="0" w:after="0" w:afterAutospacing="0"/>
        <w:ind w:left="792"/>
      </w:pPr>
      <w:r>
        <w:rPr>
          <w:rStyle w:val="Fuerte"/>
        </w:rPr>
        <w:t>URL</w:t>
      </w:r>
      <w:r>
        <w:t xml:space="preserve"> (</w:t>
      </w:r>
      <w:r>
        <w:rPr>
          <w:rStyle w:val="nfasis"/>
          <w:rFonts w:eastAsiaTheme="majorEastAsia"/>
        </w:rPr>
        <w:t>Uniform Resource Locator</w:t>
      </w:r>
      <w:r>
        <w:t>): Localizador Uniforme de Recursos.</w:t>
      </w:r>
    </w:p>
    <w:p w14:paraId="7C7D3636" w14:textId="09912D75" w:rsidR="00831C91" w:rsidRDefault="00831C91" w:rsidP="00380681">
      <w:pPr>
        <w:pStyle w:val="my-2"/>
        <w:numPr>
          <w:ilvl w:val="0"/>
          <w:numId w:val="36"/>
        </w:numPr>
        <w:spacing w:before="120" w:beforeAutospacing="0" w:after="0" w:afterAutospacing="0"/>
        <w:ind w:left="792"/>
      </w:pPr>
      <w:r>
        <w:rPr>
          <w:rStyle w:val="Fuerte"/>
        </w:rPr>
        <w:t>USD</w:t>
      </w:r>
      <w:r>
        <w:t>: Dólar Estadounidense (</w:t>
      </w:r>
      <w:r>
        <w:rPr>
          <w:rStyle w:val="nfasis"/>
          <w:rFonts w:eastAsiaTheme="majorEastAsia"/>
        </w:rPr>
        <w:t>United States Dollar</w:t>
      </w:r>
      <w:r>
        <w:t>).</w:t>
      </w:r>
    </w:p>
    <w:p w14:paraId="6CACE37F" w14:textId="12AD9089" w:rsidR="000D6241" w:rsidRPr="00831C91" w:rsidRDefault="00831C91" w:rsidP="00380681">
      <w:pPr>
        <w:pStyle w:val="my-2"/>
        <w:numPr>
          <w:ilvl w:val="0"/>
          <w:numId w:val="36"/>
        </w:numPr>
        <w:spacing w:before="120" w:beforeAutospacing="0" w:after="0" w:afterAutospacing="0"/>
        <w:ind w:left="792"/>
      </w:pPr>
      <w:r>
        <w:rPr>
          <w:rStyle w:val="Fuerte"/>
        </w:rPr>
        <w:t>VPN</w:t>
      </w:r>
      <w:r>
        <w:t>: Valor Presente Neto; indicador financiero de rentabilidad de una inversión.</w:t>
      </w:r>
      <w:r w:rsidR="000D6241">
        <w:br w:type="page"/>
      </w:r>
    </w:p>
    <w:p w14:paraId="46DF27B3" w14:textId="77777777" w:rsidR="00A755C4" w:rsidRPr="00B531F2" w:rsidRDefault="00A755C4" w:rsidP="00AC2130">
      <w:pPr>
        <w:pStyle w:val="Ttulo2"/>
      </w:pPr>
      <w:bookmarkStart w:id="46" w:name="_Toc227357293"/>
      <w:r w:rsidRPr="00B531F2">
        <w:lastRenderedPageBreak/>
        <w:t>Estudios de Factibilidad</w:t>
      </w:r>
      <w:bookmarkEnd w:id="46"/>
    </w:p>
    <w:p w14:paraId="7A02E9E2" w14:textId="77777777" w:rsidR="00A755C4" w:rsidRPr="00B531F2" w:rsidRDefault="00A755C4" w:rsidP="00AC2130">
      <w:pPr>
        <w:pStyle w:val="Ttulo3"/>
      </w:pPr>
      <w:bookmarkStart w:id="47" w:name="_Toc227357294"/>
      <w:r w:rsidRPr="00B531F2">
        <w:t>Técnica</w:t>
      </w:r>
      <w:bookmarkEnd w:id="47"/>
    </w:p>
    <w:p w14:paraId="3935FAF3" w14:textId="6BF2C842" w:rsidR="00A755C4" w:rsidRPr="00837114" w:rsidRDefault="00A755C4" w:rsidP="00A755C4">
      <w:pPr>
        <w:rPr>
          <w:rFonts w:cs="Times New Roman"/>
        </w:rPr>
      </w:pPr>
      <w:r w:rsidRPr="00B531F2">
        <w:t xml:space="preserve">De acuerdo con el enfoque de evaluación de proyectos planteado por </w:t>
      </w:r>
      <w:sdt>
        <w:sdtPr>
          <w:id w:val="119574024"/>
          <w:citation/>
        </w:sdtPr>
        <w:sdtEndPr/>
        <w:sdtContent>
          <w:r w:rsidR="00EF040D">
            <w:fldChar w:fldCharType="begin"/>
          </w:r>
          <w:r w:rsidR="00EF040D">
            <w:rPr>
              <w:lang w:val="es-MX"/>
            </w:rPr>
            <w:instrText xml:space="preserve">CITATION McG \l 2058 </w:instrText>
          </w:r>
          <w:r w:rsidR="00EF040D">
            <w:fldChar w:fldCharType="separate"/>
          </w:r>
          <w:r w:rsidR="00852EF3">
            <w:rPr>
              <w:lang w:val="es-MX"/>
            </w:rPr>
            <w:t>(Baca Urbina, 2001)</w:t>
          </w:r>
          <w:r w:rsidR="00EF040D">
            <w:fldChar w:fldCharType="end"/>
          </w:r>
        </w:sdtContent>
      </w:sdt>
      <w:r w:rsidRPr="00B531F2">
        <w:t xml:space="preserve">, </w:t>
      </w:r>
      <w:r w:rsidR="009242C1">
        <w:t>se presen</w:t>
      </w:r>
      <w:r w:rsidRPr="00B531F2">
        <w:t>t</w:t>
      </w:r>
      <w:r w:rsidR="009242C1">
        <w:t>a este</w:t>
      </w:r>
      <w:r w:rsidRPr="00B531F2">
        <w:t xml:space="preserve"> apartado </w:t>
      </w:r>
      <w:r w:rsidR="009242C1">
        <w:t>para</w:t>
      </w:r>
      <w:r w:rsidRPr="00B531F2">
        <w:t xml:space="preserve"> contrasta</w:t>
      </w:r>
      <w:r w:rsidR="009242C1">
        <w:t>r</w:t>
      </w:r>
      <w:r w:rsidRPr="00B531F2">
        <w:t xml:space="preserve"> la infraestructura tecnológica actualmente utilizada en el sector inmobiliario con la infraestructura requerida para desplegar </w:t>
      </w:r>
      <w:r w:rsidRPr="00B531F2">
        <w:rPr>
          <w:b/>
          <w:bCs/>
        </w:rPr>
        <w:t>VeriFinca</w:t>
      </w:r>
      <w:r w:rsidRPr="00B531F2">
        <w:t> como una solución </w:t>
      </w:r>
      <w:r w:rsidRPr="00B531F2">
        <w:rPr>
          <w:i/>
          <w:iCs/>
        </w:rPr>
        <w:t>Software as a Service</w:t>
      </w:r>
      <w:r w:rsidRPr="00B531F2">
        <w:t> (SaaS) sobre la nube de Microsoft Azure.</w:t>
      </w:r>
      <w:r w:rsidRPr="00B531F2">
        <w:rPr>
          <w:rFonts w:cs="Times New Roman"/>
        </w:rPr>
        <w:t>​</w:t>
      </w:r>
    </w:p>
    <w:p w14:paraId="66E906C1" w14:textId="77777777" w:rsidR="00A755C4" w:rsidRPr="00F84B16" w:rsidRDefault="00A755C4" w:rsidP="002521BA">
      <w:pPr>
        <w:pStyle w:val="Ttulo4"/>
      </w:pPr>
      <w:r w:rsidRPr="00F84B16">
        <w:t>Infraestructura Actual</w:t>
      </w:r>
    </w:p>
    <w:p w14:paraId="33D4AE6E" w14:textId="6DD2F9F2" w:rsidR="00837114" w:rsidRPr="00837114" w:rsidRDefault="00837114" w:rsidP="00837114">
      <w:pPr>
        <w:rPr>
          <w:lang w:val="es-MX"/>
        </w:rPr>
      </w:pPr>
      <w:r w:rsidRPr="00837114">
        <w:rPr>
          <w:lang w:val="es-MX"/>
        </w:rPr>
        <w:t xml:space="preserve">El </w:t>
      </w:r>
      <w:sdt>
        <w:sdtPr>
          <w:rPr>
            <w:lang w:val="es-MX"/>
          </w:rPr>
          <w:id w:val="-1782189101"/>
          <w:citation/>
        </w:sdtPr>
        <w:sdtEndPr/>
        <w:sdtContent>
          <w:r w:rsidR="009D34A3">
            <w:rPr>
              <w:lang w:val="es-MX"/>
            </w:rPr>
            <w:fldChar w:fldCharType="begin"/>
          </w:r>
          <w:r w:rsidR="009D34A3">
            <w:rPr>
              <w:lang w:val="es-MX"/>
            </w:rPr>
            <w:instrText xml:space="preserve"> CITATION Ban19 \l 2058 </w:instrText>
          </w:r>
          <w:r w:rsidR="009D34A3">
            <w:rPr>
              <w:lang w:val="es-MX"/>
            </w:rPr>
            <w:fldChar w:fldCharType="separate"/>
          </w:r>
          <w:r w:rsidR="00852EF3">
            <w:rPr>
              <w:noProof/>
              <w:lang w:val="es-MX"/>
            </w:rPr>
            <w:t>(BID, 2019)</w:t>
          </w:r>
          <w:r w:rsidR="009D34A3">
            <w:rPr>
              <w:lang w:val="es-MX"/>
            </w:rPr>
            <w:fldChar w:fldCharType="end"/>
          </w:r>
        </w:sdtContent>
      </w:sdt>
      <w:r w:rsidRPr="00837114">
        <w:rPr>
          <w:lang w:val="es-MX"/>
        </w:rPr>
        <w:t xml:space="preserve"> identificó que la brecha digital dominicana se traduce en dependencia de soluciones fragmentadas y sin garantías de continuidad. En el sector MIPYME, menos del 15% tiene acceso a herramientas TIC empresariales y apenas el 10% utiliza alguna herramienta de comercio electrónico (</w:t>
      </w:r>
      <w:sdt>
        <w:sdtPr>
          <w:rPr>
            <w:lang w:val="es-MX"/>
          </w:rPr>
          <w:id w:val="432325801"/>
          <w:citation/>
        </w:sdtPr>
        <w:sdtEndPr/>
        <w:sdtContent>
          <w:r w:rsidR="001F2A30">
            <w:rPr>
              <w:lang w:val="es-MX"/>
            </w:rPr>
            <w:fldChar w:fldCharType="begin"/>
          </w:r>
          <w:r w:rsidR="001F2A30">
            <w:rPr>
              <w:lang w:val="es-MX"/>
            </w:rPr>
            <w:instrText xml:space="preserve"> CITATION Pro \l 2058 </w:instrText>
          </w:r>
          <w:r w:rsidR="001F2A30">
            <w:rPr>
              <w:lang w:val="es-MX"/>
            </w:rPr>
            <w:fldChar w:fldCharType="separate"/>
          </w:r>
          <w:r w:rsidR="00852EF3">
            <w:rPr>
              <w:noProof/>
              <w:lang w:val="es-MX"/>
            </w:rPr>
            <w:t xml:space="preserve"> (PNUD)</w:t>
          </w:r>
          <w:r w:rsidR="001F2A30">
            <w:rPr>
              <w:lang w:val="es-MX"/>
            </w:rPr>
            <w:fldChar w:fldCharType="end"/>
          </w:r>
        </w:sdtContent>
      </w:sdt>
      <w:r w:rsidRPr="00837114">
        <w:rPr>
          <w:lang w:val="es-MX"/>
        </w:rPr>
        <w:t xml:space="preserve">, Fondomicro, 2013). El </w:t>
      </w:r>
      <w:sdt>
        <w:sdtPr>
          <w:rPr>
            <w:lang w:val="es-MX"/>
          </w:rPr>
          <w:id w:val="853548435"/>
          <w:citation/>
        </w:sdtPr>
        <w:sdtEndPr/>
        <w:sdtContent>
          <w:r w:rsidR="008D36FD">
            <w:rPr>
              <w:lang w:val="es-MX"/>
            </w:rPr>
            <w:fldChar w:fldCharType="begin"/>
          </w:r>
          <w:r w:rsidR="008D36FD">
            <w:rPr>
              <w:lang w:val="es-MX"/>
            </w:rPr>
            <w:instrText xml:space="preserve">CITATION Min19 \l 2058 </w:instrText>
          </w:r>
          <w:r w:rsidR="008D36FD">
            <w:rPr>
              <w:lang w:val="es-MX"/>
            </w:rPr>
            <w:fldChar w:fldCharType="separate"/>
          </w:r>
          <w:r w:rsidR="00852EF3">
            <w:rPr>
              <w:noProof/>
              <w:lang w:val="es-MX"/>
            </w:rPr>
            <w:t>(MICM, 2019)</w:t>
          </w:r>
          <w:r w:rsidR="008D36FD">
            <w:rPr>
              <w:lang w:val="es-MX"/>
            </w:rPr>
            <w:fldChar w:fldCharType="end"/>
          </w:r>
        </w:sdtContent>
      </w:sdt>
      <w:r w:rsidRPr="00837114">
        <w:rPr>
          <w:lang w:val="es-MX"/>
        </w:rPr>
        <w:t xml:space="preserve"> reconoció institucionalmente que el país enfrenta "una brecha digital enorme". Esta realidad se expresa en cuatro características típicas del ecosistema inmobiliario dominicano:</w:t>
      </w:r>
    </w:p>
    <w:p w14:paraId="01348450" w14:textId="7CD7E98C" w:rsidR="00837114" w:rsidRPr="00837114" w:rsidRDefault="00837114" w:rsidP="00380681">
      <w:pPr>
        <w:numPr>
          <w:ilvl w:val="0"/>
          <w:numId w:val="38"/>
        </w:numPr>
        <w:rPr>
          <w:lang w:val="es-MX"/>
        </w:rPr>
      </w:pPr>
      <w:r w:rsidRPr="00837114">
        <w:rPr>
          <w:b/>
          <w:bCs/>
          <w:lang w:val="es-MX"/>
        </w:rPr>
        <w:t>Servidores compartidos de bajo costo</w:t>
      </w:r>
      <w:r w:rsidRPr="00837114">
        <w:rPr>
          <w:lang w:val="es-MX"/>
        </w:rPr>
        <w:t xml:space="preserve">, sin capacidad de procesamiento dedicada ni alta disponibilidad </w:t>
      </w:r>
      <w:sdt>
        <w:sdtPr>
          <w:rPr>
            <w:lang w:val="es-MX"/>
          </w:rPr>
          <w:id w:val="1968006207"/>
          <w:citation/>
        </w:sdtPr>
        <w:sdtEndPr/>
        <w:sdtContent>
          <w:r w:rsidR="004B46CF">
            <w:rPr>
              <w:lang w:val="es-MX"/>
            </w:rPr>
            <w:fldChar w:fldCharType="begin"/>
          </w:r>
          <w:r w:rsidR="004B46CF">
            <w:rPr>
              <w:lang w:val="es-MX"/>
            </w:rPr>
            <w:instrText xml:space="preserve"> CITATION Ban19 \l 2058 </w:instrText>
          </w:r>
          <w:r w:rsidR="004B46CF">
            <w:rPr>
              <w:lang w:val="es-MX"/>
            </w:rPr>
            <w:fldChar w:fldCharType="separate"/>
          </w:r>
          <w:r w:rsidR="00852EF3">
            <w:rPr>
              <w:noProof/>
              <w:lang w:val="es-MX"/>
            </w:rPr>
            <w:t>(BID, 2019)</w:t>
          </w:r>
          <w:r w:rsidR="004B46CF">
            <w:rPr>
              <w:lang w:val="es-MX"/>
            </w:rPr>
            <w:fldChar w:fldCharType="end"/>
          </w:r>
        </w:sdtContent>
      </w:sdt>
      <w:r w:rsidRPr="00837114">
        <w:rPr>
          <w:lang w:val="es-MX"/>
        </w:rPr>
        <w:t xml:space="preserve">; </w:t>
      </w:r>
      <w:sdt>
        <w:sdtPr>
          <w:rPr>
            <w:lang w:val="es-MX"/>
          </w:rPr>
          <w:id w:val="-1182040386"/>
          <w:citation/>
        </w:sdtPr>
        <w:sdtEndPr/>
        <w:sdtContent>
          <w:r w:rsidR="004B46CF">
            <w:rPr>
              <w:lang w:val="es-MX"/>
            </w:rPr>
            <w:fldChar w:fldCharType="begin"/>
          </w:r>
          <w:r w:rsidR="004B46CF">
            <w:rPr>
              <w:lang w:val="es-MX"/>
            </w:rPr>
            <w:instrText xml:space="preserve"> CITATION Min19 \l 2058 </w:instrText>
          </w:r>
          <w:r w:rsidR="004B46CF">
            <w:rPr>
              <w:lang w:val="es-MX"/>
            </w:rPr>
            <w:fldChar w:fldCharType="separate"/>
          </w:r>
          <w:r w:rsidR="00852EF3">
            <w:rPr>
              <w:noProof/>
              <w:lang w:val="es-MX"/>
            </w:rPr>
            <w:t>(MICM, 2019)</w:t>
          </w:r>
          <w:r w:rsidR="004B46CF">
            <w:rPr>
              <w:lang w:val="es-MX"/>
            </w:rPr>
            <w:fldChar w:fldCharType="end"/>
          </w:r>
        </w:sdtContent>
      </w:sdt>
      <w:r w:rsidRPr="00837114">
        <w:rPr>
          <w:lang w:val="es-MX"/>
        </w:rPr>
        <w:t>.</w:t>
      </w:r>
    </w:p>
    <w:p w14:paraId="56C49613" w14:textId="4AF9DF86" w:rsidR="00837114" w:rsidRPr="00837114" w:rsidRDefault="00837114" w:rsidP="00380681">
      <w:pPr>
        <w:numPr>
          <w:ilvl w:val="0"/>
          <w:numId w:val="38"/>
        </w:numPr>
        <w:rPr>
          <w:lang w:val="es-MX"/>
        </w:rPr>
      </w:pPr>
      <w:r w:rsidRPr="00837114">
        <w:rPr>
          <w:b/>
          <w:bCs/>
          <w:lang w:val="es-MX"/>
        </w:rPr>
        <w:t>Almacenamiento informal</w:t>
      </w:r>
      <w:r w:rsidRPr="00837114">
        <w:rPr>
          <w:lang w:val="es-MX"/>
        </w:rPr>
        <w:t xml:space="preserve"> de documentos legales en discos locales, memorias USB o servicios genéricos de nube sin cifrado, coherente con la escasa adopción TIC formal en el sector </w:t>
      </w:r>
      <w:sdt>
        <w:sdtPr>
          <w:rPr>
            <w:lang w:val="es-MX"/>
          </w:rPr>
          <w:id w:val="1280770094"/>
          <w:citation/>
        </w:sdtPr>
        <w:sdtEndPr/>
        <w:sdtContent>
          <w:r w:rsidR="00AC36B4">
            <w:rPr>
              <w:lang w:val="es-MX"/>
            </w:rPr>
            <w:fldChar w:fldCharType="begin"/>
          </w:r>
          <w:r w:rsidR="00AC36B4">
            <w:rPr>
              <w:lang w:val="es-MX"/>
            </w:rPr>
            <w:instrText xml:space="preserve"> CITATION Pro \l 2058 </w:instrText>
          </w:r>
          <w:r w:rsidR="00AC36B4">
            <w:rPr>
              <w:lang w:val="es-MX"/>
            </w:rPr>
            <w:fldChar w:fldCharType="separate"/>
          </w:r>
          <w:r w:rsidR="00852EF3">
            <w:rPr>
              <w:noProof/>
              <w:lang w:val="es-MX"/>
            </w:rPr>
            <w:t>(PNUD)</w:t>
          </w:r>
          <w:r w:rsidR="00AC36B4">
            <w:rPr>
              <w:lang w:val="es-MX"/>
            </w:rPr>
            <w:fldChar w:fldCharType="end"/>
          </w:r>
        </w:sdtContent>
      </w:sdt>
      <w:r w:rsidRPr="00837114">
        <w:rPr>
          <w:lang w:val="es-MX"/>
        </w:rPr>
        <w:t>.</w:t>
      </w:r>
    </w:p>
    <w:p w14:paraId="4EBE4CC4" w14:textId="7E4A1900" w:rsidR="00837114" w:rsidRPr="00837114" w:rsidRDefault="00837114" w:rsidP="00380681">
      <w:pPr>
        <w:numPr>
          <w:ilvl w:val="0"/>
          <w:numId w:val="38"/>
        </w:numPr>
        <w:rPr>
          <w:lang w:val="es-MX"/>
        </w:rPr>
      </w:pPr>
      <w:r w:rsidRPr="00837114">
        <w:rPr>
          <w:b/>
          <w:bCs/>
          <w:lang w:val="es-MX"/>
        </w:rPr>
        <w:t>Ausencia de plataformas empresariales robustas</w:t>
      </w:r>
      <w:r w:rsidRPr="00837114">
        <w:rPr>
          <w:lang w:val="es-MX"/>
        </w:rPr>
        <w:t xml:space="preserve">, balanceadores de carga o mecanismos de recuperación ante desastres, agravada por la escasez de talento digital y los altos costos de provisión tecnológica para PYMEs </w:t>
      </w:r>
      <w:sdt>
        <w:sdtPr>
          <w:rPr>
            <w:lang w:val="es-MX"/>
          </w:rPr>
          <w:id w:val="-99727326"/>
          <w:citation/>
        </w:sdtPr>
        <w:sdtEndPr/>
        <w:sdtContent>
          <w:r w:rsidR="00C16290">
            <w:rPr>
              <w:lang w:val="es-MX"/>
            </w:rPr>
            <w:fldChar w:fldCharType="begin"/>
          </w:r>
          <w:r w:rsidR="00C16290">
            <w:rPr>
              <w:lang w:val="es-MX"/>
            </w:rPr>
            <w:instrText xml:space="preserve">CITATION Ofi22 \t  \l 2058 </w:instrText>
          </w:r>
          <w:r w:rsidR="00C16290">
            <w:rPr>
              <w:lang w:val="es-MX"/>
            </w:rPr>
            <w:fldChar w:fldCharType="separate"/>
          </w:r>
          <w:r w:rsidR="00852EF3">
            <w:rPr>
              <w:noProof/>
              <w:lang w:val="es-MX"/>
            </w:rPr>
            <w:t>(OGTIC, 2022)</w:t>
          </w:r>
          <w:r w:rsidR="00C16290">
            <w:rPr>
              <w:lang w:val="es-MX"/>
            </w:rPr>
            <w:fldChar w:fldCharType="end"/>
          </w:r>
        </w:sdtContent>
      </w:sdt>
      <w:r w:rsidRPr="00837114">
        <w:rPr>
          <w:lang w:val="es-MX"/>
        </w:rPr>
        <w:t>.</w:t>
      </w:r>
    </w:p>
    <w:p w14:paraId="7593D5CA" w14:textId="38200BEB" w:rsidR="00837114" w:rsidRPr="00837114" w:rsidRDefault="00837114" w:rsidP="00380681">
      <w:pPr>
        <w:numPr>
          <w:ilvl w:val="0"/>
          <w:numId w:val="38"/>
        </w:numPr>
        <w:rPr>
          <w:lang w:val="es-MX"/>
        </w:rPr>
      </w:pPr>
      <w:r w:rsidRPr="00837114">
        <w:rPr>
          <w:b/>
          <w:bCs/>
          <w:lang w:val="es-MX"/>
        </w:rPr>
        <w:t>Conectividad estándar sin redundancia ni SLA exigentes</w:t>
      </w:r>
      <w:r w:rsidRPr="00837114">
        <w:rPr>
          <w:lang w:val="es-MX"/>
        </w:rPr>
        <w:t xml:space="preserve">, exponiendo operaciones digitales a interrupciones no controladas </w:t>
      </w:r>
      <w:sdt>
        <w:sdtPr>
          <w:rPr>
            <w:lang w:val="es-MX"/>
          </w:rPr>
          <w:id w:val="-1215878507"/>
          <w:citation/>
        </w:sdtPr>
        <w:sdtEndPr/>
        <w:sdtContent>
          <w:r w:rsidR="00CC548D">
            <w:rPr>
              <w:lang w:val="es-MX"/>
            </w:rPr>
            <w:fldChar w:fldCharType="begin"/>
          </w:r>
          <w:r w:rsidR="00CC548D">
            <w:rPr>
              <w:lang w:val="es-MX"/>
            </w:rPr>
            <w:instrText xml:space="preserve"> CITATION Ban19 \l 2058 </w:instrText>
          </w:r>
          <w:r w:rsidR="00CC548D">
            <w:rPr>
              <w:lang w:val="es-MX"/>
            </w:rPr>
            <w:fldChar w:fldCharType="separate"/>
          </w:r>
          <w:r w:rsidR="00852EF3">
            <w:rPr>
              <w:noProof/>
              <w:lang w:val="es-MX"/>
            </w:rPr>
            <w:t>(BID, 2019)</w:t>
          </w:r>
          <w:r w:rsidR="00CC548D">
            <w:rPr>
              <w:lang w:val="es-MX"/>
            </w:rPr>
            <w:fldChar w:fldCharType="end"/>
          </w:r>
        </w:sdtContent>
      </w:sdt>
      <w:r w:rsidRPr="00837114">
        <w:rPr>
          <w:lang w:val="es-MX"/>
        </w:rPr>
        <w:t>.</w:t>
      </w:r>
    </w:p>
    <w:p w14:paraId="7900B9B8" w14:textId="3C5A84B3" w:rsidR="00A85F87" w:rsidRPr="00837114" w:rsidRDefault="00837114" w:rsidP="00837114">
      <w:pPr>
        <w:rPr>
          <w:lang w:val="es-MX"/>
        </w:rPr>
      </w:pPr>
      <w:r w:rsidRPr="00837114">
        <w:rPr>
          <w:lang w:val="es-MX"/>
        </w:rPr>
        <w:t xml:space="preserve">Esta brecha contrasta con las metas de la Agenda Digital 2030 </w:t>
      </w:r>
      <w:sdt>
        <w:sdtPr>
          <w:rPr>
            <w:lang w:val="es-MX"/>
          </w:rPr>
          <w:id w:val="1506401212"/>
          <w:citation/>
        </w:sdtPr>
        <w:sdtEndPr/>
        <w:sdtContent>
          <w:r w:rsidR="00873F81">
            <w:rPr>
              <w:lang w:val="es-MX"/>
            </w:rPr>
            <w:fldChar w:fldCharType="begin"/>
          </w:r>
          <w:r w:rsidR="00873F81">
            <w:rPr>
              <w:lang w:val="es-MX"/>
            </w:rPr>
            <w:instrText xml:space="preserve">CITATION Ofi22 \t  \l 2058 </w:instrText>
          </w:r>
          <w:r w:rsidR="00873F81">
            <w:rPr>
              <w:lang w:val="es-MX"/>
            </w:rPr>
            <w:fldChar w:fldCharType="separate"/>
          </w:r>
          <w:r w:rsidR="00852EF3">
            <w:rPr>
              <w:noProof/>
              <w:lang w:val="es-MX"/>
            </w:rPr>
            <w:t>(OGTIC, 2022)</w:t>
          </w:r>
          <w:r w:rsidR="00873F81">
            <w:rPr>
              <w:lang w:val="es-MX"/>
            </w:rPr>
            <w:fldChar w:fldCharType="end"/>
          </w:r>
        </w:sdtContent>
      </w:sdt>
      <w:r w:rsidRPr="00837114">
        <w:rPr>
          <w:lang w:val="es-MX"/>
        </w:rPr>
        <w:t xml:space="preserve"> y es corroborada por estadísticas de ten</w:t>
      </w:r>
      <w:r w:rsidR="00926614">
        <w:rPr>
          <w:lang w:val="es-MX"/>
        </w:rPr>
        <w:t>d</w:t>
      </w:r>
      <w:r w:rsidRPr="00837114">
        <w:rPr>
          <w:lang w:val="es-MX"/>
        </w:rPr>
        <w:t xml:space="preserve">encia TIC de la </w:t>
      </w:r>
      <w:sdt>
        <w:sdtPr>
          <w:rPr>
            <w:lang w:val="es-MX"/>
          </w:rPr>
          <w:id w:val="-1728987219"/>
          <w:citation/>
        </w:sdtPr>
        <w:sdtEndPr/>
        <w:sdtContent>
          <w:r w:rsidR="00123B3A">
            <w:rPr>
              <w:lang w:val="es-MX"/>
            </w:rPr>
            <w:fldChar w:fldCharType="begin"/>
          </w:r>
          <w:r w:rsidR="00123B3A">
            <w:rPr>
              <w:lang w:val="es-MX"/>
            </w:rPr>
            <w:instrText xml:space="preserve">CITATION Ofi221 \t  \l 2058 </w:instrText>
          </w:r>
          <w:r w:rsidR="00123B3A">
            <w:rPr>
              <w:lang w:val="es-MX"/>
            </w:rPr>
            <w:fldChar w:fldCharType="separate"/>
          </w:r>
          <w:r w:rsidR="00852EF3">
            <w:rPr>
              <w:noProof/>
              <w:lang w:val="es-MX"/>
            </w:rPr>
            <w:t>(ONE, 2022)</w:t>
          </w:r>
          <w:r w:rsidR="00123B3A">
            <w:rPr>
              <w:lang w:val="es-MX"/>
            </w:rPr>
            <w:fldChar w:fldCharType="end"/>
          </w:r>
        </w:sdtContent>
      </w:sdt>
      <w:r w:rsidRPr="00837114">
        <w:rPr>
          <w:lang w:val="es-MX"/>
        </w:rPr>
        <w:t xml:space="preserve">. Dicha infraestructura resulta </w:t>
      </w:r>
      <w:r w:rsidR="00A755C4" w:rsidRPr="00837114">
        <w:rPr>
          <w:lang w:val="es-MX"/>
        </w:rPr>
        <w:t xml:space="preserve">insuficiente para soportar VeriFinca, </w:t>
      </w:r>
      <w:r w:rsidRPr="00837114">
        <w:rPr>
          <w:lang w:val="es-MX"/>
        </w:rPr>
        <w:t xml:space="preserve">sistema </w:t>
      </w:r>
      <w:r w:rsidR="00A755C4" w:rsidRPr="00837114">
        <w:rPr>
          <w:lang w:val="es-MX"/>
        </w:rPr>
        <w:t xml:space="preserve">que requiere disponibilidad </w:t>
      </w:r>
      <w:r w:rsidRPr="00837114">
        <w:rPr>
          <w:lang w:val="es-MX"/>
        </w:rPr>
        <w:t>del</w:t>
      </w:r>
      <w:r w:rsidR="00A755C4" w:rsidRPr="00837114">
        <w:rPr>
          <w:lang w:val="es-MX"/>
        </w:rPr>
        <w:t xml:space="preserve"> 99.2%, cifrado </w:t>
      </w:r>
      <w:r w:rsidRPr="00837114">
        <w:rPr>
          <w:lang w:val="es-MX"/>
        </w:rPr>
        <w:t xml:space="preserve">en </w:t>
      </w:r>
      <w:r w:rsidR="00A755C4" w:rsidRPr="00837114">
        <w:rPr>
          <w:lang w:val="es-MX"/>
        </w:rPr>
        <w:t xml:space="preserve">reposo y tránsito, </w:t>
      </w:r>
      <w:r w:rsidRPr="00837114">
        <w:rPr>
          <w:lang w:val="es-MX"/>
        </w:rPr>
        <w:t xml:space="preserve">e </w:t>
      </w:r>
      <w:r w:rsidR="00A755C4" w:rsidRPr="00837114">
        <w:rPr>
          <w:lang w:val="es-MX"/>
        </w:rPr>
        <w:t>integración con APIs gubernamentales bajo modelo SaaS</w:t>
      </w:r>
      <w:r w:rsidRPr="00837114">
        <w:rPr>
          <w:lang w:val="es-MX"/>
        </w:rPr>
        <w:t>.</w:t>
      </w:r>
      <w:r w:rsidR="00A85F87" w:rsidRPr="00B531F2">
        <w:br w:type="page"/>
      </w:r>
    </w:p>
    <w:p w14:paraId="1A911FBF" w14:textId="4078E547" w:rsidR="00A755C4" w:rsidRPr="00B531F2" w:rsidRDefault="00A755C4" w:rsidP="002521BA">
      <w:pPr>
        <w:pStyle w:val="Ttulo4"/>
      </w:pPr>
      <w:r w:rsidRPr="00B531F2">
        <w:lastRenderedPageBreak/>
        <w:t>Infraestructura Propuesta</w:t>
      </w:r>
    </w:p>
    <w:p w14:paraId="4C7B9A95" w14:textId="77777777" w:rsidR="00A755C4" w:rsidRPr="00B531F2" w:rsidRDefault="00A755C4" w:rsidP="00A755C4">
      <w:pPr>
        <w:rPr>
          <w:b/>
          <w:bCs/>
        </w:rPr>
      </w:pPr>
      <w:r w:rsidRPr="00B531F2">
        <w:t>Se propone desplegar VeriFinca como una solución </w:t>
      </w:r>
      <w:r w:rsidRPr="00B531F2">
        <w:rPr>
          <w:b/>
          <w:bCs/>
        </w:rPr>
        <w:t>SaaS multi–inquilino</w:t>
      </w:r>
      <w:r w:rsidRPr="00B531F2">
        <w:t> (</w:t>
      </w:r>
      <w:r w:rsidRPr="00B531F2">
        <w:rPr>
          <w:i/>
          <w:iCs/>
        </w:rPr>
        <w:t>multi</w:t>
      </w:r>
      <w:r w:rsidRPr="00B531F2">
        <w:rPr>
          <w:i/>
          <w:iCs/>
        </w:rPr>
        <w:noBreakHyphen/>
        <w:t>tenant</w:t>
      </w:r>
      <w:r w:rsidRPr="00B531F2">
        <w:t>) en </w:t>
      </w:r>
      <w:r w:rsidRPr="00B531F2">
        <w:rPr>
          <w:b/>
          <w:bCs/>
        </w:rPr>
        <w:t>Microsoft Azure</w:t>
      </w:r>
      <w:r w:rsidRPr="00B531F2">
        <w:t>, reduciendo al mínimo la dependencia de hardware local y permitiendo escalar recursos según la demanda real del servicio. La arquitectura se basa en los siguientes componentes principales:</w:t>
      </w:r>
    </w:p>
    <w:p w14:paraId="3CE628CF" w14:textId="77777777" w:rsidR="00A755C4" w:rsidRPr="00B531F2" w:rsidRDefault="00A755C4" w:rsidP="00380681">
      <w:pPr>
        <w:pStyle w:val="Prrafodelista"/>
        <w:numPr>
          <w:ilvl w:val="0"/>
          <w:numId w:val="27"/>
        </w:numPr>
      </w:pPr>
      <w:r w:rsidRPr="00B531F2">
        <w:rPr>
          <w:b/>
          <w:bCs/>
        </w:rPr>
        <w:t>Capa de presentación:</w:t>
      </w:r>
      <w:r w:rsidRPr="00B531F2">
        <w:t> Aplicación web SPA desarrollada en </w:t>
      </w:r>
      <w:r w:rsidRPr="00B531F2">
        <w:rPr>
          <w:b/>
          <w:bCs/>
        </w:rPr>
        <w:t>React con TypeScript</w:t>
      </w:r>
      <w:r w:rsidRPr="00B531F2">
        <w:t>, servida desde Azure App Service o Azure Static Web Apps, accesible vía HTTPS desde un dominio adquirido en Namecheap.</w:t>
      </w:r>
    </w:p>
    <w:p w14:paraId="64B86F81" w14:textId="77777777" w:rsidR="00A755C4" w:rsidRPr="00B531F2" w:rsidRDefault="00A755C4" w:rsidP="00380681">
      <w:pPr>
        <w:pStyle w:val="Prrafodelista"/>
        <w:numPr>
          <w:ilvl w:val="0"/>
          <w:numId w:val="27"/>
        </w:numPr>
      </w:pPr>
      <w:r w:rsidRPr="00B531F2">
        <w:rPr>
          <w:b/>
          <w:bCs/>
        </w:rPr>
        <w:t>Capa de lógica de negocio:</w:t>
      </w:r>
      <w:r w:rsidRPr="00B531F2">
        <w:t> API REST desarrollada en </w:t>
      </w:r>
      <w:r w:rsidRPr="00B531F2">
        <w:rPr>
          <w:b/>
          <w:bCs/>
        </w:rPr>
        <w:t>C# con ASP.NET Core (.NET 8)</w:t>
      </w:r>
      <w:r w:rsidRPr="00B531F2">
        <w:t>, desplegada sobre </w:t>
      </w:r>
      <w:r w:rsidRPr="00B531F2">
        <w:rPr>
          <w:b/>
          <w:bCs/>
        </w:rPr>
        <w:t>Azure App Service</w:t>
      </w:r>
      <w:r w:rsidRPr="00B531F2">
        <w:t> en un plan de servicio escalable según carga de trabajo.</w:t>
      </w:r>
    </w:p>
    <w:p w14:paraId="129A8DB2" w14:textId="77777777" w:rsidR="00A755C4" w:rsidRPr="00B531F2" w:rsidRDefault="00A755C4" w:rsidP="00380681">
      <w:pPr>
        <w:pStyle w:val="Prrafodelista"/>
        <w:numPr>
          <w:ilvl w:val="0"/>
          <w:numId w:val="27"/>
        </w:numPr>
      </w:pPr>
      <w:r w:rsidRPr="00B531F2">
        <w:rPr>
          <w:b/>
          <w:bCs/>
        </w:rPr>
        <w:t>Capa de datos:</w:t>
      </w:r>
    </w:p>
    <w:p w14:paraId="4E3A935F" w14:textId="77777777" w:rsidR="00A755C4" w:rsidRPr="00B531F2" w:rsidRDefault="00A755C4" w:rsidP="00380681">
      <w:pPr>
        <w:pStyle w:val="Prrafodelista"/>
        <w:numPr>
          <w:ilvl w:val="1"/>
          <w:numId w:val="27"/>
        </w:numPr>
      </w:pPr>
      <w:r w:rsidRPr="00B531F2">
        <w:t>Base de datos relacional en </w:t>
      </w:r>
      <w:r w:rsidRPr="00B531F2">
        <w:rPr>
          <w:b/>
          <w:bCs/>
        </w:rPr>
        <w:t>Azure SQL Database</w:t>
      </w:r>
      <w:r w:rsidRPr="00B531F2">
        <w:t>, responsable de almacenar entidades de negocio (proyectos, usuarios, validaciones, auditorías) bajo un modelo multi–tenant estructurado.</w:t>
      </w:r>
    </w:p>
    <w:p w14:paraId="383475B5" w14:textId="77777777" w:rsidR="00A755C4" w:rsidRPr="00B531F2" w:rsidRDefault="00A755C4" w:rsidP="00380681">
      <w:pPr>
        <w:pStyle w:val="Prrafodelista"/>
        <w:numPr>
          <w:ilvl w:val="1"/>
          <w:numId w:val="27"/>
        </w:numPr>
      </w:pPr>
      <w:r w:rsidRPr="00B531F2">
        <w:t>Almacenamiento de documentos (títulos, planos, estados financieros) en </w:t>
      </w:r>
      <w:r w:rsidRPr="00B531F2">
        <w:rPr>
          <w:b/>
          <w:bCs/>
        </w:rPr>
        <w:t>Azure Blob Storage</w:t>
      </w:r>
      <w:r w:rsidRPr="00B531F2">
        <w:t>, con cifrado en reposo y políticas de retención y respaldo configurables.</w:t>
      </w:r>
      <w:r w:rsidRPr="00B531F2">
        <w:rPr>
          <w:rFonts w:cs="Times New Roman"/>
        </w:rPr>
        <w:t>​</w:t>
      </w:r>
    </w:p>
    <w:p w14:paraId="4F94848F" w14:textId="77777777" w:rsidR="00A755C4" w:rsidRPr="00B531F2" w:rsidRDefault="00A755C4" w:rsidP="00380681">
      <w:pPr>
        <w:pStyle w:val="Prrafodelista"/>
        <w:numPr>
          <w:ilvl w:val="0"/>
          <w:numId w:val="27"/>
        </w:numPr>
      </w:pPr>
      <w:r w:rsidRPr="00B531F2">
        <w:rPr>
          <w:b/>
          <w:bCs/>
        </w:rPr>
        <w:t>Capa de seguridad y acceso:</w:t>
      </w:r>
    </w:p>
    <w:p w14:paraId="0FAE39B2" w14:textId="28B0FE5F" w:rsidR="00A755C4" w:rsidRPr="00B531F2" w:rsidRDefault="00A755C4" w:rsidP="00380681">
      <w:pPr>
        <w:pStyle w:val="Prrafodelista"/>
        <w:numPr>
          <w:ilvl w:val="1"/>
          <w:numId w:val="27"/>
        </w:numPr>
      </w:pPr>
      <w:r w:rsidRPr="00B531F2">
        <w:t>Autenticación y autorización mediante </w:t>
      </w:r>
      <w:r w:rsidRPr="00B531F2">
        <w:rPr>
          <w:b/>
          <w:bCs/>
        </w:rPr>
        <w:t>JSON Web Tokens (JWT)</w:t>
      </w:r>
      <w:r w:rsidRPr="00B531F2">
        <w:t> emitidos por la API, con control de roles (Administrador, Usuario).</w:t>
      </w:r>
    </w:p>
    <w:p w14:paraId="29E809AD" w14:textId="77777777" w:rsidR="00A755C4" w:rsidRDefault="00A755C4" w:rsidP="00380681">
      <w:pPr>
        <w:pStyle w:val="Prrafodelista"/>
        <w:numPr>
          <w:ilvl w:val="1"/>
          <w:numId w:val="27"/>
        </w:numPr>
      </w:pPr>
      <w:r w:rsidRPr="00B531F2">
        <w:t>Certificados TLS/SSL gestionados desde Azure, asociados a dominios registrados en </w:t>
      </w:r>
      <w:r w:rsidRPr="00B531F2">
        <w:rPr>
          <w:b/>
          <w:bCs/>
        </w:rPr>
        <w:t>Namecheap</w:t>
      </w:r>
      <w:r w:rsidRPr="00B531F2">
        <w:t>, garantizando comunicaciones seguras extremo a extremo.</w:t>
      </w:r>
    </w:p>
    <w:p w14:paraId="27645274" w14:textId="77777777" w:rsidR="0030459C" w:rsidRDefault="0030459C" w:rsidP="00380681">
      <w:pPr>
        <w:pStyle w:val="Prrafodelista"/>
        <w:numPr>
          <w:ilvl w:val="0"/>
          <w:numId w:val="27"/>
        </w:numPr>
      </w:pPr>
      <w:r>
        <w:t>Servicios externos integrados:</w:t>
      </w:r>
    </w:p>
    <w:p w14:paraId="342A1D17" w14:textId="77777777" w:rsidR="0030459C" w:rsidRDefault="0030459C" w:rsidP="00380681">
      <w:pPr>
        <w:pStyle w:val="Prrafodelista"/>
        <w:numPr>
          <w:ilvl w:val="1"/>
          <w:numId w:val="27"/>
        </w:numPr>
      </w:pPr>
      <w:r>
        <w:t>Resend como proveedor de correo transaccional para el envío de confirmaciones de cuenta, alertas de validación, notificaciones operativas, entrega de reportes y comunicaciones automáticas del sistema.</w:t>
      </w:r>
    </w:p>
    <w:p w14:paraId="51BEDEA0" w14:textId="77777777" w:rsidR="0030459C" w:rsidRDefault="0030459C" w:rsidP="00380681">
      <w:pPr>
        <w:pStyle w:val="Prrafodelista"/>
        <w:numPr>
          <w:ilvl w:val="1"/>
          <w:numId w:val="27"/>
        </w:numPr>
      </w:pPr>
      <w:r>
        <w:t>Stripe Checkout como pasarela de pago para el procesamiento seguro de cobros en línea asociados a suscripciones y validaciones de pago por uso.</w:t>
      </w:r>
    </w:p>
    <w:p w14:paraId="66A516D9" w14:textId="77777777" w:rsidR="0030459C" w:rsidRDefault="0030459C" w:rsidP="00380681">
      <w:pPr>
        <w:pStyle w:val="Prrafodelista"/>
        <w:numPr>
          <w:ilvl w:val="1"/>
          <w:numId w:val="27"/>
        </w:numPr>
      </w:pPr>
      <w:r>
        <w:t>Stripe Billing como servicio complementario para la gestión del ciclo de vida de las suscripciones, incluyendo renovación, control de estado, facturación recurrente y eventos asociados al plan contratado por el cliente.</w:t>
      </w:r>
    </w:p>
    <w:p w14:paraId="7B290BA9" w14:textId="7D48A313" w:rsidR="0030459C" w:rsidRPr="00B531F2" w:rsidRDefault="0030459C" w:rsidP="00380681">
      <w:pPr>
        <w:pStyle w:val="Prrafodelista"/>
        <w:numPr>
          <w:ilvl w:val="1"/>
          <w:numId w:val="27"/>
        </w:numPr>
      </w:pPr>
      <w:r>
        <w:t>Estas integraciones operan como servicios externos conectados a la API de VeriFinca, sin formar parte del núcleo interno de validación documental, pero resultando necesarias para la operación comercial y comunicacional del modelo SaaS.</w:t>
      </w:r>
    </w:p>
    <w:p w14:paraId="266F70DF" w14:textId="2B495284" w:rsidR="00A755C4" w:rsidRPr="00B531F2" w:rsidRDefault="00A755C4" w:rsidP="00A85F87">
      <w:r w:rsidRPr="00B531F2">
        <w:lastRenderedPageBreak/>
        <w:t>Bajo este esquema, los clientes consumen VeriFinca como servicio SaaS a través de sus navegadores, sin requerir servidores propios ni instalaciones locales, lo que incrementa significativamente la factibilidad técnica de adopción en el sector inmobiliario.</w:t>
      </w:r>
      <w:r w:rsidRPr="00B531F2">
        <w:rPr>
          <w:rFonts w:cs="Times New Roman"/>
        </w:rPr>
        <w:t>​​</w:t>
      </w:r>
    </w:p>
    <w:p w14:paraId="190FE78B" w14:textId="4280EBE7" w:rsidR="00A85F87" w:rsidRPr="00B531F2" w:rsidRDefault="00A85F87">
      <w:pPr>
        <w:spacing w:before="120" w:after="200" w:line="264" w:lineRule="auto"/>
        <w:ind w:firstLine="0"/>
        <w:rPr>
          <w:rFonts w:eastAsiaTheme="majorEastAsia" w:cstheme="majorBidi"/>
          <w:b/>
          <w:bCs/>
          <w:iCs/>
          <w:color w:val="000000" w:themeColor="accent1" w:themeShade="BF"/>
        </w:rPr>
      </w:pPr>
    </w:p>
    <w:p w14:paraId="1C49D648" w14:textId="36EF6559" w:rsidR="00A755C4" w:rsidRPr="00B531F2" w:rsidRDefault="00A755C4" w:rsidP="002521BA">
      <w:pPr>
        <w:pStyle w:val="Ttulo4"/>
      </w:pPr>
      <w:r w:rsidRPr="00B531F2">
        <w:t>Tecnologías Seleccionadas</w:t>
      </w:r>
    </w:p>
    <w:p w14:paraId="57AE55A2" w14:textId="77777777" w:rsidR="00A755C4" w:rsidRPr="00B531F2" w:rsidRDefault="00A755C4" w:rsidP="00A755C4">
      <w:r w:rsidRPr="00B531F2">
        <w:t>La tabla siguiente resume las tecnologías clave propuestas para cada capa del sistema, justificando su selección.</w:t>
      </w:r>
    </w:p>
    <w:p w14:paraId="5617FAA5" w14:textId="1367CB17" w:rsidR="00A755C4" w:rsidRPr="00B531F2" w:rsidRDefault="00A755C4" w:rsidP="00617FE9">
      <w:pPr>
        <w:pStyle w:val="Figuras"/>
      </w:pPr>
      <w:bookmarkStart w:id="48" w:name="_Toc227357375"/>
      <w:r w:rsidRPr="008572EA">
        <w:t xml:space="preserve">Tabla </w:t>
      </w:r>
      <w:r w:rsidR="006A6DEE" w:rsidRPr="008572EA">
        <w:fldChar w:fldCharType="begin"/>
      </w:r>
      <w:r w:rsidR="006A6DEE">
        <w:instrText xml:space="preserve"> SEQ Tabla \* ARABIC </w:instrText>
      </w:r>
      <w:r w:rsidR="006A6DEE" w:rsidRPr="008572EA">
        <w:fldChar w:fldCharType="separate"/>
      </w:r>
      <w:r w:rsidR="00B111AF">
        <w:rPr>
          <w:noProof/>
        </w:rPr>
        <w:t>5</w:t>
      </w:r>
      <w:r w:rsidR="006A6DEE" w:rsidRPr="008572EA">
        <w:fldChar w:fldCharType="end"/>
      </w:r>
      <w:r w:rsidRPr="00B531F2">
        <w:br/>
        <w:t>Tecnologías Seleccionadas</w:t>
      </w:r>
      <w:bookmarkEnd w:id="48"/>
    </w:p>
    <w:tbl>
      <w:tblPr>
        <w:tblStyle w:val="Tablanormal2"/>
        <w:tblW w:w="0" w:type="auto"/>
        <w:tblLook w:val="0620" w:firstRow="1" w:lastRow="0" w:firstColumn="0" w:lastColumn="0" w:noHBand="1" w:noVBand="1"/>
      </w:tblPr>
      <w:tblGrid>
        <w:gridCol w:w="1870"/>
        <w:gridCol w:w="1978"/>
        <w:gridCol w:w="5512"/>
      </w:tblGrid>
      <w:tr w:rsidR="00406F14" w:rsidRPr="0016218D" w14:paraId="4A2FB263" w14:textId="77777777" w:rsidTr="00AE27A8">
        <w:trPr>
          <w:cnfStyle w:val="100000000000" w:firstRow="1" w:lastRow="0" w:firstColumn="0" w:lastColumn="0" w:oddVBand="0" w:evenVBand="0" w:oddHBand="0" w:evenHBand="0" w:firstRowFirstColumn="0" w:firstRowLastColumn="0" w:lastRowFirstColumn="0" w:lastRowLastColumn="0"/>
          <w:tblHeader/>
        </w:trPr>
        <w:tc>
          <w:tcPr>
            <w:tcW w:w="0" w:type="auto"/>
            <w:vAlign w:val="center"/>
            <w:hideMark/>
          </w:tcPr>
          <w:p w14:paraId="70F78120" w14:textId="77777777" w:rsidR="00A755C4" w:rsidRPr="00640AF5" w:rsidRDefault="00A755C4" w:rsidP="00A85F87">
            <w:pPr>
              <w:spacing w:before="120" w:after="0"/>
              <w:ind w:firstLine="0"/>
              <w:jc w:val="center"/>
              <w:rPr>
                <w:szCs w:val="18"/>
              </w:rPr>
            </w:pPr>
            <w:r w:rsidRPr="00640AF5">
              <w:rPr>
                <w:szCs w:val="18"/>
              </w:rPr>
              <w:t>Capa</w:t>
            </w:r>
          </w:p>
        </w:tc>
        <w:tc>
          <w:tcPr>
            <w:tcW w:w="0" w:type="auto"/>
            <w:vAlign w:val="center"/>
            <w:hideMark/>
          </w:tcPr>
          <w:p w14:paraId="6221AC1F" w14:textId="77777777" w:rsidR="00A755C4" w:rsidRPr="00640AF5" w:rsidRDefault="00A755C4" w:rsidP="00A85F87">
            <w:pPr>
              <w:spacing w:before="120" w:after="0"/>
              <w:ind w:firstLine="0"/>
              <w:jc w:val="center"/>
              <w:rPr>
                <w:szCs w:val="18"/>
              </w:rPr>
            </w:pPr>
            <w:r w:rsidRPr="00640AF5">
              <w:rPr>
                <w:szCs w:val="18"/>
              </w:rPr>
              <w:t>Tecnología Propuesta</w:t>
            </w:r>
          </w:p>
        </w:tc>
        <w:tc>
          <w:tcPr>
            <w:tcW w:w="0" w:type="auto"/>
            <w:vAlign w:val="center"/>
            <w:hideMark/>
          </w:tcPr>
          <w:p w14:paraId="40D51913" w14:textId="77777777" w:rsidR="00A755C4" w:rsidRPr="00640AF5" w:rsidRDefault="00A755C4" w:rsidP="00A85F87">
            <w:pPr>
              <w:spacing w:before="120" w:after="0"/>
              <w:ind w:firstLine="0"/>
              <w:jc w:val="center"/>
              <w:rPr>
                <w:szCs w:val="18"/>
              </w:rPr>
            </w:pPr>
            <w:r w:rsidRPr="00640AF5">
              <w:rPr>
                <w:szCs w:val="18"/>
              </w:rPr>
              <w:t>Justificación Técnica</w:t>
            </w:r>
          </w:p>
        </w:tc>
      </w:tr>
      <w:tr w:rsidR="007736DA" w:rsidRPr="0016218D" w14:paraId="30640EA7" w14:textId="77777777" w:rsidTr="00AE27A8">
        <w:tc>
          <w:tcPr>
            <w:tcW w:w="0" w:type="auto"/>
            <w:vAlign w:val="center"/>
            <w:hideMark/>
          </w:tcPr>
          <w:p w14:paraId="22DB5A8E" w14:textId="77777777" w:rsidR="00A755C4" w:rsidRPr="00640AF5" w:rsidRDefault="00A755C4" w:rsidP="00A85F87">
            <w:pPr>
              <w:spacing w:before="120" w:after="0"/>
              <w:ind w:firstLine="0"/>
              <w:jc w:val="center"/>
              <w:rPr>
                <w:szCs w:val="18"/>
              </w:rPr>
            </w:pPr>
            <w:r w:rsidRPr="00640AF5">
              <w:rPr>
                <w:szCs w:val="18"/>
              </w:rPr>
              <w:t>Lenguaje backend</w:t>
            </w:r>
          </w:p>
        </w:tc>
        <w:tc>
          <w:tcPr>
            <w:tcW w:w="0" w:type="auto"/>
            <w:vAlign w:val="center"/>
            <w:hideMark/>
          </w:tcPr>
          <w:p w14:paraId="542DC437" w14:textId="77777777" w:rsidR="00A755C4" w:rsidRPr="00640AF5" w:rsidRDefault="00A755C4" w:rsidP="00A85F87">
            <w:pPr>
              <w:spacing w:before="120" w:after="0"/>
              <w:ind w:firstLine="0"/>
              <w:jc w:val="center"/>
              <w:rPr>
                <w:szCs w:val="18"/>
              </w:rPr>
            </w:pPr>
            <w:r w:rsidRPr="00640AF5">
              <w:rPr>
                <w:b/>
                <w:szCs w:val="18"/>
              </w:rPr>
              <w:t>C# (.NET 8)</w:t>
            </w:r>
          </w:p>
        </w:tc>
        <w:tc>
          <w:tcPr>
            <w:tcW w:w="0" w:type="auto"/>
            <w:vAlign w:val="center"/>
            <w:hideMark/>
          </w:tcPr>
          <w:p w14:paraId="7ACD4885" w14:textId="77777777" w:rsidR="00A755C4" w:rsidRPr="00640AF5" w:rsidRDefault="00A755C4" w:rsidP="00A85F87">
            <w:pPr>
              <w:spacing w:before="120" w:after="0"/>
              <w:ind w:firstLine="0"/>
              <w:jc w:val="center"/>
              <w:rPr>
                <w:szCs w:val="18"/>
              </w:rPr>
            </w:pPr>
            <w:r w:rsidRPr="00640AF5">
              <w:rPr>
                <w:szCs w:val="18"/>
              </w:rPr>
              <w:t>Lenguaje maduro, tipado fuerte, ampliamente utilizado en banca y gobierno; facilita aplicar patrones de diseño y buenas prácticas de seguridad.</w:t>
            </w:r>
          </w:p>
        </w:tc>
      </w:tr>
      <w:tr w:rsidR="007736DA" w:rsidRPr="0016218D" w14:paraId="40DA7EF1" w14:textId="77777777" w:rsidTr="00AE27A8">
        <w:tc>
          <w:tcPr>
            <w:tcW w:w="0" w:type="auto"/>
            <w:vAlign w:val="center"/>
            <w:hideMark/>
          </w:tcPr>
          <w:p w14:paraId="0992EBB9" w14:textId="77777777" w:rsidR="00A755C4" w:rsidRPr="00640AF5" w:rsidRDefault="00A755C4" w:rsidP="00A85F87">
            <w:pPr>
              <w:spacing w:before="120" w:after="0"/>
              <w:ind w:firstLine="0"/>
              <w:jc w:val="center"/>
              <w:rPr>
                <w:szCs w:val="18"/>
              </w:rPr>
            </w:pPr>
            <w:r w:rsidRPr="00640AF5">
              <w:rPr>
                <w:szCs w:val="18"/>
              </w:rPr>
              <w:t>Framework web backend</w:t>
            </w:r>
          </w:p>
        </w:tc>
        <w:tc>
          <w:tcPr>
            <w:tcW w:w="0" w:type="auto"/>
            <w:vAlign w:val="center"/>
            <w:hideMark/>
          </w:tcPr>
          <w:p w14:paraId="6469BD85" w14:textId="77777777" w:rsidR="00A755C4" w:rsidRPr="00640AF5" w:rsidRDefault="00A755C4" w:rsidP="00A85F87">
            <w:pPr>
              <w:spacing w:before="120" w:after="0"/>
              <w:ind w:firstLine="0"/>
              <w:jc w:val="center"/>
              <w:rPr>
                <w:szCs w:val="18"/>
                <w:lang w:val="en-US"/>
              </w:rPr>
            </w:pPr>
            <w:r w:rsidRPr="00640AF5">
              <w:rPr>
                <w:b/>
                <w:szCs w:val="18"/>
                <w:lang w:val="en-US"/>
              </w:rPr>
              <w:t>ASP.NET Core Web API</w:t>
            </w:r>
          </w:p>
        </w:tc>
        <w:tc>
          <w:tcPr>
            <w:tcW w:w="0" w:type="auto"/>
            <w:vAlign w:val="center"/>
            <w:hideMark/>
          </w:tcPr>
          <w:p w14:paraId="479882B0" w14:textId="77777777" w:rsidR="00A755C4" w:rsidRPr="00640AF5" w:rsidRDefault="00A755C4" w:rsidP="00A85F87">
            <w:pPr>
              <w:spacing w:before="120" w:after="0"/>
              <w:ind w:firstLine="0"/>
              <w:jc w:val="center"/>
              <w:rPr>
                <w:szCs w:val="18"/>
              </w:rPr>
            </w:pPr>
            <w:r w:rsidRPr="00640AF5">
              <w:rPr>
                <w:szCs w:val="18"/>
              </w:rPr>
              <w:t xml:space="preserve">Ideal para construir APIs REST de alto rendimiento, con soporte nativo para autenticación, filtros, </w:t>
            </w:r>
            <w:r w:rsidRPr="00640AF5">
              <w:rPr>
                <w:i/>
                <w:szCs w:val="18"/>
              </w:rPr>
              <w:t>middleware</w:t>
            </w:r>
            <w:r w:rsidRPr="00640AF5">
              <w:rPr>
                <w:szCs w:val="18"/>
              </w:rPr>
              <w:t xml:space="preserve"> y logging estructurado.</w:t>
            </w:r>
          </w:p>
        </w:tc>
      </w:tr>
      <w:tr w:rsidR="007736DA" w:rsidRPr="0016218D" w14:paraId="573F3F38" w14:textId="77777777" w:rsidTr="00AE27A8">
        <w:tc>
          <w:tcPr>
            <w:tcW w:w="0" w:type="auto"/>
            <w:vAlign w:val="center"/>
            <w:hideMark/>
          </w:tcPr>
          <w:p w14:paraId="1944B7B3" w14:textId="77777777" w:rsidR="00A755C4" w:rsidRPr="00640AF5" w:rsidRDefault="00A755C4" w:rsidP="00A85F87">
            <w:pPr>
              <w:spacing w:before="120" w:after="0"/>
              <w:ind w:firstLine="0"/>
              <w:jc w:val="center"/>
              <w:rPr>
                <w:szCs w:val="18"/>
              </w:rPr>
            </w:pPr>
            <w:r w:rsidRPr="00640AF5">
              <w:rPr>
                <w:szCs w:val="18"/>
              </w:rPr>
              <w:t>Frontend</w:t>
            </w:r>
          </w:p>
        </w:tc>
        <w:tc>
          <w:tcPr>
            <w:tcW w:w="0" w:type="auto"/>
            <w:vAlign w:val="center"/>
            <w:hideMark/>
          </w:tcPr>
          <w:p w14:paraId="7C4800D3" w14:textId="77777777" w:rsidR="00A755C4" w:rsidRPr="00640AF5" w:rsidRDefault="00A755C4" w:rsidP="00A85F87">
            <w:pPr>
              <w:spacing w:before="120" w:after="0"/>
              <w:ind w:firstLine="0"/>
              <w:jc w:val="center"/>
              <w:rPr>
                <w:szCs w:val="18"/>
              </w:rPr>
            </w:pPr>
            <w:r w:rsidRPr="00640AF5">
              <w:rPr>
                <w:b/>
                <w:szCs w:val="18"/>
              </w:rPr>
              <w:t>React + TypeScript</w:t>
            </w:r>
          </w:p>
        </w:tc>
        <w:tc>
          <w:tcPr>
            <w:tcW w:w="0" w:type="auto"/>
            <w:vAlign w:val="center"/>
            <w:hideMark/>
          </w:tcPr>
          <w:p w14:paraId="7154A4B2" w14:textId="77777777" w:rsidR="00A755C4" w:rsidRPr="00640AF5" w:rsidRDefault="00A755C4" w:rsidP="00A85F87">
            <w:pPr>
              <w:spacing w:before="120" w:after="0"/>
              <w:ind w:firstLine="0"/>
              <w:jc w:val="center"/>
              <w:rPr>
                <w:szCs w:val="18"/>
              </w:rPr>
            </w:pPr>
            <w:r w:rsidRPr="00640AF5">
              <w:rPr>
                <w:szCs w:val="18"/>
              </w:rPr>
              <w:t>Permite desarrollar interfaces reactivas modernas con tipado estático, mejorando mantenibilidad y reduciendo errores en tiempo de ejecución.</w:t>
            </w:r>
          </w:p>
        </w:tc>
      </w:tr>
      <w:tr w:rsidR="007736DA" w:rsidRPr="0016218D" w14:paraId="1A4B6407" w14:textId="77777777" w:rsidTr="00AE27A8">
        <w:tc>
          <w:tcPr>
            <w:tcW w:w="0" w:type="auto"/>
            <w:vAlign w:val="center"/>
            <w:hideMark/>
          </w:tcPr>
          <w:p w14:paraId="3069193E" w14:textId="77777777" w:rsidR="00A755C4" w:rsidRPr="00640AF5" w:rsidRDefault="00A755C4" w:rsidP="00A85F87">
            <w:pPr>
              <w:spacing w:before="120" w:after="0"/>
              <w:ind w:firstLine="0"/>
              <w:jc w:val="center"/>
              <w:rPr>
                <w:szCs w:val="18"/>
              </w:rPr>
            </w:pPr>
            <w:r w:rsidRPr="00640AF5">
              <w:rPr>
                <w:szCs w:val="18"/>
              </w:rPr>
              <w:t>Base de datos relacional</w:t>
            </w:r>
          </w:p>
        </w:tc>
        <w:tc>
          <w:tcPr>
            <w:tcW w:w="0" w:type="auto"/>
            <w:vAlign w:val="center"/>
            <w:hideMark/>
          </w:tcPr>
          <w:p w14:paraId="4AFA2774" w14:textId="77777777" w:rsidR="00A755C4" w:rsidRPr="00640AF5" w:rsidRDefault="00A755C4" w:rsidP="00A85F87">
            <w:pPr>
              <w:spacing w:before="120" w:after="0"/>
              <w:ind w:firstLine="0"/>
              <w:jc w:val="center"/>
              <w:rPr>
                <w:szCs w:val="18"/>
              </w:rPr>
            </w:pPr>
            <w:r w:rsidRPr="00640AF5">
              <w:rPr>
                <w:b/>
                <w:szCs w:val="18"/>
              </w:rPr>
              <w:t>Azure SQL Database (SQL Server)</w:t>
            </w:r>
          </w:p>
        </w:tc>
        <w:tc>
          <w:tcPr>
            <w:tcW w:w="0" w:type="auto"/>
            <w:vAlign w:val="center"/>
            <w:hideMark/>
          </w:tcPr>
          <w:p w14:paraId="79C8755D" w14:textId="77777777" w:rsidR="00A755C4" w:rsidRPr="00640AF5" w:rsidRDefault="00A755C4" w:rsidP="00A85F87">
            <w:pPr>
              <w:spacing w:before="120" w:after="0"/>
              <w:ind w:firstLine="0"/>
              <w:jc w:val="center"/>
              <w:rPr>
                <w:szCs w:val="18"/>
              </w:rPr>
            </w:pPr>
            <w:r w:rsidRPr="00640AF5">
              <w:rPr>
                <w:szCs w:val="18"/>
              </w:rPr>
              <w:t>Servicio administrado de base de datos compatible con SQL Server, con escalabilidad, respaldo automático y alta disponibilidad gestionada por Azure.</w:t>
            </w:r>
          </w:p>
        </w:tc>
      </w:tr>
      <w:tr w:rsidR="007736DA" w:rsidRPr="0016218D" w14:paraId="54686DD1" w14:textId="77777777" w:rsidTr="00AE27A8">
        <w:tc>
          <w:tcPr>
            <w:tcW w:w="0" w:type="auto"/>
            <w:vAlign w:val="center"/>
            <w:hideMark/>
          </w:tcPr>
          <w:p w14:paraId="5949221B" w14:textId="77777777" w:rsidR="00A755C4" w:rsidRPr="00640AF5" w:rsidRDefault="00A755C4" w:rsidP="00A85F87">
            <w:pPr>
              <w:spacing w:before="120" w:after="0"/>
              <w:ind w:firstLine="0"/>
              <w:jc w:val="center"/>
              <w:rPr>
                <w:szCs w:val="18"/>
              </w:rPr>
            </w:pPr>
            <w:r w:rsidRPr="00640AF5">
              <w:rPr>
                <w:szCs w:val="18"/>
              </w:rPr>
              <w:t>Almacenamiento de archivos</w:t>
            </w:r>
          </w:p>
        </w:tc>
        <w:tc>
          <w:tcPr>
            <w:tcW w:w="0" w:type="auto"/>
            <w:vAlign w:val="center"/>
            <w:hideMark/>
          </w:tcPr>
          <w:p w14:paraId="65AE3D2C" w14:textId="77777777" w:rsidR="00A755C4" w:rsidRPr="00640AF5" w:rsidRDefault="00A755C4" w:rsidP="00A85F87">
            <w:pPr>
              <w:spacing w:before="120" w:after="0"/>
              <w:ind w:firstLine="0"/>
              <w:jc w:val="center"/>
              <w:rPr>
                <w:szCs w:val="18"/>
              </w:rPr>
            </w:pPr>
            <w:r w:rsidRPr="00640AF5">
              <w:rPr>
                <w:b/>
                <w:szCs w:val="18"/>
              </w:rPr>
              <w:t>Azure Blob Storage</w:t>
            </w:r>
          </w:p>
        </w:tc>
        <w:tc>
          <w:tcPr>
            <w:tcW w:w="0" w:type="auto"/>
            <w:vAlign w:val="center"/>
            <w:hideMark/>
          </w:tcPr>
          <w:p w14:paraId="686DB93E" w14:textId="77777777" w:rsidR="00A755C4" w:rsidRPr="00640AF5" w:rsidRDefault="00A755C4" w:rsidP="00A85F87">
            <w:pPr>
              <w:spacing w:before="120" w:after="0"/>
              <w:ind w:firstLine="0"/>
              <w:jc w:val="center"/>
              <w:rPr>
                <w:szCs w:val="18"/>
              </w:rPr>
            </w:pPr>
            <w:r w:rsidRPr="00640AF5">
              <w:rPr>
                <w:szCs w:val="18"/>
              </w:rPr>
              <w:t>Ofrece almacenamiento económico, cifrado, durabilidad elevada y acceso mediante APIs para los documentos legales y financieros digitalizados.</w:t>
            </w:r>
          </w:p>
        </w:tc>
      </w:tr>
      <w:tr w:rsidR="007736DA" w:rsidRPr="0016218D" w14:paraId="291F5A5C" w14:textId="77777777" w:rsidTr="00AE27A8">
        <w:tc>
          <w:tcPr>
            <w:tcW w:w="0" w:type="auto"/>
            <w:vAlign w:val="center"/>
            <w:hideMark/>
          </w:tcPr>
          <w:p w14:paraId="4549D327" w14:textId="77777777" w:rsidR="00A755C4" w:rsidRPr="00640AF5" w:rsidRDefault="00A755C4" w:rsidP="00A85F87">
            <w:pPr>
              <w:spacing w:before="120" w:after="0"/>
              <w:ind w:firstLine="0"/>
              <w:jc w:val="center"/>
              <w:rPr>
                <w:szCs w:val="18"/>
              </w:rPr>
            </w:pPr>
            <w:r w:rsidRPr="00640AF5">
              <w:rPr>
                <w:szCs w:val="18"/>
              </w:rPr>
              <w:t>Acceso a datos</w:t>
            </w:r>
          </w:p>
        </w:tc>
        <w:tc>
          <w:tcPr>
            <w:tcW w:w="0" w:type="auto"/>
            <w:vAlign w:val="center"/>
            <w:hideMark/>
          </w:tcPr>
          <w:p w14:paraId="3C364C0C" w14:textId="77777777" w:rsidR="00A755C4" w:rsidRPr="00640AF5" w:rsidRDefault="00A755C4" w:rsidP="00A85F87">
            <w:pPr>
              <w:spacing w:before="120" w:after="0"/>
              <w:ind w:firstLine="0"/>
              <w:jc w:val="center"/>
              <w:rPr>
                <w:szCs w:val="18"/>
              </w:rPr>
            </w:pPr>
            <w:r w:rsidRPr="00640AF5">
              <w:rPr>
                <w:b/>
                <w:szCs w:val="18"/>
              </w:rPr>
              <w:t>Entity Framework Core</w:t>
            </w:r>
          </w:p>
        </w:tc>
        <w:tc>
          <w:tcPr>
            <w:tcW w:w="0" w:type="auto"/>
            <w:vAlign w:val="center"/>
            <w:hideMark/>
          </w:tcPr>
          <w:p w14:paraId="0A1029C7" w14:textId="77777777" w:rsidR="00A755C4" w:rsidRPr="00640AF5" w:rsidRDefault="00A755C4" w:rsidP="00A85F87">
            <w:pPr>
              <w:spacing w:before="120" w:after="0"/>
              <w:ind w:firstLine="0"/>
              <w:jc w:val="center"/>
              <w:rPr>
                <w:szCs w:val="18"/>
              </w:rPr>
            </w:pPr>
            <w:r w:rsidRPr="00640AF5">
              <w:rPr>
                <w:szCs w:val="18"/>
              </w:rPr>
              <w:t xml:space="preserve">Simplifica el mapeo objeto–relacional en C#, reduce código repetitivo y facilita la implementación de repositorios y </w:t>
            </w:r>
            <w:r w:rsidRPr="00640AF5">
              <w:rPr>
                <w:i/>
                <w:szCs w:val="18"/>
              </w:rPr>
              <w:t>unit of work</w:t>
            </w:r>
            <w:r w:rsidRPr="00640AF5">
              <w:rPr>
                <w:szCs w:val="18"/>
              </w:rPr>
              <w:t>.</w:t>
            </w:r>
          </w:p>
        </w:tc>
      </w:tr>
      <w:tr w:rsidR="007736DA" w:rsidRPr="0016218D" w14:paraId="5E777ECB" w14:textId="77777777" w:rsidTr="00AE27A8">
        <w:tc>
          <w:tcPr>
            <w:tcW w:w="0" w:type="auto"/>
            <w:vAlign w:val="center"/>
            <w:hideMark/>
          </w:tcPr>
          <w:p w14:paraId="32DA5590" w14:textId="77777777" w:rsidR="00A755C4" w:rsidRPr="00640AF5" w:rsidRDefault="00A755C4" w:rsidP="00A85F87">
            <w:pPr>
              <w:spacing w:before="120" w:after="0"/>
              <w:ind w:firstLine="0"/>
              <w:jc w:val="center"/>
              <w:rPr>
                <w:szCs w:val="18"/>
              </w:rPr>
            </w:pPr>
            <w:r w:rsidRPr="00640AF5">
              <w:rPr>
                <w:szCs w:val="18"/>
              </w:rPr>
              <w:lastRenderedPageBreak/>
              <w:t>Hosting de aplicación</w:t>
            </w:r>
          </w:p>
        </w:tc>
        <w:tc>
          <w:tcPr>
            <w:tcW w:w="0" w:type="auto"/>
            <w:vAlign w:val="center"/>
            <w:hideMark/>
          </w:tcPr>
          <w:p w14:paraId="7D113C7E" w14:textId="77777777" w:rsidR="00A755C4" w:rsidRPr="00640AF5" w:rsidRDefault="00A755C4" w:rsidP="00A85F87">
            <w:pPr>
              <w:spacing w:before="120" w:after="0"/>
              <w:ind w:firstLine="0"/>
              <w:jc w:val="center"/>
              <w:rPr>
                <w:szCs w:val="18"/>
              </w:rPr>
            </w:pPr>
            <w:r w:rsidRPr="00640AF5">
              <w:rPr>
                <w:b/>
                <w:szCs w:val="18"/>
              </w:rPr>
              <w:t>Azure App Service</w:t>
            </w:r>
          </w:p>
        </w:tc>
        <w:tc>
          <w:tcPr>
            <w:tcW w:w="0" w:type="auto"/>
            <w:vAlign w:val="center"/>
            <w:hideMark/>
          </w:tcPr>
          <w:p w14:paraId="194A9D0B" w14:textId="77777777" w:rsidR="00A755C4" w:rsidRPr="00640AF5" w:rsidRDefault="00A755C4" w:rsidP="00A85F87">
            <w:pPr>
              <w:spacing w:before="120" w:after="0"/>
              <w:ind w:firstLine="0"/>
              <w:jc w:val="center"/>
              <w:rPr>
                <w:szCs w:val="18"/>
              </w:rPr>
            </w:pPr>
            <w:r w:rsidRPr="00640AF5">
              <w:rPr>
                <w:szCs w:val="18"/>
              </w:rPr>
              <w:t>Plataforma PaaS que permite desplegar y escalar aplicaciones .NET y Node.js sin gestionar servidores, con integración continua y monitoreo integrado.</w:t>
            </w:r>
          </w:p>
        </w:tc>
      </w:tr>
      <w:tr w:rsidR="007736DA" w:rsidRPr="0016218D" w14:paraId="758863F6" w14:textId="77777777" w:rsidTr="00AE27A8">
        <w:tc>
          <w:tcPr>
            <w:tcW w:w="0" w:type="auto"/>
            <w:vAlign w:val="center"/>
            <w:hideMark/>
          </w:tcPr>
          <w:p w14:paraId="29481CBF" w14:textId="77777777" w:rsidR="00A755C4" w:rsidRPr="00640AF5" w:rsidRDefault="00A755C4" w:rsidP="00A85F87">
            <w:pPr>
              <w:spacing w:before="120" w:after="0"/>
              <w:ind w:firstLine="0"/>
              <w:jc w:val="center"/>
              <w:rPr>
                <w:szCs w:val="18"/>
              </w:rPr>
            </w:pPr>
            <w:r w:rsidRPr="00640AF5">
              <w:rPr>
                <w:szCs w:val="18"/>
              </w:rPr>
              <w:t>Seguridad de sesión</w:t>
            </w:r>
          </w:p>
        </w:tc>
        <w:tc>
          <w:tcPr>
            <w:tcW w:w="0" w:type="auto"/>
            <w:vAlign w:val="center"/>
            <w:hideMark/>
          </w:tcPr>
          <w:p w14:paraId="4E838D8C" w14:textId="77777777" w:rsidR="00A755C4" w:rsidRPr="00640AF5" w:rsidRDefault="00A755C4" w:rsidP="00A85F87">
            <w:pPr>
              <w:spacing w:before="120" w:after="0"/>
              <w:ind w:firstLine="0"/>
              <w:jc w:val="center"/>
              <w:rPr>
                <w:szCs w:val="18"/>
              </w:rPr>
            </w:pPr>
            <w:r w:rsidRPr="00640AF5">
              <w:rPr>
                <w:b/>
                <w:szCs w:val="18"/>
              </w:rPr>
              <w:t>JWT (JSON Web Tokens)</w:t>
            </w:r>
          </w:p>
        </w:tc>
        <w:tc>
          <w:tcPr>
            <w:tcW w:w="0" w:type="auto"/>
            <w:vAlign w:val="center"/>
            <w:hideMark/>
          </w:tcPr>
          <w:p w14:paraId="27DA1C9C" w14:textId="77777777" w:rsidR="00A755C4" w:rsidRPr="00640AF5" w:rsidRDefault="00A755C4" w:rsidP="00A85F87">
            <w:pPr>
              <w:spacing w:before="120" w:after="0"/>
              <w:ind w:firstLine="0"/>
              <w:jc w:val="center"/>
              <w:rPr>
                <w:szCs w:val="18"/>
              </w:rPr>
            </w:pPr>
            <w:r w:rsidRPr="00640AF5">
              <w:rPr>
                <w:szCs w:val="18"/>
              </w:rPr>
              <w:t>Estándar para autenticación sin estado, adecuado para APIs REST y aplicaciones SPA, con soporte amplio en .NET y React.</w:t>
            </w:r>
          </w:p>
        </w:tc>
      </w:tr>
      <w:tr w:rsidR="007736DA" w:rsidRPr="0016218D" w14:paraId="6E721A19" w14:textId="77777777" w:rsidTr="00AE27A8">
        <w:tc>
          <w:tcPr>
            <w:tcW w:w="0" w:type="auto"/>
            <w:vAlign w:val="center"/>
            <w:hideMark/>
          </w:tcPr>
          <w:p w14:paraId="0C6FC5AA" w14:textId="77777777" w:rsidR="00A755C4" w:rsidRPr="00640AF5" w:rsidRDefault="00A755C4" w:rsidP="00A85F87">
            <w:pPr>
              <w:spacing w:before="120" w:after="0"/>
              <w:ind w:firstLine="0"/>
              <w:jc w:val="center"/>
              <w:rPr>
                <w:szCs w:val="18"/>
              </w:rPr>
            </w:pPr>
            <w:r w:rsidRPr="00640AF5">
              <w:rPr>
                <w:szCs w:val="18"/>
              </w:rPr>
              <w:t>Registro de dominio</w:t>
            </w:r>
          </w:p>
        </w:tc>
        <w:tc>
          <w:tcPr>
            <w:tcW w:w="0" w:type="auto"/>
            <w:vAlign w:val="center"/>
            <w:hideMark/>
          </w:tcPr>
          <w:p w14:paraId="36FEB073" w14:textId="77777777" w:rsidR="00A755C4" w:rsidRPr="00640AF5" w:rsidRDefault="00A755C4" w:rsidP="00A85F87">
            <w:pPr>
              <w:spacing w:before="120" w:after="0"/>
              <w:ind w:firstLine="0"/>
              <w:jc w:val="center"/>
              <w:rPr>
                <w:szCs w:val="18"/>
              </w:rPr>
            </w:pPr>
            <w:r w:rsidRPr="00640AF5">
              <w:rPr>
                <w:b/>
                <w:szCs w:val="18"/>
              </w:rPr>
              <w:t>Namecheap</w:t>
            </w:r>
          </w:p>
        </w:tc>
        <w:tc>
          <w:tcPr>
            <w:tcW w:w="0" w:type="auto"/>
            <w:vAlign w:val="center"/>
            <w:hideMark/>
          </w:tcPr>
          <w:p w14:paraId="63C3ED43" w14:textId="77777777" w:rsidR="00A755C4" w:rsidRPr="00640AF5" w:rsidRDefault="00A755C4" w:rsidP="00A85F87">
            <w:pPr>
              <w:spacing w:before="120" w:after="0"/>
              <w:ind w:firstLine="0"/>
              <w:jc w:val="center"/>
              <w:rPr>
                <w:szCs w:val="18"/>
              </w:rPr>
            </w:pPr>
            <w:r w:rsidRPr="00640AF5">
              <w:rPr>
                <w:szCs w:val="18"/>
              </w:rPr>
              <w:t>Proveedor de dominios con panel de gestión sencillo, precios competitivos y soporte para apuntar DNS hacia Azure, permitiendo usar nombres de dominio comerciales amigables.</w:t>
            </w:r>
          </w:p>
        </w:tc>
      </w:tr>
      <w:tr w:rsidR="007736DA" w:rsidRPr="0016218D" w14:paraId="33863FB0" w14:textId="77777777" w:rsidTr="00AE27A8">
        <w:tc>
          <w:tcPr>
            <w:tcW w:w="0" w:type="auto"/>
            <w:vAlign w:val="center"/>
            <w:hideMark/>
          </w:tcPr>
          <w:p w14:paraId="2A602D77" w14:textId="77777777" w:rsidR="00A755C4" w:rsidRPr="00640AF5" w:rsidRDefault="00A755C4" w:rsidP="00A85F87">
            <w:pPr>
              <w:spacing w:before="120" w:after="0"/>
              <w:ind w:firstLine="0"/>
              <w:jc w:val="center"/>
              <w:rPr>
                <w:szCs w:val="18"/>
              </w:rPr>
            </w:pPr>
            <w:r w:rsidRPr="00640AF5">
              <w:rPr>
                <w:szCs w:val="18"/>
              </w:rPr>
              <w:t>Control de versiones</w:t>
            </w:r>
          </w:p>
        </w:tc>
        <w:tc>
          <w:tcPr>
            <w:tcW w:w="0" w:type="auto"/>
            <w:vAlign w:val="center"/>
            <w:hideMark/>
          </w:tcPr>
          <w:p w14:paraId="46BCF5C9" w14:textId="77777777" w:rsidR="00A755C4" w:rsidRPr="00640AF5" w:rsidRDefault="00A755C4" w:rsidP="00A85F87">
            <w:pPr>
              <w:spacing w:before="120" w:after="0"/>
              <w:ind w:firstLine="0"/>
              <w:jc w:val="center"/>
              <w:rPr>
                <w:szCs w:val="18"/>
              </w:rPr>
            </w:pPr>
            <w:r w:rsidRPr="00640AF5">
              <w:rPr>
                <w:b/>
                <w:szCs w:val="18"/>
              </w:rPr>
              <w:t>Git + GitHub/Azure DevOps</w:t>
            </w:r>
          </w:p>
        </w:tc>
        <w:tc>
          <w:tcPr>
            <w:tcW w:w="0" w:type="auto"/>
            <w:vAlign w:val="center"/>
            <w:hideMark/>
          </w:tcPr>
          <w:p w14:paraId="5A2E0BC4" w14:textId="77777777" w:rsidR="00A755C4" w:rsidRPr="00640AF5" w:rsidRDefault="00A755C4" w:rsidP="00A85F87">
            <w:pPr>
              <w:spacing w:before="120" w:after="0"/>
              <w:ind w:firstLine="0"/>
              <w:jc w:val="center"/>
              <w:rPr>
                <w:szCs w:val="18"/>
              </w:rPr>
            </w:pPr>
            <w:r w:rsidRPr="00640AF5">
              <w:rPr>
                <w:szCs w:val="18"/>
              </w:rPr>
              <w:t>Herramientas estándar de la industria para gestionar versiones del código fuente, ramas de desarrollo y revisiones.</w:t>
            </w:r>
          </w:p>
        </w:tc>
      </w:tr>
      <w:tr w:rsidR="007736DA" w:rsidRPr="0016218D" w14:paraId="646A4C50" w14:textId="77777777" w:rsidTr="00AE27A8">
        <w:tc>
          <w:tcPr>
            <w:tcW w:w="0" w:type="auto"/>
            <w:vAlign w:val="center"/>
            <w:hideMark/>
          </w:tcPr>
          <w:p w14:paraId="4046027A" w14:textId="77777777" w:rsidR="00A755C4" w:rsidRPr="00640AF5" w:rsidRDefault="00A755C4" w:rsidP="00A85F87">
            <w:pPr>
              <w:spacing w:before="120" w:after="0"/>
              <w:ind w:firstLine="0"/>
              <w:jc w:val="center"/>
              <w:rPr>
                <w:szCs w:val="18"/>
              </w:rPr>
            </w:pPr>
            <w:r w:rsidRPr="00640AF5">
              <w:rPr>
                <w:szCs w:val="18"/>
              </w:rPr>
              <w:t>Monitoreo y telemetría</w:t>
            </w:r>
          </w:p>
        </w:tc>
        <w:tc>
          <w:tcPr>
            <w:tcW w:w="0" w:type="auto"/>
            <w:vAlign w:val="center"/>
            <w:hideMark/>
          </w:tcPr>
          <w:p w14:paraId="58D9DD5B" w14:textId="77777777" w:rsidR="00A755C4" w:rsidRPr="00640AF5" w:rsidRDefault="00A755C4" w:rsidP="00A85F87">
            <w:pPr>
              <w:spacing w:before="120" w:after="0"/>
              <w:ind w:firstLine="0"/>
              <w:jc w:val="center"/>
              <w:rPr>
                <w:szCs w:val="18"/>
              </w:rPr>
            </w:pPr>
            <w:r w:rsidRPr="00640AF5">
              <w:rPr>
                <w:b/>
                <w:szCs w:val="18"/>
              </w:rPr>
              <w:t>Azure Application Insights</w:t>
            </w:r>
          </w:p>
        </w:tc>
        <w:tc>
          <w:tcPr>
            <w:tcW w:w="0" w:type="auto"/>
            <w:vAlign w:val="center"/>
            <w:hideMark/>
          </w:tcPr>
          <w:p w14:paraId="390DE07F" w14:textId="77777777" w:rsidR="00A755C4" w:rsidRPr="00640AF5" w:rsidRDefault="00A755C4" w:rsidP="00A85F87">
            <w:pPr>
              <w:spacing w:before="120" w:after="0"/>
              <w:ind w:firstLine="0"/>
              <w:jc w:val="center"/>
              <w:rPr>
                <w:szCs w:val="18"/>
              </w:rPr>
            </w:pPr>
            <w:r w:rsidRPr="00640AF5">
              <w:rPr>
                <w:szCs w:val="18"/>
              </w:rPr>
              <w:t>Servicio para recopilar métricas de desempeño, trazas y errores, facilitando el diagnóstico y la mejora continua del sistema.</w:t>
            </w:r>
          </w:p>
        </w:tc>
      </w:tr>
    </w:tbl>
    <w:p w14:paraId="1203151E" w14:textId="7EDCF1A3" w:rsidR="0099700F" w:rsidRPr="00B531F2" w:rsidRDefault="00A755C4" w:rsidP="00A755C4">
      <w:r w:rsidRPr="00B531F2">
        <w:t xml:space="preserve">Fuente: Elaboración propia basada en: </w:t>
      </w:r>
      <w:sdt>
        <w:sdtPr>
          <w:id w:val="-747347596"/>
          <w:citation/>
        </w:sdtPr>
        <w:sdtEndPr/>
        <w:sdtContent>
          <w:r w:rsidRPr="00B531F2">
            <w:fldChar w:fldCharType="begin"/>
          </w:r>
          <w:r w:rsidRPr="00B531F2">
            <w:instrText xml:space="preserve"> CITATION Nam261 \l 2058 </w:instrText>
          </w:r>
          <w:r w:rsidRPr="00B531F2">
            <w:fldChar w:fldCharType="separate"/>
          </w:r>
          <w:r w:rsidR="00852EF3" w:rsidRPr="00852EF3">
            <w:rPr>
              <w:noProof/>
            </w:rPr>
            <w:t>(Namecheap, SSL certificates, 2026)</w:t>
          </w:r>
          <w:r w:rsidRPr="00B531F2">
            <w:fldChar w:fldCharType="end"/>
          </w:r>
        </w:sdtContent>
      </w:sdt>
      <w:r w:rsidRPr="00B531F2">
        <w:t xml:space="preserve">, </w:t>
      </w:r>
      <w:sdt>
        <w:sdtPr>
          <w:id w:val="1981499683"/>
          <w:citation/>
        </w:sdtPr>
        <w:sdtEndPr/>
        <w:sdtContent>
          <w:r w:rsidRPr="00B531F2">
            <w:fldChar w:fldCharType="begin"/>
          </w:r>
          <w:r w:rsidRPr="00B531F2">
            <w:instrText xml:space="preserve"> CITATION Mic26 \l 2058 </w:instrText>
          </w:r>
          <w:r w:rsidRPr="00B531F2">
            <w:fldChar w:fldCharType="separate"/>
          </w:r>
          <w:r w:rsidR="00852EF3" w:rsidRPr="00852EF3">
            <w:rPr>
              <w:noProof/>
            </w:rPr>
            <w:t>(Microsoft, Azure App Service on Windows pricing, 2026)</w:t>
          </w:r>
          <w:r w:rsidRPr="00B531F2">
            <w:fldChar w:fldCharType="end"/>
          </w:r>
        </w:sdtContent>
      </w:sdt>
    </w:p>
    <w:p w14:paraId="2D730113" w14:textId="77777777" w:rsidR="00A755C4" w:rsidRPr="00B531F2" w:rsidRDefault="00A755C4" w:rsidP="002521BA">
      <w:pPr>
        <w:pStyle w:val="Ttulo4"/>
      </w:pPr>
      <w:r w:rsidRPr="00B531F2">
        <w:t>Azure frente a AWS</w:t>
      </w:r>
    </w:p>
    <w:p w14:paraId="2FFD1177" w14:textId="7361D65B" w:rsidR="00A755C4" w:rsidRPr="00B531F2" w:rsidRDefault="00A755C4" w:rsidP="00A755C4">
      <w:r w:rsidRPr="00B531F2">
        <w:t>Aunque tanto Azure como Amazon Web Services (AWS) ofrecen servicios equivalentes para cómputo, bases de datos y almacenamiento, diversos análisis independientes muestran que, para cargas de trabajo basadas en tecnologías Microsoft (.NET, SQL Server), </w:t>
      </w:r>
      <w:r w:rsidRPr="00B531F2">
        <w:rPr>
          <w:b/>
          <w:bCs/>
        </w:rPr>
        <w:t>Azure tiende a ser más competitivo en costo total y simplicidad de administración</w:t>
      </w:r>
      <w:r w:rsidRPr="00B531F2">
        <w:t xml:space="preserve"> que una solución equivalente montada sobre EC2 + RDS + S3 en AWS </w:t>
      </w:r>
      <w:sdt>
        <w:sdtPr>
          <w:id w:val="-443379856"/>
          <w:citation/>
        </w:sdtPr>
        <w:sdtEndPr/>
        <w:sdtContent>
          <w:r w:rsidRPr="00B531F2">
            <w:fldChar w:fldCharType="begin"/>
          </w:r>
          <w:r w:rsidRPr="00B531F2">
            <w:instrText xml:space="preserve"> CITATION Mic262 \l 2058 </w:instrText>
          </w:r>
          <w:r w:rsidRPr="00B531F2">
            <w:fldChar w:fldCharType="separate"/>
          </w:r>
          <w:r w:rsidR="00852EF3" w:rsidRPr="00852EF3">
            <w:rPr>
              <w:noProof/>
            </w:rPr>
            <w:t>(Microsoft, Why Azure vs. AWS. Microsoft Azure, 2026)</w:t>
          </w:r>
          <w:r w:rsidRPr="00B531F2">
            <w:fldChar w:fldCharType="end"/>
          </w:r>
        </w:sdtContent>
      </w:sdt>
      <w:r w:rsidRPr="00B531F2">
        <w:t>.</w:t>
      </w:r>
    </w:p>
    <w:p w14:paraId="1A93DAB9" w14:textId="77777777" w:rsidR="00A755C4" w:rsidRPr="00B531F2" w:rsidRDefault="00A755C4" w:rsidP="00A755C4">
      <w:pPr>
        <w:ind w:firstLine="0"/>
      </w:pPr>
      <w:r w:rsidRPr="00B531F2">
        <w:t>En el caso particular de VeriFinca:</w:t>
      </w:r>
    </w:p>
    <w:p w14:paraId="353AB28A" w14:textId="77777777" w:rsidR="00A755C4" w:rsidRPr="00B531F2" w:rsidRDefault="00A755C4" w:rsidP="00380681">
      <w:pPr>
        <w:numPr>
          <w:ilvl w:val="0"/>
          <w:numId w:val="28"/>
        </w:numPr>
      </w:pPr>
      <w:r w:rsidRPr="00B531F2">
        <w:t>La elección de </w:t>
      </w:r>
      <w:r w:rsidRPr="00B531F2">
        <w:rPr>
          <w:b/>
          <w:bCs/>
        </w:rPr>
        <w:t>Azure App Service</w:t>
      </w:r>
      <w:r w:rsidRPr="00B531F2">
        <w:t> y </w:t>
      </w:r>
      <w:r w:rsidRPr="00B531F2">
        <w:rPr>
          <w:b/>
          <w:bCs/>
        </w:rPr>
        <w:t>Azure SQL Database</w:t>
      </w:r>
      <w:r w:rsidRPr="00B531F2">
        <w:t> elimina la necesidad de configurar y mantener máquinas virtuales, actualizaciones del sistema operativo y parches de SQL Server, lo cual simplifica la operación y disminuye el riesgo técnico.</w:t>
      </w:r>
    </w:p>
    <w:p w14:paraId="27E02EFA" w14:textId="77777777" w:rsidR="00A755C4" w:rsidRPr="00B531F2" w:rsidRDefault="00A755C4" w:rsidP="00380681">
      <w:pPr>
        <w:numPr>
          <w:ilvl w:val="0"/>
          <w:numId w:val="28"/>
        </w:numPr>
      </w:pPr>
      <w:r w:rsidRPr="00B531F2">
        <w:t>Azure ofrece herramientas integradas de identidad, telemetría y cumplimiento que se alinean bien con requerimientos de protección de datos y trazabilidad, críticos para este tipo de sistema.</w:t>
      </w:r>
    </w:p>
    <w:p w14:paraId="5E76F44D" w14:textId="77777777" w:rsidR="00A755C4" w:rsidRPr="00B531F2" w:rsidRDefault="00A755C4" w:rsidP="00A755C4">
      <w:r w:rsidRPr="00B531F2">
        <w:t>Por estas razones, y dado que el </w:t>
      </w:r>
      <w:r w:rsidRPr="00B531F2">
        <w:rPr>
          <w:i/>
          <w:iCs/>
        </w:rPr>
        <w:t>stack</w:t>
      </w:r>
      <w:r w:rsidRPr="00B531F2">
        <w:t> propuesto se basa en C# y SQL Server, se justifica técnicamente optar por </w:t>
      </w:r>
      <w:r w:rsidRPr="00B531F2">
        <w:rPr>
          <w:b/>
          <w:bCs/>
        </w:rPr>
        <w:t>Azure como único proveedor de nube</w:t>
      </w:r>
      <w:r w:rsidRPr="00B531F2">
        <w:t> para la implementación de VeriFinca.</w:t>
      </w:r>
    </w:p>
    <w:p w14:paraId="148712C1" w14:textId="77777777" w:rsidR="00A755C4" w:rsidRPr="00B531F2" w:rsidRDefault="00A755C4" w:rsidP="00A755C4"/>
    <w:p w14:paraId="1CE7355B" w14:textId="77777777" w:rsidR="00A755C4" w:rsidRPr="00B531F2" w:rsidRDefault="00A755C4" w:rsidP="002521BA">
      <w:pPr>
        <w:pStyle w:val="Ttulo4"/>
      </w:pPr>
      <w:r w:rsidRPr="00B531F2">
        <w:t>Elementos Adicionales Necesarios</w:t>
      </w:r>
    </w:p>
    <w:p w14:paraId="6CF6A339" w14:textId="77777777" w:rsidR="00A755C4" w:rsidRPr="00B531F2" w:rsidRDefault="00A755C4" w:rsidP="00A755C4">
      <w:r w:rsidRPr="00B531F2">
        <w:t>Además de la infraestructura principal descrita, la factibilidad técnica del proyecto exige considerar otros componentes y prácticas que completan el ecosistema tecnológico del SaaS:</w:t>
      </w:r>
    </w:p>
    <w:p w14:paraId="4CE0A044" w14:textId="77777777" w:rsidR="00A755C4" w:rsidRPr="00B531F2" w:rsidRDefault="00A755C4" w:rsidP="00380681">
      <w:pPr>
        <w:numPr>
          <w:ilvl w:val="0"/>
          <w:numId w:val="29"/>
        </w:numPr>
      </w:pPr>
      <w:r w:rsidRPr="00B531F2">
        <w:rPr>
          <w:b/>
          <w:bCs/>
        </w:rPr>
        <w:t>Gestión de dominios y certificados SSL</w:t>
      </w:r>
    </w:p>
    <w:p w14:paraId="60713388" w14:textId="77777777" w:rsidR="00A755C4" w:rsidRPr="00B531F2" w:rsidRDefault="00A755C4" w:rsidP="00380681">
      <w:pPr>
        <w:numPr>
          <w:ilvl w:val="1"/>
          <w:numId w:val="29"/>
        </w:numPr>
      </w:pPr>
      <w:r w:rsidRPr="00B531F2">
        <w:t>Registro de uno o más dominios en </w:t>
      </w:r>
      <w:r w:rsidRPr="00B531F2">
        <w:rPr>
          <w:b/>
          <w:bCs/>
        </w:rPr>
        <w:t>Namecheap</w:t>
      </w:r>
      <w:r w:rsidRPr="00B531F2">
        <w:t> (por ejemplo, verifinca.com) y configuración de registros DNS (A/CNAME) apuntando a los recursos de Azure.</w:t>
      </w:r>
    </w:p>
    <w:p w14:paraId="71D2D8A5" w14:textId="77777777" w:rsidR="00A755C4" w:rsidRPr="00B531F2" w:rsidRDefault="00A755C4" w:rsidP="00380681">
      <w:pPr>
        <w:numPr>
          <w:ilvl w:val="1"/>
          <w:numId w:val="29"/>
        </w:numPr>
      </w:pPr>
      <w:r w:rsidRPr="00B531F2">
        <w:t>Emisión y renovación automática de certificados SSL/TLS (ya sea mediante Azure App Service Certificates o integración con Let’s Encrypt), garantizando comunicaciones seguras en todas las rutas de acceso al sistema.</w:t>
      </w:r>
    </w:p>
    <w:p w14:paraId="40CE35E4" w14:textId="77777777" w:rsidR="00A755C4" w:rsidRPr="00B531F2" w:rsidRDefault="00A755C4" w:rsidP="00380681">
      <w:pPr>
        <w:numPr>
          <w:ilvl w:val="0"/>
          <w:numId w:val="29"/>
        </w:numPr>
      </w:pPr>
      <w:r w:rsidRPr="00B531F2">
        <w:rPr>
          <w:b/>
          <w:bCs/>
        </w:rPr>
        <w:t>Integración continua y despliegue continuo (CI/CD)</w:t>
      </w:r>
    </w:p>
    <w:p w14:paraId="41F640B9" w14:textId="77777777" w:rsidR="00A755C4" w:rsidRPr="00B531F2" w:rsidRDefault="00A755C4" w:rsidP="00380681">
      <w:pPr>
        <w:numPr>
          <w:ilvl w:val="1"/>
          <w:numId w:val="29"/>
        </w:numPr>
      </w:pPr>
      <w:r w:rsidRPr="00B531F2">
        <w:t>Configuración de </w:t>
      </w:r>
      <w:r w:rsidRPr="00B531F2">
        <w:rPr>
          <w:i/>
          <w:iCs/>
        </w:rPr>
        <w:t>pipelines</w:t>
      </w:r>
      <w:r w:rsidRPr="00B531F2">
        <w:t> CI/CD en GitHub Actions o Azure DevOps para compilar, ejecutar pruebas automatizadas y desplegar versiones del backend y frontend hacia entornos de desarrollo, pruebas y producción.</w:t>
      </w:r>
    </w:p>
    <w:p w14:paraId="1F1DCB55" w14:textId="77777777" w:rsidR="00A755C4" w:rsidRPr="00B531F2" w:rsidRDefault="00A755C4" w:rsidP="00380681">
      <w:pPr>
        <w:numPr>
          <w:ilvl w:val="1"/>
          <w:numId w:val="29"/>
        </w:numPr>
      </w:pPr>
      <w:r w:rsidRPr="00B531F2">
        <w:t>Esta práctica reduce el riesgo de errores humanos en despliegues y acelera el ciclo de entrega de nuevas funcionalidades.</w:t>
      </w:r>
      <w:r w:rsidRPr="00B531F2">
        <w:rPr>
          <w:rFonts w:cs="Times New Roman"/>
        </w:rPr>
        <w:t>​</w:t>
      </w:r>
    </w:p>
    <w:p w14:paraId="550E325A" w14:textId="77777777" w:rsidR="00A755C4" w:rsidRPr="00B531F2" w:rsidRDefault="00A755C4" w:rsidP="00380681">
      <w:pPr>
        <w:numPr>
          <w:ilvl w:val="0"/>
          <w:numId w:val="29"/>
        </w:numPr>
      </w:pPr>
      <w:r w:rsidRPr="00B531F2">
        <w:rPr>
          <w:b/>
          <w:bCs/>
        </w:rPr>
        <w:t>Separación de ambientes</w:t>
      </w:r>
    </w:p>
    <w:p w14:paraId="1CAE828F" w14:textId="0EE41412" w:rsidR="00A755C4" w:rsidRPr="00B531F2" w:rsidRDefault="00A755C4" w:rsidP="00380681">
      <w:pPr>
        <w:numPr>
          <w:ilvl w:val="1"/>
          <w:numId w:val="29"/>
        </w:numPr>
      </w:pPr>
      <w:r w:rsidRPr="00B531F2">
        <w:t>Definición de al menos tres entornos: </w:t>
      </w:r>
      <w:r w:rsidRPr="00B531F2">
        <w:rPr>
          <w:b/>
          <w:bCs/>
        </w:rPr>
        <w:t>Desarrollo</w:t>
      </w:r>
      <w:r w:rsidRPr="00B531F2">
        <w:t>, </w:t>
      </w:r>
      <w:r w:rsidRPr="00B531F2">
        <w:rPr>
          <w:b/>
          <w:bCs/>
        </w:rPr>
        <w:t>Pruebas/QA</w:t>
      </w:r>
      <w:r w:rsidRPr="00B531F2">
        <w:t> y </w:t>
      </w:r>
      <w:r w:rsidRPr="00B531F2">
        <w:rPr>
          <w:b/>
          <w:bCs/>
        </w:rPr>
        <w:t>Producción</w:t>
      </w:r>
      <w:r w:rsidRPr="00B531F2">
        <w:t>, cada uno con configuraciones y recursos aislados (bases de datos separadas, </w:t>
      </w:r>
      <w:r w:rsidRPr="00B531F2">
        <w:rPr>
          <w:i/>
          <w:iCs/>
        </w:rPr>
        <w:t>app settings</w:t>
      </w:r>
      <w:r w:rsidRPr="00B531F2">
        <w:t> específicos).</w:t>
      </w:r>
    </w:p>
    <w:p w14:paraId="6DD375F2" w14:textId="77777777" w:rsidR="00A755C4" w:rsidRPr="00B531F2" w:rsidRDefault="00A755C4" w:rsidP="00380681">
      <w:pPr>
        <w:numPr>
          <w:ilvl w:val="1"/>
          <w:numId w:val="29"/>
        </w:numPr>
      </w:pPr>
      <w:r w:rsidRPr="00B531F2">
        <w:t>Esto permite validar cambios y realizar pruebas de rendimiento y seguridad antes de exponerlos a usuarios finales.</w:t>
      </w:r>
      <w:r w:rsidRPr="00B531F2">
        <w:rPr>
          <w:rFonts w:cs="Times New Roman"/>
        </w:rPr>
        <w:t>​</w:t>
      </w:r>
    </w:p>
    <w:p w14:paraId="6460C87C" w14:textId="77777777" w:rsidR="00A755C4" w:rsidRPr="00B531F2" w:rsidRDefault="00A755C4" w:rsidP="00380681">
      <w:pPr>
        <w:numPr>
          <w:ilvl w:val="0"/>
          <w:numId w:val="29"/>
        </w:numPr>
      </w:pPr>
      <w:r w:rsidRPr="00B531F2">
        <w:rPr>
          <w:b/>
          <w:bCs/>
        </w:rPr>
        <w:t>Monitoreo, </w:t>
      </w:r>
      <w:r w:rsidRPr="00B531F2">
        <w:rPr>
          <w:b/>
          <w:bCs/>
          <w:i/>
          <w:iCs/>
        </w:rPr>
        <w:t>logging</w:t>
      </w:r>
      <w:r w:rsidRPr="00B531F2">
        <w:rPr>
          <w:b/>
          <w:bCs/>
        </w:rPr>
        <w:t> y alertas</w:t>
      </w:r>
    </w:p>
    <w:p w14:paraId="6FF83BBF" w14:textId="77777777" w:rsidR="00A755C4" w:rsidRPr="00B531F2" w:rsidRDefault="00A755C4" w:rsidP="00380681">
      <w:pPr>
        <w:numPr>
          <w:ilvl w:val="1"/>
          <w:numId w:val="29"/>
        </w:numPr>
      </w:pPr>
      <w:r w:rsidRPr="00B531F2">
        <w:t>Uso de </w:t>
      </w:r>
      <w:r w:rsidRPr="00B531F2">
        <w:rPr>
          <w:b/>
          <w:bCs/>
        </w:rPr>
        <w:t>Azure Application Insights</w:t>
      </w:r>
      <w:r w:rsidRPr="00B531F2">
        <w:t> y Azure Monitor para recopilar métricas de uso, tiempos de respuesta, errores de aplicación, y configurar alertas ante anomalías (por ejemplo, tasas elevadas de errores 500 o tiempos de respuesta superiores a lo esperado).</w:t>
      </w:r>
      <w:r w:rsidRPr="00B531F2">
        <w:rPr>
          <w:rFonts w:cs="Times New Roman"/>
        </w:rPr>
        <w:t>​</w:t>
      </w:r>
    </w:p>
    <w:p w14:paraId="21191483" w14:textId="77777777" w:rsidR="00A755C4" w:rsidRPr="00B531F2" w:rsidRDefault="00A755C4" w:rsidP="00380681">
      <w:pPr>
        <w:numPr>
          <w:ilvl w:val="1"/>
          <w:numId w:val="29"/>
        </w:numPr>
      </w:pPr>
      <w:r w:rsidRPr="00B531F2">
        <w:t>Esta información es clave para garantizar el cumplimiento de los requisitos no funcionales de disponibilidad y rendimiento definidos en el LDR.</w:t>
      </w:r>
      <w:r w:rsidRPr="00B531F2">
        <w:rPr>
          <w:rFonts w:cs="Times New Roman"/>
        </w:rPr>
        <w:t>​</w:t>
      </w:r>
    </w:p>
    <w:p w14:paraId="5A349E76" w14:textId="77777777" w:rsidR="00A755C4" w:rsidRPr="00B531F2" w:rsidRDefault="00A755C4" w:rsidP="00380681">
      <w:pPr>
        <w:numPr>
          <w:ilvl w:val="0"/>
          <w:numId w:val="29"/>
        </w:numPr>
      </w:pPr>
      <w:r w:rsidRPr="00B531F2">
        <w:rPr>
          <w:b/>
          <w:bCs/>
        </w:rPr>
        <w:lastRenderedPageBreak/>
        <w:t>Respaldo y recuperación ante desastres</w:t>
      </w:r>
    </w:p>
    <w:p w14:paraId="2FAFE98A" w14:textId="52E1DD56" w:rsidR="00A755C4" w:rsidRPr="00B531F2" w:rsidRDefault="00A755C4" w:rsidP="00380681">
      <w:pPr>
        <w:numPr>
          <w:ilvl w:val="1"/>
          <w:numId w:val="29"/>
        </w:numPr>
      </w:pPr>
      <w:r w:rsidRPr="00B531F2">
        <w:t>Configuración de copias de seguridad automáticas de Azure SQL Database y políticas de </w:t>
      </w:r>
      <w:r w:rsidRPr="00B531F2">
        <w:rPr>
          <w:i/>
          <w:iCs/>
        </w:rPr>
        <w:t>soft</w:t>
      </w:r>
      <w:r w:rsidR="0073621C">
        <w:rPr>
          <w:i/>
          <w:iCs/>
        </w:rPr>
        <w:t>-</w:t>
      </w:r>
      <w:r w:rsidRPr="00B531F2">
        <w:rPr>
          <w:i/>
          <w:iCs/>
        </w:rPr>
        <w:t>delete</w:t>
      </w:r>
      <w:r w:rsidRPr="00B531F2">
        <w:t> y versiones para Blob Storage, permitiendo recuperar datos ante eliminaciones accidentales o incidentes de seguridad.</w:t>
      </w:r>
      <w:r w:rsidRPr="00B531F2">
        <w:rPr>
          <w:rFonts w:cs="Times New Roman"/>
        </w:rPr>
        <w:t>​</w:t>
      </w:r>
    </w:p>
    <w:p w14:paraId="0A9F105A" w14:textId="77777777" w:rsidR="00A755C4" w:rsidRPr="00B531F2" w:rsidRDefault="00A755C4" w:rsidP="00380681">
      <w:pPr>
        <w:numPr>
          <w:ilvl w:val="1"/>
          <w:numId w:val="29"/>
        </w:numPr>
      </w:pPr>
      <w:r w:rsidRPr="00B531F2">
        <w:t>Definición de un procedimiento documentado de recuperación ante desastres, alineado con los tiempos de recuperación (RTO) y puntos de recuperación (RPO) razonables para el sector inmobiliario.</w:t>
      </w:r>
    </w:p>
    <w:p w14:paraId="13430F89" w14:textId="77777777" w:rsidR="00A755C4" w:rsidRPr="00B531F2" w:rsidRDefault="00A755C4" w:rsidP="00380681">
      <w:pPr>
        <w:numPr>
          <w:ilvl w:val="0"/>
          <w:numId w:val="29"/>
        </w:numPr>
      </w:pPr>
      <w:r w:rsidRPr="00B531F2">
        <w:rPr>
          <w:b/>
          <w:bCs/>
        </w:rPr>
        <w:t>Seguridad y cumplimiento</w:t>
      </w:r>
    </w:p>
    <w:p w14:paraId="0EB7AF26" w14:textId="77777777" w:rsidR="00A755C4" w:rsidRPr="00B531F2" w:rsidRDefault="00A755C4" w:rsidP="00380681">
      <w:pPr>
        <w:numPr>
          <w:ilvl w:val="1"/>
          <w:numId w:val="29"/>
        </w:numPr>
      </w:pPr>
      <w:r w:rsidRPr="00B531F2">
        <w:t>Implementación de controles de acceso basados en roles (RBAC) en la aplicación y, cuando sea pertinente, integración con Azure Active Directory para identidades corporativas.</w:t>
      </w:r>
    </w:p>
    <w:p w14:paraId="37C6F702" w14:textId="1025700F" w:rsidR="00A755C4" w:rsidRPr="00B531F2" w:rsidRDefault="00A755C4" w:rsidP="00380681">
      <w:pPr>
        <w:numPr>
          <w:ilvl w:val="1"/>
          <w:numId w:val="29"/>
        </w:numPr>
      </w:pPr>
      <w:r w:rsidRPr="00B531F2">
        <w:t>Configuración de cifrado en tránsito (HTTPS) y en reposo, así como políticas de retención y anonimización de datos para cumplir con la Ley 172</w:t>
      </w:r>
      <w:r w:rsidRPr="00B531F2">
        <w:noBreakHyphen/>
        <w:t>13 de Protección de Datos Personales</w:t>
      </w:r>
      <w:r w:rsidR="00641821">
        <w:t xml:space="preserve"> </w:t>
      </w:r>
      <w:sdt>
        <w:sdtPr>
          <w:id w:val="2145763608"/>
          <w:citation/>
        </w:sdtPr>
        <w:sdtEndPr/>
        <w:sdtContent>
          <w:r w:rsidR="00641821">
            <w:fldChar w:fldCharType="begin"/>
          </w:r>
          <w:r w:rsidR="00641821">
            <w:rPr>
              <w:lang w:val="es-MX"/>
            </w:rPr>
            <w:instrText xml:space="preserve">CITATION Con13 \t  \l 2058 </w:instrText>
          </w:r>
          <w:r w:rsidR="00641821">
            <w:fldChar w:fldCharType="separate"/>
          </w:r>
          <w:r w:rsidR="00852EF3">
            <w:rPr>
              <w:lang w:val="es-MX"/>
            </w:rPr>
            <w:t>(Congreso Nacional de la República Dominicana, 2013)</w:t>
          </w:r>
          <w:r w:rsidR="00641821">
            <w:fldChar w:fldCharType="end"/>
          </w:r>
        </w:sdtContent>
      </w:sdt>
      <w:r w:rsidRPr="00B531F2">
        <w:t>.</w:t>
      </w:r>
      <w:r w:rsidRPr="00B531F2">
        <w:rPr>
          <w:rFonts w:cs="Times New Roman"/>
        </w:rPr>
        <w:t>​</w:t>
      </w:r>
    </w:p>
    <w:p w14:paraId="66FED606" w14:textId="77777777" w:rsidR="00A755C4" w:rsidRPr="00B531F2" w:rsidRDefault="00A755C4" w:rsidP="00380681">
      <w:pPr>
        <w:numPr>
          <w:ilvl w:val="0"/>
          <w:numId w:val="29"/>
        </w:numPr>
      </w:pPr>
      <w:r w:rsidRPr="00B531F2">
        <w:rPr>
          <w:b/>
          <w:bCs/>
        </w:rPr>
        <w:t>Documentación técnica y capacitación</w:t>
      </w:r>
    </w:p>
    <w:p w14:paraId="59659D43" w14:textId="77777777" w:rsidR="00A755C4" w:rsidRPr="00B531F2" w:rsidRDefault="00A755C4" w:rsidP="00380681">
      <w:pPr>
        <w:numPr>
          <w:ilvl w:val="1"/>
          <w:numId w:val="29"/>
        </w:numPr>
      </w:pPr>
      <w:r w:rsidRPr="00B531F2">
        <w:t>Elaboración de manuales técnicos (arquitectura, APIs, despliegue) y manuales de usuario para notarios, desarrolladores y entidades financieras.</w:t>
      </w:r>
    </w:p>
    <w:p w14:paraId="2A4F0190" w14:textId="77777777" w:rsidR="00A755C4" w:rsidRPr="00B531F2" w:rsidRDefault="00A755C4" w:rsidP="00380681">
      <w:pPr>
        <w:numPr>
          <w:ilvl w:val="1"/>
          <w:numId w:val="29"/>
        </w:numPr>
      </w:pPr>
      <w:r w:rsidRPr="00B531F2">
        <w:t>Capacitación inicial a usuarios clave, lo cual incrementa la probabilidad de adopción exitosa de la solución.</w:t>
      </w:r>
    </w:p>
    <w:p w14:paraId="33FBAC35" w14:textId="4A2D0A38" w:rsidR="00A755C4" w:rsidRPr="00B531F2" w:rsidRDefault="00A755C4" w:rsidP="00A755C4">
      <w:r w:rsidRPr="00B531F2">
        <w:t>Con estos elementos adicionales, la solución no solo es técnicamente viable, sino también </w:t>
      </w:r>
      <w:r w:rsidRPr="00B531F2">
        <w:rPr>
          <w:b/>
          <w:bCs/>
        </w:rPr>
        <w:t>operativamente sostenible</w:t>
      </w:r>
      <w:r w:rsidRPr="00B531F2">
        <w:t> en un contexto real de producción bajo el modelo SaaS</w:t>
      </w:r>
      <w:r w:rsidR="001E2AC1">
        <w:t xml:space="preserve">, basado en </w:t>
      </w:r>
      <w:sdt>
        <w:sdtPr>
          <w:id w:val="-1258293160"/>
          <w:citation/>
        </w:sdtPr>
        <w:sdtEndPr/>
        <w:sdtContent>
          <w:r w:rsidR="001E2AC1">
            <w:fldChar w:fldCharType="begin"/>
          </w:r>
          <w:r w:rsidR="001E2AC1">
            <w:rPr>
              <w:lang w:val="es-MX"/>
            </w:rPr>
            <w:instrText xml:space="preserve"> CITATION Som11 \l 2058 </w:instrText>
          </w:r>
          <w:r w:rsidR="001E2AC1">
            <w:fldChar w:fldCharType="separate"/>
          </w:r>
          <w:r w:rsidR="00852EF3">
            <w:rPr>
              <w:noProof/>
              <w:lang w:val="es-MX"/>
            </w:rPr>
            <w:t>(Sommerville, 2011)</w:t>
          </w:r>
          <w:r w:rsidR="001E2AC1">
            <w:fldChar w:fldCharType="end"/>
          </w:r>
        </w:sdtContent>
      </w:sdt>
      <w:r w:rsidRPr="00B531F2">
        <w:t>.</w:t>
      </w:r>
    </w:p>
    <w:p w14:paraId="12B8C6CD" w14:textId="77777777" w:rsidR="0099700F" w:rsidRPr="00B531F2" w:rsidRDefault="0099700F" w:rsidP="00A755C4"/>
    <w:p w14:paraId="590A3E40" w14:textId="77777777" w:rsidR="00A755C4" w:rsidRPr="00B531F2" w:rsidRDefault="00A755C4" w:rsidP="002521BA">
      <w:pPr>
        <w:pStyle w:val="Ttulo4"/>
      </w:pPr>
      <w:r w:rsidRPr="00B531F2">
        <w:t>Síntesis técnica</w:t>
      </w:r>
    </w:p>
    <w:p w14:paraId="790304A6" w14:textId="633287CD" w:rsidR="00A755C4" w:rsidRPr="00B531F2" w:rsidRDefault="00CD6257" w:rsidP="00A755C4">
      <w:r w:rsidRPr="00B531F2">
        <w:t xml:space="preserve">Siguiendo el enfoque de </w:t>
      </w:r>
      <w:sdt>
        <w:sdtPr>
          <w:id w:val="-889267831"/>
          <w:citation/>
        </w:sdtPr>
        <w:sdtEndPr/>
        <w:sdtContent>
          <w:r w:rsidR="00A755C4" w:rsidRPr="00B531F2">
            <w:fldChar w:fldCharType="begin"/>
          </w:r>
          <w:r w:rsidR="00A755C4" w:rsidRPr="00B531F2">
            <w:instrText xml:space="preserve"> CITATION McG \l 2058 </w:instrText>
          </w:r>
          <w:r w:rsidR="00A755C4" w:rsidRPr="00B531F2">
            <w:fldChar w:fldCharType="separate"/>
          </w:r>
          <w:r w:rsidR="00852EF3" w:rsidRPr="00852EF3">
            <w:rPr>
              <w:noProof/>
            </w:rPr>
            <w:t>(Baca Urbina, 2001)</w:t>
          </w:r>
          <w:r w:rsidR="00A755C4" w:rsidRPr="00B531F2">
            <w:fldChar w:fldCharType="end"/>
          </w:r>
        </w:sdtContent>
      </w:sdt>
      <w:r w:rsidR="00A755C4" w:rsidRPr="00B531F2">
        <w:t xml:space="preserve">, </w:t>
      </w:r>
      <w:r w:rsidRPr="00B531F2">
        <w:t>quien establece que la factibilidad técnica debe demostrar que los recursos tecnológicos seleccionados son capaces de ejecutar el proyecto de manera confiable y eficiente, puede concluirse que la factibilidad técnica de VeriFinca es </w:t>
      </w:r>
      <w:r w:rsidRPr="00B531F2">
        <w:rPr>
          <w:b/>
          <w:bCs/>
        </w:rPr>
        <w:t>alta</w:t>
      </w:r>
      <w:r w:rsidR="00A755C4" w:rsidRPr="00B531F2">
        <w:t>.</w:t>
      </w:r>
    </w:p>
    <w:p w14:paraId="03D647A0" w14:textId="77777777" w:rsidR="00A755C4" w:rsidRPr="00B531F2" w:rsidRDefault="00A755C4" w:rsidP="00A755C4">
      <w:r w:rsidRPr="00B531F2">
        <w:lastRenderedPageBreak/>
        <w:t>El </w:t>
      </w:r>
      <w:r w:rsidRPr="00B531F2">
        <w:rPr>
          <w:i/>
          <w:iCs/>
        </w:rPr>
        <w:t>stack</w:t>
      </w:r>
      <w:r w:rsidRPr="00B531F2">
        <w:t> tecnológico propuesto — C#/.NET 8 como backend, React con TypeScript en el frontend, Azure SQL Database como repositorio relacional y Azure Blob Storage para archivos — representa una combinación madura, ampliamente adoptada en entornos financieros y gubernamentales y alineada con las mejores prácticas de arquitectura de software orientada a servicios. Su idoneidad se refuerza en el contexto dominicano, donde los sectores bancario e institucional emplean activamente tecnologías del ecosistema Microsoft para sistemas de misión crítica.</w:t>
      </w:r>
    </w:p>
    <w:p w14:paraId="4E866738" w14:textId="36ABCBCF" w:rsidR="00A755C4" w:rsidRPr="00B531F2" w:rsidRDefault="00A755C4" w:rsidP="00A755C4">
      <w:r w:rsidRPr="00B531F2">
        <w:t>La elección de </w:t>
      </w:r>
      <w:r w:rsidRPr="00B531F2">
        <w:rPr>
          <w:b/>
          <w:bCs/>
        </w:rPr>
        <w:t>Microsoft Azure como plataforma única de nube</w:t>
      </w:r>
      <w:r w:rsidRPr="00B531F2">
        <w:t> simplifica la administración de la infraestructura, elimina la necesidad de mantener servidores físicos y ofrece integraciones nativas con las tecnologías del </w:t>
      </w:r>
      <w:r w:rsidRPr="00B531F2">
        <w:rPr>
          <w:i/>
          <w:iCs/>
        </w:rPr>
        <w:t>stack</w:t>
      </w:r>
      <w:r w:rsidRPr="00B531F2">
        <w:t xml:space="preserve"> (.NET, SQL Server), resultando además competitiva en costos frente a soluciones equivalentes sobre AWS para cargas de trabajo basadas en tecnologías Microsoft, donde Azure presenta ventajas tanto en precio como en gobernanza de identidades </w:t>
      </w:r>
      <w:sdt>
        <w:sdtPr>
          <w:id w:val="-1828043889"/>
          <w:citation/>
        </w:sdtPr>
        <w:sdtEndPr/>
        <w:sdtContent>
          <w:r w:rsidRPr="00B531F2">
            <w:fldChar w:fldCharType="begin"/>
          </w:r>
          <w:r w:rsidRPr="00B531F2">
            <w:instrText xml:space="preserve"> CITATION Mic262 \l 2058 </w:instrText>
          </w:r>
          <w:r w:rsidRPr="00B531F2">
            <w:fldChar w:fldCharType="separate"/>
          </w:r>
          <w:r w:rsidR="00852EF3" w:rsidRPr="00852EF3">
            <w:rPr>
              <w:noProof/>
            </w:rPr>
            <w:t>(Microsoft, Why Azure vs. AWS. Microsoft Azure, 2026)</w:t>
          </w:r>
          <w:r w:rsidRPr="00B531F2">
            <w:fldChar w:fldCharType="end"/>
          </w:r>
        </w:sdtContent>
      </w:sdt>
      <w:r w:rsidRPr="00B531F2">
        <w:t>.</w:t>
      </w:r>
    </w:p>
    <w:p w14:paraId="251F8CD2" w14:textId="7E0DE8AC" w:rsidR="00A755C4" w:rsidRDefault="00A755C4" w:rsidP="00CD6257">
      <w:r w:rsidRPr="00B531F2">
        <w:t>La incorporación de dominios gestionados en </w:t>
      </w:r>
      <w:r w:rsidRPr="00B531F2">
        <w:rPr>
          <w:b/>
          <w:bCs/>
        </w:rPr>
        <w:t>Namecheap</w:t>
      </w:r>
      <w:r w:rsidRPr="00B531F2">
        <w:t> con apuntamiento DNS hacia recursos de Azure, junto con la implementación de prácticas de integración y despliegue continuo (CI/CD), monitoreo mediante Azure Application Insights, políticas de respaldo automático y cifrado de datos en reposo y en tránsito bajo TLS 1.2+, completan el marco técnico necesario para poner en marcha VeriFinca como una solución </w:t>
      </w:r>
      <w:r w:rsidRPr="00B531F2">
        <w:rPr>
          <w:b/>
          <w:bCs/>
        </w:rPr>
        <w:t>SaaS</w:t>
      </w:r>
      <w:r w:rsidRPr="00B531F2">
        <w:t> sostenible (Microsoft, 2026a; Microsoft, 2026b). Este conjunto de capacidades satisface los requisitos no funcionales de disponibilidad (99.2%), rendimiento (validación en menos de 2 minutos).</w:t>
      </w:r>
    </w:p>
    <w:p w14:paraId="3ECC65BD" w14:textId="77777777" w:rsidR="00444412" w:rsidRPr="00B531F2" w:rsidRDefault="00444412" w:rsidP="00CD6257"/>
    <w:p w14:paraId="6C892E9E" w14:textId="77777777" w:rsidR="00F21B81" w:rsidRDefault="00F21B81">
      <w:pPr>
        <w:spacing w:before="120" w:after="200" w:line="264" w:lineRule="auto"/>
        <w:ind w:firstLine="0"/>
        <w:jc w:val="left"/>
        <w:rPr>
          <w:rFonts w:eastAsiaTheme="majorEastAsia" w:cstheme="majorBidi"/>
          <w:b/>
          <w:bCs/>
          <w:i/>
          <w:color w:val="auto"/>
          <w:spacing w:val="-5"/>
          <w:sz w:val="24"/>
          <w:szCs w:val="24"/>
        </w:rPr>
      </w:pPr>
      <w:r>
        <w:br w:type="page"/>
      </w:r>
    </w:p>
    <w:p w14:paraId="466A1148" w14:textId="2191AC3C" w:rsidR="00A755C4" w:rsidRPr="00B531F2" w:rsidRDefault="00A755C4" w:rsidP="00AC2130">
      <w:pPr>
        <w:pStyle w:val="Ttulo3"/>
      </w:pPr>
      <w:bookmarkStart w:id="49" w:name="_Toc227357295"/>
      <w:r w:rsidRPr="00B531F2">
        <w:lastRenderedPageBreak/>
        <w:t>Económica</w:t>
      </w:r>
      <w:bookmarkEnd w:id="49"/>
    </w:p>
    <w:p w14:paraId="0641C275" w14:textId="39F5A6D8" w:rsidR="00A223B4" w:rsidRPr="00B531F2" w:rsidRDefault="00A223B4" w:rsidP="00A755C4">
      <w:r w:rsidRPr="00B531F2">
        <w:t>Para el sistema VeriFinca, concebido como un producto </w:t>
      </w:r>
      <w:r w:rsidRPr="00B531F2">
        <w:rPr>
          <w:i/>
          <w:iCs/>
        </w:rPr>
        <w:t>Software as a Service</w:t>
      </w:r>
      <w:r w:rsidRPr="00B531F2">
        <w:t xml:space="preserve"> (SaaS), los costos se dividen en dos grandes categorías: la inversión de desarrollo (costo único de capital, CAPEX) y los costos operativos recurrentes (OPEX mensual de infraestructura), mientras que los ingresos provienen de suscripciones diferenciadas por segmento del ecosistema inmobiliario </w:t>
      </w:r>
      <w:sdt>
        <w:sdtPr>
          <w:id w:val="221174075"/>
          <w:citation/>
        </w:sdtPr>
        <w:sdtEndPr/>
        <w:sdtContent>
          <w:r w:rsidR="00A755C4" w:rsidRPr="00B531F2">
            <w:fldChar w:fldCharType="begin"/>
          </w:r>
          <w:r w:rsidR="00A755C4" w:rsidRPr="00B531F2">
            <w:instrText xml:space="preserve"> CITATION McG \l 2058 </w:instrText>
          </w:r>
          <w:r w:rsidR="00A755C4" w:rsidRPr="00B531F2">
            <w:fldChar w:fldCharType="separate"/>
          </w:r>
          <w:r w:rsidR="00852EF3" w:rsidRPr="00852EF3">
            <w:rPr>
              <w:noProof/>
            </w:rPr>
            <w:t>(Baca Urbina, 2001)</w:t>
          </w:r>
          <w:r w:rsidR="00A755C4" w:rsidRPr="00B531F2">
            <w:fldChar w:fldCharType="end"/>
          </w:r>
        </w:sdtContent>
      </w:sdt>
      <w:r w:rsidRPr="00B531F2">
        <w:t>.</w:t>
      </w:r>
    </w:p>
    <w:p w14:paraId="3AFAE1E1" w14:textId="51B00527" w:rsidR="00A755C4" w:rsidRPr="00B531F2" w:rsidRDefault="00A755C4" w:rsidP="00A755C4">
      <w:r w:rsidRPr="00B531F2">
        <w:rPr>
          <w:b/>
          <w:bCs/>
        </w:rPr>
        <w:t>Nota sobre tipo de cambio:</w:t>
      </w:r>
      <w:r w:rsidRPr="00B531F2">
        <w:t xml:space="preserve"> Todos los valores expresados en dólares estadounidenses (USD) han sido convertidos a pesos dominicanos (RD$) utilizando la tasa de referencia del Banco Central de la República Dominicana de RD$60.91 por USD, vigente al 25 de febrero de 2026 </w:t>
      </w:r>
      <w:sdt>
        <w:sdtPr>
          <w:id w:val="-1550298546"/>
          <w:citation/>
        </w:sdtPr>
        <w:sdtEndPr/>
        <w:sdtContent>
          <w:r w:rsidRPr="00B531F2">
            <w:fldChar w:fldCharType="begin"/>
          </w:r>
          <w:r w:rsidRPr="00B531F2">
            <w:instrText xml:space="preserve"> CITATION Ban261 \l 2058 </w:instrText>
          </w:r>
          <w:r w:rsidRPr="00B531F2">
            <w:fldChar w:fldCharType="separate"/>
          </w:r>
          <w:r w:rsidR="00852EF3" w:rsidRPr="00852EF3">
            <w:rPr>
              <w:noProof/>
            </w:rPr>
            <w:t>(Banco Central de la República Dominicana, 2026)</w:t>
          </w:r>
          <w:r w:rsidRPr="00B531F2">
            <w:fldChar w:fldCharType="end"/>
          </w:r>
        </w:sdtContent>
      </w:sdt>
      <w:r w:rsidRPr="00B531F2">
        <w:t>.</w:t>
      </w:r>
    </w:p>
    <w:p w14:paraId="45B84C2E" w14:textId="77777777" w:rsidR="00A755C4" w:rsidRPr="00B531F2" w:rsidRDefault="00A755C4" w:rsidP="00A755C4"/>
    <w:p w14:paraId="4A4F5993" w14:textId="77777777" w:rsidR="00A755C4" w:rsidRPr="00B531F2" w:rsidRDefault="00A755C4" w:rsidP="002521BA">
      <w:pPr>
        <w:pStyle w:val="Ttulo4"/>
      </w:pPr>
      <w:r w:rsidRPr="00B531F2">
        <w:t>Modelo de Monetización y Fuentes de Ingreso</w:t>
      </w:r>
    </w:p>
    <w:p w14:paraId="612C4693" w14:textId="5CF0BC9B" w:rsidR="00A755C4" w:rsidRPr="00B531F2" w:rsidRDefault="00A755C4" w:rsidP="00A755C4">
      <w:r w:rsidRPr="00B531F2">
        <w:t>El mercado objetivo de VeriFinca está compuesto por actores del ecosistema inmobiliario dominicano con necesidades diferenciadas y capacidad de pago distinta. La estrategia de precios adoptada es un </w:t>
      </w:r>
      <w:r w:rsidRPr="00B531F2">
        <w:rPr>
          <w:b/>
          <w:bCs/>
        </w:rPr>
        <w:t>modelo de suscripción por niveles (</w:t>
      </w:r>
      <w:r w:rsidRPr="00B531F2">
        <w:rPr>
          <w:b/>
          <w:bCs/>
          <w:i/>
          <w:iCs/>
        </w:rPr>
        <w:t>tiered pricing</w:t>
      </w:r>
      <w:r w:rsidRPr="00B531F2">
        <w:rPr>
          <w:b/>
          <w:bCs/>
        </w:rPr>
        <w:t>)</w:t>
      </w:r>
      <w:r w:rsidR="00DD79E3">
        <w:t xml:space="preserve"> y pago por consulta</w:t>
      </w:r>
      <w:r w:rsidR="00FC7EE6">
        <w:t>,</w:t>
      </w:r>
      <w:r w:rsidRPr="00B531F2">
        <w:t xml:space="preserve"> ampliamente recomendado para plataformas SaaS de servicios profesionales (Ghuman, 2021; Binary Stream, 2024). Según investigaciones en el segmento PropTech, el 67% de los profesionales inmobiliarios prefieren conocer su costo tecnológico exacto de antemano, lo que justifica la adopción de planes de suscripción fija como eje principal de monetización </w:t>
      </w:r>
      <w:sdt>
        <w:sdtPr>
          <w:id w:val="22372732"/>
          <w:citation/>
        </w:sdtPr>
        <w:sdtEndPr/>
        <w:sdtContent>
          <w:r w:rsidRPr="00B531F2">
            <w:fldChar w:fldCharType="begin"/>
          </w:r>
          <w:r w:rsidRPr="00B531F2">
            <w:instrText xml:space="preserve"> CITATION Get25 \l 2058 </w:instrText>
          </w:r>
          <w:r w:rsidRPr="00B531F2">
            <w:fldChar w:fldCharType="separate"/>
          </w:r>
          <w:r w:rsidR="00852EF3" w:rsidRPr="00852EF3">
            <w:rPr>
              <w:noProof/>
            </w:rPr>
            <w:t>(GetMonetizely, 2025)</w:t>
          </w:r>
          <w:r w:rsidRPr="00B531F2">
            <w:fldChar w:fldCharType="end"/>
          </w:r>
        </w:sdtContent>
      </w:sdt>
      <w:r w:rsidRPr="00B531F2">
        <w:t>.</w:t>
      </w:r>
    </w:p>
    <w:p w14:paraId="7A9C5E00" w14:textId="70F4E97D" w:rsidR="00A755C4" w:rsidRPr="00B531F2" w:rsidRDefault="00A755C4" w:rsidP="00A755C4">
      <w:r w:rsidRPr="00B531F2">
        <w:t xml:space="preserve">Las fuentes de ingreso </w:t>
      </w:r>
      <w:r w:rsidR="00736E80">
        <w:t xml:space="preserve">contempladas </w:t>
      </w:r>
      <w:r w:rsidRPr="00B531F2">
        <w:t>del sistema VeriFinca son las siguientes:</w:t>
      </w:r>
    </w:p>
    <w:p w14:paraId="5BCF15B7" w14:textId="77777777" w:rsidR="00A755C4" w:rsidRPr="00B531F2" w:rsidRDefault="00A755C4" w:rsidP="00380681">
      <w:pPr>
        <w:numPr>
          <w:ilvl w:val="0"/>
          <w:numId w:val="30"/>
        </w:numPr>
      </w:pPr>
      <w:r w:rsidRPr="00B531F2">
        <w:rPr>
          <w:b/>
          <w:bCs/>
        </w:rPr>
        <w:t>Suscripciones recurrentes mensuales/anuales</w:t>
      </w:r>
      <w:r w:rsidRPr="00B531F2">
        <w:t> — Ingreso principal y predecible (MRR: </w:t>
      </w:r>
      <w:r w:rsidRPr="00B531F2">
        <w:rPr>
          <w:i/>
          <w:iCs/>
        </w:rPr>
        <w:t>Monthly Recurring Revenue</w:t>
      </w:r>
      <w:r w:rsidRPr="00B531F2">
        <w:t>). Cada segmento accede a un plan diferenciado según su nivel de uso y necesidades.</w:t>
      </w:r>
    </w:p>
    <w:p w14:paraId="1AF9CFA1" w14:textId="2A861E27" w:rsidR="00A755C4" w:rsidRPr="00B531F2" w:rsidRDefault="00A755C4" w:rsidP="00380681">
      <w:pPr>
        <w:numPr>
          <w:ilvl w:val="0"/>
          <w:numId w:val="30"/>
        </w:numPr>
      </w:pPr>
      <w:r w:rsidRPr="00B531F2">
        <w:rPr>
          <w:b/>
          <w:bCs/>
        </w:rPr>
        <w:t>Certificados de Integridad</w:t>
      </w:r>
      <w:r w:rsidRPr="00B531F2">
        <w:t> — Emisión de sellos digitales con firma electrónica avanzada y número de serie verificable públicamente; producto de alto valor percibido para desarrolladores que quieren diferenciar sus proyectos en el mercado.</w:t>
      </w:r>
    </w:p>
    <w:p w14:paraId="7C9F17E5" w14:textId="77777777" w:rsidR="00A755C4" w:rsidRPr="00B531F2" w:rsidRDefault="00A755C4" w:rsidP="00380681">
      <w:pPr>
        <w:numPr>
          <w:ilvl w:val="0"/>
          <w:numId w:val="30"/>
        </w:numPr>
      </w:pPr>
      <w:r w:rsidRPr="00B531F2">
        <w:rPr>
          <w:b/>
          <w:bCs/>
        </w:rPr>
        <w:t>Acceso API Empresarial (</w:t>
      </w:r>
      <w:r w:rsidRPr="00B531F2">
        <w:rPr>
          <w:b/>
          <w:bCs/>
          <w:i/>
          <w:iCs/>
        </w:rPr>
        <w:t>B2B</w:t>
      </w:r>
      <w:r w:rsidRPr="00B531F2">
        <w:rPr>
          <w:b/>
          <w:bCs/>
        </w:rPr>
        <w:t>)</w:t>
      </w:r>
      <w:r w:rsidRPr="00B531F2">
        <w:t> — Bancos, fiduciarias y portales inmobiliarios que integren el motor de validación de VeriFinca dentro de sus propios sistemas vía API.</w:t>
      </w:r>
    </w:p>
    <w:p w14:paraId="7E64A62C" w14:textId="77777777" w:rsidR="00A755C4" w:rsidRPr="00B531F2" w:rsidRDefault="00A755C4" w:rsidP="00380681">
      <w:pPr>
        <w:numPr>
          <w:ilvl w:val="0"/>
          <w:numId w:val="30"/>
        </w:numPr>
      </w:pPr>
      <w:r w:rsidRPr="00B531F2">
        <w:rPr>
          <w:b/>
          <w:bCs/>
        </w:rPr>
        <w:lastRenderedPageBreak/>
        <w:t>Analítica de mercado (</w:t>
      </w:r>
      <w:r w:rsidRPr="00B531F2">
        <w:rPr>
          <w:b/>
          <w:bCs/>
          <w:i/>
          <w:iCs/>
        </w:rPr>
        <w:t>data insights</w:t>
      </w:r>
      <w:r w:rsidRPr="00B531F2">
        <w:rPr>
          <w:b/>
          <w:bCs/>
        </w:rPr>
        <w:t>)</w:t>
      </w:r>
      <w:r w:rsidRPr="00B531F2">
        <w:t> — Informes agregados y anonimizados sobre patrones de irregularidades documentales en el sector, dirigidos a instituciones financieras, aseguradoras y organismos reguladores.</w:t>
      </w:r>
    </w:p>
    <w:p w14:paraId="04495FE5" w14:textId="1EC2F55F" w:rsidR="001164EC" w:rsidRPr="00B531F2" w:rsidRDefault="001164EC">
      <w:pPr>
        <w:spacing w:before="120" w:after="200" w:line="264" w:lineRule="auto"/>
        <w:ind w:firstLine="0"/>
        <w:rPr>
          <w:rFonts w:eastAsiaTheme="majorEastAsia" w:cstheme="majorBidi"/>
          <w:b/>
          <w:bCs/>
          <w:iCs/>
          <w:color w:val="000000" w:themeColor="accent1" w:themeShade="BF"/>
        </w:rPr>
      </w:pPr>
    </w:p>
    <w:p w14:paraId="365760B1" w14:textId="4AE9BECB" w:rsidR="00A755C4" w:rsidRPr="00B531F2" w:rsidRDefault="00A755C4" w:rsidP="002521BA">
      <w:pPr>
        <w:pStyle w:val="Ttulo4"/>
      </w:pPr>
      <w:r w:rsidRPr="00B531F2">
        <w:t>Estructura de Planes y Precios</w:t>
      </w:r>
    </w:p>
    <w:p w14:paraId="5125264A" w14:textId="77777777" w:rsidR="00A755C4" w:rsidRPr="00B531F2" w:rsidRDefault="00A755C4" w:rsidP="00A755C4">
      <w:r w:rsidRPr="00B531F2">
        <w:t>La siguiente tabla presenta los cuatro niveles de servicio propuestos para VeriFinca, diseñados para cubrir desde compradores individuales hasta instituciones financieras de gran escala:</w:t>
      </w:r>
    </w:p>
    <w:p w14:paraId="193AC35F" w14:textId="08C3B1AE" w:rsidR="00A755C4" w:rsidRPr="00B531F2" w:rsidRDefault="00A755C4" w:rsidP="00617FE9">
      <w:pPr>
        <w:pStyle w:val="Figuras"/>
      </w:pPr>
      <w:bookmarkStart w:id="50" w:name="_Toc227357376"/>
      <w:r w:rsidRPr="00B531F2">
        <w:t xml:space="preserve">Tabla </w:t>
      </w:r>
      <w:r>
        <w:fldChar w:fldCharType="begin"/>
      </w:r>
      <w:r>
        <w:instrText xml:space="preserve"> SEQ Tabla \* ARABIC </w:instrText>
      </w:r>
      <w:r>
        <w:fldChar w:fldCharType="separate"/>
      </w:r>
      <w:r w:rsidR="00B111AF">
        <w:rPr>
          <w:noProof/>
        </w:rPr>
        <w:t>6</w:t>
      </w:r>
      <w:r>
        <w:rPr>
          <w:noProof/>
        </w:rPr>
        <w:fldChar w:fldCharType="end"/>
      </w:r>
      <w:r w:rsidRPr="00B531F2">
        <w:br/>
        <w:t>Estructura de Planes y Precios</w:t>
      </w:r>
      <w:bookmarkEnd w:id="50"/>
    </w:p>
    <w:tbl>
      <w:tblPr>
        <w:tblStyle w:val="Tablanormal2"/>
        <w:tblW w:w="0" w:type="auto"/>
        <w:tblLook w:val="0620" w:firstRow="1" w:lastRow="0" w:firstColumn="0" w:lastColumn="0" w:noHBand="1" w:noVBand="1"/>
      </w:tblPr>
      <w:tblGrid>
        <w:gridCol w:w="1444"/>
        <w:gridCol w:w="2219"/>
        <w:gridCol w:w="1485"/>
        <w:gridCol w:w="4212"/>
      </w:tblGrid>
      <w:tr w:rsidR="007736DA" w:rsidRPr="0016218D" w14:paraId="6E97005D" w14:textId="77777777" w:rsidTr="004A5284">
        <w:trPr>
          <w:cnfStyle w:val="100000000000" w:firstRow="1" w:lastRow="0" w:firstColumn="0" w:lastColumn="0" w:oddVBand="0" w:evenVBand="0" w:oddHBand="0" w:evenHBand="0" w:firstRowFirstColumn="0" w:firstRowLastColumn="0" w:lastRowFirstColumn="0" w:lastRowLastColumn="0"/>
          <w:tblHeader/>
        </w:trPr>
        <w:tc>
          <w:tcPr>
            <w:tcW w:w="0" w:type="auto"/>
            <w:vAlign w:val="center"/>
            <w:hideMark/>
          </w:tcPr>
          <w:p w14:paraId="7E65C8DB" w14:textId="77777777" w:rsidR="00A755C4" w:rsidRPr="00640AF5" w:rsidRDefault="00A755C4" w:rsidP="004A5284">
            <w:pPr>
              <w:spacing w:after="0"/>
              <w:ind w:firstLine="0"/>
              <w:jc w:val="center"/>
              <w:rPr>
                <w:szCs w:val="18"/>
              </w:rPr>
            </w:pPr>
            <w:r w:rsidRPr="00640AF5">
              <w:rPr>
                <w:szCs w:val="18"/>
              </w:rPr>
              <w:t>Plan</w:t>
            </w:r>
          </w:p>
        </w:tc>
        <w:tc>
          <w:tcPr>
            <w:tcW w:w="0" w:type="auto"/>
            <w:vAlign w:val="center"/>
            <w:hideMark/>
          </w:tcPr>
          <w:p w14:paraId="21D7865A" w14:textId="77777777" w:rsidR="00A755C4" w:rsidRPr="00640AF5" w:rsidRDefault="00A755C4" w:rsidP="004A5284">
            <w:pPr>
              <w:spacing w:after="0"/>
              <w:ind w:firstLine="0"/>
              <w:jc w:val="center"/>
              <w:rPr>
                <w:szCs w:val="18"/>
              </w:rPr>
            </w:pPr>
            <w:r w:rsidRPr="00640AF5">
              <w:rPr>
                <w:szCs w:val="18"/>
              </w:rPr>
              <w:t>Segmento objetivo</w:t>
            </w:r>
          </w:p>
        </w:tc>
        <w:tc>
          <w:tcPr>
            <w:tcW w:w="0" w:type="auto"/>
            <w:vAlign w:val="center"/>
            <w:hideMark/>
          </w:tcPr>
          <w:p w14:paraId="6449E9DC" w14:textId="77777777" w:rsidR="00A755C4" w:rsidRPr="00640AF5" w:rsidRDefault="00A755C4" w:rsidP="004A5284">
            <w:pPr>
              <w:spacing w:after="0"/>
              <w:ind w:firstLine="0"/>
              <w:jc w:val="center"/>
              <w:rPr>
                <w:szCs w:val="18"/>
              </w:rPr>
            </w:pPr>
            <w:r w:rsidRPr="00640AF5">
              <w:rPr>
                <w:szCs w:val="18"/>
              </w:rPr>
              <w:t>Precio mensual (RD$)</w:t>
            </w:r>
          </w:p>
        </w:tc>
        <w:tc>
          <w:tcPr>
            <w:tcW w:w="0" w:type="auto"/>
            <w:vAlign w:val="center"/>
            <w:hideMark/>
          </w:tcPr>
          <w:p w14:paraId="029D7B7C" w14:textId="77777777" w:rsidR="00A755C4" w:rsidRPr="00640AF5" w:rsidRDefault="00A755C4" w:rsidP="004A5284">
            <w:pPr>
              <w:spacing w:after="0"/>
              <w:ind w:firstLine="0"/>
              <w:jc w:val="center"/>
              <w:rPr>
                <w:szCs w:val="18"/>
              </w:rPr>
            </w:pPr>
            <w:r w:rsidRPr="00640AF5">
              <w:rPr>
                <w:szCs w:val="18"/>
              </w:rPr>
              <w:t>Incluye</w:t>
            </w:r>
          </w:p>
        </w:tc>
      </w:tr>
      <w:tr w:rsidR="007736DA" w:rsidRPr="0016218D" w14:paraId="36ECD979" w14:textId="77777777" w:rsidTr="004A5284">
        <w:tc>
          <w:tcPr>
            <w:tcW w:w="0" w:type="auto"/>
            <w:vAlign w:val="center"/>
            <w:hideMark/>
          </w:tcPr>
          <w:p w14:paraId="31F5D218" w14:textId="77777777" w:rsidR="00A755C4" w:rsidRPr="00640AF5" w:rsidRDefault="00A755C4" w:rsidP="004A5284">
            <w:pPr>
              <w:spacing w:after="0"/>
              <w:ind w:firstLine="0"/>
              <w:jc w:val="center"/>
              <w:rPr>
                <w:szCs w:val="18"/>
              </w:rPr>
            </w:pPr>
            <w:r w:rsidRPr="00640AF5">
              <w:rPr>
                <w:b/>
                <w:szCs w:val="18"/>
              </w:rPr>
              <w:t>Consulta</w:t>
            </w:r>
            <w:r w:rsidRPr="00640AF5">
              <w:rPr>
                <w:szCs w:val="18"/>
              </w:rPr>
              <w:t xml:space="preserve"> </w:t>
            </w:r>
            <w:r w:rsidRPr="00640AF5">
              <w:rPr>
                <w:i/>
                <w:szCs w:val="18"/>
              </w:rPr>
              <w:t>(Freemium)</w:t>
            </w:r>
          </w:p>
        </w:tc>
        <w:tc>
          <w:tcPr>
            <w:tcW w:w="0" w:type="auto"/>
            <w:vAlign w:val="center"/>
            <w:hideMark/>
          </w:tcPr>
          <w:p w14:paraId="3E89B943" w14:textId="77777777" w:rsidR="00A755C4" w:rsidRPr="00640AF5" w:rsidRDefault="00A755C4" w:rsidP="004A5284">
            <w:pPr>
              <w:spacing w:after="0"/>
              <w:ind w:firstLine="0"/>
              <w:jc w:val="center"/>
              <w:rPr>
                <w:szCs w:val="18"/>
              </w:rPr>
            </w:pPr>
            <w:r w:rsidRPr="00640AF5">
              <w:rPr>
                <w:szCs w:val="18"/>
              </w:rPr>
              <w:t>Compradores e inversionistas individuales</w:t>
            </w:r>
          </w:p>
        </w:tc>
        <w:tc>
          <w:tcPr>
            <w:tcW w:w="0" w:type="auto"/>
            <w:vAlign w:val="center"/>
            <w:hideMark/>
          </w:tcPr>
          <w:p w14:paraId="44951150" w14:textId="77777777" w:rsidR="00A755C4" w:rsidRPr="00640AF5" w:rsidRDefault="00A755C4" w:rsidP="004A5284">
            <w:pPr>
              <w:spacing w:after="0"/>
              <w:ind w:firstLine="0"/>
              <w:jc w:val="right"/>
              <w:rPr>
                <w:szCs w:val="18"/>
              </w:rPr>
            </w:pPr>
            <w:r w:rsidRPr="00640AF5">
              <w:rPr>
                <w:szCs w:val="18"/>
              </w:rPr>
              <w:t>RD$ 0</w:t>
            </w:r>
          </w:p>
        </w:tc>
        <w:tc>
          <w:tcPr>
            <w:tcW w:w="0" w:type="auto"/>
            <w:vAlign w:val="center"/>
            <w:hideMark/>
          </w:tcPr>
          <w:p w14:paraId="25C5F8F7" w14:textId="2056EC94" w:rsidR="00A755C4" w:rsidRPr="00640AF5" w:rsidRDefault="00F807B7" w:rsidP="004A5284">
            <w:pPr>
              <w:spacing w:after="0"/>
              <w:ind w:firstLine="0"/>
              <w:jc w:val="center"/>
              <w:rPr>
                <w:szCs w:val="18"/>
              </w:rPr>
            </w:pPr>
            <w:r w:rsidRPr="00F807B7">
              <w:rPr>
                <w:szCs w:val="18"/>
              </w:rPr>
              <w:t>Hasta 1 consultas, 1 Proyecto registrables, sin presentación al público</w:t>
            </w:r>
          </w:p>
        </w:tc>
      </w:tr>
      <w:tr w:rsidR="007736DA" w:rsidRPr="0016218D" w14:paraId="28856333" w14:textId="77777777" w:rsidTr="004A5284">
        <w:tc>
          <w:tcPr>
            <w:tcW w:w="0" w:type="auto"/>
            <w:vAlign w:val="center"/>
            <w:hideMark/>
          </w:tcPr>
          <w:p w14:paraId="375FC435" w14:textId="77777777" w:rsidR="00A755C4" w:rsidRPr="00640AF5" w:rsidRDefault="00A755C4" w:rsidP="004A5284">
            <w:pPr>
              <w:spacing w:after="0"/>
              <w:ind w:firstLine="0"/>
              <w:jc w:val="center"/>
              <w:rPr>
                <w:szCs w:val="18"/>
              </w:rPr>
            </w:pPr>
            <w:r w:rsidRPr="00640AF5">
              <w:rPr>
                <w:b/>
                <w:szCs w:val="18"/>
              </w:rPr>
              <w:t>Profesional</w:t>
            </w:r>
          </w:p>
        </w:tc>
        <w:tc>
          <w:tcPr>
            <w:tcW w:w="0" w:type="auto"/>
            <w:vAlign w:val="center"/>
            <w:hideMark/>
          </w:tcPr>
          <w:p w14:paraId="6FF70981" w14:textId="77777777" w:rsidR="00A755C4" w:rsidRPr="00640AF5" w:rsidRDefault="00A755C4" w:rsidP="004A5284">
            <w:pPr>
              <w:spacing w:after="0"/>
              <w:ind w:firstLine="0"/>
              <w:jc w:val="center"/>
              <w:rPr>
                <w:szCs w:val="18"/>
              </w:rPr>
            </w:pPr>
            <w:r w:rsidRPr="00640AF5">
              <w:rPr>
                <w:szCs w:val="18"/>
              </w:rPr>
              <w:t>Notarios, abogados, agentes inmobiliarios</w:t>
            </w:r>
          </w:p>
        </w:tc>
        <w:tc>
          <w:tcPr>
            <w:tcW w:w="0" w:type="auto"/>
            <w:vAlign w:val="center"/>
            <w:hideMark/>
          </w:tcPr>
          <w:p w14:paraId="73349B69" w14:textId="3DF52135" w:rsidR="00A755C4" w:rsidRPr="00640AF5" w:rsidRDefault="00A755C4" w:rsidP="004A5284">
            <w:pPr>
              <w:spacing w:after="0"/>
              <w:ind w:firstLine="0"/>
              <w:jc w:val="right"/>
              <w:rPr>
                <w:szCs w:val="18"/>
              </w:rPr>
            </w:pPr>
            <w:r w:rsidRPr="00640AF5">
              <w:rPr>
                <w:szCs w:val="18"/>
              </w:rPr>
              <w:t xml:space="preserve">RD$ </w:t>
            </w:r>
            <w:r w:rsidR="00F21B81">
              <w:rPr>
                <w:szCs w:val="18"/>
              </w:rPr>
              <w:t>3</w:t>
            </w:r>
            <w:r w:rsidRPr="00640AF5">
              <w:rPr>
                <w:szCs w:val="18"/>
              </w:rPr>
              <w:t>,500</w:t>
            </w:r>
          </w:p>
        </w:tc>
        <w:tc>
          <w:tcPr>
            <w:tcW w:w="0" w:type="auto"/>
            <w:vAlign w:val="center"/>
            <w:hideMark/>
          </w:tcPr>
          <w:p w14:paraId="443B0D98" w14:textId="42F090C8" w:rsidR="00A755C4" w:rsidRPr="00640AF5" w:rsidRDefault="00F672D1" w:rsidP="004A5284">
            <w:pPr>
              <w:spacing w:after="0"/>
              <w:ind w:firstLine="0"/>
              <w:jc w:val="center"/>
              <w:rPr>
                <w:szCs w:val="18"/>
              </w:rPr>
            </w:pPr>
            <w:r w:rsidRPr="00F672D1">
              <w:rPr>
                <w:szCs w:val="18"/>
              </w:rPr>
              <w:t xml:space="preserve">Hasta </w:t>
            </w:r>
            <w:r w:rsidR="004B305B">
              <w:rPr>
                <w:szCs w:val="18"/>
              </w:rPr>
              <w:t>25</w:t>
            </w:r>
            <w:r w:rsidRPr="00F672D1">
              <w:rPr>
                <w:szCs w:val="18"/>
              </w:rPr>
              <w:t xml:space="preserve"> consultas, </w:t>
            </w:r>
            <w:r w:rsidR="004B305B">
              <w:rPr>
                <w:szCs w:val="18"/>
              </w:rPr>
              <w:t>5</w:t>
            </w:r>
            <w:r w:rsidRPr="00F672D1">
              <w:rPr>
                <w:szCs w:val="18"/>
              </w:rPr>
              <w:t xml:space="preserve"> Proyecto registrables, presentación al público, QR incluido</w:t>
            </w:r>
          </w:p>
        </w:tc>
      </w:tr>
      <w:tr w:rsidR="007736DA" w:rsidRPr="0016218D" w14:paraId="54E13B7A" w14:textId="77777777" w:rsidTr="004A5284">
        <w:tc>
          <w:tcPr>
            <w:tcW w:w="0" w:type="auto"/>
            <w:vAlign w:val="center"/>
            <w:hideMark/>
          </w:tcPr>
          <w:p w14:paraId="203B7358" w14:textId="77777777" w:rsidR="00A755C4" w:rsidRPr="00640AF5" w:rsidRDefault="00A755C4" w:rsidP="004A5284">
            <w:pPr>
              <w:spacing w:after="0"/>
              <w:ind w:firstLine="0"/>
              <w:jc w:val="center"/>
              <w:rPr>
                <w:szCs w:val="18"/>
              </w:rPr>
            </w:pPr>
            <w:r w:rsidRPr="00640AF5">
              <w:rPr>
                <w:b/>
                <w:szCs w:val="18"/>
              </w:rPr>
              <w:t>Empresa</w:t>
            </w:r>
          </w:p>
        </w:tc>
        <w:tc>
          <w:tcPr>
            <w:tcW w:w="0" w:type="auto"/>
            <w:vAlign w:val="center"/>
            <w:hideMark/>
          </w:tcPr>
          <w:p w14:paraId="23C4CC50" w14:textId="77777777" w:rsidR="00A755C4" w:rsidRPr="00640AF5" w:rsidRDefault="00A755C4" w:rsidP="004A5284">
            <w:pPr>
              <w:spacing w:after="0"/>
              <w:ind w:firstLine="0"/>
              <w:jc w:val="center"/>
              <w:rPr>
                <w:szCs w:val="18"/>
              </w:rPr>
            </w:pPr>
            <w:r w:rsidRPr="00640AF5">
              <w:rPr>
                <w:szCs w:val="18"/>
              </w:rPr>
              <w:t>Desarrolladores inmobiliarios, inmobiliarias</w:t>
            </w:r>
          </w:p>
        </w:tc>
        <w:tc>
          <w:tcPr>
            <w:tcW w:w="0" w:type="auto"/>
            <w:vAlign w:val="center"/>
            <w:hideMark/>
          </w:tcPr>
          <w:p w14:paraId="4FDEEEA1" w14:textId="21EF2B6A" w:rsidR="00A755C4" w:rsidRPr="00640AF5" w:rsidRDefault="00A755C4" w:rsidP="004A5284">
            <w:pPr>
              <w:spacing w:after="0"/>
              <w:ind w:firstLine="0"/>
              <w:jc w:val="right"/>
              <w:rPr>
                <w:szCs w:val="18"/>
              </w:rPr>
            </w:pPr>
            <w:r w:rsidRPr="00640AF5">
              <w:rPr>
                <w:szCs w:val="18"/>
              </w:rPr>
              <w:t>RD$ 1</w:t>
            </w:r>
            <w:r w:rsidR="00C76E79">
              <w:rPr>
                <w:szCs w:val="18"/>
              </w:rPr>
              <w:t>0</w:t>
            </w:r>
            <w:r w:rsidRPr="00640AF5">
              <w:rPr>
                <w:szCs w:val="18"/>
              </w:rPr>
              <w:t>,000</w:t>
            </w:r>
          </w:p>
        </w:tc>
        <w:tc>
          <w:tcPr>
            <w:tcW w:w="0" w:type="auto"/>
            <w:vAlign w:val="center"/>
            <w:hideMark/>
          </w:tcPr>
          <w:p w14:paraId="367580F6" w14:textId="7F831B25" w:rsidR="00A755C4" w:rsidRPr="00640AF5" w:rsidRDefault="00F672D1" w:rsidP="004A5284">
            <w:pPr>
              <w:spacing w:after="0"/>
              <w:ind w:firstLine="0"/>
              <w:jc w:val="center"/>
              <w:rPr>
                <w:szCs w:val="18"/>
              </w:rPr>
            </w:pPr>
            <w:r w:rsidRPr="00F672D1">
              <w:rPr>
                <w:szCs w:val="18"/>
              </w:rPr>
              <w:t>Hasta 100 consultas, 10 Proyecto registrables, presentación al público, QR incluido</w:t>
            </w:r>
          </w:p>
        </w:tc>
      </w:tr>
      <w:tr w:rsidR="007736DA" w:rsidRPr="0016218D" w14:paraId="7031E2BC" w14:textId="77777777" w:rsidTr="004A5284">
        <w:tc>
          <w:tcPr>
            <w:tcW w:w="0" w:type="auto"/>
            <w:vAlign w:val="center"/>
            <w:hideMark/>
          </w:tcPr>
          <w:p w14:paraId="5FB3968D" w14:textId="77777777" w:rsidR="00A755C4" w:rsidRPr="00640AF5" w:rsidRDefault="00A755C4" w:rsidP="004A5284">
            <w:pPr>
              <w:spacing w:after="0"/>
              <w:ind w:firstLine="0"/>
              <w:jc w:val="center"/>
              <w:rPr>
                <w:szCs w:val="18"/>
              </w:rPr>
            </w:pPr>
            <w:r w:rsidRPr="00640AF5">
              <w:rPr>
                <w:b/>
                <w:szCs w:val="18"/>
              </w:rPr>
              <w:t>Enterprise</w:t>
            </w:r>
          </w:p>
        </w:tc>
        <w:tc>
          <w:tcPr>
            <w:tcW w:w="0" w:type="auto"/>
            <w:vAlign w:val="center"/>
            <w:hideMark/>
          </w:tcPr>
          <w:p w14:paraId="07A39A42" w14:textId="77777777" w:rsidR="00A755C4" w:rsidRPr="00640AF5" w:rsidRDefault="00A755C4" w:rsidP="004A5284">
            <w:pPr>
              <w:spacing w:after="0"/>
              <w:ind w:firstLine="0"/>
              <w:jc w:val="center"/>
              <w:rPr>
                <w:szCs w:val="18"/>
              </w:rPr>
            </w:pPr>
            <w:r w:rsidRPr="00640AF5">
              <w:rPr>
                <w:szCs w:val="18"/>
              </w:rPr>
              <w:t>Bancos, fiduciarias, aseguradoras</w:t>
            </w:r>
          </w:p>
        </w:tc>
        <w:tc>
          <w:tcPr>
            <w:tcW w:w="0" w:type="auto"/>
            <w:vAlign w:val="center"/>
            <w:hideMark/>
          </w:tcPr>
          <w:p w14:paraId="2A619332" w14:textId="0395C70B" w:rsidR="00A755C4" w:rsidRPr="00640AF5" w:rsidRDefault="00A755C4" w:rsidP="004A5284">
            <w:pPr>
              <w:spacing w:after="0"/>
              <w:ind w:firstLine="0"/>
              <w:jc w:val="right"/>
              <w:rPr>
                <w:szCs w:val="18"/>
              </w:rPr>
            </w:pPr>
            <w:r w:rsidRPr="00640AF5">
              <w:rPr>
                <w:szCs w:val="18"/>
              </w:rPr>
              <w:t>RD$ 3</w:t>
            </w:r>
            <w:r w:rsidR="004B305B">
              <w:rPr>
                <w:szCs w:val="18"/>
              </w:rPr>
              <w:t>0</w:t>
            </w:r>
            <w:r w:rsidRPr="00640AF5">
              <w:rPr>
                <w:szCs w:val="18"/>
              </w:rPr>
              <w:t>,000</w:t>
            </w:r>
          </w:p>
        </w:tc>
        <w:tc>
          <w:tcPr>
            <w:tcW w:w="0" w:type="auto"/>
            <w:vAlign w:val="center"/>
            <w:hideMark/>
          </w:tcPr>
          <w:p w14:paraId="7C58A7FF" w14:textId="2401B076" w:rsidR="00A755C4" w:rsidRPr="00640AF5" w:rsidRDefault="00AB2A27" w:rsidP="004A5284">
            <w:pPr>
              <w:spacing w:after="0"/>
              <w:ind w:firstLine="0"/>
              <w:jc w:val="center"/>
              <w:rPr>
                <w:szCs w:val="18"/>
              </w:rPr>
            </w:pPr>
            <w:r w:rsidRPr="00AB2A27">
              <w:rPr>
                <w:szCs w:val="18"/>
              </w:rPr>
              <w:t>Consultas ilimitadas, 50 Proyecto registrables, presentación al público, QR incluido, multi-usuario</w:t>
            </w:r>
            <w:r>
              <w:rPr>
                <w:szCs w:val="18"/>
              </w:rPr>
              <w:t xml:space="preserve">, acceso a la </w:t>
            </w:r>
            <w:r w:rsidR="004B51CF">
              <w:rPr>
                <w:szCs w:val="18"/>
              </w:rPr>
              <w:t>API de consumo</w:t>
            </w:r>
          </w:p>
        </w:tc>
      </w:tr>
    </w:tbl>
    <w:p w14:paraId="44D4454D" w14:textId="572AFAB3" w:rsidR="00A755C4" w:rsidRPr="00B531F2" w:rsidRDefault="00A755C4" w:rsidP="00A755C4">
      <w:pPr>
        <w:rPr>
          <w:i/>
          <w:iCs/>
        </w:rPr>
      </w:pPr>
      <w:r w:rsidRPr="00B531F2">
        <w:rPr>
          <w:i/>
          <w:iCs/>
        </w:rPr>
        <w:t xml:space="preserve">Fuente: Elaboración propia basada en modelos de referencia PropTech SaaS </w:t>
      </w:r>
      <w:sdt>
        <w:sdtPr>
          <w:rPr>
            <w:i/>
            <w:iCs/>
          </w:rPr>
          <w:id w:val="424460164"/>
          <w:citation/>
        </w:sdtPr>
        <w:sdtEndPr/>
        <w:sdtContent>
          <w:r w:rsidRPr="00B531F2">
            <w:rPr>
              <w:i/>
              <w:iCs/>
            </w:rPr>
            <w:fldChar w:fldCharType="begin"/>
          </w:r>
          <w:r w:rsidRPr="00B531F2">
            <w:rPr>
              <w:i/>
              <w:iCs/>
            </w:rPr>
            <w:instrText xml:space="preserve"> CITATION Get25 \l 2058 </w:instrText>
          </w:r>
          <w:r w:rsidRPr="00B531F2">
            <w:rPr>
              <w:i/>
              <w:iCs/>
            </w:rPr>
            <w:fldChar w:fldCharType="separate"/>
          </w:r>
          <w:r w:rsidR="00852EF3" w:rsidRPr="00852EF3">
            <w:rPr>
              <w:noProof/>
            </w:rPr>
            <w:t>(GetMonetizely, 2025)</w:t>
          </w:r>
          <w:r w:rsidRPr="00B531F2">
            <w:rPr>
              <w:i/>
              <w:iCs/>
            </w:rPr>
            <w:fldChar w:fldCharType="end"/>
          </w:r>
        </w:sdtContent>
      </w:sdt>
      <w:r w:rsidRPr="00B531F2">
        <w:rPr>
          <w:i/>
          <w:iCs/>
        </w:rPr>
        <w:t xml:space="preserve">,  </w:t>
      </w:r>
      <w:sdt>
        <w:sdtPr>
          <w:rPr>
            <w:i/>
            <w:iCs/>
          </w:rPr>
          <w:id w:val="2117859116"/>
          <w:citation/>
        </w:sdtPr>
        <w:sdtEndPr/>
        <w:sdtContent>
          <w:r w:rsidRPr="00B531F2">
            <w:rPr>
              <w:i/>
              <w:iCs/>
            </w:rPr>
            <w:fldChar w:fldCharType="begin"/>
          </w:r>
          <w:r w:rsidRPr="00B531F2">
            <w:rPr>
              <w:i/>
              <w:iCs/>
            </w:rPr>
            <w:instrText xml:space="preserve"> CITATION Bin24 \l 2058 </w:instrText>
          </w:r>
          <w:r w:rsidRPr="00B531F2">
            <w:rPr>
              <w:i/>
              <w:iCs/>
            </w:rPr>
            <w:fldChar w:fldCharType="separate"/>
          </w:r>
          <w:r w:rsidR="00852EF3" w:rsidRPr="00852EF3">
            <w:rPr>
              <w:noProof/>
            </w:rPr>
            <w:t>(Stream, 2024)</w:t>
          </w:r>
          <w:r w:rsidRPr="00B531F2">
            <w:rPr>
              <w:i/>
              <w:iCs/>
            </w:rPr>
            <w:fldChar w:fldCharType="end"/>
          </w:r>
        </w:sdtContent>
      </w:sdt>
      <w:r w:rsidRPr="00B531F2">
        <w:rPr>
          <w:i/>
          <w:iCs/>
        </w:rPr>
        <w:t>.</w:t>
      </w:r>
    </w:p>
    <w:p w14:paraId="253C0E17" w14:textId="77777777" w:rsidR="00444412" w:rsidRPr="00154D45" w:rsidRDefault="00444412" w:rsidP="00154D45">
      <w:bookmarkStart w:id="51" w:name="_Toc216389503"/>
    </w:p>
    <w:p w14:paraId="633E377F" w14:textId="77777777" w:rsidR="00A755C4" w:rsidRPr="00B531F2" w:rsidRDefault="00A755C4" w:rsidP="002521BA">
      <w:pPr>
        <w:pStyle w:val="Ttulo4"/>
      </w:pPr>
      <w:r w:rsidRPr="00B531F2">
        <w:t>Análisis de Costos –</w:t>
      </w:r>
      <w:bookmarkEnd w:id="51"/>
      <w:r w:rsidRPr="00B531F2">
        <w:t xml:space="preserve"> Costo de Desarrollo</w:t>
      </w:r>
    </w:p>
    <w:p w14:paraId="39A37B3F" w14:textId="1FB4DD6B" w:rsidR="00131842" w:rsidRDefault="00A755C4" w:rsidP="0012007B">
      <w:r w:rsidRPr="00B531F2">
        <w:t>La inversión inicial contempla los costos de trabajo del equipo de desarrollo durante las dos fases del proyecto académico, estimados con base en las tasas salariales del mercado reportadas por la encuesta </w:t>
      </w:r>
      <w:r w:rsidRPr="00B531F2">
        <w:rPr>
          <w:i/>
          <w:iCs/>
        </w:rPr>
        <w:t>Stack Overflow Developer Survey 2025</w:t>
      </w:r>
      <w:r w:rsidRPr="00B531F2">
        <w:t> </w:t>
      </w:r>
      <w:sdt>
        <w:sdtPr>
          <w:id w:val="108332831"/>
          <w:citation/>
        </w:sdtPr>
        <w:sdtEndPr/>
        <w:sdtContent>
          <w:r w:rsidRPr="00B531F2">
            <w:fldChar w:fldCharType="begin"/>
          </w:r>
          <w:r w:rsidRPr="00B531F2">
            <w:instrText xml:space="preserve"> CITATION Sta25 \l 2058 </w:instrText>
          </w:r>
          <w:r w:rsidRPr="00B531F2">
            <w:fldChar w:fldCharType="separate"/>
          </w:r>
          <w:r w:rsidR="00852EF3" w:rsidRPr="00852EF3">
            <w:rPr>
              <w:noProof/>
            </w:rPr>
            <w:t>(Stack Overflow, 2025)</w:t>
          </w:r>
          <w:r w:rsidRPr="00B531F2">
            <w:fldChar w:fldCharType="end"/>
          </w:r>
        </w:sdtContent>
      </w:sdt>
      <w:r w:rsidRPr="00B531F2">
        <w:t xml:space="preserve"> y convertidas a pesos dominicanos a la tasa de referencia vigente </w:t>
      </w:r>
      <w:sdt>
        <w:sdtPr>
          <w:id w:val="631454217"/>
          <w:citation/>
        </w:sdtPr>
        <w:sdtEndPr/>
        <w:sdtContent>
          <w:r w:rsidRPr="00B531F2">
            <w:fldChar w:fldCharType="begin"/>
          </w:r>
          <w:r w:rsidRPr="00B531F2">
            <w:instrText xml:space="preserve"> CITATION Ban261 \l 2058 </w:instrText>
          </w:r>
          <w:r w:rsidRPr="00B531F2">
            <w:fldChar w:fldCharType="separate"/>
          </w:r>
          <w:r w:rsidR="00852EF3" w:rsidRPr="00852EF3">
            <w:rPr>
              <w:noProof/>
            </w:rPr>
            <w:t>(Banco Central de la República Dominicana, 2026)</w:t>
          </w:r>
          <w:r w:rsidRPr="00B531F2">
            <w:fldChar w:fldCharType="end"/>
          </w:r>
        </w:sdtContent>
      </w:sdt>
      <w:r w:rsidRPr="00B531F2">
        <w:t>.</w:t>
      </w:r>
    </w:p>
    <w:p w14:paraId="38E56029" w14:textId="77777777" w:rsidR="0012007B" w:rsidRPr="0012007B" w:rsidRDefault="0012007B" w:rsidP="0012007B"/>
    <w:p w14:paraId="15702B2F" w14:textId="77777777" w:rsidR="00A755C4" w:rsidRPr="00B531F2" w:rsidRDefault="00A755C4" w:rsidP="00A755C4">
      <w:pPr>
        <w:pStyle w:val="Ttulo5"/>
      </w:pPr>
      <w:r w:rsidRPr="00B531F2">
        <w:lastRenderedPageBreak/>
        <w:t>Fase 1: Anteproyecto y Prototipo</w:t>
      </w:r>
    </w:p>
    <w:p w14:paraId="0B35674B" w14:textId="4471FE80" w:rsidR="00A755C4" w:rsidRPr="00B531F2" w:rsidRDefault="00A755C4" w:rsidP="00617FE9">
      <w:pPr>
        <w:pStyle w:val="Figuras"/>
      </w:pPr>
      <w:bookmarkStart w:id="52" w:name="_Toc227357377"/>
      <w:r w:rsidRPr="00991A04">
        <w:t xml:space="preserve">Tabla </w:t>
      </w:r>
      <w:r>
        <w:fldChar w:fldCharType="begin"/>
      </w:r>
      <w:r>
        <w:instrText xml:space="preserve"> SEQ Tabla \* ARABIC </w:instrText>
      </w:r>
      <w:r>
        <w:fldChar w:fldCharType="separate"/>
      </w:r>
      <w:r w:rsidR="00B111AF">
        <w:rPr>
          <w:noProof/>
        </w:rPr>
        <w:t>7</w:t>
      </w:r>
      <w:r>
        <w:rPr>
          <w:noProof/>
        </w:rPr>
        <w:fldChar w:fldCharType="end"/>
      </w:r>
      <w:r w:rsidRPr="00B531F2">
        <w:br/>
        <w:t>Costo de desarrollo Fase 1</w:t>
      </w:r>
      <w:bookmarkEnd w:id="52"/>
    </w:p>
    <w:tbl>
      <w:tblPr>
        <w:tblStyle w:val="Tablanormal2"/>
        <w:tblW w:w="5000" w:type="pct"/>
        <w:tblCellMar>
          <w:left w:w="0" w:type="dxa"/>
          <w:right w:w="0" w:type="dxa"/>
        </w:tblCellMar>
        <w:tblLook w:val="0660" w:firstRow="1" w:lastRow="1" w:firstColumn="0" w:lastColumn="0" w:noHBand="1" w:noVBand="1"/>
      </w:tblPr>
      <w:tblGrid>
        <w:gridCol w:w="2340"/>
        <w:gridCol w:w="1117"/>
        <w:gridCol w:w="1749"/>
        <w:gridCol w:w="1357"/>
        <w:gridCol w:w="1316"/>
        <w:gridCol w:w="1481"/>
      </w:tblGrid>
      <w:tr w:rsidR="00C466F3" w:rsidRPr="0016218D" w14:paraId="36A52CFA" w14:textId="77777777" w:rsidTr="00C2513A">
        <w:trPr>
          <w:cnfStyle w:val="100000000000" w:firstRow="1" w:lastRow="0" w:firstColumn="0" w:lastColumn="0" w:oddVBand="0" w:evenVBand="0" w:oddHBand="0" w:evenHBand="0" w:firstRowFirstColumn="0" w:firstRowLastColumn="0" w:lastRowFirstColumn="0" w:lastRowLastColumn="0"/>
          <w:trHeight w:val="674"/>
        </w:trPr>
        <w:tc>
          <w:tcPr>
            <w:tcW w:w="0" w:type="pct"/>
            <w:vAlign w:val="center"/>
          </w:tcPr>
          <w:p w14:paraId="1AC86B16" w14:textId="77777777" w:rsidR="00A755C4" w:rsidRPr="00077FA8" w:rsidRDefault="00A755C4" w:rsidP="004A5284">
            <w:pPr>
              <w:pStyle w:val="TableParagraph"/>
              <w:spacing w:before="120" w:after="100" w:afterAutospacing="1"/>
              <w:ind w:firstLine="0"/>
              <w:jc w:val="center"/>
              <w:rPr>
                <w:rFonts w:ascii="Georgia" w:hAnsi="Georgia" w:cs="Times New Roman"/>
                <w:b w:val="0"/>
                <w:lang w:val="es-DO"/>
              </w:rPr>
            </w:pPr>
            <w:r w:rsidRPr="00077FA8">
              <w:rPr>
                <w:rFonts w:ascii="Georgia" w:hAnsi="Georgia" w:cs="Times New Roman"/>
                <w:spacing w:val="-5"/>
                <w:lang w:val="es-DO"/>
              </w:rPr>
              <w:t>Rol</w:t>
            </w:r>
          </w:p>
        </w:tc>
        <w:tc>
          <w:tcPr>
            <w:tcW w:w="0" w:type="pct"/>
            <w:vAlign w:val="center"/>
          </w:tcPr>
          <w:p w14:paraId="15C0DF5F" w14:textId="77777777" w:rsidR="00A755C4" w:rsidRPr="00077FA8" w:rsidRDefault="00A755C4" w:rsidP="004A5284">
            <w:pPr>
              <w:pStyle w:val="TableParagraph"/>
              <w:spacing w:before="120" w:after="100" w:afterAutospacing="1"/>
              <w:ind w:firstLine="0"/>
              <w:jc w:val="center"/>
              <w:rPr>
                <w:rFonts w:ascii="Georgia" w:hAnsi="Georgia" w:cs="Times New Roman"/>
                <w:b w:val="0"/>
                <w:lang w:val="es-DO"/>
              </w:rPr>
            </w:pPr>
            <w:r w:rsidRPr="00077FA8">
              <w:rPr>
                <w:rFonts w:ascii="Georgia" w:hAnsi="Georgia" w:cs="Times New Roman"/>
                <w:spacing w:val="-2"/>
                <w:lang w:val="es-DO"/>
              </w:rPr>
              <w:t>Cant.</w:t>
            </w:r>
          </w:p>
        </w:tc>
        <w:tc>
          <w:tcPr>
            <w:tcW w:w="0" w:type="pct"/>
            <w:vAlign w:val="center"/>
          </w:tcPr>
          <w:p w14:paraId="2345F1B7" w14:textId="77777777" w:rsidR="00A755C4" w:rsidRPr="00077FA8" w:rsidRDefault="00A755C4" w:rsidP="004A5284">
            <w:pPr>
              <w:pStyle w:val="TableParagraph"/>
              <w:spacing w:before="120" w:after="100" w:afterAutospacing="1"/>
              <w:ind w:firstLine="0"/>
              <w:jc w:val="center"/>
              <w:rPr>
                <w:rFonts w:ascii="Georgia" w:hAnsi="Georgia" w:cs="Times New Roman"/>
                <w:b w:val="0"/>
                <w:lang w:val="es-DO"/>
              </w:rPr>
            </w:pPr>
            <w:r w:rsidRPr="00077FA8">
              <w:rPr>
                <w:rFonts w:ascii="Georgia" w:hAnsi="Georgia" w:cs="Times New Roman"/>
                <w:spacing w:val="-2"/>
                <w:lang w:val="es-DO"/>
              </w:rPr>
              <w:t xml:space="preserve">Salario </w:t>
            </w:r>
            <w:r w:rsidRPr="00077FA8">
              <w:rPr>
                <w:rFonts w:ascii="Georgia" w:hAnsi="Georgia" w:cs="Times New Roman"/>
                <w:lang w:val="es-DO"/>
              </w:rPr>
              <w:t>Mensual</w:t>
            </w:r>
          </w:p>
        </w:tc>
        <w:tc>
          <w:tcPr>
            <w:tcW w:w="0" w:type="pct"/>
            <w:vAlign w:val="center"/>
          </w:tcPr>
          <w:p w14:paraId="4D56C7C8" w14:textId="77777777" w:rsidR="00A755C4" w:rsidRPr="00077FA8" w:rsidRDefault="00A755C4" w:rsidP="004A5284">
            <w:pPr>
              <w:pStyle w:val="TableParagraph"/>
              <w:spacing w:before="120" w:after="100" w:afterAutospacing="1"/>
              <w:ind w:firstLine="0"/>
              <w:jc w:val="center"/>
              <w:rPr>
                <w:rFonts w:ascii="Georgia" w:hAnsi="Georgia" w:cs="Times New Roman"/>
                <w:b w:val="0"/>
                <w:lang w:val="es-DO"/>
              </w:rPr>
            </w:pPr>
            <w:r w:rsidRPr="00077FA8">
              <w:rPr>
                <w:rFonts w:ascii="Georgia" w:hAnsi="Georgia" w:cs="Times New Roman"/>
                <w:w w:val="105"/>
                <w:lang w:val="es-DO"/>
              </w:rPr>
              <w:t>Salario</w:t>
            </w:r>
            <w:r w:rsidRPr="00077FA8">
              <w:rPr>
                <w:rFonts w:ascii="Georgia" w:hAnsi="Georgia" w:cs="Times New Roman"/>
                <w:spacing w:val="-8"/>
                <w:w w:val="105"/>
                <w:lang w:val="es-DO"/>
              </w:rPr>
              <w:t xml:space="preserve"> </w:t>
            </w:r>
            <w:r w:rsidRPr="00077FA8">
              <w:rPr>
                <w:rFonts w:ascii="Georgia" w:hAnsi="Georgia" w:cs="Times New Roman"/>
                <w:w w:val="105"/>
                <w:lang w:val="es-DO"/>
              </w:rPr>
              <w:t>por</w:t>
            </w:r>
            <w:r w:rsidRPr="00077FA8">
              <w:rPr>
                <w:rFonts w:ascii="Georgia" w:hAnsi="Georgia" w:cs="Times New Roman"/>
                <w:spacing w:val="-8"/>
                <w:w w:val="105"/>
                <w:lang w:val="es-DO"/>
              </w:rPr>
              <w:t xml:space="preserve"> </w:t>
            </w:r>
            <w:r w:rsidRPr="00077FA8">
              <w:rPr>
                <w:rFonts w:ascii="Georgia" w:hAnsi="Georgia" w:cs="Times New Roman"/>
                <w:w w:val="105"/>
                <w:lang w:val="es-DO"/>
              </w:rPr>
              <w:t>Hora</w:t>
            </w:r>
          </w:p>
        </w:tc>
        <w:tc>
          <w:tcPr>
            <w:tcW w:w="0" w:type="pct"/>
            <w:vAlign w:val="center"/>
          </w:tcPr>
          <w:p w14:paraId="153B1661" w14:textId="77777777" w:rsidR="00A755C4" w:rsidRPr="00077FA8" w:rsidRDefault="00A755C4" w:rsidP="004A5284">
            <w:pPr>
              <w:pStyle w:val="TableParagraph"/>
              <w:spacing w:before="120" w:after="100" w:afterAutospacing="1"/>
              <w:ind w:firstLine="0"/>
              <w:jc w:val="center"/>
              <w:rPr>
                <w:rFonts w:ascii="Georgia" w:hAnsi="Georgia" w:cs="Times New Roman"/>
                <w:b w:val="0"/>
                <w:lang w:val="es-DO"/>
              </w:rPr>
            </w:pPr>
            <w:r w:rsidRPr="00077FA8">
              <w:rPr>
                <w:rFonts w:ascii="Georgia" w:hAnsi="Georgia" w:cs="Times New Roman"/>
                <w:spacing w:val="-4"/>
                <w:w w:val="105"/>
                <w:lang w:val="es-DO"/>
              </w:rPr>
              <w:t xml:space="preserve">Horas </w:t>
            </w:r>
            <w:r w:rsidRPr="00077FA8">
              <w:rPr>
                <w:rFonts w:ascii="Georgia" w:hAnsi="Georgia" w:cs="Times New Roman"/>
                <w:spacing w:val="-2"/>
                <w:lang w:val="es-DO"/>
              </w:rPr>
              <w:t>Totales</w:t>
            </w:r>
          </w:p>
        </w:tc>
        <w:tc>
          <w:tcPr>
            <w:tcW w:w="0" w:type="pct"/>
            <w:vAlign w:val="center"/>
          </w:tcPr>
          <w:p w14:paraId="16D64F19" w14:textId="77777777" w:rsidR="00A755C4" w:rsidRPr="00077FA8" w:rsidRDefault="00A755C4" w:rsidP="004A5284">
            <w:pPr>
              <w:pStyle w:val="TableParagraph"/>
              <w:spacing w:before="120" w:after="100" w:afterAutospacing="1"/>
              <w:ind w:firstLine="0"/>
              <w:jc w:val="center"/>
              <w:rPr>
                <w:rFonts w:ascii="Georgia" w:hAnsi="Georgia" w:cs="Times New Roman"/>
                <w:b w:val="0"/>
                <w:lang w:val="es-DO"/>
              </w:rPr>
            </w:pPr>
            <w:r w:rsidRPr="00077FA8">
              <w:rPr>
                <w:rFonts w:ascii="Georgia" w:hAnsi="Georgia" w:cs="Times New Roman"/>
                <w:spacing w:val="-4"/>
                <w:w w:val="105"/>
                <w:lang w:val="es-DO"/>
              </w:rPr>
              <w:t>Costo</w:t>
            </w:r>
            <w:r w:rsidRPr="00077FA8">
              <w:rPr>
                <w:rFonts w:ascii="Georgia" w:hAnsi="Georgia" w:cs="Times New Roman"/>
                <w:spacing w:val="-8"/>
                <w:w w:val="105"/>
                <w:lang w:val="es-DO"/>
              </w:rPr>
              <w:t xml:space="preserve"> </w:t>
            </w:r>
            <w:r w:rsidRPr="00077FA8">
              <w:rPr>
                <w:rFonts w:ascii="Georgia" w:hAnsi="Georgia" w:cs="Times New Roman"/>
                <w:spacing w:val="-4"/>
                <w:w w:val="105"/>
                <w:lang w:val="es-DO"/>
              </w:rPr>
              <w:t>Total RD$</w:t>
            </w:r>
          </w:p>
        </w:tc>
      </w:tr>
      <w:tr w:rsidR="00DF2902" w:rsidRPr="00DF2902" w14:paraId="01A34287" w14:textId="77777777" w:rsidTr="00C2513A">
        <w:trPr>
          <w:trHeight w:val="674"/>
        </w:trPr>
        <w:tc>
          <w:tcPr>
            <w:tcW w:w="0" w:type="pct"/>
            <w:vAlign w:val="center"/>
          </w:tcPr>
          <w:p w14:paraId="79BB43D1" w14:textId="77777777" w:rsidR="00DF2902" w:rsidRPr="00077FA8" w:rsidRDefault="00DF2902" w:rsidP="00DF2902">
            <w:pPr>
              <w:pStyle w:val="TableParagraph"/>
              <w:spacing w:before="120" w:after="100" w:afterAutospacing="1"/>
              <w:ind w:firstLine="0"/>
              <w:jc w:val="center"/>
              <w:rPr>
                <w:rFonts w:ascii="Georgia" w:hAnsi="Georgia" w:cs="Times New Roman"/>
                <w:lang w:val="es-DO"/>
              </w:rPr>
            </w:pPr>
            <w:r w:rsidRPr="00077FA8">
              <w:rPr>
                <w:rFonts w:ascii="Georgia" w:hAnsi="Georgia" w:cs="Times New Roman"/>
                <w:lang w:val="es-DO"/>
              </w:rPr>
              <w:t xml:space="preserve">Desarrollador Full-Stack </w:t>
            </w:r>
            <w:r w:rsidRPr="00077FA8">
              <w:rPr>
                <w:rFonts w:ascii="Georgia" w:hAnsi="Georgia" w:cs="Times New Roman"/>
                <w:spacing w:val="-2"/>
                <w:lang w:val="es-DO"/>
              </w:rPr>
              <w:t>Senior</w:t>
            </w:r>
          </w:p>
        </w:tc>
        <w:tc>
          <w:tcPr>
            <w:tcW w:w="0" w:type="pct"/>
            <w:vAlign w:val="center"/>
          </w:tcPr>
          <w:p w14:paraId="20259054" w14:textId="77777777" w:rsidR="00DF2902" w:rsidRPr="00077FA8" w:rsidRDefault="00DF2902" w:rsidP="00DF2902">
            <w:pPr>
              <w:pStyle w:val="TableParagraph"/>
              <w:spacing w:before="120" w:after="100" w:afterAutospacing="1"/>
              <w:ind w:firstLine="0"/>
              <w:jc w:val="center"/>
              <w:rPr>
                <w:rFonts w:ascii="Georgia" w:hAnsi="Georgia" w:cs="Times New Roman"/>
                <w:lang w:val="es-DO"/>
              </w:rPr>
            </w:pPr>
            <w:r w:rsidRPr="00077FA8">
              <w:rPr>
                <w:rFonts w:ascii="Georgia" w:hAnsi="Georgia" w:cs="Times New Roman"/>
                <w:spacing w:val="-10"/>
                <w:w w:val="105"/>
                <w:lang w:val="es-DO"/>
              </w:rPr>
              <w:t>1</w:t>
            </w:r>
          </w:p>
        </w:tc>
        <w:tc>
          <w:tcPr>
            <w:tcW w:w="0" w:type="pct"/>
            <w:vAlign w:val="center"/>
          </w:tcPr>
          <w:p w14:paraId="5C1EB377" w14:textId="77777777" w:rsidR="00DF2902" w:rsidRPr="00077FA8" w:rsidRDefault="00DF2902" w:rsidP="00DF2902">
            <w:pPr>
              <w:pStyle w:val="TableParagraph"/>
              <w:spacing w:before="120" w:after="100" w:afterAutospacing="1"/>
              <w:ind w:firstLine="0"/>
              <w:jc w:val="right"/>
              <w:rPr>
                <w:rFonts w:ascii="Georgia" w:hAnsi="Georgia" w:cs="Times New Roman"/>
                <w:lang w:val="es-DO"/>
              </w:rPr>
            </w:pPr>
            <w:r w:rsidRPr="00077FA8">
              <w:rPr>
                <w:rFonts w:ascii="Georgia" w:hAnsi="Georgia" w:cs="Times New Roman"/>
                <w:spacing w:val="-2"/>
                <w:w w:val="105"/>
                <w:lang w:val="es-DO"/>
              </w:rPr>
              <w:t>RD$152,275</w:t>
            </w:r>
          </w:p>
        </w:tc>
        <w:tc>
          <w:tcPr>
            <w:tcW w:w="0" w:type="pct"/>
            <w:vAlign w:val="center"/>
          </w:tcPr>
          <w:p w14:paraId="20D7CAFA" w14:textId="290EC0BE" w:rsidR="00DF2902" w:rsidRPr="00DF2902" w:rsidRDefault="00D542EA" w:rsidP="00DF2902">
            <w:pPr>
              <w:pStyle w:val="TableParagraph"/>
              <w:spacing w:before="120" w:after="100" w:afterAutospacing="1"/>
              <w:ind w:firstLine="0"/>
              <w:jc w:val="center"/>
              <w:rPr>
                <w:rFonts w:ascii="Times New Roman" w:hAnsi="Times New Roman" w:cs="Times New Roman"/>
                <w:lang w:val="es-DO"/>
              </w:rPr>
            </w:pPr>
            <w:r>
              <w:rPr>
                <w:rFonts w:ascii="Times New Roman" w:hAnsi="Times New Roman" w:cs="Times New Roman"/>
              </w:rPr>
              <w:t>906</w:t>
            </w:r>
            <w:r w:rsidR="00DF2902" w:rsidRPr="00DF2902">
              <w:rPr>
                <w:rFonts w:ascii="Times New Roman" w:hAnsi="Times New Roman" w:cs="Times New Roman"/>
              </w:rPr>
              <w:t>.</w:t>
            </w:r>
            <w:r>
              <w:rPr>
                <w:rFonts w:ascii="Times New Roman" w:hAnsi="Times New Roman" w:cs="Times New Roman"/>
              </w:rPr>
              <w:t>44</w:t>
            </w:r>
          </w:p>
        </w:tc>
        <w:tc>
          <w:tcPr>
            <w:tcW w:w="0" w:type="pct"/>
            <w:vAlign w:val="center"/>
          </w:tcPr>
          <w:p w14:paraId="11929E22" w14:textId="1F398CB2" w:rsidR="00DF2902" w:rsidRPr="00DF2902" w:rsidRDefault="00DF2902" w:rsidP="00DF2902">
            <w:pPr>
              <w:pStyle w:val="TableParagraph"/>
              <w:spacing w:before="120" w:after="100" w:afterAutospacing="1"/>
              <w:ind w:firstLine="0"/>
              <w:jc w:val="center"/>
              <w:rPr>
                <w:rFonts w:ascii="Times New Roman" w:hAnsi="Times New Roman" w:cs="Times New Roman"/>
                <w:lang w:val="es-DO"/>
              </w:rPr>
            </w:pPr>
            <w:r w:rsidRPr="00DF2902">
              <w:rPr>
                <w:rFonts w:ascii="Times New Roman" w:hAnsi="Times New Roman" w:cs="Times New Roman"/>
              </w:rPr>
              <w:t>32</w:t>
            </w:r>
          </w:p>
        </w:tc>
        <w:tc>
          <w:tcPr>
            <w:tcW w:w="0" w:type="pct"/>
            <w:vAlign w:val="center"/>
          </w:tcPr>
          <w:p w14:paraId="40C93280" w14:textId="3604FF4F" w:rsidR="00DF2902" w:rsidRPr="00D542EA" w:rsidRDefault="00E97C14" w:rsidP="00C52B81">
            <w:pPr>
              <w:ind w:firstLine="0"/>
              <w:jc w:val="right"/>
            </w:pPr>
            <w:r w:rsidRPr="00D542EA">
              <w:t xml:space="preserve"> $29,004.76 </w:t>
            </w:r>
          </w:p>
        </w:tc>
      </w:tr>
      <w:tr w:rsidR="00DF2902" w:rsidRPr="00DF2902" w14:paraId="4BF87520" w14:textId="77777777" w:rsidTr="00C2513A">
        <w:trPr>
          <w:trHeight w:val="674"/>
        </w:trPr>
        <w:tc>
          <w:tcPr>
            <w:tcW w:w="0" w:type="pct"/>
            <w:vAlign w:val="center"/>
          </w:tcPr>
          <w:p w14:paraId="6F3BE957" w14:textId="77777777" w:rsidR="00DF2902" w:rsidRPr="00077FA8" w:rsidRDefault="00DF2902" w:rsidP="00DF2902">
            <w:pPr>
              <w:pStyle w:val="TableParagraph"/>
              <w:spacing w:before="120" w:after="100" w:afterAutospacing="1"/>
              <w:ind w:firstLine="0"/>
              <w:jc w:val="center"/>
              <w:rPr>
                <w:rFonts w:ascii="Georgia" w:hAnsi="Georgia" w:cs="Times New Roman"/>
                <w:lang w:val="es-DO"/>
              </w:rPr>
            </w:pPr>
            <w:r w:rsidRPr="00077FA8">
              <w:rPr>
                <w:rFonts w:ascii="Georgia" w:hAnsi="Georgia" w:cs="Times New Roman"/>
                <w:lang w:val="es-DO"/>
              </w:rPr>
              <w:t xml:space="preserve">Desarrollador Full-Stack </w:t>
            </w:r>
            <w:r w:rsidRPr="00077FA8">
              <w:rPr>
                <w:rFonts w:ascii="Georgia" w:hAnsi="Georgia" w:cs="Times New Roman"/>
                <w:spacing w:val="-4"/>
                <w:lang w:val="es-DO"/>
              </w:rPr>
              <w:t>Mid</w:t>
            </w:r>
          </w:p>
        </w:tc>
        <w:tc>
          <w:tcPr>
            <w:tcW w:w="0" w:type="pct"/>
            <w:vAlign w:val="center"/>
          </w:tcPr>
          <w:p w14:paraId="6873A691" w14:textId="77777777" w:rsidR="00DF2902" w:rsidRPr="00077FA8" w:rsidRDefault="00DF2902" w:rsidP="00DF2902">
            <w:pPr>
              <w:pStyle w:val="TableParagraph"/>
              <w:spacing w:before="120" w:after="100" w:afterAutospacing="1"/>
              <w:ind w:firstLine="0"/>
              <w:jc w:val="center"/>
              <w:rPr>
                <w:rFonts w:ascii="Georgia" w:hAnsi="Georgia" w:cs="Times New Roman"/>
                <w:lang w:val="es-DO"/>
              </w:rPr>
            </w:pPr>
            <w:r w:rsidRPr="00077FA8">
              <w:rPr>
                <w:rFonts w:ascii="Georgia" w:hAnsi="Georgia" w:cs="Times New Roman"/>
                <w:spacing w:val="-10"/>
                <w:w w:val="105"/>
                <w:lang w:val="es-DO"/>
              </w:rPr>
              <w:t>1</w:t>
            </w:r>
          </w:p>
        </w:tc>
        <w:tc>
          <w:tcPr>
            <w:tcW w:w="0" w:type="pct"/>
            <w:vAlign w:val="center"/>
          </w:tcPr>
          <w:p w14:paraId="37C9E6B6" w14:textId="77777777" w:rsidR="00DF2902" w:rsidRPr="00077FA8" w:rsidRDefault="00DF2902" w:rsidP="00DF2902">
            <w:pPr>
              <w:pStyle w:val="TableParagraph"/>
              <w:spacing w:before="120" w:after="100" w:afterAutospacing="1"/>
              <w:ind w:firstLine="0"/>
              <w:jc w:val="right"/>
              <w:rPr>
                <w:rFonts w:ascii="Georgia" w:hAnsi="Georgia" w:cs="Times New Roman"/>
                <w:lang w:val="es-DO"/>
              </w:rPr>
            </w:pPr>
            <w:r w:rsidRPr="00077FA8">
              <w:rPr>
                <w:rFonts w:ascii="Georgia" w:hAnsi="Georgia" w:cs="Times New Roman"/>
                <w:spacing w:val="-2"/>
                <w:w w:val="105"/>
                <w:lang w:val="es-DO"/>
              </w:rPr>
              <w:t>RD$109,638</w:t>
            </w:r>
          </w:p>
        </w:tc>
        <w:tc>
          <w:tcPr>
            <w:tcW w:w="0" w:type="pct"/>
            <w:vAlign w:val="center"/>
          </w:tcPr>
          <w:p w14:paraId="57A4AC62" w14:textId="768FCC1D" w:rsidR="00DF2902" w:rsidRPr="00DF2902" w:rsidRDefault="00DF2902" w:rsidP="00DF2902">
            <w:pPr>
              <w:pStyle w:val="TableParagraph"/>
              <w:spacing w:before="120" w:after="100" w:afterAutospacing="1"/>
              <w:ind w:firstLine="0"/>
              <w:jc w:val="center"/>
              <w:rPr>
                <w:rFonts w:ascii="Times New Roman" w:hAnsi="Times New Roman" w:cs="Times New Roman"/>
                <w:lang w:val="es-DO"/>
              </w:rPr>
            </w:pPr>
            <w:r w:rsidRPr="00DF2902">
              <w:rPr>
                <w:rFonts w:ascii="Times New Roman" w:hAnsi="Times New Roman" w:cs="Times New Roman"/>
              </w:rPr>
              <w:t>6</w:t>
            </w:r>
            <w:r w:rsidR="00D542EA">
              <w:rPr>
                <w:rFonts w:ascii="Times New Roman" w:hAnsi="Times New Roman" w:cs="Times New Roman"/>
              </w:rPr>
              <w:t>52</w:t>
            </w:r>
            <w:r w:rsidRPr="00DF2902">
              <w:rPr>
                <w:rFonts w:ascii="Times New Roman" w:hAnsi="Times New Roman" w:cs="Times New Roman"/>
              </w:rPr>
              <w:t>.</w:t>
            </w:r>
            <w:r w:rsidR="00D542EA">
              <w:rPr>
                <w:rFonts w:ascii="Times New Roman" w:hAnsi="Times New Roman" w:cs="Times New Roman"/>
              </w:rPr>
              <w:t>61</w:t>
            </w:r>
          </w:p>
        </w:tc>
        <w:tc>
          <w:tcPr>
            <w:tcW w:w="0" w:type="pct"/>
            <w:vAlign w:val="center"/>
          </w:tcPr>
          <w:p w14:paraId="63760464" w14:textId="3174C085" w:rsidR="00DF2902" w:rsidRPr="00DF2902" w:rsidRDefault="00DF2902" w:rsidP="00DF2902">
            <w:pPr>
              <w:pStyle w:val="TableParagraph"/>
              <w:spacing w:before="120" w:after="100" w:afterAutospacing="1"/>
              <w:ind w:firstLine="0"/>
              <w:jc w:val="center"/>
              <w:rPr>
                <w:rFonts w:ascii="Times New Roman" w:hAnsi="Times New Roman" w:cs="Times New Roman"/>
                <w:lang w:val="es-DO"/>
              </w:rPr>
            </w:pPr>
            <w:r w:rsidRPr="00DF2902">
              <w:rPr>
                <w:rFonts w:ascii="Times New Roman" w:hAnsi="Times New Roman" w:cs="Times New Roman"/>
              </w:rPr>
              <w:t>32</w:t>
            </w:r>
          </w:p>
        </w:tc>
        <w:tc>
          <w:tcPr>
            <w:tcW w:w="0" w:type="pct"/>
            <w:vAlign w:val="center"/>
          </w:tcPr>
          <w:p w14:paraId="41935389" w14:textId="05966B27" w:rsidR="00DF2902" w:rsidRPr="00D542EA" w:rsidRDefault="00E97C14" w:rsidP="00C52B81">
            <w:pPr>
              <w:ind w:firstLine="0"/>
              <w:jc w:val="right"/>
            </w:pPr>
            <w:r w:rsidRPr="00D542EA">
              <w:t xml:space="preserve"> $20,883.43 </w:t>
            </w:r>
          </w:p>
        </w:tc>
      </w:tr>
      <w:tr w:rsidR="00DF2902" w:rsidRPr="00DF2902" w14:paraId="5595A5F0" w14:textId="77777777" w:rsidTr="00C2513A">
        <w:trPr>
          <w:trHeight w:val="674"/>
        </w:trPr>
        <w:tc>
          <w:tcPr>
            <w:tcW w:w="0" w:type="pct"/>
            <w:vAlign w:val="center"/>
          </w:tcPr>
          <w:p w14:paraId="15B23BF9" w14:textId="77777777" w:rsidR="00DF2902" w:rsidRPr="00077FA8" w:rsidRDefault="00DF2902" w:rsidP="00DF2902">
            <w:pPr>
              <w:pStyle w:val="TableParagraph"/>
              <w:spacing w:before="120" w:after="100" w:afterAutospacing="1"/>
              <w:ind w:firstLine="0"/>
              <w:jc w:val="center"/>
              <w:rPr>
                <w:rFonts w:ascii="Georgia" w:hAnsi="Georgia" w:cs="Times New Roman"/>
                <w:lang w:val="es-DO"/>
              </w:rPr>
            </w:pPr>
            <w:r w:rsidRPr="00077FA8">
              <w:rPr>
                <w:rFonts w:ascii="Georgia" w:hAnsi="Georgia" w:cs="Times New Roman"/>
                <w:lang w:val="es-DO"/>
              </w:rPr>
              <w:t>Diseñador</w:t>
            </w:r>
            <w:r w:rsidRPr="00077FA8">
              <w:rPr>
                <w:rFonts w:ascii="Georgia" w:hAnsi="Georgia" w:cs="Times New Roman"/>
                <w:spacing w:val="17"/>
                <w:lang w:val="es-DO"/>
              </w:rPr>
              <w:t xml:space="preserve"> </w:t>
            </w:r>
            <w:r w:rsidRPr="00077FA8">
              <w:rPr>
                <w:rFonts w:ascii="Georgia" w:hAnsi="Georgia" w:cs="Times New Roman"/>
                <w:spacing w:val="-2"/>
                <w:lang w:val="es-DO"/>
              </w:rPr>
              <w:t>UI/UX</w:t>
            </w:r>
          </w:p>
        </w:tc>
        <w:tc>
          <w:tcPr>
            <w:tcW w:w="0" w:type="pct"/>
            <w:vAlign w:val="center"/>
          </w:tcPr>
          <w:p w14:paraId="71B36FC8" w14:textId="77777777" w:rsidR="00DF2902" w:rsidRPr="00077FA8" w:rsidRDefault="00DF2902" w:rsidP="00DF2902">
            <w:pPr>
              <w:pStyle w:val="Estilo10"/>
              <w:numPr>
                <w:ilvl w:val="0"/>
                <w:numId w:val="0"/>
              </w:numPr>
              <w:spacing w:before="120" w:after="100" w:afterAutospacing="1"/>
              <w:jc w:val="center"/>
              <w:rPr>
                <w:rFonts w:ascii="Georgia" w:hAnsi="Georgia" w:cs="Times New Roman"/>
                <w:b w:val="0"/>
              </w:rPr>
            </w:pPr>
            <w:r w:rsidRPr="00077FA8">
              <w:rPr>
                <w:rFonts w:ascii="Georgia" w:hAnsi="Georgia" w:cs="Times New Roman"/>
                <w:b w:val="0"/>
                <w:spacing w:val="-10"/>
                <w:w w:val="105"/>
              </w:rPr>
              <w:t>1</w:t>
            </w:r>
          </w:p>
        </w:tc>
        <w:tc>
          <w:tcPr>
            <w:tcW w:w="0" w:type="pct"/>
            <w:vAlign w:val="center"/>
          </w:tcPr>
          <w:p w14:paraId="0BD451EE" w14:textId="769958F5" w:rsidR="00DF2902" w:rsidRPr="00E41B4F" w:rsidRDefault="00DF2902" w:rsidP="00DF2902">
            <w:pPr>
              <w:pStyle w:val="Estilo10"/>
              <w:numPr>
                <w:ilvl w:val="0"/>
                <w:numId w:val="0"/>
              </w:numPr>
              <w:spacing w:before="120" w:after="100" w:afterAutospacing="1"/>
              <w:jc w:val="right"/>
              <w:rPr>
                <w:rFonts w:ascii="Georgia" w:hAnsi="Georgia" w:cs="Times New Roman"/>
                <w:b w:val="0"/>
              </w:rPr>
            </w:pPr>
            <w:r w:rsidRPr="00E41B4F">
              <w:rPr>
                <w:rFonts w:ascii="Georgia" w:hAnsi="Georgia" w:cs="Times New Roman"/>
                <w:b w:val="0"/>
                <w:spacing w:val="-2"/>
                <w:w w:val="105"/>
              </w:rPr>
              <w:t>RD$8</w:t>
            </w:r>
            <w:r w:rsidR="00845BEF">
              <w:rPr>
                <w:rFonts w:ascii="Georgia" w:hAnsi="Georgia" w:cs="Times New Roman"/>
                <w:b w:val="0"/>
                <w:spacing w:val="-2"/>
                <w:w w:val="105"/>
              </w:rPr>
              <w:t>8</w:t>
            </w:r>
            <w:r w:rsidRPr="00E41B4F">
              <w:rPr>
                <w:rFonts w:ascii="Georgia" w:hAnsi="Georgia" w:cs="Times New Roman"/>
                <w:b w:val="0"/>
                <w:spacing w:val="-2"/>
                <w:w w:val="105"/>
              </w:rPr>
              <w:t>,274</w:t>
            </w:r>
          </w:p>
        </w:tc>
        <w:tc>
          <w:tcPr>
            <w:tcW w:w="0" w:type="pct"/>
            <w:vAlign w:val="center"/>
          </w:tcPr>
          <w:p w14:paraId="6B57DE1E" w14:textId="59367B60" w:rsidR="00DF2902" w:rsidRPr="00E41B4F" w:rsidRDefault="00D542EA" w:rsidP="00DF2902">
            <w:pPr>
              <w:pStyle w:val="Estilo10"/>
              <w:numPr>
                <w:ilvl w:val="0"/>
                <w:numId w:val="0"/>
              </w:numPr>
              <w:spacing w:before="120" w:after="100" w:afterAutospacing="1"/>
              <w:jc w:val="center"/>
              <w:rPr>
                <w:rFonts w:ascii="Times New Roman" w:hAnsi="Times New Roman" w:cs="Times New Roman"/>
                <w:b w:val="0"/>
              </w:rPr>
            </w:pPr>
            <w:r>
              <w:rPr>
                <w:rFonts w:ascii="Times New Roman" w:hAnsi="Times New Roman" w:cs="Times New Roman"/>
                <w:b w:val="0"/>
              </w:rPr>
              <w:t>525</w:t>
            </w:r>
            <w:r w:rsidR="00DF2902" w:rsidRPr="00E41B4F">
              <w:rPr>
                <w:rFonts w:ascii="Times New Roman" w:hAnsi="Times New Roman" w:cs="Times New Roman"/>
                <w:b w:val="0"/>
              </w:rPr>
              <w:t>.</w:t>
            </w:r>
            <w:r>
              <w:rPr>
                <w:rFonts w:ascii="Times New Roman" w:hAnsi="Times New Roman" w:cs="Times New Roman"/>
                <w:b w:val="0"/>
              </w:rPr>
              <w:t>4</w:t>
            </w:r>
            <w:r w:rsidR="00DF2902" w:rsidRPr="00E41B4F">
              <w:rPr>
                <w:rFonts w:ascii="Times New Roman" w:hAnsi="Times New Roman" w:cs="Times New Roman"/>
                <w:b w:val="0"/>
              </w:rPr>
              <w:t>4</w:t>
            </w:r>
          </w:p>
        </w:tc>
        <w:tc>
          <w:tcPr>
            <w:tcW w:w="0" w:type="pct"/>
            <w:vAlign w:val="center"/>
          </w:tcPr>
          <w:p w14:paraId="24F109C1" w14:textId="3D55DC75" w:rsidR="00DF2902" w:rsidRPr="00E41B4F" w:rsidRDefault="00DF2902" w:rsidP="00DF2902">
            <w:pPr>
              <w:pStyle w:val="Estilo10"/>
              <w:numPr>
                <w:ilvl w:val="0"/>
                <w:numId w:val="0"/>
              </w:numPr>
              <w:spacing w:before="120" w:after="100" w:afterAutospacing="1"/>
              <w:jc w:val="center"/>
              <w:rPr>
                <w:rFonts w:ascii="Times New Roman" w:hAnsi="Times New Roman" w:cs="Times New Roman"/>
                <w:b w:val="0"/>
              </w:rPr>
            </w:pPr>
            <w:r w:rsidRPr="00E41B4F">
              <w:rPr>
                <w:rFonts w:ascii="Times New Roman" w:hAnsi="Times New Roman" w:cs="Times New Roman"/>
                <w:b w:val="0"/>
              </w:rPr>
              <w:t>16</w:t>
            </w:r>
          </w:p>
        </w:tc>
        <w:tc>
          <w:tcPr>
            <w:tcW w:w="0" w:type="pct"/>
            <w:vAlign w:val="center"/>
          </w:tcPr>
          <w:p w14:paraId="4E0FF778" w14:textId="1A2808CA" w:rsidR="00DF2902" w:rsidRPr="00E41B4F" w:rsidRDefault="00E97C14" w:rsidP="00C52B81">
            <w:pPr>
              <w:ind w:firstLine="0"/>
              <w:jc w:val="right"/>
              <w:rPr>
                <w:rFonts w:cs="Times New Roman"/>
                <w:bCs/>
                <w:spacing w:val="-6"/>
              </w:rPr>
            </w:pPr>
            <w:r w:rsidRPr="00D542EA">
              <w:t xml:space="preserve"> $8,407.05 </w:t>
            </w:r>
          </w:p>
        </w:tc>
      </w:tr>
      <w:tr w:rsidR="00DF2902" w:rsidRPr="00DF2902" w14:paraId="6A4B20F3" w14:textId="77777777" w:rsidTr="00C2513A">
        <w:trPr>
          <w:trHeight w:val="674"/>
        </w:trPr>
        <w:tc>
          <w:tcPr>
            <w:tcW w:w="0" w:type="pct"/>
            <w:vAlign w:val="center"/>
          </w:tcPr>
          <w:p w14:paraId="690BBEE1" w14:textId="77777777" w:rsidR="00DF2902" w:rsidRPr="00077FA8" w:rsidRDefault="00DF2902" w:rsidP="00DF2902">
            <w:pPr>
              <w:pStyle w:val="TableParagraph"/>
              <w:spacing w:before="120" w:after="100" w:afterAutospacing="1"/>
              <w:ind w:firstLine="0"/>
              <w:jc w:val="center"/>
              <w:rPr>
                <w:rFonts w:ascii="Georgia" w:hAnsi="Georgia" w:cs="Times New Roman"/>
                <w:lang w:val="es-DO"/>
              </w:rPr>
            </w:pPr>
            <w:r w:rsidRPr="00077FA8">
              <w:rPr>
                <w:rFonts w:ascii="Georgia" w:hAnsi="Georgia" w:cs="Times New Roman"/>
                <w:spacing w:val="-2"/>
                <w:lang w:val="es-DO"/>
              </w:rPr>
              <w:t xml:space="preserve">Coordinador/Scrum </w:t>
            </w:r>
            <w:r w:rsidRPr="00077FA8">
              <w:rPr>
                <w:rFonts w:ascii="Georgia" w:hAnsi="Georgia" w:cs="Times New Roman"/>
                <w:spacing w:val="-2"/>
                <w:w w:val="105"/>
                <w:lang w:val="es-DO"/>
              </w:rPr>
              <w:t>Master</w:t>
            </w:r>
          </w:p>
        </w:tc>
        <w:tc>
          <w:tcPr>
            <w:tcW w:w="0" w:type="pct"/>
            <w:vAlign w:val="center"/>
          </w:tcPr>
          <w:p w14:paraId="02A69DA7" w14:textId="77777777" w:rsidR="00DF2902" w:rsidRPr="00077FA8" w:rsidRDefault="00DF2902" w:rsidP="00DF2902">
            <w:pPr>
              <w:pStyle w:val="Estilo10"/>
              <w:numPr>
                <w:ilvl w:val="0"/>
                <w:numId w:val="0"/>
              </w:numPr>
              <w:spacing w:before="120" w:after="100" w:afterAutospacing="1"/>
              <w:jc w:val="center"/>
              <w:rPr>
                <w:rFonts w:ascii="Georgia" w:hAnsi="Georgia" w:cs="Times New Roman"/>
                <w:b w:val="0"/>
                <w:spacing w:val="-10"/>
                <w:w w:val="105"/>
              </w:rPr>
            </w:pPr>
            <w:r w:rsidRPr="00077FA8">
              <w:rPr>
                <w:rFonts w:ascii="Georgia" w:hAnsi="Georgia" w:cs="Times New Roman"/>
                <w:b w:val="0"/>
                <w:spacing w:val="-10"/>
                <w:w w:val="105"/>
              </w:rPr>
              <w:t>1</w:t>
            </w:r>
          </w:p>
        </w:tc>
        <w:tc>
          <w:tcPr>
            <w:tcW w:w="0" w:type="pct"/>
            <w:vAlign w:val="center"/>
          </w:tcPr>
          <w:p w14:paraId="4CFAAFF6" w14:textId="77777777" w:rsidR="00DF2902" w:rsidRPr="00E41B4F" w:rsidRDefault="00DF2902" w:rsidP="00DF2902">
            <w:pPr>
              <w:pStyle w:val="Estilo10"/>
              <w:numPr>
                <w:ilvl w:val="0"/>
                <w:numId w:val="0"/>
              </w:numPr>
              <w:spacing w:before="120" w:after="100" w:afterAutospacing="1"/>
              <w:jc w:val="right"/>
              <w:rPr>
                <w:rFonts w:ascii="Georgia" w:hAnsi="Georgia" w:cs="Times New Roman"/>
                <w:b w:val="0"/>
                <w:spacing w:val="-2"/>
                <w:w w:val="105"/>
              </w:rPr>
            </w:pPr>
            <w:r w:rsidRPr="00E41B4F">
              <w:rPr>
                <w:rFonts w:ascii="Georgia" w:hAnsi="Georgia" w:cs="Times New Roman"/>
                <w:b w:val="0"/>
                <w:spacing w:val="-2"/>
                <w:w w:val="105"/>
              </w:rPr>
              <w:t>RD$97,456</w:t>
            </w:r>
          </w:p>
        </w:tc>
        <w:tc>
          <w:tcPr>
            <w:tcW w:w="0" w:type="pct"/>
            <w:vAlign w:val="center"/>
          </w:tcPr>
          <w:p w14:paraId="483D5539" w14:textId="649A5CD9" w:rsidR="00DF2902" w:rsidRPr="00E41B4F" w:rsidRDefault="00DF2902" w:rsidP="00DF2902">
            <w:pPr>
              <w:pStyle w:val="Estilo10"/>
              <w:numPr>
                <w:ilvl w:val="0"/>
                <w:numId w:val="0"/>
              </w:numPr>
              <w:spacing w:before="120" w:after="100" w:afterAutospacing="1"/>
              <w:jc w:val="center"/>
              <w:rPr>
                <w:rFonts w:ascii="Times New Roman" w:hAnsi="Times New Roman" w:cs="Times New Roman"/>
                <w:b w:val="0"/>
                <w:spacing w:val="-4"/>
                <w:w w:val="105"/>
              </w:rPr>
            </w:pPr>
            <w:r w:rsidRPr="00E41B4F">
              <w:rPr>
                <w:rFonts w:ascii="Times New Roman" w:hAnsi="Times New Roman" w:cs="Times New Roman"/>
                <w:b w:val="0"/>
              </w:rPr>
              <w:t>5</w:t>
            </w:r>
            <w:r w:rsidR="00845BEF">
              <w:rPr>
                <w:rFonts w:ascii="Times New Roman" w:hAnsi="Times New Roman" w:cs="Times New Roman"/>
                <w:b w:val="0"/>
              </w:rPr>
              <w:t>80</w:t>
            </w:r>
            <w:r w:rsidRPr="00E41B4F">
              <w:rPr>
                <w:rFonts w:ascii="Times New Roman" w:hAnsi="Times New Roman" w:cs="Times New Roman"/>
                <w:b w:val="0"/>
              </w:rPr>
              <w:t>.</w:t>
            </w:r>
            <w:r w:rsidR="00845BEF">
              <w:rPr>
                <w:rFonts w:ascii="Times New Roman" w:hAnsi="Times New Roman" w:cs="Times New Roman"/>
                <w:b w:val="0"/>
              </w:rPr>
              <w:t>10</w:t>
            </w:r>
          </w:p>
        </w:tc>
        <w:tc>
          <w:tcPr>
            <w:tcW w:w="0" w:type="pct"/>
            <w:vAlign w:val="center"/>
          </w:tcPr>
          <w:p w14:paraId="73FB48EA" w14:textId="6FA49A08" w:rsidR="00DF2902" w:rsidRPr="00E41B4F" w:rsidRDefault="00DF2902" w:rsidP="00DF2902">
            <w:pPr>
              <w:pStyle w:val="Estilo10"/>
              <w:numPr>
                <w:ilvl w:val="0"/>
                <w:numId w:val="0"/>
              </w:numPr>
              <w:spacing w:before="120" w:after="100" w:afterAutospacing="1"/>
              <w:jc w:val="center"/>
              <w:rPr>
                <w:rFonts w:ascii="Times New Roman" w:hAnsi="Times New Roman" w:cs="Times New Roman"/>
                <w:b w:val="0"/>
                <w:spacing w:val="-5"/>
                <w:w w:val="105"/>
              </w:rPr>
            </w:pPr>
            <w:r w:rsidRPr="00E41B4F">
              <w:rPr>
                <w:rFonts w:ascii="Times New Roman" w:hAnsi="Times New Roman" w:cs="Times New Roman"/>
                <w:b w:val="0"/>
              </w:rPr>
              <w:t>16</w:t>
            </w:r>
          </w:p>
        </w:tc>
        <w:tc>
          <w:tcPr>
            <w:tcW w:w="0" w:type="pct"/>
            <w:vAlign w:val="center"/>
          </w:tcPr>
          <w:p w14:paraId="0A2937B7" w14:textId="10E8CB46" w:rsidR="00DF2902" w:rsidRPr="00D542EA" w:rsidRDefault="00E97C14" w:rsidP="00C52B81">
            <w:pPr>
              <w:ind w:firstLine="0"/>
              <w:jc w:val="right"/>
              <w:rPr>
                <w:spacing w:val="-4"/>
                <w:w w:val="105"/>
              </w:rPr>
            </w:pPr>
            <w:r w:rsidRPr="00D542EA">
              <w:t xml:space="preserve"> $9,281.52 </w:t>
            </w:r>
          </w:p>
        </w:tc>
      </w:tr>
      <w:tr w:rsidR="00DF2902" w:rsidRPr="00DF2902" w14:paraId="6BD11F5A" w14:textId="77777777" w:rsidTr="00C2513A">
        <w:trPr>
          <w:cnfStyle w:val="010000000000" w:firstRow="0" w:lastRow="1" w:firstColumn="0" w:lastColumn="0" w:oddVBand="0" w:evenVBand="0" w:oddHBand="0" w:evenHBand="0" w:firstRowFirstColumn="0" w:firstRowLastColumn="0" w:lastRowFirstColumn="0" w:lastRowLastColumn="0"/>
          <w:trHeight w:val="674"/>
        </w:trPr>
        <w:tc>
          <w:tcPr>
            <w:tcW w:w="0" w:type="pct"/>
            <w:vAlign w:val="center"/>
          </w:tcPr>
          <w:p w14:paraId="5F3BF054" w14:textId="77777777" w:rsidR="00DF2902" w:rsidRPr="00077FA8" w:rsidRDefault="00DF2902" w:rsidP="00DF2902">
            <w:pPr>
              <w:pStyle w:val="TableParagraph"/>
              <w:spacing w:before="120" w:after="100" w:afterAutospacing="1"/>
              <w:ind w:firstLine="0"/>
              <w:jc w:val="center"/>
              <w:rPr>
                <w:rFonts w:ascii="Georgia" w:hAnsi="Georgia" w:cs="Times New Roman"/>
                <w:b w:val="0"/>
                <w:spacing w:val="-2"/>
                <w:lang w:val="es-DO"/>
              </w:rPr>
            </w:pPr>
            <w:r w:rsidRPr="00077FA8">
              <w:rPr>
                <w:rFonts w:ascii="Georgia" w:hAnsi="Georgia" w:cs="Times New Roman"/>
                <w:spacing w:val="-6"/>
                <w:w w:val="105"/>
                <w:lang w:val="es-DO"/>
              </w:rPr>
              <w:t>TOTAL</w:t>
            </w:r>
            <w:r w:rsidRPr="00077FA8">
              <w:rPr>
                <w:rFonts w:ascii="Georgia" w:hAnsi="Georgia" w:cs="Times New Roman"/>
                <w:spacing w:val="-4"/>
                <w:lang w:val="es-DO"/>
              </w:rPr>
              <w:t xml:space="preserve"> FASE 1</w:t>
            </w:r>
          </w:p>
        </w:tc>
        <w:tc>
          <w:tcPr>
            <w:tcW w:w="0" w:type="pct"/>
            <w:vAlign w:val="center"/>
          </w:tcPr>
          <w:p w14:paraId="197FAF7E" w14:textId="77777777" w:rsidR="00DF2902" w:rsidRPr="00077FA8" w:rsidRDefault="00DF2902" w:rsidP="00DF2902">
            <w:pPr>
              <w:pStyle w:val="TableParagraph"/>
              <w:spacing w:before="120" w:after="100" w:afterAutospacing="1"/>
              <w:ind w:firstLine="0"/>
              <w:jc w:val="center"/>
              <w:rPr>
                <w:rFonts w:ascii="Georgia" w:hAnsi="Georgia" w:cs="Times New Roman"/>
                <w:lang w:val="es-DO"/>
              </w:rPr>
            </w:pPr>
            <w:r w:rsidRPr="00077FA8">
              <w:rPr>
                <w:rFonts w:ascii="Georgia" w:hAnsi="Georgia" w:cs="Times New Roman"/>
                <w:spacing w:val="-10"/>
                <w:w w:val="105"/>
                <w:lang w:val="es-DO"/>
              </w:rPr>
              <w:t>4</w:t>
            </w:r>
          </w:p>
        </w:tc>
        <w:tc>
          <w:tcPr>
            <w:tcW w:w="0" w:type="pct"/>
            <w:vAlign w:val="center"/>
          </w:tcPr>
          <w:p w14:paraId="527C3A9B" w14:textId="77777777" w:rsidR="00DF2902" w:rsidRPr="00E41B4F" w:rsidRDefault="00DF2902" w:rsidP="00DF2902">
            <w:pPr>
              <w:pStyle w:val="TableParagraph"/>
              <w:spacing w:before="120" w:after="100" w:afterAutospacing="1"/>
              <w:ind w:firstLine="0"/>
              <w:jc w:val="center"/>
              <w:rPr>
                <w:rFonts w:ascii="Georgia" w:hAnsi="Georgia" w:cs="Times New Roman"/>
                <w:b w:val="0"/>
                <w:lang w:val="es-DO"/>
              </w:rPr>
            </w:pPr>
            <w:r w:rsidRPr="00E41B4F">
              <w:rPr>
                <w:rFonts w:ascii="Georgia" w:hAnsi="Georgia" w:cs="Times New Roman"/>
                <w:b w:val="0"/>
                <w:spacing w:val="-10"/>
                <w:w w:val="105"/>
                <w:lang w:val="es-DO"/>
              </w:rPr>
              <w:t>-</w:t>
            </w:r>
          </w:p>
        </w:tc>
        <w:tc>
          <w:tcPr>
            <w:tcW w:w="0" w:type="pct"/>
            <w:vAlign w:val="center"/>
          </w:tcPr>
          <w:p w14:paraId="02E1313E" w14:textId="6E787094" w:rsidR="00DF2902" w:rsidRPr="00E41B4F" w:rsidRDefault="00DF2902" w:rsidP="00DF2902">
            <w:pPr>
              <w:pStyle w:val="TableParagraph"/>
              <w:spacing w:before="120" w:after="100" w:afterAutospacing="1"/>
              <w:ind w:firstLine="0"/>
              <w:jc w:val="center"/>
              <w:rPr>
                <w:rFonts w:ascii="Times New Roman" w:hAnsi="Times New Roman" w:cs="Times New Roman"/>
                <w:b w:val="0"/>
                <w:lang w:val="es-DO"/>
              </w:rPr>
            </w:pPr>
          </w:p>
        </w:tc>
        <w:tc>
          <w:tcPr>
            <w:tcW w:w="0" w:type="pct"/>
            <w:vAlign w:val="center"/>
          </w:tcPr>
          <w:p w14:paraId="142ABE57" w14:textId="61FC3D7C" w:rsidR="00DF2902" w:rsidRPr="00E41B4F" w:rsidRDefault="00DF2902" w:rsidP="00DF2902">
            <w:pPr>
              <w:pStyle w:val="TableParagraph"/>
              <w:spacing w:before="120" w:after="100" w:afterAutospacing="1"/>
              <w:ind w:firstLine="0"/>
              <w:jc w:val="center"/>
              <w:rPr>
                <w:rFonts w:ascii="Times New Roman" w:hAnsi="Times New Roman" w:cs="Times New Roman"/>
                <w:b w:val="0"/>
                <w:lang w:val="es-DO"/>
              </w:rPr>
            </w:pPr>
            <w:r w:rsidRPr="00E41B4F">
              <w:rPr>
                <w:rFonts w:ascii="Times New Roman" w:hAnsi="Times New Roman" w:cs="Times New Roman"/>
                <w:b w:val="0"/>
              </w:rPr>
              <w:t>96</w:t>
            </w:r>
          </w:p>
        </w:tc>
        <w:tc>
          <w:tcPr>
            <w:tcW w:w="0" w:type="pct"/>
            <w:vAlign w:val="center"/>
          </w:tcPr>
          <w:p w14:paraId="46D4C688" w14:textId="4DCAF91F" w:rsidR="00DF2902" w:rsidRPr="00D542EA" w:rsidRDefault="00E97C14" w:rsidP="00C52B81">
            <w:pPr>
              <w:ind w:firstLine="0"/>
              <w:jc w:val="right"/>
            </w:pPr>
            <w:r w:rsidRPr="00D542EA">
              <w:t xml:space="preserve"> $67,576.76 </w:t>
            </w:r>
          </w:p>
        </w:tc>
      </w:tr>
    </w:tbl>
    <w:p w14:paraId="50ACB8A1" w14:textId="09FA44BC" w:rsidR="00A755C4" w:rsidRPr="00B531F2" w:rsidRDefault="00A755C4" w:rsidP="00A755C4">
      <w:pPr>
        <w:rPr>
          <w:i/>
          <w:iCs/>
        </w:rPr>
      </w:pPr>
      <w:r w:rsidRPr="00B531F2">
        <w:rPr>
          <w:i/>
          <w:iCs/>
        </w:rPr>
        <w:t xml:space="preserve">Fuente: Elaboración propia basada en: </w:t>
      </w:r>
      <w:sdt>
        <w:sdtPr>
          <w:rPr>
            <w:i/>
            <w:iCs/>
          </w:rPr>
          <w:id w:val="69387487"/>
          <w:citation/>
        </w:sdtPr>
        <w:sdtEndPr/>
        <w:sdtContent>
          <w:r w:rsidRPr="00B531F2">
            <w:rPr>
              <w:i/>
              <w:iCs/>
            </w:rPr>
            <w:fldChar w:fldCharType="begin"/>
          </w:r>
          <w:r w:rsidRPr="00B531F2">
            <w:rPr>
              <w:i/>
              <w:iCs/>
            </w:rPr>
            <w:instrText xml:space="preserve"> CITATION Sta25 \l 2058 </w:instrText>
          </w:r>
          <w:r w:rsidRPr="00B531F2">
            <w:rPr>
              <w:i/>
              <w:iCs/>
            </w:rPr>
            <w:fldChar w:fldCharType="separate"/>
          </w:r>
          <w:r w:rsidR="00852EF3" w:rsidRPr="00852EF3">
            <w:rPr>
              <w:noProof/>
            </w:rPr>
            <w:t>(Stack Overflow, 2025)</w:t>
          </w:r>
          <w:r w:rsidRPr="00B531F2">
            <w:rPr>
              <w:i/>
              <w:iCs/>
            </w:rPr>
            <w:fldChar w:fldCharType="end"/>
          </w:r>
        </w:sdtContent>
      </w:sdt>
      <w:r w:rsidRPr="00B531F2">
        <w:rPr>
          <w:i/>
          <w:iCs/>
        </w:rPr>
        <w:t xml:space="preserve">; </w:t>
      </w:r>
      <w:sdt>
        <w:sdtPr>
          <w:rPr>
            <w:i/>
            <w:iCs/>
          </w:rPr>
          <w:id w:val="-2110804393"/>
          <w:citation/>
        </w:sdtPr>
        <w:sdtEndPr/>
        <w:sdtContent>
          <w:r w:rsidRPr="00B531F2">
            <w:rPr>
              <w:i/>
              <w:iCs/>
            </w:rPr>
            <w:fldChar w:fldCharType="begin"/>
          </w:r>
          <w:r w:rsidRPr="00B531F2">
            <w:rPr>
              <w:i/>
              <w:iCs/>
            </w:rPr>
            <w:instrText xml:space="preserve"> CITATION Ban261 \l 2058 </w:instrText>
          </w:r>
          <w:r w:rsidRPr="00B531F2">
            <w:rPr>
              <w:i/>
              <w:iCs/>
            </w:rPr>
            <w:fldChar w:fldCharType="separate"/>
          </w:r>
          <w:r w:rsidR="00852EF3" w:rsidRPr="00852EF3">
            <w:rPr>
              <w:noProof/>
            </w:rPr>
            <w:t>(Banco Central de la República Dominicana, 2026)</w:t>
          </w:r>
          <w:r w:rsidRPr="00B531F2">
            <w:rPr>
              <w:i/>
              <w:iCs/>
            </w:rPr>
            <w:fldChar w:fldCharType="end"/>
          </w:r>
        </w:sdtContent>
      </w:sdt>
      <w:r w:rsidRPr="00B531F2">
        <w:rPr>
          <w:i/>
          <w:iCs/>
        </w:rPr>
        <w:t>.</w:t>
      </w:r>
    </w:p>
    <w:p w14:paraId="5FA2BC04" w14:textId="4FBBF47B" w:rsidR="001164EC" w:rsidRPr="00B531F2" w:rsidRDefault="001164EC">
      <w:pPr>
        <w:spacing w:before="120" w:after="200" w:line="264" w:lineRule="auto"/>
        <w:ind w:firstLine="0"/>
        <w:rPr>
          <w:rFonts w:eastAsiaTheme="majorEastAsia" w:cstheme="majorBidi"/>
          <w:b/>
          <w:i/>
          <w:color w:val="000000" w:themeColor="accent1" w:themeShade="80"/>
        </w:rPr>
      </w:pPr>
    </w:p>
    <w:p w14:paraId="1915A6CF" w14:textId="0DF0881F" w:rsidR="00A755C4" w:rsidRPr="00B531F2" w:rsidRDefault="00A755C4" w:rsidP="00A755C4">
      <w:pPr>
        <w:pStyle w:val="Ttulo5"/>
      </w:pPr>
      <w:r w:rsidRPr="00B531F2">
        <w:t>Fase 2: Desarrollo del MVP Completo</w:t>
      </w:r>
    </w:p>
    <w:p w14:paraId="6EAD1B34" w14:textId="507B8B77" w:rsidR="00A755C4" w:rsidRPr="00B531F2" w:rsidRDefault="00A755C4" w:rsidP="00617FE9">
      <w:pPr>
        <w:pStyle w:val="Figuras"/>
      </w:pPr>
      <w:bookmarkStart w:id="53" w:name="_Toc227357378"/>
      <w:r w:rsidRPr="00991A04">
        <w:t xml:space="preserve">Tabla </w:t>
      </w:r>
      <w:r>
        <w:fldChar w:fldCharType="begin"/>
      </w:r>
      <w:r>
        <w:instrText xml:space="preserve"> SEQ Tabla \* ARABIC </w:instrText>
      </w:r>
      <w:r>
        <w:fldChar w:fldCharType="separate"/>
      </w:r>
      <w:r w:rsidR="00B111AF">
        <w:rPr>
          <w:noProof/>
        </w:rPr>
        <w:t>8</w:t>
      </w:r>
      <w:r>
        <w:rPr>
          <w:noProof/>
        </w:rPr>
        <w:fldChar w:fldCharType="end"/>
      </w:r>
      <w:r w:rsidRPr="00B531F2">
        <w:br/>
        <w:t>Costo de desarrollo Fase 2</w:t>
      </w:r>
      <w:bookmarkEnd w:id="53"/>
    </w:p>
    <w:tbl>
      <w:tblPr>
        <w:tblStyle w:val="Tablanormal2"/>
        <w:tblW w:w="5000" w:type="pct"/>
        <w:tblLook w:val="0660" w:firstRow="1" w:lastRow="1" w:firstColumn="0" w:lastColumn="0" w:noHBand="1" w:noVBand="1"/>
      </w:tblPr>
      <w:tblGrid>
        <w:gridCol w:w="3367"/>
        <w:gridCol w:w="837"/>
        <w:gridCol w:w="2173"/>
        <w:gridCol w:w="899"/>
        <w:gridCol w:w="2084"/>
      </w:tblGrid>
      <w:tr w:rsidR="002B03B4" w:rsidRPr="0016218D" w14:paraId="5EACE5E5" w14:textId="77777777" w:rsidTr="001B7434">
        <w:trPr>
          <w:cnfStyle w:val="100000000000" w:firstRow="1" w:lastRow="0" w:firstColumn="0" w:lastColumn="0" w:oddVBand="0" w:evenVBand="0" w:oddHBand="0" w:evenHBand="0" w:firstRowFirstColumn="0" w:firstRowLastColumn="0" w:lastRowFirstColumn="0" w:lastRowLastColumn="0"/>
        </w:trPr>
        <w:tc>
          <w:tcPr>
            <w:tcW w:w="1799" w:type="pct"/>
            <w:vAlign w:val="center"/>
            <w:hideMark/>
          </w:tcPr>
          <w:p w14:paraId="01F98917" w14:textId="77777777" w:rsidR="00A755C4" w:rsidRPr="00603E36" w:rsidRDefault="00A755C4" w:rsidP="004A5284">
            <w:pPr>
              <w:spacing w:before="120" w:after="0"/>
              <w:ind w:firstLine="0"/>
              <w:jc w:val="center"/>
              <w:rPr>
                <w:szCs w:val="20"/>
              </w:rPr>
            </w:pPr>
            <w:r w:rsidRPr="00603E36">
              <w:rPr>
                <w:szCs w:val="20"/>
              </w:rPr>
              <w:t>Rol</w:t>
            </w:r>
          </w:p>
        </w:tc>
        <w:tc>
          <w:tcPr>
            <w:tcW w:w="447" w:type="pct"/>
            <w:vAlign w:val="center"/>
            <w:hideMark/>
          </w:tcPr>
          <w:p w14:paraId="5D0CD9BF" w14:textId="77777777" w:rsidR="00A755C4" w:rsidRPr="00603E36" w:rsidRDefault="00A755C4" w:rsidP="004A5284">
            <w:pPr>
              <w:spacing w:before="120" w:after="0"/>
              <w:ind w:firstLine="0"/>
              <w:jc w:val="center"/>
              <w:rPr>
                <w:szCs w:val="20"/>
              </w:rPr>
            </w:pPr>
            <w:r w:rsidRPr="00603E36">
              <w:rPr>
                <w:szCs w:val="20"/>
              </w:rPr>
              <w:t>Cant.</w:t>
            </w:r>
          </w:p>
        </w:tc>
        <w:tc>
          <w:tcPr>
            <w:tcW w:w="1161" w:type="pct"/>
            <w:vAlign w:val="center"/>
            <w:hideMark/>
          </w:tcPr>
          <w:p w14:paraId="510A5C8A" w14:textId="77777777" w:rsidR="00A755C4" w:rsidRPr="00603E36" w:rsidRDefault="00A755C4" w:rsidP="004A5284">
            <w:pPr>
              <w:spacing w:before="120" w:after="0"/>
              <w:ind w:firstLine="0"/>
              <w:jc w:val="center"/>
              <w:rPr>
                <w:szCs w:val="20"/>
              </w:rPr>
            </w:pPr>
            <w:r w:rsidRPr="00603E36">
              <w:rPr>
                <w:szCs w:val="20"/>
              </w:rPr>
              <w:t>Tarifa/hora (RD$)</w:t>
            </w:r>
          </w:p>
        </w:tc>
        <w:tc>
          <w:tcPr>
            <w:tcW w:w="480" w:type="pct"/>
            <w:vAlign w:val="center"/>
            <w:hideMark/>
          </w:tcPr>
          <w:p w14:paraId="158CF70C" w14:textId="77777777" w:rsidR="00A755C4" w:rsidRPr="00603E36" w:rsidRDefault="00A755C4" w:rsidP="004A5284">
            <w:pPr>
              <w:spacing w:before="120" w:after="0"/>
              <w:ind w:firstLine="0"/>
              <w:jc w:val="center"/>
              <w:rPr>
                <w:szCs w:val="20"/>
              </w:rPr>
            </w:pPr>
            <w:r w:rsidRPr="00603E36">
              <w:rPr>
                <w:szCs w:val="20"/>
              </w:rPr>
              <w:t>Horas</w:t>
            </w:r>
          </w:p>
        </w:tc>
        <w:tc>
          <w:tcPr>
            <w:tcW w:w="1113" w:type="pct"/>
            <w:vAlign w:val="center"/>
            <w:hideMark/>
          </w:tcPr>
          <w:p w14:paraId="5BEE43D3" w14:textId="77777777" w:rsidR="00A755C4" w:rsidRPr="00603E36" w:rsidRDefault="00A755C4" w:rsidP="004A5284">
            <w:pPr>
              <w:spacing w:before="120" w:after="0"/>
              <w:ind w:firstLine="0"/>
              <w:jc w:val="center"/>
              <w:rPr>
                <w:szCs w:val="20"/>
              </w:rPr>
            </w:pPr>
            <w:r w:rsidRPr="00603E36">
              <w:rPr>
                <w:szCs w:val="20"/>
              </w:rPr>
              <w:t>Costo total (RD$)</w:t>
            </w:r>
          </w:p>
        </w:tc>
      </w:tr>
      <w:tr w:rsidR="001B7434" w:rsidRPr="0016218D" w14:paraId="4901D979" w14:textId="77777777" w:rsidTr="00C2513A">
        <w:tc>
          <w:tcPr>
            <w:tcW w:w="0" w:type="pct"/>
            <w:vAlign w:val="center"/>
            <w:hideMark/>
          </w:tcPr>
          <w:p w14:paraId="29FC5FC7" w14:textId="77777777" w:rsidR="001B7434" w:rsidRPr="00603E36" w:rsidRDefault="001B7434" w:rsidP="001B7434">
            <w:pPr>
              <w:spacing w:before="120" w:after="0"/>
              <w:ind w:firstLine="0"/>
              <w:jc w:val="center"/>
              <w:rPr>
                <w:szCs w:val="20"/>
              </w:rPr>
            </w:pPr>
            <w:r w:rsidRPr="00603E36">
              <w:rPr>
                <w:szCs w:val="20"/>
              </w:rPr>
              <w:t>Desarrollador Full-Stack Senior</w:t>
            </w:r>
          </w:p>
        </w:tc>
        <w:tc>
          <w:tcPr>
            <w:tcW w:w="0" w:type="pct"/>
            <w:vAlign w:val="center"/>
            <w:hideMark/>
          </w:tcPr>
          <w:p w14:paraId="51F32A1C" w14:textId="77777777" w:rsidR="001B7434" w:rsidRPr="00603E36" w:rsidRDefault="001B7434" w:rsidP="001B7434">
            <w:pPr>
              <w:spacing w:before="120" w:after="0"/>
              <w:ind w:firstLine="0"/>
              <w:jc w:val="center"/>
              <w:rPr>
                <w:szCs w:val="20"/>
              </w:rPr>
            </w:pPr>
            <w:r w:rsidRPr="00603E36">
              <w:rPr>
                <w:szCs w:val="20"/>
              </w:rPr>
              <w:t>1</w:t>
            </w:r>
          </w:p>
        </w:tc>
        <w:tc>
          <w:tcPr>
            <w:tcW w:w="0" w:type="pct"/>
            <w:vAlign w:val="center"/>
            <w:hideMark/>
          </w:tcPr>
          <w:p w14:paraId="78A365AF" w14:textId="7EC3F90B" w:rsidR="001B7434" w:rsidRPr="00603E36" w:rsidRDefault="0097660C" w:rsidP="001B7434">
            <w:pPr>
              <w:spacing w:before="120" w:after="0"/>
              <w:ind w:firstLine="0"/>
              <w:jc w:val="right"/>
              <w:rPr>
                <w:szCs w:val="20"/>
              </w:rPr>
            </w:pPr>
            <w:r>
              <w:rPr>
                <w:rFonts w:cs="Times New Roman"/>
              </w:rPr>
              <w:t>906</w:t>
            </w:r>
            <w:r w:rsidRPr="00DF2902">
              <w:rPr>
                <w:rFonts w:cs="Times New Roman"/>
              </w:rPr>
              <w:t>.</w:t>
            </w:r>
            <w:r w:rsidR="00491089">
              <w:rPr>
                <w:rFonts w:cs="Times New Roman"/>
              </w:rPr>
              <w:t>44</w:t>
            </w:r>
          </w:p>
        </w:tc>
        <w:tc>
          <w:tcPr>
            <w:tcW w:w="0" w:type="pct"/>
            <w:hideMark/>
          </w:tcPr>
          <w:p w14:paraId="2F80F1E5" w14:textId="34F76084" w:rsidR="001B7434" w:rsidRPr="00603E36" w:rsidRDefault="001B7434" w:rsidP="001B7434">
            <w:pPr>
              <w:spacing w:before="120" w:after="0"/>
              <w:ind w:firstLine="0"/>
              <w:jc w:val="center"/>
              <w:rPr>
                <w:szCs w:val="20"/>
              </w:rPr>
            </w:pPr>
            <w:r w:rsidRPr="007D39AD">
              <w:t>96</w:t>
            </w:r>
          </w:p>
        </w:tc>
        <w:tc>
          <w:tcPr>
            <w:tcW w:w="0" w:type="pct"/>
            <w:hideMark/>
          </w:tcPr>
          <w:p w14:paraId="00CCB9D5" w14:textId="3F361295" w:rsidR="001B7434" w:rsidRPr="00603E36" w:rsidRDefault="00491089" w:rsidP="001B7434">
            <w:pPr>
              <w:spacing w:before="120" w:after="0"/>
              <w:ind w:firstLine="0"/>
              <w:jc w:val="right"/>
              <w:rPr>
                <w:szCs w:val="20"/>
              </w:rPr>
            </w:pPr>
            <w:r w:rsidRPr="008462AD">
              <w:t xml:space="preserve"> $87,014.29 </w:t>
            </w:r>
          </w:p>
        </w:tc>
      </w:tr>
      <w:tr w:rsidR="001B7434" w:rsidRPr="0016218D" w14:paraId="631EABAC" w14:textId="77777777" w:rsidTr="00C2513A">
        <w:tc>
          <w:tcPr>
            <w:tcW w:w="0" w:type="pct"/>
            <w:vAlign w:val="center"/>
            <w:hideMark/>
          </w:tcPr>
          <w:p w14:paraId="6700E088" w14:textId="77777777" w:rsidR="001B7434" w:rsidRPr="00603E36" w:rsidRDefault="001B7434" w:rsidP="001B7434">
            <w:pPr>
              <w:spacing w:before="120" w:after="0"/>
              <w:ind w:firstLine="0"/>
              <w:jc w:val="center"/>
              <w:rPr>
                <w:szCs w:val="20"/>
              </w:rPr>
            </w:pPr>
            <w:r w:rsidRPr="00603E36">
              <w:rPr>
                <w:szCs w:val="20"/>
              </w:rPr>
              <w:t>Desarrollador Full-Stack Mid</w:t>
            </w:r>
          </w:p>
        </w:tc>
        <w:tc>
          <w:tcPr>
            <w:tcW w:w="0" w:type="pct"/>
            <w:vAlign w:val="center"/>
            <w:hideMark/>
          </w:tcPr>
          <w:p w14:paraId="27B2A417" w14:textId="77777777" w:rsidR="001B7434" w:rsidRPr="00603E36" w:rsidRDefault="001B7434" w:rsidP="001B7434">
            <w:pPr>
              <w:spacing w:before="120" w:after="0"/>
              <w:ind w:firstLine="0"/>
              <w:jc w:val="center"/>
              <w:rPr>
                <w:szCs w:val="20"/>
              </w:rPr>
            </w:pPr>
            <w:r w:rsidRPr="00603E36">
              <w:rPr>
                <w:szCs w:val="20"/>
              </w:rPr>
              <w:t>1</w:t>
            </w:r>
          </w:p>
        </w:tc>
        <w:tc>
          <w:tcPr>
            <w:tcW w:w="0" w:type="pct"/>
            <w:vAlign w:val="center"/>
            <w:hideMark/>
          </w:tcPr>
          <w:p w14:paraId="0B4DC24D" w14:textId="1873B413" w:rsidR="001B7434" w:rsidRPr="00603E36" w:rsidRDefault="0097660C" w:rsidP="001B7434">
            <w:pPr>
              <w:spacing w:before="120" w:after="0"/>
              <w:ind w:firstLine="0"/>
              <w:jc w:val="right"/>
              <w:rPr>
                <w:szCs w:val="20"/>
              </w:rPr>
            </w:pPr>
            <w:r w:rsidRPr="00DF2902">
              <w:rPr>
                <w:rFonts w:cs="Times New Roman"/>
              </w:rPr>
              <w:t>6</w:t>
            </w:r>
            <w:r>
              <w:rPr>
                <w:rFonts w:cs="Times New Roman"/>
              </w:rPr>
              <w:t>52</w:t>
            </w:r>
            <w:r w:rsidRPr="00DF2902">
              <w:rPr>
                <w:rFonts w:cs="Times New Roman"/>
              </w:rPr>
              <w:t>.</w:t>
            </w:r>
            <w:r w:rsidR="00491089">
              <w:rPr>
                <w:rFonts w:cs="Times New Roman"/>
              </w:rPr>
              <w:t>61</w:t>
            </w:r>
          </w:p>
        </w:tc>
        <w:tc>
          <w:tcPr>
            <w:tcW w:w="0" w:type="pct"/>
            <w:hideMark/>
          </w:tcPr>
          <w:p w14:paraId="4123C370" w14:textId="653E00CC" w:rsidR="001B7434" w:rsidRPr="00603E36" w:rsidRDefault="001B7434" w:rsidP="001B7434">
            <w:pPr>
              <w:spacing w:before="120" w:after="0"/>
              <w:ind w:firstLine="0"/>
              <w:jc w:val="center"/>
              <w:rPr>
                <w:szCs w:val="20"/>
              </w:rPr>
            </w:pPr>
            <w:r w:rsidRPr="007D39AD">
              <w:t>96</w:t>
            </w:r>
          </w:p>
        </w:tc>
        <w:tc>
          <w:tcPr>
            <w:tcW w:w="0" w:type="pct"/>
            <w:hideMark/>
          </w:tcPr>
          <w:p w14:paraId="140D73C3" w14:textId="29CFFD7E" w:rsidR="001B7434" w:rsidRPr="00603E36" w:rsidRDefault="00491089" w:rsidP="001B7434">
            <w:pPr>
              <w:spacing w:before="120" w:after="0"/>
              <w:ind w:firstLine="0"/>
              <w:jc w:val="right"/>
              <w:rPr>
                <w:szCs w:val="20"/>
              </w:rPr>
            </w:pPr>
            <w:r w:rsidRPr="008462AD">
              <w:t xml:space="preserve"> $62,650.29 </w:t>
            </w:r>
          </w:p>
        </w:tc>
      </w:tr>
      <w:tr w:rsidR="001B7434" w:rsidRPr="0016218D" w14:paraId="7654CB66" w14:textId="77777777" w:rsidTr="00C2513A">
        <w:tc>
          <w:tcPr>
            <w:tcW w:w="0" w:type="pct"/>
            <w:vAlign w:val="center"/>
            <w:hideMark/>
          </w:tcPr>
          <w:p w14:paraId="2AACC94A" w14:textId="77777777" w:rsidR="001B7434" w:rsidRPr="00603E36" w:rsidRDefault="001B7434" w:rsidP="001B7434">
            <w:pPr>
              <w:spacing w:before="120" w:after="0"/>
              <w:ind w:firstLine="0"/>
              <w:jc w:val="center"/>
              <w:rPr>
                <w:szCs w:val="20"/>
              </w:rPr>
            </w:pPr>
            <w:r w:rsidRPr="00603E36">
              <w:rPr>
                <w:szCs w:val="20"/>
              </w:rPr>
              <w:t>Diseñador UI/UX</w:t>
            </w:r>
          </w:p>
        </w:tc>
        <w:tc>
          <w:tcPr>
            <w:tcW w:w="0" w:type="pct"/>
            <w:vAlign w:val="center"/>
            <w:hideMark/>
          </w:tcPr>
          <w:p w14:paraId="41B2F3A0" w14:textId="77777777" w:rsidR="001B7434" w:rsidRPr="00603E36" w:rsidRDefault="001B7434" w:rsidP="001B7434">
            <w:pPr>
              <w:spacing w:before="120" w:after="0"/>
              <w:ind w:firstLine="0"/>
              <w:jc w:val="center"/>
              <w:rPr>
                <w:szCs w:val="20"/>
              </w:rPr>
            </w:pPr>
            <w:r w:rsidRPr="00603E36">
              <w:rPr>
                <w:szCs w:val="20"/>
              </w:rPr>
              <w:t>1</w:t>
            </w:r>
          </w:p>
        </w:tc>
        <w:tc>
          <w:tcPr>
            <w:tcW w:w="0" w:type="pct"/>
            <w:vAlign w:val="center"/>
            <w:hideMark/>
          </w:tcPr>
          <w:p w14:paraId="09390F81" w14:textId="2B3C9448" w:rsidR="001B7434" w:rsidRPr="00603E36" w:rsidRDefault="0097660C" w:rsidP="001B7434">
            <w:pPr>
              <w:spacing w:before="120" w:after="0"/>
              <w:ind w:firstLine="0"/>
              <w:jc w:val="right"/>
              <w:rPr>
                <w:szCs w:val="20"/>
              </w:rPr>
            </w:pPr>
            <w:r>
              <w:rPr>
                <w:rFonts w:cs="Times New Roman"/>
              </w:rPr>
              <w:t>525</w:t>
            </w:r>
            <w:r w:rsidRPr="00E41B4F">
              <w:rPr>
                <w:rFonts w:cs="Times New Roman"/>
              </w:rPr>
              <w:t>.</w:t>
            </w:r>
            <w:r w:rsidR="00491089">
              <w:rPr>
                <w:rFonts w:cs="Times New Roman"/>
              </w:rPr>
              <w:t>4</w:t>
            </w:r>
            <w:r w:rsidR="00491089" w:rsidRPr="00E41B4F">
              <w:rPr>
                <w:rFonts w:cs="Times New Roman"/>
              </w:rPr>
              <w:t>4</w:t>
            </w:r>
          </w:p>
        </w:tc>
        <w:tc>
          <w:tcPr>
            <w:tcW w:w="0" w:type="pct"/>
            <w:hideMark/>
          </w:tcPr>
          <w:p w14:paraId="6D147B30" w14:textId="2CFCB5BE" w:rsidR="001B7434" w:rsidRPr="00603E36" w:rsidRDefault="001B7434" w:rsidP="001B7434">
            <w:pPr>
              <w:spacing w:before="120" w:after="0"/>
              <w:ind w:firstLine="0"/>
              <w:jc w:val="center"/>
              <w:rPr>
                <w:szCs w:val="20"/>
              </w:rPr>
            </w:pPr>
            <w:r w:rsidRPr="007D39AD">
              <w:t>32</w:t>
            </w:r>
          </w:p>
        </w:tc>
        <w:tc>
          <w:tcPr>
            <w:tcW w:w="0" w:type="pct"/>
            <w:hideMark/>
          </w:tcPr>
          <w:p w14:paraId="45C6CA89" w14:textId="4E1148E6" w:rsidR="001B7434" w:rsidRPr="00603E36" w:rsidRDefault="00491089" w:rsidP="001B7434">
            <w:pPr>
              <w:spacing w:before="120" w:after="0"/>
              <w:ind w:firstLine="0"/>
              <w:jc w:val="right"/>
              <w:rPr>
                <w:szCs w:val="20"/>
              </w:rPr>
            </w:pPr>
            <w:r w:rsidRPr="008462AD">
              <w:t xml:space="preserve"> $16,814.10 </w:t>
            </w:r>
          </w:p>
        </w:tc>
      </w:tr>
      <w:tr w:rsidR="001B7434" w:rsidRPr="0016218D" w14:paraId="16C4A149" w14:textId="77777777" w:rsidTr="00C2513A">
        <w:tc>
          <w:tcPr>
            <w:tcW w:w="0" w:type="pct"/>
            <w:vAlign w:val="center"/>
            <w:hideMark/>
          </w:tcPr>
          <w:p w14:paraId="2E0BFBE5" w14:textId="77777777" w:rsidR="001B7434" w:rsidRPr="00603E36" w:rsidRDefault="001B7434" w:rsidP="001B7434">
            <w:pPr>
              <w:spacing w:before="120" w:after="0"/>
              <w:ind w:firstLine="0"/>
              <w:jc w:val="center"/>
              <w:rPr>
                <w:szCs w:val="20"/>
              </w:rPr>
            </w:pPr>
            <w:r w:rsidRPr="00603E36">
              <w:rPr>
                <w:szCs w:val="20"/>
              </w:rPr>
              <w:t>Coordinador / Scrum Master</w:t>
            </w:r>
          </w:p>
        </w:tc>
        <w:tc>
          <w:tcPr>
            <w:tcW w:w="0" w:type="pct"/>
            <w:vAlign w:val="center"/>
            <w:hideMark/>
          </w:tcPr>
          <w:p w14:paraId="1CCB5324" w14:textId="77777777" w:rsidR="001B7434" w:rsidRPr="00603E36" w:rsidRDefault="001B7434" w:rsidP="001B7434">
            <w:pPr>
              <w:spacing w:before="120" w:after="0"/>
              <w:ind w:firstLine="0"/>
              <w:jc w:val="center"/>
              <w:rPr>
                <w:szCs w:val="20"/>
              </w:rPr>
            </w:pPr>
            <w:r w:rsidRPr="00603E36">
              <w:rPr>
                <w:szCs w:val="20"/>
              </w:rPr>
              <w:t>1</w:t>
            </w:r>
          </w:p>
        </w:tc>
        <w:tc>
          <w:tcPr>
            <w:tcW w:w="0" w:type="pct"/>
            <w:vAlign w:val="center"/>
            <w:hideMark/>
          </w:tcPr>
          <w:p w14:paraId="3F41427A" w14:textId="082688FC" w:rsidR="001B7434" w:rsidRPr="00603E36" w:rsidRDefault="0097660C" w:rsidP="001B7434">
            <w:pPr>
              <w:spacing w:before="120" w:after="0"/>
              <w:ind w:firstLine="0"/>
              <w:jc w:val="right"/>
              <w:rPr>
                <w:szCs w:val="20"/>
              </w:rPr>
            </w:pPr>
            <w:r w:rsidRPr="00E41B4F">
              <w:rPr>
                <w:rFonts w:cs="Times New Roman"/>
              </w:rPr>
              <w:t>5</w:t>
            </w:r>
            <w:r>
              <w:rPr>
                <w:rFonts w:cs="Times New Roman"/>
              </w:rPr>
              <w:t>80</w:t>
            </w:r>
            <w:r w:rsidRPr="00E41B4F">
              <w:rPr>
                <w:rFonts w:cs="Times New Roman"/>
              </w:rPr>
              <w:t>.</w:t>
            </w:r>
            <w:r w:rsidR="00491089">
              <w:rPr>
                <w:rFonts w:cs="Times New Roman"/>
              </w:rPr>
              <w:t>10</w:t>
            </w:r>
          </w:p>
        </w:tc>
        <w:tc>
          <w:tcPr>
            <w:tcW w:w="0" w:type="pct"/>
            <w:hideMark/>
          </w:tcPr>
          <w:p w14:paraId="45A01737" w14:textId="4435648B" w:rsidR="001B7434" w:rsidRPr="00603E36" w:rsidRDefault="001B7434" w:rsidP="001B7434">
            <w:pPr>
              <w:spacing w:before="120" w:after="0"/>
              <w:ind w:firstLine="0"/>
              <w:jc w:val="center"/>
              <w:rPr>
                <w:szCs w:val="20"/>
              </w:rPr>
            </w:pPr>
            <w:r w:rsidRPr="007D39AD">
              <w:t>32</w:t>
            </w:r>
          </w:p>
        </w:tc>
        <w:tc>
          <w:tcPr>
            <w:tcW w:w="0" w:type="pct"/>
            <w:hideMark/>
          </w:tcPr>
          <w:p w14:paraId="29A76B1B" w14:textId="4961CE77" w:rsidR="001B7434" w:rsidRPr="00603E36" w:rsidRDefault="00491089" w:rsidP="001B7434">
            <w:pPr>
              <w:spacing w:before="120" w:after="0"/>
              <w:ind w:firstLine="0"/>
              <w:jc w:val="right"/>
              <w:rPr>
                <w:szCs w:val="20"/>
              </w:rPr>
            </w:pPr>
            <w:r w:rsidRPr="008462AD">
              <w:t xml:space="preserve"> $18,563.05 </w:t>
            </w:r>
          </w:p>
        </w:tc>
      </w:tr>
      <w:tr w:rsidR="001B7434" w:rsidRPr="0016218D" w14:paraId="48CCD38D" w14:textId="77777777" w:rsidTr="001B7434">
        <w:trPr>
          <w:cnfStyle w:val="010000000000" w:firstRow="0" w:lastRow="1" w:firstColumn="0" w:lastColumn="0" w:oddVBand="0" w:evenVBand="0" w:oddHBand="0" w:evenHBand="0" w:firstRowFirstColumn="0" w:firstRowLastColumn="0" w:lastRowFirstColumn="0" w:lastRowLastColumn="0"/>
        </w:trPr>
        <w:tc>
          <w:tcPr>
            <w:tcW w:w="1799" w:type="pct"/>
            <w:vAlign w:val="center"/>
            <w:hideMark/>
          </w:tcPr>
          <w:p w14:paraId="106C2306" w14:textId="77777777" w:rsidR="001B7434" w:rsidRPr="00603E36" w:rsidRDefault="001B7434" w:rsidP="001B7434">
            <w:pPr>
              <w:spacing w:before="120" w:after="0"/>
              <w:ind w:firstLine="0"/>
              <w:jc w:val="center"/>
              <w:rPr>
                <w:szCs w:val="20"/>
              </w:rPr>
            </w:pPr>
            <w:r w:rsidRPr="00603E36">
              <w:rPr>
                <w:szCs w:val="20"/>
              </w:rPr>
              <w:t>TOTAL FASE 2</w:t>
            </w:r>
          </w:p>
        </w:tc>
        <w:tc>
          <w:tcPr>
            <w:tcW w:w="447" w:type="pct"/>
            <w:vAlign w:val="center"/>
            <w:hideMark/>
          </w:tcPr>
          <w:p w14:paraId="1F8844D2" w14:textId="77777777" w:rsidR="001B7434" w:rsidRPr="00603E36" w:rsidRDefault="001B7434" w:rsidP="001B7434">
            <w:pPr>
              <w:spacing w:before="120" w:after="0"/>
              <w:ind w:firstLine="0"/>
              <w:jc w:val="center"/>
              <w:rPr>
                <w:szCs w:val="20"/>
              </w:rPr>
            </w:pPr>
            <w:r w:rsidRPr="00603E36">
              <w:rPr>
                <w:szCs w:val="20"/>
              </w:rPr>
              <w:t>4</w:t>
            </w:r>
          </w:p>
        </w:tc>
        <w:tc>
          <w:tcPr>
            <w:tcW w:w="1161" w:type="pct"/>
            <w:hideMark/>
          </w:tcPr>
          <w:p w14:paraId="49C4E323" w14:textId="149F79F8" w:rsidR="001B7434" w:rsidRPr="00603E36" w:rsidRDefault="001B7434" w:rsidP="001B7434">
            <w:pPr>
              <w:spacing w:before="120" w:after="0"/>
              <w:ind w:firstLine="0"/>
              <w:jc w:val="center"/>
              <w:rPr>
                <w:szCs w:val="20"/>
              </w:rPr>
            </w:pPr>
          </w:p>
        </w:tc>
        <w:tc>
          <w:tcPr>
            <w:tcW w:w="480" w:type="pct"/>
            <w:hideMark/>
          </w:tcPr>
          <w:p w14:paraId="214A8E0F" w14:textId="1784DD9E" w:rsidR="001B7434" w:rsidRPr="00603E36" w:rsidRDefault="001B7434" w:rsidP="001B7434">
            <w:pPr>
              <w:spacing w:before="120" w:after="0"/>
              <w:ind w:firstLine="0"/>
              <w:jc w:val="center"/>
              <w:rPr>
                <w:szCs w:val="20"/>
              </w:rPr>
            </w:pPr>
            <w:r w:rsidRPr="007D39AD">
              <w:t>256</w:t>
            </w:r>
          </w:p>
        </w:tc>
        <w:tc>
          <w:tcPr>
            <w:tcW w:w="1113" w:type="pct"/>
            <w:hideMark/>
          </w:tcPr>
          <w:p w14:paraId="44388ED8" w14:textId="483A776F" w:rsidR="001B7434" w:rsidRPr="00603E36" w:rsidRDefault="00491089" w:rsidP="001B7434">
            <w:pPr>
              <w:spacing w:before="120" w:after="0"/>
              <w:ind w:firstLine="0"/>
              <w:jc w:val="right"/>
              <w:rPr>
                <w:szCs w:val="20"/>
              </w:rPr>
            </w:pPr>
            <w:r w:rsidRPr="008462AD">
              <w:t xml:space="preserve"> $185,041.71 </w:t>
            </w:r>
          </w:p>
        </w:tc>
      </w:tr>
    </w:tbl>
    <w:p w14:paraId="74DCB551" w14:textId="0CF3256D" w:rsidR="00A755C4" w:rsidRPr="00B531F2" w:rsidRDefault="00A755C4" w:rsidP="00A755C4">
      <w:pPr>
        <w:rPr>
          <w:i/>
          <w:iCs/>
        </w:rPr>
      </w:pPr>
      <w:r w:rsidRPr="00B531F2">
        <w:rPr>
          <w:i/>
          <w:iCs/>
        </w:rPr>
        <w:t xml:space="preserve">Fuente: Elaboración propia basada en: </w:t>
      </w:r>
      <w:sdt>
        <w:sdtPr>
          <w:rPr>
            <w:i/>
            <w:iCs/>
          </w:rPr>
          <w:id w:val="1470320462"/>
          <w:citation/>
        </w:sdtPr>
        <w:sdtEndPr/>
        <w:sdtContent>
          <w:r w:rsidRPr="00B531F2">
            <w:rPr>
              <w:i/>
              <w:iCs/>
            </w:rPr>
            <w:fldChar w:fldCharType="begin"/>
          </w:r>
          <w:r w:rsidRPr="00B531F2">
            <w:rPr>
              <w:i/>
              <w:iCs/>
            </w:rPr>
            <w:instrText xml:space="preserve"> CITATION Sta25 \l 2058 </w:instrText>
          </w:r>
          <w:r w:rsidRPr="00B531F2">
            <w:rPr>
              <w:i/>
              <w:iCs/>
            </w:rPr>
            <w:fldChar w:fldCharType="separate"/>
          </w:r>
          <w:r w:rsidR="00852EF3" w:rsidRPr="00852EF3">
            <w:rPr>
              <w:noProof/>
            </w:rPr>
            <w:t>(Stack Overflow, 2025)</w:t>
          </w:r>
          <w:r w:rsidRPr="00B531F2">
            <w:rPr>
              <w:i/>
              <w:iCs/>
            </w:rPr>
            <w:fldChar w:fldCharType="end"/>
          </w:r>
        </w:sdtContent>
      </w:sdt>
      <w:r w:rsidRPr="00B531F2">
        <w:rPr>
          <w:i/>
          <w:iCs/>
        </w:rPr>
        <w:t xml:space="preserve">; </w:t>
      </w:r>
      <w:sdt>
        <w:sdtPr>
          <w:rPr>
            <w:i/>
            <w:iCs/>
          </w:rPr>
          <w:id w:val="696130623"/>
          <w:citation/>
        </w:sdtPr>
        <w:sdtEndPr/>
        <w:sdtContent>
          <w:r w:rsidRPr="00B531F2">
            <w:rPr>
              <w:i/>
              <w:iCs/>
            </w:rPr>
            <w:fldChar w:fldCharType="begin"/>
          </w:r>
          <w:r w:rsidRPr="00B531F2">
            <w:rPr>
              <w:i/>
              <w:iCs/>
            </w:rPr>
            <w:instrText xml:space="preserve"> CITATION Ban261 \l 2058 </w:instrText>
          </w:r>
          <w:r w:rsidRPr="00B531F2">
            <w:rPr>
              <w:i/>
              <w:iCs/>
            </w:rPr>
            <w:fldChar w:fldCharType="separate"/>
          </w:r>
          <w:r w:rsidR="00852EF3" w:rsidRPr="00852EF3">
            <w:rPr>
              <w:noProof/>
            </w:rPr>
            <w:t>(Banco Central de la República Dominicana, 2026)</w:t>
          </w:r>
          <w:r w:rsidRPr="00B531F2">
            <w:rPr>
              <w:i/>
              <w:iCs/>
            </w:rPr>
            <w:fldChar w:fldCharType="end"/>
          </w:r>
        </w:sdtContent>
      </w:sdt>
      <w:r w:rsidRPr="00B531F2">
        <w:rPr>
          <w:i/>
          <w:iCs/>
        </w:rPr>
        <w:t>.</w:t>
      </w:r>
    </w:p>
    <w:p w14:paraId="6955E969" w14:textId="3F158965" w:rsidR="00A755C4" w:rsidRPr="00960DE5" w:rsidRDefault="00A755C4" w:rsidP="00A755C4">
      <w:pPr>
        <w:spacing w:before="120" w:after="200" w:line="264" w:lineRule="auto"/>
        <w:ind w:firstLine="0"/>
      </w:pPr>
    </w:p>
    <w:p w14:paraId="1FE849E6" w14:textId="77777777" w:rsidR="00A755C4" w:rsidRPr="00B531F2" w:rsidRDefault="00A755C4" w:rsidP="00A755C4">
      <w:pPr>
        <w:pStyle w:val="Ttulo5"/>
      </w:pPr>
      <w:r w:rsidRPr="00B531F2">
        <w:lastRenderedPageBreak/>
        <w:t>Costo Total de Desarrollo</w:t>
      </w:r>
    </w:p>
    <w:p w14:paraId="2D67AD7C" w14:textId="1007669E" w:rsidR="00A755C4" w:rsidRPr="00B531F2" w:rsidRDefault="00A755C4" w:rsidP="00617FE9">
      <w:pPr>
        <w:pStyle w:val="Figuras"/>
      </w:pPr>
      <w:bookmarkStart w:id="54" w:name="_Toc227357379"/>
      <w:r w:rsidRPr="00991A04">
        <w:t xml:space="preserve">Tabla </w:t>
      </w:r>
      <w:r>
        <w:fldChar w:fldCharType="begin"/>
      </w:r>
      <w:r>
        <w:instrText xml:space="preserve"> SEQ Tabla \* ARABIC </w:instrText>
      </w:r>
      <w:r>
        <w:fldChar w:fldCharType="separate"/>
      </w:r>
      <w:r w:rsidR="00B111AF">
        <w:rPr>
          <w:noProof/>
        </w:rPr>
        <w:t>9</w:t>
      </w:r>
      <w:r>
        <w:rPr>
          <w:noProof/>
        </w:rPr>
        <w:fldChar w:fldCharType="end"/>
      </w:r>
      <w:r w:rsidRPr="00B531F2">
        <w:br/>
        <w:t>Costo Total de Desarrollo</w:t>
      </w:r>
      <w:bookmarkEnd w:id="54"/>
    </w:p>
    <w:tbl>
      <w:tblPr>
        <w:tblStyle w:val="Tablanormal2"/>
        <w:tblW w:w="5000" w:type="pct"/>
        <w:tblLook w:val="0660" w:firstRow="1" w:lastRow="1" w:firstColumn="0" w:lastColumn="0" w:noHBand="1" w:noVBand="1"/>
      </w:tblPr>
      <w:tblGrid>
        <w:gridCol w:w="3134"/>
        <w:gridCol w:w="923"/>
        <w:gridCol w:w="2136"/>
        <w:gridCol w:w="1035"/>
        <w:gridCol w:w="2132"/>
      </w:tblGrid>
      <w:tr w:rsidR="00406F14" w:rsidRPr="00AE137E" w14:paraId="58AC83FA" w14:textId="77777777" w:rsidTr="00F769AB">
        <w:trPr>
          <w:cnfStyle w:val="100000000000" w:firstRow="1" w:lastRow="0" w:firstColumn="0" w:lastColumn="0" w:oddVBand="0" w:evenVBand="0" w:oddHBand="0" w:evenHBand="0" w:firstRowFirstColumn="0" w:firstRowLastColumn="0" w:lastRowFirstColumn="0" w:lastRowLastColumn="0"/>
        </w:trPr>
        <w:tc>
          <w:tcPr>
            <w:tcW w:w="1674" w:type="pct"/>
            <w:vAlign w:val="center"/>
            <w:hideMark/>
          </w:tcPr>
          <w:p w14:paraId="7D7738F9" w14:textId="77777777" w:rsidR="00A755C4" w:rsidRPr="00603E36" w:rsidRDefault="00A755C4" w:rsidP="004A5284">
            <w:pPr>
              <w:spacing w:before="120" w:after="0"/>
              <w:ind w:firstLine="0"/>
              <w:jc w:val="center"/>
              <w:rPr>
                <w:rFonts w:ascii="Georgia" w:hAnsi="Georgia"/>
              </w:rPr>
            </w:pPr>
            <w:r w:rsidRPr="00603E36">
              <w:rPr>
                <w:rFonts w:ascii="Georgia" w:hAnsi="Georgia"/>
              </w:rPr>
              <w:t>Rol</w:t>
            </w:r>
          </w:p>
        </w:tc>
        <w:tc>
          <w:tcPr>
            <w:tcW w:w="493" w:type="pct"/>
            <w:vAlign w:val="center"/>
            <w:hideMark/>
          </w:tcPr>
          <w:p w14:paraId="61D19ADF" w14:textId="77777777" w:rsidR="00A755C4" w:rsidRPr="00603E36" w:rsidRDefault="00A755C4" w:rsidP="004A5284">
            <w:pPr>
              <w:spacing w:before="120" w:after="0"/>
              <w:ind w:firstLine="0"/>
              <w:jc w:val="center"/>
              <w:rPr>
                <w:rFonts w:ascii="Georgia" w:hAnsi="Georgia"/>
              </w:rPr>
            </w:pPr>
            <w:r w:rsidRPr="00603E36">
              <w:rPr>
                <w:rFonts w:ascii="Georgia" w:hAnsi="Georgia"/>
              </w:rPr>
              <w:t>Cant.</w:t>
            </w:r>
          </w:p>
        </w:tc>
        <w:tc>
          <w:tcPr>
            <w:tcW w:w="1141" w:type="pct"/>
            <w:vAlign w:val="center"/>
            <w:hideMark/>
          </w:tcPr>
          <w:p w14:paraId="412F44F0" w14:textId="77777777" w:rsidR="00A755C4" w:rsidRPr="00603E36" w:rsidRDefault="00A755C4" w:rsidP="004A5284">
            <w:pPr>
              <w:spacing w:before="120" w:after="0"/>
              <w:ind w:firstLine="0"/>
              <w:jc w:val="center"/>
              <w:rPr>
                <w:rFonts w:ascii="Georgia" w:hAnsi="Georgia"/>
              </w:rPr>
            </w:pPr>
            <w:r w:rsidRPr="00603E36">
              <w:rPr>
                <w:rFonts w:ascii="Georgia" w:hAnsi="Georgia"/>
              </w:rPr>
              <w:t>Tarifa/hora (RD$)</w:t>
            </w:r>
          </w:p>
        </w:tc>
        <w:tc>
          <w:tcPr>
            <w:tcW w:w="553" w:type="pct"/>
            <w:vAlign w:val="center"/>
            <w:hideMark/>
          </w:tcPr>
          <w:p w14:paraId="4D74828E" w14:textId="77777777" w:rsidR="00A755C4" w:rsidRPr="00603E36" w:rsidRDefault="00A755C4" w:rsidP="004A5284">
            <w:pPr>
              <w:spacing w:before="120" w:after="0"/>
              <w:ind w:firstLine="0"/>
              <w:jc w:val="center"/>
              <w:rPr>
                <w:rFonts w:ascii="Georgia" w:hAnsi="Georgia"/>
              </w:rPr>
            </w:pPr>
            <w:r w:rsidRPr="00603E36">
              <w:rPr>
                <w:rFonts w:ascii="Georgia" w:hAnsi="Georgia"/>
              </w:rPr>
              <w:t>Horas</w:t>
            </w:r>
          </w:p>
        </w:tc>
        <w:tc>
          <w:tcPr>
            <w:tcW w:w="1139" w:type="pct"/>
            <w:vAlign w:val="center"/>
            <w:hideMark/>
          </w:tcPr>
          <w:p w14:paraId="09C1537C" w14:textId="77777777" w:rsidR="00A755C4" w:rsidRPr="00603E36" w:rsidRDefault="00A755C4" w:rsidP="004A5284">
            <w:pPr>
              <w:spacing w:before="120" w:after="0"/>
              <w:ind w:firstLine="0"/>
              <w:jc w:val="center"/>
              <w:rPr>
                <w:rFonts w:ascii="Georgia" w:hAnsi="Georgia"/>
              </w:rPr>
            </w:pPr>
            <w:r w:rsidRPr="00603E36">
              <w:rPr>
                <w:rFonts w:ascii="Georgia" w:hAnsi="Georgia"/>
              </w:rPr>
              <w:t>Costo total (RD$)</w:t>
            </w:r>
          </w:p>
        </w:tc>
      </w:tr>
      <w:tr w:rsidR="001B7434" w:rsidRPr="00AE137E" w14:paraId="6F9E625E" w14:textId="77777777" w:rsidTr="00C2513A">
        <w:tc>
          <w:tcPr>
            <w:tcW w:w="0" w:type="pct"/>
            <w:vAlign w:val="center"/>
            <w:hideMark/>
          </w:tcPr>
          <w:p w14:paraId="6D4FF60B" w14:textId="77777777" w:rsidR="001B7434" w:rsidRPr="00603E36" w:rsidRDefault="001B7434" w:rsidP="001B7434">
            <w:pPr>
              <w:spacing w:before="120" w:after="0"/>
              <w:ind w:firstLine="0"/>
              <w:jc w:val="center"/>
              <w:rPr>
                <w:rFonts w:ascii="Georgia" w:hAnsi="Georgia"/>
              </w:rPr>
            </w:pPr>
            <w:r w:rsidRPr="00603E36">
              <w:rPr>
                <w:rFonts w:ascii="Georgia" w:hAnsi="Georgia"/>
              </w:rPr>
              <w:t>Desarrollador Full-Stack Senior</w:t>
            </w:r>
          </w:p>
        </w:tc>
        <w:tc>
          <w:tcPr>
            <w:tcW w:w="0" w:type="pct"/>
            <w:vAlign w:val="center"/>
            <w:hideMark/>
          </w:tcPr>
          <w:p w14:paraId="2F9EF73D" w14:textId="77777777" w:rsidR="001B7434" w:rsidRPr="00603E36" w:rsidRDefault="001B7434" w:rsidP="001B7434">
            <w:pPr>
              <w:spacing w:before="120" w:after="0"/>
              <w:ind w:firstLine="0"/>
              <w:jc w:val="center"/>
              <w:rPr>
                <w:rFonts w:ascii="Georgia" w:hAnsi="Georgia"/>
              </w:rPr>
            </w:pPr>
            <w:r w:rsidRPr="00603E36">
              <w:rPr>
                <w:rFonts w:ascii="Georgia" w:hAnsi="Georgia"/>
              </w:rPr>
              <w:t>1</w:t>
            </w:r>
          </w:p>
        </w:tc>
        <w:tc>
          <w:tcPr>
            <w:tcW w:w="0" w:type="pct"/>
            <w:vAlign w:val="center"/>
            <w:hideMark/>
          </w:tcPr>
          <w:p w14:paraId="007FA0BA" w14:textId="0604ACC1" w:rsidR="001B7434" w:rsidRPr="00603E36" w:rsidRDefault="00491089" w:rsidP="001B7434">
            <w:pPr>
              <w:spacing w:before="120" w:after="0"/>
              <w:ind w:firstLine="0"/>
              <w:jc w:val="right"/>
              <w:rPr>
                <w:rFonts w:ascii="Georgia" w:hAnsi="Georgia"/>
              </w:rPr>
            </w:pPr>
            <w:r>
              <w:rPr>
                <w:rFonts w:cs="Times New Roman"/>
              </w:rPr>
              <w:t>906</w:t>
            </w:r>
            <w:r w:rsidRPr="00DF2902">
              <w:rPr>
                <w:rFonts w:cs="Times New Roman"/>
              </w:rPr>
              <w:t>.</w:t>
            </w:r>
            <w:r w:rsidR="00521702">
              <w:rPr>
                <w:rFonts w:cs="Times New Roman"/>
              </w:rPr>
              <w:t>44</w:t>
            </w:r>
          </w:p>
        </w:tc>
        <w:tc>
          <w:tcPr>
            <w:tcW w:w="0" w:type="pct"/>
            <w:hideMark/>
          </w:tcPr>
          <w:p w14:paraId="3B45B093" w14:textId="5A40C426" w:rsidR="001B7434" w:rsidRPr="00603E36" w:rsidRDefault="001B7434" w:rsidP="001B7434">
            <w:pPr>
              <w:spacing w:before="120" w:after="0"/>
              <w:ind w:firstLine="0"/>
              <w:jc w:val="center"/>
              <w:rPr>
                <w:rFonts w:ascii="Georgia" w:hAnsi="Georgia"/>
              </w:rPr>
            </w:pPr>
            <w:r w:rsidRPr="00F75033">
              <w:t>128</w:t>
            </w:r>
          </w:p>
        </w:tc>
        <w:tc>
          <w:tcPr>
            <w:tcW w:w="0" w:type="pct"/>
            <w:hideMark/>
          </w:tcPr>
          <w:p w14:paraId="7B93C94C" w14:textId="7C6409E7" w:rsidR="001B7434" w:rsidRPr="00603E36" w:rsidRDefault="00521702" w:rsidP="001B7434">
            <w:pPr>
              <w:spacing w:before="120" w:after="0"/>
              <w:ind w:firstLine="0"/>
              <w:jc w:val="right"/>
              <w:rPr>
                <w:rFonts w:ascii="Georgia" w:hAnsi="Georgia"/>
              </w:rPr>
            </w:pPr>
            <w:r w:rsidRPr="0069349B">
              <w:t xml:space="preserve"> $116,019.05 </w:t>
            </w:r>
          </w:p>
        </w:tc>
      </w:tr>
      <w:tr w:rsidR="001B7434" w:rsidRPr="00AE137E" w14:paraId="7192D18C" w14:textId="77777777" w:rsidTr="00C2513A">
        <w:tc>
          <w:tcPr>
            <w:tcW w:w="0" w:type="pct"/>
            <w:vAlign w:val="center"/>
            <w:hideMark/>
          </w:tcPr>
          <w:p w14:paraId="2A30906F" w14:textId="77777777" w:rsidR="001B7434" w:rsidRPr="00603E36" w:rsidRDefault="001B7434" w:rsidP="001B7434">
            <w:pPr>
              <w:spacing w:before="120" w:after="0"/>
              <w:ind w:firstLine="0"/>
              <w:jc w:val="center"/>
              <w:rPr>
                <w:rFonts w:ascii="Georgia" w:hAnsi="Georgia"/>
              </w:rPr>
            </w:pPr>
            <w:r w:rsidRPr="00603E36">
              <w:rPr>
                <w:rFonts w:ascii="Georgia" w:hAnsi="Georgia"/>
              </w:rPr>
              <w:t>Desarrollador Full-Stack Mid</w:t>
            </w:r>
          </w:p>
        </w:tc>
        <w:tc>
          <w:tcPr>
            <w:tcW w:w="0" w:type="pct"/>
            <w:vAlign w:val="center"/>
            <w:hideMark/>
          </w:tcPr>
          <w:p w14:paraId="2421B589" w14:textId="77777777" w:rsidR="001B7434" w:rsidRPr="00603E36" w:rsidRDefault="001B7434" w:rsidP="001B7434">
            <w:pPr>
              <w:spacing w:before="120" w:after="0"/>
              <w:ind w:firstLine="0"/>
              <w:jc w:val="center"/>
              <w:rPr>
                <w:rFonts w:ascii="Georgia" w:hAnsi="Georgia"/>
              </w:rPr>
            </w:pPr>
            <w:r w:rsidRPr="00603E36">
              <w:rPr>
                <w:rFonts w:ascii="Georgia" w:hAnsi="Georgia"/>
              </w:rPr>
              <w:t>1</w:t>
            </w:r>
          </w:p>
        </w:tc>
        <w:tc>
          <w:tcPr>
            <w:tcW w:w="0" w:type="pct"/>
            <w:vAlign w:val="center"/>
            <w:hideMark/>
          </w:tcPr>
          <w:p w14:paraId="3C3E1FFD" w14:textId="24DCE00D" w:rsidR="001B7434" w:rsidRPr="00603E36" w:rsidRDefault="00491089" w:rsidP="001B7434">
            <w:pPr>
              <w:spacing w:before="120" w:after="0"/>
              <w:ind w:firstLine="0"/>
              <w:jc w:val="right"/>
              <w:rPr>
                <w:rFonts w:ascii="Georgia" w:hAnsi="Georgia"/>
              </w:rPr>
            </w:pPr>
            <w:r w:rsidRPr="00DF2902">
              <w:rPr>
                <w:rFonts w:cs="Times New Roman"/>
              </w:rPr>
              <w:t>6</w:t>
            </w:r>
            <w:r>
              <w:rPr>
                <w:rFonts w:cs="Times New Roman"/>
              </w:rPr>
              <w:t>52</w:t>
            </w:r>
            <w:r w:rsidRPr="00DF2902">
              <w:rPr>
                <w:rFonts w:cs="Times New Roman"/>
              </w:rPr>
              <w:t>.</w:t>
            </w:r>
            <w:r w:rsidR="00521702">
              <w:rPr>
                <w:rFonts w:cs="Times New Roman"/>
              </w:rPr>
              <w:t>61</w:t>
            </w:r>
          </w:p>
        </w:tc>
        <w:tc>
          <w:tcPr>
            <w:tcW w:w="0" w:type="pct"/>
            <w:hideMark/>
          </w:tcPr>
          <w:p w14:paraId="365DF0DF" w14:textId="37A154C3" w:rsidR="001B7434" w:rsidRPr="00603E36" w:rsidRDefault="001B7434" w:rsidP="001B7434">
            <w:pPr>
              <w:spacing w:before="120" w:after="0"/>
              <w:ind w:firstLine="0"/>
              <w:jc w:val="center"/>
              <w:rPr>
                <w:rFonts w:ascii="Georgia" w:hAnsi="Georgia"/>
              </w:rPr>
            </w:pPr>
            <w:r w:rsidRPr="00F75033">
              <w:t>128</w:t>
            </w:r>
          </w:p>
        </w:tc>
        <w:tc>
          <w:tcPr>
            <w:tcW w:w="0" w:type="pct"/>
            <w:hideMark/>
          </w:tcPr>
          <w:p w14:paraId="4CEE6B2F" w14:textId="488C1363" w:rsidR="001B7434" w:rsidRPr="00603E36" w:rsidRDefault="00521702" w:rsidP="001B7434">
            <w:pPr>
              <w:spacing w:before="120" w:after="0"/>
              <w:ind w:firstLine="0"/>
              <w:jc w:val="right"/>
              <w:rPr>
                <w:rFonts w:ascii="Georgia" w:hAnsi="Georgia"/>
              </w:rPr>
            </w:pPr>
            <w:r w:rsidRPr="0069349B">
              <w:t xml:space="preserve"> $83,533.71 </w:t>
            </w:r>
          </w:p>
        </w:tc>
      </w:tr>
      <w:tr w:rsidR="001B7434" w:rsidRPr="00AE137E" w14:paraId="45D04F0C" w14:textId="77777777" w:rsidTr="00C2513A">
        <w:tc>
          <w:tcPr>
            <w:tcW w:w="0" w:type="pct"/>
            <w:vAlign w:val="center"/>
            <w:hideMark/>
          </w:tcPr>
          <w:p w14:paraId="287DE225" w14:textId="77777777" w:rsidR="001B7434" w:rsidRPr="00603E36" w:rsidRDefault="001B7434" w:rsidP="001B7434">
            <w:pPr>
              <w:spacing w:before="120" w:after="0"/>
              <w:ind w:firstLine="0"/>
              <w:jc w:val="center"/>
              <w:rPr>
                <w:rFonts w:ascii="Georgia" w:hAnsi="Georgia"/>
              </w:rPr>
            </w:pPr>
            <w:r w:rsidRPr="00603E36">
              <w:rPr>
                <w:rFonts w:ascii="Georgia" w:hAnsi="Georgia"/>
              </w:rPr>
              <w:t>Diseñador UI/UX</w:t>
            </w:r>
          </w:p>
        </w:tc>
        <w:tc>
          <w:tcPr>
            <w:tcW w:w="0" w:type="pct"/>
            <w:vAlign w:val="center"/>
            <w:hideMark/>
          </w:tcPr>
          <w:p w14:paraId="005969B5" w14:textId="77777777" w:rsidR="001B7434" w:rsidRPr="00603E36" w:rsidRDefault="001B7434" w:rsidP="001B7434">
            <w:pPr>
              <w:spacing w:before="120" w:after="0"/>
              <w:ind w:firstLine="0"/>
              <w:jc w:val="center"/>
              <w:rPr>
                <w:rFonts w:ascii="Georgia" w:hAnsi="Georgia"/>
              </w:rPr>
            </w:pPr>
            <w:r w:rsidRPr="00603E36">
              <w:rPr>
                <w:rFonts w:ascii="Georgia" w:hAnsi="Georgia"/>
              </w:rPr>
              <w:t>1</w:t>
            </w:r>
          </w:p>
        </w:tc>
        <w:tc>
          <w:tcPr>
            <w:tcW w:w="0" w:type="pct"/>
            <w:vAlign w:val="center"/>
            <w:hideMark/>
          </w:tcPr>
          <w:p w14:paraId="0138E414" w14:textId="40D08D70" w:rsidR="001B7434" w:rsidRPr="00603E36" w:rsidRDefault="00491089" w:rsidP="001B7434">
            <w:pPr>
              <w:spacing w:before="120" w:after="0"/>
              <w:ind w:firstLine="0"/>
              <w:jc w:val="right"/>
              <w:rPr>
                <w:rFonts w:ascii="Georgia" w:hAnsi="Georgia"/>
              </w:rPr>
            </w:pPr>
            <w:r>
              <w:rPr>
                <w:rFonts w:cs="Times New Roman"/>
              </w:rPr>
              <w:t>525</w:t>
            </w:r>
            <w:r w:rsidRPr="00E41B4F">
              <w:rPr>
                <w:rFonts w:cs="Times New Roman"/>
              </w:rPr>
              <w:t>.</w:t>
            </w:r>
            <w:r w:rsidR="00521702">
              <w:rPr>
                <w:rFonts w:cs="Times New Roman"/>
              </w:rPr>
              <w:t>4</w:t>
            </w:r>
            <w:r w:rsidR="00521702" w:rsidRPr="00E41B4F">
              <w:rPr>
                <w:rFonts w:cs="Times New Roman"/>
              </w:rPr>
              <w:t>4</w:t>
            </w:r>
          </w:p>
        </w:tc>
        <w:tc>
          <w:tcPr>
            <w:tcW w:w="0" w:type="pct"/>
            <w:hideMark/>
          </w:tcPr>
          <w:p w14:paraId="7E9283E4" w14:textId="40730E4A" w:rsidR="001B7434" w:rsidRPr="00603E36" w:rsidRDefault="001B7434" w:rsidP="001B7434">
            <w:pPr>
              <w:spacing w:before="120" w:after="0"/>
              <w:ind w:firstLine="0"/>
              <w:jc w:val="center"/>
              <w:rPr>
                <w:rFonts w:ascii="Georgia" w:hAnsi="Georgia"/>
              </w:rPr>
            </w:pPr>
            <w:r w:rsidRPr="00F75033">
              <w:t>48</w:t>
            </w:r>
          </w:p>
        </w:tc>
        <w:tc>
          <w:tcPr>
            <w:tcW w:w="0" w:type="pct"/>
            <w:hideMark/>
          </w:tcPr>
          <w:p w14:paraId="55DACBFB" w14:textId="1BCEDEAD" w:rsidR="001B7434" w:rsidRPr="00603E36" w:rsidRDefault="00521702" w:rsidP="001B7434">
            <w:pPr>
              <w:spacing w:before="120" w:after="0"/>
              <w:ind w:firstLine="0"/>
              <w:jc w:val="right"/>
              <w:rPr>
                <w:rFonts w:ascii="Georgia" w:hAnsi="Georgia"/>
              </w:rPr>
            </w:pPr>
            <w:r w:rsidRPr="0069349B">
              <w:t xml:space="preserve"> $25,221.14 </w:t>
            </w:r>
          </w:p>
        </w:tc>
      </w:tr>
      <w:tr w:rsidR="001B7434" w:rsidRPr="00AE137E" w14:paraId="1740C24B" w14:textId="77777777" w:rsidTr="00C2513A">
        <w:tc>
          <w:tcPr>
            <w:tcW w:w="0" w:type="pct"/>
            <w:vAlign w:val="center"/>
            <w:hideMark/>
          </w:tcPr>
          <w:p w14:paraId="63756AA8" w14:textId="77777777" w:rsidR="001B7434" w:rsidRPr="00603E36" w:rsidRDefault="001B7434" w:rsidP="001B7434">
            <w:pPr>
              <w:spacing w:before="120" w:after="0"/>
              <w:ind w:firstLine="0"/>
              <w:jc w:val="center"/>
              <w:rPr>
                <w:rFonts w:ascii="Georgia" w:hAnsi="Georgia"/>
              </w:rPr>
            </w:pPr>
            <w:r w:rsidRPr="00603E36">
              <w:rPr>
                <w:rFonts w:ascii="Georgia" w:hAnsi="Georgia"/>
              </w:rPr>
              <w:t>Coordinador / Scrum Master</w:t>
            </w:r>
          </w:p>
        </w:tc>
        <w:tc>
          <w:tcPr>
            <w:tcW w:w="0" w:type="pct"/>
            <w:vAlign w:val="center"/>
            <w:hideMark/>
          </w:tcPr>
          <w:p w14:paraId="2A898D11" w14:textId="77777777" w:rsidR="001B7434" w:rsidRPr="00603E36" w:rsidRDefault="001B7434" w:rsidP="001B7434">
            <w:pPr>
              <w:spacing w:before="120" w:after="0"/>
              <w:ind w:firstLine="0"/>
              <w:jc w:val="center"/>
              <w:rPr>
                <w:rFonts w:ascii="Georgia" w:hAnsi="Georgia"/>
              </w:rPr>
            </w:pPr>
            <w:r w:rsidRPr="00603E36">
              <w:rPr>
                <w:rFonts w:ascii="Georgia" w:hAnsi="Georgia"/>
              </w:rPr>
              <w:t>1</w:t>
            </w:r>
          </w:p>
        </w:tc>
        <w:tc>
          <w:tcPr>
            <w:tcW w:w="0" w:type="pct"/>
            <w:vAlign w:val="center"/>
            <w:hideMark/>
          </w:tcPr>
          <w:p w14:paraId="79F59D70" w14:textId="6A415648" w:rsidR="001B7434" w:rsidRPr="00603E36" w:rsidRDefault="00491089" w:rsidP="001B7434">
            <w:pPr>
              <w:spacing w:before="120" w:after="0"/>
              <w:ind w:firstLine="0"/>
              <w:jc w:val="right"/>
              <w:rPr>
                <w:rFonts w:ascii="Georgia" w:hAnsi="Georgia"/>
              </w:rPr>
            </w:pPr>
            <w:r w:rsidRPr="00E41B4F">
              <w:rPr>
                <w:rFonts w:cs="Times New Roman"/>
              </w:rPr>
              <w:t>5</w:t>
            </w:r>
            <w:r>
              <w:rPr>
                <w:rFonts w:cs="Times New Roman"/>
              </w:rPr>
              <w:t>80</w:t>
            </w:r>
            <w:r w:rsidRPr="00E41B4F">
              <w:rPr>
                <w:rFonts w:cs="Times New Roman"/>
              </w:rPr>
              <w:t>.</w:t>
            </w:r>
            <w:r w:rsidR="00521702">
              <w:rPr>
                <w:rFonts w:cs="Times New Roman"/>
              </w:rPr>
              <w:t>10</w:t>
            </w:r>
          </w:p>
        </w:tc>
        <w:tc>
          <w:tcPr>
            <w:tcW w:w="0" w:type="pct"/>
            <w:hideMark/>
          </w:tcPr>
          <w:p w14:paraId="5EA5D0D7" w14:textId="5A70AA98" w:rsidR="001B7434" w:rsidRPr="00603E36" w:rsidRDefault="001B7434" w:rsidP="001B7434">
            <w:pPr>
              <w:spacing w:before="120" w:after="0"/>
              <w:ind w:firstLine="0"/>
              <w:jc w:val="center"/>
              <w:rPr>
                <w:rFonts w:ascii="Georgia" w:hAnsi="Georgia"/>
              </w:rPr>
            </w:pPr>
            <w:r w:rsidRPr="00F75033">
              <w:t>48</w:t>
            </w:r>
          </w:p>
        </w:tc>
        <w:tc>
          <w:tcPr>
            <w:tcW w:w="0" w:type="pct"/>
            <w:hideMark/>
          </w:tcPr>
          <w:p w14:paraId="1A49AB63" w14:textId="6797F447" w:rsidR="001B7434" w:rsidRPr="00603E36" w:rsidRDefault="00521702" w:rsidP="001B7434">
            <w:pPr>
              <w:spacing w:before="120" w:after="0"/>
              <w:ind w:firstLine="0"/>
              <w:jc w:val="right"/>
              <w:rPr>
                <w:rFonts w:ascii="Georgia" w:hAnsi="Georgia"/>
              </w:rPr>
            </w:pPr>
            <w:r w:rsidRPr="0069349B">
              <w:t xml:space="preserve"> $27,844.57 </w:t>
            </w:r>
          </w:p>
        </w:tc>
      </w:tr>
      <w:tr w:rsidR="001B7434" w:rsidRPr="00AE137E" w14:paraId="67AB40A4" w14:textId="77777777" w:rsidTr="00635A25">
        <w:trPr>
          <w:cnfStyle w:val="010000000000" w:firstRow="0" w:lastRow="1" w:firstColumn="0" w:lastColumn="0" w:oddVBand="0" w:evenVBand="0" w:oddHBand="0" w:evenHBand="0" w:firstRowFirstColumn="0" w:firstRowLastColumn="0" w:lastRowFirstColumn="0" w:lastRowLastColumn="0"/>
        </w:trPr>
        <w:tc>
          <w:tcPr>
            <w:tcW w:w="1674" w:type="pct"/>
            <w:vAlign w:val="center"/>
            <w:hideMark/>
          </w:tcPr>
          <w:p w14:paraId="2A6A7C1B" w14:textId="77777777" w:rsidR="001B7434" w:rsidRPr="00603E36" w:rsidRDefault="001B7434" w:rsidP="001B7434">
            <w:pPr>
              <w:spacing w:before="120" w:after="0"/>
              <w:ind w:firstLine="0"/>
              <w:jc w:val="center"/>
              <w:rPr>
                <w:rFonts w:ascii="Georgia" w:hAnsi="Georgia"/>
              </w:rPr>
            </w:pPr>
            <w:r w:rsidRPr="00603E36">
              <w:rPr>
                <w:rFonts w:ascii="Georgia" w:hAnsi="Georgia"/>
              </w:rPr>
              <w:t>TOTAL DESARROLLO</w:t>
            </w:r>
          </w:p>
        </w:tc>
        <w:tc>
          <w:tcPr>
            <w:tcW w:w="493" w:type="pct"/>
            <w:vAlign w:val="center"/>
            <w:hideMark/>
          </w:tcPr>
          <w:p w14:paraId="5227EEE0" w14:textId="77777777" w:rsidR="001B7434" w:rsidRPr="00603E36" w:rsidRDefault="001B7434" w:rsidP="001B7434">
            <w:pPr>
              <w:spacing w:before="120" w:after="0"/>
              <w:ind w:firstLine="0"/>
              <w:jc w:val="center"/>
              <w:rPr>
                <w:rFonts w:ascii="Georgia" w:hAnsi="Georgia"/>
              </w:rPr>
            </w:pPr>
            <w:r w:rsidRPr="00603E36">
              <w:rPr>
                <w:rFonts w:ascii="Georgia" w:hAnsi="Georgia"/>
              </w:rPr>
              <w:t>4</w:t>
            </w:r>
          </w:p>
        </w:tc>
        <w:tc>
          <w:tcPr>
            <w:tcW w:w="1141" w:type="pct"/>
            <w:hideMark/>
          </w:tcPr>
          <w:p w14:paraId="6103E3C3" w14:textId="150615B5" w:rsidR="001B7434" w:rsidRPr="00603E36" w:rsidRDefault="001B7434" w:rsidP="001B7434">
            <w:pPr>
              <w:spacing w:before="120" w:after="0"/>
              <w:ind w:firstLine="0"/>
              <w:jc w:val="center"/>
              <w:rPr>
                <w:rFonts w:ascii="Georgia" w:hAnsi="Georgia"/>
              </w:rPr>
            </w:pPr>
          </w:p>
        </w:tc>
        <w:tc>
          <w:tcPr>
            <w:tcW w:w="553" w:type="pct"/>
            <w:hideMark/>
          </w:tcPr>
          <w:p w14:paraId="6D458841" w14:textId="0C68EA22" w:rsidR="001B7434" w:rsidRPr="00603E36" w:rsidRDefault="001B7434" w:rsidP="001B7434">
            <w:pPr>
              <w:spacing w:before="120" w:after="0"/>
              <w:ind w:firstLine="0"/>
              <w:jc w:val="center"/>
              <w:rPr>
                <w:rFonts w:ascii="Georgia" w:hAnsi="Georgia"/>
              </w:rPr>
            </w:pPr>
            <w:r w:rsidRPr="00F75033">
              <w:t>352</w:t>
            </w:r>
          </w:p>
        </w:tc>
        <w:tc>
          <w:tcPr>
            <w:tcW w:w="1139" w:type="pct"/>
            <w:hideMark/>
          </w:tcPr>
          <w:p w14:paraId="1F890C58" w14:textId="4B8325C1" w:rsidR="001B7434" w:rsidRPr="00603E36" w:rsidRDefault="00521702" w:rsidP="001B7434">
            <w:pPr>
              <w:spacing w:before="120" w:after="0"/>
              <w:ind w:firstLine="0"/>
              <w:jc w:val="right"/>
              <w:rPr>
                <w:rFonts w:ascii="Georgia" w:hAnsi="Georgia"/>
              </w:rPr>
            </w:pPr>
            <w:r w:rsidRPr="0069349B">
              <w:t xml:space="preserve"> $252,618.48 </w:t>
            </w:r>
          </w:p>
        </w:tc>
      </w:tr>
    </w:tbl>
    <w:p w14:paraId="5EE47DDC" w14:textId="66307E0C" w:rsidR="007E0ED7" w:rsidRDefault="00A755C4" w:rsidP="00444412">
      <w:r w:rsidRPr="00B531F2">
        <w:rPr>
          <w:b/>
        </w:rPr>
        <w:t>Nota</w:t>
      </w:r>
      <w:r w:rsidRPr="00B531F2">
        <w:rPr>
          <w:b/>
          <w:spacing w:val="-4"/>
        </w:rPr>
        <w:t xml:space="preserve"> </w:t>
      </w:r>
      <w:r w:rsidRPr="00B531F2">
        <w:rPr>
          <w:b/>
        </w:rPr>
        <w:t>Importante:</w:t>
      </w:r>
      <w:r w:rsidRPr="00B531F2">
        <w:rPr>
          <w:b/>
          <w:spacing w:val="-4"/>
        </w:rPr>
        <w:t xml:space="preserve"> </w:t>
      </w:r>
      <w:r w:rsidRPr="00B531F2">
        <w:t>Estos</w:t>
      </w:r>
      <w:r w:rsidRPr="00B531F2">
        <w:rPr>
          <w:spacing w:val="-2"/>
        </w:rPr>
        <w:t xml:space="preserve"> </w:t>
      </w:r>
      <w:r w:rsidRPr="00B531F2">
        <w:t>son</w:t>
      </w:r>
      <w:r w:rsidRPr="00B531F2">
        <w:rPr>
          <w:spacing w:val="-2"/>
        </w:rPr>
        <w:t xml:space="preserve"> </w:t>
      </w:r>
      <w:r w:rsidRPr="00B531F2">
        <w:t>salarios</w:t>
      </w:r>
      <w:r w:rsidRPr="00B531F2">
        <w:rPr>
          <w:spacing w:val="-2"/>
        </w:rPr>
        <w:t xml:space="preserve"> </w:t>
      </w:r>
      <w:r w:rsidRPr="0016218D">
        <w:rPr>
          <w:b/>
          <w:i/>
          <w:szCs w:val="20"/>
        </w:rPr>
        <w:t>COSTO</w:t>
      </w:r>
      <w:r w:rsidRPr="0016218D">
        <w:rPr>
          <w:spacing w:val="-2"/>
          <w:szCs w:val="20"/>
        </w:rPr>
        <w:t xml:space="preserve"> </w:t>
      </w:r>
      <w:r w:rsidRPr="00B531F2">
        <w:t>para</w:t>
      </w:r>
      <w:r w:rsidRPr="00B531F2">
        <w:rPr>
          <w:spacing w:val="-2"/>
        </w:rPr>
        <w:t xml:space="preserve"> </w:t>
      </w:r>
      <w:r w:rsidRPr="00B531F2">
        <w:t>la</w:t>
      </w:r>
      <w:r w:rsidRPr="00B531F2">
        <w:rPr>
          <w:spacing w:val="-2"/>
        </w:rPr>
        <w:t xml:space="preserve"> </w:t>
      </w:r>
      <w:r w:rsidRPr="00B531F2">
        <w:t>empresa</w:t>
      </w:r>
      <w:r w:rsidRPr="00B531F2">
        <w:rPr>
          <w:spacing w:val="-2"/>
        </w:rPr>
        <w:t xml:space="preserve"> </w:t>
      </w:r>
      <w:r w:rsidRPr="00B531F2">
        <w:t>desarrolladora.</w:t>
      </w:r>
      <w:r w:rsidRPr="00B531F2">
        <w:rPr>
          <w:spacing w:val="-2"/>
        </w:rPr>
        <w:t xml:space="preserve"> </w:t>
      </w:r>
      <w:r w:rsidRPr="00B531F2">
        <w:t>Si</w:t>
      </w:r>
      <w:r w:rsidRPr="00B531F2">
        <w:rPr>
          <w:spacing w:val="-2"/>
        </w:rPr>
        <w:t xml:space="preserve"> </w:t>
      </w:r>
      <w:r w:rsidRPr="00B531F2">
        <w:t>se</w:t>
      </w:r>
      <w:r w:rsidRPr="00B531F2">
        <w:rPr>
          <w:spacing w:val="-2"/>
        </w:rPr>
        <w:t xml:space="preserve"> </w:t>
      </w:r>
      <w:r w:rsidRPr="00B531F2">
        <w:t>subcontratan desarrolladores freelance LATAM, costos podrían ser 20-30% menores.</w:t>
      </w:r>
    </w:p>
    <w:p w14:paraId="27B36BBC" w14:textId="77777777" w:rsidR="00444412" w:rsidRPr="00444412" w:rsidRDefault="00444412" w:rsidP="00444412"/>
    <w:p w14:paraId="6AF76EAB" w14:textId="65509156" w:rsidR="00A755C4" w:rsidRPr="00B531F2" w:rsidRDefault="00A755C4" w:rsidP="002521BA">
      <w:pPr>
        <w:pStyle w:val="Ttulo4"/>
      </w:pPr>
      <w:r w:rsidRPr="00B531F2">
        <w:t>Herramientas de Desarrollo</w:t>
      </w:r>
    </w:p>
    <w:p w14:paraId="315D981F" w14:textId="62DE0C1D" w:rsidR="00A755C4" w:rsidRPr="00B531F2" w:rsidRDefault="00A755C4" w:rsidP="00617FE9">
      <w:pPr>
        <w:pStyle w:val="Figuras"/>
      </w:pPr>
      <w:bookmarkStart w:id="55" w:name="_Toc227357380"/>
      <w:r w:rsidRPr="00B531F2">
        <w:t xml:space="preserve">Tabla </w:t>
      </w:r>
      <w:r>
        <w:fldChar w:fldCharType="begin"/>
      </w:r>
      <w:r>
        <w:instrText xml:space="preserve"> SEQ Tabla \* ARABIC </w:instrText>
      </w:r>
      <w:r>
        <w:fldChar w:fldCharType="separate"/>
      </w:r>
      <w:r w:rsidR="00B111AF">
        <w:rPr>
          <w:noProof/>
        </w:rPr>
        <w:t>10</w:t>
      </w:r>
      <w:r>
        <w:rPr>
          <w:noProof/>
        </w:rPr>
        <w:fldChar w:fldCharType="end"/>
      </w:r>
      <w:r w:rsidRPr="00B531F2">
        <w:br/>
        <w:t>Herramientas del entorno de desarrollo</w:t>
      </w:r>
      <w:bookmarkEnd w:id="55"/>
    </w:p>
    <w:tbl>
      <w:tblPr>
        <w:tblStyle w:val="Tablanormal2"/>
        <w:tblW w:w="5000" w:type="pct"/>
        <w:tblLook w:val="0660" w:firstRow="1" w:lastRow="1" w:firstColumn="0" w:lastColumn="0" w:noHBand="1" w:noVBand="1"/>
      </w:tblPr>
      <w:tblGrid>
        <w:gridCol w:w="2406"/>
        <w:gridCol w:w="2067"/>
        <w:gridCol w:w="2321"/>
        <w:gridCol w:w="1184"/>
        <w:gridCol w:w="1382"/>
      </w:tblGrid>
      <w:tr w:rsidR="002803D4" w:rsidRPr="00AE137E" w14:paraId="1E2FCD30" w14:textId="77777777" w:rsidTr="002447B8">
        <w:trPr>
          <w:cnfStyle w:val="100000000000" w:firstRow="1" w:lastRow="0" w:firstColumn="0" w:lastColumn="0" w:oddVBand="0" w:evenVBand="0" w:oddHBand="0" w:evenHBand="0" w:firstRowFirstColumn="0" w:firstRowLastColumn="0" w:lastRowFirstColumn="0" w:lastRowLastColumn="0"/>
          <w:tblHeader/>
        </w:trPr>
        <w:tc>
          <w:tcPr>
            <w:tcW w:w="1285" w:type="pct"/>
            <w:vAlign w:val="center"/>
            <w:hideMark/>
          </w:tcPr>
          <w:p w14:paraId="6EA1BCCB" w14:textId="77777777" w:rsidR="00A755C4" w:rsidRPr="00A96178" w:rsidRDefault="00A755C4" w:rsidP="004A5284">
            <w:pPr>
              <w:spacing w:before="120" w:after="0"/>
              <w:ind w:firstLine="0"/>
              <w:jc w:val="center"/>
              <w:rPr>
                <w:rFonts w:ascii="Georgia" w:hAnsi="Georgia" w:cs="Times New Roman"/>
              </w:rPr>
            </w:pPr>
            <w:r w:rsidRPr="00A96178">
              <w:rPr>
                <w:rFonts w:ascii="Georgia" w:hAnsi="Georgia" w:cs="Times New Roman"/>
              </w:rPr>
              <w:t>Herramienta</w:t>
            </w:r>
          </w:p>
        </w:tc>
        <w:tc>
          <w:tcPr>
            <w:tcW w:w="1104" w:type="pct"/>
            <w:vAlign w:val="center"/>
            <w:hideMark/>
          </w:tcPr>
          <w:p w14:paraId="4DD4A84A" w14:textId="77777777" w:rsidR="00A755C4" w:rsidRPr="00A96178" w:rsidRDefault="00A755C4" w:rsidP="004A5284">
            <w:pPr>
              <w:spacing w:before="120" w:after="0"/>
              <w:ind w:firstLine="0"/>
              <w:jc w:val="center"/>
              <w:rPr>
                <w:rFonts w:ascii="Georgia" w:hAnsi="Georgia" w:cs="Times New Roman"/>
              </w:rPr>
            </w:pPr>
            <w:r w:rsidRPr="00A96178">
              <w:rPr>
                <w:rFonts w:ascii="Georgia" w:hAnsi="Georgia" w:cs="Times New Roman"/>
              </w:rPr>
              <w:t>Función</w:t>
            </w:r>
          </w:p>
        </w:tc>
        <w:tc>
          <w:tcPr>
            <w:tcW w:w="1240" w:type="pct"/>
            <w:vAlign w:val="center"/>
            <w:hideMark/>
          </w:tcPr>
          <w:p w14:paraId="7248F220" w14:textId="60AAB291" w:rsidR="00A755C4" w:rsidRPr="00A96178" w:rsidRDefault="00C325DD" w:rsidP="004A5284">
            <w:pPr>
              <w:spacing w:before="120" w:after="0"/>
              <w:ind w:firstLine="0"/>
              <w:jc w:val="center"/>
              <w:rPr>
                <w:rFonts w:ascii="Georgia" w:hAnsi="Georgia" w:cs="Times New Roman"/>
              </w:rPr>
            </w:pPr>
            <w:r w:rsidRPr="00A96178">
              <w:rPr>
                <w:rFonts w:ascii="Georgia" w:hAnsi="Georgia" w:cs="Times New Roman"/>
              </w:rPr>
              <w:t>Cost</w:t>
            </w:r>
            <w:r w:rsidR="00960DE5">
              <w:rPr>
                <w:rFonts w:cs="Times New Roman"/>
              </w:rPr>
              <w:t>o</w:t>
            </w:r>
            <w:r w:rsidR="00A755C4" w:rsidRPr="00A96178">
              <w:rPr>
                <w:rFonts w:ascii="Georgia" w:hAnsi="Georgia" w:cs="Times New Roman"/>
              </w:rPr>
              <w:t xml:space="preserve"> comercial</w:t>
            </w:r>
          </w:p>
        </w:tc>
        <w:tc>
          <w:tcPr>
            <w:tcW w:w="632" w:type="pct"/>
            <w:vAlign w:val="center"/>
            <w:hideMark/>
          </w:tcPr>
          <w:p w14:paraId="737DAE42" w14:textId="297F5C0F" w:rsidR="00A755C4" w:rsidRPr="00A96178" w:rsidRDefault="000A2A8E" w:rsidP="004A5284">
            <w:pPr>
              <w:spacing w:before="120" w:after="0"/>
              <w:ind w:firstLine="0"/>
              <w:jc w:val="center"/>
              <w:rPr>
                <w:rFonts w:ascii="Georgia" w:hAnsi="Georgia" w:cs="Times New Roman"/>
              </w:rPr>
            </w:pPr>
            <w:r w:rsidRPr="00A96178">
              <w:rPr>
                <w:rFonts w:ascii="Georgia" w:hAnsi="Georgia" w:cs="Times New Roman"/>
              </w:rPr>
              <w:t>Duración</w:t>
            </w:r>
          </w:p>
        </w:tc>
        <w:tc>
          <w:tcPr>
            <w:tcW w:w="738" w:type="pct"/>
            <w:vAlign w:val="center"/>
            <w:hideMark/>
          </w:tcPr>
          <w:p w14:paraId="379304E6" w14:textId="72456700" w:rsidR="00A755C4" w:rsidRPr="00A96178" w:rsidRDefault="000A2A8E" w:rsidP="004A5284">
            <w:pPr>
              <w:spacing w:before="120" w:after="0"/>
              <w:ind w:firstLine="0"/>
              <w:jc w:val="center"/>
              <w:rPr>
                <w:rFonts w:ascii="Georgia" w:hAnsi="Georgia" w:cs="Times New Roman"/>
              </w:rPr>
            </w:pPr>
            <w:r w:rsidRPr="00A96178">
              <w:rPr>
                <w:rFonts w:ascii="Georgia" w:hAnsi="Georgia" w:cs="Times New Roman"/>
              </w:rPr>
              <w:t>Total RD$</w:t>
            </w:r>
          </w:p>
        </w:tc>
      </w:tr>
      <w:tr w:rsidR="00406F14" w:rsidRPr="00AE137E" w14:paraId="78C66F2B" w14:textId="77777777" w:rsidTr="00C2513A">
        <w:tc>
          <w:tcPr>
            <w:tcW w:w="0" w:type="pct"/>
            <w:vAlign w:val="center"/>
            <w:hideMark/>
          </w:tcPr>
          <w:p w14:paraId="2ADF77EA" w14:textId="5A0D41A6" w:rsidR="00A755C4" w:rsidRPr="00A96178" w:rsidRDefault="000A2A8E" w:rsidP="004A5284">
            <w:pPr>
              <w:spacing w:before="120" w:after="0"/>
              <w:ind w:firstLine="0"/>
              <w:jc w:val="center"/>
              <w:rPr>
                <w:rFonts w:ascii="Georgia" w:hAnsi="Georgia" w:cs="Times New Roman"/>
              </w:rPr>
            </w:pPr>
            <w:r w:rsidRPr="00A96178">
              <w:rPr>
                <w:rFonts w:ascii="Georgia" w:hAnsi="Georgia" w:cs="Times New Roman"/>
                <w:spacing w:val="-6"/>
              </w:rPr>
              <w:t>GitHub Teams (4 usuarios)</w:t>
            </w:r>
          </w:p>
        </w:tc>
        <w:tc>
          <w:tcPr>
            <w:tcW w:w="0" w:type="pct"/>
            <w:vAlign w:val="center"/>
            <w:hideMark/>
          </w:tcPr>
          <w:p w14:paraId="5A081ECD" w14:textId="0FFE3EA4" w:rsidR="00A755C4" w:rsidRPr="00A96178" w:rsidRDefault="00A755C4" w:rsidP="004A5284">
            <w:pPr>
              <w:spacing w:before="120" w:after="0"/>
              <w:ind w:firstLine="0"/>
              <w:jc w:val="center"/>
              <w:rPr>
                <w:rFonts w:ascii="Georgia" w:hAnsi="Georgia" w:cs="Times New Roman"/>
              </w:rPr>
            </w:pPr>
            <w:r w:rsidRPr="00A96178">
              <w:rPr>
                <w:rFonts w:ascii="Georgia" w:hAnsi="Georgia" w:cs="Times New Roman"/>
                <w:spacing w:val="-6"/>
              </w:rPr>
              <w:t xml:space="preserve">Control de versiones </w:t>
            </w:r>
            <w:r w:rsidR="000A2A8E" w:rsidRPr="00A96178">
              <w:rPr>
                <w:rFonts w:ascii="Georgia" w:hAnsi="Georgia" w:cs="Times New Roman"/>
                <w:spacing w:val="-6"/>
              </w:rPr>
              <w:t>+</w:t>
            </w:r>
            <w:r w:rsidRPr="00A96178">
              <w:rPr>
                <w:rFonts w:ascii="Georgia" w:hAnsi="Georgia" w:cs="Times New Roman"/>
                <w:spacing w:val="-6"/>
              </w:rPr>
              <w:t xml:space="preserve"> CI/CD</w:t>
            </w:r>
          </w:p>
        </w:tc>
        <w:tc>
          <w:tcPr>
            <w:tcW w:w="0" w:type="pct"/>
            <w:vAlign w:val="center"/>
            <w:hideMark/>
          </w:tcPr>
          <w:p w14:paraId="049293AA" w14:textId="014C2E6A" w:rsidR="00A755C4" w:rsidRPr="00A96178" w:rsidRDefault="000A2A8E" w:rsidP="004A5284">
            <w:pPr>
              <w:spacing w:before="120" w:after="0"/>
              <w:ind w:firstLine="0"/>
              <w:jc w:val="right"/>
              <w:rPr>
                <w:rFonts w:ascii="Georgia" w:hAnsi="Georgia" w:cs="Times New Roman"/>
              </w:rPr>
            </w:pPr>
            <w:r w:rsidRPr="00A96178">
              <w:rPr>
                <w:rFonts w:ascii="Georgia" w:hAnsi="Georgia" w:cs="Times New Roman"/>
                <w:spacing w:val="-6"/>
              </w:rPr>
              <w:t>RD$</w:t>
            </w:r>
            <w:r w:rsidR="002447B8" w:rsidRPr="00A96178">
              <w:rPr>
                <w:rFonts w:ascii="Georgia" w:hAnsi="Georgia" w:cs="Times New Roman"/>
                <w:spacing w:val="-6"/>
              </w:rPr>
              <w:t>97</w:t>
            </w:r>
            <w:r w:rsidR="002447B8">
              <w:rPr>
                <w:rFonts w:ascii="Georgia" w:hAnsi="Georgia" w:cs="Times New Roman"/>
                <w:spacing w:val="-6"/>
              </w:rPr>
              <w:t>6</w:t>
            </w:r>
            <w:r w:rsidRPr="00A96178">
              <w:rPr>
                <w:rFonts w:ascii="Georgia" w:hAnsi="Georgia" w:cs="Times New Roman"/>
                <w:spacing w:val="-6"/>
              </w:rPr>
              <w:t>/mes</w:t>
            </w:r>
          </w:p>
        </w:tc>
        <w:tc>
          <w:tcPr>
            <w:tcW w:w="0" w:type="pct"/>
            <w:vAlign w:val="center"/>
            <w:hideMark/>
          </w:tcPr>
          <w:p w14:paraId="06379789" w14:textId="29EF4AD4" w:rsidR="00A755C4" w:rsidRPr="00A96178" w:rsidRDefault="000A2A8E" w:rsidP="004A5284">
            <w:pPr>
              <w:spacing w:before="120" w:after="0"/>
              <w:ind w:firstLine="0"/>
              <w:jc w:val="center"/>
              <w:rPr>
                <w:rFonts w:ascii="Georgia" w:hAnsi="Georgia" w:cs="Times New Roman"/>
              </w:rPr>
            </w:pPr>
            <w:r w:rsidRPr="00A96178">
              <w:rPr>
                <w:rFonts w:ascii="Georgia" w:hAnsi="Georgia" w:cs="Times New Roman"/>
                <w:spacing w:val="-6"/>
              </w:rPr>
              <w:t>8 meses</w:t>
            </w:r>
          </w:p>
        </w:tc>
        <w:tc>
          <w:tcPr>
            <w:tcW w:w="0" w:type="pct"/>
            <w:vAlign w:val="center"/>
            <w:hideMark/>
          </w:tcPr>
          <w:p w14:paraId="1DBD0DC8" w14:textId="47EEAEEB" w:rsidR="00A755C4" w:rsidRPr="00A96178" w:rsidRDefault="002447B8" w:rsidP="004A5284">
            <w:pPr>
              <w:spacing w:before="120" w:after="0"/>
              <w:ind w:firstLine="0"/>
              <w:jc w:val="right"/>
              <w:rPr>
                <w:rFonts w:ascii="Georgia" w:hAnsi="Georgia" w:cs="Times New Roman"/>
              </w:rPr>
            </w:pPr>
            <w:r w:rsidRPr="00203E91">
              <w:t xml:space="preserve"> $7,808.00 </w:t>
            </w:r>
          </w:p>
        </w:tc>
      </w:tr>
      <w:tr w:rsidR="00406F14" w:rsidRPr="00AE137E" w14:paraId="7EAE8379" w14:textId="77777777" w:rsidTr="00C2513A">
        <w:tc>
          <w:tcPr>
            <w:tcW w:w="0" w:type="pct"/>
            <w:vAlign w:val="center"/>
            <w:hideMark/>
          </w:tcPr>
          <w:p w14:paraId="43FD937C" w14:textId="16D5B45E" w:rsidR="00A755C4" w:rsidRPr="00A96178" w:rsidRDefault="000A2A8E" w:rsidP="004A5284">
            <w:pPr>
              <w:spacing w:before="120" w:after="0"/>
              <w:ind w:firstLine="0"/>
              <w:jc w:val="center"/>
              <w:rPr>
                <w:rFonts w:ascii="Georgia" w:hAnsi="Georgia" w:cs="Times New Roman"/>
                <w:lang w:val="en-US"/>
              </w:rPr>
            </w:pPr>
            <w:r w:rsidRPr="00A96178">
              <w:rPr>
                <w:rFonts w:ascii="Georgia" w:hAnsi="Georgia" w:cs="Times New Roman"/>
                <w:spacing w:val="-6"/>
                <w:lang w:val="en-US"/>
              </w:rPr>
              <w:t xml:space="preserve">JetBrains </w:t>
            </w:r>
            <w:r w:rsidR="002202B6">
              <w:rPr>
                <w:rFonts w:ascii="Georgia" w:hAnsi="Georgia" w:cs="Times New Roman"/>
                <w:spacing w:val="-6"/>
                <w:lang w:val="en-US"/>
              </w:rPr>
              <w:t>dotUltimate</w:t>
            </w:r>
            <w:r w:rsidRPr="00A96178">
              <w:rPr>
                <w:rFonts w:ascii="Georgia" w:hAnsi="Georgia" w:cs="Times New Roman"/>
                <w:spacing w:val="-6"/>
                <w:lang w:val="en-US"/>
              </w:rPr>
              <w:t xml:space="preserve"> (2 lic.)</w:t>
            </w:r>
          </w:p>
        </w:tc>
        <w:tc>
          <w:tcPr>
            <w:tcW w:w="0" w:type="pct"/>
            <w:vAlign w:val="center"/>
            <w:hideMark/>
          </w:tcPr>
          <w:p w14:paraId="720FDB6E" w14:textId="50D50627" w:rsidR="00A755C4" w:rsidRPr="00A96178" w:rsidRDefault="00A755C4" w:rsidP="004A5284">
            <w:pPr>
              <w:spacing w:before="120" w:after="0"/>
              <w:ind w:firstLine="0"/>
              <w:jc w:val="center"/>
              <w:rPr>
                <w:rFonts w:ascii="Georgia" w:hAnsi="Georgia" w:cs="Times New Roman"/>
              </w:rPr>
            </w:pPr>
            <w:r w:rsidRPr="00A96178">
              <w:rPr>
                <w:rFonts w:ascii="Georgia" w:hAnsi="Georgia" w:cs="Times New Roman"/>
                <w:spacing w:val="-6"/>
              </w:rPr>
              <w:t xml:space="preserve">IDE profesional </w:t>
            </w:r>
            <w:r w:rsidR="000A2A8E" w:rsidRPr="00A96178">
              <w:rPr>
                <w:rFonts w:ascii="Georgia" w:hAnsi="Georgia" w:cs="Times New Roman"/>
                <w:spacing w:val="-6"/>
              </w:rPr>
              <w:t>+ DataGrip</w:t>
            </w:r>
          </w:p>
        </w:tc>
        <w:tc>
          <w:tcPr>
            <w:tcW w:w="0" w:type="pct"/>
            <w:vAlign w:val="center"/>
            <w:hideMark/>
          </w:tcPr>
          <w:p w14:paraId="6561ED91" w14:textId="20413C0D" w:rsidR="00A755C4" w:rsidRPr="00A96178" w:rsidRDefault="00A755C4" w:rsidP="004A5284">
            <w:pPr>
              <w:spacing w:before="120" w:after="0"/>
              <w:ind w:firstLine="0"/>
              <w:jc w:val="right"/>
              <w:rPr>
                <w:rFonts w:ascii="Georgia" w:hAnsi="Georgia" w:cs="Times New Roman"/>
              </w:rPr>
            </w:pPr>
            <w:r w:rsidRPr="00A96178">
              <w:rPr>
                <w:rFonts w:ascii="Georgia" w:hAnsi="Georgia" w:cs="Times New Roman"/>
                <w:spacing w:val="-6"/>
              </w:rPr>
              <w:t>RD$</w:t>
            </w:r>
            <w:r w:rsidR="002447B8">
              <w:rPr>
                <w:rFonts w:ascii="Georgia" w:hAnsi="Georgia" w:cs="Times New Roman"/>
                <w:spacing w:val="-6"/>
              </w:rPr>
              <w:t>9</w:t>
            </w:r>
            <w:r w:rsidR="002447B8" w:rsidRPr="00A96178">
              <w:rPr>
                <w:rFonts w:ascii="Georgia" w:hAnsi="Georgia" w:cs="Times New Roman"/>
                <w:spacing w:val="-6"/>
              </w:rPr>
              <w:t>,</w:t>
            </w:r>
            <w:r w:rsidR="002447B8">
              <w:rPr>
                <w:rFonts w:ascii="Georgia" w:hAnsi="Georgia" w:cs="Times New Roman"/>
                <w:spacing w:val="-6"/>
              </w:rPr>
              <w:t>442</w:t>
            </w:r>
            <w:r w:rsidRPr="00A96178">
              <w:rPr>
                <w:rFonts w:ascii="Georgia" w:hAnsi="Georgia" w:cs="Times New Roman"/>
                <w:spacing w:val="-6"/>
              </w:rPr>
              <w:t>/mes</w:t>
            </w:r>
          </w:p>
        </w:tc>
        <w:tc>
          <w:tcPr>
            <w:tcW w:w="0" w:type="pct"/>
            <w:vAlign w:val="center"/>
            <w:hideMark/>
          </w:tcPr>
          <w:p w14:paraId="78E3AF03" w14:textId="302522D9" w:rsidR="00A755C4" w:rsidRPr="00A96178" w:rsidRDefault="000A2A8E" w:rsidP="004A5284">
            <w:pPr>
              <w:spacing w:before="120" w:after="0"/>
              <w:ind w:firstLine="0"/>
              <w:jc w:val="center"/>
              <w:rPr>
                <w:rFonts w:ascii="Georgia" w:hAnsi="Georgia" w:cs="Times New Roman"/>
              </w:rPr>
            </w:pPr>
            <w:r w:rsidRPr="00A96178">
              <w:rPr>
                <w:rFonts w:ascii="Georgia" w:hAnsi="Georgia" w:cs="Times New Roman"/>
                <w:spacing w:val="-6"/>
              </w:rPr>
              <w:t>8 meses</w:t>
            </w:r>
          </w:p>
        </w:tc>
        <w:tc>
          <w:tcPr>
            <w:tcW w:w="0" w:type="pct"/>
            <w:vAlign w:val="center"/>
            <w:hideMark/>
          </w:tcPr>
          <w:p w14:paraId="51BDF00A" w14:textId="114BB1A6" w:rsidR="00A755C4" w:rsidRPr="00A96178" w:rsidRDefault="002447B8" w:rsidP="004A5284">
            <w:pPr>
              <w:spacing w:before="120" w:after="0"/>
              <w:ind w:firstLine="0"/>
              <w:jc w:val="right"/>
              <w:rPr>
                <w:rFonts w:ascii="Georgia" w:hAnsi="Georgia" w:cs="Times New Roman"/>
              </w:rPr>
            </w:pPr>
            <w:r w:rsidRPr="00203E91">
              <w:t xml:space="preserve"> $75,536.00 </w:t>
            </w:r>
          </w:p>
        </w:tc>
      </w:tr>
      <w:tr w:rsidR="00406F14" w:rsidRPr="00AE137E" w14:paraId="49336771" w14:textId="77777777" w:rsidTr="00C2513A">
        <w:tc>
          <w:tcPr>
            <w:tcW w:w="0" w:type="pct"/>
            <w:vAlign w:val="center"/>
            <w:hideMark/>
          </w:tcPr>
          <w:p w14:paraId="07F6C2FB" w14:textId="135AA52B" w:rsidR="00A755C4" w:rsidRPr="00A96178" w:rsidRDefault="000A2A8E" w:rsidP="004A5284">
            <w:pPr>
              <w:spacing w:before="120" w:after="0"/>
              <w:ind w:firstLine="0"/>
              <w:jc w:val="center"/>
              <w:rPr>
                <w:rFonts w:ascii="Georgia" w:hAnsi="Georgia" w:cs="Times New Roman"/>
              </w:rPr>
            </w:pPr>
            <w:r w:rsidRPr="00A96178">
              <w:rPr>
                <w:rFonts w:ascii="Georgia" w:hAnsi="Georgia" w:cs="Times New Roman"/>
                <w:spacing w:val="-6"/>
              </w:rPr>
              <w:t>Figma Professional</w:t>
            </w:r>
          </w:p>
        </w:tc>
        <w:tc>
          <w:tcPr>
            <w:tcW w:w="0" w:type="pct"/>
            <w:vAlign w:val="center"/>
            <w:hideMark/>
          </w:tcPr>
          <w:p w14:paraId="20A2BAC7" w14:textId="1DD15746" w:rsidR="00A755C4" w:rsidRPr="00A96178" w:rsidRDefault="000A2A8E" w:rsidP="004A5284">
            <w:pPr>
              <w:spacing w:before="120" w:after="0"/>
              <w:ind w:firstLine="0"/>
              <w:jc w:val="center"/>
              <w:rPr>
                <w:rFonts w:ascii="Georgia" w:hAnsi="Georgia" w:cs="Times New Roman"/>
              </w:rPr>
            </w:pPr>
            <w:r w:rsidRPr="00A96178">
              <w:rPr>
                <w:rFonts w:ascii="Georgia" w:hAnsi="Georgia" w:cs="Times New Roman"/>
                <w:spacing w:val="-6"/>
              </w:rPr>
              <w:t>Diseño UI/UX y prototipos</w:t>
            </w:r>
          </w:p>
        </w:tc>
        <w:tc>
          <w:tcPr>
            <w:tcW w:w="0" w:type="pct"/>
            <w:vAlign w:val="center"/>
            <w:hideMark/>
          </w:tcPr>
          <w:p w14:paraId="1DE4227C" w14:textId="11AF9F78" w:rsidR="00A755C4" w:rsidRPr="00A96178" w:rsidRDefault="00A755C4" w:rsidP="004A5284">
            <w:pPr>
              <w:spacing w:before="120" w:after="0"/>
              <w:ind w:firstLine="0"/>
              <w:jc w:val="right"/>
              <w:rPr>
                <w:rFonts w:ascii="Georgia" w:hAnsi="Georgia" w:cs="Times New Roman"/>
              </w:rPr>
            </w:pPr>
            <w:r w:rsidRPr="00A96178">
              <w:rPr>
                <w:rFonts w:ascii="Georgia" w:hAnsi="Georgia" w:cs="Times New Roman"/>
                <w:spacing w:val="-6"/>
              </w:rPr>
              <w:t>RD$</w:t>
            </w:r>
            <w:r w:rsidR="000A2A8E" w:rsidRPr="00A96178">
              <w:rPr>
                <w:rFonts w:ascii="Georgia" w:hAnsi="Georgia" w:cs="Times New Roman"/>
                <w:spacing w:val="-6"/>
              </w:rPr>
              <w:t>1,</w:t>
            </w:r>
            <w:r w:rsidR="002447B8">
              <w:rPr>
                <w:rFonts w:ascii="Georgia" w:hAnsi="Georgia" w:cs="Times New Roman"/>
                <w:spacing w:val="-6"/>
              </w:rPr>
              <w:t>381</w:t>
            </w:r>
            <w:r w:rsidRPr="00A96178">
              <w:rPr>
                <w:rFonts w:ascii="Georgia" w:hAnsi="Georgia" w:cs="Times New Roman"/>
                <w:spacing w:val="-6"/>
              </w:rPr>
              <w:t>/mes</w:t>
            </w:r>
          </w:p>
        </w:tc>
        <w:tc>
          <w:tcPr>
            <w:tcW w:w="0" w:type="pct"/>
            <w:vAlign w:val="center"/>
            <w:hideMark/>
          </w:tcPr>
          <w:p w14:paraId="540BBFBE" w14:textId="4C8EF736" w:rsidR="00A755C4" w:rsidRPr="00A96178" w:rsidRDefault="00C06BB0" w:rsidP="004A5284">
            <w:pPr>
              <w:spacing w:before="120" w:after="0"/>
              <w:ind w:firstLine="0"/>
              <w:jc w:val="center"/>
              <w:rPr>
                <w:rFonts w:ascii="Georgia" w:hAnsi="Georgia" w:cs="Times New Roman"/>
              </w:rPr>
            </w:pPr>
            <w:r>
              <w:rPr>
                <w:rFonts w:ascii="Georgia" w:hAnsi="Georgia" w:cs="Times New Roman"/>
                <w:spacing w:val="-6"/>
              </w:rPr>
              <w:t>1</w:t>
            </w:r>
            <w:r w:rsidR="000A2A8E" w:rsidRPr="00A96178">
              <w:rPr>
                <w:rFonts w:ascii="Georgia" w:hAnsi="Georgia" w:cs="Times New Roman"/>
                <w:spacing w:val="-6"/>
              </w:rPr>
              <w:t xml:space="preserve"> mes</w:t>
            </w:r>
          </w:p>
        </w:tc>
        <w:tc>
          <w:tcPr>
            <w:tcW w:w="0" w:type="pct"/>
            <w:vAlign w:val="center"/>
            <w:hideMark/>
          </w:tcPr>
          <w:p w14:paraId="61C7CDEA" w14:textId="2F42308A" w:rsidR="00A755C4" w:rsidRPr="00A96178" w:rsidRDefault="002447B8" w:rsidP="004A5284">
            <w:pPr>
              <w:spacing w:before="120" w:after="0"/>
              <w:ind w:firstLine="0"/>
              <w:jc w:val="right"/>
              <w:rPr>
                <w:rFonts w:ascii="Georgia" w:hAnsi="Georgia" w:cs="Times New Roman"/>
              </w:rPr>
            </w:pPr>
            <w:r w:rsidRPr="00203E91">
              <w:t xml:space="preserve"> $1,381.00 </w:t>
            </w:r>
          </w:p>
        </w:tc>
      </w:tr>
      <w:tr w:rsidR="00406F14" w:rsidRPr="00AE137E" w14:paraId="72992E37" w14:textId="77777777" w:rsidTr="00C2513A">
        <w:tc>
          <w:tcPr>
            <w:tcW w:w="0" w:type="pct"/>
            <w:vAlign w:val="center"/>
            <w:hideMark/>
          </w:tcPr>
          <w:p w14:paraId="5414474C" w14:textId="0255E3EE" w:rsidR="00A755C4" w:rsidRPr="00A96178" w:rsidRDefault="000A2A8E" w:rsidP="004A5284">
            <w:pPr>
              <w:spacing w:before="120" w:after="0"/>
              <w:ind w:firstLine="0"/>
              <w:jc w:val="center"/>
              <w:rPr>
                <w:rFonts w:ascii="Georgia" w:hAnsi="Georgia" w:cs="Times New Roman"/>
              </w:rPr>
            </w:pPr>
            <w:r w:rsidRPr="00A96178">
              <w:rPr>
                <w:rFonts w:ascii="Georgia" w:hAnsi="Georgia" w:cs="Times New Roman"/>
                <w:spacing w:val="-6"/>
              </w:rPr>
              <w:t xml:space="preserve">Postman </w:t>
            </w:r>
            <w:r w:rsidR="001833D0">
              <w:rPr>
                <w:rFonts w:ascii="Georgia" w:hAnsi="Georgia" w:cs="Times New Roman"/>
                <w:spacing w:val="-6"/>
              </w:rPr>
              <w:t>Pro</w:t>
            </w:r>
          </w:p>
        </w:tc>
        <w:tc>
          <w:tcPr>
            <w:tcW w:w="0" w:type="pct"/>
            <w:vAlign w:val="center"/>
            <w:hideMark/>
          </w:tcPr>
          <w:p w14:paraId="29000202" w14:textId="3D07F659" w:rsidR="00A755C4" w:rsidRPr="00A96178" w:rsidRDefault="000A2A8E" w:rsidP="004A5284">
            <w:pPr>
              <w:spacing w:before="120" w:after="0"/>
              <w:ind w:firstLine="0"/>
              <w:jc w:val="center"/>
              <w:rPr>
                <w:rFonts w:ascii="Georgia" w:hAnsi="Georgia" w:cs="Times New Roman"/>
              </w:rPr>
            </w:pPr>
            <w:r w:rsidRPr="00A96178">
              <w:rPr>
                <w:rFonts w:ascii="Georgia" w:hAnsi="Georgia" w:cs="Times New Roman"/>
                <w:spacing w:val="-6"/>
              </w:rPr>
              <w:t>Pruebas de API REST</w:t>
            </w:r>
          </w:p>
        </w:tc>
        <w:tc>
          <w:tcPr>
            <w:tcW w:w="0" w:type="pct"/>
            <w:vAlign w:val="center"/>
            <w:hideMark/>
          </w:tcPr>
          <w:p w14:paraId="0059C093" w14:textId="77A4EA83" w:rsidR="00A755C4" w:rsidRPr="00A96178" w:rsidRDefault="002447B8" w:rsidP="004A5284">
            <w:pPr>
              <w:spacing w:before="120" w:after="0"/>
              <w:ind w:firstLine="0"/>
              <w:jc w:val="right"/>
              <w:rPr>
                <w:rFonts w:ascii="Georgia" w:hAnsi="Georgia" w:cs="Times New Roman"/>
              </w:rPr>
            </w:pPr>
            <w:r w:rsidRPr="00A96178">
              <w:rPr>
                <w:rFonts w:ascii="Georgia" w:hAnsi="Georgia" w:cs="Times New Roman"/>
                <w:spacing w:val="-6"/>
              </w:rPr>
              <w:t>RD$1,</w:t>
            </w:r>
            <w:r>
              <w:rPr>
                <w:rFonts w:ascii="Georgia" w:hAnsi="Georgia" w:cs="Times New Roman"/>
                <w:spacing w:val="-6"/>
              </w:rPr>
              <w:t>098</w:t>
            </w:r>
            <w:r w:rsidRPr="00A96178">
              <w:rPr>
                <w:rFonts w:ascii="Georgia" w:hAnsi="Georgia" w:cs="Times New Roman"/>
                <w:spacing w:val="-6"/>
              </w:rPr>
              <w:t>/mes</w:t>
            </w:r>
          </w:p>
        </w:tc>
        <w:tc>
          <w:tcPr>
            <w:tcW w:w="0" w:type="pct"/>
            <w:vAlign w:val="center"/>
            <w:hideMark/>
          </w:tcPr>
          <w:p w14:paraId="0E3D8393" w14:textId="452C2936" w:rsidR="00A755C4" w:rsidRPr="00A96178" w:rsidRDefault="006F2CF4" w:rsidP="004A5284">
            <w:pPr>
              <w:spacing w:before="120" w:after="0"/>
              <w:ind w:firstLine="0"/>
              <w:jc w:val="center"/>
              <w:rPr>
                <w:rFonts w:ascii="Georgia" w:hAnsi="Georgia" w:cs="Times New Roman"/>
              </w:rPr>
            </w:pPr>
            <w:r>
              <w:rPr>
                <w:rFonts w:ascii="Georgia" w:hAnsi="Georgia" w:cs="Times New Roman"/>
              </w:rPr>
              <w:t>8 meses</w:t>
            </w:r>
          </w:p>
        </w:tc>
        <w:tc>
          <w:tcPr>
            <w:tcW w:w="0" w:type="pct"/>
            <w:vAlign w:val="center"/>
            <w:hideMark/>
          </w:tcPr>
          <w:p w14:paraId="68ED4C68" w14:textId="194CF4FA" w:rsidR="00A755C4" w:rsidRPr="00A96178" w:rsidRDefault="002447B8" w:rsidP="004A5284">
            <w:pPr>
              <w:spacing w:before="120" w:after="0"/>
              <w:ind w:firstLine="0"/>
              <w:jc w:val="right"/>
              <w:rPr>
                <w:rFonts w:ascii="Georgia" w:hAnsi="Georgia" w:cs="Times New Roman"/>
              </w:rPr>
            </w:pPr>
            <w:r w:rsidRPr="00203E91">
              <w:t xml:space="preserve"> $8,784.00 </w:t>
            </w:r>
          </w:p>
        </w:tc>
      </w:tr>
      <w:tr w:rsidR="00406F14" w:rsidRPr="00AE137E" w14:paraId="3ECC1448" w14:textId="77777777" w:rsidTr="00C2513A">
        <w:tc>
          <w:tcPr>
            <w:tcW w:w="0" w:type="pct"/>
            <w:vAlign w:val="center"/>
            <w:hideMark/>
          </w:tcPr>
          <w:p w14:paraId="798EF0BC" w14:textId="62D3724A" w:rsidR="00A755C4" w:rsidRPr="00A96178" w:rsidRDefault="000A2A8E" w:rsidP="004A5284">
            <w:pPr>
              <w:spacing w:before="120" w:after="0"/>
              <w:ind w:firstLine="0"/>
              <w:jc w:val="center"/>
              <w:rPr>
                <w:rFonts w:ascii="Georgia" w:hAnsi="Georgia" w:cs="Times New Roman"/>
              </w:rPr>
            </w:pPr>
            <w:r w:rsidRPr="00A96178">
              <w:rPr>
                <w:rFonts w:ascii="Georgia" w:hAnsi="Georgia" w:cs="Times New Roman"/>
                <w:spacing w:val="-6"/>
              </w:rPr>
              <w:t xml:space="preserve">Docker Desktop </w:t>
            </w:r>
            <w:r w:rsidR="008F1BF4">
              <w:rPr>
                <w:rFonts w:ascii="Georgia" w:hAnsi="Georgia" w:cs="Times New Roman"/>
                <w:spacing w:val="-6"/>
              </w:rPr>
              <w:t>Team</w:t>
            </w:r>
          </w:p>
        </w:tc>
        <w:tc>
          <w:tcPr>
            <w:tcW w:w="0" w:type="pct"/>
            <w:vAlign w:val="center"/>
            <w:hideMark/>
          </w:tcPr>
          <w:p w14:paraId="7BB646C4" w14:textId="6FD176C5" w:rsidR="00A755C4" w:rsidRPr="00A96178" w:rsidRDefault="000A2A8E" w:rsidP="004A5284">
            <w:pPr>
              <w:spacing w:before="120" w:after="0"/>
              <w:ind w:firstLine="0"/>
              <w:jc w:val="center"/>
              <w:rPr>
                <w:rFonts w:ascii="Georgia" w:hAnsi="Georgia" w:cs="Times New Roman"/>
              </w:rPr>
            </w:pPr>
            <w:r w:rsidRPr="00A96178">
              <w:rPr>
                <w:rFonts w:ascii="Georgia" w:hAnsi="Georgia" w:cs="Times New Roman"/>
                <w:spacing w:val="-6"/>
              </w:rPr>
              <w:t>Contenedores para desarrollo</w:t>
            </w:r>
          </w:p>
        </w:tc>
        <w:tc>
          <w:tcPr>
            <w:tcW w:w="0" w:type="pct"/>
            <w:vAlign w:val="center"/>
            <w:hideMark/>
          </w:tcPr>
          <w:p w14:paraId="1AC5D1C1" w14:textId="385EE24D" w:rsidR="00A755C4" w:rsidRPr="00A96178" w:rsidRDefault="000A2A8E" w:rsidP="00A43FB4">
            <w:pPr>
              <w:spacing w:before="120" w:after="0"/>
              <w:ind w:firstLine="0"/>
              <w:jc w:val="right"/>
              <w:rPr>
                <w:rFonts w:ascii="Georgia" w:hAnsi="Georgia" w:cs="Times New Roman"/>
              </w:rPr>
            </w:pPr>
            <w:r w:rsidRPr="00A96178">
              <w:rPr>
                <w:rFonts w:ascii="Georgia" w:hAnsi="Georgia" w:cs="Times New Roman"/>
                <w:spacing w:val="-6"/>
              </w:rPr>
              <w:t>RD$</w:t>
            </w:r>
            <w:r w:rsidR="002447B8">
              <w:rPr>
                <w:rFonts w:ascii="Georgia" w:hAnsi="Georgia" w:cs="Times New Roman"/>
                <w:spacing w:val="-6"/>
              </w:rPr>
              <w:t>1,952</w:t>
            </w:r>
            <w:r w:rsidRPr="00A96178">
              <w:rPr>
                <w:rFonts w:ascii="Georgia" w:hAnsi="Georgia" w:cs="Times New Roman"/>
                <w:spacing w:val="-6"/>
              </w:rPr>
              <w:t>/mes</w:t>
            </w:r>
          </w:p>
        </w:tc>
        <w:tc>
          <w:tcPr>
            <w:tcW w:w="0" w:type="pct"/>
            <w:vAlign w:val="center"/>
            <w:hideMark/>
          </w:tcPr>
          <w:p w14:paraId="320C9907" w14:textId="7676F352" w:rsidR="00A755C4" w:rsidRPr="00A96178" w:rsidRDefault="000A2A8E" w:rsidP="004A5284">
            <w:pPr>
              <w:spacing w:before="120" w:after="0"/>
              <w:ind w:firstLine="0"/>
              <w:jc w:val="center"/>
              <w:rPr>
                <w:rFonts w:ascii="Georgia" w:hAnsi="Georgia" w:cs="Times New Roman"/>
              </w:rPr>
            </w:pPr>
            <w:r w:rsidRPr="00A96178">
              <w:rPr>
                <w:rFonts w:ascii="Georgia" w:hAnsi="Georgia" w:cs="Times New Roman"/>
                <w:spacing w:val="-6"/>
              </w:rPr>
              <w:t>8 meses</w:t>
            </w:r>
          </w:p>
        </w:tc>
        <w:tc>
          <w:tcPr>
            <w:tcW w:w="0" w:type="pct"/>
            <w:vAlign w:val="center"/>
            <w:hideMark/>
          </w:tcPr>
          <w:p w14:paraId="28577910" w14:textId="00B7135B" w:rsidR="00A755C4" w:rsidRPr="00A96178" w:rsidRDefault="002447B8" w:rsidP="004A5284">
            <w:pPr>
              <w:spacing w:before="120" w:after="0"/>
              <w:ind w:firstLine="0"/>
              <w:jc w:val="right"/>
              <w:rPr>
                <w:rFonts w:ascii="Georgia" w:hAnsi="Georgia" w:cs="Times New Roman"/>
              </w:rPr>
            </w:pPr>
            <w:r w:rsidRPr="00203E91">
              <w:t xml:space="preserve"> $15,616.00 </w:t>
            </w:r>
          </w:p>
        </w:tc>
      </w:tr>
      <w:tr w:rsidR="00406F14" w:rsidRPr="00AE137E" w14:paraId="744A99FA" w14:textId="77777777" w:rsidTr="00C2513A">
        <w:tc>
          <w:tcPr>
            <w:tcW w:w="0" w:type="pct"/>
            <w:vAlign w:val="center"/>
            <w:hideMark/>
          </w:tcPr>
          <w:p w14:paraId="3632F436" w14:textId="7789C692" w:rsidR="00A755C4" w:rsidRPr="00A96178" w:rsidRDefault="000A2A8E" w:rsidP="004A5284">
            <w:pPr>
              <w:spacing w:before="120" w:after="0"/>
              <w:ind w:firstLine="0"/>
              <w:jc w:val="center"/>
              <w:rPr>
                <w:rFonts w:ascii="Georgia" w:hAnsi="Georgia" w:cs="Times New Roman"/>
              </w:rPr>
            </w:pPr>
            <w:r w:rsidRPr="00A96178">
              <w:rPr>
                <w:rFonts w:ascii="Georgia" w:hAnsi="Georgia" w:cs="Times New Roman"/>
                <w:spacing w:val="-6"/>
              </w:rPr>
              <w:t>Azure DevOps Starter (5 usuarios)</w:t>
            </w:r>
          </w:p>
        </w:tc>
        <w:tc>
          <w:tcPr>
            <w:tcW w:w="0" w:type="pct"/>
            <w:vAlign w:val="center"/>
            <w:hideMark/>
          </w:tcPr>
          <w:p w14:paraId="5BCF7E3A" w14:textId="6E7446DC" w:rsidR="00A755C4" w:rsidRPr="00A96178" w:rsidRDefault="000A2A8E" w:rsidP="004A5284">
            <w:pPr>
              <w:spacing w:before="120" w:after="0"/>
              <w:ind w:firstLine="0"/>
              <w:jc w:val="center"/>
              <w:rPr>
                <w:rFonts w:ascii="Georgia" w:hAnsi="Georgia" w:cs="Times New Roman"/>
              </w:rPr>
            </w:pPr>
            <w:r w:rsidRPr="00A96178">
              <w:rPr>
                <w:rFonts w:ascii="Georgia" w:hAnsi="Georgia" w:cs="Times New Roman"/>
                <w:spacing w:val="-6"/>
              </w:rPr>
              <w:t>Pipelines CI/CD + Boards</w:t>
            </w:r>
          </w:p>
        </w:tc>
        <w:tc>
          <w:tcPr>
            <w:tcW w:w="0" w:type="pct"/>
            <w:vAlign w:val="center"/>
            <w:hideMark/>
          </w:tcPr>
          <w:p w14:paraId="422A6344" w14:textId="05FE9BA8" w:rsidR="00A755C4" w:rsidRPr="00A96178" w:rsidRDefault="00A755C4" w:rsidP="00A43FB4">
            <w:pPr>
              <w:spacing w:before="120" w:after="0"/>
              <w:ind w:firstLine="0"/>
              <w:jc w:val="right"/>
              <w:rPr>
                <w:rFonts w:ascii="Georgia" w:hAnsi="Georgia" w:cs="Times New Roman"/>
              </w:rPr>
            </w:pPr>
          </w:p>
        </w:tc>
        <w:tc>
          <w:tcPr>
            <w:tcW w:w="0" w:type="pct"/>
            <w:vAlign w:val="center"/>
            <w:hideMark/>
          </w:tcPr>
          <w:p w14:paraId="6F2F0CA1" w14:textId="66D31D1E" w:rsidR="00A755C4" w:rsidRPr="00A96178" w:rsidRDefault="000A2CFB" w:rsidP="004A5284">
            <w:pPr>
              <w:spacing w:before="120" w:after="0"/>
              <w:ind w:firstLine="0"/>
              <w:jc w:val="center"/>
              <w:rPr>
                <w:rFonts w:ascii="Georgia" w:hAnsi="Georgia" w:cs="Times New Roman"/>
              </w:rPr>
            </w:pPr>
            <w:r>
              <w:rPr>
                <w:rFonts w:ascii="Georgia" w:hAnsi="Georgia" w:cs="Times New Roman"/>
              </w:rPr>
              <w:t>8 meses</w:t>
            </w:r>
          </w:p>
        </w:tc>
        <w:tc>
          <w:tcPr>
            <w:tcW w:w="0" w:type="pct"/>
            <w:vAlign w:val="center"/>
            <w:hideMark/>
          </w:tcPr>
          <w:p w14:paraId="7B047006" w14:textId="0A6E493A" w:rsidR="00A755C4" w:rsidRPr="00A96178" w:rsidRDefault="002447B8" w:rsidP="004A5284">
            <w:pPr>
              <w:spacing w:before="120" w:after="0"/>
              <w:ind w:firstLine="0"/>
              <w:jc w:val="right"/>
              <w:rPr>
                <w:rFonts w:ascii="Georgia" w:hAnsi="Georgia" w:cs="Times New Roman"/>
              </w:rPr>
            </w:pPr>
            <w:r w:rsidRPr="00203E91">
              <w:t xml:space="preserve"> $-   </w:t>
            </w:r>
          </w:p>
        </w:tc>
      </w:tr>
      <w:tr w:rsidR="00406F14" w:rsidRPr="00AE137E" w14:paraId="2EB6138C" w14:textId="77777777" w:rsidTr="00C2513A">
        <w:tc>
          <w:tcPr>
            <w:tcW w:w="0" w:type="pct"/>
            <w:vAlign w:val="center"/>
            <w:hideMark/>
          </w:tcPr>
          <w:p w14:paraId="6D01F923" w14:textId="58ECDAEF" w:rsidR="00A755C4" w:rsidRPr="00A96178" w:rsidRDefault="000A2A8E" w:rsidP="004A5284">
            <w:pPr>
              <w:spacing w:before="120" w:after="0"/>
              <w:ind w:firstLine="0"/>
              <w:jc w:val="center"/>
              <w:rPr>
                <w:rFonts w:ascii="Georgia" w:hAnsi="Georgia" w:cs="Times New Roman"/>
              </w:rPr>
            </w:pPr>
            <w:r w:rsidRPr="00A96178">
              <w:rPr>
                <w:rFonts w:ascii="Georgia" w:hAnsi="Georgia" w:cs="Times New Roman"/>
                <w:spacing w:val="-6"/>
              </w:rPr>
              <w:t>Microsoft 365 Business Basic (4u)</w:t>
            </w:r>
          </w:p>
        </w:tc>
        <w:tc>
          <w:tcPr>
            <w:tcW w:w="0" w:type="pct"/>
            <w:vAlign w:val="center"/>
            <w:hideMark/>
          </w:tcPr>
          <w:p w14:paraId="7FBFB483" w14:textId="0946FF74" w:rsidR="00A755C4" w:rsidRPr="00A96178" w:rsidRDefault="000A2A8E" w:rsidP="004A5284">
            <w:pPr>
              <w:spacing w:before="120" w:after="0"/>
              <w:ind w:firstLine="0"/>
              <w:jc w:val="center"/>
              <w:rPr>
                <w:rFonts w:ascii="Georgia" w:hAnsi="Georgia" w:cs="Times New Roman"/>
              </w:rPr>
            </w:pPr>
            <w:r w:rsidRPr="00A96178">
              <w:rPr>
                <w:rFonts w:ascii="Georgia" w:hAnsi="Georgia" w:cs="Times New Roman"/>
                <w:spacing w:val="-6"/>
              </w:rPr>
              <w:t>Email profesional @verifinca.com</w:t>
            </w:r>
          </w:p>
        </w:tc>
        <w:tc>
          <w:tcPr>
            <w:tcW w:w="0" w:type="pct"/>
            <w:vAlign w:val="center"/>
            <w:hideMark/>
          </w:tcPr>
          <w:p w14:paraId="787D0F15" w14:textId="43FBEE45" w:rsidR="00A755C4" w:rsidRPr="00A96178" w:rsidRDefault="000A2A8E" w:rsidP="00A43FB4">
            <w:pPr>
              <w:spacing w:before="120" w:after="0"/>
              <w:ind w:firstLine="0"/>
              <w:jc w:val="right"/>
              <w:rPr>
                <w:rFonts w:ascii="Georgia" w:hAnsi="Georgia" w:cs="Times New Roman"/>
              </w:rPr>
            </w:pPr>
            <w:r w:rsidRPr="00A96178">
              <w:rPr>
                <w:rFonts w:ascii="Georgia" w:hAnsi="Georgia" w:cs="Times New Roman"/>
                <w:spacing w:val="-6"/>
              </w:rPr>
              <w:t>RD$1,</w:t>
            </w:r>
            <w:r w:rsidR="002447B8">
              <w:rPr>
                <w:rFonts w:ascii="Georgia" w:hAnsi="Georgia" w:cs="Times New Roman"/>
                <w:spacing w:val="-6"/>
              </w:rPr>
              <w:t>756.8</w:t>
            </w:r>
            <w:r w:rsidRPr="00A96178">
              <w:rPr>
                <w:rFonts w:ascii="Georgia" w:hAnsi="Georgia" w:cs="Times New Roman"/>
                <w:spacing w:val="-6"/>
              </w:rPr>
              <w:t>/mes</w:t>
            </w:r>
          </w:p>
        </w:tc>
        <w:tc>
          <w:tcPr>
            <w:tcW w:w="0" w:type="pct"/>
            <w:vAlign w:val="center"/>
            <w:hideMark/>
          </w:tcPr>
          <w:p w14:paraId="70B87E74" w14:textId="1F3B686E" w:rsidR="00A755C4" w:rsidRPr="00A96178" w:rsidRDefault="00CC26D3" w:rsidP="004A5284">
            <w:pPr>
              <w:spacing w:before="120" w:after="0"/>
              <w:ind w:firstLine="0"/>
              <w:jc w:val="center"/>
              <w:rPr>
                <w:rFonts w:ascii="Georgia" w:hAnsi="Georgia" w:cs="Times New Roman"/>
              </w:rPr>
            </w:pPr>
            <w:r>
              <w:rPr>
                <w:rFonts w:ascii="Georgia" w:hAnsi="Georgia" w:cs="Times New Roman"/>
                <w:spacing w:val="-6"/>
              </w:rPr>
              <w:t>8</w:t>
            </w:r>
            <w:r w:rsidR="000A2A8E" w:rsidRPr="00A96178">
              <w:rPr>
                <w:rFonts w:ascii="Georgia" w:hAnsi="Georgia" w:cs="Times New Roman"/>
                <w:spacing w:val="-6"/>
              </w:rPr>
              <w:t xml:space="preserve"> meses</w:t>
            </w:r>
          </w:p>
        </w:tc>
        <w:tc>
          <w:tcPr>
            <w:tcW w:w="0" w:type="pct"/>
            <w:vAlign w:val="center"/>
            <w:hideMark/>
          </w:tcPr>
          <w:p w14:paraId="70D822A5" w14:textId="75F3D642" w:rsidR="00A755C4" w:rsidRPr="00A96178" w:rsidRDefault="002447B8" w:rsidP="004A5284">
            <w:pPr>
              <w:spacing w:before="120" w:after="0"/>
              <w:ind w:firstLine="0"/>
              <w:jc w:val="right"/>
              <w:rPr>
                <w:rFonts w:ascii="Georgia" w:hAnsi="Georgia" w:cs="Times New Roman"/>
              </w:rPr>
            </w:pPr>
            <w:r w:rsidRPr="00203E91">
              <w:t xml:space="preserve"> $14,054.40 </w:t>
            </w:r>
          </w:p>
        </w:tc>
      </w:tr>
      <w:tr w:rsidR="002803D4" w:rsidRPr="00AE137E" w14:paraId="0EF25188" w14:textId="77777777" w:rsidTr="00C2513A">
        <w:trPr>
          <w:cnfStyle w:val="010000000000" w:firstRow="0" w:lastRow="1" w:firstColumn="0" w:lastColumn="0" w:oddVBand="0" w:evenVBand="0" w:oddHBand="0" w:evenHBand="0" w:firstRowFirstColumn="0" w:firstRowLastColumn="0" w:lastRowFirstColumn="0" w:lastRowLastColumn="0"/>
        </w:trPr>
        <w:tc>
          <w:tcPr>
            <w:tcW w:w="0" w:type="pct"/>
            <w:vAlign w:val="center"/>
            <w:hideMark/>
          </w:tcPr>
          <w:p w14:paraId="1A18A23A" w14:textId="4404BE71" w:rsidR="00A755C4" w:rsidRPr="00A96178" w:rsidRDefault="000A2A8E" w:rsidP="004A5284">
            <w:pPr>
              <w:spacing w:before="120" w:after="0"/>
              <w:ind w:firstLine="0"/>
              <w:jc w:val="center"/>
              <w:rPr>
                <w:rFonts w:ascii="Georgia" w:hAnsi="Georgia" w:cs="Times New Roman"/>
              </w:rPr>
            </w:pPr>
            <w:r w:rsidRPr="00A96178">
              <w:rPr>
                <w:rFonts w:ascii="Georgia" w:hAnsi="Georgia" w:cs="Times New Roman"/>
              </w:rPr>
              <w:lastRenderedPageBreak/>
              <w:t>TOTAL HERRAMIENTAS</w:t>
            </w:r>
          </w:p>
        </w:tc>
        <w:tc>
          <w:tcPr>
            <w:tcW w:w="0" w:type="pct"/>
            <w:vAlign w:val="bottom"/>
            <w:hideMark/>
          </w:tcPr>
          <w:p w14:paraId="3E143FAC" w14:textId="46E29C2F" w:rsidR="00A755C4" w:rsidRPr="00A96178" w:rsidRDefault="00A755C4" w:rsidP="004A5284">
            <w:pPr>
              <w:spacing w:before="120" w:after="0"/>
              <w:ind w:firstLine="0"/>
              <w:jc w:val="center"/>
              <w:rPr>
                <w:rFonts w:ascii="Georgia" w:hAnsi="Georgia" w:cs="Times New Roman"/>
              </w:rPr>
            </w:pPr>
          </w:p>
        </w:tc>
        <w:tc>
          <w:tcPr>
            <w:tcW w:w="0" w:type="pct"/>
            <w:vAlign w:val="bottom"/>
            <w:hideMark/>
          </w:tcPr>
          <w:p w14:paraId="29DB7098" w14:textId="7E8E843F" w:rsidR="00A755C4" w:rsidRPr="00A96178" w:rsidRDefault="00A755C4" w:rsidP="004A5284">
            <w:pPr>
              <w:spacing w:before="120" w:after="0"/>
              <w:ind w:firstLine="0"/>
              <w:jc w:val="right"/>
              <w:rPr>
                <w:rFonts w:ascii="Georgia" w:hAnsi="Georgia" w:cs="Times New Roman"/>
              </w:rPr>
            </w:pPr>
          </w:p>
        </w:tc>
        <w:tc>
          <w:tcPr>
            <w:tcW w:w="0" w:type="pct"/>
            <w:vAlign w:val="bottom"/>
            <w:hideMark/>
          </w:tcPr>
          <w:p w14:paraId="627B3927" w14:textId="3C746889" w:rsidR="00A755C4" w:rsidRPr="00A96178" w:rsidRDefault="00A755C4" w:rsidP="004A5284">
            <w:pPr>
              <w:spacing w:before="120" w:after="0"/>
              <w:ind w:firstLine="0"/>
              <w:jc w:val="right"/>
              <w:rPr>
                <w:rFonts w:ascii="Georgia" w:hAnsi="Georgia" w:cs="Times New Roman"/>
              </w:rPr>
            </w:pPr>
          </w:p>
        </w:tc>
        <w:tc>
          <w:tcPr>
            <w:tcW w:w="0" w:type="pct"/>
            <w:vAlign w:val="center"/>
            <w:hideMark/>
          </w:tcPr>
          <w:p w14:paraId="2C4C8761" w14:textId="227FBE1D" w:rsidR="00A755C4" w:rsidRPr="00A96178" w:rsidRDefault="002447B8" w:rsidP="004A5284">
            <w:pPr>
              <w:spacing w:before="120" w:after="0"/>
              <w:ind w:firstLine="0"/>
              <w:jc w:val="right"/>
              <w:rPr>
                <w:rFonts w:ascii="Georgia" w:hAnsi="Georgia" w:cs="Times New Roman"/>
              </w:rPr>
            </w:pPr>
            <w:r w:rsidRPr="00203E91">
              <w:t xml:space="preserve"> $123,179.40 </w:t>
            </w:r>
          </w:p>
        </w:tc>
      </w:tr>
    </w:tbl>
    <w:p w14:paraId="4613697A" w14:textId="1FD7292E" w:rsidR="00A755C4" w:rsidRPr="00057FC5" w:rsidRDefault="00A755C4" w:rsidP="00A755C4">
      <w:pPr>
        <w:rPr>
          <w:i/>
          <w:lang w:val="en-US"/>
        </w:rPr>
      </w:pPr>
      <w:r w:rsidRPr="00057FC5">
        <w:rPr>
          <w:i/>
          <w:lang w:val="en-US"/>
        </w:rPr>
        <w:t xml:space="preserve">Fuente:  </w:t>
      </w:r>
      <w:sdt>
        <w:sdtPr>
          <w:rPr>
            <w:i/>
            <w:iCs/>
          </w:rPr>
          <w:id w:val="-961187412"/>
          <w:citation/>
        </w:sdtPr>
        <w:sdtEndPr/>
        <w:sdtContent>
          <w:r w:rsidRPr="00B531F2">
            <w:rPr>
              <w:i/>
              <w:iCs/>
            </w:rPr>
            <w:fldChar w:fldCharType="begin"/>
          </w:r>
          <w:r w:rsidRPr="00057FC5">
            <w:rPr>
              <w:i/>
              <w:lang w:val="en-US"/>
            </w:rPr>
            <w:instrText xml:space="preserve"> CITATION Mic26 \l 2058 </w:instrText>
          </w:r>
          <w:r w:rsidRPr="00B531F2">
            <w:rPr>
              <w:i/>
              <w:iCs/>
            </w:rPr>
            <w:fldChar w:fldCharType="separate"/>
          </w:r>
          <w:r w:rsidR="00852EF3" w:rsidRPr="00852EF3">
            <w:rPr>
              <w:noProof/>
              <w:lang w:val="en-US"/>
            </w:rPr>
            <w:t>(Microsoft, Azure App Service on Windows pricing, 2026)</w:t>
          </w:r>
          <w:r w:rsidRPr="00B531F2">
            <w:rPr>
              <w:i/>
              <w:iCs/>
            </w:rPr>
            <w:fldChar w:fldCharType="end"/>
          </w:r>
        </w:sdtContent>
      </w:sdt>
      <w:r w:rsidR="00D125B0" w:rsidRPr="00057FC5">
        <w:rPr>
          <w:i/>
          <w:lang w:val="en-US"/>
        </w:rPr>
        <w:t xml:space="preserve">, </w:t>
      </w:r>
      <w:sdt>
        <w:sdtPr>
          <w:rPr>
            <w:i/>
            <w:iCs/>
          </w:rPr>
          <w:id w:val="1155033697"/>
          <w:citation/>
        </w:sdtPr>
        <w:sdtEndPr/>
        <w:sdtContent>
          <w:r w:rsidR="00877B29" w:rsidRPr="00B531F2">
            <w:rPr>
              <w:i/>
              <w:iCs/>
            </w:rPr>
            <w:fldChar w:fldCharType="begin"/>
          </w:r>
          <w:r w:rsidR="00877B29" w:rsidRPr="00057FC5">
            <w:rPr>
              <w:i/>
              <w:lang w:val="en-US"/>
            </w:rPr>
            <w:instrText xml:space="preserve"> CITATION Jet26 \l 2058 </w:instrText>
          </w:r>
          <w:r w:rsidR="00877B29" w:rsidRPr="00B531F2">
            <w:rPr>
              <w:i/>
              <w:iCs/>
            </w:rPr>
            <w:fldChar w:fldCharType="separate"/>
          </w:r>
          <w:r w:rsidR="00852EF3" w:rsidRPr="00852EF3">
            <w:rPr>
              <w:noProof/>
              <w:lang w:val="en-US"/>
            </w:rPr>
            <w:t>(JetBrains, 2026)</w:t>
          </w:r>
          <w:r w:rsidR="00877B29" w:rsidRPr="00B531F2">
            <w:rPr>
              <w:i/>
              <w:iCs/>
            </w:rPr>
            <w:fldChar w:fldCharType="end"/>
          </w:r>
        </w:sdtContent>
      </w:sdt>
      <w:r w:rsidR="00877B29" w:rsidRPr="00057FC5">
        <w:rPr>
          <w:i/>
          <w:lang w:val="en-US"/>
        </w:rPr>
        <w:t xml:space="preserve">, </w:t>
      </w:r>
      <w:sdt>
        <w:sdtPr>
          <w:rPr>
            <w:i/>
            <w:iCs/>
          </w:rPr>
          <w:id w:val="1790471869"/>
          <w:citation/>
        </w:sdtPr>
        <w:sdtEndPr/>
        <w:sdtContent>
          <w:r w:rsidR="00FF1A08" w:rsidRPr="00B531F2">
            <w:rPr>
              <w:i/>
              <w:iCs/>
            </w:rPr>
            <w:fldChar w:fldCharType="begin"/>
          </w:r>
          <w:r w:rsidR="00FF1A08" w:rsidRPr="00057FC5">
            <w:rPr>
              <w:i/>
              <w:lang w:val="en-US"/>
            </w:rPr>
            <w:instrText xml:space="preserve"> CITATION Fig26 \l 2058 </w:instrText>
          </w:r>
          <w:r w:rsidR="00FF1A08" w:rsidRPr="00B531F2">
            <w:rPr>
              <w:i/>
              <w:iCs/>
            </w:rPr>
            <w:fldChar w:fldCharType="separate"/>
          </w:r>
          <w:r w:rsidR="00852EF3" w:rsidRPr="00852EF3">
            <w:rPr>
              <w:noProof/>
              <w:lang w:val="en-US"/>
            </w:rPr>
            <w:t>(Figma, 2026)</w:t>
          </w:r>
          <w:r w:rsidR="00FF1A08" w:rsidRPr="00B531F2">
            <w:rPr>
              <w:i/>
              <w:iCs/>
            </w:rPr>
            <w:fldChar w:fldCharType="end"/>
          </w:r>
        </w:sdtContent>
      </w:sdt>
      <w:r w:rsidR="00FF1A08" w:rsidRPr="00057FC5">
        <w:rPr>
          <w:i/>
          <w:lang w:val="en-US"/>
        </w:rPr>
        <w:t xml:space="preserve">, </w:t>
      </w:r>
      <w:sdt>
        <w:sdtPr>
          <w:rPr>
            <w:i/>
            <w:iCs/>
          </w:rPr>
          <w:id w:val="-371156555"/>
          <w:citation/>
        </w:sdtPr>
        <w:sdtEndPr/>
        <w:sdtContent>
          <w:r w:rsidR="00F32059" w:rsidRPr="00B531F2">
            <w:rPr>
              <w:i/>
              <w:iCs/>
            </w:rPr>
            <w:fldChar w:fldCharType="begin"/>
          </w:r>
          <w:r w:rsidR="00F32059" w:rsidRPr="00057FC5">
            <w:rPr>
              <w:i/>
              <w:lang w:val="en-US"/>
            </w:rPr>
            <w:instrText xml:space="preserve"> CITATION Pos26 \l 2058 </w:instrText>
          </w:r>
          <w:r w:rsidR="00F32059" w:rsidRPr="00B531F2">
            <w:rPr>
              <w:i/>
              <w:iCs/>
            </w:rPr>
            <w:fldChar w:fldCharType="separate"/>
          </w:r>
          <w:r w:rsidR="00852EF3" w:rsidRPr="00852EF3">
            <w:rPr>
              <w:noProof/>
              <w:lang w:val="en-US"/>
            </w:rPr>
            <w:t>(Postman, 2026)</w:t>
          </w:r>
          <w:r w:rsidR="00F32059" w:rsidRPr="00B531F2">
            <w:rPr>
              <w:i/>
              <w:iCs/>
            </w:rPr>
            <w:fldChar w:fldCharType="end"/>
          </w:r>
        </w:sdtContent>
      </w:sdt>
      <w:r w:rsidR="00F32059" w:rsidRPr="00057FC5">
        <w:rPr>
          <w:i/>
          <w:lang w:val="en-US"/>
        </w:rPr>
        <w:t xml:space="preserve">, </w:t>
      </w:r>
      <w:sdt>
        <w:sdtPr>
          <w:rPr>
            <w:i/>
            <w:iCs/>
          </w:rPr>
          <w:id w:val="1939402703"/>
          <w:citation/>
        </w:sdtPr>
        <w:sdtEndPr/>
        <w:sdtContent>
          <w:r w:rsidR="00A71D69" w:rsidRPr="00B531F2">
            <w:rPr>
              <w:i/>
              <w:iCs/>
            </w:rPr>
            <w:fldChar w:fldCharType="begin"/>
          </w:r>
          <w:r w:rsidR="00A71D69" w:rsidRPr="00057FC5">
            <w:rPr>
              <w:i/>
              <w:lang w:val="en-US"/>
            </w:rPr>
            <w:instrText xml:space="preserve"> CITATION Doc26 \l 2058 </w:instrText>
          </w:r>
          <w:r w:rsidR="00A71D69" w:rsidRPr="00B531F2">
            <w:rPr>
              <w:i/>
              <w:iCs/>
            </w:rPr>
            <w:fldChar w:fldCharType="separate"/>
          </w:r>
          <w:r w:rsidR="00852EF3" w:rsidRPr="00852EF3">
            <w:rPr>
              <w:noProof/>
              <w:lang w:val="en-US"/>
            </w:rPr>
            <w:t>(Docker, 2026)</w:t>
          </w:r>
          <w:r w:rsidR="00A71D69" w:rsidRPr="00B531F2">
            <w:rPr>
              <w:i/>
              <w:iCs/>
            </w:rPr>
            <w:fldChar w:fldCharType="end"/>
          </w:r>
        </w:sdtContent>
      </w:sdt>
      <w:r w:rsidR="004C77F1" w:rsidRPr="00057FC5">
        <w:rPr>
          <w:i/>
          <w:lang w:val="en-US"/>
        </w:rPr>
        <w:t xml:space="preserve">, </w:t>
      </w:r>
      <w:sdt>
        <w:sdtPr>
          <w:rPr>
            <w:i/>
            <w:iCs/>
          </w:rPr>
          <w:id w:val="-1778016787"/>
          <w:citation/>
        </w:sdtPr>
        <w:sdtEndPr/>
        <w:sdtContent>
          <w:r w:rsidR="00B05C98" w:rsidRPr="00B531F2">
            <w:rPr>
              <w:i/>
              <w:iCs/>
            </w:rPr>
            <w:fldChar w:fldCharType="begin"/>
          </w:r>
          <w:r w:rsidR="00B05C98" w:rsidRPr="00057FC5">
            <w:rPr>
              <w:i/>
              <w:lang w:val="en-US"/>
            </w:rPr>
            <w:instrText xml:space="preserve"> CITATION Git26 \l 2058 </w:instrText>
          </w:r>
          <w:r w:rsidR="00B05C98" w:rsidRPr="00B531F2">
            <w:rPr>
              <w:i/>
              <w:iCs/>
            </w:rPr>
            <w:fldChar w:fldCharType="separate"/>
          </w:r>
          <w:r w:rsidR="00852EF3" w:rsidRPr="00852EF3">
            <w:rPr>
              <w:noProof/>
              <w:lang w:val="en-US"/>
            </w:rPr>
            <w:t>(GitHub, 2026)</w:t>
          </w:r>
          <w:r w:rsidR="00B05C98" w:rsidRPr="00B531F2">
            <w:rPr>
              <w:i/>
              <w:iCs/>
            </w:rPr>
            <w:fldChar w:fldCharType="end"/>
          </w:r>
        </w:sdtContent>
      </w:sdt>
      <w:r w:rsidR="008205E9" w:rsidRPr="00057FC5">
        <w:rPr>
          <w:i/>
          <w:lang w:val="en-US"/>
        </w:rPr>
        <w:t>.</w:t>
      </w:r>
    </w:p>
    <w:p w14:paraId="71C256AB" w14:textId="2938D674" w:rsidR="00A755C4" w:rsidRPr="00057FC5" w:rsidRDefault="00A755C4" w:rsidP="00A755C4">
      <w:pPr>
        <w:spacing w:before="120" w:after="200" w:line="264" w:lineRule="auto"/>
        <w:ind w:firstLine="0"/>
        <w:rPr>
          <w:rFonts w:eastAsiaTheme="majorEastAsia" w:cstheme="majorBidi"/>
          <w:b/>
          <w:i/>
          <w:color w:val="000000" w:themeColor="accent1" w:themeShade="80"/>
          <w:lang w:val="en-US"/>
        </w:rPr>
      </w:pPr>
    </w:p>
    <w:p w14:paraId="4783C6CC" w14:textId="7A2C6653" w:rsidR="00A755C4" w:rsidRPr="00B531F2" w:rsidRDefault="00A755C4" w:rsidP="00A755C4">
      <w:pPr>
        <w:pStyle w:val="Ttulo5"/>
      </w:pPr>
      <w:r w:rsidRPr="00B531F2">
        <w:t>Infraestructura Azure — Fase Startup</w:t>
      </w:r>
    </w:p>
    <w:p w14:paraId="256E5082" w14:textId="2FE4A020" w:rsidR="00A755C4" w:rsidRPr="00B531F2" w:rsidRDefault="00A755C4" w:rsidP="00617FE9">
      <w:pPr>
        <w:pStyle w:val="Figuras"/>
      </w:pPr>
      <w:bookmarkStart w:id="56" w:name="_Toc227357381"/>
      <w:r w:rsidRPr="00B531F2">
        <w:t xml:space="preserve">Tabla </w:t>
      </w:r>
      <w:r>
        <w:fldChar w:fldCharType="begin"/>
      </w:r>
      <w:r>
        <w:instrText xml:space="preserve"> SEQ Tabla \* ARABIC </w:instrText>
      </w:r>
      <w:r>
        <w:fldChar w:fldCharType="separate"/>
      </w:r>
      <w:r w:rsidR="00B111AF">
        <w:rPr>
          <w:noProof/>
        </w:rPr>
        <w:t>11</w:t>
      </w:r>
      <w:r>
        <w:rPr>
          <w:noProof/>
        </w:rPr>
        <w:fldChar w:fldCharType="end"/>
      </w:r>
      <w:r w:rsidRPr="00B531F2">
        <w:br/>
        <w:t>Desglose de servicios Azure en fase de arranque</w:t>
      </w:r>
      <w:bookmarkEnd w:id="56"/>
    </w:p>
    <w:tbl>
      <w:tblPr>
        <w:tblStyle w:val="Tablanormal2"/>
        <w:tblW w:w="5000" w:type="pct"/>
        <w:tblCellMar>
          <w:left w:w="0" w:type="dxa"/>
          <w:right w:w="0" w:type="dxa"/>
        </w:tblCellMar>
        <w:tblLook w:val="0660" w:firstRow="1" w:lastRow="1" w:firstColumn="0" w:lastColumn="0" w:noHBand="1" w:noVBand="1"/>
      </w:tblPr>
      <w:tblGrid>
        <w:gridCol w:w="1880"/>
        <w:gridCol w:w="1836"/>
        <w:gridCol w:w="1883"/>
        <w:gridCol w:w="1883"/>
        <w:gridCol w:w="1878"/>
      </w:tblGrid>
      <w:tr w:rsidR="007736DA" w:rsidRPr="00AE137E" w14:paraId="47B7AD84" w14:textId="4F1AB543" w:rsidTr="009B3883">
        <w:trPr>
          <w:cnfStyle w:val="100000000000" w:firstRow="1" w:lastRow="0" w:firstColumn="0" w:lastColumn="0" w:oddVBand="0" w:evenVBand="0" w:oddHBand="0" w:evenHBand="0" w:firstRowFirstColumn="0" w:firstRowLastColumn="0" w:lastRowFirstColumn="0" w:lastRowLastColumn="0"/>
          <w:tblHeader/>
        </w:trPr>
        <w:tc>
          <w:tcPr>
            <w:tcW w:w="1004" w:type="pct"/>
            <w:vAlign w:val="center"/>
            <w:hideMark/>
          </w:tcPr>
          <w:p w14:paraId="1413613F" w14:textId="7348B3D1" w:rsidR="00A755C4" w:rsidRPr="00960DE5" w:rsidRDefault="00A755C4" w:rsidP="00B469FE">
            <w:pPr>
              <w:spacing w:before="80" w:after="0"/>
              <w:ind w:firstLine="0"/>
              <w:jc w:val="center"/>
              <w:rPr>
                <w:rFonts w:cs="Times New Roman"/>
              </w:rPr>
            </w:pPr>
            <w:r w:rsidRPr="00960DE5">
              <w:rPr>
                <w:rFonts w:cs="Times New Roman"/>
              </w:rPr>
              <w:t>Servicio Azure</w:t>
            </w:r>
          </w:p>
        </w:tc>
        <w:tc>
          <w:tcPr>
            <w:tcW w:w="981" w:type="pct"/>
            <w:vAlign w:val="center"/>
            <w:hideMark/>
          </w:tcPr>
          <w:p w14:paraId="46867571" w14:textId="4BE0B551" w:rsidR="00A755C4" w:rsidRPr="00960DE5" w:rsidRDefault="00A755C4" w:rsidP="00B469FE">
            <w:pPr>
              <w:spacing w:before="80" w:after="0"/>
              <w:ind w:firstLine="0"/>
              <w:jc w:val="center"/>
              <w:rPr>
                <w:rFonts w:cs="Times New Roman"/>
              </w:rPr>
            </w:pPr>
            <w:r w:rsidRPr="00960DE5">
              <w:rPr>
                <w:rFonts w:cs="Times New Roman"/>
              </w:rPr>
              <w:t>Tier / Configuración</w:t>
            </w:r>
          </w:p>
        </w:tc>
        <w:tc>
          <w:tcPr>
            <w:tcW w:w="1006" w:type="pct"/>
            <w:vAlign w:val="center"/>
            <w:hideMark/>
          </w:tcPr>
          <w:p w14:paraId="4268C0C2" w14:textId="0EFC6959" w:rsidR="00A755C4" w:rsidRPr="00960DE5" w:rsidRDefault="00A755C4" w:rsidP="00B469FE">
            <w:pPr>
              <w:spacing w:before="80" w:after="0"/>
              <w:ind w:firstLine="0"/>
              <w:jc w:val="center"/>
              <w:rPr>
                <w:rFonts w:cs="Times New Roman"/>
              </w:rPr>
            </w:pPr>
            <w:r w:rsidRPr="00960DE5">
              <w:rPr>
                <w:rFonts w:cs="Times New Roman"/>
              </w:rPr>
              <w:t>Observación clave</w:t>
            </w:r>
          </w:p>
        </w:tc>
        <w:tc>
          <w:tcPr>
            <w:tcW w:w="1006" w:type="pct"/>
            <w:vAlign w:val="center"/>
          </w:tcPr>
          <w:p w14:paraId="122EC60A" w14:textId="1EC503FE" w:rsidR="0085662E" w:rsidRPr="00960DE5" w:rsidRDefault="0085662E" w:rsidP="0085662E">
            <w:pPr>
              <w:spacing w:before="80" w:after="0"/>
              <w:ind w:firstLine="0"/>
              <w:jc w:val="center"/>
              <w:rPr>
                <w:rFonts w:cs="Times New Roman"/>
              </w:rPr>
            </w:pPr>
            <w:r w:rsidRPr="00960DE5">
              <w:rPr>
                <w:rFonts w:cs="Times New Roman"/>
              </w:rPr>
              <w:t>RD$/mes</w:t>
            </w:r>
          </w:p>
        </w:tc>
        <w:tc>
          <w:tcPr>
            <w:tcW w:w="1003" w:type="pct"/>
            <w:vAlign w:val="center"/>
          </w:tcPr>
          <w:p w14:paraId="25B61DDE" w14:textId="0736F368" w:rsidR="0085662E" w:rsidRPr="00960DE5" w:rsidRDefault="0085662E" w:rsidP="0085662E">
            <w:pPr>
              <w:spacing w:before="80" w:after="0"/>
              <w:ind w:firstLine="0"/>
              <w:jc w:val="center"/>
              <w:rPr>
                <w:rFonts w:cs="Times New Roman"/>
              </w:rPr>
            </w:pPr>
            <w:r w:rsidRPr="00960DE5">
              <w:rPr>
                <w:rFonts w:cs="Times New Roman"/>
              </w:rPr>
              <w:t>RD$/año</w:t>
            </w:r>
          </w:p>
        </w:tc>
      </w:tr>
      <w:tr w:rsidR="009B3883" w:rsidRPr="00AE137E" w14:paraId="2F71FED5" w14:textId="01CB1FA8" w:rsidTr="00C2513A">
        <w:tc>
          <w:tcPr>
            <w:tcW w:w="0" w:type="pct"/>
            <w:vAlign w:val="center"/>
            <w:hideMark/>
          </w:tcPr>
          <w:p w14:paraId="6C886F07" w14:textId="4853CE38" w:rsidR="009B3883" w:rsidRPr="00960DE5" w:rsidRDefault="009B3883" w:rsidP="009B3883">
            <w:pPr>
              <w:spacing w:before="80" w:after="0"/>
              <w:ind w:firstLine="0"/>
              <w:jc w:val="center"/>
              <w:rPr>
                <w:rFonts w:cs="Times New Roman"/>
              </w:rPr>
            </w:pPr>
            <w:r w:rsidRPr="00960DE5">
              <w:rPr>
                <w:rFonts w:cs="Times New Roman"/>
              </w:rPr>
              <w:t>App Service Plan</w:t>
            </w:r>
          </w:p>
        </w:tc>
        <w:tc>
          <w:tcPr>
            <w:tcW w:w="0" w:type="pct"/>
            <w:vAlign w:val="center"/>
            <w:hideMark/>
          </w:tcPr>
          <w:p w14:paraId="491843B9" w14:textId="76ED1DB2" w:rsidR="009B3883" w:rsidRPr="00960DE5" w:rsidRDefault="009B3883" w:rsidP="009B3883">
            <w:pPr>
              <w:spacing w:before="80" w:after="0"/>
              <w:ind w:firstLine="0"/>
              <w:jc w:val="center"/>
              <w:rPr>
                <w:rFonts w:cs="Times New Roman"/>
                <w:lang w:val="en-US"/>
              </w:rPr>
            </w:pPr>
            <w:r w:rsidRPr="00960DE5">
              <w:rPr>
                <w:rFonts w:cs="Times New Roman"/>
                <w:lang w:val="en-US"/>
              </w:rPr>
              <w:t>B1 Linux (1 vCore, 1.75 GB RAM)</w:t>
            </w:r>
          </w:p>
        </w:tc>
        <w:tc>
          <w:tcPr>
            <w:tcW w:w="0" w:type="pct"/>
            <w:vAlign w:val="center"/>
            <w:hideMark/>
          </w:tcPr>
          <w:p w14:paraId="49AA9063" w14:textId="5BD71795" w:rsidR="009B3883" w:rsidRPr="00960DE5" w:rsidRDefault="009B3883" w:rsidP="009B3883">
            <w:pPr>
              <w:spacing w:before="80" w:after="0"/>
              <w:ind w:firstLine="0"/>
              <w:jc w:val="center"/>
              <w:rPr>
                <w:rFonts w:cs="Times New Roman"/>
                <w:lang w:val="en-US"/>
              </w:rPr>
            </w:pPr>
            <w:r w:rsidRPr="00960DE5">
              <w:rPr>
                <w:rFonts w:cs="Times New Roman"/>
                <w:lang w:val="en-US"/>
              </w:rPr>
              <w:t>Soporta API .NET 8 + SPA React</w:t>
            </w:r>
          </w:p>
        </w:tc>
        <w:tc>
          <w:tcPr>
            <w:tcW w:w="0" w:type="pct"/>
            <w:vAlign w:val="center"/>
          </w:tcPr>
          <w:p w14:paraId="1BF66662" w14:textId="233944FE" w:rsidR="009B3883" w:rsidRPr="00960DE5" w:rsidRDefault="009F0D5E" w:rsidP="009B3883">
            <w:pPr>
              <w:spacing w:before="80" w:after="0"/>
              <w:ind w:firstLine="0"/>
              <w:jc w:val="right"/>
              <w:rPr>
                <w:rFonts w:cs="Times New Roman"/>
              </w:rPr>
            </w:pPr>
            <w:r w:rsidRPr="00C52B81">
              <w:rPr>
                <w:lang w:val="en-US"/>
              </w:rPr>
              <w:t xml:space="preserve"> </w:t>
            </w:r>
            <w:r w:rsidRPr="00200BA1">
              <w:t xml:space="preserve">$801.00 </w:t>
            </w:r>
          </w:p>
        </w:tc>
        <w:tc>
          <w:tcPr>
            <w:tcW w:w="0" w:type="pct"/>
            <w:vAlign w:val="center"/>
          </w:tcPr>
          <w:p w14:paraId="45C9BC78" w14:textId="671882E9" w:rsidR="009B3883" w:rsidRPr="00960DE5" w:rsidRDefault="009F0D5E" w:rsidP="009B3883">
            <w:pPr>
              <w:spacing w:before="80" w:after="0"/>
              <w:ind w:firstLine="0"/>
              <w:jc w:val="right"/>
              <w:rPr>
                <w:rFonts w:cs="Times New Roman"/>
              </w:rPr>
            </w:pPr>
            <w:r w:rsidRPr="00200BA1">
              <w:t xml:space="preserve"> $9,612.00 </w:t>
            </w:r>
          </w:p>
        </w:tc>
      </w:tr>
      <w:tr w:rsidR="009B3883" w:rsidRPr="00AE137E" w14:paraId="3BC4A15B" w14:textId="063B392D" w:rsidTr="00C2513A">
        <w:tc>
          <w:tcPr>
            <w:tcW w:w="0" w:type="pct"/>
            <w:vAlign w:val="center"/>
            <w:hideMark/>
          </w:tcPr>
          <w:p w14:paraId="4349F530" w14:textId="4409FB28" w:rsidR="009B3883" w:rsidRPr="00960DE5" w:rsidRDefault="009B3883" w:rsidP="009B3883">
            <w:pPr>
              <w:spacing w:before="80" w:after="0"/>
              <w:ind w:firstLine="0"/>
              <w:jc w:val="center"/>
              <w:rPr>
                <w:rFonts w:cs="Times New Roman"/>
              </w:rPr>
            </w:pPr>
            <w:r w:rsidRPr="00960DE5">
              <w:rPr>
                <w:rFonts w:cs="Times New Roman"/>
              </w:rPr>
              <w:t>Azure SQL Database</w:t>
            </w:r>
          </w:p>
        </w:tc>
        <w:tc>
          <w:tcPr>
            <w:tcW w:w="0" w:type="pct"/>
            <w:vAlign w:val="center"/>
            <w:hideMark/>
          </w:tcPr>
          <w:p w14:paraId="07501B0B" w14:textId="4DA4081D" w:rsidR="009B3883" w:rsidRPr="00960DE5" w:rsidRDefault="009B3883" w:rsidP="009B3883">
            <w:pPr>
              <w:spacing w:before="80" w:after="0"/>
              <w:ind w:firstLine="0"/>
              <w:jc w:val="center"/>
              <w:rPr>
                <w:rFonts w:cs="Times New Roman"/>
              </w:rPr>
            </w:pPr>
            <w:r w:rsidRPr="00960DE5">
              <w:rPr>
                <w:rFonts w:cs="Times New Roman"/>
              </w:rPr>
              <w:t>Basic (5 DTU, 2 GB máx.)</w:t>
            </w:r>
          </w:p>
        </w:tc>
        <w:tc>
          <w:tcPr>
            <w:tcW w:w="0" w:type="pct"/>
            <w:vAlign w:val="center"/>
            <w:hideMark/>
          </w:tcPr>
          <w:p w14:paraId="0093A8F0" w14:textId="76E5431F" w:rsidR="009B3883" w:rsidRPr="00960DE5" w:rsidRDefault="009B3883" w:rsidP="009B3883">
            <w:pPr>
              <w:spacing w:before="80" w:after="0"/>
              <w:ind w:firstLine="0"/>
              <w:jc w:val="center"/>
              <w:rPr>
                <w:rFonts w:cs="Times New Roman"/>
              </w:rPr>
            </w:pPr>
            <w:r w:rsidRPr="00960DE5">
              <w:rPr>
                <w:rFonts w:ascii="Segoe UI Symbol" w:hAnsi="Segoe UI Symbol" w:cs="Segoe UI Symbol"/>
              </w:rPr>
              <w:t>⚠</w:t>
            </w:r>
            <w:r w:rsidRPr="00960DE5">
              <w:rPr>
                <w:rFonts w:cs="Times New Roman"/>
              </w:rPr>
              <w:t xml:space="preserve"> Monitorear crecimiento a 2 GB</w:t>
            </w:r>
          </w:p>
        </w:tc>
        <w:tc>
          <w:tcPr>
            <w:tcW w:w="0" w:type="pct"/>
            <w:vAlign w:val="center"/>
          </w:tcPr>
          <w:p w14:paraId="06455EDC" w14:textId="32631F27" w:rsidR="009B3883" w:rsidRPr="00960DE5" w:rsidRDefault="009B3883" w:rsidP="009B3883">
            <w:pPr>
              <w:spacing w:before="80" w:after="0"/>
              <w:ind w:firstLine="0"/>
              <w:jc w:val="right"/>
              <w:rPr>
                <w:rFonts w:cs="Times New Roman"/>
              </w:rPr>
            </w:pPr>
            <w:r w:rsidRPr="007B6CEC">
              <w:t xml:space="preserve"> $304.00 </w:t>
            </w:r>
          </w:p>
        </w:tc>
        <w:tc>
          <w:tcPr>
            <w:tcW w:w="0" w:type="pct"/>
            <w:vAlign w:val="center"/>
          </w:tcPr>
          <w:p w14:paraId="5AD59C6D" w14:textId="1FAEF456" w:rsidR="009B3883" w:rsidRPr="00960DE5" w:rsidRDefault="009B3883" w:rsidP="009B3883">
            <w:pPr>
              <w:spacing w:before="80" w:after="0"/>
              <w:ind w:firstLine="0"/>
              <w:jc w:val="right"/>
              <w:rPr>
                <w:rFonts w:cs="Times New Roman"/>
              </w:rPr>
            </w:pPr>
            <w:r w:rsidRPr="007B6CEC">
              <w:t xml:space="preserve"> $3,648.00 </w:t>
            </w:r>
          </w:p>
        </w:tc>
      </w:tr>
      <w:tr w:rsidR="009B3883" w:rsidRPr="00AE137E" w14:paraId="2328BCA6" w14:textId="4205768B" w:rsidTr="00C2513A">
        <w:tc>
          <w:tcPr>
            <w:tcW w:w="0" w:type="pct"/>
            <w:vAlign w:val="center"/>
            <w:hideMark/>
          </w:tcPr>
          <w:p w14:paraId="016EF34F" w14:textId="26142EB6" w:rsidR="009B3883" w:rsidRPr="00960DE5" w:rsidRDefault="009B3883" w:rsidP="009B3883">
            <w:pPr>
              <w:spacing w:before="80" w:after="0"/>
              <w:ind w:firstLine="0"/>
              <w:jc w:val="center"/>
              <w:rPr>
                <w:rFonts w:cs="Times New Roman"/>
              </w:rPr>
            </w:pPr>
            <w:r w:rsidRPr="00960DE5">
              <w:rPr>
                <w:rFonts w:cs="Times New Roman"/>
              </w:rPr>
              <w:t>Azure Blob Storage Hot</w:t>
            </w:r>
          </w:p>
        </w:tc>
        <w:tc>
          <w:tcPr>
            <w:tcW w:w="0" w:type="pct"/>
            <w:vAlign w:val="center"/>
            <w:hideMark/>
          </w:tcPr>
          <w:p w14:paraId="1878D513" w14:textId="05E8C655" w:rsidR="009B3883" w:rsidRPr="00960DE5" w:rsidRDefault="009B3883" w:rsidP="009B3883">
            <w:pPr>
              <w:spacing w:before="80" w:after="0"/>
              <w:ind w:firstLine="0"/>
              <w:jc w:val="center"/>
              <w:rPr>
                <w:rFonts w:cs="Times New Roman"/>
              </w:rPr>
            </w:pPr>
            <w:r w:rsidRPr="00960DE5">
              <w:rPr>
                <w:rFonts w:cs="Times New Roman"/>
              </w:rPr>
              <w:t>LRS, 50 GB</w:t>
            </w:r>
          </w:p>
        </w:tc>
        <w:tc>
          <w:tcPr>
            <w:tcW w:w="0" w:type="pct"/>
            <w:vAlign w:val="center"/>
            <w:hideMark/>
          </w:tcPr>
          <w:p w14:paraId="65450048" w14:textId="580D4C5E" w:rsidR="009B3883" w:rsidRPr="00960DE5" w:rsidRDefault="009B3883" w:rsidP="009B3883">
            <w:pPr>
              <w:spacing w:before="80" w:after="0"/>
              <w:ind w:firstLine="0"/>
              <w:jc w:val="center"/>
              <w:rPr>
                <w:rFonts w:cs="Times New Roman"/>
              </w:rPr>
            </w:pPr>
            <w:r w:rsidRPr="00960DE5">
              <w:rPr>
                <w:rFonts w:cs="Times New Roman"/>
              </w:rPr>
              <w:t>Almacenamiento + operaciones</w:t>
            </w:r>
          </w:p>
        </w:tc>
        <w:tc>
          <w:tcPr>
            <w:tcW w:w="0" w:type="pct"/>
            <w:vAlign w:val="center"/>
          </w:tcPr>
          <w:p w14:paraId="088E19A6" w14:textId="15E04091" w:rsidR="009B3883" w:rsidRPr="00960DE5" w:rsidRDefault="009F0D5E" w:rsidP="009B3883">
            <w:pPr>
              <w:spacing w:before="80" w:after="0"/>
              <w:ind w:firstLine="0"/>
              <w:jc w:val="right"/>
              <w:rPr>
                <w:rFonts w:cs="Times New Roman"/>
              </w:rPr>
            </w:pPr>
            <w:r w:rsidRPr="00200BA1">
              <w:t xml:space="preserve"> $58.00 </w:t>
            </w:r>
          </w:p>
        </w:tc>
        <w:tc>
          <w:tcPr>
            <w:tcW w:w="0" w:type="pct"/>
            <w:vAlign w:val="center"/>
          </w:tcPr>
          <w:p w14:paraId="387E4DBF" w14:textId="5719AC6D" w:rsidR="009B3883" w:rsidRPr="00960DE5" w:rsidRDefault="009F0D5E" w:rsidP="009B3883">
            <w:pPr>
              <w:spacing w:before="80" w:after="0"/>
              <w:ind w:firstLine="0"/>
              <w:jc w:val="right"/>
              <w:rPr>
                <w:rFonts w:cs="Times New Roman"/>
              </w:rPr>
            </w:pPr>
            <w:r w:rsidRPr="00200BA1">
              <w:t xml:space="preserve"> $696.00 </w:t>
            </w:r>
          </w:p>
        </w:tc>
      </w:tr>
      <w:tr w:rsidR="009B3883" w:rsidRPr="00AE137E" w14:paraId="3D820B85" w14:textId="4EC8F059" w:rsidTr="00C2513A">
        <w:tc>
          <w:tcPr>
            <w:tcW w:w="0" w:type="pct"/>
            <w:vAlign w:val="center"/>
            <w:hideMark/>
          </w:tcPr>
          <w:p w14:paraId="6CD9F4C2" w14:textId="1C5B2B11" w:rsidR="009B3883" w:rsidRPr="00960DE5" w:rsidRDefault="009B3883" w:rsidP="009B3883">
            <w:pPr>
              <w:spacing w:before="80" w:after="0"/>
              <w:ind w:firstLine="0"/>
              <w:jc w:val="center"/>
              <w:rPr>
                <w:rFonts w:cs="Times New Roman"/>
              </w:rPr>
            </w:pPr>
            <w:r w:rsidRPr="00960DE5">
              <w:rPr>
                <w:rFonts w:cs="Times New Roman"/>
              </w:rPr>
              <w:t>Azure Key Vault</w:t>
            </w:r>
          </w:p>
        </w:tc>
        <w:tc>
          <w:tcPr>
            <w:tcW w:w="0" w:type="pct"/>
            <w:vAlign w:val="center"/>
            <w:hideMark/>
          </w:tcPr>
          <w:p w14:paraId="008FA91F" w14:textId="5AED37DF" w:rsidR="009B3883" w:rsidRPr="00960DE5" w:rsidRDefault="009B3883" w:rsidP="009B3883">
            <w:pPr>
              <w:spacing w:before="80" w:after="0"/>
              <w:ind w:firstLine="0"/>
              <w:jc w:val="center"/>
              <w:rPr>
                <w:rFonts w:cs="Times New Roman"/>
              </w:rPr>
            </w:pPr>
            <w:r w:rsidRPr="00960DE5">
              <w:rPr>
                <w:rFonts w:cs="Times New Roman"/>
              </w:rPr>
              <w:t>Standard</w:t>
            </w:r>
          </w:p>
        </w:tc>
        <w:tc>
          <w:tcPr>
            <w:tcW w:w="0" w:type="pct"/>
            <w:vAlign w:val="center"/>
            <w:hideMark/>
          </w:tcPr>
          <w:p w14:paraId="60B5E794" w14:textId="25492A27" w:rsidR="009B3883" w:rsidRPr="00960DE5" w:rsidRDefault="009B3883" w:rsidP="009B3883">
            <w:pPr>
              <w:spacing w:before="80" w:after="0"/>
              <w:ind w:firstLine="0"/>
              <w:jc w:val="center"/>
              <w:rPr>
                <w:rFonts w:cs="Times New Roman"/>
              </w:rPr>
            </w:pPr>
            <w:r w:rsidRPr="00960DE5">
              <w:rPr>
                <w:rFonts w:cs="Times New Roman"/>
              </w:rPr>
              <w:t>Manejo seguro de credenciales gov.</w:t>
            </w:r>
          </w:p>
        </w:tc>
        <w:tc>
          <w:tcPr>
            <w:tcW w:w="0" w:type="pct"/>
            <w:vAlign w:val="center"/>
          </w:tcPr>
          <w:p w14:paraId="770F20D5" w14:textId="0EF8C2D1" w:rsidR="009B3883" w:rsidRPr="00960DE5" w:rsidRDefault="009F0D5E" w:rsidP="009B3883">
            <w:pPr>
              <w:spacing w:before="80" w:after="0"/>
              <w:ind w:firstLine="0"/>
              <w:jc w:val="right"/>
              <w:rPr>
                <w:rFonts w:cs="Times New Roman"/>
              </w:rPr>
            </w:pPr>
            <w:r w:rsidRPr="00200BA1">
              <w:t xml:space="preserve"> $8.00 </w:t>
            </w:r>
          </w:p>
        </w:tc>
        <w:tc>
          <w:tcPr>
            <w:tcW w:w="0" w:type="pct"/>
            <w:vAlign w:val="center"/>
          </w:tcPr>
          <w:p w14:paraId="15E6D078" w14:textId="78569102" w:rsidR="009B3883" w:rsidRPr="00960DE5" w:rsidRDefault="009F0D5E" w:rsidP="009B3883">
            <w:pPr>
              <w:spacing w:before="80" w:after="0"/>
              <w:ind w:firstLine="0"/>
              <w:jc w:val="right"/>
              <w:rPr>
                <w:rFonts w:cs="Times New Roman"/>
              </w:rPr>
            </w:pPr>
            <w:r w:rsidRPr="00200BA1">
              <w:t xml:space="preserve"> $96.00 </w:t>
            </w:r>
          </w:p>
        </w:tc>
      </w:tr>
      <w:tr w:rsidR="009B3883" w:rsidRPr="00AE137E" w14:paraId="09691B4A" w14:textId="3D97B8D9" w:rsidTr="00C2513A">
        <w:tc>
          <w:tcPr>
            <w:tcW w:w="0" w:type="pct"/>
            <w:vAlign w:val="center"/>
            <w:hideMark/>
          </w:tcPr>
          <w:p w14:paraId="4100BAF1" w14:textId="558CFB5B" w:rsidR="009B3883" w:rsidRPr="00960DE5" w:rsidRDefault="009B3883" w:rsidP="009B3883">
            <w:pPr>
              <w:spacing w:before="80" w:after="0"/>
              <w:ind w:firstLine="0"/>
              <w:jc w:val="center"/>
              <w:rPr>
                <w:rFonts w:cs="Times New Roman"/>
              </w:rPr>
            </w:pPr>
            <w:r w:rsidRPr="00960DE5">
              <w:rPr>
                <w:rFonts w:cs="Times New Roman"/>
              </w:rPr>
              <w:t>Azure Application Insights</w:t>
            </w:r>
          </w:p>
        </w:tc>
        <w:tc>
          <w:tcPr>
            <w:tcW w:w="0" w:type="pct"/>
            <w:vAlign w:val="center"/>
            <w:hideMark/>
          </w:tcPr>
          <w:p w14:paraId="54109048" w14:textId="6C5B2F82" w:rsidR="009B3883" w:rsidRPr="00960DE5" w:rsidRDefault="009B3883" w:rsidP="009B3883">
            <w:pPr>
              <w:spacing w:before="80" w:after="0"/>
              <w:ind w:firstLine="0"/>
              <w:jc w:val="center"/>
              <w:rPr>
                <w:rFonts w:cs="Times New Roman"/>
              </w:rPr>
            </w:pPr>
            <w:r w:rsidRPr="00960DE5">
              <w:rPr>
                <w:rStyle w:val="nfasis"/>
                <w:rFonts w:cs="Times New Roman"/>
              </w:rPr>
              <w:t>Free tier</w:t>
            </w:r>
            <w:r w:rsidRPr="00960DE5">
              <w:rPr>
                <w:rFonts w:cs="Times New Roman"/>
              </w:rPr>
              <w:t xml:space="preserve"> (≤5 GB/mes)</w:t>
            </w:r>
          </w:p>
        </w:tc>
        <w:tc>
          <w:tcPr>
            <w:tcW w:w="0" w:type="pct"/>
            <w:vAlign w:val="center"/>
            <w:hideMark/>
          </w:tcPr>
          <w:p w14:paraId="02AEDD36" w14:textId="474A11F5" w:rsidR="009B3883" w:rsidRPr="00960DE5" w:rsidRDefault="009B3883" w:rsidP="009B3883">
            <w:pPr>
              <w:spacing w:before="80" w:after="0"/>
              <w:ind w:firstLine="0"/>
              <w:jc w:val="center"/>
              <w:rPr>
                <w:rFonts w:cs="Times New Roman"/>
              </w:rPr>
            </w:pPr>
            <w:r w:rsidRPr="00960DE5">
              <w:rPr>
                <w:rStyle w:val="nfasis"/>
                <w:rFonts w:cs="Times New Roman"/>
              </w:rPr>
              <w:t>Tier</w:t>
            </w:r>
            <w:r w:rsidRPr="00960DE5">
              <w:rPr>
                <w:rFonts w:cs="Times New Roman"/>
              </w:rPr>
              <w:t xml:space="preserve"> de entrada estándar</w:t>
            </w:r>
          </w:p>
        </w:tc>
        <w:tc>
          <w:tcPr>
            <w:tcW w:w="0" w:type="pct"/>
            <w:vAlign w:val="center"/>
          </w:tcPr>
          <w:p w14:paraId="16456996" w14:textId="2C05E5B3" w:rsidR="009B3883" w:rsidRPr="00960DE5" w:rsidRDefault="009B3883" w:rsidP="009B3883">
            <w:pPr>
              <w:spacing w:before="80" w:after="0"/>
              <w:ind w:firstLine="0"/>
              <w:jc w:val="right"/>
              <w:rPr>
                <w:rFonts w:cs="Times New Roman"/>
              </w:rPr>
            </w:pPr>
            <w:r w:rsidRPr="007B6CEC">
              <w:t xml:space="preserve"> $-   </w:t>
            </w:r>
          </w:p>
        </w:tc>
        <w:tc>
          <w:tcPr>
            <w:tcW w:w="0" w:type="pct"/>
            <w:vAlign w:val="center"/>
          </w:tcPr>
          <w:p w14:paraId="3816DE79" w14:textId="7949D41F" w:rsidR="009B3883" w:rsidRPr="00960DE5" w:rsidRDefault="009B3883" w:rsidP="009B3883">
            <w:pPr>
              <w:spacing w:before="80" w:after="0"/>
              <w:ind w:firstLine="0"/>
              <w:jc w:val="right"/>
              <w:rPr>
                <w:rFonts w:cs="Times New Roman"/>
              </w:rPr>
            </w:pPr>
            <w:r w:rsidRPr="007B6CEC">
              <w:t xml:space="preserve"> $-   </w:t>
            </w:r>
          </w:p>
        </w:tc>
      </w:tr>
      <w:tr w:rsidR="009B3883" w:rsidRPr="00AE137E" w14:paraId="122142CE" w14:textId="6E21D9A4" w:rsidTr="00C2513A">
        <w:tc>
          <w:tcPr>
            <w:tcW w:w="0" w:type="pct"/>
            <w:vAlign w:val="center"/>
            <w:hideMark/>
          </w:tcPr>
          <w:p w14:paraId="2048A1FB" w14:textId="2E1A9AF4" w:rsidR="009B3883" w:rsidRPr="00960DE5" w:rsidRDefault="009B3883" w:rsidP="009B3883">
            <w:pPr>
              <w:spacing w:before="80" w:after="0"/>
              <w:ind w:firstLine="0"/>
              <w:jc w:val="center"/>
              <w:rPr>
                <w:rFonts w:cs="Times New Roman"/>
              </w:rPr>
            </w:pPr>
            <w:r w:rsidRPr="00960DE5">
              <w:rPr>
                <w:rFonts w:cs="Times New Roman"/>
              </w:rPr>
              <w:t>Azure AI Document Intelligence (OCR)</w:t>
            </w:r>
          </w:p>
        </w:tc>
        <w:tc>
          <w:tcPr>
            <w:tcW w:w="0" w:type="pct"/>
            <w:vAlign w:val="center"/>
            <w:hideMark/>
          </w:tcPr>
          <w:p w14:paraId="1D7AD838" w14:textId="0B784DFC" w:rsidR="009B3883" w:rsidRPr="00960DE5" w:rsidRDefault="009B3883" w:rsidP="009B3883">
            <w:pPr>
              <w:spacing w:before="80" w:after="0"/>
              <w:ind w:firstLine="0"/>
              <w:jc w:val="center"/>
              <w:rPr>
                <w:rFonts w:cs="Times New Roman"/>
              </w:rPr>
            </w:pPr>
            <w:r w:rsidRPr="00960DE5">
              <w:rPr>
                <w:rStyle w:val="nfasis"/>
                <w:rFonts w:cs="Times New Roman"/>
              </w:rPr>
              <w:t>Free tier</w:t>
            </w:r>
            <w:r w:rsidRPr="00960DE5">
              <w:rPr>
                <w:rFonts w:cs="Times New Roman"/>
              </w:rPr>
              <w:t xml:space="preserve"> (500 págs./mes)</w:t>
            </w:r>
          </w:p>
        </w:tc>
        <w:tc>
          <w:tcPr>
            <w:tcW w:w="0" w:type="pct"/>
            <w:vAlign w:val="center"/>
            <w:hideMark/>
          </w:tcPr>
          <w:p w14:paraId="56F1B7B3" w14:textId="041ED83C" w:rsidR="009B3883" w:rsidRPr="00960DE5" w:rsidRDefault="009B3883" w:rsidP="009B3883">
            <w:pPr>
              <w:spacing w:before="80" w:after="0"/>
              <w:ind w:firstLine="0"/>
              <w:jc w:val="center"/>
              <w:rPr>
                <w:rFonts w:cs="Times New Roman"/>
              </w:rPr>
            </w:pPr>
            <w:r w:rsidRPr="00960DE5">
              <w:rPr>
                <w:rFonts w:ascii="Segoe UI Symbol" w:hAnsi="Segoe UI Symbol" w:cs="Segoe UI Symbol"/>
              </w:rPr>
              <w:t>⚠</w:t>
            </w:r>
            <w:r w:rsidRPr="00960DE5">
              <w:rPr>
                <w:rFonts w:cs="Times New Roman"/>
              </w:rPr>
              <w:t xml:space="preserve"> Ver Variable V-2 si se supera</w:t>
            </w:r>
          </w:p>
        </w:tc>
        <w:tc>
          <w:tcPr>
            <w:tcW w:w="0" w:type="pct"/>
            <w:vAlign w:val="center"/>
          </w:tcPr>
          <w:p w14:paraId="22D53243" w14:textId="205BB023" w:rsidR="009B3883" w:rsidRPr="00960DE5" w:rsidRDefault="009B3883" w:rsidP="009B3883">
            <w:pPr>
              <w:spacing w:before="80" w:after="0"/>
              <w:ind w:firstLine="0"/>
              <w:jc w:val="right"/>
              <w:rPr>
                <w:rFonts w:cs="Times New Roman"/>
              </w:rPr>
            </w:pPr>
            <w:r w:rsidRPr="007B6CEC">
              <w:t xml:space="preserve"> $-   </w:t>
            </w:r>
          </w:p>
        </w:tc>
        <w:tc>
          <w:tcPr>
            <w:tcW w:w="0" w:type="pct"/>
            <w:vAlign w:val="center"/>
          </w:tcPr>
          <w:p w14:paraId="4F3E42F6" w14:textId="7880E064" w:rsidR="009B3883" w:rsidRPr="00960DE5" w:rsidRDefault="009B3883" w:rsidP="009B3883">
            <w:pPr>
              <w:spacing w:before="80" w:after="0"/>
              <w:ind w:firstLine="0"/>
              <w:jc w:val="right"/>
              <w:rPr>
                <w:rFonts w:cs="Times New Roman"/>
              </w:rPr>
            </w:pPr>
            <w:r w:rsidRPr="007B6CEC">
              <w:t xml:space="preserve"> $-   </w:t>
            </w:r>
          </w:p>
        </w:tc>
      </w:tr>
      <w:tr w:rsidR="009B3883" w:rsidRPr="00AE137E" w14:paraId="5830F98F" w14:textId="6B33BAF5" w:rsidTr="00C2513A">
        <w:tc>
          <w:tcPr>
            <w:tcW w:w="0" w:type="pct"/>
            <w:vAlign w:val="center"/>
            <w:hideMark/>
          </w:tcPr>
          <w:p w14:paraId="210CA2DE" w14:textId="53757988" w:rsidR="009B3883" w:rsidRPr="00960DE5" w:rsidRDefault="009B3883" w:rsidP="009B3883">
            <w:pPr>
              <w:spacing w:before="80" w:after="0"/>
              <w:ind w:firstLine="0"/>
              <w:jc w:val="center"/>
              <w:rPr>
                <w:rFonts w:cs="Times New Roman"/>
              </w:rPr>
            </w:pPr>
            <w:r w:rsidRPr="00960DE5">
              <w:rPr>
                <w:rFonts w:cs="Times New Roman"/>
              </w:rPr>
              <w:t>Azure AD B2C</w:t>
            </w:r>
          </w:p>
        </w:tc>
        <w:tc>
          <w:tcPr>
            <w:tcW w:w="0" w:type="pct"/>
            <w:vAlign w:val="center"/>
            <w:hideMark/>
          </w:tcPr>
          <w:p w14:paraId="7CD0E3CE" w14:textId="705B9173" w:rsidR="009B3883" w:rsidRPr="00960DE5" w:rsidRDefault="009B3883" w:rsidP="009B3883">
            <w:pPr>
              <w:spacing w:before="80" w:after="0"/>
              <w:ind w:firstLine="0"/>
              <w:jc w:val="center"/>
              <w:rPr>
                <w:rFonts w:cs="Times New Roman"/>
              </w:rPr>
            </w:pPr>
            <w:r w:rsidRPr="00960DE5">
              <w:rPr>
                <w:rStyle w:val="nfasis"/>
                <w:rFonts w:cs="Times New Roman"/>
              </w:rPr>
              <w:t>Free tier</w:t>
            </w:r>
            <w:r w:rsidRPr="00960DE5">
              <w:rPr>
                <w:rFonts w:cs="Times New Roman"/>
              </w:rPr>
              <w:t xml:space="preserve"> (≤50,000 MAU/mes)</w:t>
            </w:r>
          </w:p>
        </w:tc>
        <w:tc>
          <w:tcPr>
            <w:tcW w:w="0" w:type="pct"/>
            <w:vAlign w:val="center"/>
            <w:hideMark/>
          </w:tcPr>
          <w:p w14:paraId="252A05E5" w14:textId="7627D4CB" w:rsidR="009B3883" w:rsidRPr="00960DE5" w:rsidRDefault="009B3883" w:rsidP="009B3883">
            <w:pPr>
              <w:spacing w:before="80" w:after="0"/>
              <w:ind w:firstLine="0"/>
              <w:jc w:val="center"/>
              <w:rPr>
                <w:rFonts w:cs="Times New Roman"/>
              </w:rPr>
            </w:pPr>
            <w:r w:rsidRPr="00960DE5">
              <w:rPr>
                <w:rFonts w:ascii="Segoe UI Symbol" w:hAnsi="Segoe UI Symbol" w:cs="Segoe UI Symbol"/>
              </w:rPr>
              <w:t>⚠</w:t>
            </w:r>
            <w:r w:rsidRPr="00960DE5">
              <w:rPr>
                <w:rFonts w:cs="Times New Roman"/>
              </w:rPr>
              <w:t xml:space="preserve"> Ver Variable V-7 si escala</w:t>
            </w:r>
          </w:p>
        </w:tc>
        <w:tc>
          <w:tcPr>
            <w:tcW w:w="0" w:type="pct"/>
            <w:vAlign w:val="center"/>
          </w:tcPr>
          <w:p w14:paraId="41B7D882" w14:textId="032D4695" w:rsidR="009B3883" w:rsidRPr="00960DE5" w:rsidRDefault="009B3883" w:rsidP="009B3883">
            <w:pPr>
              <w:spacing w:before="80" w:after="0"/>
              <w:ind w:firstLine="0"/>
              <w:jc w:val="right"/>
              <w:rPr>
                <w:rFonts w:cs="Times New Roman"/>
              </w:rPr>
            </w:pPr>
            <w:r w:rsidRPr="007B6CEC">
              <w:t xml:space="preserve"> $-   </w:t>
            </w:r>
          </w:p>
        </w:tc>
        <w:tc>
          <w:tcPr>
            <w:tcW w:w="0" w:type="pct"/>
            <w:vAlign w:val="center"/>
          </w:tcPr>
          <w:p w14:paraId="1C62FFC2" w14:textId="7AF9651E" w:rsidR="009B3883" w:rsidRPr="00960DE5" w:rsidRDefault="009B3883" w:rsidP="009B3883">
            <w:pPr>
              <w:spacing w:before="80" w:after="0"/>
              <w:ind w:firstLine="0"/>
              <w:jc w:val="right"/>
              <w:rPr>
                <w:rFonts w:cs="Times New Roman"/>
              </w:rPr>
            </w:pPr>
            <w:r w:rsidRPr="007B6CEC">
              <w:t xml:space="preserve"> $-   </w:t>
            </w:r>
          </w:p>
        </w:tc>
      </w:tr>
      <w:tr w:rsidR="009B3883" w:rsidRPr="00AE137E" w14:paraId="07DD76F0" w14:textId="1B3A4785" w:rsidTr="00C2513A">
        <w:tc>
          <w:tcPr>
            <w:tcW w:w="0" w:type="pct"/>
            <w:vAlign w:val="center"/>
            <w:hideMark/>
          </w:tcPr>
          <w:p w14:paraId="69E2B4D8" w14:textId="07FB1F44" w:rsidR="009B3883" w:rsidRPr="00960DE5" w:rsidRDefault="009B3883" w:rsidP="009B3883">
            <w:pPr>
              <w:spacing w:before="80" w:after="0"/>
              <w:ind w:firstLine="0"/>
              <w:jc w:val="center"/>
              <w:rPr>
                <w:rFonts w:cs="Times New Roman"/>
              </w:rPr>
            </w:pPr>
            <w:r w:rsidRPr="00960DE5">
              <w:rPr>
                <w:rFonts w:cs="Times New Roman"/>
              </w:rPr>
              <w:t>Azure Backup</w:t>
            </w:r>
          </w:p>
        </w:tc>
        <w:tc>
          <w:tcPr>
            <w:tcW w:w="0" w:type="pct"/>
            <w:vAlign w:val="center"/>
            <w:hideMark/>
          </w:tcPr>
          <w:p w14:paraId="3940B0C4" w14:textId="22762AF4" w:rsidR="009B3883" w:rsidRPr="00960DE5" w:rsidRDefault="009B3883" w:rsidP="009B3883">
            <w:pPr>
              <w:spacing w:before="80" w:after="0"/>
              <w:ind w:firstLine="0"/>
              <w:jc w:val="center"/>
              <w:rPr>
                <w:rFonts w:cs="Times New Roman"/>
              </w:rPr>
            </w:pPr>
            <w:r w:rsidRPr="00960DE5">
              <w:rPr>
                <w:rFonts w:cs="Times New Roman"/>
              </w:rPr>
              <w:t>Básico (retención 30 días)</w:t>
            </w:r>
          </w:p>
        </w:tc>
        <w:tc>
          <w:tcPr>
            <w:tcW w:w="0" w:type="pct"/>
            <w:vAlign w:val="center"/>
            <w:hideMark/>
          </w:tcPr>
          <w:p w14:paraId="7C0C887F" w14:textId="021003C4" w:rsidR="009B3883" w:rsidRPr="00960DE5" w:rsidRDefault="009B3883" w:rsidP="009B3883">
            <w:pPr>
              <w:spacing w:before="80" w:after="0"/>
              <w:ind w:firstLine="0"/>
              <w:jc w:val="center"/>
              <w:rPr>
                <w:rFonts w:cs="Times New Roman"/>
              </w:rPr>
            </w:pPr>
            <w:r w:rsidRPr="00960DE5">
              <w:rPr>
                <w:rFonts w:cs="Times New Roman"/>
              </w:rPr>
              <w:t>Recuperación ante incidentes</w:t>
            </w:r>
          </w:p>
        </w:tc>
        <w:tc>
          <w:tcPr>
            <w:tcW w:w="0" w:type="pct"/>
            <w:vAlign w:val="center"/>
          </w:tcPr>
          <w:p w14:paraId="68FC592B" w14:textId="4CA9296F" w:rsidR="009B3883" w:rsidRPr="00960DE5" w:rsidRDefault="009F0D5E" w:rsidP="009B3883">
            <w:pPr>
              <w:spacing w:before="80" w:after="0"/>
              <w:ind w:firstLine="0"/>
              <w:jc w:val="right"/>
              <w:rPr>
                <w:rFonts w:cs="Times New Roman"/>
              </w:rPr>
            </w:pPr>
            <w:r w:rsidRPr="00200BA1">
              <w:t xml:space="preserve"> $302.75 </w:t>
            </w:r>
          </w:p>
        </w:tc>
        <w:tc>
          <w:tcPr>
            <w:tcW w:w="0" w:type="pct"/>
            <w:vAlign w:val="center"/>
          </w:tcPr>
          <w:p w14:paraId="73680F4B" w14:textId="10A769B5" w:rsidR="009B3883" w:rsidRPr="00960DE5" w:rsidRDefault="009F0D5E" w:rsidP="009B3883">
            <w:pPr>
              <w:spacing w:before="80" w:after="0"/>
              <w:ind w:firstLine="0"/>
              <w:jc w:val="right"/>
              <w:rPr>
                <w:rFonts w:cs="Times New Roman"/>
              </w:rPr>
            </w:pPr>
            <w:r w:rsidRPr="00200BA1">
              <w:t xml:space="preserve"> $3,633.00 </w:t>
            </w:r>
          </w:p>
        </w:tc>
      </w:tr>
      <w:tr w:rsidR="009B3883" w:rsidRPr="00AE137E" w14:paraId="09052303" w14:textId="6CFDE07C" w:rsidTr="00C2513A">
        <w:tc>
          <w:tcPr>
            <w:tcW w:w="0" w:type="pct"/>
            <w:vAlign w:val="center"/>
            <w:hideMark/>
          </w:tcPr>
          <w:p w14:paraId="37BD6EEE" w14:textId="1DBCD07D" w:rsidR="009B3883" w:rsidRPr="00960DE5" w:rsidRDefault="009B3883" w:rsidP="009B3883">
            <w:pPr>
              <w:spacing w:before="80" w:after="0"/>
              <w:ind w:firstLine="0"/>
              <w:jc w:val="center"/>
              <w:rPr>
                <w:rFonts w:cs="Times New Roman"/>
              </w:rPr>
            </w:pPr>
            <w:r w:rsidRPr="00960DE5">
              <w:rPr>
                <w:rFonts w:cs="Times New Roman"/>
              </w:rPr>
              <w:t>Sentry Developer</w:t>
            </w:r>
          </w:p>
        </w:tc>
        <w:tc>
          <w:tcPr>
            <w:tcW w:w="0" w:type="pct"/>
            <w:vAlign w:val="center"/>
            <w:hideMark/>
          </w:tcPr>
          <w:p w14:paraId="79557E45" w14:textId="11B9B9BD" w:rsidR="009B3883" w:rsidRPr="00960DE5" w:rsidRDefault="009B3883" w:rsidP="009B3883">
            <w:pPr>
              <w:spacing w:before="80" w:after="0"/>
              <w:ind w:firstLine="0"/>
              <w:jc w:val="center"/>
              <w:rPr>
                <w:rFonts w:cs="Times New Roman"/>
              </w:rPr>
            </w:pPr>
            <w:r w:rsidRPr="00960DE5">
              <w:rPr>
                <w:rFonts w:cs="Times New Roman"/>
              </w:rPr>
              <w:t>Monitoreo de excepciones</w:t>
            </w:r>
          </w:p>
        </w:tc>
        <w:tc>
          <w:tcPr>
            <w:tcW w:w="0" w:type="pct"/>
            <w:vAlign w:val="center"/>
            <w:hideMark/>
          </w:tcPr>
          <w:p w14:paraId="14AB41B9" w14:textId="64C4D092" w:rsidR="009B3883" w:rsidRPr="00960DE5" w:rsidRDefault="009B3883" w:rsidP="009B3883">
            <w:pPr>
              <w:spacing w:before="80" w:after="0"/>
              <w:ind w:firstLine="0"/>
              <w:jc w:val="center"/>
              <w:rPr>
                <w:rFonts w:cs="Times New Roman"/>
              </w:rPr>
            </w:pPr>
            <w:r w:rsidRPr="00960DE5">
              <w:rPr>
                <w:rFonts w:cs="Times New Roman"/>
              </w:rPr>
              <w:t>Monitoreo en producción</w:t>
            </w:r>
          </w:p>
        </w:tc>
        <w:tc>
          <w:tcPr>
            <w:tcW w:w="0" w:type="pct"/>
            <w:vAlign w:val="center"/>
          </w:tcPr>
          <w:p w14:paraId="3D3C94C7" w14:textId="018F0B31" w:rsidR="009B3883" w:rsidRPr="00960DE5" w:rsidRDefault="009758AF" w:rsidP="009B3883">
            <w:pPr>
              <w:spacing w:before="80" w:after="0"/>
              <w:ind w:firstLine="0"/>
              <w:jc w:val="right"/>
              <w:rPr>
                <w:rFonts w:cs="Times New Roman"/>
              </w:rPr>
            </w:pPr>
            <w:r w:rsidRPr="00200BA1">
              <w:t xml:space="preserve"> $1,586.00 </w:t>
            </w:r>
          </w:p>
        </w:tc>
        <w:tc>
          <w:tcPr>
            <w:tcW w:w="0" w:type="pct"/>
            <w:vAlign w:val="center"/>
          </w:tcPr>
          <w:p w14:paraId="3A36DAAB" w14:textId="67AD0062" w:rsidR="009B3883" w:rsidRPr="00960DE5" w:rsidRDefault="009F0D5E" w:rsidP="009B3883">
            <w:pPr>
              <w:spacing w:before="80" w:after="0"/>
              <w:ind w:firstLine="0"/>
              <w:jc w:val="right"/>
              <w:rPr>
                <w:rFonts w:cs="Times New Roman"/>
              </w:rPr>
            </w:pPr>
            <w:r w:rsidRPr="00200BA1">
              <w:t xml:space="preserve"> </w:t>
            </w:r>
            <w:r w:rsidR="009758AF" w:rsidRPr="00200BA1">
              <w:t xml:space="preserve">$19,032.00 </w:t>
            </w:r>
          </w:p>
        </w:tc>
      </w:tr>
      <w:tr w:rsidR="009B3883" w:rsidRPr="00AE137E" w14:paraId="2282BE6A" w14:textId="214DBB5E" w:rsidTr="00C2513A">
        <w:trPr>
          <w:cnfStyle w:val="010000000000" w:firstRow="0" w:lastRow="1" w:firstColumn="0" w:lastColumn="0" w:oddVBand="0" w:evenVBand="0" w:oddHBand="0" w:evenHBand="0" w:firstRowFirstColumn="0" w:firstRowLastColumn="0" w:lastRowFirstColumn="0" w:lastRowLastColumn="0"/>
        </w:trPr>
        <w:tc>
          <w:tcPr>
            <w:tcW w:w="0" w:type="pct"/>
            <w:vAlign w:val="center"/>
            <w:hideMark/>
          </w:tcPr>
          <w:p w14:paraId="251CE489" w14:textId="6FB72B73" w:rsidR="009B3883" w:rsidRPr="00960DE5" w:rsidRDefault="009B3883" w:rsidP="009B3883">
            <w:pPr>
              <w:spacing w:before="80" w:after="0"/>
              <w:ind w:firstLine="0"/>
              <w:jc w:val="center"/>
              <w:rPr>
                <w:rFonts w:cs="Times New Roman"/>
              </w:rPr>
            </w:pPr>
            <w:r w:rsidRPr="00960DE5">
              <w:rPr>
                <w:rStyle w:val="Fuerte"/>
                <w:rFonts w:cs="Times New Roman"/>
                <w:b/>
              </w:rPr>
              <w:t>TOTALES</w:t>
            </w:r>
          </w:p>
        </w:tc>
        <w:tc>
          <w:tcPr>
            <w:tcW w:w="0" w:type="pct"/>
            <w:vAlign w:val="center"/>
            <w:hideMark/>
          </w:tcPr>
          <w:p w14:paraId="60782952" w14:textId="77777777" w:rsidR="009B3883" w:rsidRPr="00960DE5" w:rsidRDefault="009B3883" w:rsidP="009B3883">
            <w:pPr>
              <w:spacing w:before="80" w:after="0"/>
              <w:ind w:firstLine="0"/>
              <w:jc w:val="center"/>
              <w:rPr>
                <w:rFonts w:cs="Times New Roman"/>
              </w:rPr>
            </w:pPr>
          </w:p>
        </w:tc>
        <w:tc>
          <w:tcPr>
            <w:tcW w:w="0" w:type="pct"/>
            <w:vAlign w:val="center"/>
            <w:hideMark/>
          </w:tcPr>
          <w:p w14:paraId="0518C679" w14:textId="37451BC2" w:rsidR="009B3883" w:rsidRPr="00960DE5" w:rsidRDefault="009B3883" w:rsidP="009B3883">
            <w:pPr>
              <w:spacing w:before="80" w:after="0"/>
              <w:ind w:firstLine="0"/>
              <w:jc w:val="right"/>
              <w:rPr>
                <w:rFonts w:cs="Times New Roman"/>
              </w:rPr>
            </w:pPr>
          </w:p>
        </w:tc>
        <w:tc>
          <w:tcPr>
            <w:tcW w:w="0" w:type="pct"/>
          </w:tcPr>
          <w:p w14:paraId="515D71AA" w14:textId="72F4A889" w:rsidR="009B3883" w:rsidRPr="00960DE5" w:rsidRDefault="009F0D5E" w:rsidP="009B3883">
            <w:pPr>
              <w:spacing w:before="80" w:after="0"/>
              <w:ind w:firstLine="0"/>
              <w:jc w:val="right"/>
              <w:rPr>
                <w:rStyle w:val="Fuerte"/>
                <w:rFonts w:cs="Times New Roman"/>
              </w:rPr>
            </w:pPr>
            <w:r w:rsidRPr="00200BA1">
              <w:t xml:space="preserve"> $</w:t>
            </w:r>
            <w:r w:rsidR="00D45D90">
              <w:t>3,059.75</w:t>
            </w:r>
            <w:r w:rsidRPr="00200BA1">
              <w:t xml:space="preserve"> </w:t>
            </w:r>
          </w:p>
        </w:tc>
        <w:tc>
          <w:tcPr>
            <w:tcW w:w="0" w:type="pct"/>
          </w:tcPr>
          <w:p w14:paraId="4C3CEF17" w14:textId="2EF27B85" w:rsidR="009B3883" w:rsidRPr="00960DE5" w:rsidRDefault="009F0D5E" w:rsidP="009B3883">
            <w:pPr>
              <w:spacing w:before="80" w:after="0"/>
              <w:ind w:firstLine="0"/>
              <w:jc w:val="right"/>
              <w:rPr>
                <w:rStyle w:val="Fuerte"/>
                <w:rFonts w:cs="Times New Roman"/>
              </w:rPr>
            </w:pPr>
            <w:r w:rsidRPr="00200BA1">
              <w:t xml:space="preserve"> $</w:t>
            </w:r>
            <w:r w:rsidR="00D45D90">
              <w:t>36,717</w:t>
            </w:r>
            <w:r w:rsidRPr="00200BA1">
              <w:t xml:space="preserve">.00 </w:t>
            </w:r>
          </w:p>
        </w:tc>
      </w:tr>
    </w:tbl>
    <w:p w14:paraId="172C3B5B" w14:textId="0D501396" w:rsidR="00A755C4" w:rsidRPr="001F4F27" w:rsidRDefault="00A755C4" w:rsidP="00B469FE">
      <w:pPr>
        <w:rPr>
          <w:i/>
        </w:rPr>
      </w:pPr>
      <w:r w:rsidRPr="001F4F27">
        <w:rPr>
          <w:i/>
        </w:rPr>
        <w:t xml:space="preserve">Fuente: </w:t>
      </w:r>
      <w:sdt>
        <w:sdtPr>
          <w:rPr>
            <w:i/>
            <w:iCs/>
          </w:rPr>
          <w:id w:val="-426418913"/>
          <w:citation/>
        </w:sdtPr>
        <w:sdtEndPr/>
        <w:sdtContent>
          <w:r w:rsidRPr="00B531F2">
            <w:rPr>
              <w:i/>
              <w:iCs/>
            </w:rPr>
            <w:fldChar w:fldCharType="begin"/>
          </w:r>
          <w:r w:rsidRPr="001F4F27">
            <w:rPr>
              <w:i/>
            </w:rPr>
            <w:instrText xml:space="preserve"> CITATION Mic265 \l 2058 </w:instrText>
          </w:r>
          <w:r w:rsidRPr="00B531F2">
            <w:rPr>
              <w:i/>
              <w:iCs/>
            </w:rPr>
            <w:fldChar w:fldCharType="separate"/>
          </w:r>
          <w:r w:rsidR="00852EF3" w:rsidRPr="00852EF3">
            <w:rPr>
              <w:noProof/>
            </w:rPr>
            <w:t>(Microsoft, Azure Active Directory B2C pricing, 2026)</w:t>
          </w:r>
          <w:r w:rsidRPr="00B531F2">
            <w:rPr>
              <w:i/>
              <w:iCs/>
            </w:rPr>
            <w:fldChar w:fldCharType="end"/>
          </w:r>
        </w:sdtContent>
      </w:sdt>
      <w:r w:rsidRPr="001F4F27">
        <w:rPr>
          <w:i/>
        </w:rPr>
        <w:t xml:space="preserve">; </w:t>
      </w:r>
      <w:sdt>
        <w:sdtPr>
          <w:rPr>
            <w:i/>
            <w:iCs/>
          </w:rPr>
          <w:id w:val="1504712006"/>
          <w:citation/>
        </w:sdtPr>
        <w:sdtEndPr/>
        <w:sdtContent>
          <w:r w:rsidRPr="00B531F2">
            <w:rPr>
              <w:i/>
              <w:iCs/>
            </w:rPr>
            <w:fldChar w:fldCharType="begin"/>
          </w:r>
          <w:r w:rsidRPr="001F4F27">
            <w:rPr>
              <w:i/>
            </w:rPr>
            <w:instrText xml:space="preserve"> CITATION Mic265 \l 2058 </w:instrText>
          </w:r>
          <w:r w:rsidRPr="00B531F2">
            <w:rPr>
              <w:i/>
              <w:iCs/>
            </w:rPr>
            <w:fldChar w:fldCharType="separate"/>
          </w:r>
          <w:r w:rsidR="00852EF3" w:rsidRPr="00852EF3">
            <w:rPr>
              <w:noProof/>
            </w:rPr>
            <w:t>(Microsoft, Azure Active Directory B2C pricing, 2026)</w:t>
          </w:r>
          <w:r w:rsidRPr="00B531F2">
            <w:rPr>
              <w:i/>
              <w:iCs/>
            </w:rPr>
            <w:fldChar w:fldCharType="end"/>
          </w:r>
        </w:sdtContent>
      </w:sdt>
      <w:r w:rsidRPr="001F4F27">
        <w:rPr>
          <w:i/>
        </w:rPr>
        <w:t xml:space="preserve">; </w:t>
      </w:r>
      <w:sdt>
        <w:sdtPr>
          <w:rPr>
            <w:i/>
            <w:iCs/>
          </w:rPr>
          <w:id w:val="-1982841453"/>
          <w:citation/>
        </w:sdtPr>
        <w:sdtEndPr/>
        <w:sdtContent>
          <w:r w:rsidRPr="00B531F2">
            <w:rPr>
              <w:i/>
              <w:iCs/>
            </w:rPr>
            <w:fldChar w:fldCharType="begin"/>
          </w:r>
          <w:r w:rsidRPr="001F4F27">
            <w:rPr>
              <w:i/>
            </w:rPr>
            <w:instrText xml:space="preserve"> CITATION Hyp26 \l 2058 </w:instrText>
          </w:r>
          <w:r w:rsidRPr="00B531F2">
            <w:rPr>
              <w:i/>
              <w:iCs/>
            </w:rPr>
            <w:fldChar w:fldCharType="separate"/>
          </w:r>
          <w:r w:rsidR="00852EF3" w:rsidRPr="00852EF3">
            <w:rPr>
              <w:noProof/>
            </w:rPr>
            <w:t>(Hyperglance, 2026)</w:t>
          </w:r>
          <w:r w:rsidRPr="00B531F2">
            <w:rPr>
              <w:i/>
              <w:iCs/>
            </w:rPr>
            <w:fldChar w:fldCharType="end"/>
          </w:r>
        </w:sdtContent>
      </w:sdt>
      <w:r w:rsidRPr="001F4F27">
        <w:rPr>
          <w:i/>
        </w:rPr>
        <w:t xml:space="preserve">; </w:t>
      </w:r>
      <w:sdt>
        <w:sdtPr>
          <w:rPr>
            <w:i/>
            <w:iCs/>
          </w:rPr>
          <w:id w:val="157272294"/>
          <w:citation/>
        </w:sdtPr>
        <w:sdtEndPr/>
        <w:sdtContent>
          <w:r w:rsidRPr="00B531F2">
            <w:rPr>
              <w:i/>
              <w:iCs/>
            </w:rPr>
            <w:fldChar w:fldCharType="begin"/>
          </w:r>
          <w:r w:rsidRPr="00A43074">
            <w:rPr>
              <w:i/>
            </w:rPr>
            <w:instrText xml:space="preserve"> CITATION Ban261 \l 2058 </w:instrText>
          </w:r>
          <w:r w:rsidRPr="00B531F2">
            <w:rPr>
              <w:i/>
              <w:iCs/>
            </w:rPr>
            <w:fldChar w:fldCharType="separate"/>
          </w:r>
          <w:r w:rsidR="00852EF3" w:rsidRPr="00852EF3">
            <w:rPr>
              <w:noProof/>
            </w:rPr>
            <w:t>(Banco Central de la República Dominicana, 2026)</w:t>
          </w:r>
          <w:r w:rsidRPr="00B531F2">
            <w:rPr>
              <w:i/>
              <w:iCs/>
            </w:rPr>
            <w:fldChar w:fldCharType="end"/>
          </w:r>
        </w:sdtContent>
      </w:sdt>
      <w:r w:rsidRPr="001F4F27">
        <w:rPr>
          <w:i/>
        </w:rPr>
        <w:t>.</w:t>
      </w:r>
    </w:p>
    <w:p w14:paraId="62D19EB5" w14:textId="0487DABD" w:rsidR="00154D45" w:rsidRDefault="00154D45">
      <w:pPr>
        <w:spacing w:before="120" w:after="200" w:line="264" w:lineRule="auto"/>
        <w:ind w:firstLine="0"/>
        <w:jc w:val="left"/>
        <w:rPr>
          <w:rFonts w:eastAsiaTheme="majorEastAsia" w:cstheme="majorBidi"/>
          <w:b/>
          <w:i/>
          <w:color w:val="000000" w:themeColor="accent1" w:themeShade="80"/>
          <w:sz w:val="28"/>
        </w:rPr>
      </w:pPr>
    </w:p>
    <w:p w14:paraId="16EDC730" w14:textId="3B37B2C2" w:rsidR="00A755C4" w:rsidRPr="00B531F2" w:rsidRDefault="00A755C4" w:rsidP="00A755C4">
      <w:pPr>
        <w:pStyle w:val="Ttulo5"/>
      </w:pPr>
      <w:r w:rsidRPr="00B531F2">
        <w:t>Infraestructura Azure — Fase Scale-up</w:t>
      </w:r>
    </w:p>
    <w:p w14:paraId="3AFF2799" w14:textId="5A735A76" w:rsidR="00A755C4" w:rsidRPr="00B531F2" w:rsidRDefault="00A755C4" w:rsidP="00617FE9">
      <w:pPr>
        <w:pStyle w:val="Figuras"/>
      </w:pPr>
      <w:bookmarkStart w:id="57" w:name="_Toc227357382"/>
      <w:r w:rsidRPr="00B531F2">
        <w:t xml:space="preserve">Tabla </w:t>
      </w:r>
      <w:r>
        <w:fldChar w:fldCharType="begin"/>
      </w:r>
      <w:r>
        <w:instrText xml:space="preserve"> SEQ Tabla \* ARABIC </w:instrText>
      </w:r>
      <w:r>
        <w:fldChar w:fldCharType="separate"/>
      </w:r>
      <w:r w:rsidR="00B111AF">
        <w:rPr>
          <w:noProof/>
        </w:rPr>
        <w:t>12</w:t>
      </w:r>
      <w:r>
        <w:rPr>
          <w:noProof/>
        </w:rPr>
        <w:fldChar w:fldCharType="end"/>
      </w:r>
      <w:r w:rsidRPr="00B531F2">
        <w:br/>
        <w:t>Desglose de servicios Azure en fase de crecimiento</w:t>
      </w:r>
      <w:bookmarkEnd w:id="57"/>
    </w:p>
    <w:tbl>
      <w:tblPr>
        <w:tblStyle w:val="Tablanormal2"/>
        <w:tblW w:w="0" w:type="auto"/>
        <w:tblLook w:val="0660" w:firstRow="1" w:lastRow="1" w:firstColumn="0" w:lastColumn="0" w:noHBand="1" w:noVBand="1"/>
      </w:tblPr>
      <w:tblGrid>
        <w:gridCol w:w="2220"/>
        <w:gridCol w:w="2295"/>
        <w:gridCol w:w="2467"/>
        <w:gridCol w:w="1139"/>
        <w:gridCol w:w="1239"/>
      </w:tblGrid>
      <w:tr w:rsidR="002B03B4" w:rsidRPr="00AE137E" w14:paraId="443F8507" w14:textId="0D35DF42" w:rsidTr="00154D45">
        <w:trPr>
          <w:cnfStyle w:val="100000000000" w:firstRow="1" w:lastRow="0" w:firstColumn="0" w:lastColumn="0" w:oddVBand="0" w:evenVBand="0" w:oddHBand="0" w:evenHBand="0" w:firstRowFirstColumn="0" w:firstRowLastColumn="0" w:lastRowFirstColumn="0" w:lastRowLastColumn="0"/>
          <w:tblHeader/>
        </w:trPr>
        <w:tc>
          <w:tcPr>
            <w:tcW w:w="0" w:type="auto"/>
            <w:vAlign w:val="center"/>
            <w:hideMark/>
          </w:tcPr>
          <w:p w14:paraId="699EE408" w14:textId="5A3F7EA1" w:rsidR="00A755C4" w:rsidRPr="00F769AB" w:rsidRDefault="00A755C4" w:rsidP="004A5284">
            <w:pPr>
              <w:spacing w:before="120" w:after="0"/>
              <w:ind w:firstLine="0"/>
              <w:jc w:val="center"/>
              <w:rPr>
                <w:rFonts w:cs="Times New Roman"/>
              </w:rPr>
            </w:pPr>
            <w:r w:rsidRPr="00F769AB">
              <w:rPr>
                <w:rFonts w:cs="Times New Roman"/>
              </w:rPr>
              <w:t>Servicio Azure</w:t>
            </w:r>
          </w:p>
        </w:tc>
        <w:tc>
          <w:tcPr>
            <w:tcW w:w="0" w:type="auto"/>
            <w:vAlign w:val="center"/>
            <w:hideMark/>
          </w:tcPr>
          <w:p w14:paraId="0F9F03BD" w14:textId="33DA38CC" w:rsidR="00A755C4" w:rsidRPr="00F769AB" w:rsidRDefault="00A755C4" w:rsidP="004A5284">
            <w:pPr>
              <w:spacing w:before="120" w:after="0"/>
              <w:ind w:firstLine="0"/>
              <w:jc w:val="center"/>
              <w:rPr>
                <w:rFonts w:cs="Times New Roman"/>
              </w:rPr>
            </w:pPr>
            <w:r w:rsidRPr="00F769AB">
              <w:rPr>
                <w:rFonts w:cs="Times New Roman"/>
              </w:rPr>
              <w:t>Tier / Configuración</w:t>
            </w:r>
          </w:p>
        </w:tc>
        <w:tc>
          <w:tcPr>
            <w:tcW w:w="0" w:type="auto"/>
            <w:vAlign w:val="center"/>
            <w:hideMark/>
          </w:tcPr>
          <w:p w14:paraId="79802605" w14:textId="21C04226" w:rsidR="00A755C4" w:rsidRPr="00F769AB" w:rsidRDefault="00A755C4" w:rsidP="004A5284">
            <w:pPr>
              <w:spacing w:before="120" w:after="0"/>
              <w:ind w:firstLine="0"/>
              <w:jc w:val="center"/>
              <w:rPr>
                <w:rFonts w:cs="Times New Roman"/>
              </w:rPr>
            </w:pPr>
            <w:r w:rsidRPr="00F769AB">
              <w:rPr>
                <w:rFonts w:cs="Times New Roman"/>
              </w:rPr>
              <w:t>Observación clave</w:t>
            </w:r>
          </w:p>
        </w:tc>
        <w:tc>
          <w:tcPr>
            <w:tcW w:w="0" w:type="auto"/>
            <w:vAlign w:val="center"/>
          </w:tcPr>
          <w:p w14:paraId="2E76E448" w14:textId="7086FEDB" w:rsidR="00D31963" w:rsidRPr="00F769AB" w:rsidRDefault="00D31963" w:rsidP="00D31963">
            <w:pPr>
              <w:spacing w:before="120" w:after="0"/>
              <w:ind w:firstLine="0"/>
              <w:jc w:val="center"/>
              <w:rPr>
                <w:rFonts w:cs="Times New Roman"/>
              </w:rPr>
            </w:pPr>
            <w:r w:rsidRPr="00F769AB">
              <w:rPr>
                <w:rFonts w:cs="Times New Roman"/>
              </w:rPr>
              <w:t>RD$/mes</w:t>
            </w:r>
          </w:p>
        </w:tc>
        <w:tc>
          <w:tcPr>
            <w:tcW w:w="0" w:type="auto"/>
            <w:vAlign w:val="center"/>
          </w:tcPr>
          <w:p w14:paraId="21FF1723" w14:textId="05EC166B" w:rsidR="00D31963" w:rsidRPr="00F769AB" w:rsidRDefault="00D31963" w:rsidP="00D31963">
            <w:pPr>
              <w:spacing w:before="120" w:after="0"/>
              <w:ind w:firstLine="0"/>
              <w:jc w:val="center"/>
              <w:rPr>
                <w:rFonts w:cs="Times New Roman"/>
              </w:rPr>
            </w:pPr>
            <w:r w:rsidRPr="00F769AB">
              <w:rPr>
                <w:rFonts w:cs="Times New Roman"/>
              </w:rPr>
              <w:t>RD$/año</w:t>
            </w:r>
          </w:p>
        </w:tc>
      </w:tr>
      <w:tr w:rsidR="0047078D" w:rsidRPr="00AE137E" w14:paraId="54B1271B" w14:textId="3B8DBC22" w:rsidTr="00C2513A">
        <w:tc>
          <w:tcPr>
            <w:tcW w:w="0" w:type="auto"/>
            <w:vAlign w:val="center"/>
            <w:hideMark/>
          </w:tcPr>
          <w:p w14:paraId="53DF3715" w14:textId="5C3B2A44" w:rsidR="0047078D" w:rsidRPr="00F769AB" w:rsidRDefault="0047078D" w:rsidP="0047078D">
            <w:pPr>
              <w:spacing w:before="120" w:after="0"/>
              <w:ind w:firstLine="0"/>
              <w:jc w:val="center"/>
              <w:rPr>
                <w:rFonts w:cs="Times New Roman"/>
              </w:rPr>
            </w:pPr>
            <w:r w:rsidRPr="00F769AB">
              <w:rPr>
                <w:rFonts w:cs="Times New Roman"/>
              </w:rPr>
              <w:t>App Service Plan</w:t>
            </w:r>
          </w:p>
        </w:tc>
        <w:tc>
          <w:tcPr>
            <w:tcW w:w="0" w:type="auto"/>
            <w:vAlign w:val="center"/>
            <w:hideMark/>
          </w:tcPr>
          <w:p w14:paraId="3550FCCB" w14:textId="4BEB283F" w:rsidR="0047078D" w:rsidRPr="00F769AB" w:rsidRDefault="0047078D" w:rsidP="0047078D">
            <w:pPr>
              <w:spacing w:before="120" w:after="0"/>
              <w:ind w:firstLine="0"/>
              <w:jc w:val="center"/>
              <w:rPr>
                <w:rFonts w:cs="Times New Roman"/>
                <w:lang w:val="en-US"/>
              </w:rPr>
            </w:pPr>
            <w:r w:rsidRPr="00F769AB">
              <w:rPr>
                <w:rFonts w:cs="Times New Roman"/>
                <w:lang w:val="en-US"/>
              </w:rPr>
              <w:t>S1 Linux (1 vCore, auto-scale)</w:t>
            </w:r>
          </w:p>
        </w:tc>
        <w:tc>
          <w:tcPr>
            <w:tcW w:w="0" w:type="auto"/>
            <w:vAlign w:val="center"/>
            <w:hideMark/>
          </w:tcPr>
          <w:p w14:paraId="1B95963B" w14:textId="76599A92" w:rsidR="0047078D" w:rsidRPr="00F769AB" w:rsidRDefault="0047078D" w:rsidP="0047078D">
            <w:pPr>
              <w:spacing w:before="120" w:after="0"/>
              <w:ind w:firstLine="0"/>
              <w:jc w:val="center"/>
              <w:rPr>
                <w:rFonts w:cs="Times New Roman"/>
              </w:rPr>
            </w:pPr>
            <w:r w:rsidRPr="00F769AB">
              <w:rPr>
                <w:rFonts w:cs="Times New Roman"/>
              </w:rPr>
              <w:t>Soporta picos de tráfico</w:t>
            </w:r>
          </w:p>
        </w:tc>
        <w:tc>
          <w:tcPr>
            <w:tcW w:w="0" w:type="auto"/>
          </w:tcPr>
          <w:p w14:paraId="74A46FFC" w14:textId="27795896" w:rsidR="0047078D" w:rsidRPr="00F769AB" w:rsidRDefault="00F32314" w:rsidP="0047078D">
            <w:pPr>
              <w:spacing w:before="120" w:after="0"/>
              <w:ind w:firstLine="0"/>
              <w:jc w:val="right"/>
              <w:rPr>
                <w:rFonts w:cs="Times New Roman"/>
              </w:rPr>
            </w:pPr>
            <w:r w:rsidRPr="00C43B6E">
              <w:t xml:space="preserve"> $3,397.00 </w:t>
            </w:r>
          </w:p>
        </w:tc>
        <w:tc>
          <w:tcPr>
            <w:tcW w:w="0" w:type="auto"/>
          </w:tcPr>
          <w:p w14:paraId="1C3D653A" w14:textId="75483FF7" w:rsidR="0047078D" w:rsidRPr="00F769AB" w:rsidRDefault="00F32314" w:rsidP="0047078D">
            <w:pPr>
              <w:spacing w:before="120" w:after="0"/>
              <w:ind w:firstLine="0"/>
              <w:jc w:val="right"/>
              <w:rPr>
                <w:rFonts w:cs="Times New Roman"/>
              </w:rPr>
            </w:pPr>
            <w:r w:rsidRPr="00C43B6E">
              <w:t xml:space="preserve"> $40,764.00 </w:t>
            </w:r>
          </w:p>
        </w:tc>
      </w:tr>
      <w:tr w:rsidR="0047078D" w:rsidRPr="00AE137E" w14:paraId="5711B53F" w14:textId="7BDD367B" w:rsidTr="00C2513A">
        <w:tc>
          <w:tcPr>
            <w:tcW w:w="0" w:type="auto"/>
            <w:vAlign w:val="center"/>
            <w:hideMark/>
          </w:tcPr>
          <w:p w14:paraId="2B361033" w14:textId="1A2E9D11" w:rsidR="0047078D" w:rsidRPr="00F769AB" w:rsidRDefault="0047078D" w:rsidP="0047078D">
            <w:pPr>
              <w:spacing w:before="120" w:after="0"/>
              <w:ind w:firstLine="0"/>
              <w:jc w:val="center"/>
              <w:rPr>
                <w:rFonts w:cs="Times New Roman"/>
              </w:rPr>
            </w:pPr>
            <w:r w:rsidRPr="00F769AB">
              <w:rPr>
                <w:rFonts w:cs="Times New Roman"/>
              </w:rPr>
              <w:t>Azure SQL Database</w:t>
            </w:r>
          </w:p>
        </w:tc>
        <w:tc>
          <w:tcPr>
            <w:tcW w:w="0" w:type="auto"/>
            <w:vAlign w:val="center"/>
            <w:hideMark/>
          </w:tcPr>
          <w:p w14:paraId="541842C0" w14:textId="4D91EB97" w:rsidR="0047078D" w:rsidRPr="00F769AB" w:rsidRDefault="0047078D" w:rsidP="0047078D">
            <w:pPr>
              <w:spacing w:before="120" w:after="0"/>
              <w:ind w:firstLine="0"/>
              <w:jc w:val="center"/>
              <w:rPr>
                <w:rFonts w:cs="Times New Roman"/>
              </w:rPr>
            </w:pPr>
            <w:r w:rsidRPr="00F769AB">
              <w:rPr>
                <w:rFonts w:cs="Times New Roman"/>
              </w:rPr>
              <w:t>Standard S2 (50 DTU, 250 GB)</w:t>
            </w:r>
          </w:p>
        </w:tc>
        <w:tc>
          <w:tcPr>
            <w:tcW w:w="0" w:type="auto"/>
            <w:vAlign w:val="center"/>
            <w:hideMark/>
          </w:tcPr>
          <w:p w14:paraId="7825A401" w14:textId="3B163800" w:rsidR="0047078D" w:rsidRPr="00F769AB" w:rsidRDefault="0047078D" w:rsidP="0047078D">
            <w:pPr>
              <w:spacing w:before="120" w:after="0"/>
              <w:ind w:firstLine="0"/>
              <w:jc w:val="center"/>
              <w:rPr>
                <w:rFonts w:cs="Times New Roman"/>
              </w:rPr>
            </w:pPr>
            <w:r w:rsidRPr="00F769AB">
              <w:rPr>
                <w:rFonts w:cs="Times New Roman"/>
              </w:rPr>
              <w:t>Requerido cuando Basic alcance 2 GB</w:t>
            </w:r>
          </w:p>
        </w:tc>
        <w:tc>
          <w:tcPr>
            <w:tcW w:w="0" w:type="auto"/>
          </w:tcPr>
          <w:p w14:paraId="698A35F3" w14:textId="6FCADFE3" w:rsidR="0047078D" w:rsidRPr="00F769AB" w:rsidRDefault="00F32314" w:rsidP="0047078D">
            <w:pPr>
              <w:spacing w:before="120" w:after="0"/>
              <w:ind w:firstLine="0"/>
              <w:jc w:val="right"/>
              <w:rPr>
                <w:rFonts w:cs="Times New Roman"/>
              </w:rPr>
            </w:pPr>
            <w:r w:rsidRPr="00C43B6E">
              <w:t xml:space="preserve"> $1,786.14 </w:t>
            </w:r>
          </w:p>
        </w:tc>
        <w:tc>
          <w:tcPr>
            <w:tcW w:w="0" w:type="auto"/>
          </w:tcPr>
          <w:p w14:paraId="3AB5BB5B" w14:textId="54FBFCBA" w:rsidR="0047078D" w:rsidRPr="00F769AB" w:rsidRDefault="00F32314" w:rsidP="0047078D">
            <w:pPr>
              <w:spacing w:before="120" w:after="0"/>
              <w:ind w:firstLine="0"/>
              <w:jc w:val="right"/>
              <w:rPr>
                <w:rFonts w:cs="Times New Roman"/>
              </w:rPr>
            </w:pPr>
            <w:r w:rsidRPr="00C43B6E">
              <w:t xml:space="preserve"> $21,433.68 </w:t>
            </w:r>
          </w:p>
        </w:tc>
      </w:tr>
      <w:tr w:rsidR="0047078D" w:rsidRPr="00AE137E" w14:paraId="6AB7C570" w14:textId="505C3BE9" w:rsidTr="00C2513A">
        <w:tc>
          <w:tcPr>
            <w:tcW w:w="0" w:type="auto"/>
            <w:vAlign w:val="center"/>
            <w:hideMark/>
          </w:tcPr>
          <w:p w14:paraId="5D630787" w14:textId="67A77B81" w:rsidR="0047078D" w:rsidRPr="00F769AB" w:rsidRDefault="0047078D" w:rsidP="0047078D">
            <w:pPr>
              <w:spacing w:before="120" w:after="0"/>
              <w:ind w:firstLine="0"/>
              <w:jc w:val="center"/>
              <w:rPr>
                <w:rFonts w:cs="Times New Roman"/>
              </w:rPr>
            </w:pPr>
            <w:r w:rsidRPr="00F769AB">
              <w:rPr>
                <w:rFonts w:cs="Times New Roman"/>
              </w:rPr>
              <w:t>Azure Blob Storage Hot</w:t>
            </w:r>
          </w:p>
        </w:tc>
        <w:tc>
          <w:tcPr>
            <w:tcW w:w="0" w:type="auto"/>
            <w:vAlign w:val="center"/>
            <w:hideMark/>
          </w:tcPr>
          <w:p w14:paraId="3B24B77C" w14:textId="0CD53338" w:rsidR="0047078D" w:rsidRPr="00F769AB" w:rsidRDefault="0047078D" w:rsidP="0047078D">
            <w:pPr>
              <w:spacing w:before="120" w:after="0"/>
              <w:ind w:firstLine="0"/>
              <w:jc w:val="center"/>
              <w:rPr>
                <w:rFonts w:cs="Times New Roman"/>
              </w:rPr>
            </w:pPr>
            <w:r w:rsidRPr="00F769AB">
              <w:rPr>
                <w:rFonts w:cs="Times New Roman"/>
              </w:rPr>
              <w:t>LRS, 500 GB</w:t>
            </w:r>
          </w:p>
        </w:tc>
        <w:tc>
          <w:tcPr>
            <w:tcW w:w="0" w:type="auto"/>
            <w:vAlign w:val="center"/>
            <w:hideMark/>
          </w:tcPr>
          <w:p w14:paraId="08F99AE4" w14:textId="6CA77BB6" w:rsidR="0047078D" w:rsidRPr="00F769AB" w:rsidRDefault="0047078D" w:rsidP="0047078D">
            <w:pPr>
              <w:spacing w:before="120" w:after="0"/>
              <w:ind w:firstLine="0"/>
              <w:jc w:val="center"/>
              <w:rPr>
                <w:rFonts w:cs="Times New Roman"/>
              </w:rPr>
            </w:pPr>
            <w:r w:rsidRPr="00F769AB">
              <w:rPr>
                <w:rFonts w:cs="Times New Roman"/>
              </w:rPr>
              <w:t>Almacenamiento + operaciones</w:t>
            </w:r>
          </w:p>
        </w:tc>
        <w:tc>
          <w:tcPr>
            <w:tcW w:w="0" w:type="auto"/>
          </w:tcPr>
          <w:p w14:paraId="24439A04" w14:textId="621B4FBF" w:rsidR="0047078D" w:rsidRPr="00F769AB" w:rsidRDefault="00F32314" w:rsidP="0047078D">
            <w:pPr>
              <w:spacing w:before="120" w:after="0"/>
              <w:ind w:firstLine="0"/>
              <w:jc w:val="right"/>
              <w:rPr>
                <w:rFonts w:cs="Times New Roman"/>
              </w:rPr>
            </w:pPr>
            <w:r w:rsidRPr="00C43B6E">
              <w:t xml:space="preserve"> $863.34 </w:t>
            </w:r>
          </w:p>
        </w:tc>
        <w:tc>
          <w:tcPr>
            <w:tcW w:w="0" w:type="auto"/>
          </w:tcPr>
          <w:p w14:paraId="7587A36C" w14:textId="4CCF4CF8" w:rsidR="0047078D" w:rsidRPr="00F769AB" w:rsidRDefault="00F32314" w:rsidP="0047078D">
            <w:pPr>
              <w:spacing w:before="120" w:after="0"/>
              <w:ind w:firstLine="0"/>
              <w:jc w:val="right"/>
              <w:rPr>
                <w:rFonts w:cs="Times New Roman"/>
              </w:rPr>
            </w:pPr>
            <w:r w:rsidRPr="00C43B6E">
              <w:t xml:space="preserve"> $10,360.08 </w:t>
            </w:r>
          </w:p>
        </w:tc>
      </w:tr>
      <w:tr w:rsidR="0047078D" w:rsidRPr="00AE137E" w14:paraId="1ACAF515" w14:textId="3626E2D7" w:rsidTr="00C2513A">
        <w:tc>
          <w:tcPr>
            <w:tcW w:w="0" w:type="auto"/>
            <w:vAlign w:val="center"/>
            <w:hideMark/>
          </w:tcPr>
          <w:p w14:paraId="271E44C3" w14:textId="2D1CA029" w:rsidR="0047078D" w:rsidRPr="00F769AB" w:rsidRDefault="0047078D" w:rsidP="0047078D">
            <w:pPr>
              <w:spacing w:before="120" w:after="0"/>
              <w:ind w:firstLine="0"/>
              <w:jc w:val="center"/>
              <w:rPr>
                <w:rFonts w:cs="Times New Roman"/>
              </w:rPr>
            </w:pPr>
            <w:r w:rsidRPr="00F769AB">
              <w:rPr>
                <w:rFonts w:cs="Times New Roman"/>
              </w:rPr>
              <w:t>Azure CDN Standard</w:t>
            </w:r>
          </w:p>
        </w:tc>
        <w:tc>
          <w:tcPr>
            <w:tcW w:w="0" w:type="auto"/>
            <w:vAlign w:val="center"/>
            <w:hideMark/>
          </w:tcPr>
          <w:p w14:paraId="4F40B5F8" w14:textId="2BA59A4A" w:rsidR="0047078D" w:rsidRPr="00F769AB" w:rsidRDefault="0047078D" w:rsidP="0047078D">
            <w:pPr>
              <w:spacing w:before="120" w:after="0"/>
              <w:ind w:firstLine="0"/>
              <w:jc w:val="center"/>
              <w:rPr>
                <w:rFonts w:cs="Times New Roman"/>
              </w:rPr>
            </w:pPr>
            <w:r w:rsidRPr="00F769AB">
              <w:rPr>
                <w:rFonts w:cs="Times New Roman"/>
              </w:rPr>
              <w:t>100 GB/mes</w:t>
            </w:r>
          </w:p>
        </w:tc>
        <w:tc>
          <w:tcPr>
            <w:tcW w:w="0" w:type="auto"/>
            <w:vAlign w:val="center"/>
            <w:hideMark/>
          </w:tcPr>
          <w:p w14:paraId="07992FC9" w14:textId="6964031F" w:rsidR="0047078D" w:rsidRPr="00F769AB" w:rsidRDefault="0047078D" w:rsidP="0047078D">
            <w:pPr>
              <w:spacing w:before="120" w:after="0"/>
              <w:ind w:firstLine="0"/>
              <w:jc w:val="center"/>
              <w:rPr>
                <w:rFonts w:cs="Times New Roman"/>
              </w:rPr>
            </w:pPr>
            <w:r w:rsidRPr="00F769AB">
              <w:rPr>
                <w:rFonts w:cs="Times New Roman"/>
              </w:rPr>
              <w:t>Reduce latencia y costo de egress</w:t>
            </w:r>
          </w:p>
        </w:tc>
        <w:tc>
          <w:tcPr>
            <w:tcW w:w="0" w:type="auto"/>
          </w:tcPr>
          <w:p w14:paraId="2566C117" w14:textId="47C8A63A" w:rsidR="0047078D" w:rsidRPr="00F769AB" w:rsidRDefault="00F32314" w:rsidP="0047078D">
            <w:pPr>
              <w:spacing w:before="120" w:after="0"/>
              <w:ind w:firstLine="0"/>
              <w:jc w:val="right"/>
              <w:rPr>
                <w:rFonts w:cs="Times New Roman"/>
              </w:rPr>
            </w:pPr>
            <w:r w:rsidRPr="00C43B6E">
              <w:t xml:space="preserve"> $490.46 </w:t>
            </w:r>
          </w:p>
        </w:tc>
        <w:tc>
          <w:tcPr>
            <w:tcW w:w="0" w:type="auto"/>
          </w:tcPr>
          <w:p w14:paraId="39592F62" w14:textId="779DDAA1" w:rsidR="0047078D" w:rsidRPr="00F769AB" w:rsidRDefault="00F32314" w:rsidP="0047078D">
            <w:pPr>
              <w:spacing w:before="120" w:after="0"/>
              <w:ind w:firstLine="0"/>
              <w:jc w:val="right"/>
              <w:rPr>
                <w:rFonts w:cs="Times New Roman"/>
              </w:rPr>
            </w:pPr>
            <w:r w:rsidRPr="00C43B6E">
              <w:t xml:space="preserve"> $5,885.52 </w:t>
            </w:r>
          </w:p>
        </w:tc>
      </w:tr>
      <w:tr w:rsidR="0047078D" w:rsidRPr="00AE137E" w14:paraId="05847BDF" w14:textId="0DB7F4AA" w:rsidTr="00C2513A">
        <w:tc>
          <w:tcPr>
            <w:tcW w:w="0" w:type="auto"/>
            <w:vAlign w:val="center"/>
            <w:hideMark/>
          </w:tcPr>
          <w:p w14:paraId="7728EFE8" w14:textId="60BA95CD" w:rsidR="0047078D" w:rsidRPr="00F769AB" w:rsidRDefault="0047078D" w:rsidP="0047078D">
            <w:pPr>
              <w:spacing w:before="120" w:after="0"/>
              <w:ind w:firstLine="0"/>
              <w:jc w:val="center"/>
              <w:rPr>
                <w:rFonts w:cs="Times New Roman"/>
              </w:rPr>
            </w:pPr>
            <w:r w:rsidRPr="00F769AB">
              <w:rPr>
                <w:rFonts w:cs="Times New Roman"/>
              </w:rPr>
              <w:t>Azure Key Vault</w:t>
            </w:r>
          </w:p>
        </w:tc>
        <w:tc>
          <w:tcPr>
            <w:tcW w:w="0" w:type="auto"/>
            <w:vAlign w:val="center"/>
            <w:hideMark/>
          </w:tcPr>
          <w:p w14:paraId="788889D8" w14:textId="52BF0BB4" w:rsidR="0047078D" w:rsidRPr="00F769AB" w:rsidRDefault="0047078D" w:rsidP="0047078D">
            <w:pPr>
              <w:spacing w:before="120" w:after="0"/>
              <w:ind w:firstLine="0"/>
              <w:jc w:val="center"/>
              <w:rPr>
                <w:rFonts w:cs="Times New Roman"/>
              </w:rPr>
            </w:pPr>
            <w:r w:rsidRPr="00F769AB">
              <w:rPr>
                <w:rFonts w:cs="Times New Roman"/>
              </w:rPr>
              <w:t>Standard (alto volumen)</w:t>
            </w:r>
          </w:p>
        </w:tc>
        <w:tc>
          <w:tcPr>
            <w:tcW w:w="0" w:type="auto"/>
            <w:vAlign w:val="center"/>
            <w:hideMark/>
          </w:tcPr>
          <w:p w14:paraId="286D55E2" w14:textId="22065DE3" w:rsidR="0047078D" w:rsidRPr="00F769AB" w:rsidRDefault="0047078D" w:rsidP="0047078D">
            <w:pPr>
              <w:spacing w:before="120" w:after="0"/>
              <w:ind w:firstLine="0"/>
              <w:jc w:val="center"/>
              <w:rPr>
                <w:rFonts w:cs="Times New Roman"/>
              </w:rPr>
            </w:pPr>
            <w:r w:rsidRPr="00F769AB">
              <w:rPr>
                <w:rFonts w:cs="Times New Roman"/>
              </w:rPr>
              <w:t>—</w:t>
            </w:r>
          </w:p>
        </w:tc>
        <w:tc>
          <w:tcPr>
            <w:tcW w:w="0" w:type="auto"/>
          </w:tcPr>
          <w:p w14:paraId="7FAD2638" w14:textId="7DD95157" w:rsidR="0047078D" w:rsidRPr="00F769AB" w:rsidRDefault="00F32314" w:rsidP="0047078D">
            <w:pPr>
              <w:spacing w:before="120" w:after="0"/>
              <w:ind w:firstLine="0"/>
              <w:jc w:val="right"/>
              <w:rPr>
                <w:rFonts w:cs="Times New Roman"/>
              </w:rPr>
            </w:pPr>
            <w:r w:rsidRPr="00C43B6E">
              <w:t xml:space="preserve"> $211.93 </w:t>
            </w:r>
          </w:p>
        </w:tc>
        <w:tc>
          <w:tcPr>
            <w:tcW w:w="0" w:type="auto"/>
          </w:tcPr>
          <w:p w14:paraId="04DAD11D" w14:textId="15126461" w:rsidR="0047078D" w:rsidRPr="00F769AB" w:rsidRDefault="00F32314" w:rsidP="0047078D">
            <w:pPr>
              <w:spacing w:before="120" w:after="0"/>
              <w:ind w:firstLine="0"/>
              <w:jc w:val="right"/>
              <w:rPr>
                <w:rFonts w:cs="Times New Roman"/>
              </w:rPr>
            </w:pPr>
            <w:r w:rsidRPr="00C43B6E">
              <w:t xml:space="preserve"> $2,543.16 </w:t>
            </w:r>
          </w:p>
        </w:tc>
      </w:tr>
      <w:tr w:rsidR="0047078D" w:rsidRPr="00AE137E" w14:paraId="67CB8BD9" w14:textId="1CE16F38" w:rsidTr="00C2513A">
        <w:tc>
          <w:tcPr>
            <w:tcW w:w="0" w:type="auto"/>
            <w:vAlign w:val="center"/>
            <w:hideMark/>
          </w:tcPr>
          <w:p w14:paraId="4690D967" w14:textId="37C4A62C" w:rsidR="0047078D" w:rsidRPr="00F769AB" w:rsidRDefault="0047078D" w:rsidP="0047078D">
            <w:pPr>
              <w:spacing w:before="120" w:after="0"/>
              <w:ind w:firstLine="0"/>
              <w:jc w:val="center"/>
              <w:rPr>
                <w:rFonts w:cs="Times New Roman"/>
              </w:rPr>
            </w:pPr>
            <w:r w:rsidRPr="00F769AB">
              <w:rPr>
                <w:rFonts w:cs="Times New Roman"/>
              </w:rPr>
              <w:t>Azure Application Insights</w:t>
            </w:r>
          </w:p>
        </w:tc>
        <w:tc>
          <w:tcPr>
            <w:tcW w:w="0" w:type="auto"/>
            <w:vAlign w:val="center"/>
            <w:hideMark/>
          </w:tcPr>
          <w:p w14:paraId="3DF11185" w14:textId="22E8F681" w:rsidR="0047078D" w:rsidRPr="00F769AB" w:rsidRDefault="0047078D" w:rsidP="0047078D">
            <w:pPr>
              <w:spacing w:before="120" w:after="0"/>
              <w:ind w:firstLine="0"/>
              <w:jc w:val="center"/>
              <w:rPr>
                <w:rFonts w:cs="Times New Roman"/>
                <w:lang w:val="en-US"/>
              </w:rPr>
            </w:pPr>
            <w:r w:rsidRPr="00F769AB">
              <w:rPr>
                <w:rFonts w:cs="Times New Roman"/>
                <w:lang w:val="en-US"/>
              </w:rPr>
              <w:t>Pay-as-you-go (~10 GB/mes)</w:t>
            </w:r>
          </w:p>
        </w:tc>
        <w:tc>
          <w:tcPr>
            <w:tcW w:w="0" w:type="auto"/>
            <w:vAlign w:val="center"/>
            <w:hideMark/>
          </w:tcPr>
          <w:p w14:paraId="433F206B" w14:textId="3B3D4BA2" w:rsidR="0047078D" w:rsidRPr="00F769AB" w:rsidRDefault="0047078D" w:rsidP="0047078D">
            <w:pPr>
              <w:spacing w:before="120" w:after="0"/>
              <w:ind w:firstLine="0"/>
              <w:jc w:val="center"/>
              <w:rPr>
                <w:rFonts w:cs="Times New Roman"/>
              </w:rPr>
            </w:pPr>
            <w:r w:rsidRPr="00F769AB">
              <w:rPr>
                <w:rFonts w:cs="Times New Roman"/>
              </w:rPr>
              <w:t>Métricas de producción avanzada</w:t>
            </w:r>
          </w:p>
        </w:tc>
        <w:tc>
          <w:tcPr>
            <w:tcW w:w="0" w:type="auto"/>
          </w:tcPr>
          <w:p w14:paraId="287E93FF" w14:textId="7DA194C2" w:rsidR="0047078D" w:rsidRPr="00F769AB" w:rsidRDefault="00F32314" w:rsidP="0047078D">
            <w:pPr>
              <w:spacing w:before="120" w:after="0"/>
              <w:ind w:firstLine="0"/>
              <w:jc w:val="right"/>
              <w:rPr>
                <w:rFonts w:cs="Times New Roman"/>
              </w:rPr>
            </w:pPr>
            <w:r w:rsidRPr="00C43B6E">
              <w:t xml:space="preserve"> $1,392.65 </w:t>
            </w:r>
          </w:p>
        </w:tc>
        <w:tc>
          <w:tcPr>
            <w:tcW w:w="0" w:type="auto"/>
          </w:tcPr>
          <w:p w14:paraId="39E9BF34" w14:textId="3AD4C72B" w:rsidR="0047078D" w:rsidRPr="00F769AB" w:rsidRDefault="00F32314" w:rsidP="0047078D">
            <w:pPr>
              <w:spacing w:before="120" w:after="0"/>
              <w:ind w:firstLine="0"/>
              <w:jc w:val="right"/>
              <w:rPr>
                <w:rFonts w:cs="Times New Roman"/>
              </w:rPr>
            </w:pPr>
            <w:r w:rsidRPr="00C43B6E">
              <w:t xml:space="preserve"> $16,711.80 </w:t>
            </w:r>
          </w:p>
        </w:tc>
      </w:tr>
      <w:tr w:rsidR="0047078D" w:rsidRPr="00AE137E" w14:paraId="41583EDD" w14:textId="3A63CE0B" w:rsidTr="00C2513A">
        <w:tc>
          <w:tcPr>
            <w:tcW w:w="0" w:type="auto"/>
            <w:vAlign w:val="center"/>
            <w:hideMark/>
          </w:tcPr>
          <w:p w14:paraId="06C10204" w14:textId="2F340565" w:rsidR="0047078D" w:rsidRPr="00F769AB" w:rsidRDefault="0047078D" w:rsidP="0047078D">
            <w:pPr>
              <w:spacing w:before="120" w:after="0"/>
              <w:ind w:firstLine="0"/>
              <w:jc w:val="center"/>
              <w:rPr>
                <w:rFonts w:cs="Times New Roman"/>
              </w:rPr>
            </w:pPr>
            <w:r w:rsidRPr="00F769AB">
              <w:rPr>
                <w:rFonts w:cs="Times New Roman"/>
              </w:rPr>
              <w:t>Azure AI Document Intelligence (OCR)</w:t>
            </w:r>
          </w:p>
        </w:tc>
        <w:tc>
          <w:tcPr>
            <w:tcW w:w="0" w:type="auto"/>
            <w:vAlign w:val="center"/>
            <w:hideMark/>
          </w:tcPr>
          <w:p w14:paraId="3577026F" w14:textId="49C49F8D" w:rsidR="0047078D" w:rsidRPr="00F769AB" w:rsidRDefault="0047078D" w:rsidP="0047078D">
            <w:pPr>
              <w:spacing w:before="120" w:after="0"/>
              <w:ind w:firstLine="0"/>
              <w:jc w:val="center"/>
              <w:rPr>
                <w:rFonts w:cs="Times New Roman"/>
              </w:rPr>
            </w:pPr>
            <w:r w:rsidRPr="00F769AB">
              <w:rPr>
                <w:rFonts w:cs="Times New Roman"/>
              </w:rPr>
              <w:t>Prebuilt (~8,000 págs./mes)</w:t>
            </w:r>
          </w:p>
        </w:tc>
        <w:tc>
          <w:tcPr>
            <w:tcW w:w="0" w:type="auto"/>
            <w:vAlign w:val="center"/>
            <w:hideMark/>
          </w:tcPr>
          <w:p w14:paraId="77318214" w14:textId="60BA2A2A" w:rsidR="0047078D" w:rsidRPr="00F769AB" w:rsidRDefault="0047078D" w:rsidP="0047078D">
            <w:pPr>
              <w:spacing w:before="120" w:after="0"/>
              <w:ind w:firstLine="0"/>
              <w:jc w:val="center"/>
              <w:rPr>
                <w:rFonts w:cs="Times New Roman"/>
              </w:rPr>
            </w:pPr>
            <w:r w:rsidRPr="00F769AB">
              <w:rPr>
                <w:rFonts w:cs="Times New Roman"/>
              </w:rPr>
              <w:t>Extracción de títulos, planos y permisos</w:t>
            </w:r>
          </w:p>
        </w:tc>
        <w:tc>
          <w:tcPr>
            <w:tcW w:w="0" w:type="auto"/>
          </w:tcPr>
          <w:p w14:paraId="19CC44BB" w14:textId="0FE99DA8" w:rsidR="0047078D" w:rsidRPr="00F769AB" w:rsidRDefault="00F32314" w:rsidP="0047078D">
            <w:pPr>
              <w:spacing w:before="120" w:after="0"/>
              <w:ind w:firstLine="0"/>
              <w:jc w:val="right"/>
              <w:rPr>
                <w:rFonts w:cs="Times New Roman"/>
              </w:rPr>
            </w:pPr>
            <w:r w:rsidRPr="00C43B6E">
              <w:t xml:space="preserve"> $4,844.00 </w:t>
            </w:r>
          </w:p>
        </w:tc>
        <w:tc>
          <w:tcPr>
            <w:tcW w:w="0" w:type="auto"/>
          </w:tcPr>
          <w:p w14:paraId="4AB2638B" w14:textId="1051F221" w:rsidR="0047078D" w:rsidRPr="00F769AB" w:rsidRDefault="00F32314" w:rsidP="0047078D">
            <w:pPr>
              <w:spacing w:before="120" w:after="0"/>
              <w:ind w:firstLine="0"/>
              <w:jc w:val="right"/>
              <w:rPr>
                <w:rFonts w:cs="Times New Roman"/>
              </w:rPr>
            </w:pPr>
            <w:r w:rsidRPr="00C43B6E">
              <w:t xml:space="preserve"> $58,128.00 </w:t>
            </w:r>
          </w:p>
        </w:tc>
      </w:tr>
      <w:tr w:rsidR="0047078D" w:rsidRPr="00AE137E" w14:paraId="27C18BB2" w14:textId="2AD86979" w:rsidTr="00C2513A">
        <w:tc>
          <w:tcPr>
            <w:tcW w:w="0" w:type="auto"/>
            <w:vAlign w:val="center"/>
            <w:hideMark/>
          </w:tcPr>
          <w:p w14:paraId="71707907" w14:textId="05EE8ADF" w:rsidR="0047078D" w:rsidRPr="00F769AB" w:rsidRDefault="0047078D" w:rsidP="0047078D">
            <w:pPr>
              <w:spacing w:before="120" w:after="0"/>
              <w:ind w:firstLine="0"/>
              <w:jc w:val="center"/>
              <w:rPr>
                <w:rFonts w:cs="Times New Roman"/>
              </w:rPr>
            </w:pPr>
            <w:r w:rsidRPr="00F769AB">
              <w:rPr>
                <w:rFonts w:cs="Times New Roman"/>
              </w:rPr>
              <w:t>Azure Backup Enhanced</w:t>
            </w:r>
          </w:p>
        </w:tc>
        <w:tc>
          <w:tcPr>
            <w:tcW w:w="0" w:type="auto"/>
            <w:vAlign w:val="center"/>
            <w:hideMark/>
          </w:tcPr>
          <w:p w14:paraId="02DFEC18" w14:textId="0FB433BD" w:rsidR="0047078D" w:rsidRPr="00F769AB" w:rsidRDefault="0047078D" w:rsidP="0047078D">
            <w:pPr>
              <w:spacing w:before="120" w:after="0"/>
              <w:ind w:firstLine="0"/>
              <w:jc w:val="center"/>
              <w:rPr>
                <w:rFonts w:cs="Times New Roman"/>
              </w:rPr>
            </w:pPr>
            <w:r w:rsidRPr="00F769AB">
              <w:rPr>
                <w:rFonts w:cs="Times New Roman"/>
              </w:rPr>
              <w:t>Retención 90 días</w:t>
            </w:r>
          </w:p>
        </w:tc>
        <w:tc>
          <w:tcPr>
            <w:tcW w:w="0" w:type="auto"/>
            <w:vAlign w:val="center"/>
            <w:hideMark/>
          </w:tcPr>
          <w:p w14:paraId="6DBDDC83" w14:textId="735CD97A" w:rsidR="0047078D" w:rsidRPr="00F769AB" w:rsidRDefault="0047078D" w:rsidP="0047078D">
            <w:pPr>
              <w:spacing w:before="120" w:after="0"/>
              <w:ind w:firstLine="0"/>
              <w:jc w:val="center"/>
              <w:rPr>
                <w:rFonts w:cs="Times New Roman"/>
              </w:rPr>
            </w:pPr>
            <w:r w:rsidRPr="00F769AB">
              <w:rPr>
                <w:rFonts w:cs="Times New Roman"/>
              </w:rPr>
              <w:t>SLA con bancos</w:t>
            </w:r>
          </w:p>
        </w:tc>
        <w:tc>
          <w:tcPr>
            <w:tcW w:w="0" w:type="auto"/>
          </w:tcPr>
          <w:p w14:paraId="53B160FE" w14:textId="32C28307" w:rsidR="0047078D" w:rsidRPr="00F769AB" w:rsidRDefault="00F32314" w:rsidP="0047078D">
            <w:pPr>
              <w:spacing w:before="120" w:after="0"/>
              <w:ind w:firstLine="0"/>
              <w:jc w:val="right"/>
              <w:rPr>
                <w:rFonts w:cs="Times New Roman"/>
              </w:rPr>
            </w:pPr>
            <w:r w:rsidRPr="00C43B6E">
              <w:t xml:space="preserve"> $514.68 </w:t>
            </w:r>
          </w:p>
        </w:tc>
        <w:tc>
          <w:tcPr>
            <w:tcW w:w="0" w:type="auto"/>
          </w:tcPr>
          <w:p w14:paraId="7744DD5B" w14:textId="6B296F5E" w:rsidR="0047078D" w:rsidRPr="00F769AB" w:rsidRDefault="00F32314" w:rsidP="0047078D">
            <w:pPr>
              <w:spacing w:before="120" w:after="0"/>
              <w:ind w:firstLine="0"/>
              <w:jc w:val="right"/>
              <w:rPr>
                <w:rFonts w:cs="Times New Roman"/>
              </w:rPr>
            </w:pPr>
            <w:r w:rsidRPr="00C43B6E">
              <w:t xml:space="preserve"> $6,176.16 </w:t>
            </w:r>
          </w:p>
        </w:tc>
      </w:tr>
      <w:tr w:rsidR="0047078D" w:rsidRPr="00AE137E" w14:paraId="11870FA8" w14:textId="6B3F4D00" w:rsidTr="00C2513A">
        <w:tc>
          <w:tcPr>
            <w:tcW w:w="0" w:type="auto"/>
            <w:vAlign w:val="center"/>
            <w:hideMark/>
          </w:tcPr>
          <w:p w14:paraId="4718FA1D" w14:textId="1E9A6E43" w:rsidR="0047078D" w:rsidRPr="00F769AB" w:rsidRDefault="0047078D" w:rsidP="0047078D">
            <w:pPr>
              <w:spacing w:before="120" w:after="0"/>
              <w:ind w:firstLine="0"/>
              <w:jc w:val="center"/>
              <w:rPr>
                <w:rFonts w:cs="Times New Roman"/>
              </w:rPr>
            </w:pPr>
            <w:r w:rsidRPr="00F769AB">
              <w:rPr>
                <w:rFonts w:cs="Times New Roman"/>
              </w:rPr>
              <w:t>Azure DevOps (usuarios adicionales)</w:t>
            </w:r>
          </w:p>
        </w:tc>
        <w:tc>
          <w:tcPr>
            <w:tcW w:w="0" w:type="auto"/>
            <w:vAlign w:val="center"/>
            <w:hideMark/>
          </w:tcPr>
          <w:p w14:paraId="24400B32" w14:textId="72C19EC1" w:rsidR="0047078D" w:rsidRPr="00F769AB" w:rsidRDefault="0047078D" w:rsidP="0047078D">
            <w:pPr>
              <w:spacing w:before="120" w:after="0"/>
              <w:ind w:firstLine="0"/>
              <w:jc w:val="center"/>
              <w:rPr>
                <w:rFonts w:cs="Times New Roman"/>
              </w:rPr>
            </w:pPr>
            <w:r w:rsidRPr="00F769AB">
              <w:rPr>
                <w:rFonts w:cs="Times New Roman"/>
              </w:rPr>
              <w:t>$6/usuario × 5 adicionales</w:t>
            </w:r>
          </w:p>
        </w:tc>
        <w:tc>
          <w:tcPr>
            <w:tcW w:w="0" w:type="auto"/>
            <w:vAlign w:val="center"/>
            <w:hideMark/>
          </w:tcPr>
          <w:p w14:paraId="5618D3ED" w14:textId="2892697C" w:rsidR="0047078D" w:rsidRPr="00F769AB" w:rsidRDefault="0047078D" w:rsidP="0047078D">
            <w:pPr>
              <w:spacing w:before="120" w:after="0"/>
              <w:ind w:firstLine="0"/>
              <w:jc w:val="center"/>
              <w:rPr>
                <w:rFonts w:cs="Times New Roman"/>
              </w:rPr>
            </w:pPr>
            <w:r w:rsidRPr="00F769AB">
              <w:rPr>
                <w:rFonts w:cs="Times New Roman"/>
              </w:rPr>
              <w:t>Si equipo supera 5 personas</w:t>
            </w:r>
          </w:p>
        </w:tc>
        <w:tc>
          <w:tcPr>
            <w:tcW w:w="0" w:type="auto"/>
          </w:tcPr>
          <w:p w14:paraId="55F50119" w14:textId="2FA26275" w:rsidR="0047078D" w:rsidRPr="00F769AB" w:rsidRDefault="00F32314" w:rsidP="0047078D">
            <w:pPr>
              <w:spacing w:before="120" w:after="0"/>
              <w:ind w:firstLine="0"/>
              <w:jc w:val="right"/>
              <w:rPr>
                <w:rFonts w:cs="Times New Roman"/>
              </w:rPr>
            </w:pPr>
            <w:r w:rsidRPr="00C43B6E">
              <w:t xml:space="preserve"> $1,816.50 </w:t>
            </w:r>
          </w:p>
        </w:tc>
        <w:tc>
          <w:tcPr>
            <w:tcW w:w="0" w:type="auto"/>
          </w:tcPr>
          <w:p w14:paraId="59CCF8BC" w14:textId="03A7FF58" w:rsidR="0047078D" w:rsidRPr="00F769AB" w:rsidRDefault="00F32314" w:rsidP="0047078D">
            <w:pPr>
              <w:spacing w:before="120" w:after="0"/>
              <w:ind w:firstLine="0"/>
              <w:jc w:val="right"/>
              <w:rPr>
                <w:rFonts w:cs="Times New Roman"/>
              </w:rPr>
            </w:pPr>
            <w:r w:rsidRPr="00C43B6E">
              <w:t xml:space="preserve"> $21,798.00 </w:t>
            </w:r>
          </w:p>
        </w:tc>
      </w:tr>
      <w:tr w:rsidR="0047078D" w:rsidRPr="00AE137E" w14:paraId="347E2A6F" w14:textId="1C9C250F" w:rsidTr="00C2513A">
        <w:tc>
          <w:tcPr>
            <w:tcW w:w="0" w:type="auto"/>
            <w:vAlign w:val="center"/>
            <w:hideMark/>
          </w:tcPr>
          <w:p w14:paraId="4A4B3D19" w14:textId="2855B45B" w:rsidR="0047078D" w:rsidRPr="00F769AB" w:rsidRDefault="0047078D" w:rsidP="0047078D">
            <w:pPr>
              <w:spacing w:before="120" w:after="0"/>
              <w:ind w:firstLine="0"/>
              <w:jc w:val="center"/>
              <w:rPr>
                <w:rFonts w:cs="Times New Roman"/>
              </w:rPr>
            </w:pPr>
            <w:r w:rsidRPr="00F769AB">
              <w:rPr>
                <w:rFonts w:cs="Times New Roman"/>
              </w:rPr>
              <w:t>Twilio Verify TOTP (2FA)</w:t>
            </w:r>
          </w:p>
        </w:tc>
        <w:tc>
          <w:tcPr>
            <w:tcW w:w="0" w:type="auto"/>
            <w:vAlign w:val="center"/>
            <w:hideMark/>
          </w:tcPr>
          <w:p w14:paraId="4373BC74" w14:textId="1A9F0031" w:rsidR="0047078D" w:rsidRPr="00F769AB" w:rsidRDefault="0047078D" w:rsidP="0047078D">
            <w:pPr>
              <w:spacing w:before="120" w:after="0"/>
              <w:ind w:firstLine="0"/>
              <w:jc w:val="center"/>
              <w:rPr>
                <w:rFonts w:cs="Times New Roman"/>
              </w:rPr>
            </w:pPr>
            <w:r w:rsidRPr="00F769AB">
              <w:rPr>
                <w:rFonts w:cs="Times New Roman"/>
              </w:rPr>
              <w:t>$0.05/verificación × 500/mes</w:t>
            </w:r>
          </w:p>
        </w:tc>
        <w:tc>
          <w:tcPr>
            <w:tcW w:w="0" w:type="auto"/>
            <w:vAlign w:val="center"/>
            <w:hideMark/>
          </w:tcPr>
          <w:p w14:paraId="0BB18669" w14:textId="75CDC8DC" w:rsidR="0047078D" w:rsidRPr="00F769AB" w:rsidRDefault="0047078D" w:rsidP="0047078D">
            <w:pPr>
              <w:spacing w:before="120" w:after="0"/>
              <w:ind w:firstLine="0"/>
              <w:jc w:val="center"/>
              <w:rPr>
                <w:rFonts w:cs="Times New Roman"/>
              </w:rPr>
            </w:pPr>
            <w:r w:rsidRPr="00F769AB">
              <w:rPr>
                <w:rFonts w:cs="Times New Roman"/>
              </w:rPr>
              <w:t>2FA robusto para usuarios institucionales</w:t>
            </w:r>
          </w:p>
        </w:tc>
        <w:tc>
          <w:tcPr>
            <w:tcW w:w="0" w:type="auto"/>
          </w:tcPr>
          <w:p w14:paraId="3B272F9C" w14:textId="5EFB8877" w:rsidR="0047078D" w:rsidRPr="00F769AB" w:rsidRDefault="00F32314" w:rsidP="0047078D">
            <w:pPr>
              <w:spacing w:before="120" w:after="0"/>
              <w:ind w:firstLine="0"/>
              <w:jc w:val="right"/>
              <w:rPr>
                <w:rFonts w:cs="Times New Roman"/>
              </w:rPr>
            </w:pPr>
            <w:r w:rsidRPr="00C43B6E">
              <w:t xml:space="preserve"> $1,513.75 </w:t>
            </w:r>
          </w:p>
        </w:tc>
        <w:tc>
          <w:tcPr>
            <w:tcW w:w="0" w:type="auto"/>
          </w:tcPr>
          <w:p w14:paraId="47244C59" w14:textId="72AF3197" w:rsidR="0047078D" w:rsidRPr="00F769AB" w:rsidRDefault="00F32314" w:rsidP="0047078D">
            <w:pPr>
              <w:spacing w:before="120" w:after="0"/>
              <w:ind w:firstLine="0"/>
              <w:jc w:val="right"/>
              <w:rPr>
                <w:rFonts w:cs="Times New Roman"/>
              </w:rPr>
            </w:pPr>
            <w:r w:rsidRPr="00C43B6E">
              <w:t xml:space="preserve"> $18,165.00 </w:t>
            </w:r>
          </w:p>
        </w:tc>
      </w:tr>
      <w:tr w:rsidR="0047078D" w:rsidRPr="00AE137E" w14:paraId="12B236EE" w14:textId="0A303A80" w:rsidTr="00C2513A">
        <w:tc>
          <w:tcPr>
            <w:tcW w:w="0" w:type="auto"/>
            <w:vAlign w:val="center"/>
            <w:hideMark/>
          </w:tcPr>
          <w:p w14:paraId="672EB851" w14:textId="6CC3EBED" w:rsidR="0047078D" w:rsidRPr="00F769AB" w:rsidRDefault="0047078D" w:rsidP="0047078D">
            <w:pPr>
              <w:spacing w:before="120" w:after="0"/>
              <w:ind w:firstLine="0"/>
              <w:jc w:val="center"/>
              <w:rPr>
                <w:rFonts w:cs="Times New Roman"/>
              </w:rPr>
            </w:pPr>
            <w:r w:rsidRPr="00F769AB">
              <w:rPr>
                <w:rFonts w:cs="Times New Roman"/>
              </w:rPr>
              <w:t>Sentry Team</w:t>
            </w:r>
          </w:p>
        </w:tc>
        <w:tc>
          <w:tcPr>
            <w:tcW w:w="0" w:type="auto"/>
            <w:vAlign w:val="center"/>
            <w:hideMark/>
          </w:tcPr>
          <w:p w14:paraId="0661ED05" w14:textId="0DBCDD12" w:rsidR="0047078D" w:rsidRPr="00F769AB" w:rsidRDefault="0047078D" w:rsidP="0047078D">
            <w:pPr>
              <w:spacing w:before="120" w:after="0"/>
              <w:ind w:firstLine="0"/>
              <w:jc w:val="center"/>
              <w:rPr>
                <w:rFonts w:cs="Times New Roman"/>
              </w:rPr>
            </w:pPr>
            <w:r w:rsidRPr="00F769AB">
              <w:rPr>
                <w:rFonts w:cs="Times New Roman"/>
              </w:rPr>
              <w:t>Monitoreo completo en producción</w:t>
            </w:r>
          </w:p>
        </w:tc>
        <w:tc>
          <w:tcPr>
            <w:tcW w:w="0" w:type="auto"/>
            <w:vAlign w:val="center"/>
            <w:hideMark/>
          </w:tcPr>
          <w:p w14:paraId="713ED65A" w14:textId="77EF2BF9" w:rsidR="0047078D" w:rsidRPr="00F769AB" w:rsidRDefault="0047078D" w:rsidP="0047078D">
            <w:pPr>
              <w:spacing w:before="120" w:after="0"/>
              <w:ind w:firstLine="0"/>
              <w:jc w:val="center"/>
              <w:rPr>
                <w:rFonts w:cs="Times New Roman"/>
              </w:rPr>
            </w:pPr>
            <w:r w:rsidRPr="00F769AB">
              <w:rPr>
                <w:rFonts w:cs="Times New Roman"/>
              </w:rPr>
              <w:t>—</w:t>
            </w:r>
          </w:p>
        </w:tc>
        <w:tc>
          <w:tcPr>
            <w:tcW w:w="0" w:type="auto"/>
          </w:tcPr>
          <w:p w14:paraId="288521B9" w14:textId="460E716E" w:rsidR="0047078D" w:rsidRPr="00F769AB" w:rsidRDefault="00F32314" w:rsidP="0047078D">
            <w:pPr>
              <w:spacing w:before="120" w:after="0"/>
              <w:ind w:firstLine="0"/>
              <w:jc w:val="right"/>
              <w:rPr>
                <w:rFonts w:cs="Times New Roman"/>
              </w:rPr>
            </w:pPr>
            <w:r w:rsidRPr="00C43B6E">
              <w:t xml:space="preserve"> $</w:t>
            </w:r>
            <w:r w:rsidR="006D30AC" w:rsidRPr="00C05630">
              <w:t>4,880</w:t>
            </w:r>
            <w:r w:rsidRPr="00C43B6E">
              <w:t xml:space="preserve">.00 </w:t>
            </w:r>
          </w:p>
        </w:tc>
        <w:tc>
          <w:tcPr>
            <w:tcW w:w="0" w:type="auto"/>
          </w:tcPr>
          <w:p w14:paraId="57EA6161" w14:textId="3322614D" w:rsidR="0047078D" w:rsidRPr="00F769AB" w:rsidRDefault="00F32314" w:rsidP="0047078D">
            <w:pPr>
              <w:spacing w:before="120" w:after="0"/>
              <w:ind w:firstLine="0"/>
              <w:jc w:val="right"/>
              <w:rPr>
                <w:rFonts w:cs="Times New Roman"/>
              </w:rPr>
            </w:pPr>
            <w:r w:rsidRPr="00C43B6E">
              <w:t xml:space="preserve"> $</w:t>
            </w:r>
            <w:r w:rsidR="006D30AC" w:rsidRPr="00C05630">
              <w:t>58,560</w:t>
            </w:r>
            <w:r w:rsidRPr="00C43B6E">
              <w:t xml:space="preserve">.00 </w:t>
            </w:r>
          </w:p>
        </w:tc>
      </w:tr>
      <w:tr w:rsidR="0047078D" w:rsidRPr="00AE137E" w14:paraId="46146655" w14:textId="3669CF52" w:rsidTr="00C2513A">
        <w:tc>
          <w:tcPr>
            <w:tcW w:w="0" w:type="auto"/>
            <w:vAlign w:val="center"/>
            <w:hideMark/>
          </w:tcPr>
          <w:p w14:paraId="59F2023B" w14:textId="773E2F72" w:rsidR="0047078D" w:rsidRPr="00F769AB" w:rsidRDefault="0047078D" w:rsidP="0047078D">
            <w:pPr>
              <w:spacing w:before="120" w:after="0"/>
              <w:ind w:firstLine="0"/>
              <w:jc w:val="center"/>
              <w:rPr>
                <w:rFonts w:cs="Times New Roman"/>
              </w:rPr>
            </w:pPr>
            <w:r w:rsidRPr="00F769AB">
              <w:rPr>
                <w:rFonts w:cs="Times New Roman"/>
              </w:rPr>
              <w:t>GitHub Teams</w:t>
            </w:r>
          </w:p>
        </w:tc>
        <w:tc>
          <w:tcPr>
            <w:tcW w:w="0" w:type="auto"/>
            <w:vAlign w:val="center"/>
            <w:hideMark/>
          </w:tcPr>
          <w:p w14:paraId="344C6CFF" w14:textId="2B4F722A" w:rsidR="0047078D" w:rsidRPr="00F769AB" w:rsidRDefault="0047078D" w:rsidP="0047078D">
            <w:pPr>
              <w:spacing w:before="120" w:after="0"/>
              <w:ind w:firstLine="0"/>
              <w:jc w:val="center"/>
              <w:rPr>
                <w:rFonts w:cs="Times New Roman"/>
              </w:rPr>
            </w:pPr>
            <w:r w:rsidRPr="00F769AB">
              <w:rPr>
                <w:rFonts w:cs="Times New Roman"/>
              </w:rPr>
              <w:t>4 usuarios</w:t>
            </w:r>
          </w:p>
        </w:tc>
        <w:tc>
          <w:tcPr>
            <w:tcW w:w="0" w:type="auto"/>
            <w:vAlign w:val="center"/>
            <w:hideMark/>
          </w:tcPr>
          <w:p w14:paraId="0E0738A2" w14:textId="187A33A8" w:rsidR="0047078D" w:rsidRPr="00F769AB" w:rsidRDefault="0047078D" w:rsidP="0047078D">
            <w:pPr>
              <w:spacing w:before="120" w:after="0"/>
              <w:ind w:firstLine="0"/>
              <w:jc w:val="center"/>
              <w:rPr>
                <w:rFonts w:cs="Times New Roman"/>
              </w:rPr>
            </w:pPr>
            <w:r w:rsidRPr="00F769AB">
              <w:rPr>
                <w:rFonts w:cs="Times New Roman"/>
              </w:rPr>
              <w:t>—</w:t>
            </w:r>
          </w:p>
        </w:tc>
        <w:tc>
          <w:tcPr>
            <w:tcW w:w="0" w:type="auto"/>
          </w:tcPr>
          <w:p w14:paraId="01C97315" w14:textId="48FBA6BB" w:rsidR="0047078D" w:rsidRPr="00F769AB" w:rsidRDefault="00F32314" w:rsidP="0047078D">
            <w:pPr>
              <w:spacing w:before="120" w:after="0"/>
              <w:ind w:firstLine="0"/>
              <w:jc w:val="right"/>
              <w:rPr>
                <w:rFonts w:cs="Times New Roman"/>
              </w:rPr>
            </w:pPr>
            <w:r w:rsidRPr="00C43B6E">
              <w:t xml:space="preserve"> $976.00 </w:t>
            </w:r>
          </w:p>
        </w:tc>
        <w:tc>
          <w:tcPr>
            <w:tcW w:w="0" w:type="auto"/>
          </w:tcPr>
          <w:p w14:paraId="7A9939B4" w14:textId="79383304" w:rsidR="0047078D" w:rsidRPr="00F769AB" w:rsidRDefault="00F32314" w:rsidP="0047078D">
            <w:pPr>
              <w:spacing w:before="120" w:after="0"/>
              <w:ind w:firstLine="0"/>
              <w:jc w:val="right"/>
              <w:rPr>
                <w:rFonts w:cs="Times New Roman"/>
              </w:rPr>
            </w:pPr>
            <w:r w:rsidRPr="00C43B6E">
              <w:t xml:space="preserve"> $11,712.00 </w:t>
            </w:r>
          </w:p>
        </w:tc>
      </w:tr>
      <w:tr w:rsidR="0047078D" w:rsidRPr="00AE137E" w14:paraId="09422595" w14:textId="2A29EE15" w:rsidTr="00C2513A">
        <w:tc>
          <w:tcPr>
            <w:tcW w:w="0" w:type="auto"/>
            <w:vAlign w:val="center"/>
            <w:hideMark/>
          </w:tcPr>
          <w:p w14:paraId="17A6AFA9" w14:textId="12B07AEF" w:rsidR="0047078D" w:rsidRPr="00F769AB" w:rsidRDefault="0047078D" w:rsidP="0047078D">
            <w:pPr>
              <w:spacing w:before="120" w:after="0"/>
              <w:ind w:firstLine="0"/>
              <w:jc w:val="center"/>
              <w:rPr>
                <w:rFonts w:cs="Times New Roman"/>
              </w:rPr>
            </w:pPr>
            <w:r w:rsidRPr="00F769AB">
              <w:rPr>
                <w:rFonts w:cs="Times New Roman"/>
              </w:rPr>
              <w:t>Microsoft 365 Business</w:t>
            </w:r>
          </w:p>
        </w:tc>
        <w:tc>
          <w:tcPr>
            <w:tcW w:w="0" w:type="auto"/>
            <w:vAlign w:val="center"/>
            <w:hideMark/>
          </w:tcPr>
          <w:p w14:paraId="70ADA5A2" w14:textId="2A76AAB8" w:rsidR="0047078D" w:rsidRPr="00F769AB" w:rsidRDefault="0047078D" w:rsidP="0047078D">
            <w:pPr>
              <w:spacing w:before="120" w:after="0"/>
              <w:ind w:firstLine="0"/>
              <w:jc w:val="center"/>
              <w:rPr>
                <w:rFonts w:cs="Times New Roman"/>
              </w:rPr>
            </w:pPr>
            <w:r w:rsidRPr="00F769AB">
              <w:rPr>
                <w:rFonts w:cs="Times New Roman"/>
              </w:rPr>
              <w:t>4 usuarios</w:t>
            </w:r>
          </w:p>
        </w:tc>
        <w:tc>
          <w:tcPr>
            <w:tcW w:w="0" w:type="auto"/>
            <w:vAlign w:val="center"/>
            <w:hideMark/>
          </w:tcPr>
          <w:p w14:paraId="766484A8" w14:textId="112C1C50" w:rsidR="0047078D" w:rsidRPr="00F769AB" w:rsidRDefault="0047078D" w:rsidP="0047078D">
            <w:pPr>
              <w:spacing w:before="120" w:after="0"/>
              <w:ind w:firstLine="0"/>
              <w:jc w:val="center"/>
              <w:rPr>
                <w:rFonts w:cs="Times New Roman"/>
              </w:rPr>
            </w:pPr>
            <w:r w:rsidRPr="00F769AB">
              <w:rPr>
                <w:rFonts w:cs="Times New Roman"/>
              </w:rPr>
              <w:t>Email profesional</w:t>
            </w:r>
          </w:p>
        </w:tc>
        <w:tc>
          <w:tcPr>
            <w:tcW w:w="0" w:type="auto"/>
          </w:tcPr>
          <w:p w14:paraId="6BA6B558" w14:textId="7C0A0D8C" w:rsidR="0047078D" w:rsidRPr="00F769AB" w:rsidRDefault="00F32314" w:rsidP="0047078D">
            <w:pPr>
              <w:spacing w:before="120" w:after="0"/>
              <w:ind w:firstLine="0"/>
              <w:jc w:val="right"/>
              <w:rPr>
                <w:rFonts w:cs="Times New Roman"/>
              </w:rPr>
            </w:pPr>
            <w:r w:rsidRPr="00C43B6E">
              <w:t xml:space="preserve"> $1,756.80 </w:t>
            </w:r>
          </w:p>
        </w:tc>
        <w:tc>
          <w:tcPr>
            <w:tcW w:w="0" w:type="auto"/>
          </w:tcPr>
          <w:p w14:paraId="333FAB0A" w14:textId="28B69FAF" w:rsidR="0047078D" w:rsidRPr="00F769AB" w:rsidRDefault="00F32314" w:rsidP="0047078D">
            <w:pPr>
              <w:spacing w:before="120" w:after="0"/>
              <w:ind w:firstLine="0"/>
              <w:jc w:val="right"/>
              <w:rPr>
                <w:rFonts w:cs="Times New Roman"/>
              </w:rPr>
            </w:pPr>
            <w:r w:rsidRPr="00C43B6E">
              <w:t xml:space="preserve"> $21,081.60 </w:t>
            </w:r>
          </w:p>
        </w:tc>
      </w:tr>
      <w:tr w:rsidR="0047078D" w:rsidRPr="00AE137E" w14:paraId="026F5907" w14:textId="2BE331B9" w:rsidTr="00C2513A">
        <w:trPr>
          <w:cnfStyle w:val="010000000000" w:firstRow="0" w:lastRow="1" w:firstColumn="0" w:lastColumn="0" w:oddVBand="0" w:evenVBand="0" w:oddHBand="0" w:evenHBand="0" w:firstRowFirstColumn="0" w:firstRowLastColumn="0" w:lastRowFirstColumn="0" w:lastRowLastColumn="0"/>
        </w:trPr>
        <w:tc>
          <w:tcPr>
            <w:tcW w:w="0" w:type="auto"/>
            <w:vAlign w:val="center"/>
          </w:tcPr>
          <w:p w14:paraId="7A6D4E73" w14:textId="5FA90589" w:rsidR="0047078D" w:rsidRPr="00F769AB" w:rsidRDefault="0047078D" w:rsidP="0047078D">
            <w:pPr>
              <w:spacing w:before="120" w:after="0"/>
              <w:ind w:firstLine="0"/>
              <w:jc w:val="center"/>
              <w:rPr>
                <w:rFonts w:cs="Times New Roman"/>
              </w:rPr>
            </w:pPr>
            <w:r w:rsidRPr="00F769AB">
              <w:rPr>
                <w:rStyle w:val="Fuerte"/>
                <w:rFonts w:cs="Times New Roman"/>
                <w:b/>
              </w:rPr>
              <w:t>TOTAL MENSUAL SCALE-UP</w:t>
            </w:r>
          </w:p>
        </w:tc>
        <w:tc>
          <w:tcPr>
            <w:tcW w:w="0" w:type="auto"/>
            <w:vAlign w:val="center"/>
          </w:tcPr>
          <w:p w14:paraId="4E6781DF" w14:textId="77777777" w:rsidR="0047078D" w:rsidRPr="00F769AB" w:rsidRDefault="0047078D" w:rsidP="0047078D">
            <w:pPr>
              <w:spacing w:before="120" w:after="0"/>
              <w:ind w:firstLine="0"/>
              <w:jc w:val="center"/>
              <w:rPr>
                <w:rFonts w:cs="Times New Roman"/>
              </w:rPr>
            </w:pPr>
          </w:p>
        </w:tc>
        <w:tc>
          <w:tcPr>
            <w:tcW w:w="0" w:type="auto"/>
            <w:vAlign w:val="center"/>
          </w:tcPr>
          <w:p w14:paraId="1908D20F" w14:textId="2884086D" w:rsidR="0047078D" w:rsidRPr="00F769AB" w:rsidRDefault="0047078D" w:rsidP="0047078D">
            <w:pPr>
              <w:spacing w:before="120" w:after="0"/>
              <w:ind w:firstLine="0"/>
              <w:rPr>
                <w:rFonts w:cs="Times New Roman"/>
              </w:rPr>
            </w:pPr>
          </w:p>
        </w:tc>
        <w:tc>
          <w:tcPr>
            <w:tcW w:w="0" w:type="auto"/>
          </w:tcPr>
          <w:p w14:paraId="155F338E" w14:textId="0118BEBD" w:rsidR="0047078D" w:rsidRPr="00F769AB" w:rsidRDefault="00F32314" w:rsidP="0047078D">
            <w:pPr>
              <w:spacing w:before="120" w:after="0"/>
              <w:ind w:firstLine="0"/>
              <w:jc w:val="right"/>
              <w:rPr>
                <w:rStyle w:val="Fuerte"/>
                <w:rFonts w:cs="Times New Roman"/>
              </w:rPr>
            </w:pPr>
            <w:r w:rsidRPr="00C43B6E">
              <w:t xml:space="preserve"> $24,</w:t>
            </w:r>
            <w:r w:rsidR="006D30AC" w:rsidRPr="00C05630">
              <w:t>443.25</w:t>
            </w:r>
            <w:r w:rsidRPr="00C43B6E">
              <w:t xml:space="preserve"> </w:t>
            </w:r>
          </w:p>
        </w:tc>
        <w:tc>
          <w:tcPr>
            <w:tcW w:w="0" w:type="auto"/>
          </w:tcPr>
          <w:p w14:paraId="79D1A87C" w14:textId="2D5A1B0C" w:rsidR="0047078D" w:rsidRPr="00F769AB" w:rsidRDefault="00F32314" w:rsidP="0047078D">
            <w:pPr>
              <w:spacing w:before="120" w:after="0"/>
              <w:ind w:firstLine="0"/>
              <w:jc w:val="right"/>
              <w:rPr>
                <w:rStyle w:val="Fuerte"/>
                <w:rFonts w:cs="Times New Roman"/>
              </w:rPr>
            </w:pPr>
            <w:r w:rsidRPr="00C43B6E">
              <w:t xml:space="preserve"> $</w:t>
            </w:r>
            <w:r w:rsidR="006D30AC" w:rsidRPr="00C05630">
              <w:t xml:space="preserve">293,319.00 </w:t>
            </w:r>
          </w:p>
        </w:tc>
      </w:tr>
    </w:tbl>
    <w:p w14:paraId="49A8850B" w14:textId="5A988ED3" w:rsidR="00A755C4" w:rsidRPr="00057FC5" w:rsidRDefault="00A755C4" w:rsidP="00A755C4">
      <w:pPr>
        <w:rPr>
          <w:i/>
          <w:lang w:val="en-US"/>
        </w:rPr>
      </w:pPr>
      <w:r w:rsidRPr="00057FC5">
        <w:rPr>
          <w:i/>
          <w:lang w:val="en-US"/>
        </w:rPr>
        <w:lastRenderedPageBreak/>
        <w:t xml:space="preserve">Fuente: </w:t>
      </w:r>
      <w:sdt>
        <w:sdtPr>
          <w:rPr>
            <w:i/>
            <w:iCs/>
          </w:rPr>
          <w:id w:val="-881090258"/>
          <w:citation/>
        </w:sdtPr>
        <w:sdtEndPr/>
        <w:sdtContent>
          <w:r w:rsidRPr="00B531F2">
            <w:rPr>
              <w:i/>
              <w:iCs/>
            </w:rPr>
            <w:fldChar w:fldCharType="begin"/>
          </w:r>
          <w:r w:rsidRPr="00057FC5">
            <w:rPr>
              <w:i/>
              <w:lang w:val="en-US"/>
            </w:rPr>
            <w:instrText xml:space="preserve"> CITATION Mic26 \l 2058 </w:instrText>
          </w:r>
          <w:r w:rsidRPr="00B531F2">
            <w:rPr>
              <w:i/>
              <w:iCs/>
            </w:rPr>
            <w:fldChar w:fldCharType="separate"/>
          </w:r>
          <w:r w:rsidR="00852EF3" w:rsidRPr="00852EF3">
            <w:rPr>
              <w:noProof/>
              <w:lang w:val="en-US"/>
            </w:rPr>
            <w:t>(Microsoft, Azure App Service on Windows pricing, 2026)</w:t>
          </w:r>
          <w:r w:rsidRPr="00B531F2">
            <w:rPr>
              <w:i/>
              <w:iCs/>
            </w:rPr>
            <w:fldChar w:fldCharType="end"/>
          </w:r>
        </w:sdtContent>
      </w:sdt>
      <w:r w:rsidRPr="00057FC5">
        <w:rPr>
          <w:i/>
          <w:lang w:val="en-US"/>
        </w:rPr>
        <w:t xml:space="preserve">; </w:t>
      </w:r>
      <w:sdt>
        <w:sdtPr>
          <w:rPr>
            <w:i/>
            <w:iCs/>
          </w:rPr>
          <w:id w:val="102395416"/>
          <w:citation/>
        </w:sdtPr>
        <w:sdtEndPr/>
        <w:sdtContent>
          <w:r w:rsidRPr="00B531F2">
            <w:rPr>
              <w:i/>
              <w:iCs/>
            </w:rPr>
            <w:fldChar w:fldCharType="begin"/>
          </w:r>
          <w:r w:rsidRPr="00057FC5">
            <w:rPr>
              <w:i/>
              <w:lang w:val="en-US"/>
            </w:rPr>
            <w:instrText xml:space="preserve"> CITATION Mic265 \l 2058 </w:instrText>
          </w:r>
          <w:r w:rsidRPr="00B531F2">
            <w:rPr>
              <w:i/>
              <w:iCs/>
            </w:rPr>
            <w:fldChar w:fldCharType="separate"/>
          </w:r>
          <w:r w:rsidR="00852EF3" w:rsidRPr="00852EF3">
            <w:rPr>
              <w:noProof/>
              <w:lang w:val="en-US"/>
            </w:rPr>
            <w:t>(Microsoft, Azure Active Directory B2C pricing, 2026)</w:t>
          </w:r>
          <w:r w:rsidRPr="00B531F2">
            <w:rPr>
              <w:i/>
              <w:iCs/>
            </w:rPr>
            <w:fldChar w:fldCharType="end"/>
          </w:r>
        </w:sdtContent>
      </w:sdt>
      <w:r w:rsidRPr="00057FC5">
        <w:rPr>
          <w:i/>
          <w:lang w:val="en-US"/>
        </w:rPr>
        <w:t xml:space="preserve">; </w:t>
      </w:r>
      <w:sdt>
        <w:sdtPr>
          <w:rPr>
            <w:i/>
            <w:iCs/>
          </w:rPr>
          <w:id w:val="-1378928500"/>
          <w:citation/>
        </w:sdtPr>
        <w:sdtEndPr/>
        <w:sdtContent>
          <w:r w:rsidRPr="00B531F2">
            <w:rPr>
              <w:i/>
              <w:iCs/>
            </w:rPr>
            <w:fldChar w:fldCharType="begin"/>
          </w:r>
          <w:r w:rsidRPr="00057FC5">
            <w:rPr>
              <w:i/>
              <w:lang w:val="en-US"/>
            </w:rPr>
            <w:instrText xml:space="preserve"> CITATION Ore26 \l 2058 </w:instrText>
          </w:r>
          <w:r w:rsidRPr="00B531F2">
            <w:rPr>
              <w:i/>
              <w:iCs/>
            </w:rPr>
            <w:fldChar w:fldCharType="separate"/>
          </w:r>
          <w:r w:rsidR="00852EF3" w:rsidRPr="00852EF3">
            <w:rPr>
              <w:noProof/>
              <w:lang w:val="en-US"/>
            </w:rPr>
            <w:t>(Oreate, 2026)</w:t>
          </w:r>
          <w:r w:rsidRPr="00B531F2">
            <w:rPr>
              <w:i/>
              <w:iCs/>
            </w:rPr>
            <w:fldChar w:fldCharType="end"/>
          </w:r>
        </w:sdtContent>
      </w:sdt>
      <w:r w:rsidRPr="00057FC5">
        <w:rPr>
          <w:i/>
          <w:lang w:val="en-US"/>
        </w:rPr>
        <w:t xml:space="preserve">; </w:t>
      </w:r>
      <w:sdt>
        <w:sdtPr>
          <w:rPr>
            <w:i/>
            <w:iCs/>
          </w:rPr>
          <w:id w:val="60067962"/>
          <w:citation/>
        </w:sdtPr>
        <w:sdtEndPr/>
        <w:sdtContent>
          <w:r w:rsidRPr="00B531F2">
            <w:rPr>
              <w:i/>
              <w:iCs/>
            </w:rPr>
            <w:fldChar w:fldCharType="begin"/>
          </w:r>
          <w:r w:rsidRPr="00057FC5">
            <w:rPr>
              <w:i/>
              <w:lang w:val="en-US"/>
            </w:rPr>
            <w:instrText xml:space="preserve"> CITATION Twi26 \l 2058 </w:instrText>
          </w:r>
          <w:r w:rsidRPr="00B531F2">
            <w:rPr>
              <w:i/>
              <w:iCs/>
            </w:rPr>
            <w:fldChar w:fldCharType="separate"/>
          </w:r>
          <w:r w:rsidR="00852EF3" w:rsidRPr="00852EF3">
            <w:rPr>
              <w:noProof/>
              <w:lang w:val="en-US"/>
            </w:rPr>
            <w:t>(Twilio, Twilio Verify pricing, 2026)</w:t>
          </w:r>
          <w:r w:rsidRPr="00B531F2">
            <w:rPr>
              <w:i/>
              <w:iCs/>
            </w:rPr>
            <w:fldChar w:fldCharType="end"/>
          </w:r>
        </w:sdtContent>
      </w:sdt>
      <w:r w:rsidRPr="00057FC5">
        <w:rPr>
          <w:i/>
          <w:lang w:val="en-US"/>
        </w:rPr>
        <w:t xml:space="preserve">; </w:t>
      </w:r>
      <w:sdt>
        <w:sdtPr>
          <w:rPr>
            <w:i/>
            <w:iCs/>
          </w:rPr>
          <w:id w:val="-1393418815"/>
          <w:citation/>
        </w:sdtPr>
        <w:sdtEndPr/>
        <w:sdtContent>
          <w:r w:rsidRPr="00B531F2">
            <w:rPr>
              <w:i/>
              <w:iCs/>
            </w:rPr>
            <w:fldChar w:fldCharType="begin"/>
          </w:r>
          <w:r w:rsidRPr="00057FC5">
            <w:rPr>
              <w:i/>
              <w:lang w:val="en-US"/>
            </w:rPr>
            <w:instrText xml:space="preserve"> CITATION Hyp26 \l 2058 </w:instrText>
          </w:r>
          <w:r w:rsidRPr="00B531F2">
            <w:rPr>
              <w:i/>
              <w:iCs/>
            </w:rPr>
            <w:fldChar w:fldCharType="separate"/>
          </w:r>
          <w:r w:rsidR="00852EF3" w:rsidRPr="00852EF3">
            <w:rPr>
              <w:noProof/>
              <w:lang w:val="en-US"/>
            </w:rPr>
            <w:t>(Hyperglance, 2026)</w:t>
          </w:r>
          <w:r w:rsidRPr="00B531F2">
            <w:rPr>
              <w:i/>
              <w:iCs/>
            </w:rPr>
            <w:fldChar w:fldCharType="end"/>
          </w:r>
        </w:sdtContent>
      </w:sdt>
      <w:r w:rsidR="00B36AAD" w:rsidRPr="00057FC5">
        <w:rPr>
          <w:i/>
          <w:lang w:val="en-US"/>
        </w:rPr>
        <w:t xml:space="preserve">, </w:t>
      </w:r>
      <w:sdt>
        <w:sdtPr>
          <w:rPr>
            <w:i/>
            <w:iCs/>
          </w:rPr>
          <w:id w:val="2143919719"/>
          <w:citation/>
        </w:sdtPr>
        <w:sdtEndPr/>
        <w:sdtContent>
          <w:r w:rsidR="004649E5" w:rsidRPr="00B531F2">
            <w:rPr>
              <w:i/>
              <w:iCs/>
            </w:rPr>
            <w:fldChar w:fldCharType="begin"/>
          </w:r>
          <w:r w:rsidR="004649E5" w:rsidRPr="00057FC5">
            <w:rPr>
              <w:i/>
              <w:lang w:val="en-US"/>
            </w:rPr>
            <w:instrText xml:space="preserve"> CITATION Sen26 \l 2058 </w:instrText>
          </w:r>
          <w:r w:rsidR="004649E5" w:rsidRPr="00B531F2">
            <w:rPr>
              <w:i/>
              <w:iCs/>
            </w:rPr>
            <w:fldChar w:fldCharType="separate"/>
          </w:r>
          <w:r w:rsidR="00852EF3" w:rsidRPr="00852EF3">
            <w:rPr>
              <w:noProof/>
              <w:lang w:val="en-US"/>
            </w:rPr>
            <w:t>(Sentry, 2026)</w:t>
          </w:r>
          <w:r w:rsidR="004649E5" w:rsidRPr="00B531F2">
            <w:rPr>
              <w:i/>
              <w:iCs/>
            </w:rPr>
            <w:fldChar w:fldCharType="end"/>
          </w:r>
        </w:sdtContent>
      </w:sdt>
      <w:r w:rsidR="004649E5" w:rsidRPr="00057FC5">
        <w:rPr>
          <w:i/>
          <w:lang w:val="en-US"/>
        </w:rPr>
        <w:t xml:space="preserve">, </w:t>
      </w:r>
      <w:sdt>
        <w:sdtPr>
          <w:rPr>
            <w:i/>
            <w:iCs/>
          </w:rPr>
          <w:id w:val="-1789188847"/>
          <w:citation/>
        </w:sdtPr>
        <w:sdtEndPr/>
        <w:sdtContent>
          <w:r w:rsidR="00095436" w:rsidRPr="00B531F2">
            <w:rPr>
              <w:i/>
              <w:iCs/>
            </w:rPr>
            <w:fldChar w:fldCharType="begin"/>
          </w:r>
          <w:r w:rsidR="00095436" w:rsidRPr="00057FC5">
            <w:rPr>
              <w:i/>
              <w:lang w:val="en-US"/>
            </w:rPr>
            <w:instrText xml:space="preserve"> CITATION Git26 \l 2058 </w:instrText>
          </w:r>
          <w:r w:rsidR="00095436" w:rsidRPr="00B531F2">
            <w:rPr>
              <w:i/>
              <w:iCs/>
            </w:rPr>
            <w:fldChar w:fldCharType="separate"/>
          </w:r>
          <w:r w:rsidR="00852EF3" w:rsidRPr="00852EF3">
            <w:rPr>
              <w:noProof/>
              <w:lang w:val="en-US"/>
            </w:rPr>
            <w:t>(GitHub, 2026)</w:t>
          </w:r>
          <w:r w:rsidR="00095436" w:rsidRPr="00B531F2">
            <w:rPr>
              <w:i/>
              <w:iCs/>
            </w:rPr>
            <w:fldChar w:fldCharType="end"/>
          </w:r>
        </w:sdtContent>
      </w:sdt>
      <w:r w:rsidRPr="00057FC5">
        <w:rPr>
          <w:i/>
          <w:lang w:val="en-US"/>
        </w:rPr>
        <w:t>.</w:t>
      </w:r>
    </w:p>
    <w:p w14:paraId="67B017B8" w14:textId="712273E9" w:rsidR="004D3F47" w:rsidRPr="00886567" w:rsidRDefault="004D3F47">
      <w:pPr>
        <w:spacing w:before="120" w:after="200" w:line="264" w:lineRule="auto"/>
        <w:ind w:firstLine="0"/>
        <w:rPr>
          <w:rFonts w:eastAsiaTheme="majorEastAsia" w:cstheme="majorBidi"/>
          <w:b/>
          <w:i/>
          <w:color w:val="000000" w:themeColor="accent1" w:themeShade="80"/>
          <w:lang w:val="en-US"/>
        </w:rPr>
      </w:pPr>
    </w:p>
    <w:p w14:paraId="33EDB04A" w14:textId="42CDAE9A" w:rsidR="00A755C4" w:rsidRPr="00B531F2" w:rsidRDefault="00A755C4" w:rsidP="00A755C4">
      <w:pPr>
        <w:pStyle w:val="Ttulo5"/>
      </w:pPr>
      <w:r w:rsidRPr="00B531F2">
        <w:t>Dominio, SSL y Presencia Digital</w:t>
      </w:r>
    </w:p>
    <w:p w14:paraId="004946F4" w14:textId="6D7EB8FC" w:rsidR="00C27243" w:rsidRDefault="00C27243" w:rsidP="00C27243">
      <w:pPr>
        <w:pStyle w:val="Figuras"/>
      </w:pPr>
      <w:bookmarkStart w:id="58" w:name="_Toc227357383"/>
      <w:r>
        <w:t xml:space="preserve">Tabla </w:t>
      </w:r>
      <w:r>
        <w:fldChar w:fldCharType="begin"/>
      </w:r>
      <w:r>
        <w:instrText xml:space="preserve"> SEQ Tabla \* ARABIC </w:instrText>
      </w:r>
      <w:r>
        <w:fldChar w:fldCharType="separate"/>
      </w:r>
      <w:r w:rsidR="00B111AF">
        <w:rPr>
          <w:noProof/>
        </w:rPr>
        <w:t>13</w:t>
      </w:r>
      <w:r>
        <w:rPr>
          <w:noProof/>
        </w:rPr>
        <w:fldChar w:fldCharType="end"/>
      </w:r>
      <w:r>
        <w:br/>
      </w:r>
      <w:r w:rsidRPr="00C27243">
        <w:t>Dominio, SSL y Presencia Digital</w:t>
      </w:r>
      <w:bookmarkEnd w:id="58"/>
    </w:p>
    <w:tbl>
      <w:tblPr>
        <w:tblStyle w:val="Tablanormal2"/>
        <w:tblW w:w="5000" w:type="pct"/>
        <w:tblLook w:val="0620" w:firstRow="1" w:lastRow="0" w:firstColumn="0" w:lastColumn="0" w:noHBand="1" w:noVBand="1"/>
      </w:tblPr>
      <w:tblGrid>
        <w:gridCol w:w="2260"/>
        <w:gridCol w:w="1492"/>
        <w:gridCol w:w="2180"/>
        <w:gridCol w:w="1558"/>
        <w:gridCol w:w="1870"/>
      </w:tblGrid>
      <w:tr w:rsidR="00F26FD5" w:rsidRPr="00AE137E" w14:paraId="136CD748" w14:textId="77777777" w:rsidTr="004A5284">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4090C97F" w14:textId="77777777" w:rsidR="00A755C4" w:rsidRPr="004D3F47" w:rsidRDefault="00A755C4" w:rsidP="004A5284">
            <w:pPr>
              <w:spacing w:before="120" w:after="0"/>
              <w:ind w:firstLine="0"/>
              <w:jc w:val="center"/>
            </w:pPr>
            <w:r w:rsidRPr="004D3F47">
              <w:t>Concepto</w:t>
            </w:r>
          </w:p>
        </w:tc>
        <w:tc>
          <w:tcPr>
            <w:tcW w:w="0" w:type="auto"/>
            <w:vAlign w:val="center"/>
            <w:hideMark/>
          </w:tcPr>
          <w:p w14:paraId="0D8ED2F9" w14:textId="77777777" w:rsidR="00A755C4" w:rsidRPr="004D3F47" w:rsidRDefault="00A755C4" w:rsidP="004A5284">
            <w:pPr>
              <w:spacing w:before="120" w:after="0"/>
              <w:ind w:firstLine="0"/>
              <w:jc w:val="center"/>
            </w:pPr>
            <w:r w:rsidRPr="004D3F47">
              <w:t>Proveedor</w:t>
            </w:r>
          </w:p>
        </w:tc>
        <w:tc>
          <w:tcPr>
            <w:tcW w:w="0" w:type="auto"/>
            <w:vAlign w:val="center"/>
            <w:hideMark/>
          </w:tcPr>
          <w:p w14:paraId="3B405906" w14:textId="77777777" w:rsidR="00A755C4" w:rsidRPr="004D3F47" w:rsidRDefault="00A755C4" w:rsidP="004A5284">
            <w:pPr>
              <w:spacing w:before="120" w:after="0"/>
              <w:ind w:firstLine="0"/>
              <w:jc w:val="center"/>
            </w:pPr>
            <w:r w:rsidRPr="004D3F47">
              <w:t>Frecuencia</w:t>
            </w:r>
          </w:p>
        </w:tc>
        <w:tc>
          <w:tcPr>
            <w:tcW w:w="0" w:type="auto"/>
            <w:vAlign w:val="center"/>
            <w:hideMark/>
          </w:tcPr>
          <w:p w14:paraId="2EA4085B" w14:textId="77777777" w:rsidR="00A755C4" w:rsidRPr="004D3F47" w:rsidRDefault="00A755C4" w:rsidP="004A5284">
            <w:pPr>
              <w:spacing w:before="120" w:after="0"/>
              <w:ind w:firstLine="0"/>
              <w:jc w:val="center"/>
            </w:pPr>
            <w:r w:rsidRPr="004D3F47">
              <w:t>Costo RD$</w:t>
            </w:r>
          </w:p>
        </w:tc>
        <w:tc>
          <w:tcPr>
            <w:tcW w:w="0" w:type="auto"/>
            <w:vAlign w:val="center"/>
            <w:hideMark/>
          </w:tcPr>
          <w:p w14:paraId="65E16858" w14:textId="77777777" w:rsidR="00A755C4" w:rsidRPr="004D3F47" w:rsidRDefault="00A755C4" w:rsidP="004A5284">
            <w:pPr>
              <w:spacing w:before="120" w:after="0"/>
              <w:ind w:firstLine="0"/>
              <w:jc w:val="center"/>
            </w:pPr>
            <w:r w:rsidRPr="004D3F47">
              <w:t>Prioridad</w:t>
            </w:r>
          </w:p>
        </w:tc>
      </w:tr>
      <w:tr w:rsidR="00F26FD5" w:rsidRPr="00AE137E" w14:paraId="77A7EAA0" w14:textId="77777777" w:rsidTr="004A5284">
        <w:tc>
          <w:tcPr>
            <w:tcW w:w="0" w:type="auto"/>
            <w:vAlign w:val="center"/>
            <w:hideMark/>
          </w:tcPr>
          <w:p w14:paraId="518B9A6E" w14:textId="7867D7CA" w:rsidR="00A755C4" w:rsidRPr="004D3F47" w:rsidRDefault="00A755C4" w:rsidP="004A5284">
            <w:pPr>
              <w:spacing w:before="120" w:after="0"/>
              <w:ind w:firstLine="0"/>
              <w:jc w:val="center"/>
            </w:pPr>
            <w:r w:rsidRPr="004D3F47">
              <w:t>Dominio .com — verifinca.</w:t>
            </w:r>
            <w:r w:rsidR="00BB2650" w:rsidRPr="004D3F47">
              <w:t>org</w:t>
            </w:r>
          </w:p>
        </w:tc>
        <w:tc>
          <w:tcPr>
            <w:tcW w:w="0" w:type="auto"/>
            <w:vAlign w:val="center"/>
            <w:hideMark/>
          </w:tcPr>
          <w:p w14:paraId="73B04D6B" w14:textId="77777777" w:rsidR="00A755C4" w:rsidRPr="004D3F47" w:rsidRDefault="00A755C4" w:rsidP="004A5284">
            <w:pPr>
              <w:spacing w:before="120" w:after="0"/>
              <w:ind w:firstLine="0"/>
              <w:jc w:val="center"/>
            </w:pPr>
            <w:r w:rsidRPr="004D3F47">
              <w:t>Namecheap</w:t>
            </w:r>
          </w:p>
        </w:tc>
        <w:tc>
          <w:tcPr>
            <w:tcW w:w="0" w:type="auto"/>
            <w:vAlign w:val="center"/>
            <w:hideMark/>
          </w:tcPr>
          <w:p w14:paraId="4D96EB72" w14:textId="05DBA4DC" w:rsidR="00A755C4" w:rsidRPr="004D3F47" w:rsidRDefault="00A755C4" w:rsidP="00095436">
            <w:pPr>
              <w:spacing w:before="120" w:after="0"/>
              <w:ind w:firstLine="0"/>
              <w:jc w:val="right"/>
            </w:pPr>
            <w:r w:rsidRPr="004D3F47">
              <w:t>Renovación: RD$</w:t>
            </w:r>
            <w:r w:rsidR="00696796" w:rsidRPr="004D3F47">
              <w:t>791</w:t>
            </w:r>
            <w:r w:rsidRPr="004D3F47">
              <w:t>/año</w:t>
            </w:r>
          </w:p>
        </w:tc>
        <w:tc>
          <w:tcPr>
            <w:tcW w:w="0" w:type="auto"/>
            <w:vAlign w:val="center"/>
            <w:hideMark/>
          </w:tcPr>
          <w:p w14:paraId="31D34BB5" w14:textId="565033DC" w:rsidR="00A755C4" w:rsidRPr="004D3F47" w:rsidRDefault="00A755C4" w:rsidP="004A5284">
            <w:pPr>
              <w:spacing w:before="120" w:after="0"/>
              <w:ind w:firstLine="0"/>
              <w:jc w:val="right"/>
            </w:pPr>
            <w:r w:rsidRPr="004D3F47">
              <w:t>RD$</w:t>
            </w:r>
            <w:r w:rsidR="00A17BA8">
              <w:t>1,461</w:t>
            </w:r>
            <w:r w:rsidRPr="004D3F47">
              <w:t xml:space="preserve"> (año 1)</w:t>
            </w:r>
          </w:p>
        </w:tc>
        <w:tc>
          <w:tcPr>
            <w:tcW w:w="0" w:type="auto"/>
            <w:vAlign w:val="center"/>
            <w:hideMark/>
          </w:tcPr>
          <w:p w14:paraId="120C29AF" w14:textId="77777777" w:rsidR="00A755C4" w:rsidRPr="004D3F47" w:rsidRDefault="00A755C4" w:rsidP="004A5284">
            <w:pPr>
              <w:spacing w:before="120" w:after="0"/>
              <w:ind w:firstLine="0"/>
              <w:jc w:val="center"/>
            </w:pPr>
            <w:r w:rsidRPr="004D3F47">
              <w:rPr>
                <w:b/>
              </w:rPr>
              <w:t>Esencial</w:t>
            </w:r>
          </w:p>
        </w:tc>
      </w:tr>
      <w:tr w:rsidR="00F26FD5" w:rsidRPr="00AE137E" w14:paraId="2DB23E0D" w14:textId="77777777" w:rsidTr="004A5284">
        <w:tc>
          <w:tcPr>
            <w:tcW w:w="0" w:type="auto"/>
            <w:vAlign w:val="center"/>
            <w:hideMark/>
          </w:tcPr>
          <w:p w14:paraId="56D5A7A2" w14:textId="77777777" w:rsidR="00A755C4" w:rsidRPr="004D3F47" w:rsidRDefault="00A755C4" w:rsidP="004A5284">
            <w:pPr>
              <w:spacing w:before="120" w:after="0"/>
              <w:ind w:firstLine="0"/>
              <w:jc w:val="center"/>
            </w:pPr>
            <w:r w:rsidRPr="004D3F47">
              <w:t>WhoisGuard (privacidad del dominio)</w:t>
            </w:r>
          </w:p>
        </w:tc>
        <w:tc>
          <w:tcPr>
            <w:tcW w:w="0" w:type="auto"/>
            <w:vAlign w:val="center"/>
            <w:hideMark/>
          </w:tcPr>
          <w:p w14:paraId="5D8CDEDF" w14:textId="77777777" w:rsidR="00A755C4" w:rsidRPr="004D3F47" w:rsidRDefault="00A755C4" w:rsidP="004A5284">
            <w:pPr>
              <w:spacing w:before="120" w:after="0"/>
              <w:ind w:firstLine="0"/>
              <w:jc w:val="center"/>
            </w:pPr>
            <w:r w:rsidRPr="004D3F47">
              <w:t>Namecheap</w:t>
            </w:r>
          </w:p>
        </w:tc>
        <w:tc>
          <w:tcPr>
            <w:tcW w:w="0" w:type="auto"/>
            <w:vAlign w:val="center"/>
            <w:hideMark/>
          </w:tcPr>
          <w:p w14:paraId="004EF5DF" w14:textId="77777777" w:rsidR="00A755C4" w:rsidRPr="004D3F47" w:rsidRDefault="00A755C4" w:rsidP="00095436">
            <w:pPr>
              <w:spacing w:before="120" w:after="0"/>
              <w:ind w:firstLine="0"/>
              <w:jc w:val="right"/>
            </w:pPr>
            <w:r w:rsidRPr="004D3F47">
              <w:t>Gratuito con .com</w:t>
            </w:r>
          </w:p>
        </w:tc>
        <w:tc>
          <w:tcPr>
            <w:tcW w:w="0" w:type="auto"/>
            <w:vAlign w:val="center"/>
            <w:hideMark/>
          </w:tcPr>
          <w:p w14:paraId="703B0BDB" w14:textId="77777777" w:rsidR="00A755C4" w:rsidRPr="004D3F47" w:rsidRDefault="00A755C4" w:rsidP="004A5284">
            <w:pPr>
              <w:spacing w:before="120" w:after="0"/>
              <w:ind w:firstLine="0"/>
              <w:jc w:val="right"/>
            </w:pPr>
            <w:r w:rsidRPr="004D3F47">
              <w:t>RD$0</w:t>
            </w:r>
          </w:p>
        </w:tc>
        <w:tc>
          <w:tcPr>
            <w:tcW w:w="0" w:type="auto"/>
            <w:vAlign w:val="center"/>
            <w:hideMark/>
          </w:tcPr>
          <w:p w14:paraId="2442B1F8" w14:textId="77777777" w:rsidR="00A755C4" w:rsidRPr="004D3F47" w:rsidRDefault="00A755C4" w:rsidP="004A5284">
            <w:pPr>
              <w:spacing w:before="120" w:after="0"/>
              <w:ind w:firstLine="0"/>
              <w:jc w:val="center"/>
            </w:pPr>
            <w:r w:rsidRPr="004D3F47">
              <w:t>Incluido</w:t>
            </w:r>
          </w:p>
        </w:tc>
      </w:tr>
      <w:tr w:rsidR="00F26FD5" w:rsidRPr="00AE137E" w14:paraId="5BBCF8A9" w14:textId="77777777" w:rsidTr="004A5284">
        <w:tc>
          <w:tcPr>
            <w:tcW w:w="0" w:type="auto"/>
            <w:vAlign w:val="center"/>
            <w:hideMark/>
          </w:tcPr>
          <w:p w14:paraId="2A035316" w14:textId="77777777" w:rsidR="00A755C4" w:rsidRPr="004D3F47" w:rsidRDefault="00A755C4" w:rsidP="004A5284">
            <w:pPr>
              <w:spacing w:before="120" w:after="0"/>
              <w:ind w:firstLine="0"/>
              <w:jc w:val="center"/>
            </w:pPr>
            <w:r w:rsidRPr="004D3F47">
              <w:t>Certificado SSL/TLS (Let's Encrypt)</w:t>
            </w:r>
          </w:p>
        </w:tc>
        <w:tc>
          <w:tcPr>
            <w:tcW w:w="0" w:type="auto"/>
            <w:vAlign w:val="center"/>
            <w:hideMark/>
          </w:tcPr>
          <w:p w14:paraId="5C974F14" w14:textId="77777777" w:rsidR="00A755C4" w:rsidRPr="004D3F47" w:rsidRDefault="00A755C4" w:rsidP="004A5284">
            <w:pPr>
              <w:spacing w:before="120" w:after="0"/>
              <w:ind w:firstLine="0"/>
              <w:jc w:val="center"/>
            </w:pPr>
            <w:r w:rsidRPr="004D3F47">
              <w:t>Azure App Service</w:t>
            </w:r>
          </w:p>
        </w:tc>
        <w:tc>
          <w:tcPr>
            <w:tcW w:w="0" w:type="auto"/>
            <w:vAlign w:val="center"/>
            <w:hideMark/>
          </w:tcPr>
          <w:p w14:paraId="33C1952C" w14:textId="77777777" w:rsidR="00A755C4" w:rsidRPr="004D3F47" w:rsidRDefault="00A755C4" w:rsidP="00095436">
            <w:pPr>
              <w:spacing w:before="120" w:after="0"/>
              <w:ind w:firstLine="0"/>
              <w:jc w:val="right"/>
            </w:pPr>
            <w:r w:rsidRPr="004D3F47">
              <w:t>Auto-renovación gratuita cada 90 días</w:t>
            </w:r>
          </w:p>
        </w:tc>
        <w:tc>
          <w:tcPr>
            <w:tcW w:w="0" w:type="auto"/>
            <w:vAlign w:val="center"/>
            <w:hideMark/>
          </w:tcPr>
          <w:p w14:paraId="248489D6" w14:textId="77777777" w:rsidR="00A755C4" w:rsidRPr="004D3F47" w:rsidRDefault="00A755C4" w:rsidP="004A5284">
            <w:pPr>
              <w:spacing w:before="120" w:after="0"/>
              <w:ind w:firstLine="0"/>
              <w:jc w:val="right"/>
            </w:pPr>
            <w:r w:rsidRPr="004D3F47">
              <w:t>RD$0</w:t>
            </w:r>
          </w:p>
        </w:tc>
        <w:tc>
          <w:tcPr>
            <w:tcW w:w="0" w:type="auto"/>
            <w:vAlign w:val="center"/>
            <w:hideMark/>
          </w:tcPr>
          <w:p w14:paraId="0BA889D9" w14:textId="77777777" w:rsidR="00A755C4" w:rsidRPr="004D3F47" w:rsidRDefault="00A755C4" w:rsidP="004A5284">
            <w:pPr>
              <w:spacing w:before="120" w:after="0"/>
              <w:ind w:firstLine="0"/>
              <w:jc w:val="center"/>
            </w:pPr>
            <w:r w:rsidRPr="004D3F47">
              <w:rPr>
                <w:b/>
              </w:rPr>
              <w:t>Esencial</w:t>
            </w:r>
          </w:p>
        </w:tc>
      </w:tr>
      <w:tr w:rsidR="00F26FD5" w:rsidRPr="00AE137E" w14:paraId="716E7B53" w14:textId="77777777" w:rsidTr="004A5284">
        <w:tc>
          <w:tcPr>
            <w:tcW w:w="0" w:type="auto"/>
            <w:vAlign w:val="center"/>
            <w:hideMark/>
          </w:tcPr>
          <w:p w14:paraId="7B9C5963" w14:textId="77777777" w:rsidR="00A755C4" w:rsidRPr="004D3F47" w:rsidRDefault="00A755C4" w:rsidP="004A5284">
            <w:pPr>
              <w:spacing w:before="120" w:after="0"/>
              <w:ind w:firstLine="0"/>
              <w:jc w:val="center"/>
              <w:rPr>
                <w:lang w:val="en-US"/>
              </w:rPr>
            </w:pPr>
            <w:r w:rsidRPr="004D3F47">
              <w:rPr>
                <w:lang w:val="en-US"/>
              </w:rPr>
              <w:t>Certificado EV SSL (Extended Validation)</w:t>
            </w:r>
          </w:p>
        </w:tc>
        <w:tc>
          <w:tcPr>
            <w:tcW w:w="0" w:type="auto"/>
            <w:vAlign w:val="center"/>
            <w:hideMark/>
          </w:tcPr>
          <w:p w14:paraId="381E1DAE" w14:textId="77777777" w:rsidR="00A755C4" w:rsidRPr="004D3F47" w:rsidRDefault="00A755C4" w:rsidP="004A5284">
            <w:pPr>
              <w:spacing w:before="120" w:after="0"/>
              <w:ind w:firstLine="0"/>
              <w:jc w:val="center"/>
            </w:pPr>
            <w:r w:rsidRPr="004D3F47">
              <w:t>Namecheap / DigiCert</w:t>
            </w:r>
          </w:p>
        </w:tc>
        <w:tc>
          <w:tcPr>
            <w:tcW w:w="0" w:type="auto"/>
            <w:vAlign w:val="center"/>
            <w:hideMark/>
          </w:tcPr>
          <w:p w14:paraId="766579A5" w14:textId="77777777" w:rsidR="00A755C4" w:rsidRPr="004D3F47" w:rsidRDefault="00A755C4" w:rsidP="00095436">
            <w:pPr>
              <w:spacing w:before="120" w:after="0"/>
              <w:ind w:firstLine="0"/>
              <w:jc w:val="right"/>
            </w:pPr>
            <w:r w:rsidRPr="004D3F47">
              <w:t>RD$12,121/año</w:t>
            </w:r>
          </w:p>
        </w:tc>
        <w:tc>
          <w:tcPr>
            <w:tcW w:w="0" w:type="auto"/>
            <w:vAlign w:val="center"/>
            <w:hideMark/>
          </w:tcPr>
          <w:p w14:paraId="2DF89C30" w14:textId="77777777" w:rsidR="00A755C4" w:rsidRPr="004D3F47" w:rsidRDefault="00A755C4" w:rsidP="004A5284">
            <w:pPr>
              <w:spacing w:before="120" w:after="0"/>
              <w:ind w:firstLine="0"/>
              <w:jc w:val="right"/>
            </w:pPr>
            <w:r w:rsidRPr="004D3F47">
              <w:t>RD$12,121/año</w:t>
            </w:r>
          </w:p>
        </w:tc>
        <w:tc>
          <w:tcPr>
            <w:tcW w:w="0" w:type="auto"/>
            <w:vAlign w:val="center"/>
            <w:hideMark/>
          </w:tcPr>
          <w:p w14:paraId="358CB0FC" w14:textId="77777777" w:rsidR="00A755C4" w:rsidRPr="004D3F47" w:rsidRDefault="00A755C4" w:rsidP="004A5284">
            <w:pPr>
              <w:spacing w:before="120" w:after="0"/>
              <w:ind w:firstLine="0"/>
              <w:jc w:val="center"/>
            </w:pPr>
            <w:r w:rsidRPr="004D3F47">
              <w:t>Opcional para onboarding bancario</w:t>
            </w:r>
          </w:p>
        </w:tc>
      </w:tr>
    </w:tbl>
    <w:p w14:paraId="04A8815B" w14:textId="61277A6B" w:rsidR="00095436" w:rsidRPr="00B531F2" w:rsidRDefault="00610BAA" w:rsidP="00610BAA">
      <w:pPr>
        <w:ind w:firstLine="0"/>
      </w:pPr>
      <w:r w:rsidRPr="00B531F2">
        <w:t>Fuente: Elaboración propia basado en</w:t>
      </w:r>
      <w:r w:rsidR="004D709A" w:rsidRPr="00B531F2">
        <w:t xml:space="preserve"> </w:t>
      </w:r>
      <w:sdt>
        <w:sdtPr>
          <w:id w:val="-151374395"/>
          <w:citation/>
        </w:sdtPr>
        <w:sdtEndPr/>
        <w:sdtContent>
          <w:r w:rsidR="00320B8A" w:rsidRPr="00B531F2">
            <w:fldChar w:fldCharType="begin"/>
          </w:r>
          <w:r w:rsidR="00320B8A" w:rsidRPr="00B531F2">
            <w:instrText xml:space="preserve">CITATION Nam26 \l 2058 </w:instrText>
          </w:r>
          <w:r w:rsidR="00320B8A" w:rsidRPr="00B531F2">
            <w:fldChar w:fldCharType="separate"/>
          </w:r>
          <w:r w:rsidR="00852EF3" w:rsidRPr="00852EF3">
            <w:rPr>
              <w:noProof/>
            </w:rPr>
            <w:t>(Namecheap, Domain name search and pricing, 2026)</w:t>
          </w:r>
          <w:r w:rsidR="00320B8A" w:rsidRPr="00B531F2">
            <w:fldChar w:fldCharType="end"/>
          </w:r>
        </w:sdtContent>
      </w:sdt>
    </w:p>
    <w:p w14:paraId="5F0E35DB" w14:textId="2972DB03" w:rsidR="00A755C4" w:rsidRPr="00B531F2" w:rsidRDefault="00A755C4" w:rsidP="00A755C4">
      <w:r w:rsidRPr="00B531F2">
        <w:t xml:space="preserve">El certificado EV SSL muestra la barra verde con el nombre de la empresa en los navegadores, lo cual es percibido por bancos y notarías como indicador de seriedad institucional. Aunque no es técnicamente obligatorio, puede ser determinante para el cierre de contratos Enterprise </w:t>
      </w:r>
      <w:sdt>
        <w:sdtPr>
          <w:id w:val="865567905"/>
          <w:citation/>
        </w:sdtPr>
        <w:sdtEndPr/>
        <w:sdtContent>
          <w:r w:rsidRPr="00B531F2">
            <w:fldChar w:fldCharType="begin"/>
          </w:r>
          <w:r w:rsidRPr="00B531F2">
            <w:instrText xml:space="preserve"> CITATION Ghu24 \l 2058 </w:instrText>
          </w:r>
          <w:r w:rsidRPr="00B531F2">
            <w:fldChar w:fldCharType="separate"/>
          </w:r>
          <w:r w:rsidR="00852EF3" w:rsidRPr="00852EF3">
            <w:rPr>
              <w:noProof/>
            </w:rPr>
            <w:t>(Ghuman, 2024)</w:t>
          </w:r>
          <w:r w:rsidRPr="00B531F2">
            <w:fldChar w:fldCharType="end"/>
          </w:r>
        </w:sdtContent>
      </w:sdt>
      <w:r w:rsidRPr="00B531F2">
        <w:t>.</w:t>
      </w:r>
    </w:p>
    <w:p w14:paraId="6D522BBB" w14:textId="6813ECEB" w:rsidR="00A755C4" w:rsidRPr="00B531F2" w:rsidRDefault="00A755C4" w:rsidP="00A755C4">
      <w:pPr>
        <w:spacing w:before="120" w:after="200" w:line="264" w:lineRule="auto"/>
        <w:ind w:firstLine="0"/>
        <w:rPr>
          <w:rFonts w:eastAsiaTheme="majorEastAsia" w:cstheme="majorBidi"/>
          <w:b/>
          <w:i/>
          <w:color w:val="000000" w:themeColor="accent1" w:themeShade="80"/>
        </w:rPr>
      </w:pPr>
    </w:p>
    <w:p w14:paraId="04649FAC" w14:textId="77777777" w:rsidR="00A755C4" w:rsidRPr="00B531F2" w:rsidRDefault="00A755C4" w:rsidP="00A755C4">
      <w:pPr>
        <w:pStyle w:val="Ttulo5"/>
      </w:pPr>
      <w:r w:rsidRPr="00B531F2">
        <w:t>Servicios de IA y Procesamiento Documental</w:t>
      </w:r>
    </w:p>
    <w:p w14:paraId="234E2AFB" w14:textId="7856ACFE" w:rsidR="00A755C4" w:rsidRPr="00B531F2" w:rsidRDefault="00A755C4" w:rsidP="00617FE9">
      <w:pPr>
        <w:pStyle w:val="Figuras"/>
      </w:pPr>
      <w:bookmarkStart w:id="59" w:name="_Toc227357384"/>
      <w:r w:rsidRPr="00B531F2">
        <w:t xml:space="preserve">Tabla </w:t>
      </w:r>
      <w:r>
        <w:fldChar w:fldCharType="begin"/>
      </w:r>
      <w:r>
        <w:instrText xml:space="preserve"> SEQ Tabla \* ARABIC </w:instrText>
      </w:r>
      <w:r>
        <w:fldChar w:fldCharType="separate"/>
      </w:r>
      <w:r w:rsidR="00B111AF">
        <w:rPr>
          <w:noProof/>
        </w:rPr>
        <w:t>14</w:t>
      </w:r>
      <w:r>
        <w:rPr>
          <w:noProof/>
        </w:rPr>
        <w:fldChar w:fldCharType="end"/>
      </w:r>
      <w:r w:rsidRPr="00B531F2">
        <w:br/>
        <w:t>Herramientas de IA y servicios integrados</w:t>
      </w:r>
      <w:bookmarkEnd w:id="59"/>
    </w:p>
    <w:tbl>
      <w:tblPr>
        <w:tblStyle w:val="Tablanormal2"/>
        <w:tblW w:w="5000" w:type="pct"/>
        <w:tblLook w:val="0620" w:firstRow="1" w:lastRow="0" w:firstColumn="0" w:lastColumn="0" w:noHBand="1" w:noVBand="1"/>
      </w:tblPr>
      <w:tblGrid>
        <w:gridCol w:w="1672"/>
        <w:gridCol w:w="2300"/>
        <w:gridCol w:w="1200"/>
        <w:gridCol w:w="1126"/>
        <w:gridCol w:w="1913"/>
        <w:gridCol w:w="1149"/>
      </w:tblGrid>
      <w:tr w:rsidR="00D9590D" w:rsidRPr="00AE137E" w14:paraId="6678FA0A" w14:textId="77777777" w:rsidTr="004A5284">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08D39A15" w14:textId="77777777" w:rsidR="00A755C4" w:rsidRPr="004D3F47" w:rsidRDefault="00A755C4" w:rsidP="004A5284">
            <w:pPr>
              <w:spacing w:before="120" w:after="0"/>
              <w:ind w:firstLine="0"/>
              <w:jc w:val="center"/>
            </w:pPr>
            <w:r w:rsidRPr="004D3F47">
              <w:t>Servicio</w:t>
            </w:r>
          </w:p>
        </w:tc>
        <w:tc>
          <w:tcPr>
            <w:tcW w:w="0" w:type="auto"/>
            <w:vAlign w:val="center"/>
            <w:hideMark/>
          </w:tcPr>
          <w:p w14:paraId="38CAC244" w14:textId="77777777" w:rsidR="00A755C4" w:rsidRPr="004D3F47" w:rsidRDefault="00A755C4" w:rsidP="004A5284">
            <w:pPr>
              <w:spacing w:before="120" w:after="0"/>
              <w:ind w:firstLine="0"/>
              <w:jc w:val="center"/>
            </w:pPr>
            <w:r w:rsidRPr="004D3F47">
              <w:t>Función en VeriFinca</w:t>
            </w:r>
          </w:p>
        </w:tc>
        <w:tc>
          <w:tcPr>
            <w:tcW w:w="0" w:type="auto"/>
            <w:vAlign w:val="center"/>
            <w:hideMark/>
          </w:tcPr>
          <w:p w14:paraId="558B6BBD" w14:textId="77777777" w:rsidR="00A755C4" w:rsidRPr="004D3F47" w:rsidRDefault="00A755C4" w:rsidP="004A5284">
            <w:pPr>
              <w:spacing w:before="120" w:after="0"/>
              <w:ind w:firstLine="0"/>
              <w:jc w:val="center"/>
            </w:pPr>
            <w:r w:rsidRPr="004D3F47">
              <w:t>Tier startup</w:t>
            </w:r>
          </w:p>
        </w:tc>
        <w:tc>
          <w:tcPr>
            <w:tcW w:w="0" w:type="auto"/>
            <w:vAlign w:val="center"/>
            <w:hideMark/>
          </w:tcPr>
          <w:p w14:paraId="60B124F9" w14:textId="77777777" w:rsidR="00A755C4" w:rsidRPr="004D3F47" w:rsidRDefault="00A755C4" w:rsidP="004A5284">
            <w:pPr>
              <w:spacing w:before="120" w:after="0"/>
              <w:ind w:firstLine="0"/>
              <w:jc w:val="center"/>
            </w:pPr>
            <w:r w:rsidRPr="004D3F47">
              <w:t>Costo startup</w:t>
            </w:r>
          </w:p>
        </w:tc>
        <w:tc>
          <w:tcPr>
            <w:tcW w:w="0" w:type="auto"/>
            <w:vAlign w:val="center"/>
            <w:hideMark/>
          </w:tcPr>
          <w:p w14:paraId="06E45334" w14:textId="77777777" w:rsidR="00A755C4" w:rsidRPr="004D3F47" w:rsidRDefault="00A755C4" w:rsidP="004A5284">
            <w:pPr>
              <w:spacing w:before="120" w:after="0"/>
              <w:ind w:firstLine="0"/>
              <w:jc w:val="center"/>
            </w:pPr>
            <w:r w:rsidRPr="004D3F47">
              <w:t>Tier scale-up</w:t>
            </w:r>
          </w:p>
        </w:tc>
        <w:tc>
          <w:tcPr>
            <w:tcW w:w="0" w:type="auto"/>
            <w:vAlign w:val="center"/>
            <w:hideMark/>
          </w:tcPr>
          <w:p w14:paraId="0058B734" w14:textId="77777777" w:rsidR="00A755C4" w:rsidRPr="004D3F47" w:rsidRDefault="00A755C4" w:rsidP="004A5284">
            <w:pPr>
              <w:spacing w:before="120" w:after="0"/>
              <w:ind w:firstLine="0"/>
              <w:jc w:val="center"/>
            </w:pPr>
            <w:r w:rsidRPr="004D3F47">
              <w:t>Costo scale-up</w:t>
            </w:r>
          </w:p>
        </w:tc>
      </w:tr>
      <w:tr w:rsidR="00D9590D" w:rsidRPr="00AE137E" w14:paraId="440FE69C" w14:textId="77777777" w:rsidTr="004A5284">
        <w:tc>
          <w:tcPr>
            <w:tcW w:w="0" w:type="auto"/>
            <w:vAlign w:val="center"/>
            <w:hideMark/>
          </w:tcPr>
          <w:p w14:paraId="4A1D3BA8" w14:textId="77777777" w:rsidR="00A755C4" w:rsidRPr="004D3F47" w:rsidRDefault="00A755C4" w:rsidP="004A5284">
            <w:pPr>
              <w:spacing w:before="120" w:after="0"/>
              <w:ind w:firstLine="0"/>
              <w:jc w:val="center"/>
            </w:pPr>
            <w:r w:rsidRPr="004D3F47">
              <w:t>Azure AI Document Intelligence</w:t>
            </w:r>
          </w:p>
        </w:tc>
        <w:tc>
          <w:tcPr>
            <w:tcW w:w="0" w:type="auto"/>
            <w:vAlign w:val="center"/>
            <w:hideMark/>
          </w:tcPr>
          <w:p w14:paraId="5E868514" w14:textId="77777777" w:rsidR="00A755C4" w:rsidRPr="004D3F47" w:rsidRDefault="00A755C4" w:rsidP="004A5284">
            <w:pPr>
              <w:spacing w:before="120" w:after="0"/>
              <w:ind w:firstLine="0"/>
              <w:jc w:val="center"/>
            </w:pPr>
            <w:r w:rsidRPr="004D3F47">
              <w:t>OCR de títulos, planos y permisos</w:t>
            </w:r>
          </w:p>
        </w:tc>
        <w:tc>
          <w:tcPr>
            <w:tcW w:w="0" w:type="auto"/>
            <w:vAlign w:val="center"/>
            <w:hideMark/>
          </w:tcPr>
          <w:p w14:paraId="69AC436E" w14:textId="77777777" w:rsidR="00A755C4" w:rsidRPr="004D3F47" w:rsidRDefault="00A755C4" w:rsidP="004A5284">
            <w:pPr>
              <w:spacing w:before="120" w:after="0"/>
              <w:ind w:firstLine="0"/>
              <w:jc w:val="center"/>
            </w:pPr>
            <w:r w:rsidRPr="004D3F47">
              <w:t>Free (500 pág/mes)</w:t>
            </w:r>
          </w:p>
        </w:tc>
        <w:tc>
          <w:tcPr>
            <w:tcW w:w="0" w:type="auto"/>
            <w:vAlign w:val="center"/>
            <w:hideMark/>
          </w:tcPr>
          <w:p w14:paraId="10A3B3C6" w14:textId="5DE251A4" w:rsidR="00A755C4" w:rsidRPr="004D3F47" w:rsidRDefault="00A755C4" w:rsidP="004A5284">
            <w:pPr>
              <w:spacing w:before="120" w:after="0"/>
              <w:ind w:firstLine="0"/>
              <w:jc w:val="right"/>
            </w:pPr>
            <w:r w:rsidRPr="004D3F47">
              <w:t>$</w:t>
            </w:r>
            <w:r w:rsidR="00C60E60">
              <w:t>45.5</w:t>
            </w:r>
          </w:p>
        </w:tc>
        <w:tc>
          <w:tcPr>
            <w:tcW w:w="0" w:type="auto"/>
            <w:vAlign w:val="center"/>
            <w:hideMark/>
          </w:tcPr>
          <w:p w14:paraId="73345A1D" w14:textId="77777777" w:rsidR="00A755C4" w:rsidRPr="004D3F47" w:rsidRDefault="00A755C4" w:rsidP="004A5284">
            <w:pPr>
              <w:spacing w:before="120" w:after="0"/>
              <w:ind w:firstLine="0"/>
              <w:jc w:val="center"/>
            </w:pPr>
            <w:r w:rsidRPr="004D3F47">
              <w:t>Prebuilt ($1.50/1,000 págs.)</w:t>
            </w:r>
          </w:p>
        </w:tc>
        <w:tc>
          <w:tcPr>
            <w:tcW w:w="0" w:type="auto"/>
            <w:vAlign w:val="center"/>
            <w:hideMark/>
          </w:tcPr>
          <w:p w14:paraId="3A720AAA" w14:textId="4E62EECC" w:rsidR="00A755C4" w:rsidRPr="004D3F47" w:rsidRDefault="00A755C4" w:rsidP="004A5284">
            <w:pPr>
              <w:spacing w:before="120" w:after="0"/>
              <w:ind w:firstLine="0"/>
              <w:jc w:val="right"/>
            </w:pPr>
            <w:r w:rsidRPr="004D3F47">
              <w:t>$</w:t>
            </w:r>
            <w:r w:rsidR="008834EB">
              <w:t>558</w:t>
            </w:r>
            <w:r w:rsidRPr="004D3F47">
              <w:t>/mes</w:t>
            </w:r>
          </w:p>
        </w:tc>
      </w:tr>
      <w:tr w:rsidR="00D9590D" w:rsidRPr="00AE137E" w14:paraId="054A7157" w14:textId="77777777" w:rsidTr="004A5284">
        <w:tc>
          <w:tcPr>
            <w:tcW w:w="0" w:type="auto"/>
            <w:vAlign w:val="center"/>
            <w:hideMark/>
          </w:tcPr>
          <w:p w14:paraId="310EDA1F" w14:textId="77777777" w:rsidR="00A755C4" w:rsidRPr="004D3F47" w:rsidRDefault="00A755C4" w:rsidP="004A5284">
            <w:pPr>
              <w:spacing w:before="120" w:after="0"/>
              <w:ind w:firstLine="0"/>
              <w:jc w:val="center"/>
            </w:pPr>
            <w:r w:rsidRPr="004D3F47">
              <w:lastRenderedPageBreak/>
              <w:t>QRCoder (.NET library)</w:t>
            </w:r>
          </w:p>
        </w:tc>
        <w:tc>
          <w:tcPr>
            <w:tcW w:w="0" w:type="auto"/>
            <w:vAlign w:val="center"/>
            <w:hideMark/>
          </w:tcPr>
          <w:p w14:paraId="21D29CDF" w14:textId="77777777" w:rsidR="00A755C4" w:rsidRPr="004D3F47" w:rsidRDefault="00A755C4" w:rsidP="004A5284">
            <w:pPr>
              <w:spacing w:before="120" w:after="0"/>
              <w:ind w:firstLine="0"/>
              <w:jc w:val="center"/>
            </w:pPr>
            <w:r w:rsidRPr="004D3F47">
              <w:t>Generación de códigos QR para Sellos</w:t>
            </w:r>
          </w:p>
        </w:tc>
        <w:tc>
          <w:tcPr>
            <w:tcW w:w="0" w:type="auto"/>
            <w:vAlign w:val="center"/>
            <w:hideMark/>
          </w:tcPr>
          <w:p w14:paraId="27D8E709" w14:textId="77777777" w:rsidR="00A755C4" w:rsidRPr="004D3F47" w:rsidRDefault="00A755C4" w:rsidP="004A5284">
            <w:pPr>
              <w:spacing w:before="120" w:after="0"/>
              <w:ind w:firstLine="0"/>
              <w:jc w:val="center"/>
            </w:pPr>
            <w:r w:rsidRPr="004D3F47">
              <w:t>Open Source</w:t>
            </w:r>
          </w:p>
        </w:tc>
        <w:tc>
          <w:tcPr>
            <w:tcW w:w="0" w:type="auto"/>
            <w:vAlign w:val="center"/>
            <w:hideMark/>
          </w:tcPr>
          <w:p w14:paraId="47241DCF" w14:textId="446FE95E" w:rsidR="00A755C4" w:rsidRPr="004D3F47" w:rsidRDefault="00A755C4" w:rsidP="004A5284">
            <w:pPr>
              <w:spacing w:before="120" w:after="0"/>
              <w:ind w:firstLine="0"/>
              <w:jc w:val="right"/>
            </w:pPr>
            <w:r w:rsidRPr="004D3F47">
              <w:t>$</w:t>
            </w:r>
            <w:r w:rsidR="00C60E60">
              <w:t>31</w:t>
            </w:r>
            <w:r w:rsidR="00343625">
              <w:t>.</w:t>
            </w:r>
            <w:r w:rsidRPr="004D3F47">
              <w:t>0</w:t>
            </w:r>
          </w:p>
        </w:tc>
        <w:tc>
          <w:tcPr>
            <w:tcW w:w="0" w:type="auto"/>
            <w:vAlign w:val="center"/>
            <w:hideMark/>
          </w:tcPr>
          <w:p w14:paraId="4F986A5C" w14:textId="77777777" w:rsidR="00A755C4" w:rsidRPr="004D3F47" w:rsidRDefault="00A755C4" w:rsidP="004A5284">
            <w:pPr>
              <w:spacing w:before="120" w:after="0"/>
              <w:ind w:firstLine="0"/>
              <w:jc w:val="center"/>
            </w:pPr>
            <w:r w:rsidRPr="004D3F47">
              <w:t>Open Source</w:t>
            </w:r>
          </w:p>
        </w:tc>
        <w:tc>
          <w:tcPr>
            <w:tcW w:w="0" w:type="auto"/>
            <w:vAlign w:val="center"/>
            <w:hideMark/>
          </w:tcPr>
          <w:p w14:paraId="2535354C" w14:textId="7969311B" w:rsidR="00A755C4" w:rsidRPr="004D3F47" w:rsidRDefault="00A755C4" w:rsidP="004A5284">
            <w:pPr>
              <w:spacing w:before="120" w:after="0"/>
              <w:ind w:firstLine="0"/>
              <w:jc w:val="right"/>
            </w:pPr>
            <w:r w:rsidRPr="004D3F47">
              <w:t>$0</w:t>
            </w:r>
          </w:p>
        </w:tc>
      </w:tr>
      <w:tr w:rsidR="00D9590D" w:rsidRPr="00AE137E" w14:paraId="1ADAD44D" w14:textId="77777777" w:rsidTr="004A5284">
        <w:tc>
          <w:tcPr>
            <w:tcW w:w="0" w:type="auto"/>
            <w:vAlign w:val="center"/>
            <w:hideMark/>
          </w:tcPr>
          <w:p w14:paraId="13EACA16" w14:textId="77777777" w:rsidR="00A755C4" w:rsidRPr="004D3F47" w:rsidRDefault="00A755C4" w:rsidP="004A5284">
            <w:pPr>
              <w:spacing w:before="120" w:after="0"/>
              <w:ind w:firstLine="0"/>
              <w:jc w:val="center"/>
            </w:pPr>
            <w:r w:rsidRPr="004D3F47">
              <w:t>DinkToPdf / SelectPdf (.NET)</w:t>
            </w:r>
          </w:p>
        </w:tc>
        <w:tc>
          <w:tcPr>
            <w:tcW w:w="0" w:type="auto"/>
            <w:vAlign w:val="center"/>
            <w:hideMark/>
          </w:tcPr>
          <w:p w14:paraId="3157594D" w14:textId="77777777" w:rsidR="00A755C4" w:rsidRPr="004D3F47" w:rsidRDefault="00A755C4" w:rsidP="004A5284">
            <w:pPr>
              <w:spacing w:before="120" w:after="0"/>
              <w:ind w:firstLine="0"/>
              <w:jc w:val="center"/>
            </w:pPr>
            <w:r w:rsidRPr="004D3F47">
              <w:t>Generación de certificados PDF</w:t>
            </w:r>
          </w:p>
        </w:tc>
        <w:tc>
          <w:tcPr>
            <w:tcW w:w="0" w:type="auto"/>
            <w:vAlign w:val="center"/>
            <w:hideMark/>
          </w:tcPr>
          <w:p w14:paraId="7F09B85C" w14:textId="77777777" w:rsidR="00A755C4" w:rsidRPr="004D3F47" w:rsidRDefault="00A755C4" w:rsidP="004A5284">
            <w:pPr>
              <w:spacing w:before="120" w:after="0"/>
              <w:ind w:firstLine="0"/>
              <w:jc w:val="center"/>
            </w:pPr>
            <w:r w:rsidRPr="004D3F47">
              <w:t>Open Source</w:t>
            </w:r>
          </w:p>
        </w:tc>
        <w:tc>
          <w:tcPr>
            <w:tcW w:w="0" w:type="auto"/>
            <w:vAlign w:val="center"/>
            <w:hideMark/>
          </w:tcPr>
          <w:p w14:paraId="32F29603" w14:textId="51341210" w:rsidR="00A755C4" w:rsidRPr="004D3F47" w:rsidRDefault="00A755C4" w:rsidP="004A5284">
            <w:pPr>
              <w:spacing w:before="120" w:after="0"/>
              <w:ind w:firstLine="0"/>
              <w:jc w:val="right"/>
            </w:pPr>
            <w:r w:rsidRPr="004D3F47">
              <w:t>$0</w:t>
            </w:r>
          </w:p>
        </w:tc>
        <w:tc>
          <w:tcPr>
            <w:tcW w:w="0" w:type="auto"/>
            <w:vAlign w:val="center"/>
            <w:hideMark/>
          </w:tcPr>
          <w:p w14:paraId="1F71BCD8" w14:textId="77777777" w:rsidR="00A755C4" w:rsidRPr="004D3F47" w:rsidRDefault="00A755C4" w:rsidP="004A5284">
            <w:pPr>
              <w:spacing w:before="120" w:after="0"/>
              <w:ind w:firstLine="0"/>
              <w:jc w:val="center"/>
            </w:pPr>
            <w:r w:rsidRPr="004D3F47">
              <w:t>Open Source</w:t>
            </w:r>
          </w:p>
        </w:tc>
        <w:tc>
          <w:tcPr>
            <w:tcW w:w="0" w:type="auto"/>
            <w:vAlign w:val="center"/>
            <w:hideMark/>
          </w:tcPr>
          <w:p w14:paraId="69667672" w14:textId="5723D995" w:rsidR="00A755C4" w:rsidRPr="004D3F47" w:rsidRDefault="00A755C4" w:rsidP="004A5284">
            <w:pPr>
              <w:spacing w:before="120" w:after="0"/>
              <w:ind w:firstLine="0"/>
              <w:jc w:val="right"/>
            </w:pPr>
            <w:r w:rsidRPr="004D3F47">
              <w:t>$0</w:t>
            </w:r>
          </w:p>
        </w:tc>
      </w:tr>
      <w:tr w:rsidR="00D9590D" w:rsidRPr="00AE137E" w14:paraId="2C7B9183" w14:textId="77777777" w:rsidTr="004A5284">
        <w:tc>
          <w:tcPr>
            <w:tcW w:w="0" w:type="auto"/>
            <w:vAlign w:val="center"/>
            <w:hideMark/>
          </w:tcPr>
          <w:p w14:paraId="580F3C21" w14:textId="77777777" w:rsidR="00A755C4" w:rsidRPr="004D3F47" w:rsidRDefault="00A755C4" w:rsidP="004A5284">
            <w:pPr>
              <w:spacing w:before="120" w:after="0"/>
              <w:ind w:firstLine="0"/>
              <w:jc w:val="center"/>
            </w:pPr>
            <w:r w:rsidRPr="004D3F47">
              <w:t>Azure Maps API</w:t>
            </w:r>
          </w:p>
        </w:tc>
        <w:tc>
          <w:tcPr>
            <w:tcW w:w="0" w:type="auto"/>
            <w:vAlign w:val="center"/>
            <w:hideMark/>
          </w:tcPr>
          <w:p w14:paraId="5B8293A1" w14:textId="77777777" w:rsidR="00A755C4" w:rsidRPr="004D3F47" w:rsidRDefault="00A755C4" w:rsidP="004A5284">
            <w:pPr>
              <w:spacing w:before="120" w:after="0"/>
              <w:ind w:firstLine="0"/>
              <w:jc w:val="center"/>
            </w:pPr>
            <w:r w:rsidRPr="004D3F47">
              <w:t>Georreferenciación catastral</w:t>
            </w:r>
          </w:p>
        </w:tc>
        <w:tc>
          <w:tcPr>
            <w:tcW w:w="0" w:type="auto"/>
            <w:vAlign w:val="center"/>
            <w:hideMark/>
          </w:tcPr>
          <w:p w14:paraId="3B6678EE" w14:textId="77777777" w:rsidR="00A755C4" w:rsidRPr="004D3F47" w:rsidRDefault="00A755C4" w:rsidP="004A5284">
            <w:pPr>
              <w:spacing w:before="120" w:after="0"/>
              <w:ind w:firstLine="0"/>
              <w:jc w:val="center"/>
            </w:pPr>
            <w:r w:rsidRPr="004D3F47">
              <w:t>Free (5K req/mes)</w:t>
            </w:r>
          </w:p>
        </w:tc>
        <w:tc>
          <w:tcPr>
            <w:tcW w:w="0" w:type="auto"/>
            <w:vAlign w:val="center"/>
            <w:hideMark/>
          </w:tcPr>
          <w:p w14:paraId="653A1C73" w14:textId="24054ED8" w:rsidR="00A755C4" w:rsidRPr="004D3F47" w:rsidRDefault="00A755C4" w:rsidP="004A5284">
            <w:pPr>
              <w:spacing w:before="120" w:after="0"/>
              <w:ind w:firstLine="0"/>
              <w:jc w:val="right"/>
            </w:pPr>
            <w:r w:rsidRPr="004D3F47" w:rsidDel="00343625">
              <w:t>$</w:t>
            </w:r>
            <w:r w:rsidRPr="004D3F47">
              <w:t>0</w:t>
            </w:r>
          </w:p>
        </w:tc>
        <w:tc>
          <w:tcPr>
            <w:tcW w:w="0" w:type="auto"/>
            <w:vAlign w:val="center"/>
            <w:hideMark/>
          </w:tcPr>
          <w:p w14:paraId="01624764" w14:textId="77777777" w:rsidR="00A755C4" w:rsidRPr="004D3F47" w:rsidRDefault="00A755C4" w:rsidP="004A5284">
            <w:pPr>
              <w:spacing w:before="120" w:after="0"/>
              <w:ind w:firstLine="0"/>
              <w:jc w:val="center"/>
            </w:pPr>
            <w:r w:rsidRPr="004D3F47">
              <w:t>$0.50/1,000 req</w:t>
            </w:r>
          </w:p>
        </w:tc>
        <w:tc>
          <w:tcPr>
            <w:tcW w:w="0" w:type="auto"/>
            <w:vAlign w:val="center"/>
            <w:hideMark/>
          </w:tcPr>
          <w:p w14:paraId="3259721D" w14:textId="7AAE816B" w:rsidR="00A755C4" w:rsidRPr="004D3F47" w:rsidRDefault="00A755C4" w:rsidP="004A5284">
            <w:pPr>
              <w:spacing w:before="120" w:after="0"/>
              <w:ind w:firstLine="0"/>
              <w:jc w:val="right"/>
            </w:pPr>
            <w:r w:rsidRPr="004D3F47">
              <w:t>$3</w:t>
            </w:r>
            <w:r w:rsidR="008834EB">
              <w:t>72</w:t>
            </w:r>
            <w:r w:rsidRPr="004D3F47">
              <w:t>/mes</w:t>
            </w:r>
          </w:p>
        </w:tc>
      </w:tr>
      <w:tr w:rsidR="00705B74" w:rsidRPr="00AE137E" w14:paraId="35891C3C" w14:textId="77777777" w:rsidTr="00635A25">
        <w:tc>
          <w:tcPr>
            <w:tcW w:w="0" w:type="auto"/>
            <w:hideMark/>
          </w:tcPr>
          <w:p w14:paraId="1B8A1ECE" w14:textId="4A42A80A" w:rsidR="00705B74" w:rsidRPr="004D3F47" w:rsidRDefault="00705B74" w:rsidP="00705B74">
            <w:pPr>
              <w:spacing w:before="120" w:after="0"/>
              <w:ind w:firstLine="0"/>
              <w:jc w:val="center"/>
            </w:pPr>
            <w:r w:rsidRPr="00BF574D">
              <w:t>Resend</w:t>
            </w:r>
          </w:p>
        </w:tc>
        <w:tc>
          <w:tcPr>
            <w:tcW w:w="0" w:type="auto"/>
            <w:hideMark/>
          </w:tcPr>
          <w:p w14:paraId="1CCC7641" w14:textId="6B4E231F" w:rsidR="00705B74" w:rsidRPr="004D3F47" w:rsidRDefault="00705B74" w:rsidP="00705B74">
            <w:pPr>
              <w:spacing w:before="120" w:after="0"/>
              <w:ind w:firstLine="0"/>
              <w:jc w:val="center"/>
            </w:pPr>
            <w:r w:rsidRPr="00BF574D">
              <w:t>Emails transacc.</w:t>
            </w:r>
          </w:p>
        </w:tc>
        <w:tc>
          <w:tcPr>
            <w:tcW w:w="0" w:type="auto"/>
            <w:hideMark/>
          </w:tcPr>
          <w:p w14:paraId="6AE15A4A" w14:textId="187BBDEB" w:rsidR="00705B74" w:rsidRPr="004D3F47" w:rsidRDefault="00705B74" w:rsidP="00705B74">
            <w:pPr>
              <w:spacing w:before="120" w:after="0"/>
              <w:ind w:firstLine="0"/>
              <w:jc w:val="center"/>
            </w:pPr>
            <w:r w:rsidRPr="00BF574D">
              <w:t>Pro 50K/mes</w:t>
            </w:r>
          </w:p>
        </w:tc>
        <w:tc>
          <w:tcPr>
            <w:tcW w:w="0" w:type="auto"/>
            <w:hideMark/>
          </w:tcPr>
          <w:p w14:paraId="6251B3B1" w14:textId="2E0D687F" w:rsidR="00705B74" w:rsidRPr="004D3F47" w:rsidRDefault="00705B74" w:rsidP="00705B74">
            <w:pPr>
              <w:spacing w:before="120" w:after="0"/>
              <w:ind w:firstLine="0"/>
              <w:jc w:val="right"/>
            </w:pPr>
            <w:r w:rsidRPr="00BF574D">
              <w:t xml:space="preserve"> $1,218.00 </w:t>
            </w:r>
          </w:p>
        </w:tc>
        <w:tc>
          <w:tcPr>
            <w:tcW w:w="0" w:type="auto"/>
            <w:hideMark/>
          </w:tcPr>
          <w:p w14:paraId="7367779F" w14:textId="582B059A" w:rsidR="00705B74" w:rsidRPr="004D3F47" w:rsidRDefault="00705B74" w:rsidP="00705B74">
            <w:pPr>
              <w:spacing w:before="120" w:after="0"/>
              <w:ind w:firstLine="0"/>
              <w:jc w:val="center"/>
            </w:pPr>
            <w:r w:rsidRPr="00BF574D">
              <w:t>Scale 100K/mes</w:t>
            </w:r>
          </w:p>
        </w:tc>
        <w:tc>
          <w:tcPr>
            <w:tcW w:w="0" w:type="auto"/>
            <w:hideMark/>
          </w:tcPr>
          <w:p w14:paraId="6365054C" w14:textId="065EF9DB" w:rsidR="00705B74" w:rsidRPr="004D3F47" w:rsidRDefault="00705B74" w:rsidP="00705B74">
            <w:pPr>
              <w:spacing w:before="120" w:after="0"/>
              <w:ind w:firstLine="0"/>
              <w:jc w:val="right"/>
            </w:pPr>
            <w:r w:rsidRPr="00BF574D">
              <w:t xml:space="preserve"> $5,482.00 </w:t>
            </w:r>
          </w:p>
        </w:tc>
      </w:tr>
      <w:tr w:rsidR="00705B74" w:rsidRPr="00AE137E" w14:paraId="1E28EEB6" w14:textId="77777777" w:rsidTr="00635A25">
        <w:tc>
          <w:tcPr>
            <w:tcW w:w="0" w:type="auto"/>
          </w:tcPr>
          <w:p w14:paraId="1C43E9A9" w14:textId="04A3FB50" w:rsidR="00705B74" w:rsidRPr="004D3F47" w:rsidRDefault="00705B74" w:rsidP="00705B74">
            <w:pPr>
              <w:spacing w:before="120" w:after="0"/>
              <w:ind w:firstLine="0"/>
              <w:jc w:val="center"/>
            </w:pPr>
            <w:r w:rsidRPr="00BF574D">
              <w:t>Stripe Checkout</w:t>
            </w:r>
          </w:p>
        </w:tc>
        <w:tc>
          <w:tcPr>
            <w:tcW w:w="0" w:type="auto"/>
          </w:tcPr>
          <w:p w14:paraId="7467B7A2" w14:textId="21ECDABF" w:rsidR="00705B74" w:rsidRPr="004D3F47" w:rsidRDefault="00705B74" w:rsidP="00705B74">
            <w:pPr>
              <w:spacing w:before="120" w:after="0"/>
              <w:ind w:firstLine="0"/>
              <w:jc w:val="center"/>
            </w:pPr>
            <w:r w:rsidRPr="00BF574D">
              <w:t>Cobro suscripc.</w:t>
            </w:r>
          </w:p>
        </w:tc>
        <w:tc>
          <w:tcPr>
            <w:tcW w:w="0" w:type="auto"/>
          </w:tcPr>
          <w:p w14:paraId="49FCA761" w14:textId="16908B16" w:rsidR="00705B74" w:rsidRPr="004D3F47" w:rsidRDefault="00705B74" w:rsidP="00705B74">
            <w:pPr>
              <w:spacing w:before="120" w:after="0"/>
              <w:ind w:firstLine="0"/>
              <w:jc w:val="center"/>
            </w:pPr>
            <w:r w:rsidRPr="00BF574D">
              <w:t>Pay-as-you-go</w:t>
            </w:r>
          </w:p>
        </w:tc>
        <w:tc>
          <w:tcPr>
            <w:tcW w:w="0" w:type="auto"/>
          </w:tcPr>
          <w:p w14:paraId="7CAE12DF" w14:textId="42347939" w:rsidR="00705B74" w:rsidRPr="004D3F47" w:rsidRDefault="00705B74" w:rsidP="00705B74">
            <w:pPr>
              <w:spacing w:before="120" w:after="0"/>
              <w:ind w:firstLine="0"/>
              <w:jc w:val="right"/>
            </w:pPr>
            <w:r w:rsidRPr="00BF574D">
              <w:t>Variable</w:t>
            </w:r>
          </w:p>
        </w:tc>
        <w:tc>
          <w:tcPr>
            <w:tcW w:w="0" w:type="auto"/>
          </w:tcPr>
          <w:p w14:paraId="3D16DEA9" w14:textId="721B5C51" w:rsidR="00705B74" w:rsidRPr="004D3F47" w:rsidRDefault="00705B74" w:rsidP="00705B74">
            <w:pPr>
              <w:spacing w:before="120" w:after="0"/>
              <w:ind w:firstLine="0"/>
              <w:jc w:val="center"/>
            </w:pPr>
            <w:r w:rsidRPr="00BF574D">
              <w:t>Pay-as-you-go</w:t>
            </w:r>
          </w:p>
        </w:tc>
        <w:tc>
          <w:tcPr>
            <w:tcW w:w="0" w:type="auto"/>
          </w:tcPr>
          <w:p w14:paraId="3168D7BB" w14:textId="1EB17CC0" w:rsidR="00705B74" w:rsidRPr="004D3F47" w:rsidRDefault="00705B74" w:rsidP="00705B74">
            <w:pPr>
              <w:spacing w:before="120" w:after="0"/>
              <w:ind w:firstLine="0"/>
              <w:jc w:val="right"/>
            </w:pPr>
            <w:r w:rsidRPr="00BF574D">
              <w:t>Variable</w:t>
            </w:r>
          </w:p>
        </w:tc>
      </w:tr>
      <w:tr w:rsidR="00705B74" w:rsidRPr="00AE137E" w14:paraId="21DF5B1B" w14:textId="77777777" w:rsidTr="00635A25">
        <w:tc>
          <w:tcPr>
            <w:tcW w:w="0" w:type="auto"/>
          </w:tcPr>
          <w:p w14:paraId="21E93830" w14:textId="1A0B85D4" w:rsidR="00705B74" w:rsidRPr="004D3F47" w:rsidRDefault="00705B74" w:rsidP="00705B74">
            <w:pPr>
              <w:spacing w:before="120" w:after="0"/>
              <w:ind w:firstLine="0"/>
              <w:jc w:val="center"/>
            </w:pPr>
            <w:r w:rsidRPr="00BF574D">
              <w:t>Stripe Billing</w:t>
            </w:r>
          </w:p>
        </w:tc>
        <w:tc>
          <w:tcPr>
            <w:tcW w:w="0" w:type="auto"/>
          </w:tcPr>
          <w:p w14:paraId="0B1D60BC" w14:textId="4719D2B5" w:rsidR="00705B74" w:rsidRPr="004D3F47" w:rsidRDefault="00705B74" w:rsidP="00705B74">
            <w:pPr>
              <w:spacing w:before="120" w:after="0"/>
              <w:ind w:firstLine="0"/>
              <w:jc w:val="center"/>
            </w:pPr>
            <w:r w:rsidRPr="00BF574D">
              <w:t>Gestión ciclos</w:t>
            </w:r>
          </w:p>
        </w:tc>
        <w:tc>
          <w:tcPr>
            <w:tcW w:w="0" w:type="auto"/>
          </w:tcPr>
          <w:p w14:paraId="0114B0DE" w14:textId="44B5488A" w:rsidR="00705B74" w:rsidRPr="004D3F47" w:rsidRDefault="00705B74" w:rsidP="00705B74">
            <w:pPr>
              <w:spacing w:before="120" w:after="0"/>
              <w:ind w:firstLine="0"/>
              <w:jc w:val="center"/>
            </w:pPr>
            <w:r w:rsidRPr="00BF574D">
              <w:t>0.7% volumen</w:t>
            </w:r>
          </w:p>
        </w:tc>
        <w:tc>
          <w:tcPr>
            <w:tcW w:w="0" w:type="auto"/>
          </w:tcPr>
          <w:p w14:paraId="11D1DA57" w14:textId="79ACA75A" w:rsidR="00705B74" w:rsidRPr="004D3F47" w:rsidRDefault="00705B74" w:rsidP="00705B74">
            <w:pPr>
              <w:spacing w:before="120" w:after="0"/>
              <w:ind w:firstLine="0"/>
              <w:jc w:val="right"/>
            </w:pPr>
            <w:r w:rsidRPr="00BF574D">
              <w:t>Variable</w:t>
            </w:r>
          </w:p>
        </w:tc>
        <w:tc>
          <w:tcPr>
            <w:tcW w:w="0" w:type="auto"/>
          </w:tcPr>
          <w:p w14:paraId="3AB1FD18" w14:textId="6F9D2400" w:rsidR="00705B74" w:rsidRPr="004D3F47" w:rsidRDefault="00705B74" w:rsidP="00705B74">
            <w:pPr>
              <w:spacing w:before="120" w:after="0"/>
              <w:ind w:firstLine="0"/>
              <w:jc w:val="center"/>
            </w:pPr>
            <w:r w:rsidRPr="00BF574D">
              <w:t>Included</w:t>
            </w:r>
          </w:p>
        </w:tc>
        <w:tc>
          <w:tcPr>
            <w:tcW w:w="0" w:type="auto"/>
          </w:tcPr>
          <w:p w14:paraId="59475D9E" w14:textId="7A7AFB06" w:rsidR="00705B74" w:rsidRPr="004D3F47" w:rsidRDefault="00705B74" w:rsidP="00705B74">
            <w:pPr>
              <w:spacing w:before="120" w:after="0"/>
              <w:ind w:firstLine="0"/>
              <w:jc w:val="right"/>
            </w:pPr>
            <w:r w:rsidRPr="00BF574D">
              <w:t>Variable</w:t>
            </w:r>
          </w:p>
        </w:tc>
      </w:tr>
      <w:tr w:rsidR="00D9590D" w:rsidRPr="00AE137E" w14:paraId="216823B1" w14:textId="77777777" w:rsidTr="004A5284">
        <w:tc>
          <w:tcPr>
            <w:tcW w:w="0" w:type="auto"/>
            <w:vAlign w:val="center"/>
            <w:hideMark/>
          </w:tcPr>
          <w:p w14:paraId="680D0BA7" w14:textId="77777777" w:rsidR="00A755C4" w:rsidRPr="004D3F47" w:rsidRDefault="00A755C4" w:rsidP="004A5284">
            <w:pPr>
              <w:spacing w:before="120" w:after="0"/>
              <w:ind w:firstLine="0"/>
              <w:jc w:val="center"/>
            </w:pPr>
            <w:r w:rsidRPr="004D3F47">
              <w:t>Twilio Verify TOTP</w:t>
            </w:r>
          </w:p>
        </w:tc>
        <w:tc>
          <w:tcPr>
            <w:tcW w:w="0" w:type="auto"/>
            <w:vAlign w:val="center"/>
            <w:hideMark/>
          </w:tcPr>
          <w:p w14:paraId="5784E80C" w14:textId="77777777" w:rsidR="00A755C4" w:rsidRPr="004D3F47" w:rsidRDefault="00A755C4" w:rsidP="004A5284">
            <w:pPr>
              <w:spacing w:before="120" w:after="0"/>
              <w:ind w:firstLine="0"/>
              <w:jc w:val="center"/>
            </w:pPr>
            <w:r w:rsidRPr="004D3F47">
              <w:t>2FA robusto para usuarios institucionales</w:t>
            </w:r>
          </w:p>
        </w:tc>
        <w:tc>
          <w:tcPr>
            <w:tcW w:w="0" w:type="auto"/>
            <w:vAlign w:val="center"/>
            <w:hideMark/>
          </w:tcPr>
          <w:p w14:paraId="20C70128" w14:textId="77777777" w:rsidR="00A755C4" w:rsidRPr="004D3F47" w:rsidRDefault="00A755C4" w:rsidP="004A5284">
            <w:pPr>
              <w:spacing w:before="120" w:after="0"/>
              <w:ind w:firstLine="0"/>
              <w:jc w:val="center"/>
            </w:pPr>
            <w:r w:rsidRPr="004D3F47">
              <w:t>N/A startup</w:t>
            </w:r>
          </w:p>
        </w:tc>
        <w:tc>
          <w:tcPr>
            <w:tcW w:w="0" w:type="auto"/>
            <w:vAlign w:val="center"/>
            <w:hideMark/>
          </w:tcPr>
          <w:p w14:paraId="0D842B7C" w14:textId="13A7D49E" w:rsidR="00A755C4" w:rsidRPr="004D3F47" w:rsidRDefault="00A755C4" w:rsidP="004A5284">
            <w:pPr>
              <w:spacing w:before="120" w:after="0"/>
              <w:ind w:firstLine="0"/>
              <w:jc w:val="right"/>
            </w:pPr>
            <w:r w:rsidRPr="004D3F47">
              <w:t>$</w:t>
            </w:r>
            <w:r w:rsidR="00343625">
              <w:t>310.</w:t>
            </w:r>
            <w:r w:rsidRPr="004D3F47">
              <w:t>0</w:t>
            </w:r>
          </w:p>
        </w:tc>
        <w:tc>
          <w:tcPr>
            <w:tcW w:w="0" w:type="auto"/>
            <w:vAlign w:val="center"/>
            <w:hideMark/>
          </w:tcPr>
          <w:p w14:paraId="2284E042" w14:textId="77777777" w:rsidR="00A755C4" w:rsidRPr="004D3F47" w:rsidRDefault="00A755C4" w:rsidP="004A5284">
            <w:pPr>
              <w:spacing w:before="120" w:after="0"/>
              <w:ind w:firstLine="0"/>
              <w:jc w:val="center"/>
            </w:pPr>
            <w:r w:rsidRPr="004D3F47">
              <w:t>$0.05/verificación</w:t>
            </w:r>
          </w:p>
        </w:tc>
        <w:tc>
          <w:tcPr>
            <w:tcW w:w="0" w:type="auto"/>
            <w:vAlign w:val="center"/>
            <w:hideMark/>
          </w:tcPr>
          <w:p w14:paraId="5E9BFDE5" w14:textId="62A09802" w:rsidR="00A755C4" w:rsidRPr="004D3F47" w:rsidRDefault="00A755C4" w:rsidP="004A5284">
            <w:pPr>
              <w:spacing w:before="120" w:after="0"/>
              <w:ind w:firstLine="0"/>
              <w:jc w:val="right"/>
            </w:pPr>
            <w:r w:rsidRPr="004D3F47">
              <w:t>$</w:t>
            </w:r>
            <w:r w:rsidR="008834EB">
              <w:t>3</w:t>
            </w:r>
            <w:r w:rsidRPr="004D3F47">
              <w:t>,</w:t>
            </w:r>
            <w:r w:rsidR="008834EB">
              <w:t>720-0</w:t>
            </w:r>
            <w:r w:rsidRPr="004D3F47">
              <w:t xml:space="preserve">/mes </w:t>
            </w:r>
          </w:p>
        </w:tc>
      </w:tr>
    </w:tbl>
    <w:p w14:paraId="332E0D8D" w14:textId="08105F1E" w:rsidR="00A755C4" w:rsidRPr="00057FC5" w:rsidRDefault="00A755C4" w:rsidP="00A755C4">
      <w:pPr>
        <w:rPr>
          <w:lang w:val="en-US"/>
        </w:rPr>
      </w:pPr>
      <w:r w:rsidRPr="00057FC5">
        <w:rPr>
          <w:lang w:val="en-US"/>
        </w:rPr>
        <w:t xml:space="preserve">Fuente: </w:t>
      </w:r>
      <w:sdt>
        <w:sdtPr>
          <w:id w:val="550890184"/>
          <w:citation/>
        </w:sdtPr>
        <w:sdtEndPr/>
        <w:sdtContent>
          <w:r w:rsidRPr="00B531F2">
            <w:fldChar w:fldCharType="begin"/>
          </w:r>
          <w:r w:rsidRPr="00057FC5">
            <w:rPr>
              <w:lang w:val="en-US"/>
            </w:rPr>
            <w:instrText xml:space="preserve"> CITATION Mic263 \l 2058 </w:instrText>
          </w:r>
          <w:r w:rsidRPr="00B531F2">
            <w:fldChar w:fldCharType="separate"/>
          </w:r>
          <w:r w:rsidR="00852EF3" w:rsidRPr="00852EF3">
            <w:rPr>
              <w:noProof/>
              <w:lang w:val="en-US"/>
            </w:rPr>
            <w:t>(Microsoft, Azure AI Document Intelligence pricing, 2026)</w:t>
          </w:r>
          <w:r w:rsidRPr="00B531F2">
            <w:fldChar w:fldCharType="end"/>
          </w:r>
        </w:sdtContent>
      </w:sdt>
      <w:r w:rsidRPr="00057FC5">
        <w:rPr>
          <w:lang w:val="en-US"/>
        </w:rPr>
        <w:t xml:space="preserve">, </w:t>
      </w:r>
      <w:sdt>
        <w:sdtPr>
          <w:id w:val="222958603"/>
          <w:citation/>
        </w:sdtPr>
        <w:sdtEndPr/>
        <w:sdtContent>
          <w:r w:rsidRPr="00B531F2">
            <w:fldChar w:fldCharType="begin"/>
          </w:r>
          <w:r w:rsidRPr="00057FC5">
            <w:rPr>
              <w:lang w:val="en-US"/>
            </w:rPr>
            <w:instrText xml:space="preserve"> CITATION Ore26 \l 2058 </w:instrText>
          </w:r>
          <w:r w:rsidRPr="00B531F2">
            <w:fldChar w:fldCharType="separate"/>
          </w:r>
          <w:r w:rsidR="00852EF3" w:rsidRPr="00852EF3">
            <w:rPr>
              <w:noProof/>
              <w:lang w:val="en-US"/>
            </w:rPr>
            <w:t>(Oreate, 2026)</w:t>
          </w:r>
          <w:r w:rsidRPr="00B531F2">
            <w:fldChar w:fldCharType="end"/>
          </w:r>
        </w:sdtContent>
      </w:sdt>
      <w:r w:rsidRPr="00057FC5">
        <w:rPr>
          <w:lang w:val="en-US"/>
        </w:rPr>
        <w:t xml:space="preserve">, </w:t>
      </w:r>
      <w:sdt>
        <w:sdtPr>
          <w:id w:val="1872962933"/>
          <w:citation/>
        </w:sdtPr>
        <w:sdtEndPr/>
        <w:sdtContent>
          <w:r w:rsidRPr="00B531F2">
            <w:fldChar w:fldCharType="begin"/>
          </w:r>
          <w:r w:rsidRPr="00057FC5">
            <w:rPr>
              <w:lang w:val="en-US"/>
            </w:rPr>
            <w:instrText xml:space="preserve"> CITATION Twi261 \l 2058 </w:instrText>
          </w:r>
          <w:r w:rsidRPr="00B531F2">
            <w:fldChar w:fldCharType="separate"/>
          </w:r>
          <w:r w:rsidR="00852EF3" w:rsidRPr="00852EF3">
            <w:rPr>
              <w:noProof/>
              <w:lang w:val="en-US"/>
            </w:rPr>
            <w:t>(Twilio, Twilio pricing overview, 2026)</w:t>
          </w:r>
          <w:r w:rsidRPr="00B531F2">
            <w:fldChar w:fldCharType="end"/>
          </w:r>
        </w:sdtContent>
      </w:sdt>
      <w:r w:rsidRPr="00057FC5">
        <w:rPr>
          <w:lang w:val="en-US"/>
        </w:rPr>
        <w:t xml:space="preserve">, </w:t>
      </w:r>
      <w:sdt>
        <w:sdtPr>
          <w:id w:val="448213716"/>
          <w:citation/>
        </w:sdtPr>
        <w:sdtEndPr/>
        <w:sdtContent>
          <w:r w:rsidRPr="00B531F2">
            <w:fldChar w:fldCharType="begin"/>
          </w:r>
          <w:r w:rsidRPr="00057FC5">
            <w:rPr>
              <w:lang w:val="en-US"/>
            </w:rPr>
            <w:instrText xml:space="preserve"> CITATION Mic266 \l 2058 </w:instrText>
          </w:r>
          <w:r w:rsidRPr="00B531F2">
            <w:fldChar w:fldCharType="separate"/>
          </w:r>
          <w:r w:rsidR="00852EF3" w:rsidRPr="00852EF3">
            <w:rPr>
              <w:noProof/>
              <w:lang w:val="en-US"/>
            </w:rPr>
            <w:t>(Microsoft, Azure Maps pricing, 2026)</w:t>
          </w:r>
          <w:r w:rsidRPr="00B531F2">
            <w:fldChar w:fldCharType="end"/>
          </w:r>
        </w:sdtContent>
      </w:sdt>
      <w:r w:rsidR="007E6372" w:rsidRPr="001E6A76">
        <w:rPr>
          <w:lang w:val="en-US"/>
        </w:rPr>
        <w:t xml:space="preserve">, </w:t>
      </w:r>
      <w:sdt>
        <w:sdtPr>
          <w:id w:val="-1670792124"/>
          <w:citation/>
        </w:sdtPr>
        <w:sdtEndPr/>
        <w:sdtContent>
          <w:r w:rsidR="00F217B2">
            <w:fldChar w:fldCharType="begin"/>
          </w:r>
          <w:r w:rsidR="00F217B2" w:rsidRPr="001E6A76">
            <w:rPr>
              <w:lang w:val="en-US"/>
            </w:rPr>
            <w:instrText xml:space="preserve"> CITATION Res26 \l 2058 </w:instrText>
          </w:r>
          <w:r w:rsidR="00F217B2">
            <w:fldChar w:fldCharType="separate"/>
          </w:r>
          <w:r w:rsidR="00852EF3" w:rsidRPr="00852EF3">
            <w:rPr>
              <w:noProof/>
              <w:lang w:val="en-US"/>
            </w:rPr>
            <w:t>(Resend, 2026)</w:t>
          </w:r>
          <w:r w:rsidR="00F217B2">
            <w:fldChar w:fldCharType="end"/>
          </w:r>
        </w:sdtContent>
      </w:sdt>
      <w:r w:rsidR="006552C9" w:rsidRPr="001E6A76">
        <w:rPr>
          <w:lang w:val="en-US"/>
        </w:rPr>
        <w:t xml:space="preserve">, </w:t>
      </w:r>
      <w:sdt>
        <w:sdtPr>
          <w:id w:val="-75059887"/>
          <w:citation/>
        </w:sdtPr>
        <w:sdtEndPr/>
        <w:sdtContent>
          <w:r w:rsidR="006552C9">
            <w:fldChar w:fldCharType="begin"/>
          </w:r>
          <w:r w:rsidR="006552C9" w:rsidRPr="001E6A76">
            <w:rPr>
              <w:lang w:val="en-US"/>
            </w:rPr>
            <w:instrText xml:space="preserve"> CITATION Str26 \l 2058 </w:instrText>
          </w:r>
          <w:r w:rsidR="006552C9">
            <w:fldChar w:fldCharType="separate"/>
          </w:r>
          <w:r w:rsidR="00852EF3" w:rsidRPr="00852EF3">
            <w:rPr>
              <w:noProof/>
              <w:lang w:val="en-US"/>
            </w:rPr>
            <w:t>(Stripe, 2026)</w:t>
          </w:r>
          <w:r w:rsidR="006552C9">
            <w:fldChar w:fldCharType="end"/>
          </w:r>
        </w:sdtContent>
      </w:sdt>
    </w:p>
    <w:p w14:paraId="6F985B27" w14:textId="538DDDA8" w:rsidR="001164EC" w:rsidRPr="00057FC5" w:rsidRDefault="001164EC">
      <w:pPr>
        <w:spacing w:before="120" w:after="200" w:line="264" w:lineRule="auto"/>
        <w:ind w:firstLine="0"/>
        <w:rPr>
          <w:rFonts w:eastAsiaTheme="majorEastAsia" w:cstheme="majorBidi"/>
          <w:b/>
          <w:i/>
          <w:color w:val="000000" w:themeColor="accent1" w:themeShade="80"/>
          <w:lang w:val="en-US"/>
        </w:rPr>
      </w:pPr>
    </w:p>
    <w:p w14:paraId="0B4DC6B8" w14:textId="77777777" w:rsidR="008834EB" w:rsidRPr="00C52B81" w:rsidRDefault="008834EB">
      <w:pPr>
        <w:spacing w:before="120" w:after="200" w:line="264" w:lineRule="auto"/>
        <w:ind w:firstLine="0"/>
        <w:jc w:val="left"/>
        <w:rPr>
          <w:rFonts w:eastAsiaTheme="majorEastAsia" w:cstheme="majorBidi"/>
          <w:b/>
          <w:i/>
          <w:color w:val="000000" w:themeColor="accent1" w:themeShade="80"/>
          <w:sz w:val="28"/>
          <w:lang w:val="en-US"/>
        </w:rPr>
      </w:pPr>
      <w:r w:rsidRPr="00C52B81">
        <w:rPr>
          <w:lang w:val="en-US"/>
        </w:rPr>
        <w:br w:type="page"/>
      </w:r>
    </w:p>
    <w:p w14:paraId="08CAA24F" w14:textId="0113CC7C" w:rsidR="00A755C4" w:rsidRPr="00B531F2" w:rsidRDefault="00A755C4" w:rsidP="00A755C4">
      <w:pPr>
        <w:pStyle w:val="Ttulo5"/>
      </w:pPr>
      <w:r w:rsidRPr="00B531F2">
        <w:lastRenderedPageBreak/>
        <w:t>Legal, Cumplimiento y Registro de Marca</w:t>
      </w:r>
    </w:p>
    <w:p w14:paraId="3C545AED" w14:textId="695DF75E" w:rsidR="008834EB" w:rsidRPr="008834EB" w:rsidRDefault="005E4BF7" w:rsidP="00C52B81">
      <w:r w:rsidRPr="005E4BF7">
        <w:t>En esta sección se identifican los costos asociados a consultoría legal especializada, registro de marca, constitución societaria y auditoría de seguridad, considerados como inversiones necesarias para la fase de lanzamiento comercial de </w:t>
      </w:r>
      <w:r w:rsidRPr="005E4BF7">
        <w:rPr>
          <w:i/>
          <w:iCs/>
        </w:rPr>
        <w:t>VeriFinca</w:t>
      </w:r>
      <w:r w:rsidRPr="005E4BF7">
        <w:t>. Estos montos se proyectan a futuro y, por tanto, no se incorporan al cálculo monetario inicial del prototipo académico, dado que la plataforma puede operar funcionalmente sin ellos en su etapa de validación.</w:t>
      </w:r>
    </w:p>
    <w:p w14:paraId="60C15A22" w14:textId="698E258A" w:rsidR="00A755C4" w:rsidRPr="00B531F2" w:rsidRDefault="00A755C4" w:rsidP="00617FE9">
      <w:pPr>
        <w:pStyle w:val="Figuras"/>
      </w:pPr>
      <w:bookmarkStart w:id="60" w:name="_Toc227357385"/>
      <w:r w:rsidRPr="00991A04">
        <w:t xml:space="preserve">Tabla </w:t>
      </w:r>
      <w:r>
        <w:fldChar w:fldCharType="begin"/>
      </w:r>
      <w:r>
        <w:instrText xml:space="preserve"> SEQ Tabla \* ARABIC </w:instrText>
      </w:r>
      <w:r>
        <w:fldChar w:fldCharType="separate"/>
      </w:r>
      <w:r w:rsidR="00B111AF">
        <w:rPr>
          <w:noProof/>
        </w:rPr>
        <w:t>15</w:t>
      </w:r>
      <w:r>
        <w:rPr>
          <w:noProof/>
        </w:rPr>
        <w:fldChar w:fldCharType="end"/>
      </w:r>
      <w:r w:rsidRPr="00B531F2">
        <w:br/>
        <w:t>Costos legales y regulatorios</w:t>
      </w:r>
      <w:bookmarkEnd w:id="60"/>
    </w:p>
    <w:tbl>
      <w:tblPr>
        <w:tblStyle w:val="Tablanormal2"/>
        <w:tblW w:w="0" w:type="auto"/>
        <w:tblCellMar>
          <w:left w:w="58" w:type="dxa"/>
          <w:right w:w="58" w:type="dxa"/>
        </w:tblCellMar>
        <w:tblLook w:val="0660" w:firstRow="1" w:lastRow="1" w:firstColumn="0" w:lastColumn="0" w:noHBand="1" w:noVBand="1"/>
      </w:tblPr>
      <w:tblGrid>
        <w:gridCol w:w="2267"/>
        <w:gridCol w:w="1552"/>
        <w:gridCol w:w="689"/>
        <w:gridCol w:w="122"/>
        <w:gridCol w:w="2971"/>
        <w:gridCol w:w="122"/>
        <w:gridCol w:w="1515"/>
        <w:gridCol w:w="122"/>
      </w:tblGrid>
      <w:tr w:rsidR="002B03B4" w:rsidRPr="00AE137E" w14:paraId="024F02F8" w14:textId="45B38CFF" w:rsidTr="00034C2F">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74ABB559" w14:textId="77777777" w:rsidR="00A755C4" w:rsidRPr="003B352F" w:rsidRDefault="00A755C4" w:rsidP="004A5284">
            <w:pPr>
              <w:spacing w:before="120" w:after="0"/>
              <w:ind w:firstLine="0"/>
              <w:jc w:val="center"/>
              <w:rPr>
                <w:rFonts w:cs="Times New Roman"/>
              </w:rPr>
            </w:pPr>
            <w:r w:rsidRPr="003B352F">
              <w:rPr>
                <w:rFonts w:cs="Times New Roman"/>
              </w:rPr>
              <w:t>Concepto</w:t>
            </w:r>
          </w:p>
        </w:tc>
        <w:tc>
          <w:tcPr>
            <w:tcW w:w="0" w:type="auto"/>
            <w:vAlign w:val="center"/>
            <w:hideMark/>
          </w:tcPr>
          <w:p w14:paraId="7A58FFDB" w14:textId="77777777" w:rsidR="00A755C4" w:rsidRPr="003B352F" w:rsidRDefault="00A755C4" w:rsidP="004A5284">
            <w:pPr>
              <w:spacing w:before="120" w:after="0"/>
              <w:ind w:firstLine="0"/>
              <w:jc w:val="center"/>
              <w:rPr>
                <w:rFonts w:cs="Times New Roman"/>
              </w:rPr>
            </w:pPr>
            <w:r w:rsidRPr="003B352F">
              <w:rPr>
                <w:rFonts w:cs="Times New Roman"/>
              </w:rPr>
              <w:t>Base legal aplicable</w:t>
            </w:r>
          </w:p>
        </w:tc>
        <w:tc>
          <w:tcPr>
            <w:tcW w:w="0" w:type="auto"/>
            <w:vAlign w:val="center"/>
            <w:hideMark/>
          </w:tcPr>
          <w:p w14:paraId="497756F0" w14:textId="77777777" w:rsidR="00A755C4" w:rsidRPr="003B352F" w:rsidRDefault="00A755C4" w:rsidP="004A5284">
            <w:pPr>
              <w:spacing w:before="120" w:after="0"/>
              <w:ind w:firstLine="0"/>
              <w:jc w:val="center"/>
              <w:rPr>
                <w:rFonts w:cs="Times New Roman"/>
              </w:rPr>
            </w:pPr>
            <w:r w:rsidRPr="003B352F">
              <w:rPr>
                <w:rFonts w:cs="Times New Roman"/>
              </w:rPr>
              <w:t>Tipo</w:t>
            </w:r>
          </w:p>
        </w:tc>
        <w:tc>
          <w:tcPr>
            <w:tcW w:w="0" w:type="auto"/>
          </w:tcPr>
          <w:p w14:paraId="75CF2C17" w14:textId="79349A6B" w:rsidR="00EE49C5" w:rsidRPr="003B352F" w:rsidRDefault="00EE49C5" w:rsidP="00EE49C5">
            <w:pPr>
              <w:spacing w:before="120" w:after="0"/>
              <w:ind w:firstLine="0"/>
              <w:jc w:val="center"/>
              <w:rPr>
                <w:rFonts w:cs="Times New Roman"/>
              </w:rPr>
            </w:pPr>
          </w:p>
        </w:tc>
        <w:tc>
          <w:tcPr>
            <w:tcW w:w="0" w:type="auto"/>
            <w:vAlign w:val="center"/>
          </w:tcPr>
          <w:p w14:paraId="1F42FB5B" w14:textId="258F09F5" w:rsidR="00EE49C5" w:rsidRPr="003B352F" w:rsidRDefault="00EE49C5" w:rsidP="00EE49C5">
            <w:pPr>
              <w:spacing w:before="120" w:after="0"/>
              <w:ind w:firstLine="0"/>
              <w:jc w:val="center"/>
              <w:rPr>
                <w:rFonts w:cs="Times New Roman"/>
              </w:rPr>
            </w:pPr>
            <w:r w:rsidRPr="003B352F">
              <w:rPr>
                <w:rFonts w:cs="Times New Roman"/>
              </w:rPr>
              <w:t>Observaciones</w:t>
            </w:r>
          </w:p>
        </w:tc>
        <w:tc>
          <w:tcPr>
            <w:tcW w:w="0" w:type="auto"/>
          </w:tcPr>
          <w:p w14:paraId="64417CB6" w14:textId="178D3550" w:rsidR="00EE49C5" w:rsidRPr="003B352F" w:rsidRDefault="00EE49C5" w:rsidP="00EE49C5">
            <w:pPr>
              <w:spacing w:before="120" w:after="0"/>
              <w:ind w:firstLine="0"/>
              <w:jc w:val="center"/>
              <w:rPr>
                <w:rFonts w:cs="Times New Roman"/>
              </w:rPr>
            </w:pPr>
          </w:p>
        </w:tc>
        <w:tc>
          <w:tcPr>
            <w:tcW w:w="0" w:type="auto"/>
            <w:vAlign w:val="center"/>
          </w:tcPr>
          <w:p w14:paraId="5AE9BAFF" w14:textId="33A9EAA2" w:rsidR="00EE49C5" w:rsidRPr="003B352F" w:rsidRDefault="00EE49C5" w:rsidP="00EE49C5">
            <w:pPr>
              <w:spacing w:before="120" w:after="0"/>
              <w:ind w:firstLine="0"/>
              <w:jc w:val="center"/>
              <w:rPr>
                <w:rFonts w:cs="Times New Roman"/>
              </w:rPr>
            </w:pPr>
            <w:r w:rsidRPr="003B352F">
              <w:rPr>
                <w:rFonts w:cs="Times New Roman"/>
              </w:rPr>
              <w:t>Costo estimado (RD$)</w:t>
            </w:r>
          </w:p>
        </w:tc>
        <w:tc>
          <w:tcPr>
            <w:tcW w:w="0" w:type="auto"/>
          </w:tcPr>
          <w:p w14:paraId="3384800E" w14:textId="3D860E92" w:rsidR="00EE49C5" w:rsidRPr="003B352F" w:rsidRDefault="00EE49C5" w:rsidP="00EE49C5">
            <w:pPr>
              <w:spacing w:before="120" w:after="0"/>
              <w:ind w:firstLine="0"/>
              <w:jc w:val="center"/>
              <w:rPr>
                <w:rFonts w:cs="Times New Roman"/>
              </w:rPr>
            </w:pPr>
          </w:p>
        </w:tc>
      </w:tr>
      <w:tr w:rsidR="002B03B4" w:rsidRPr="00AE137E" w14:paraId="437901FC" w14:textId="7C6788D9" w:rsidTr="00034C2F">
        <w:tc>
          <w:tcPr>
            <w:tcW w:w="0" w:type="auto"/>
            <w:vAlign w:val="center"/>
            <w:hideMark/>
          </w:tcPr>
          <w:p w14:paraId="2C31860A" w14:textId="184C83D5" w:rsidR="00A755C4" w:rsidRPr="003B352F" w:rsidRDefault="00A755C4" w:rsidP="004A5284">
            <w:pPr>
              <w:spacing w:before="120" w:after="0"/>
              <w:ind w:firstLine="0"/>
              <w:jc w:val="center"/>
              <w:rPr>
                <w:rFonts w:cs="Times New Roman"/>
              </w:rPr>
            </w:pPr>
            <w:r w:rsidRPr="003B352F">
              <w:rPr>
                <w:rFonts w:cs="Times New Roman"/>
              </w:rPr>
              <w:t>Consultoría legal integral (Ley 172-13, Ley 126-02</w:t>
            </w:r>
            <w:r w:rsidR="00625D00">
              <w:rPr>
                <w:rFonts w:cs="Times New Roman"/>
              </w:rPr>
              <w:t>)</w:t>
            </w:r>
          </w:p>
        </w:tc>
        <w:tc>
          <w:tcPr>
            <w:tcW w:w="0" w:type="auto"/>
            <w:vAlign w:val="center"/>
            <w:hideMark/>
          </w:tcPr>
          <w:p w14:paraId="02EFEBFB" w14:textId="1CC5FAAC" w:rsidR="00A755C4" w:rsidRPr="003B352F" w:rsidRDefault="00A755C4" w:rsidP="004A5284">
            <w:pPr>
              <w:spacing w:before="120" w:after="0"/>
              <w:ind w:firstLine="0"/>
              <w:jc w:val="center"/>
              <w:rPr>
                <w:rFonts w:cs="Times New Roman"/>
              </w:rPr>
            </w:pPr>
            <w:r w:rsidRPr="003B352F">
              <w:rPr>
                <w:rFonts w:cs="Times New Roman"/>
              </w:rPr>
              <w:t>Ley 172-13</w:t>
            </w:r>
            <w:r w:rsidR="00384120" w:rsidRPr="003B352F">
              <w:rPr>
                <w:rFonts w:cs="Times New Roman"/>
              </w:rPr>
              <w:t>, Ley 126-02</w:t>
            </w:r>
          </w:p>
        </w:tc>
        <w:tc>
          <w:tcPr>
            <w:tcW w:w="0" w:type="auto"/>
            <w:vAlign w:val="center"/>
            <w:hideMark/>
          </w:tcPr>
          <w:p w14:paraId="36966A4E" w14:textId="77777777" w:rsidR="00A755C4" w:rsidRPr="003B352F" w:rsidRDefault="00A755C4" w:rsidP="004A5284">
            <w:pPr>
              <w:spacing w:before="120" w:after="0"/>
              <w:ind w:firstLine="0"/>
              <w:jc w:val="center"/>
              <w:rPr>
                <w:rFonts w:cs="Times New Roman"/>
              </w:rPr>
            </w:pPr>
            <w:r w:rsidRPr="003B352F">
              <w:rPr>
                <w:rFonts w:cs="Times New Roman"/>
              </w:rPr>
              <w:t>Única vez</w:t>
            </w:r>
          </w:p>
        </w:tc>
        <w:tc>
          <w:tcPr>
            <w:tcW w:w="0" w:type="auto"/>
          </w:tcPr>
          <w:p w14:paraId="195FBBB5" w14:textId="181FCB30" w:rsidR="00384120" w:rsidRPr="003B352F" w:rsidRDefault="00384120" w:rsidP="00384120">
            <w:pPr>
              <w:spacing w:before="120" w:after="0"/>
              <w:ind w:firstLine="0"/>
              <w:jc w:val="center"/>
              <w:rPr>
                <w:rFonts w:cs="Times New Roman"/>
              </w:rPr>
            </w:pPr>
          </w:p>
        </w:tc>
        <w:tc>
          <w:tcPr>
            <w:tcW w:w="0" w:type="auto"/>
            <w:vAlign w:val="center"/>
          </w:tcPr>
          <w:p w14:paraId="5FB83BB3" w14:textId="164EC2DA" w:rsidR="00384120" w:rsidRPr="003B352F" w:rsidRDefault="00384120" w:rsidP="00384120">
            <w:pPr>
              <w:spacing w:before="120" w:after="0"/>
              <w:ind w:firstLine="0"/>
              <w:jc w:val="center"/>
              <w:rPr>
                <w:rFonts w:cs="Times New Roman"/>
              </w:rPr>
            </w:pPr>
            <w:r w:rsidRPr="003B352F">
              <w:rPr>
                <w:rFonts w:cs="Times New Roman"/>
              </w:rPr>
              <w:t>Honorarios variables; no existe arancel fijo. Rango de mercado dominicano​</w:t>
            </w:r>
          </w:p>
        </w:tc>
        <w:tc>
          <w:tcPr>
            <w:tcW w:w="0" w:type="auto"/>
          </w:tcPr>
          <w:p w14:paraId="7CC11AF6" w14:textId="7BFACDDB" w:rsidR="00384120" w:rsidRPr="003B352F" w:rsidRDefault="00384120" w:rsidP="00635BD0">
            <w:pPr>
              <w:spacing w:before="120" w:after="0"/>
              <w:ind w:firstLine="0"/>
              <w:rPr>
                <w:rFonts w:cs="Times New Roman"/>
              </w:rPr>
            </w:pPr>
          </w:p>
        </w:tc>
        <w:tc>
          <w:tcPr>
            <w:tcW w:w="0" w:type="auto"/>
            <w:vAlign w:val="center"/>
          </w:tcPr>
          <w:p w14:paraId="016CB5A6" w14:textId="3556568D" w:rsidR="00384120" w:rsidRPr="003B352F" w:rsidRDefault="00384120" w:rsidP="00307B93">
            <w:pPr>
              <w:spacing w:before="120" w:after="0"/>
              <w:ind w:firstLine="0"/>
              <w:jc w:val="right"/>
              <w:rPr>
                <w:rFonts w:cs="Times New Roman"/>
              </w:rPr>
            </w:pPr>
            <w:r w:rsidRPr="003B352F">
              <w:rPr>
                <w:rFonts w:cs="Times New Roman"/>
              </w:rPr>
              <w:t xml:space="preserve">RD$25,000 </w:t>
            </w:r>
            <w:r w:rsidR="002546D6" w:rsidRPr="003B352F">
              <w:rPr>
                <w:rFonts w:cs="Times New Roman"/>
              </w:rPr>
              <w:t>a</w:t>
            </w:r>
            <w:r w:rsidRPr="003B352F">
              <w:rPr>
                <w:rFonts w:cs="Times New Roman"/>
              </w:rPr>
              <w:t xml:space="preserve"> RD$50,000</w:t>
            </w:r>
          </w:p>
        </w:tc>
        <w:tc>
          <w:tcPr>
            <w:tcW w:w="0" w:type="auto"/>
          </w:tcPr>
          <w:p w14:paraId="31A1420C" w14:textId="3A559CCA" w:rsidR="00384120" w:rsidRPr="003B352F" w:rsidRDefault="00384120" w:rsidP="00384120">
            <w:pPr>
              <w:spacing w:before="120" w:after="0"/>
              <w:ind w:firstLine="0"/>
              <w:jc w:val="center"/>
              <w:rPr>
                <w:rFonts w:cs="Times New Roman"/>
              </w:rPr>
            </w:pPr>
          </w:p>
        </w:tc>
      </w:tr>
      <w:tr w:rsidR="002B03B4" w:rsidRPr="00AE137E" w14:paraId="769FBB63" w14:textId="0AA809F0" w:rsidTr="00034C2F">
        <w:tc>
          <w:tcPr>
            <w:tcW w:w="0" w:type="auto"/>
            <w:vAlign w:val="center"/>
            <w:hideMark/>
          </w:tcPr>
          <w:p w14:paraId="144DFD9C" w14:textId="22A2A4E2" w:rsidR="00A755C4" w:rsidRPr="003B352F" w:rsidRDefault="00A755C4" w:rsidP="004A5284">
            <w:pPr>
              <w:spacing w:before="120" w:after="0"/>
              <w:ind w:firstLine="0"/>
              <w:jc w:val="center"/>
              <w:rPr>
                <w:rFonts w:cs="Times New Roman"/>
              </w:rPr>
            </w:pPr>
            <w:r w:rsidRPr="003B352F">
              <w:rPr>
                <w:rFonts w:cs="Times New Roman"/>
              </w:rPr>
              <w:t>Redacción Política de Privacidad + Términos de Servicio</w:t>
            </w:r>
          </w:p>
        </w:tc>
        <w:tc>
          <w:tcPr>
            <w:tcW w:w="0" w:type="auto"/>
            <w:vAlign w:val="center"/>
            <w:hideMark/>
          </w:tcPr>
          <w:p w14:paraId="0F071414" w14:textId="6A1CBAEC" w:rsidR="00A755C4" w:rsidRPr="003B352F" w:rsidRDefault="00A755C4" w:rsidP="004A5284">
            <w:pPr>
              <w:spacing w:before="120" w:after="0"/>
              <w:ind w:firstLine="0"/>
              <w:jc w:val="center"/>
              <w:rPr>
                <w:rFonts w:cs="Times New Roman"/>
              </w:rPr>
            </w:pPr>
            <w:r w:rsidRPr="003B352F">
              <w:rPr>
                <w:rFonts w:cs="Times New Roman"/>
              </w:rPr>
              <w:t>Ley 172-13</w:t>
            </w:r>
          </w:p>
        </w:tc>
        <w:tc>
          <w:tcPr>
            <w:tcW w:w="0" w:type="auto"/>
            <w:vAlign w:val="center"/>
            <w:hideMark/>
          </w:tcPr>
          <w:p w14:paraId="38BAF041" w14:textId="77777777" w:rsidR="00A755C4" w:rsidRPr="003B352F" w:rsidRDefault="00A755C4" w:rsidP="004A5284">
            <w:pPr>
              <w:spacing w:before="120" w:after="0"/>
              <w:ind w:firstLine="0"/>
              <w:jc w:val="center"/>
              <w:rPr>
                <w:rFonts w:cs="Times New Roman"/>
              </w:rPr>
            </w:pPr>
            <w:r w:rsidRPr="003B352F">
              <w:rPr>
                <w:rFonts w:cs="Times New Roman"/>
              </w:rPr>
              <w:t>Única vez</w:t>
            </w:r>
          </w:p>
        </w:tc>
        <w:tc>
          <w:tcPr>
            <w:tcW w:w="0" w:type="auto"/>
          </w:tcPr>
          <w:p w14:paraId="701396B7" w14:textId="156789B8" w:rsidR="00384120" w:rsidRPr="003B352F" w:rsidRDefault="00384120" w:rsidP="00384120">
            <w:pPr>
              <w:spacing w:before="120" w:after="0"/>
              <w:ind w:firstLine="0"/>
              <w:jc w:val="center"/>
              <w:rPr>
                <w:rFonts w:cs="Times New Roman"/>
              </w:rPr>
            </w:pPr>
          </w:p>
        </w:tc>
        <w:tc>
          <w:tcPr>
            <w:tcW w:w="0" w:type="auto"/>
            <w:vAlign w:val="center"/>
          </w:tcPr>
          <w:p w14:paraId="400D5422" w14:textId="45E3DB3E" w:rsidR="00384120" w:rsidRPr="003B352F" w:rsidRDefault="00384120" w:rsidP="00384120">
            <w:pPr>
              <w:spacing w:before="120" w:after="0"/>
              <w:ind w:firstLine="0"/>
              <w:jc w:val="center"/>
              <w:rPr>
                <w:rFonts w:cs="Times New Roman"/>
              </w:rPr>
            </w:pPr>
            <w:r w:rsidRPr="003B352F">
              <w:rPr>
                <w:rFonts w:cs="Times New Roman"/>
              </w:rPr>
              <w:t>Estimado de mercado; sin tarifa regulada oficial para documentos digitales abogados​</w:t>
            </w:r>
          </w:p>
        </w:tc>
        <w:tc>
          <w:tcPr>
            <w:tcW w:w="0" w:type="auto"/>
          </w:tcPr>
          <w:p w14:paraId="48CB4313" w14:textId="3789E46F" w:rsidR="00384120" w:rsidRPr="003B352F" w:rsidRDefault="00384120" w:rsidP="00384120">
            <w:pPr>
              <w:spacing w:before="120" w:after="0"/>
              <w:ind w:firstLine="0"/>
              <w:jc w:val="center"/>
              <w:rPr>
                <w:rFonts w:cs="Times New Roman"/>
              </w:rPr>
            </w:pPr>
          </w:p>
        </w:tc>
        <w:tc>
          <w:tcPr>
            <w:tcW w:w="0" w:type="auto"/>
            <w:vAlign w:val="center"/>
          </w:tcPr>
          <w:p w14:paraId="784FA93F" w14:textId="208F5EEE" w:rsidR="00384120" w:rsidRPr="003B352F" w:rsidRDefault="00384120" w:rsidP="00307B93">
            <w:pPr>
              <w:spacing w:before="120" w:after="0"/>
              <w:ind w:firstLine="0"/>
              <w:jc w:val="right"/>
              <w:rPr>
                <w:rFonts w:cs="Times New Roman"/>
              </w:rPr>
            </w:pPr>
            <w:r w:rsidRPr="003B352F">
              <w:rPr>
                <w:rFonts w:cs="Times New Roman"/>
              </w:rPr>
              <w:t xml:space="preserve">RD$15,000 </w:t>
            </w:r>
            <w:r w:rsidR="002546D6" w:rsidRPr="003B352F">
              <w:rPr>
                <w:rFonts w:cs="Times New Roman"/>
              </w:rPr>
              <w:t>a</w:t>
            </w:r>
            <w:r w:rsidRPr="003B352F">
              <w:rPr>
                <w:rFonts w:cs="Times New Roman"/>
              </w:rPr>
              <w:t xml:space="preserve"> RD$25,000</w:t>
            </w:r>
          </w:p>
        </w:tc>
        <w:tc>
          <w:tcPr>
            <w:tcW w:w="0" w:type="auto"/>
          </w:tcPr>
          <w:p w14:paraId="17D8E9FB" w14:textId="52328CC8" w:rsidR="00384120" w:rsidRPr="003B352F" w:rsidRDefault="00384120" w:rsidP="00384120">
            <w:pPr>
              <w:spacing w:before="120" w:after="0"/>
              <w:ind w:firstLine="0"/>
              <w:jc w:val="center"/>
              <w:rPr>
                <w:rFonts w:cs="Times New Roman"/>
              </w:rPr>
            </w:pPr>
          </w:p>
        </w:tc>
      </w:tr>
      <w:tr w:rsidR="002B03B4" w:rsidRPr="00AE137E" w14:paraId="059507AA" w14:textId="20384E5C" w:rsidTr="00034C2F">
        <w:tc>
          <w:tcPr>
            <w:tcW w:w="0" w:type="auto"/>
            <w:vAlign w:val="center"/>
            <w:hideMark/>
          </w:tcPr>
          <w:p w14:paraId="68E4B3A2" w14:textId="0873CCBF" w:rsidR="00A755C4" w:rsidRPr="003B352F" w:rsidRDefault="00A755C4" w:rsidP="004A5284">
            <w:pPr>
              <w:spacing w:before="120" w:after="0"/>
              <w:ind w:firstLine="0"/>
              <w:jc w:val="center"/>
              <w:rPr>
                <w:rFonts w:cs="Times New Roman"/>
              </w:rPr>
            </w:pPr>
            <w:r w:rsidRPr="003B352F">
              <w:rPr>
                <w:rFonts w:cs="Times New Roman"/>
              </w:rPr>
              <w:t>Registro de marca "VeriFinca" en ONAPI (Clase 42)</w:t>
            </w:r>
          </w:p>
        </w:tc>
        <w:tc>
          <w:tcPr>
            <w:tcW w:w="0" w:type="auto"/>
            <w:vAlign w:val="center"/>
            <w:hideMark/>
          </w:tcPr>
          <w:p w14:paraId="28CC32A2" w14:textId="70D8F0C0" w:rsidR="00A755C4" w:rsidRPr="003B352F" w:rsidRDefault="00384120" w:rsidP="004A5284">
            <w:pPr>
              <w:spacing w:before="120" w:after="0"/>
              <w:ind w:firstLine="0"/>
              <w:jc w:val="center"/>
              <w:rPr>
                <w:rFonts w:cs="Times New Roman"/>
              </w:rPr>
            </w:pPr>
            <w:r w:rsidRPr="003B352F">
              <w:rPr>
                <w:rFonts w:cs="Times New Roman"/>
              </w:rPr>
              <w:t>Ley 20-00 Art. 85</w:t>
            </w:r>
          </w:p>
        </w:tc>
        <w:tc>
          <w:tcPr>
            <w:tcW w:w="0" w:type="auto"/>
            <w:vAlign w:val="center"/>
            <w:hideMark/>
          </w:tcPr>
          <w:p w14:paraId="0DA4C7E3" w14:textId="77777777" w:rsidR="00A755C4" w:rsidRPr="003B352F" w:rsidRDefault="00A755C4" w:rsidP="004A5284">
            <w:pPr>
              <w:spacing w:before="120" w:after="0"/>
              <w:ind w:firstLine="0"/>
              <w:jc w:val="center"/>
              <w:rPr>
                <w:rFonts w:cs="Times New Roman"/>
              </w:rPr>
            </w:pPr>
            <w:r w:rsidRPr="003B352F">
              <w:rPr>
                <w:rFonts w:cs="Times New Roman"/>
              </w:rPr>
              <w:t>Única vez</w:t>
            </w:r>
          </w:p>
        </w:tc>
        <w:tc>
          <w:tcPr>
            <w:tcW w:w="0" w:type="auto"/>
          </w:tcPr>
          <w:p w14:paraId="6AA0DDC8" w14:textId="76ABF599" w:rsidR="00384120" w:rsidRPr="003B352F" w:rsidRDefault="00384120" w:rsidP="00384120">
            <w:pPr>
              <w:spacing w:before="120" w:after="0"/>
              <w:ind w:firstLine="0"/>
              <w:jc w:val="center"/>
              <w:rPr>
                <w:rFonts w:cs="Times New Roman"/>
              </w:rPr>
            </w:pPr>
          </w:p>
        </w:tc>
        <w:tc>
          <w:tcPr>
            <w:tcW w:w="0" w:type="auto"/>
            <w:vAlign w:val="center"/>
          </w:tcPr>
          <w:p w14:paraId="30003D8C" w14:textId="1786ACD5" w:rsidR="00384120" w:rsidRPr="003B352F" w:rsidRDefault="00384120" w:rsidP="00384120">
            <w:pPr>
              <w:spacing w:before="120" w:after="0"/>
              <w:ind w:firstLine="0"/>
              <w:jc w:val="center"/>
              <w:rPr>
                <w:rFonts w:cs="Times New Roman"/>
              </w:rPr>
            </w:pPr>
            <w:r w:rsidRPr="003B352F">
              <w:rPr>
                <w:rFonts w:cs="Times New Roman"/>
              </w:rPr>
              <w:t>Tasa oficial ONAPI: RD$5,720 (solicitud) + RD$1,210 (publicación)</w:t>
            </w:r>
          </w:p>
        </w:tc>
        <w:tc>
          <w:tcPr>
            <w:tcW w:w="0" w:type="auto"/>
          </w:tcPr>
          <w:p w14:paraId="340C1FC3" w14:textId="367B372B" w:rsidR="00384120" w:rsidRPr="003B352F" w:rsidRDefault="00384120" w:rsidP="00384120">
            <w:pPr>
              <w:spacing w:before="120" w:after="0"/>
              <w:ind w:firstLine="0"/>
              <w:jc w:val="center"/>
              <w:rPr>
                <w:rFonts w:cs="Times New Roman"/>
              </w:rPr>
            </w:pPr>
          </w:p>
        </w:tc>
        <w:tc>
          <w:tcPr>
            <w:tcW w:w="0" w:type="auto"/>
            <w:vAlign w:val="center"/>
          </w:tcPr>
          <w:p w14:paraId="0FFBF98E" w14:textId="212011A4" w:rsidR="00384120" w:rsidRPr="003B352F" w:rsidRDefault="00384120" w:rsidP="00307B93">
            <w:pPr>
              <w:spacing w:before="120" w:after="0"/>
              <w:ind w:firstLine="0"/>
              <w:jc w:val="right"/>
              <w:rPr>
                <w:rFonts w:cs="Times New Roman"/>
              </w:rPr>
            </w:pPr>
            <w:r w:rsidRPr="003B352F">
              <w:rPr>
                <w:rFonts w:cs="Times New Roman"/>
              </w:rPr>
              <w:t>RD$6,930</w:t>
            </w:r>
          </w:p>
        </w:tc>
        <w:tc>
          <w:tcPr>
            <w:tcW w:w="0" w:type="auto"/>
          </w:tcPr>
          <w:p w14:paraId="2D853AA1" w14:textId="4FDDEDE3" w:rsidR="00384120" w:rsidRPr="003B352F" w:rsidRDefault="00384120" w:rsidP="00384120">
            <w:pPr>
              <w:spacing w:before="120" w:after="0"/>
              <w:ind w:firstLine="0"/>
              <w:jc w:val="center"/>
              <w:rPr>
                <w:rFonts w:cs="Times New Roman"/>
              </w:rPr>
            </w:pPr>
          </w:p>
        </w:tc>
      </w:tr>
      <w:tr w:rsidR="002B03B4" w:rsidRPr="00AE137E" w14:paraId="78712138" w14:textId="1440D8F1" w:rsidTr="00034C2F">
        <w:tc>
          <w:tcPr>
            <w:tcW w:w="0" w:type="auto"/>
            <w:vAlign w:val="center"/>
            <w:hideMark/>
          </w:tcPr>
          <w:p w14:paraId="4153C113" w14:textId="71D80F74" w:rsidR="00A755C4" w:rsidRPr="003B352F" w:rsidRDefault="00384120" w:rsidP="004A5284">
            <w:pPr>
              <w:spacing w:before="120" w:after="0"/>
              <w:ind w:firstLine="0"/>
              <w:jc w:val="center"/>
              <w:rPr>
                <w:rFonts w:cs="Times New Roman"/>
              </w:rPr>
            </w:pPr>
            <w:r w:rsidRPr="003B352F">
              <w:rPr>
                <w:rFonts w:cs="Times New Roman"/>
              </w:rPr>
              <w:t>Constitución SRL</w:t>
            </w:r>
          </w:p>
        </w:tc>
        <w:tc>
          <w:tcPr>
            <w:tcW w:w="0" w:type="auto"/>
            <w:vAlign w:val="center"/>
            <w:hideMark/>
          </w:tcPr>
          <w:p w14:paraId="4522D835" w14:textId="7FB3284C" w:rsidR="00A755C4" w:rsidRPr="003B352F" w:rsidRDefault="00384120" w:rsidP="004A5284">
            <w:pPr>
              <w:spacing w:before="120" w:after="0"/>
              <w:ind w:firstLine="0"/>
              <w:jc w:val="center"/>
              <w:rPr>
                <w:rFonts w:cs="Times New Roman"/>
              </w:rPr>
            </w:pPr>
            <w:r w:rsidRPr="003B352F">
              <w:rPr>
                <w:rFonts w:cs="Times New Roman"/>
              </w:rPr>
              <w:t>Ley 479-08</w:t>
            </w:r>
          </w:p>
        </w:tc>
        <w:tc>
          <w:tcPr>
            <w:tcW w:w="0" w:type="auto"/>
            <w:vAlign w:val="center"/>
            <w:hideMark/>
          </w:tcPr>
          <w:p w14:paraId="335FACB3" w14:textId="77777777" w:rsidR="00A755C4" w:rsidRPr="003B352F" w:rsidRDefault="00A755C4" w:rsidP="004A5284">
            <w:pPr>
              <w:spacing w:before="120" w:after="0"/>
              <w:ind w:firstLine="0"/>
              <w:jc w:val="center"/>
              <w:rPr>
                <w:rFonts w:cs="Times New Roman"/>
              </w:rPr>
            </w:pPr>
            <w:r w:rsidRPr="003B352F">
              <w:rPr>
                <w:rFonts w:cs="Times New Roman"/>
              </w:rPr>
              <w:t>Única vez</w:t>
            </w:r>
          </w:p>
        </w:tc>
        <w:tc>
          <w:tcPr>
            <w:tcW w:w="0" w:type="auto"/>
          </w:tcPr>
          <w:p w14:paraId="3E363510" w14:textId="11843090" w:rsidR="00384120" w:rsidRPr="003B352F" w:rsidRDefault="00384120" w:rsidP="00384120">
            <w:pPr>
              <w:spacing w:before="120" w:after="0"/>
              <w:ind w:firstLine="0"/>
              <w:jc w:val="center"/>
              <w:rPr>
                <w:rFonts w:cs="Times New Roman"/>
              </w:rPr>
            </w:pPr>
          </w:p>
        </w:tc>
        <w:tc>
          <w:tcPr>
            <w:tcW w:w="0" w:type="auto"/>
            <w:vAlign w:val="center"/>
          </w:tcPr>
          <w:p w14:paraId="71E3321F" w14:textId="01499FDD" w:rsidR="00384120" w:rsidRPr="003B352F" w:rsidRDefault="00384120" w:rsidP="00384120">
            <w:pPr>
              <w:spacing w:before="120" w:after="0"/>
              <w:ind w:firstLine="0"/>
              <w:jc w:val="center"/>
              <w:rPr>
                <w:rFonts w:cs="Times New Roman"/>
              </w:rPr>
            </w:pPr>
            <w:r w:rsidRPr="003B352F">
              <w:rPr>
                <w:rFonts w:cs="Times New Roman"/>
              </w:rPr>
              <w:t>Rango oficial documentado por firmas legales dominicanas</w:t>
            </w:r>
          </w:p>
        </w:tc>
        <w:tc>
          <w:tcPr>
            <w:tcW w:w="0" w:type="auto"/>
          </w:tcPr>
          <w:p w14:paraId="067F3047" w14:textId="100383C7" w:rsidR="00384120" w:rsidRPr="003B352F" w:rsidRDefault="00384120" w:rsidP="00384120">
            <w:pPr>
              <w:spacing w:before="120" w:after="0"/>
              <w:ind w:firstLine="0"/>
              <w:jc w:val="center"/>
              <w:rPr>
                <w:rFonts w:cs="Times New Roman"/>
              </w:rPr>
            </w:pPr>
          </w:p>
        </w:tc>
        <w:tc>
          <w:tcPr>
            <w:tcW w:w="0" w:type="auto"/>
            <w:vAlign w:val="center"/>
          </w:tcPr>
          <w:p w14:paraId="3522D473" w14:textId="1C89B3FD" w:rsidR="00384120" w:rsidRPr="003B352F" w:rsidRDefault="00384120" w:rsidP="00307B93">
            <w:pPr>
              <w:spacing w:before="120" w:after="0"/>
              <w:ind w:firstLine="0"/>
              <w:jc w:val="right"/>
              <w:rPr>
                <w:rFonts w:cs="Times New Roman"/>
              </w:rPr>
            </w:pPr>
            <w:r w:rsidRPr="003B352F">
              <w:rPr>
                <w:rFonts w:cs="Times New Roman"/>
              </w:rPr>
              <w:t xml:space="preserve">RD$15,000 </w:t>
            </w:r>
            <w:r w:rsidR="002546D6" w:rsidRPr="003B352F">
              <w:rPr>
                <w:rFonts w:cs="Times New Roman"/>
              </w:rPr>
              <w:t>a</w:t>
            </w:r>
            <w:r w:rsidRPr="003B352F">
              <w:rPr>
                <w:rFonts w:cs="Times New Roman"/>
              </w:rPr>
              <w:t xml:space="preserve"> RD$30,000</w:t>
            </w:r>
          </w:p>
        </w:tc>
        <w:tc>
          <w:tcPr>
            <w:tcW w:w="0" w:type="auto"/>
          </w:tcPr>
          <w:p w14:paraId="403F34C8" w14:textId="5F896634" w:rsidR="00384120" w:rsidRPr="003B352F" w:rsidRDefault="00384120" w:rsidP="00384120">
            <w:pPr>
              <w:spacing w:before="120" w:after="0"/>
              <w:ind w:firstLine="0"/>
              <w:jc w:val="center"/>
              <w:rPr>
                <w:rFonts w:cs="Times New Roman"/>
              </w:rPr>
            </w:pPr>
          </w:p>
        </w:tc>
      </w:tr>
      <w:tr w:rsidR="002B03B4" w:rsidRPr="00AE137E" w14:paraId="44472A12" w14:textId="26F92213" w:rsidTr="00034C2F">
        <w:tc>
          <w:tcPr>
            <w:tcW w:w="0" w:type="auto"/>
            <w:vAlign w:val="center"/>
            <w:hideMark/>
          </w:tcPr>
          <w:p w14:paraId="27146B83" w14:textId="0A5B9147" w:rsidR="00A755C4" w:rsidRPr="003B352F" w:rsidRDefault="00A755C4" w:rsidP="004A5284">
            <w:pPr>
              <w:spacing w:before="120" w:after="0"/>
              <w:ind w:firstLine="0"/>
              <w:jc w:val="center"/>
              <w:rPr>
                <w:rFonts w:cs="Times New Roman"/>
              </w:rPr>
            </w:pPr>
            <w:r w:rsidRPr="003B352F">
              <w:rPr>
                <w:rFonts w:cs="Times New Roman"/>
              </w:rPr>
              <w:t xml:space="preserve">Auditoría de seguridad inicial </w:t>
            </w:r>
            <w:r w:rsidR="00EE49C5" w:rsidRPr="003B352F">
              <w:rPr>
                <w:rFonts w:cs="Times New Roman"/>
              </w:rPr>
              <w:t>/ Pentest</w:t>
            </w:r>
            <w:r w:rsidRPr="003B352F">
              <w:rPr>
                <w:rFonts w:cs="Times New Roman"/>
              </w:rPr>
              <w:t xml:space="preserve"> básico</w:t>
            </w:r>
          </w:p>
        </w:tc>
        <w:tc>
          <w:tcPr>
            <w:tcW w:w="0" w:type="auto"/>
            <w:vAlign w:val="center"/>
            <w:hideMark/>
          </w:tcPr>
          <w:p w14:paraId="556D5854" w14:textId="77777777" w:rsidR="00A755C4" w:rsidRPr="003B352F" w:rsidRDefault="00A755C4" w:rsidP="004A5284">
            <w:pPr>
              <w:spacing w:before="120" w:after="0"/>
              <w:ind w:firstLine="0"/>
              <w:jc w:val="center"/>
              <w:rPr>
                <w:rFonts w:cs="Times New Roman"/>
              </w:rPr>
            </w:pPr>
            <w:r w:rsidRPr="003B352F">
              <w:rPr>
                <w:rFonts w:cs="Times New Roman"/>
              </w:rPr>
              <w:t>Nortic A7 de seguridad cibernética</w:t>
            </w:r>
          </w:p>
        </w:tc>
        <w:tc>
          <w:tcPr>
            <w:tcW w:w="0" w:type="auto"/>
            <w:vAlign w:val="center"/>
            <w:hideMark/>
          </w:tcPr>
          <w:p w14:paraId="32D22E4E" w14:textId="77777777" w:rsidR="00A755C4" w:rsidRPr="003B352F" w:rsidRDefault="00A755C4" w:rsidP="004A5284">
            <w:pPr>
              <w:spacing w:before="120" w:after="0"/>
              <w:ind w:firstLine="0"/>
              <w:jc w:val="center"/>
              <w:rPr>
                <w:rFonts w:cs="Times New Roman"/>
              </w:rPr>
            </w:pPr>
            <w:r w:rsidRPr="003B352F">
              <w:rPr>
                <w:rFonts w:cs="Times New Roman"/>
              </w:rPr>
              <w:t>Única vez</w:t>
            </w:r>
          </w:p>
        </w:tc>
        <w:tc>
          <w:tcPr>
            <w:tcW w:w="0" w:type="auto"/>
          </w:tcPr>
          <w:p w14:paraId="17486B87" w14:textId="7C4D4D83" w:rsidR="00EE49C5" w:rsidRPr="003B352F" w:rsidRDefault="00EE49C5" w:rsidP="00EE49C5">
            <w:pPr>
              <w:spacing w:before="120" w:after="0"/>
              <w:ind w:firstLine="0"/>
              <w:jc w:val="center"/>
              <w:rPr>
                <w:rFonts w:cs="Times New Roman"/>
              </w:rPr>
            </w:pPr>
          </w:p>
        </w:tc>
        <w:tc>
          <w:tcPr>
            <w:tcW w:w="0" w:type="auto"/>
            <w:vAlign w:val="center"/>
          </w:tcPr>
          <w:p w14:paraId="3DC83C96" w14:textId="0BA1BD1A" w:rsidR="00EE49C5" w:rsidRPr="003B352F" w:rsidRDefault="00EE49C5" w:rsidP="00EE49C5">
            <w:pPr>
              <w:spacing w:before="120" w:after="0"/>
              <w:ind w:firstLine="0"/>
              <w:jc w:val="center"/>
              <w:rPr>
                <w:rFonts w:cs="Times New Roman"/>
              </w:rPr>
            </w:pPr>
          </w:p>
        </w:tc>
        <w:tc>
          <w:tcPr>
            <w:tcW w:w="0" w:type="auto"/>
          </w:tcPr>
          <w:p w14:paraId="33C4DEAD" w14:textId="1C6DDD1C" w:rsidR="00EE49C5" w:rsidRPr="003B352F" w:rsidRDefault="00EE49C5" w:rsidP="00EE49C5">
            <w:pPr>
              <w:spacing w:before="120" w:after="0"/>
              <w:ind w:firstLine="0"/>
              <w:jc w:val="center"/>
              <w:rPr>
                <w:rFonts w:cs="Times New Roman"/>
              </w:rPr>
            </w:pPr>
          </w:p>
        </w:tc>
        <w:tc>
          <w:tcPr>
            <w:tcW w:w="0" w:type="auto"/>
            <w:vAlign w:val="center"/>
          </w:tcPr>
          <w:p w14:paraId="5B2C0A6A" w14:textId="436CF566" w:rsidR="00EE49C5" w:rsidRPr="003B352F" w:rsidRDefault="00EE49C5" w:rsidP="00307B93">
            <w:pPr>
              <w:spacing w:before="120" w:after="0"/>
              <w:ind w:firstLine="0"/>
              <w:jc w:val="right"/>
              <w:rPr>
                <w:rFonts w:cs="Times New Roman"/>
              </w:rPr>
            </w:pPr>
            <w:r w:rsidRPr="003B352F">
              <w:rPr>
                <w:rFonts w:cs="Times New Roman"/>
              </w:rPr>
              <w:t xml:space="preserve">RD$53,000 </w:t>
            </w:r>
            <w:r w:rsidR="002546D6" w:rsidRPr="003B352F">
              <w:rPr>
                <w:rFonts w:cs="Times New Roman"/>
              </w:rPr>
              <w:t>a</w:t>
            </w:r>
            <w:r w:rsidRPr="003B352F">
              <w:rPr>
                <w:rFonts w:cs="Times New Roman"/>
              </w:rPr>
              <w:t xml:space="preserve"> RD$</w:t>
            </w:r>
            <w:r w:rsidR="00C32880" w:rsidRPr="003B352F">
              <w:rPr>
                <w:rFonts w:cs="Times New Roman"/>
              </w:rPr>
              <w:t>67</w:t>
            </w:r>
            <w:r w:rsidRPr="003B352F">
              <w:rPr>
                <w:rFonts w:cs="Times New Roman"/>
              </w:rPr>
              <w:t>,000</w:t>
            </w:r>
          </w:p>
        </w:tc>
        <w:tc>
          <w:tcPr>
            <w:tcW w:w="0" w:type="auto"/>
          </w:tcPr>
          <w:p w14:paraId="5B993FFD" w14:textId="5BC2CC7F" w:rsidR="00EE49C5" w:rsidRPr="003B352F" w:rsidRDefault="00EE49C5" w:rsidP="00EE49C5">
            <w:pPr>
              <w:spacing w:before="120" w:after="0"/>
              <w:ind w:firstLine="0"/>
              <w:jc w:val="center"/>
              <w:rPr>
                <w:rFonts w:cs="Times New Roman"/>
              </w:rPr>
            </w:pPr>
          </w:p>
        </w:tc>
      </w:tr>
      <w:tr w:rsidR="002B03B4" w:rsidRPr="00AE137E" w14:paraId="60BF250B" w14:textId="7B71BA01" w:rsidTr="00034C2F">
        <w:tc>
          <w:tcPr>
            <w:tcW w:w="0" w:type="auto"/>
            <w:vAlign w:val="center"/>
            <w:hideMark/>
          </w:tcPr>
          <w:p w14:paraId="7925D62B" w14:textId="77777777" w:rsidR="00A755C4" w:rsidRPr="003B352F" w:rsidRDefault="00A755C4" w:rsidP="004A5284">
            <w:pPr>
              <w:spacing w:before="120" w:after="0"/>
              <w:ind w:firstLine="0"/>
              <w:jc w:val="center"/>
              <w:rPr>
                <w:rFonts w:cs="Times New Roman"/>
              </w:rPr>
            </w:pPr>
            <w:r w:rsidRPr="003B352F">
              <w:rPr>
                <w:rFonts w:cs="Times New Roman"/>
                <w:b/>
              </w:rPr>
              <w:t>TOTAL LEGAL (inversión para lanzamiento comercial)</w:t>
            </w:r>
          </w:p>
        </w:tc>
        <w:tc>
          <w:tcPr>
            <w:tcW w:w="0" w:type="auto"/>
            <w:vAlign w:val="center"/>
            <w:hideMark/>
          </w:tcPr>
          <w:p w14:paraId="3B962376" w14:textId="77777777" w:rsidR="00A755C4" w:rsidRPr="003B352F" w:rsidRDefault="00A755C4" w:rsidP="004A5284">
            <w:pPr>
              <w:spacing w:before="120" w:after="0"/>
              <w:ind w:firstLine="0"/>
              <w:jc w:val="center"/>
              <w:rPr>
                <w:rFonts w:cs="Times New Roman"/>
              </w:rPr>
            </w:pPr>
          </w:p>
        </w:tc>
        <w:tc>
          <w:tcPr>
            <w:tcW w:w="0" w:type="auto"/>
            <w:vAlign w:val="center"/>
            <w:hideMark/>
          </w:tcPr>
          <w:p w14:paraId="3A1F6053" w14:textId="77777777" w:rsidR="00A755C4" w:rsidRPr="003B352F" w:rsidRDefault="00A755C4" w:rsidP="00384120">
            <w:pPr>
              <w:spacing w:before="120" w:after="0"/>
              <w:ind w:firstLine="0"/>
              <w:rPr>
                <w:rFonts w:cs="Times New Roman"/>
              </w:rPr>
            </w:pPr>
          </w:p>
        </w:tc>
        <w:tc>
          <w:tcPr>
            <w:tcW w:w="0" w:type="auto"/>
          </w:tcPr>
          <w:p w14:paraId="618CCD56" w14:textId="144127D8" w:rsidR="00EE49C5" w:rsidRPr="003B352F" w:rsidRDefault="00EE49C5" w:rsidP="00EE49C5">
            <w:pPr>
              <w:spacing w:before="120" w:after="0"/>
              <w:ind w:firstLine="0"/>
              <w:jc w:val="center"/>
              <w:rPr>
                <w:rFonts w:cs="Times New Roman"/>
              </w:rPr>
            </w:pPr>
          </w:p>
        </w:tc>
        <w:tc>
          <w:tcPr>
            <w:tcW w:w="0" w:type="auto"/>
          </w:tcPr>
          <w:p w14:paraId="18A7D71B" w14:textId="77777777" w:rsidR="00EE49C5" w:rsidRPr="003B352F" w:rsidRDefault="00EE49C5" w:rsidP="00EE49C5">
            <w:pPr>
              <w:spacing w:before="120" w:after="0"/>
              <w:ind w:firstLine="0"/>
              <w:jc w:val="center"/>
              <w:rPr>
                <w:rFonts w:cs="Times New Roman"/>
              </w:rPr>
            </w:pPr>
          </w:p>
        </w:tc>
        <w:tc>
          <w:tcPr>
            <w:tcW w:w="0" w:type="auto"/>
          </w:tcPr>
          <w:p w14:paraId="0D77D562" w14:textId="4E3D16FD" w:rsidR="00EE49C5" w:rsidRPr="003B352F" w:rsidRDefault="00EE49C5" w:rsidP="00EE49C5">
            <w:pPr>
              <w:spacing w:before="120" w:after="0"/>
              <w:ind w:firstLine="0"/>
              <w:jc w:val="center"/>
              <w:rPr>
                <w:rFonts w:cs="Times New Roman"/>
              </w:rPr>
            </w:pPr>
          </w:p>
        </w:tc>
        <w:tc>
          <w:tcPr>
            <w:tcW w:w="0" w:type="auto"/>
            <w:vAlign w:val="center"/>
          </w:tcPr>
          <w:p w14:paraId="3AF9E50E" w14:textId="0962A059" w:rsidR="00EE49C5" w:rsidRPr="003B352F" w:rsidRDefault="00EE49C5" w:rsidP="00307B93">
            <w:pPr>
              <w:spacing w:before="120" w:after="0"/>
              <w:ind w:firstLine="0"/>
              <w:jc w:val="right"/>
              <w:rPr>
                <w:rFonts w:cs="Times New Roman"/>
                <w:b/>
              </w:rPr>
            </w:pPr>
            <w:r w:rsidRPr="003B352F">
              <w:rPr>
                <w:rFonts w:cs="Times New Roman"/>
                <w:b/>
              </w:rPr>
              <w:t>RD$</w:t>
            </w:r>
            <w:r w:rsidR="00307B93" w:rsidRPr="003B352F">
              <w:rPr>
                <w:rFonts w:cs="Times New Roman"/>
                <w:b/>
              </w:rPr>
              <w:t>114,930</w:t>
            </w:r>
            <w:r w:rsidR="00077F61" w:rsidRPr="003B352F">
              <w:rPr>
                <w:rFonts w:cs="Times New Roman"/>
                <w:b/>
              </w:rPr>
              <w:t xml:space="preserve"> </w:t>
            </w:r>
            <w:r w:rsidR="002546D6" w:rsidRPr="003B352F">
              <w:rPr>
                <w:rFonts w:cs="Times New Roman"/>
                <w:b/>
              </w:rPr>
              <w:t>a</w:t>
            </w:r>
            <w:r w:rsidR="00307B93" w:rsidRPr="003B352F">
              <w:rPr>
                <w:rFonts w:cs="Times New Roman"/>
                <w:b/>
              </w:rPr>
              <w:t xml:space="preserve"> </w:t>
            </w:r>
            <w:r w:rsidR="002546D6" w:rsidRPr="003B352F">
              <w:rPr>
                <w:rFonts w:cs="Times New Roman"/>
                <w:b/>
              </w:rPr>
              <w:t>RD$</w:t>
            </w:r>
            <w:r w:rsidR="00EE4FBE" w:rsidRPr="003B352F">
              <w:rPr>
                <w:rFonts w:cs="Times New Roman"/>
                <w:b/>
              </w:rPr>
              <w:t>178</w:t>
            </w:r>
            <w:r w:rsidR="00B05510" w:rsidRPr="003B352F">
              <w:rPr>
                <w:rFonts w:cs="Times New Roman"/>
                <w:b/>
              </w:rPr>
              <w:t>,930</w:t>
            </w:r>
          </w:p>
        </w:tc>
        <w:tc>
          <w:tcPr>
            <w:tcW w:w="0" w:type="auto"/>
          </w:tcPr>
          <w:p w14:paraId="00A21A84" w14:textId="2CFE8325" w:rsidR="00EE49C5" w:rsidRPr="003B352F" w:rsidRDefault="00EE49C5" w:rsidP="00EE49C5">
            <w:pPr>
              <w:spacing w:before="120" w:after="0"/>
              <w:ind w:firstLine="0"/>
              <w:jc w:val="center"/>
              <w:rPr>
                <w:rFonts w:cs="Times New Roman"/>
              </w:rPr>
            </w:pPr>
          </w:p>
        </w:tc>
      </w:tr>
      <w:tr w:rsidR="002B03B4" w:rsidRPr="00AE137E" w14:paraId="2F731D54" w14:textId="48DFEE48" w:rsidTr="00034C2F">
        <w:trPr>
          <w:cnfStyle w:val="010000000000" w:firstRow="0" w:lastRow="1" w:firstColumn="0" w:lastColumn="0" w:oddVBand="0" w:evenVBand="0" w:oddHBand="0" w:evenHBand="0" w:firstRowFirstColumn="0" w:firstRowLastColumn="0" w:lastRowFirstColumn="0" w:lastRowLastColumn="0"/>
        </w:trPr>
        <w:tc>
          <w:tcPr>
            <w:tcW w:w="0" w:type="auto"/>
            <w:vAlign w:val="center"/>
            <w:hideMark/>
          </w:tcPr>
          <w:p w14:paraId="1FFD0F7C" w14:textId="77777777" w:rsidR="00A755C4" w:rsidRPr="003B352F" w:rsidRDefault="00A755C4" w:rsidP="004A5284">
            <w:pPr>
              <w:spacing w:before="120" w:after="0"/>
              <w:ind w:firstLine="0"/>
              <w:jc w:val="center"/>
              <w:rPr>
                <w:rFonts w:cs="Times New Roman"/>
              </w:rPr>
            </w:pPr>
            <w:r w:rsidRPr="003B352F">
              <w:rPr>
                <w:rFonts w:cs="Times New Roman"/>
              </w:rPr>
              <w:t>TOTAL LEGAL mínimo (solo privacidad + consultoría)</w:t>
            </w:r>
          </w:p>
        </w:tc>
        <w:tc>
          <w:tcPr>
            <w:tcW w:w="0" w:type="auto"/>
            <w:vAlign w:val="center"/>
            <w:hideMark/>
          </w:tcPr>
          <w:p w14:paraId="4A47BE85" w14:textId="77777777" w:rsidR="00A755C4" w:rsidRPr="003B352F" w:rsidRDefault="00A755C4" w:rsidP="004A5284">
            <w:pPr>
              <w:spacing w:before="120" w:after="0"/>
              <w:ind w:firstLine="0"/>
              <w:jc w:val="center"/>
              <w:rPr>
                <w:rFonts w:cs="Times New Roman"/>
              </w:rPr>
            </w:pPr>
          </w:p>
        </w:tc>
        <w:tc>
          <w:tcPr>
            <w:tcW w:w="0" w:type="auto"/>
            <w:vAlign w:val="center"/>
          </w:tcPr>
          <w:p w14:paraId="5F9342B6" w14:textId="29893E15" w:rsidR="00A755C4" w:rsidRPr="003B352F" w:rsidRDefault="00A755C4" w:rsidP="004A5284">
            <w:pPr>
              <w:spacing w:before="120" w:after="0"/>
              <w:ind w:firstLine="0"/>
              <w:jc w:val="center"/>
              <w:rPr>
                <w:rFonts w:cs="Times New Roman"/>
              </w:rPr>
            </w:pPr>
          </w:p>
        </w:tc>
        <w:tc>
          <w:tcPr>
            <w:tcW w:w="0" w:type="auto"/>
          </w:tcPr>
          <w:p w14:paraId="07EE4EA9" w14:textId="7FB4ADD1" w:rsidR="00EE49C5" w:rsidRPr="003B352F" w:rsidRDefault="00EE49C5" w:rsidP="00EE49C5">
            <w:pPr>
              <w:spacing w:before="120" w:after="0"/>
              <w:ind w:firstLine="0"/>
              <w:jc w:val="center"/>
              <w:rPr>
                <w:rFonts w:cs="Times New Roman"/>
              </w:rPr>
            </w:pPr>
          </w:p>
        </w:tc>
        <w:tc>
          <w:tcPr>
            <w:tcW w:w="0" w:type="auto"/>
          </w:tcPr>
          <w:p w14:paraId="3953405B" w14:textId="77777777" w:rsidR="00EE49C5" w:rsidRPr="003B352F" w:rsidRDefault="00EE49C5" w:rsidP="00EE49C5">
            <w:pPr>
              <w:spacing w:before="120" w:after="0"/>
              <w:ind w:firstLine="0"/>
              <w:jc w:val="center"/>
              <w:rPr>
                <w:rFonts w:cs="Times New Roman"/>
              </w:rPr>
            </w:pPr>
          </w:p>
        </w:tc>
        <w:tc>
          <w:tcPr>
            <w:tcW w:w="0" w:type="auto"/>
          </w:tcPr>
          <w:p w14:paraId="5FADDAEC" w14:textId="3E074E4A" w:rsidR="00EE49C5" w:rsidRPr="003B352F" w:rsidRDefault="00EE49C5" w:rsidP="00EE49C5">
            <w:pPr>
              <w:spacing w:before="120" w:after="0"/>
              <w:ind w:firstLine="0"/>
              <w:jc w:val="center"/>
              <w:rPr>
                <w:rFonts w:cs="Times New Roman"/>
              </w:rPr>
            </w:pPr>
          </w:p>
        </w:tc>
        <w:tc>
          <w:tcPr>
            <w:tcW w:w="0" w:type="auto"/>
            <w:vAlign w:val="center"/>
          </w:tcPr>
          <w:p w14:paraId="41277117" w14:textId="70A26975" w:rsidR="00EE49C5" w:rsidRPr="003B352F" w:rsidRDefault="00EE49C5" w:rsidP="007C74F8">
            <w:pPr>
              <w:spacing w:before="120" w:after="0"/>
              <w:ind w:firstLine="0"/>
              <w:jc w:val="right"/>
              <w:rPr>
                <w:rFonts w:cs="Times New Roman"/>
              </w:rPr>
            </w:pPr>
            <w:r w:rsidRPr="003B352F">
              <w:rPr>
                <w:rFonts w:cs="Times New Roman"/>
              </w:rPr>
              <w:t>RD$50,000</w:t>
            </w:r>
          </w:p>
        </w:tc>
        <w:tc>
          <w:tcPr>
            <w:tcW w:w="0" w:type="auto"/>
          </w:tcPr>
          <w:p w14:paraId="15E77273" w14:textId="1B164A27" w:rsidR="00EE49C5" w:rsidRPr="003B352F" w:rsidRDefault="00EE49C5" w:rsidP="00EE49C5">
            <w:pPr>
              <w:spacing w:before="120" w:after="0"/>
              <w:ind w:firstLine="0"/>
              <w:jc w:val="center"/>
              <w:rPr>
                <w:rFonts w:cs="Times New Roman"/>
              </w:rPr>
            </w:pPr>
          </w:p>
        </w:tc>
      </w:tr>
    </w:tbl>
    <w:p w14:paraId="26EE99DC" w14:textId="27F32A6B" w:rsidR="00246EF6" w:rsidRPr="00034C2F" w:rsidRDefault="009B533A" w:rsidP="00034C2F">
      <w:r w:rsidRPr="00B531F2">
        <w:t>Elaboración basada en:</w:t>
      </w:r>
      <w:r w:rsidR="009A42B2" w:rsidRPr="00B531F2">
        <w:t xml:space="preserve"> </w:t>
      </w:r>
      <w:sdt>
        <w:sdtPr>
          <w:id w:val="603160916"/>
          <w:citation/>
        </w:sdtPr>
        <w:sdtEndPr/>
        <w:sdtContent>
          <w:r w:rsidR="009A42B2" w:rsidRPr="00B531F2">
            <w:fldChar w:fldCharType="begin"/>
          </w:r>
          <w:r w:rsidR="008D1245">
            <w:instrText xml:space="preserve">CITATION Con13 \t  \l 2058 </w:instrText>
          </w:r>
          <w:r w:rsidR="009A42B2" w:rsidRPr="00B531F2">
            <w:fldChar w:fldCharType="separate"/>
          </w:r>
          <w:r w:rsidR="00852EF3" w:rsidRPr="00852EF3">
            <w:rPr>
              <w:noProof/>
            </w:rPr>
            <w:t>(Congreso Nacional de la República Dominicana, 2013)</w:t>
          </w:r>
          <w:r w:rsidR="009A42B2" w:rsidRPr="00B531F2">
            <w:fldChar w:fldCharType="end"/>
          </w:r>
        </w:sdtContent>
      </w:sdt>
      <w:r w:rsidR="009A42B2" w:rsidRPr="00B531F2">
        <w:t>,</w:t>
      </w:r>
      <w:r w:rsidR="00852849" w:rsidRPr="00B531F2">
        <w:t xml:space="preserve"> </w:t>
      </w:r>
      <w:sdt>
        <w:sdtPr>
          <w:id w:val="355628376"/>
          <w:citation/>
        </w:sdtPr>
        <w:sdtEndPr/>
        <w:sdtContent>
          <w:r w:rsidRPr="00B531F2">
            <w:fldChar w:fldCharType="begin"/>
          </w:r>
          <w:r w:rsidR="008D1245">
            <w:instrText xml:space="preserve">CITATION Con17 \t  \l 2058 </w:instrText>
          </w:r>
          <w:r w:rsidRPr="00B531F2">
            <w:fldChar w:fldCharType="separate"/>
          </w:r>
          <w:r w:rsidR="00852EF3" w:rsidRPr="00852EF3">
            <w:rPr>
              <w:noProof/>
            </w:rPr>
            <w:t>(Congreso Nacional de la República Dominicana, 2017)</w:t>
          </w:r>
          <w:r w:rsidRPr="00B531F2">
            <w:fldChar w:fldCharType="end"/>
          </w:r>
        </w:sdtContent>
      </w:sdt>
      <w:r w:rsidRPr="00B531F2">
        <w:t xml:space="preserve">, </w:t>
      </w:r>
      <w:sdt>
        <w:sdtPr>
          <w:id w:val="-963809921"/>
          <w:citation/>
        </w:sdtPr>
        <w:sdtEndPr/>
        <w:sdtContent>
          <w:r w:rsidR="00B5188A" w:rsidRPr="00B531F2">
            <w:fldChar w:fldCharType="begin"/>
          </w:r>
          <w:r w:rsidR="008D1245">
            <w:instrText xml:space="preserve">CITATION Con02 \t  \l 2058 </w:instrText>
          </w:r>
          <w:r w:rsidR="00B5188A" w:rsidRPr="00B531F2">
            <w:fldChar w:fldCharType="separate"/>
          </w:r>
          <w:r w:rsidR="00852EF3" w:rsidRPr="00852EF3">
            <w:rPr>
              <w:noProof/>
            </w:rPr>
            <w:t>(Congreso Nacional de la República Dominicana, 2002)</w:t>
          </w:r>
          <w:r w:rsidR="00B5188A" w:rsidRPr="00B531F2">
            <w:fldChar w:fldCharType="end"/>
          </w:r>
        </w:sdtContent>
      </w:sdt>
      <w:r w:rsidR="009A42B2" w:rsidRPr="00B531F2">
        <w:t xml:space="preserve">, </w:t>
      </w:r>
      <w:sdt>
        <w:sdtPr>
          <w:id w:val="-654840372"/>
          <w:citation/>
        </w:sdtPr>
        <w:sdtEndPr/>
        <w:sdtContent>
          <w:r w:rsidR="00FF004D" w:rsidRPr="00B531F2">
            <w:fldChar w:fldCharType="begin"/>
          </w:r>
          <w:r w:rsidR="008D1245">
            <w:instrText xml:space="preserve">CITATION Con00 \t  \l 2058 </w:instrText>
          </w:r>
          <w:r w:rsidR="00FF004D" w:rsidRPr="00B531F2">
            <w:fldChar w:fldCharType="separate"/>
          </w:r>
          <w:r w:rsidR="00852EF3" w:rsidRPr="00852EF3">
            <w:rPr>
              <w:noProof/>
            </w:rPr>
            <w:t>(Congreso Nacional de la República Dominicana, 2000)</w:t>
          </w:r>
          <w:r w:rsidR="00FF004D" w:rsidRPr="00B531F2">
            <w:fldChar w:fldCharType="end"/>
          </w:r>
        </w:sdtContent>
      </w:sdt>
      <w:r w:rsidR="00DC7BEC" w:rsidRPr="00B531F2">
        <w:t xml:space="preserve">, </w:t>
      </w:r>
      <w:sdt>
        <w:sdtPr>
          <w:id w:val="-1605646975"/>
          <w:citation/>
        </w:sdtPr>
        <w:sdtEndPr/>
        <w:sdtContent>
          <w:r w:rsidR="00DC7BEC" w:rsidRPr="00B531F2">
            <w:fldChar w:fldCharType="begin"/>
          </w:r>
          <w:r w:rsidR="00641821">
            <w:instrText xml:space="preserve">CITATION Con08 \t  \l 2058 </w:instrText>
          </w:r>
          <w:r w:rsidR="00DC7BEC" w:rsidRPr="00B531F2">
            <w:fldChar w:fldCharType="separate"/>
          </w:r>
          <w:r w:rsidR="00852EF3" w:rsidRPr="00852EF3">
            <w:rPr>
              <w:noProof/>
            </w:rPr>
            <w:t>(Congreso Nacional de la República Dominicana, 2008)</w:t>
          </w:r>
          <w:r w:rsidR="00DC7BEC" w:rsidRPr="00B531F2">
            <w:fldChar w:fldCharType="end"/>
          </w:r>
        </w:sdtContent>
      </w:sdt>
      <w:r w:rsidR="00DC7BEC" w:rsidRPr="00B531F2">
        <w:t>.</w:t>
      </w:r>
      <w:sdt>
        <w:sdtPr>
          <w:id w:val="677932894"/>
          <w:citation/>
        </w:sdtPr>
        <w:sdtEndPr/>
        <w:sdtContent>
          <w:r w:rsidR="00D31543" w:rsidRPr="00B531F2">
            <w:fldChar w:fldCharType="begin"/>
          </w:r>
          <w:r w:rsidR="00D31543" w:rsidRPr="00B531F2">
            <w:instrText xml:space="preserve">CITATION Ofi25 \l 2058 </w:instrText>
          </w:r>
          <w:r w:rsidR="00D31543" w:rsidRPr="00B531F2">
            <w:fldChar w:fldCharType="separate"/>
          </w:r>
          <w:r w:rsidR="00852EF3">
            <w:rPr>
              <w:noProof/>
            </w:rPr>
            <w:t xml:space="preserve"> </w:t>
          </w:r>
          <w:r w:rsidR="00852EF3" w:rsidRPr="00852EF3">
            <w:rPr>
              <w:noProof/>
            </w:rPr>
            <w:t>(OGTIC, NORTIC A7: Norma para la administración de la seguridad de las tecnologías de la información y comunicación en el Estado dominicano., 2025)</w:t>
          </w:r>
          <w:r w:rsidR="00D31543" w:rsidRPr="00B531F2">
            <w:fldChar w:fldCharType="end"/>
          </w:r>
        </w:sdtContent>
      </w:sdt>
      <w:r w:rsidR="007919F7" w:rsidRPr="00B531F2">
        <w:t xml:space="preserve">, </w:t>
      </w:r>
      <w:sdt>
        <w:sdtPr>
          <w:id w:val="-933428159"/>
          <w:citation/>
        </w:sdtPr>
        <w:sdtEndPr/>
        <w:sdtContent>
          <w:r w:rsidR="00CB2CAC" w:rsidRPr="00B531F2">
            <w:fldChar w:fldCharType="begin"/>
          </w:r>
          <w:r w:rsidR="00CB2CAC" w:rsidRPr="00B531F2">
            <w:instrText xml:space="preserve"> CITATION Cas25 \l 2058 </w:instrText>
          </w:r>
          <w:r w:rsidR="00CB2CAC" w:rsidRPr="00B531F2">
            <w:fldChar w:fldCharType="separate"/>
          </w:r>
          <w:r w:rsidR="00852EF3" w:rsidRPr="00852EF3">
            <w:rPr>
              <w:noProof/>
            </w:rPr>
            <w:t>(Castillo Terrero Abogados, 2025)</w:t>
          </w:r>
          <w:r w:rsidR="00CB2CAC" w:rsidRPr="00B531F2">
            <w:fldChar w:fldCharType="end"/>
          </w:r>
        </w:sdtContent>
      </w:sdt>
      <w:r w:rsidR="00086E26" w:rsidRPr="00B531F2">
        <w:t xml:space="preserve">, </w:t>
      </w:r>
      <w:sdt>
        <w:sdtPr>
          <w:id w:val="1254935872"/>
          <w:citation/>
        </w:sdtPr>
        <w:sdtEndPr/>
        <w:sdtContent>
          <w:r w:rsidR="00086E26" w:rsidRPr="00B531F2">
            <w:fldChar w:fldCharType="begin"/>
          </w:r>
          <w:r w:rsidR="00086E26" w:rsidRPr="00B531F2">
            <w:instrText xml:space="preserve"> CITATION Ofi23 \l 2058 </w:instrText>
          </w:r>
          <w:r w:rsidR="00086E26" w:rsidRPr="00B531F2">
            <w:fldChar w:fldCharType="separate"/>
          </w:r>
          <w:r w:rsidR="00852EF3" w:rsidRPr="00852EF3">
            <w:rPr>
              <w:noProof/>
            </w:rPr>
            <w:t>(ONAPI, 2023)</w:t>
          </w:r>
          <w:r w:rsidR="00086E26" w:rsidRPr="00B531F2">
            <w:fldChar w:fldCharType="end"/>
          </w:r>
        </w:sdtContent>
      </w:sdt>
      <w:r w:rsidR="00086E26" w:rsidRPr="00B531F2">
        <w:t xml:space="preserve">, </w:t>
      </w:r>
      <w:sdt>
        <w:sdtPr>
          <w:id w:val="824786295"/>
          <w:citation/>
        </w:sdtPr>
        <w:sdtEndPr/>
        <w:sdtContent>
          <w:r w:rsidR="00705E51" w:rsidRPr="00B531F2">
            <w:fldChar w:fldCharType="begin"/>
          </w:r>
          <w:r w:rsidR="00705E51" w:rsidRPr="00B531F2">
            <w:instrText xml:space="preserve"> CITATION Pen26 \l 2058 </w:instrText>
          </w:r>
          <w:r w:rsidR="00705E51" w:rsidRPr="00B531F2">
            <w:fldChar w:fldCharType="separate"/>
          </w:r>
          <w:r w:rsidR="00852EF3" w:rsidRPr="00852EF3">
            <w:rPr>
              <w:noProof/>
            </w:rPr>
            <w:t>(PentestingTeam, 2026)</w:t>
          </w:r>
          <w:r w:rsidR="00705E51" w:rsidRPr="00B531F2">
            <w:fldChar w:fldCharType="end"/>
          </w:r>
        </w:sdtContent>
      </w:sdt>
      <w:r w:rsidR="00672DCF" w:rsidRPr="00B531F2">
        <w:t xml:space="preserve">, </w:t>
      </w:r>
      <w:sdt>
        <w:sdtPr>
          <w:id w:val="161662231"/>
          <w:citation/>
        </w:sdtPr>
        <w:sdtEndPr/>
        <w:sdtContent>
          <w:r w:rsidR="00672DCF" w:rsidRPr="00B531F2">
            <w:fldChar w:fldCharType="begin"/>
          </w:r>
          <w:r w:rsidR="00672DCF" w:rsidRPr="00B531F2">
            <w:instrText xml:space="preserve"> CITATION PHL25 \l 2058 </w:instrText>
          </w:r>
          <w:r w:rsidR="00672DCF" w:rsidRPr="00B531F2">
            <w:fldChar w:fldCharType="separate"/>
          </w:r>
          <w:r w:rsidR="00852EF3" w:rsidRPr="00852EF3">
            <w:rPr>
              <w:noProof/>
            </w:rPr>
            <w:t>(PHLaw, 2025)</w:t>
          </w:r>
          <w:r w:rsidR="00672DCF" w:rsidRPr="00B531F2">
            <w:fldChar w:fldCharType="end"/>
          </w:r>
        </w:sdtContent>
      </w:sdt>
      <w:r w:rsidR="008D1245">
        <w:t xml:space="preserve">, </w:t>
      </w:r>
      <w:sdt>
        <w:sdtPr>
          <w:id w:val="197974346"/>
          <w:citation/>
        </w:sdtPr>
        <w:sdtEndPr/>
        <w:sdtContent>
          <w:r w:rsidR="008D1245">
            <w:fldChar w:fldCharType="begin"/>
          </w:r>
          <w:r w:rsidR="008D1245">
            <w:rPr>
              <w:lang w:val="es-MX"/>
            </w:rPr>
            <w:instrText xml:space="preserve"> CITATION Ofi25 \l 2058 </w:instrText>
          </w:r>
          <w:r w:rsidR="008D1245">
            <w:fldChar w:fldCharType="separate"/>
          </w:r>
          <w:r w:rsidR="00852EF3">
            <w:rPr>
              <w:noProof/>
              <w:lang w:val="es-MX"/>
            </w:rPr>
            <w:t>(OGTIC, NORTIC A7: Norma para la administración de la seguridad de las tecnologías de la información y comunicación en el Estado dominicano., 2025)</w:t>
          </w:r>
          <w:r w:rsidR="008D1245">
            <w:fldChar w:fldCharType="end"/>
          </w:r>
        </w:sdtContent>
      </w:sdt>
      <w:r w:rsidR="00086E26" w:rsidRPr="00B531F2">
        <w:t>.</w:t>
      </w:r>
    </w:p>
    <w:p w14:paraId="250D3EA9" w14:textId="486006B8" w:rsidR="00A755C4" w:rsidRPr="00B531F2" w:rsidRDefault="00A755C4" w:rsidP="002521BA">
      <w:pPr>
        <w:pStyle w:val="Ttulo4"/>
      </w:pPr>
      <w:r w:rsidRPr="00B531F2">
        <w:t>Variables Ocultas e Imprevistos Identificados</w:t>
      </w:r>
    </w:p>
    <w:p w14:paraId="0829AE11" w14:textId="159DA9BD" w:rsidR="00A755C4" w:rsidRPr="00B531F2" w:rsidRDefault="00A755C4" w:rsidP="00A755C4">
      <w:r w:rsidRPr="00B531F2">
        <w:t xml:space="preserve">Las variables presentadas a continuación representan costos no contemplados habitualmente en la planificación inicial de proyectos SaaS, pero que tienen </w:t>
      </w:r>
      <w:r w:rsidR="00800180">
        <w:t>cierto grado de</w:t>
      </w:r>
      <w:r w:rsidRPr="00B531F2">
        <w:t xml:space="preserve"> probabilidad de materializarse durante el ciclo de vida de VeriFinca </w:t>
      </w:r>
      <w:sdt>
        <w:sdtPr>
          <w:id w:val="1526673580"/>
          <w:citation/>
        </w:sdtPr>
        <w:sdtEndPr/>
        <w:sdtContent>
          <w:r w:rsidRPr="00B531F2">
            <w:fldChar w:fldCharType="begin"/>
          </w:r>
          <w:r w:rsidRPr="00B531F2">
            <w:instrText xml:space="preserve"> CITATION McG \l 2058 </w:instrText>
          </w:r>
          <w:r w:rsidRPr="00B531F2">
            <w:fldChar w:fldCharType="separate"/>
          </w:r>
          <w:r w:rsidR="00852EF3" w:rsidRPr="00852EF3">
            <w:rPr>
              <w:noProof/>
            </w:rPr>
            <w:t>(Baca Urbina, 2001)</w:t>
          </w:r>
          <w:r w:rsidRPr="00B531F2">
            <w:fldChar w:fldCharType="end"/>
          </w:r>
        </w:sdtContent>
      </w:sdt>
      <w:r w:rsidRPr="00B531F2">
        <w:t>:</w:t>
      </w:r>
    </w:p>
    <w:p w14:paraId="42077F64" w14:textId="73A22A3B" w:rsidR="00A755C4" w:rsidRPr="00B531F2" w:rsidRDefault="00A755C4" w:rsidP="00617FE9">
      <w:pPr>
        <w:pStyle w:val="Figuras"/>
      </w:pPr>
      <w:bookmarkStart w:id="61" w:name="_Toc227357386"/>
      <w:r w:rsidRPr="00B531F2">
        <w:t xml:space="preserve">Tabla </w:t>
      </w:r>
      <w:r>
        <w:fldChar w:fldCharType="begin"/>
      </w:r>
      <w:r>
        <w:instrText xml:space="preserve"> SEQ Tabla \* ARABIC </w:instrText>
      </w:r>
      <w:r>
        <w:fldChar w:fldCharType="separate"/>
      </w:r>
      <w:r w:rsidR="00B111AF">
        <w:rPr>
          <w:noProof/>
        </w:rPr>
        <w:t>16</w:t>
      </w:r>
      <w:r>
        <w:rPr>
          <w:noProof/>
        </w:rPr>
        <w:fldChar w:fldCharType="end"/>
      </w:r>
      <w:r w:rsidRPr="00B531F2">
        <w:br/>
        <w:t>Variables ocultas y riesgos económicos identificados</w:t>
      </w:r>
      <w:bookmarkEnd w:id="61"/>
    </w:p>
    <w:tbl>
      <w:tblPr>
        <w:tblStyle w:val="Tablanormal2"/>
        <w:tblW w:w="5000" w:type="pct"/>
        <w:tblLayout w:type="fixed"/>
        <w:tblCellMar>
          <w:left w:w="0" w:type="dxa"/>
          <w:right w:w="0" w:type="dxa"/>
        </w:tblCellMar>
        <w:tblLook w:val="0620" w:firstRow="1" w:lastRow="0" w:firstColumn="0" w:lastColumn="0" w:noHBand="1" w:noVBand="1"/>
      </w:tblPr>
      <w:tblGrid>
        <w:gridCol w:w="1872"/>
        <w:gridCol w:w="1872"/>
        <w:gridCol w:w="1872"/>
        <w:gridCol w:w="1872"/>
        <w:gridCol w:w="1872"/>
      </w:tblGrid>
      <w:tr w:rsidR="00A755C4" w:rsidRPr="00B531F2" w14:paraId="6274A981" w14:textId="77777777" w:rsidTr="008C43A7">
        <w:trPr>
          <w:cnfStyle w:val="100000000000" w:firstRow="1" w:lastRow="0" w:firstColumn="0" w:lastColumn="0" w:oddVBand="0" w:evenVBand="0" w:oddHBand="0" w:evenHBand="0" w:firstRowFirstColumn="0" w:firstRowLastColumn="0" w:lastRowFirstColumn="0" w:lastRowLastColumn="0"/>
          <w:tblHeader/>
        </w:trPr>
        <w:tc>
          <w:tcPr>
            <w:tcW w:w="0" w:type="pct"/>
            <w:vAlign w:val="center"/>
            <w:hideMark/>
          </w:tcPr>
          <w:p w14:paraId="34AF0887" w14:textId="77777777" w:rsidR="00A755C4" w:rsidRPr="003B352F" w:rsidRDefault="00A755C4" w:rsidP="004A5284">
            <w:pPr>
              <w:spacing w:before="120" w:after="0"/>
              <w:ind w:firstLine="0"/>
              <w:jc w:val="center"/>
              <w:rPr>
                <w:rFonts w:cs="Times New Roman"/>
              </w:rPr>
            </w:pPr>
            <w:r w:rsidRPr="003B352F">
              <w:rPr>
                <w:rFonts w:cs="Times New Roman"/>
              </w:rPr>
              <w:t>ID</w:t>
            </w:r>
          </w:p>
        </w:tc>
        <w:tc>
          <w:tcPr>
            <w:tcW w:w="0" w:type="pct"/>
            <w:vAlign w:val="center"/>
            <w:hideMark/>
          </w:tcPr>
          <w:p w14:paraId="39E6FDC8" w14:textId="77777777" w:rsidR="00A755C4" w:rsidRPr="003B352F" w:rsidRDefault="00A755C4" w:rsidP="004A5284">
            <w:pPr>
              <w:spacing w:before="120" w:after="0"/>
              <w:ind w:firstLine="0"/>
              <w:jc w:val="center"/>
              <w:rPr>
                <w:rFonts w:cs="Times New Roman"/>
              </w:rPr>
            </w:pPr>
            <w:r w:rsidRPr="003B352F">
              <w:rPr>
                <w:rFonts w:cs="Times New Roman"/>
              </w:rPr>
              <w:t>Variable / Imprevisto</w:t>
            </w:r>
          </w:p>
        </w:tc>
        <w:tc>
          <w:tcPr>
            <w:tcW w:w="0" w:type="pct"/>
            <w:vAlign w:val="center"/>
            <w:hideMark/>
          </w:tcPr>
          <w:p w14:paraId="6DA2BA38" w14:textId="77777777" w:rsidR="00A755C4" w:rsidRPr="003B352F" w:rsidRDefault="00A755C4" w:rsidP="004A5284">
            <w:pPr>
              <w:spacing w:before="120" w:after="0"/>
              <w:ind w:firstLine="0"/>
              <w:jc w:val="center"/>
              <w:rPr>
                <w:rFonts w:cs="Times New Roman"/>
              </w:rPr>
            </w:pPr>
            <w:r w:rsidRPr="003B352F">
              <w:rPr>
                <w:rFonts w:cs="Times New Roman"/>
              </w:rPr>
              <w:t>Descripción</w:t>
            </w:r>
          </w:p>
        </w:tc>
        <w:tc>
          <w:tcPr>
            <w:tcW w:w="0" w:type="pct"/>
            <w:vAlign w:val="center"/>
            <w:hideMark/>
          </w:tcPr>
          <w:p w14:paraId="16CEEB03" w14:textId="77777777" w:rsidR="00A755C4" w:rsidRPr="003B352F" w:rsidRDefault="00A755C4" w:rsidP="004A5284">
            <w:pPr>
              <w:spacing w:before="120" w:after="0"/>
              <w:ind w:firstLine="0"/>
              <w:jc w:val="center"/>
              <w:rPr>
                <w:rFonts w:cs="Times New Roman"/>
              </w:rPr>
            </w:pPr>
            <w:r w:rsidRPr="003B352F">
              <w:rPr>
                <w:rFonts w:cs="Times New Roman"/>
              </w:rPr>
              <w:t>Impacto estimado (RD$)</w:t>
            </w:r>
          </w:p>
        </w:tc>
        <w:tc>
          <w:tcPr>
            <w:tcW w:w="0" w:type="pct"/>
            <w:vAlign w:val="center"/>
            <w:hideMark/>
          </w:tcPr>
          <w:p w14:paraId="1B1A7E86" w14:textId="77777777" w:rsidR="00A755C4" w:rsidRPr="003B352F" w:rsidRDefault="00A755C4" w:rsidP="004A5284">
            <w:pPr>
              <w:spacing w:before="120" w:after="0"/>
              <w:ind w:firstLine="0"/>
              <w:jc w:val="center"/>
              <w:rPr>
                <w:rFonts w:cs="Times New Roman"/>
              </w:rPr>
            </w:pPr>
            <w:r w:rsidRPr="003B352F">
              <w:rPr>
                <w:rFonts w:cs="Times New Roman"/>
              </w:rPr>
              <w:t>Probabilidad</w:t>
            </w:r>
          </w:p>
        </w:tc>
      </w:tr>
      <w:tr w:rsidR="00A755C4" w:rsidRPr="00B531F2" w14:paraId="3413629B" w14:textId="77777777" w:rsidTr="008C43A7">
        <w:tc>
          <w:tcPr>
            <w:tcW w:w="0" w:type="pct"/>
            <w:vAlign w:val="center"/>
            <w:hideMark/>
          </w:tcPr>
          <w:p w14:paraId="30979700" w14:textId="77777777" w:rsidR="00A755C4" w:rsidRPr="003B352F" w:rsidRDefault="00A755C4" w:rsidP="004A5284">
            <w:pPr>
              <w:spacing w:before="120" w:after="0"/>
              <w:ind w:firstLine="0"/>
              <w:jc w:val="center"/>
              <w:rPr>
                <w:rFonts w:cs="Times New Roman"/>
              </w:rPr>
            </w:pPr>
            <w:r w:rsidRPr="003B352F">
              <w:rPr>
                <w:rFonts w:cs="Times New Roman"/>
                <w:b/>
              </w:rPr>
              <w:t>V-1</w:t>
            </w:r>
          </w:p>
        </w:tc>
        <w:tc>
          <w:tcPr>
            <w:tcW w:w="0" w:type="pct"/>
            <w:vAlign w:val="center"/>
            <w:hideMark/>
          </w:tcPr>
          <w:p w14:paraId="4288AC5F" w14:textId="77777777" w:rsidR="00A755C4" w:rsidRPr="003B352F" w:rsidRDefault="00A755C4" w:rsidP="004A5284">
            <w:pPr>
              <w:spacing w:before="120" w:after="0"/>
              <w:ind w:firstLine="0"/>
              <w:jc w:val="center"/>
              <w:rPr>
                <w:rFonts w:cs="Times New Roman"/>
              </w:rPr>
            </w:pPr>
            <w:r w:rsidRPr="003B352F">
              <w:rPr>
                <w:rFonts w:cs="Times New Roman"/>
                <w:b/>
              </w:rPr>
              <w:t>Egreso de datos Azure</w:t>
            </w:r>
            <w:r w:rsidRPr="003B352F">
              <w:rPr>
                <w:rFonts w:cs="Times New Roman"/>
              </w:rPr>
              <w:t xml:space="preserve"> (</w:t>
            </w:r>
            <w:r w:rsidRPr="003B352F">
              <w:rPr>
                <w:rFonts w:cs="Times New Roman"/>
                <w:i/>
              </w:rPr>
              <w:t>data egress</w:t>
            </w:r>
            <w:r w:rsidRPr="003B352F">
              <w:rPr>
                <w:rFonts w:cs="Times New Roman"/>
              </w:rPr>
              <w:t>)</w:t>
            </w:r>
          </w:p>
        </w:tc>
        <w:tc>
          <w:tcPr>
            <w:tcW w:w="0" w:type="pct"/>
            <w:vAlign w:val="center"/>
            <w:hideMark/>
          </w:tcPr>
          <w:p w14:paraId="10499C65" w14:textId="77777777" w:rsidR="00A755C4" w:rsidRPr="003B352F" w:rsidRDefault="00A755C4" w:rsidP="004A5284">
            <w:pPr>
              <w:spacing w:before="120" w:after="0"/>
              <w:ind w:firstLine="0"/>
              <w:jc w:val="center"/>
              <w:rPr>
                <w:rFonts w:cs="Times New Roman"/>
              </w:rPr>
            </w:pPr>
            <w:r w:rsidRPr="003B352F">
              <w:rPr>
                <w:rFonts w:cs="Times New Roman"/>
              </w:rPr>
              <w:t>Cada certificado PDF, plano y reporte descargado genera cargo de salida. Los primeros 100 GB/mes son gratuitos; el excedente cuesta RD$5.30/GB. Un sistema con 300+ consultas/día supera fácilmente este umbral.</w:t>
            </w:r>
          </w:p>
        </w:tc>
        <w:tc>
          <w:tcPr>
            <w:tcW w:w="0" w:type="pct"/>
            <w:vAlign w:val="center"/>
            <w:hideMark/>
          </w:tcPr>
          <w:p w14:paraId="73018709" w14:textId="77777777" w:rsidR="00A755C4" w:rsidRPr="003B352F" w:rsidRDefault="00A755C4" w:rsidP="004A5284">
            <w:pPr>
              <w:spacing w:before="120" w:after="0"/>
              <w:ind w:firstLine="0"/>
              <w:jc w:val="right"/>
              <w:rPr>
                <w:rFonts w:cs="Times New Roman"/>
              </w:rPr>
            </w:pPr>
            <w:r w:rsidRPr="003B352F">
              <w:rPr>
                <w:rFonts w:cs="Times New Roman"/>
              </w:rPr>
              <w:t>RD$530–RD$2,650/mes</w:t>
            </w:r>
          </w:p>
        </w:tc>
        <w:tc>
          <w:tcPr>
            <w:tcW w:w="0" w:type="pct"/>
            <w:vAlign w:val="center"/>
            <w:hideMark/>
          </w:tcPr>
          <w:p w14:paraId="1CA654E4" w14:textId="77777777" w:rsidR="00A755C4" w:rsidRPr="003B352F" w:rsidRDefault="00A755C4" w:rsidP="004A5284">
            <w:pPr>
              <w:spacing w:before="120" w:after="0"/>
              <w:ind w:firstLine="0"/>
              <w:jc w:val="center"/>
              <w:rPr>
                <w:rFonts w:cs="Times New Roman"/>
              </w:rPr>
            </w:pPr>
            <w:r w:rsidRPr="003B352F">
              <w:rPr>
                <w:rFonts w:cs="Times New Roman"/>
              </w:rPr>
              <w:t>Alta en scale-up</w:t>
            </w:r>
          </w:p>
        </w:tc>
      </w:tr>
      <w:tr w:rsidR="00A755C4" w:rsidRPr="00B531F2" w14:paraId="2870027B" w14:textId="77777777" w:rsidTr="008C43A7">
        <w:tc>
          <w:tcPr>
            <w:tcW w:w="0" w:type="pct"/>
            <w:vAlign w:val="center"/>
            <w:hideMark/>
          </w:tcPr>
          <w:p w14:paraId="66BA9B7D" w14:textId="77777777" w:rsidR="00A755C4" w:rsidRPr="003B352F" w:rsidRDefault="00A755C4" w:rsidP="004A5284">
            <w:pPr>
              <w:spacing w:before="120" w:after="0"/>
              <w:ind w:firstLine="0"/>
              <w:jc w:val="center"/>
              <w:rPr>
                <w:rFonts w:cs="Times New Roman"/>
              </w:rPr>
            </w:pPr>
            <w:r w:rsidRPr="003B352F">
              <w:rPr>
                <w:rFonts w:cs="Times New Roman"/>
                <w:b/>
              </w:rPr>
              <w:t>V-2</w:t>
            </w:r>
          </w:p>
        </w:tc>
        <w:tc>
          <w:tcPr>
            <w:tcW w:w="0" w:type="pct"/>
            <w:vAlign w:val="center"/>
            <w:hideMark/>
          </w:tcPr>
          <w:p w14:paraId="1FEBF9AE" w14:textId="77777777" w:rsidR="00A755C4" w:rsidRPr="003B352F" w:rsidRDefault="00A755C4" w:rsidP="004A5284">
            <w:pPr>
              <w:spacing w:before="120" w:after="0"/>
              <w:ind w:firstLine="0"/>
              <w:jc w:val="center"/>
              <w:rPr>
                <w:rFonts w:cs="Times New Roman"/>
              </w:rPr>
            </w:pPr>
            <w:r w:rsidRPr="003B352F">
              <w:rPr>
                <w:rFonts w:cs="Times New Roman"/>
                <w:b/>
              </w:rPr>
              <w:t xml:space="preserve">OCR por encima del </w:t>
            </w:r>
            <w:r w:rsidRPr="003B352F">
              <w:rPr>
                <w:rFonts w:cs="Times New Roman"/>
                <w:b/>
                <w:i/>
              </w:rPr>
              <w:t>free tier</w:t>
            </w:r>
          </w:p>
        </w:tc>
        <w:tc>
          <w:tcPr>
            <w:tcW w:w="0" w:type="pct"/>
            <w:vAlign w:val="center"/>
            <w:hideMark/>
          </w:tcPr>
          <w:p w14:paraId="3AD657EF" w14:textId="77777777" w:rsidR="00A755C4" w:rsidRPr="003B352F" w:rsidRDefault="00A755C4" w:rsidP="004A5284">
            <w:pPr>
              <w:spacing w:before="120" w:after="0"/>
              <w:ind w:firstLine="0"/>
              <w:jc w:val="center"/>
              <w:rPr>
                <w:rFonts w:cs="Times New Roman"/>
              </w:rPr>
            </w:pPr>
            <w:r w:rsidRPr="003B352F">
              <w:rPr>
                <w:rFonts w:cs="Times New Roman"/>
              </w:rPr>
              <w:t xml:space="preserve">Azure AI Document Intelligence provee 500 páginas/mes gratuita. Con 150 documentos/mes × 4 páginas promedio = 600 páginas; ya excede el nivel gratuito desde el primer mes con </w:t>
            </w:r>
            <w:r w:rsidRPr="003B352F">
              <w:rPr>
                <w:rFonts w:cs="Times New Roman"/>
              </w:rPr>
              <w:lastRenderedPageBreak/>
              <w:t>usuarios activos. Costo: RD$91/1,000 páginas adicionales.</w:t>
            </w:r>
          </w:p>
        </w:tc>
        <w:tc>
          <w:tcPr>
            <w:tcW w:w="0" w:type="pct"/>
            <w:vAlign w:val="center"/>
            <w:hideMark/>
          </w:tcPr>
          <w:p w14:paraId="4BF84FDA" w14:textId="77777777" w:rsidR="00A755C4" w:rsidRPr="003B352F" w:rsidRDefault="00A755C4" w:rsidP="004A5284">
            <w:pPr>
              <w:spacing w:before="120" w:after="0"/>
              <w:ind w:firstLine="0"/>
              <w:jc w:val="right"/>
              <w:rPr>
                <w:rFonts w:cs="Times New Roman"/>
              </w:rPr>
            </w:pPr>
            <w:r w:rsidRPr="003B352F">
              <w:rPr>
                <w:rFonts w:cs="Times New Roman"/>
              </w:rPr>
              <w:lastRenderedPageBreak/>
              <w:t>RD$9–RD$730/mes</w:t>
            </w:r>
          </w:p>
        </w:tc>
        <w:tc>
          <w:tcPr>
            <w:tcW w:w="0" w:type="pct"/>
            <w:vAlign w:val="center"/>
            <w:hideMark/>
          </w:tcPr>
          <w:p w14:paraId="101C4AD8" w14:textId="77777777" w:rsidR="00A755C4" w:rsidRPr="003B352F" w:rsidRDefault="00A755C4" w:rsidP="004A5284">
            <w:pPr>
              <w:spacing w:before="120" w:after="0"/>
              <w:ind w:firstLine="0"/>
              <w:jc w:val="center"/>
              <w:rPr>
                <w:rFonts w:cs="Times New Roman"/>
              </w:rPr>
            </w:pPr>
            <w:r w:rsidRPr="003B352F">
              <w:rPr>
                <w:rFonts w:cs="Times New Roman"/>
              </w:rPr>
              <w:t>Media-Alta</w:t>
            </w:r>
          </w:p>
        </w:tc>
      </w:tr>
      <w:tr w:rsidR="00A755C4" w:rsidRPr="00B531F2" w14:paraId="72BC28C9" w14:textId="77777777" w:rsidTr="008C43A7">
        <w:tc>
          <w:tcPr>
            <w:tcW w:w="0" w:type="pct"/>
            <w:vAlign w:val="center"/>
            <w:hideMark/>
          </w:tcPr>
          <w:p w14:paraId="6C1C037F" w14:textId="77777777" w:rsidR="00A755C4" w:rsidRPr="003B352F" w:rsidRDefault="00A755C4" w:rsidP="004A5284">
            <w:pPr>
              <w:spacing w:before="120" w:after="0"/>
              <w:ind w:firstLine="0"/>
              <w:jc w:val="center"/>
              <w:rPr>
                <w:rFonts w:cs="Times New Roman"/>
              </w:rPr>
            </w:pPr>
            <w:r w:rsidRPr="003B352F">
              <w:rPr>
                <w:rFonts w:cs="Times New Roman"/>
                <w:b/>
              </w:rPr>
              <w:t>V-3</w:t>
            </w:r>
          </w:p>
        </w:tc>
        <w:tc>
          <w:tcPr>
            <w:tcW w:w="0" w:type="pct"/>
            <w:vAlign w:val="center"/>
            <w:hideMark/>
          </w:tcPr>
          <w:p w14:paraId="09BEFEAD" w14:textId="77777777" w:rsidR="00A755C4" w:rsidRPr="003B352F" w:rsidRDefault="00A755C4" w:rsidP="004A5284">
            <w:pPr>
              <w:spacing w:before="120" w:after="0"/>
              <w:ind w:firstLine="0"/>
              <w:jc w:val="center"/>
              <w:rPr>
                <w:rFonts w:cs="Times New Roman"/>
              </w:rPr>
            </w:pPr>
            <w:r w:rsidRPr="003B352F">
              <w:rPr>
                <w:rFonts w:cs="Times New Roman"/>
                <w:b/>
              </w:rPr>
              <w:t>Actualización anticipada de base de datos</w:t>
            </w:r>
          </w:p>
        </w:tc>
        <w:tc>
          <w:tcPr>
            <w:tcW w:w="0" w:type="pct"/>
            <w:vAlign w:val="center"/>
            <w:hideMark/>
          </w:tcPr>
          <w:p w14:paraId="7F3CD6BC" w14:textId="6F1ABAF5" w:rsidR="00A755C4" w:rsidRPr="003B352F" w:rsidRDefault="00A755C4" w:rsidP="004A5284">
            <w:pPr>
              <w:spacing w:before="120" w:after="0"/>
              <w:ind w:firstLine="0"/>
              <w:jc w:val="center"/>
              <w:rPr>
                <w:rFonts w:cs="Times New Roman"/>
              </w:rPr>
            </w:pPr>
            <w:r w:rsidRPr="003B352F">
              <w:rPr>
                <w:rFonts w:cs="Times New Roman"/>
              </w:rPr>
              <w:t xml:space="preserve">El tier Basic de Azure SQL tiene un límite de 2 GB. Si se almacena texto extraído por OCR, historial de validaciones y logs de auditoría, este límite puede alcanzarse </w:t>
            </w:r>
            <w:r w:rsidR="00CC1777" w:rsidRPr="003B352F">
              <w:rPr>
                <w:rFonts w:cs="Times New Roman"/>
              </w:rPr>
              <w:t>aproximadamente</w:t>
            </w:r>
            <w:r w:rsidRPr="003B352F">
              <w:rPr>
                <w:rFonts w:cs="Times New Roman"/>
              </w:rPr>
              <w:t xml:space="preserve"> en los primeros 6 meses. Actualizar al tier S0 implica +RD$543/mes.</w:t>
            </w:r>
          </w:p>
        </w:tc>
        <w:tc>
          <w:tcPr>
            <w:tcW w:w="0" w:type="pct"/>
            <w:vAlign w:val="center"/>
            <w:hideMark/>
          </w:tcPr>
          <w:p w14:paraId="5C06EAB9" w14:textId="77777777" w:rsidR="00A755C4" w:rsidRPr="003B352F" w:rsidRDefault="00A755C4" w:rsidP="004A5284">
            <w:pPr>
              <w:spacing w:before="120" w:after="0"/>
              <w:ind w:firstLine="0"/>
              <w:jc w:val="right"/>
              <w:rPr>
                <w:rFonts w:cs="Times New Roman"/>
              </w:rPr>
            </w:pPr>
            <w:r w:rsidRPr="003B352F">
              <w:rPr>
                <w:rFonts w:cs="Times New Roman"/>
              </w:rPr>
              <w:t>RD$543/mes (a partir de mes 6)</w:t>
            </w:r>
          </w:p>
        </w:tc>
        <w:tc>
          <w:tcPr>
            <w:tcW w:w="0" w:type="pct"/>
            <w:vAlign w:val="center"/>
            <w:hideMark/>
          </w:tcPr>
          <w:p w14:paraId="1067A1F0" w14:textId="77777777" w:rsidR="00A755C4" w:rsidRPr="003B352F" w:rsidRDefault="00A755C4" w:rsidP="004A5284">
            <w:pPr>
              <w:spacing w:before="120" w:after="0"/>
              <w:ind w:firstLine="0"/>
              <w:jc w:val="center"/>
              <w:rPr>
                <w:rFonts w:cs="Times New Roman"/>
              </w:rPr>
            </w:pPr>
            <w:r w:rsidRPr="003B352F">
              <w:rPr>
                <w:rFonts w:cs="Times New Roman"/>
              </w:rPr>
              <w:t>Alta</w:t>
            </w:r>
          </w:p>
        </w:tc>
      </w:tr>
      <w:tr w:rsidR="00A755C4" w:rsidRPr="00B531F2" w14:paraId="109A0168" w14:textId="77777777" w:rsidTr="008C43A7">
        <w:tc>
          <w:tcPr>
            <w:tcW w:w="0" w:type="pct"/>
            <w:vAlign w:val="center"/>
            <w:hideMark/>
          </w:tcPr>
          <w:p w14:paraId="3775947E" w14:textId="77777777" w:rsidR="00A755C4" w:rsidRPr="003B352F" w:rsidRDefault="00A755C4" w:rsidP="004A5284">
            <w:pPr>
              <w:spacing w:before="120" w:after="0"/>
              <w:ind w:firstLine="0"/>
              <w:jc w:val="center"/>
              <w:rPr>
                <w:rFonts w:cs="Times New Roman"/>
              </w:rPr>
            </w:pPr>
            <w:r w:rsidRPr="003B352F">
              <w:rPr>
                <w:rFonts w:cs="Times New Roman"/>
                <w:b/>
              </w:rPr>
              <w:t>V-4</w:t>
            </w:r>
          </w:p>
        </w:tc>
        <w:tc>
          <w:tcPr>
            <w:tcW w:w="0" w:type="pct"/>
            <w:vAlign w:val="center"/>
            <w:hideMark/>
          </w:tcPr>
          <w:p w14:paraId="34CE67C9" w14:textId="77777777" w:rsidR="00A755C4" w:rsidRPr="003B352F" w:rsidRDefault="00A755C4" w:rsidP="004A5284">
            <w:pPr>
              <w:spacing w:before="120" w:after="0"/>
              <w:ind w:firstLine="0"/>
              <w:jc w:val="center"/>
              <w:rPr>
                <w:rFonts w:cs="Times New Roman"/>
              </w:rPr>
            </w:pPr>
            <w:r w:rsidRPr="003B352F">
              <w:rPr>
                <w:rFonts w:cs="Times New Roman"/>
                <w:b/>
              </w:rPr>
              <w:t>Integración con APIs gubernamentales</w:t>
            </w:r>
          </w:p>
        </w:tc>
        <w:tc>
          <w:tcPr>
            <w:tcW w:w="0" w:type="pct"/>
            <w:vAlign w:val="center"/>
            <w:hideMark/>
          </w:tcPr>
          <w:p w14:paraId="6D7064D5" w14:textId="6A7B66CB" w:rsidR="00A755C4" w:rsidRPr="003B352F" w:rsidRDefault="00A755C4" w:rsidP="004A5284">
            <w:pPr>
              <w:spacing w:before="120" w:after="0"/>
              <w:ind w:firstLine="0"/>
              <w:jc w:val="center"/>
              <w:rPr>
                <w:rFonts w:cs="Times New Roman"/>
              </w:rPr>
            </w:pPr>
            <w:r w:rsidRPr="003B352F">
              <w:rPr>
                <w:rFonts w:cs="Times New Roman"/>
              </w:rPr>
              <w:t xml:space="preserve">Las APIs de </w:t>
            </w:r>
            <w:r w:rsidR="004D76EB">
              <w:rPr>
                <w:rFonts w:cs="Times New Roman"/>
              </w:rPr>
              <w:t>RI</w:t>
            </w:r>
            <w:r w:rsidRPr="003B352F">
              <w:rPr>
                <w:rFonts w:cs="Times New Roman"/>
              </w:rPr>
              <w:t xml:space="preserve">, Catastro, DGII,  pueden requerir convenios formales, procesos de habilitación de 2 a 6 meses, y potencialmente tarifas de servicio aún no publicadas. Constituye la </w:t>
            </w:r>
            <w:r w:rsidRPr="003B352F">
              <w:rPr>
                <w:rFonts w:cs="Times New Roman"/>
                <w:b/>
              </w:rPr>
              <w:t>mayor variable desconocida del proyecto</w:t>
            </w:r>
            <w:r w:rsidRPr="003B352F">
              <w:rPr>
                <w:rFonts w:cs="Times New Roman"/>
              </w:rPr>
              <w:t>.</w:t>
            </w:r>
          </w:p>
        </w:tc>
        <w:tc>
          <w:tcPr>
            <w:tcW w:w="0" w:type="pct"/>
            <w:vAlign w:val="center"/>
            <w:hideMark/>
          </w:tcPr>
          <w:p w14:paraId="0BD91EEA" w14:textId="77777777" w:rsidR="00A755C4" w:rsidRPr="003B352F" w:rsidRDefault="00A755C4" w:rsidP="004A5284">
            <w:pPr>
              <w:spacing w:before="120" w:after="0"/>
              <w:ind w:firstLine="0"/>
              <w:jc w:val="right"/>
              <w:rPr>
                <w:rFonts w:cs="Times New Roman"/>
              </w:rPr>
            </w:pPr>
            <w:r w:rsidRPr="003B352F">
              <w:rPr>
                <w:rFonts w:cs="Times New Roman"/>
              </w:rPr>
              <w:t>RD$10,000–RD$50,000 + tiempo</w:t>
            </w:r>
          </w:p>
        </w:tc>
        <w:tc>
          <w:tcPr>
            <w:tcW w:w="0" w:type="pct"/>
            <w:vAlign w:val="center"/>
            <w:hideMark/>
          </w:tcPr>
          <w:p w14:paraId="2383C144" w14:textId="77777777" w:rsidR="00A755C4" w:rsidRPr="003B352F" w:rsidRDefault="00A755C4" w:rsidP="004A5284">
            <w:pPr>
              <w:spacing w:before="120" w:after="0"/>
              <w:ind w:firstLine="0"/>
              <w:jc w:val="center"/>
              <w:rPr>
                <w:rFonts w:cs="Times New Roman"/>
              </w:rPr>
            </w:pPr>
            <w:r w:rsidRPr="003B352F">
              <w:rPr>
                <w:rFonts w:cs="Times New Roman"/>
              </w:rPr>
              <w:t>Alta</w:t>
            </w:r>
          </w:p>
        </w:tc>
      </w:tr>
      <w:tr w:rsidR="00A755C4" w:rsidRPr="00B531F2" w14:paraId="111020D4" w14:textId="77777777" w:rsidTr="008C43A7">
        <w:tc>
          <w:tcPr>
            <w:tcW w:w="0" w:type="pct"/>
            <w:vAlign w:val="center"/>
            <w:hideMark/>
          </w:tcPr>
          <w:p w14:paraId="131E7EF4" w14:textId="4160F487" w:rsidR="00A755C4" w:rsidRPr="003B352F" w:rsidRDefault="00A755C4" w:rsidP="004A5284">
            <w:pPr>
              <w:spacing w:before="120" w:after="0"/>
              <w:ind w:firstLine="0"/>
              <w:jc w:val="center"/>
              <w:rPr>
                <w:rFonts w:cs="Times New Roman"/>
              </w:rPr>
            </w:pPr>
            <w:r w:rsidRPr="003B352F">
              <w:rPr>
                <w:rFonts w:cs="Times New Roman"/>
                <w:b/>
              </w:rPr>
              <w:t>V-</w:t>
            </w:r>
            <w:r w:rsidR="00C026B4" w:rsidRPr="003B352F">
              <w:rPr>
                <w:rFonts w:cs="Times New Roman"/>
                <w:b/>
              </w:rPr>
              <w:t>5</w:t>
            </w:r>
          </w:p>
        </w:tc>
        <w:tc>
          <w:tcPr>
            <w:tcW w:w="0" w:type="pct"/>
            <w:vAlign w:val="center"/>
            <w:hideMark/>
          </w:tcPr>
          <w:p w14:paraId="13F903C0" w14:textId="77777777" w:rsidR="00A755C4" w:rsidRPr="003B352F" w:rsidRDefault="00A755C4" w:rsidP="004A5284">
            <w:pPr>
              <w:spacing w:before="120" w:after="0"/>
              <w:ind w:firstLine="0"/>
              <w:jc w:val="center"/>
              <w:rPr>
                <w:rFonts w:cs="Times New Roman"/>
              </w:rPr>
            </w:pPr>
            <w:r w:rsidRPr="003B352F">
              <w:rPr>
                <w:rFonts w:cs="Times New Roman"/>
                <w:b/>
              </w:rPr>
              <w:t>Mantenimiento y corrección de errores Año 1</w:t>
            </w:r>
          </w:p>
        </w:tc>
        <w:tc>
          <w:tcPr>
            <w:tcW w:w="0" w:type="pct"/>
            <w:vAlign w:val="center"/>
            <w:hideMark/>
          </w:tcPr>
          <w:p w14:paraId="53119D90" w14:textId="2A8139BF" w:rsidR="00A755C4" w:rsidRPr="003B352F" w:rsidRDefault="00A755C4" w:rsidP="004A5284">
            <w:pPr>
              <w:spacing w:before="120" w:after="0"/>
              <w:ind w:firstLine="0"/>
              <w:jc w:val="center"/>
              <w:rPr>
                <w:rFonts w:cs="Times New Roman"/>
              </w:rPr>
            </w:pPr>
            <w:r w:rsidRPr="003B352F">
              <w:rPr>
                <w:rFonts w:cs="Times New Roman"/>
              </w:rPr>
              <w:t xml:space="preserve">La ingeniería de software estándar asigna entre el 15% y 20% del costo de desarrollo para soporte </w:t>
            </w:r>
            <w:r w:rsidRPr="003B352F">
              <w:rPr>
                <w:rFonts w:cs="Times New Roman"/>
              </w:rPr>
              <w:lastRenderedPageBreak/>
              <w:t xml:space="preserve">y </w:t>
            </w:r>
            <w:r w:rsidRPr="003B352F">
              <w:rPr>
                <w:rFonts w:cs="Times New Roman"/>
                <w:i/>
              </w:rPr>
              <w:t>hotfixes</w:t>
            </w:r>
            <w:r w:rsidRPr="003B352F">
              <w:rPr>
                <w:rFonts w:cs="Times New Roman"/>
              </w:rPr>
              <w:t xml:space="preserve"> durante el primer año de operación productiva </w:t>
            </w:r>
            <w:sdt>
              <w:sdtPr>
                <w:rPr>
                  <w:rFonts w:cs="Times New Roman"/>
                </w:rPr>
                <w:id w:val="-415940544"/>
                <w:citation/>
              </w:sdtPr>
              <w:sdtEndPr/>
              <w:sdtContent>
                <w:r w:rsidR="00846AF6" w:rsidRPr="003B352F">
                  <w:rPr>
                    <w:rFonts w:cs="Times New Roman"/>
                  </w:rPr>
                  <w:fldChar w:fldCharType="begin"/>
                </w:r>
                <w:r w:rsidR="00846AF6" w:rsidRPr="003B352F">
                  <w:rPr>
                    <w:rFonts w:cs="Times New Roman"/>
                  </w:rPr>
                  <w:instrText xml:space="preserve"> CITATION Som11 \l 2058 </w:instrText>
                </w:r>
                <w:r w:rsidR="00846AF6" w:rsidRPr="003B352F">
                  <w:rPr>
                    <w:rFonts w:cs="Times New Roman"/>
                  </w:rPr>
                  <w:fldChar w:fldCharType="separate"/>
                </w:r>
                <w:r w:rsidR="00852EF3" w:rsidRPr="00852EF3">
                  <w:rPr>
                    <w:rFonts w:cs="Times New Roman"/>
                    <w:noProof/>
                  </w:rPr>
                  <w:t>(Sommerville, 2011)</w:t>
                </w:r>
                <w:r w:rsidR="00846AF6" w:rsidRPr="003B352F">
                  <w:rPr>
                    <w:rFonts w:cs="Times New Roman"/>
                  </w:rPr>
                  <w:fldChar w:fldCharType="end"/>
                </w:r>
              </w:sdtContent>
            </w:sdt>
            <w:r w:rsidRPr="003B352F">
              <w:rPr>
                <w:rFonts w:cs="Times New Roman"/>
              </w:rPr>
              <w:t>.</w:t>
            </w:r>
          </w:p>
        </w:tc>
        <w:tc>
          <w:tcPr>
            <w:tcW w:w="0" w:type="pct"/>
            <w:vAlign w:val="center"/>
            <w:hideMark/>
          </w:tcPr>
          <w:p w14:paraId="65D67BB8" w14:textId="548CA2B9" w:rsidR="00A755C4" w:rsidRPr="003B352F" w:rsidRDefault="00A755C4" w:rsidP="00DD5D31">
            <w:pPr>
              <w:spacing w:before="120" w:after="0"/>
              <w:ind w:firstLine="0"/>
              <w:rPr>
                <w:rFonts w:cs="Times New Roman"/>
              </w:rPr>
            </w:pPr>
          </w:p>
        </w:tc>
        <w:tc>
          <w:tcPr>
            <w:tcW w:w="0" w:type="pct"/>
            <w:vAlign w:val="center"/>
            <w:hideMark/>
          </w:tcPr>
          <w:p w14:paraId="70553CF3" w14:textId="77777777" w:rsidR="00A755C4" w:rsidRPr="003B352F" w:rsidRDefault="00A755C4" w:rsidP="004A5284">
            <w:pPr>
              <w:spacing w:before="120" w:after="0"/>
              <w:ind w:firstLine="0"/>
              <w:jc w:val="center"/>
              <w:rPr>
                <w:rFonts w:cs="Times New Roman"/>
              </w:rPr>
            </w:pPr>
            <w:r w:rsidRPr="003B352F">
              <w:rPr>
                <w:rFonts w:cs="Times New Roman"/>
              </w:rPr>
              <w:t>Muy Alta</w:t>
            </w:r>
          </w:p>
        </w:tc>
      </w:tr>
      <w:tr w:rsidR="00A755C4" w:rsidRPr="00B531F2" w14:paraId="17C74770" w14:textId="77777777" w:rsidTr="008C43A7">
        <w:tc>
          <w:tcPr>
            <w:tcW w:w="0" w:type="pct"/>
            <w:vAlign w:val="center"/>
            <w:hideMark/>
          </w:tcPr>
          <w:p w14:paraId="6B0BE407" w14:textId="564BB24E" w:rsidR="00A755C4" w:rsidRPr="003B352F" w:rsidRDefault="00A755C4" w:rsidP="004A5284">
            <w:pPr>
              <w:spacing w:before="120" w:after="0"/>
              <w:ind w:firstLine="0"/>
              <w:jc w:val="center"/>
              <w:rPr>
                <w:rFonts w:cs="Times New Roman"/>
              </w:rPr>
            </w:pPr>
            <w:r w:rsidRPr="003B352F">
              <w:rPr>
                <w:rFonts w:cs="Times New Roman"/>
                <w:b/>
              </w:rPr>
              <w:t>V-</w:t>
            </w:r>
            <w:r w:rsidR="00C026B4" w:rsidRPr="003B352F">
              <w:rPr>
                <w:rFonts w:cs="Times New Roman"/>
                <w:b/>
              </w:rPr>
              <w:t>6</w:t>
            </w:r>
          </w:p>
        </w:tc>
        <w:tc>
          <w:tcPr>
            <w:tcW w:w="0" w:type="pct"/>
            <w:vAlign w:val="center"/>
            <w:hideMark/>
          </w:tcPr>
          <w:p w14:paraId="4237BE21" w14:textId="77777777" w:rsidR="00A755C4" w:rsidRPr="003B352F" w:rsidRDefault="00A755C4" w:rsidP="004A5284">
            <w:pPr>
              <w:spacing w:before="120" w:after="0"/>
              <w:ind w:firstLine="0"/>
              <w:jc w:val="center"/>
              <w:rPr>
                <w:rFonts w:cs="Times New Roman"/>
              </w:rPr>
            </w:pPr>
            <w:r w:rsidRPr="003B352F">
              <w:rPr>
                <w:rFonts w:cs="Times New Roman"/>
                <w:b/>
              </w:rPr>
              <w:t>Depreciación cambiaria del peso dominicano</w:t>
            </w:r>
          </w:p>
        </w:tc>
        <w:tc>
          <w:tcPr>
            <w:tcW w:w="0" w:type="pct"/>
            <w:vAlign w:val="center"/>
            <w:hideMark/>
          </w:tcPr>
          <w:p w14:paraId="6F85CCE1" w14:textId="77777777" w:rsidR="00A755C4" w:rsidRPr="003B352F" w:rsidRDefault="00A755C4" w:rsidP="004A5284">
            <w:pPr>
              <w:spacing w:before="120" w:after="0"/>
              <w:ind w:firstLine="0"/>
              <w:jc w:val="center"/>
              <w:rPr>
                <w:rFonts w:cs="Times New Roman"/>
              </w:rPr>
            </w:pPr>
            <w:r w:rsidRPr="003B352F">
              <w:rPr>
                <w:rFonts w:cs="Times New Roman"/>
              </w:rPr>
              <w:t>Históricamente el RD$ deprecia entre 3% y 5% anual frente al USD. Todos los costos tecnológicos (Azure, Twilio, Namecheap) son en USD, lo que significa que cada año el costo en RD$ aumenta aunque el servicio no cambie de precio.</w:t>
            </w:r>
          </w:p>
        </w:tc>
        <w:tc>
          <w:tcPr>
            <w:tcW w:w="0" w:type="pct"/>
            <w:vAlign w:val="center"/>
            <w:hideMark/>
          </w:tcPr>
          <w:p w14:paraId="7B11CC38" w14:textId="77777777" w:rsidR="00A755C4" w:rsidRPr="003B352F" w:rsidRDefault="00A755C4" w:rsidP="004A5284">
            <w:pPr>
              <w:spacing w:before="120" w:after="0"/>
              <w:ind w:firstLine="0"/>
              <w:jc w:val="center"/>
              <w:rPr>
                <w:rFonts w:cs="Times New Roman"/>
              </w:rPr>
            </w:pPr>
            <w:r w:rsidRPr="003B352F">
              <w:rPr>
                <w:rFonts w:cs="Times New Roman"/>
              </w:rPr>
              <w:t>+3–5% sobre costos tech/año</w:t>
            </w:r>
          </w:p>
        </w:tc>
        <w:tc>
          <w:tcPr>
            <w:tcW w:w="0" w:type="pct"/>
            <w:vAlign w:val="center"/>
            <w:hideMark/>
          </w:tcPr>
          <w:p w14:paraId="74D4838A" w14:textId="77777777" w:rsidR="00A755C4" w:rsidRPr="003B352F" w:rsidRDefault="00A755C4" w:rsidP="004A5284">
            <w:pPr>
              <w:spacing w:before="120" w:after="0"/>
              <w:ind w:firstLine="0"/>
              <w:jc w:val="center"/>
              <w:rPr>
                <w:rFonts w:cs="Times New Roman"/>
              </w:rPr>
            </w:pPr>
            <w:r w:rsidRPr="003B352F">
              <w:rPr>
                <w:rFonts w:cs="Times New Roman"/>
              </w:rPr>
              <w:t>Muy Alta</w:t>
            </w:r>
          </w:p>
        </w:tc>
      </w:tr>
      <w:tr w:rsidR="00A755C4" w:rsidRPr="00B531F2" w14:paraId="32F7F4E0" w14:textId="77777777" w:rsidTr="008C43A7">
        <w:tc>
          <w:tcPr>
            <w:tcW w:w="0" w:type="pct"/>
            <w:vAlign w:val="center"/>
            <w:hideMark/>
          </w:tcPr>
          <w:p w14:paraId="530C425E" w14:textId="0A3869AD" w:rsidR="00A755C4" w:rsidRPr="003B352F" w:rsidRDefault="00A755C4" w:rsidP="004A5284">
            <w:pPr>
              <w:spacing w:before="120" w:after="0"/>
              <w:ind w:firstLine="0"/>
              <w:jc w:val="center"/>
              <w:rPr>
                <w:rFonts w:cs="Times New Roman"/>
              </w:rPr>
            </w:pPr>
            <w:r w:rsidRPr="003B352F">
              <w:rPr>
                <w:rFonts w:cs="Times New Roman"/>
                <w:b/>
              </w:rPr>
              <w:t>V-</w:t>
            </w:r>
            <w:r w:rsidR="00C026B4" w:rsidRPr="003B352F">
              <w:rPr>
                <w:rFonts w:cs="Times New Roman"/>
                <w:b/>
              </w:rPr>
              <w:t>7</w:t>
            </w:r>
          </w:p>
        </w:tc>
        <w:tc>
          <w:tcPr>
            <w:tcW w:w="0" w:type="pct"/>
            <w:vAlign w:val="center"/>
            <w:hideMark/>
          </w:tcPr>
          <w:p w14:paraId="185AF036" w14:textId="77777777" w:rsidR="00A755C4" w:rsidRPr="003B352F" w:rsidRDefault="00A755C4" w:rsidP="004A5284">
            <w:pPr>
              <w:spacing w:before="120" w:after="0"/>
              <w:ind w:firstLine="0"/>
              <w:jc w:val="center"/>
              <w:rPr>
                <w:rFonts w:cs="Times New Roman"/>
              </w:rPr>
            </w:pPr>
            <w:r w:rsidRPr="003B352F">
              <w:rPr>
                <w:rFonts w:cs="Times New Roman"/>
                <w:b/>
              </w:rPr>
              <w:t>Azure AD B2C superando el umbral gratuito</w:t>
            </w:r>
          </w:p>
        </w:tc>
        <w:tc>
          <w:tcPr>
            <w:tcW w:w="0" w:type="pct"/>
            <w:vAlign w:val="center"/>
            <w:hideMark/>
          </w:tcPr>
          <w:p w14:paraId="73BDF5D8" w14:textId="77777777" w:rsidR="00A755C4" w:rsidRPr="003B352F" w:rsidRDefault="00A755C4" w:rsidP="004A5284">
            <w:pPr>
              <w:spacing w:before="120" w:after="0"/>
              <w:ind w:firstLine="0"/>
              <w:jc w:val="center"/>
              <w:rPr>
                <w:rFonts w:cs="Times New Roman"/>
              </w:rPr>
            </w:pPr>
            <w:r w:rsidRPr="003B352F">
              <w:rPr>
                <w:rFonts w:cs="Times New Roman"/>
              </w:rPr>
              <w:t>El servicio de autenticación es gratuito hasta 50,000 usuarios activos por mes. Si VeriFinca escala más allá, el costo es RD$0.20 por usuario/mes adicional. Con 100,000 MAU: RD$10,000/mes adicionales.</w:t>
            </w:r>
          </w:p>
        </w:tc>
        <w:tc>
          <w:tcPr>
            <w:tcW w:w="0" w:type="pct"/>
            <w:vAlign w:val="center"/>
            <w:hideMark/>
          </w:tcPr>
          <w:p w14:paraId="598D6271" w14:textId="77777777" w:rsidR="00A755C4" w:rsidRPr="003B352F" w:rsidRDefault="00A755C4" w:rsidP="004A5284">
            <w:pPr>
              <w:spacing w:before="120" w:after="0"/>
              <w:ind w:firstLine="0"/>
              <w:jc w:val="center"/>
              <w:rPr>
                <w:rFonts w:cs="Times New Roman"/>
              </w:rPr>
            </w:pPr>
            <w:r w:rsidRPr="003B352F">
              <w:rPr>
                <w:rFonts w:cs="Times New Roman"/>
              </w:rPr>
              <w:t>Contingente al crecimiento</w:t>
            </w:r>
          </w:p>
        </w:tc>
        <w:tc>
          <w:tcPr>
            <w:tcW w:w="0" w:type="pct"/>
            <w:vAlign w:val="center"/>
            <w:hideMark/>
          </w:tcPr>
          <w:p w14:paraId="20067660" w14:textId="77777777" w:rsidR="00A755C4" w:rsidRPr="003B352F" w:rsidRDefault="00A755C4" w:rsidP="004A5284">
            <w:pPr>
              <w:spacing w:before="120" w:after="0"/>
              <w:ind w:firstLine="0"/>
              <w:jc w:val="center"/>
              <w:rPr>
                <w:rFonts w:cs="Times New Roman"/>
              </w:rPr>
            </w:pPr>
            <w:r w:rsidRPr="003B352F">
              <w:rPr>
                <w:rFonts w:cs="Times New Roman"/>
              </w:rPr>
              <w:t>Baja startup / Alta escala</w:t>
            </w:r>
          </w:p>
        </w:tc>
      </w:tr>
      <w:tr w:rsidR="00A755C4" w:rsidRPr="00B531F2" w14:paraId="132CB002" w14:textId="77777777" w:rsidTr="008C43A7">
        <w:tc>
          <w:tcPr>
            <w:tcW w:w="0" w:type="pct"/>
            <w:vAlign w:val="center"/>
            <w:hideMark/>
          </w:tcPr>
          <w:p w14:paraId="6D7A1176" w14:textId="38F578B3" w:rsidR="00A755C4" w:rsidRPr="003B352F" w:rsidRDefault="00A755C4" w:rsidP="004A5284">
            <w:pPr>
              <w:spacing w:before="120" w:after="0"/>
              <w:ind w:firstLine="0"/>
              <w:jc w:val="center"/>
              <w:rPr>
                <w:rFonts w:cs="Times New Roman"/>
              </w:rPr>
            </w:pPr>
            <w:r w:rsidRPr="003B352F">
              <w:rPr>
                <w:rFonts w:cs="Times New Roman"/>
                <w:b/>
              </w:rPr>
              <w:t>V-</w:t>
            </w:r>
            <w:r w:rsidR="00C026B4" w:rsidRPr="003B352F">
              <w:rPr>
                <w:rFonts w:cs="Times New Roman"/>
                <w:b/>
              </w:rPr>
              <w:t>8</w:t>
            </w:r>
          </w:p>
        </w:tc>
        <w:tc>
          <w:tcPr>
            <w:tcW w:w="0" w:type="pct"/>
            <w:vAlign w:val="center"/>
            <w:hideMark/>
          </w:tcPr>
          <w:p w14:paraId="7EFCBEC5" w14:textId="77777777" w:rsidR="00A755C4" w:rsidRPr="003B352F" w:rsidRDefault="00A755C4" w:rsidP="004A5284">
            <w:pPr>
              <w:spacing w:before="120" w:after="0"/>
              <w:ind w:firstLine="0"/>
              <w:jc w:val="center"/>
              <w:rPr>
                <w:rFonts w:cs="Times New Roman"/>
              </w:rPr>
            </w:pPr>
            <w:r w:rsidRPr="003B352F">
              <w:rPr>
                <w:rFonts w:cs="Times New Roman"/>
                <w:b/>
              </w:rPr>
              <w:t>Spike de costos por autoscaling no controlado</w:t>
            </w:r>
          </w:p>
        </w:tc>
        <w:tc>
          <w:tcPr>
            <w:tcW w:w="0" w:type="pct"/>
            <w:vAlign w:val="center"/>
            <w:hideMark/>
          </w:tcPr>
          <w:p w14:paraId="412F82C7" w14:textId="77777777" w:rsidR="00A755C4" w:rsidRPr="003B352F" w:rsidRDefault="00A755C4" w:rsidP="004A5284">
            <w:pPr>
              <w:spacing w:before="120" w:after="0"/>
              <w:ind w:firstLine="0"/>
              <w:jc w:val="center"/>
              <w:rPr>
                <w:rFonts w:cs="Times New Roman"/>
              </w:rPr>
            </w:pPr>
            <w:r w:rsidRPr="003B352F">
              <w:rPr>
                <w:rFonts w:cs="Times New Roman"/>
              </w:rPr>
              <w:t xml:space="preserve">Sin alertas de gasto configuradas en Azure, un pico de tráfico (campaña viral, evento regulatorio) puede activar autoscaling y </w:t>
            </w:r>
            <w:r w:rsidRPr="003B352F">
              <w:rPr>
                <w:rFonts w:cs="Times New Roman"/>
              </w:rPr>
              <w:lastRenderedPageBreak/>
              <w:t>generar facturas inesperadas de RD$3,046–RD$12,182 en un solo mes.</w:t>
            </w:r>
          </w:p>
        </w:tc>
        <w:tc>
          <w:tcPr>
            <w:tcW w:w="0" w:type="pct"/>
            <w:vAlign w:val="center"/>
            <w:hideMark/>
          </w:tcPr>
          <w:p w14:paraId="56B8E5D5" w14:textId="77777777" w:rsidR="00A755C4" w:rsidRPr="003B352F" w:rsidRDefault="00A755C4" w:rsidP="004A5284">
            <w:pPr>
              <w:spacing w:before="120" w:after="0"/>
              <w:ind w:firstLine="0"/>
              <w:jc w:val="center"/>
              <w:rPr>
                <w:rFonts w:cs="Times New Roman"/>
              </w:rPr>
            </w:pPr>
            <w:r w:rsidRPr="003B352F">
              <w:rPr>
                <w:rFonts w:cs="Times New Roman"/>
              </w:rPr>
              <w:lastRenderedPageBreak/>
              <w:t>Evento único inesperado</w:t>
            </w:r>
          </w:p>
        </w:tc>
        <w:tc>
          <w:tcPr>
            <w:tcW w:w="0" w:type="pct"/>
            <w:vAlign w:val="center"/>
            <w:hideMark/>
          </w:tcPr>
          <w:p w14:paraId="0E55F88B" w14:textId="77777777" w:rsidR="00A755C4" w:rsidRPr="003B352F" w:rsidRDefault="00A755C4" w:rsidP="004A5284">
            <w:pPr>
              <w:spacing w:before="120" w:after="0"/>
              <w:ind w:firstLine="0"/>
              <w:jc w:val="center"/>
              <w:rPr>
                <w:rFonts w:cs="Times New Roman"/>
              </w:rPr>
            </w:pPr>
            <w:r w:rsidRPr="003B352F">
              <w:rPr>
                <w:rFonts w:cs="Times New Roman"/>
              </w:rPr>
              <w:t>Media</w:t>
            </w:r>
          </w:p>
        </w:tc>
      </w:tr>
      <w:tr w:rsidR="00A755C4" w:rsidRPr="00B531F2" w14:paraId="38DE989E" w14:textId="77777777" w:rsidTr="008C43A7">
        <w:tc>
          <w:tcPr>
            <w:tcW w:w="0" w:type="pct"/>
            <w:vAlign w:val="center"/>
            <w:hideMark/>
          </w:tcPr>
          <w:p w14:paraId="34690974" w14:textId="4D7DBCFF" w:rsidR="00A755C4" w:rsidRPr="003B352F" w:rsidRDefault="00A755C4" w:rsidP="004A5284">
            <w:pPr>
              <w:spacing w:before="120" w:after="0"/>
              <w:ind w:firstLine="0"/>
              <w:jc w:val="center"/>
              <w:rPr>
                <w:rFonts w:cs="Times New Roman"/>
              </w:rPr>
            </w:pPr>
            <w:r w:rsidRPr="003B352F">
              <w:rPr>
                <w:rFonts w:cs="Times New Roman"/>
                <w:b/>
              </w:rPr>
              <w:t>V-</w:t>
            </w:r>
            <w:r w:rsidR="00C026B4" w:rsidRPr="003B352F">
              <w:rPr>
                <w:rFonts w:cs="Times New Roman"/>
                <w:b/>
              </w:rPr>
              <w:t>9</w:t>
            </w:r>
          </w:p>
        </w:tc>
        <w:tc>
          <w:tcPr>
            <w:tcW w:w="0" w:type="pct"/>
            <w:vAlign w:val="center"/>
            <w:hideMark/>
          </w:tcPr>
          <w:p w14:paraId="3C9C80FB" w14:textId="77777777" w:rsidR="00A755C4" w:rsidRPr="003B352F" w:rsidRDefault="00A755C4" w:rsidP="004A5284">
            <w:pPr>
              <w:spacing w:before="120" w:after="0"/>
              <w:ind w:firstLine="0"/>
              <w:jc w:val="center"/>
              <w:rPr>
                <w:rFonts w:cs="Times New Roman"/>
              </w:rPr>
            </w:pPr>
            <w:r w:rsidRPr="003B352F">
              <w:rPr>
                <w:rFonts w:cs="Times New Roman"/>
                <w:b/>
              </w:rPr>
              <w:t>Falla en renovación automática de SSL</w:t>
            </w:r>
          </w:p>
        </w:tc>
        <w:tc>
          <w:tcPr>
            <w:tcW w:w="0" w:type="pct"/>
            <w:vAlign w:val="center"/>
            <w:hideMark/>
          </w:tcPr>
          <w:p w14:paraId="5B0CEEDB" w14:textId="77777777" w:rsidR="00A755C4" w:rsidRPr="003B352F" w:rsidRDefault="00A755C4" w:rsidP="004A5284">
            <w:pPr>
              <w:spacing w:before="120" w:after="0"/>
              <w:ind w:firstLine="0"/>
              <w:jc w:val="center"/>
              <w:rPr>
                <w:rFonts w:cs="Times New Roman"/>
              </w:rPr>
            </w:pPr>
            <w:r w:rsidRPr="003B352F">
              <w:rPr>
                <w:rFonts w:cs="Times New Roman"/>
              </w:rPr>
              <w:t>El certificado Let's Encrypt expira cada 90 días. Si Azure no puede renovarlo automáticamente (problema conocido si el dominio DNS no apunta correctamente), la plataforma muestra error de seguridad y los usuarios no pueden acceder. Tiempo de caída = pérdida de ingresos.</w:t>
            </w:r>
          </w:p>
        </w:tc>
        <w:tc>
          <w:tcPr>
            <w:tcW w:w="0" w:type="pct"/>
            <w:vAlign w:val="center"/>
            <w:hideMark/>
          </w:tcPr>
          <w:p w14:paraId="1A3420F3" w14:textId="77777777" w:rsidR="00A755C4" w:rsidRPr="003B352F" w:rsidRDefault="00A755C4" w:rsidP="004A5284">
            <w:pPr>
              <w:spacing w:before="120" w:after="0"/>
              <w:ind w:firstLine="0"/>
              <w:jc w:val="right"/>
              <w:rPr>
                <w:rFonts w:cs="Times New Roman"/>
              </w:rPr>
            </w:pPr>
            <w:r w:rsidRPr="003B352F">
              <w:rPr>
                <w:rFonts w:cs="Times New Roman"/>
              </w:rPr>
              <w:t>RD$0 técnico + lucro cesante</w:t>
            </w:r>
          </w:p>
        </w:tc>
        <w:tc>
          <w:tcPr>
            <w:tcW w:w="0" w:type="pct"/>
            <w:vAlign w:val="center"/>
            <w:hideMark/>
          </w:tcPr>
          <w:p w14:paraId="5CE0D880" w14:textId="77777777" w:rsidR="00A755C4" w:rsidRPr="003B352F" w:rsidRDefault="00A755C4" w:rsidP="004A5284">
            <w:pPr>
              <w:spacing w:before="120" w:after="0"/>
              <w:ind w:firstLine="0"/>
              <w:jc w:val="center"/>
              <w:rPr>
                <w:rFonts w:cs="Times New Roman"/>
              </w:rPr>
            </w:pPr>
            <w:r w:rsidRPr="003B352F">
              <w:rPr>
                <w:rFonts w:cs="Times New Roman"/>
              </w:rPr>
              <w:t>Baja pero crítica</w:t>
            </w:r>
          </w:p>
        </w:tc>
      </w:tr>
      <w:tr w:rsidR="00A755C4" w:rsidRPr="00B531F2" w14:paraId="16A1FE42" w14:textId="77777777" w:rsidTr="008C43A7">
        <w:tc>
          <w:tcPr>
            <w:tcW w:w="0" w:type="pct"/>
            <w:vAlign w:val="center"/>
            <w:hideMark/>
          </w:tcPr>
          <w:p w14:paraId="482268A1" w14:textId="5AAA18A8" w:rsidR="00A755C4" w:rsidRPr="003B352F" w:rsidRDefault="00A755C4" w:rsidP="004A5284">
            <w:pPr>
              <w:spacing w:before="120" w:after="0"/>
              <w:ind w:firstLine="0"/>
              <w:jc w:val="center"/>
              <w:rPr>
                <w:rFonts w:cs="Times New Roman"/>
              </w:rPr>
            </w:pPr>
            <w:r w:rsidRPr="003B352F">
              <w:rPr>
                <w:rFonts w:cs="Times New Roman"/>
                <w:b/>
              </w:rPr>
              <w:t>V-1</w:t>
            </w:r>
            <w:r w:rsidR="00C026B4" w:rsidRPr="003B352F">
              <w:rPr>
                <w:rFonts w:cs="Times New Roman"/>
                <w:b/>
              </w:rPr>
              <w:t>1</w:t>
            </w:r>
          </w:p>
        </w:tc>
        <w:tc>
          <w:tcPr>
            <w:tcW w:w="0" w:type="pct"/>
            <w:vAlign w:val="center"/>
            <w:hideMark/>
          </w:tcPr>
          <w:p w14:paraId="6B14B9A2" w14:textId="77777777" w:rsidR="00A755C4" w:rsidRPr="003B352F" w:rsidRDefault="00A755C4" w:rsidP="004A5284">
            <w:pPr>
              <w:spacing w:before="120" w:after="0"/>
              <w:ind w:firstLine="0"/>
              <w:jc w:val="center"/>
              <w:rPr>
                <w:rFonts w:cs="Times New Roman"/>
              </w:rPr>
            </w:pPr>
            <w:r w:rsidRPr="003B352F">
              <w:rPr>
                <w:rFonts w:cs="Times New Roman"/>
                <w:b/>
              </w:rPr>
              <w:t>Auditoría de seguridad para contratos bancarios</w:t>
            </w:r>
          </w:p>
        </w:tc>
        <w:tc>
          <w:tcPr>
            <w:tcW w:w="0" w:type="pct"/>
            <w:vAlign w:val="center"/>
            <w:hideMark/>
          </w:tcPr>
          <w:p w14:paraId="15227131" w14:textId="477F4626" w:rsidR="00A755C4" w:rsidRPr="003B352F" w:rsidRDefault="00A805EF" w:rsidP="004A5284">
            <w:pPr>
              <w:spacing w:before="120" w:after="0"/>
              <w:ind w:firstLine="0"/>
              <w:jc w:val="center"/>
              <w:rPr>
                <w:rFonts w:cs="Times New Roman"/>
              </w:rPr>
            </w:pPr>
            <w:r w:rsidRPr="003B352F">
              <w:rPr>
                <w:rFonts w:cs="Times New Roman"/>
              </w:rPr>
              <w:t>Las i</w:t>
            </w:r>
            <w:r w:rsidR="00A755C4" w:rsidRPr="003B352F">
              <w:rPr>
                <w:rFonts w:cs="Times New Roman"/>
              </w:rPr>
              <w:t>nstituciones financieras generalmente exigen un pentest o auditoría de seguridad antes de firmar contratos Enterprise. Costo de auditoría básica: RD$</w:t>
            </w:r>
            <w:r w:rsidR="009B31E2" w:rsidRPr="003B352F">
              <w:rPr>
                <w:rFonts w:cs="Times New Roman"/>
              </w:rPr>
              <w:t>53</w:t>
            </w:r>
            <w:r w:rsidR="00A755C4" w:rsidRPr="003B352F">
              <w:rPr>
                <w:rFonts w:cs="Times New Roman"/>
              </w:rPr>
              <w:t>,000–RD$</w:t>
            </w:r>
            <w:r w:rsidR="009B31E2" w:rsidRPr="003B352F">
              <w:rPr>
                <w:rFonts w:cs="Times New Roman"/>
              </w:rPr>
              <w:t>67</w:t>
            </w:r>
            <w:r w:rsidR="00A755C4" w:rsidRPr="003B352F">
              <w:rPr>
                <w:rFonts w:cs="Times New Roman"/>
              </w:rPr>
              <w:t>,000 (una vez, luego anualmente).</w:t>
            </w:r>
          </w:p>
        </w:tc>
        <w:tc>
          <w:tcPr>
            <w:tcW w:w="0" w:type="pct"/>
            <w:vAlign w:val="center"/>
            <w:hideMark/>
          </w:tcPr>
          <w:p w14:paraId="655D29A8" w14:textId="77777777" w:rsidR="00A755C4" w:rsidRPr="003B352F" w:rsidRDefault="00A755C4" w:rsidP="004A5284">
            <w:pPr>
              <w:spacing w:before="120" w:after="0"/>
              <w:ind w:firstLine="0"/>
              <w:jc w:val="right"/>
              <w:rPr>
                <w:rFonts w:cs="Times New Roman"/>
              </w:rPr>
            </w:pPr>
            <w:r w:rsidRPr="003B352F">
              <w:rPr>
                <w:rFonts w:cs="Times New Roman"/>
              </w:rPr>
              <w:t>RD$60,000–RD$150,000/año</w:t>
            </w:r>
          </w:p>
        </w:tc>
        <w:tc>
          <w:tcPr>
            <w:tcW w:w="0" w:type="pct"/>
            <w:vAlign w:val="center"/>
            <w:hideMark/>
          </w:tcPr>
          <w:p w14:paraId="42140F76" w14:textId="77777777" w:rsidR="00A755C4" w:rsidRPr="003B352F" w:rsidRDefault="00A755C4" w:rsidP="004A5284">
            <w:pPr>
              <w:spacing w:before="120" w:after="0"/>
              <w:ind w:firstLine="0"/>
              <w:jc w:val="center"/>
              <w:rPr>
                <w:rFonts w:cs="Times New Roman"/>
              </w:rPr>
            </w:pPr>
            <w:r w:rsidRPr="003B352F">
              <w:rPr>
                <w:rFonts w:cs="Times New Roman"/>
              </w:rPr>
              <w:t>Alta para plan Enterprise</w:t>
            </w:r>
          </w:p>
        </w:tc>
      </w:tr>
    </w:tbl>
    <w:p w14:paraId="5D763A50" w14:textId="3172A4C8" w:rsidR="00C8253B" w:rsidRDefault="00E0569F" w:rsidP="00C52B81">
      <w:pPr>
        <w:ind w:firstLine="0"/>
        <w:rPr>
          <w:rFonts w:eastAsiaTheme="majorEastAsia" w:cstheme="majorBidi"/>
          <w:b/>
          <w:bCs/>
          <w:iCs/>
          <w:color w:val="000000" w:themeColor="accent1" w:themeShade="BF"/>
          <w:sz w:val="24"/>
        </w:rPr>
      </w:pPr>
      <w:r w:rsidRPr="00382E33">
        <w:rPr>
          <w:lang w:val="es-MX"/>
        </w:rPr>
        <w:t xml:space="preserve">Fuentes: </w:t>
      </w:r>
      <w:sdt>
        <w:sdtPr>
          <w:id w:val="1888766201"/>
          <w:citation/>
        </w:sdtPr>
        <w:sdtEndPr/>
        <w:sdtContent>
          <w:r w:rsidR="009E7CDC">
            <w:fldChar w:fldCharType="begin"/>
          </w:r>
          <w:r w:rsidR="009E7CDC" w:rsidRPr="00382E33">
            <w:rPr>
              <w:lang w:val="es-MX"/>
            </w:rPr>
            <w:instrText xml:space="preserve"> CITATION Mic268 \l 2058 </w:instrText>
          </w:r>
          <w:r w:rsidR="009E7CDC">
            <w:fldChar w:fldCharType="separate"/>
          </w:r>
          <w:r w:rsidR="00852EF3">
            <w:rPr>
              <w:noProof/>
              <w:lang w:val="es-MX"/>
            </w:rPr>
            <w:t>(Microsoft, Bandwidth pricing, 2026)</w:t>
          </w:r>
          <w:r w:rsidR="009E7CDC">
            <w:fldChar w:fldCharType="end"/>
          </w:r>
        </w:sdtContent>
      </w:sdt>
      <w:r w:rsidR="009E7CDC" w:rsidRPr="00382E33">
        <w:rPr>
          <w:lang w:val="es-MX"/>
        </w:rPr>
        <w:t xml:space="preserve">, </w:t>
      </w:r>
      <w:sdt>
        <w:sdtPr>
          <w:id w:val="706154682"/>
          <w:citation/>
        </w:sdtPr>
        <w:sdtEndPr/>
        <w:sdtContent>
          <w:r w:rsidR="009E7CDC">
            <w:fldChar w:fldCharType="begin"/>
          </w:r>
          <w:r w:rsidR="009E7CDC" w:rsidRPr="00382E33">
            <w:rPr>
              <w:lang w:val="es-MX"/>
            </w:rPr>
            <w:instrText xml:space="preserve"> CITATION Mic261 \l 2058 </w:instrText>
          </w:r>
          <w:r w:rsidR="009E7CDC">
            <w:fldChar w:fldCharType="separate"/>
          </w:r>
          <w:r w:rsidR="00852EF3">
            <w:rPr>
              <w:noProof/>
              <w:lang w:val="es-MX"/>
            </w:rPr>
            <w:t>(Microsoft, Azure SQL Database pricing, 2026)</w:t>
          </w:r>
          <w:r w:rsidR="009E7CDC">
            <w:fldChar w:fldCharType="end"/>
          </w:r>
        </w:sdtContent>
      </w:sdt>
      <w:r w:rsidR="009E7CDC" w:rsidRPr="00382E33">
        <w:rPr>
          <w:lang w:val="es-MX"/>
        </w:rPr>
        <w:t xml:space="preserve">, </w:t>
      </w:r>
      <w:sdt>
        <w:sdtPr>
          <w:rPr>
            <w:lang w:val="en-US"/>
          </w:rPr>
          <w:id w:val="-1581898297"/>
          <w:citation/>
        </w:sdtPr>
        <w:sdtEndPr/>
        <w:sdtContent>
          <w:r w:rsidR="009E7CDC">
            <w:rPr>
              <w:lang w:val="en-US"/>
            </w:rPr>
            <w:fldChar w:fldCharType="begin"/>
          </w:r>
          <w:r w:rsidR="009E7CDC" w:rsidRPr="00382E33">
            <w:rPr>
              <w:lang w:val="es-MX"/>
            </w:rPr>
            <w:instrText xml:space="preserve"> CITATION Mic263 \l 2058 </w:instrText>
          </w:r>
          <w:r w:rsidR="009E7CDC">
            <w:rPr>
              <w:lang w:val="en-US"/>
            </w:rPr>
            <w:fldChar w:fldCharType="separate"/>
          </w:r>
          <w:r w:rsidR="00852EF3">
            <w:rPr>
              <w:noProof/>
              <w:lang w:val="es-MX"/>
            </w:rPr>
            <w:t>(Microsoft, Azure AI Document Intelligence pricing, 2026)</w:t>
          </w:r>
          <w:r w:rsidR="009E7CDC">
            <w:rPr>
              <w:lang w:val="en-US"/>
            </w:rPr>
            <w:fldChar w:fldCharType="end"/>
          </w:r>
        </w:sdtContent>
      </w:sdt>
      <w:r w:rsidR="009E7CDC" w:rsidRPr="00382E33">
        <w:rPr>
          <w:lang w:val="es-MX"/>
        </w:rPr>
        <w:t xml:space="preserve">, </w:t>
      </w:r>
      <w:sdt>
        <w:sdtPr>
          <w:rPr>
            <w:lang w:val="en-US"/>
          </w:rPr>
          <w:id w:val="-2017220691"/>
          <w:citation/>
        </w:sdtPr>
        <w:sdtEndPr/>
        <w:sdtContent>
          <w:r w:rsidR="00382E33">
            <w:rPr>
              <w:lang w:val="en-US"/>
            </w:rPr>
            <w:fldChar w:fldCharType="begin"/>
          </w:r>
          <w:r w:rsidR="00382E33">
            <w:rPr>
              <w:lang w:val="es-MX"/>
            </w:rPr>
            <w:instrText xml:space="preserve"> CITATION Ofi25 \l 2058 </w:instrText>
          </w:r>
          <w:r w:rsidR="00382E33">
            <w:rPr>
              <w:lang w:val="en-US"/>
            </w:rPr>
            <w:fldChar w:fldCharType="separate"/>
          </w:r>
          <w:r w:rsidR="00852EF3">
            <w:rPr>
              <w:noProof/>
              <w:lang w:val="es-MX"/>
            </w:rPr>
            <w:t>(OGTIC, NORTIC A7: Norma para la administración de la seguridad de las tecnologías de la información y comunicación en el Estado dominicano., 2025)</w:t>
          </w:r>
          <w:r w:rsidR="00382E33">
            <w:rPr>
              <w:lang w:val="en-US"/>
            </w:rPr>
            <w:fldChar w:fldCharType="end"/>
          </w:r>
        </w:sdtContent>
      </w:sdt>
      <w:r w:rsidR="00382E33" w:rsidRPr="00382E33">
        <w:rPr>
          <w:lang w:val="es-MX"/>
        </w:rPr>
        <w:t>,</w:t>
      </w:r>
      <w:r w:rsidR="00382E33">
        <w:rPr>
          <w:lang w:val="es-MX"/>
        </w:rPr>
        <w:t xml:space="preserve"> </w:t>
      </w:r>
      <w:sdt>
        <w:sdtPr>
          <w:rPr>
            <w:lang w:val="es-MX"/>
          </w:rPr>
          <w:id w:val="396710114"/>
          <w:citation/>
        </w:sdtPr>
        <w:sdtEndPr/>
        <w:sdtContent>
          <w:r w:rsidR="00012CF7">
            <w:rPr>
              <w:lang w:val="es-MX"/>
            </w:rPr>
            <w:fldChar w:fldCharType="begin"/>
          </w:r>
          <w:r w:rsidR="00012CF7">
            <w:rPr>
              <w:lang w:val="es-MX"/>
            </w:rPr>
            <w:instrText xml:space="preserve">CITATION Dir24 \l 2058 </w:instrText>
          </w:r>
          <w:r w:rsidR="00012CF7">
            <w:rPr>
              <w:lang w:val="es-MX"/>
            </w:rPr>
            <w:fldChar w:fldCharType="separate"/>
          </w:r>
          <w:r w:rsidR="00852EF3">
            <w:rPr>
              <w:noProof/>
              <w:lang w:val="es-MX"/>
            </w:rPr>
            <w:t>(DGII, 2024)</w:t>
          </w:r>
          <w:r w:rsidR="00012CF7">
            <w:rPr>
              <w:lang w:val="es-MX"/>
            </w:rPr>
            <w:fldChar w:fldCharType="end"/>
          </w:r>
        </w:sdtContent>
      </w:sdt>
      <w:r w:rsidR="00012CF7">
        <w:rPr>
          <w:lang w:val="es-MX"/>
        </w:rPr>
        <w:t xml:space="preserve">, </w:t>
      </w:r>
      <w:sdt>
        <w:sdtPr>
          <w:rPr>
            <w:lang w:val="es-MX"/>
          </w:rPr>
          <w:id w:val="142242905"/>
          <w:citation/>
        </w:sdtPr>
        <w:sdtEndPr/>
        <w:sdtContent>
          <w:r w:rsidR="00012CF7">
            <w:rPr>
              <w:lang w:val="es-MX"/>
            </w:rPr>
            <w:fldChar w:fldCharType="begin"/>
          </w:r>
          <w:r w:rsidR="00012CF7">
            <w:rPr>
              <w:lang w:val="es-MX"/>
            </w:rPr>
            <w:instrText xml:space="preserve"> CITATION Jur24 \l 2058 </w:instrText>
          </w:r>
          <w:r w:rsidR="00012CF7">
            <w:rPr>
              <w:lang w:val="es-MX"/>
            </w:rPr>
            <w:fldChar w:fldCharType="separate"/>
          </w:r>
          <w:r w:rsidR="00852EF3">
            <w:rPr>
              <w:noProof/>
              <w:lang w:val="es-MX"/>
            </w:rPr>
            <w:t>( Jurisdicción Inmobiliaria, 2024)</w:t>
          </w:r>
          <w:r w:rsidR="00012CF7">
            <w:rPr>
              <w:lang w:val="es-MX"/>
            </w:rPr>
            <w:fldChar w:fldCharType="end"/>
          </w:r>
        </w:sdtContent>
      </w:sdt>
      <w:r w:rsidR="00012CF7">
        <w:rPr>
          <w:lang w:val="es-MX"/>
        </w:rPr>
        <w:t xml:space="preserve">, </w:t>
      </w:r>
      <w:sdt>
        <w:sdtPr>
          <w:rPr>
            <w:lang w:val="es-MX"/>
          </w:rPr>
          <w:id w:val="825557712"/>
          <w:citation/>
        </w:sdtPr>
        <w:sdtEndPr/>
        <w:sdtContent>
          <w:r w:rsidR="00012CF7">
            <w:rPr>
              <w:lang w:val="es-MX"/>
            </w:rPr>
            <w:fldChar w:fldCharType="begin"/>
          </w:r>
          <w:r w:rsidR="00012CF7">
            <w:rPr>
              <w:lang w:val="es-MX"/>
            </w:rPr>
            <w:instrText xml:space="preserve"> CITATION Som11 \l 2058 </w:instrText>
          </w:r>
          <w:r w:rsidR="00012CF7">
            <w:rPr>
              <w:lang w:val="es-MX"/>
            </w:rPr>
            <w:fldChar w:fldCharType="separate"/>
          </w:r>
          <w:r w:rsidR="00852EF3">
            <w:rPr>
              <w:noProof/>
              <w:lang w:val="es-MX"/>
            </w:rPr>
            <w:t>(Sommerville, 2011)</w:t>
          </w:r>
          <w:r w:rsidR="00012CF7">
            <w:rPr>
              <w:lang w:val="es-MX"/>
            </w:rPr>
            <w:fldChar w:fldCharType="end"/>
          </w:r>
        </w:sdtContent>
      </w:sdt>
      <w:r w:rsidR="00012CF7">
        <w:rPr>
          <w:lang w:val="es-MX"/>
        </w:rPr>
        <w:t xml:space="preserve">, </w:t>
      </w:r>
      <w:sdt>
        <w:sdtPr>
          <w:rPr>
            <w:lang w:val="es-MX"/>
          </w:rPr>
          <w:id w:val="-851408948"/>
          <w:citation/>
        </w:sdtPr>
        <w:sdtEndPr/>
        <w:sdtContent>
          <w:r w:rsidR="00FC57FE">
            <w:rPr>
              <w:lang w:val="es-MX"/>
            </w:rPr>
            <w:fldChar w:fldCharType="begin"/>
          </w:r>
          <w:r w:rsidR="00FC57FE">
            <w:rPr>
              <w:lang w:val="es-MX"/>
            </w:rPr>
            <w:instrText xml:space="preserve"> CITATION Nam26 \l 2058 </w:instrText>
          </w:r>
          <w:r w:rsidR="00FC57FE">
            <w:rPr>
              <w:lang w:val="es-MX"/>
            </w:rPr>
            <w:fldChar w:fldCharType="separate"/>
          </w:r>
          <w:r w:rsidR="00852EF3">
            <w:rPr>
              <w:noProof/>
              <w:lang w:val="es-MX"/>
            </w:rPr>
            <w:t>(Namecheap, Domain name search and pricing, 2026)</w:t>
          </w:r>
          <w:r w:rsidR="00FC57FE">
            <w:rPr>
              <w:lang w:val="es-MX"/>
            </w:rPr>
            <w:fldChar w:fldCharType="end"/>
          </w:r>
        </w:sdtContent>
      </w:sdt>
      <w:r w:rsidR="00E64B6C">
        <w:rPr>
          <w:lang w:val="es-MX"/>
        </w:rPr>
        <w:t xml:space="preserve">, </w:t>
      </w:r>
      <w:sdt>
        <w:sdtPr>
          <w:rPr>
            <w:lang w:val="es-MX"/>
          </w:rPr>
          <w:id w:val="815378728"/>
          <w:citation/>
        </w:sdtPr>
        <w:sdtEndPr/>
        <w:sdtContent>
          <w:r w:rsidR="00E64B6C">
            <w:rPr>
              <w:lang w:val="es-MX"/>
            </w:rPr>
            <w:fldChar w:fldCharType="begin"/>
          </w:r>
          <w:r w:rsidR="00E64B6C">
            <w:rPr>
              <w:lang w:val="es-MX"/>
            </w:rPr>
            <w:instrText xml:space="preserve"> CITATION Pen26 \l 2058 </w:instrText>
          </w:r>
          <w:r w:rsidR="00E64B6C">
            <w:rPr>
              <w:lang w:val="es-MX"/>
            </w:rPr>
            <w:fldChar w:fldCharType="separate"/>
          </w:r>
          <w:r w:rsidR="00852EF3">
            <w:rPr>
              <w:noProof/>
              <w:lang w:val="es-MX"/>
            </w:rPr>
            <w:t>(PentestingTeam, 2026)</w:t>
          </w:r>
          <w:r w:rsidR="00E64B6C">
            <w:rPr>
              <w:lang w:val="es-MX"/>
            </w:rPr>
            <w:fldChar w:fldCharType="end"/>
          </w:r>
        </w:sdtContent>
      </w:sdt>
      <w:r w:rsidR="00012CF7">
        <w:rPr>
          <w:lang w:val="es-MX"/>
        </w:rPr>
        <w:t>.</w:t>
      </w:r>
    </w:p>
    <w:p w14:paraId="75968519" w14:textId="0823B8D3" w:rsidR="00A755C4" w:rsidRPr="00B531F2" w:rsidRDefault="00A755C4" w:rsidP="002521BA">
      <w:pPr>
        <w:pStyle w:val="Ttulo4"/>
      </w:pPr>
      <w:r w:rsidRPr="00B531F2">
        <w:lastRenderedPageBreak/>
        <w:t>Resumen</w:t>
      </w:r>
      <w:r w:rsidR="003514A3" w:rsidRPr="00B531F2">
        <w:t xml:space="preserve"> </w:t>
      </w:r>
      <w:r w:rsidR="00C87DFB" w:rsidRPr="00B531F2">
        <w:t>CAPEX</w:t>
      </w:r>
    </w:p>
    <w:p w14:paraId="2A7D03B3" w14:textId="4DA700E2" w:rsidR="00A755C4" w:rsidRPr="00B531F2" w:rsidRDefault="00A755C4" w:rsidP="00617FE9">
      <w:pPr>
        <w:pStyle w:val="Figuras"/>
      </w:pPr>
      <w:bookmarkStart w:id="62" w:name="_Toc227357387"/>
      <w:r w:rsidRPr="00B531F2">
        <w:t xml:space="preserve">Tabla </w:t>
      </w:r>
      <w:r>
        <w:fldChar w:fldCharType="begin"/>
      </w:r>
      <w:r>
        <w:instrText xml:space="preserve"> SEQ Tabla \* ARABIC </w:instrText>
      </w:r>
      <w:r>
        <w:fldChar w:fldCharType="separate"/>
      </w:r>
      <w:r w:rsidR="00B111AF">
        <w:rPr>
          <w:noProof/>
        </w:rPr>
        <w:t>17</w:t>
      </w:r>
      <w:r>
        <w:rPr>
          <w:noProof/>
        </w:rPr>
        <w:fldChar w:fldCharType="end"/>
      </w:r>
      <w:r w:rsidRPr="00B531F2">
        <w:br/>
        <w:t>Resumen consolidado de inversión</w:t>
      </w:r>
      <w:bookmarkEnd w:id="62"/>
    </w:p>
    <w:tbl>
      <w:tblPr>
        <w:tblStyle w:val="Tablanormal2"/>
        <w:tblW w:w="5000" w:type="pct"/>
        <w:tblLook w:val="0660" w:firstRow="1" w:lastRow="1" w:firstColumn="0" w:lastColumn="0" w:noHBand="1" w:noVBand="1"/>
      </w:tblPr>
      <w:tblGrid>
        <w:gridCol w:w="7540"/>
        <w:gridCol w:w="1820"/>
      </w:tblGrid>
      <w:tr w:rsidR="00F26FD5" w:rsidRPr="00B531F2" w14:paraId="293C93AD" w14:textId="77777777" w:rsidTr="00E64B6C">
        <w:trPr>
          <w:cnfStyle w:val="100000000000" w:firstRow="1" w:lastRow="0" w:firstColumn="0" w:lastColumn="0" w:oddVBand="0" w:evenVBand="0" w:oddHBand="0" w:evenHBand="0" w:firstRowFirstColumn="0" w:firstRowLastColumn="0" w:lastRowFirstColumn="0" w:lastRowLastColumn="0"/>
          <w:tblHeader/>
        </w:trPr>
        <w:tc>
          <w:tcPr>
            <w:tcW w:w="4028" w:type="pct"/>
            <w:vAlign w:val="center"/>
            <w:hideMark/>
          </w:tcPr>
          <w:p w14:paraId="1903A7FF" w14:textId="77777777" w:rsidR="00A755C4" w:rsidRPr="00E64B6C" w:rsidRDefault="00A755C4" w:rsidP="004A5284">
            <w:pPr>
              <w:spacing w:before="120" w:after="0"/>
              <w:ind w:firstLine="0"/>
              <w:jc w:val="center"/>
            </w:pPr>
            <w:r w:rsidRPr="00E64B6C">
              <w:t>Categoría</w:t>
            </w:r>
          </w:p>
        </w:tc>
        <w:tc>
          <w:tcPr>
            <w:tcW w:w="972" w:type="pct"/>
            <w:vAlign w:val="center"/>
            <w:hideMark/>
          </w:tcPr>
          <w:p w14:paraId="3C509D6E" w14:textId="552177DE" w:rsidR="00A755C4" w:rsidRPr="00E64B6C" w:rsidRDefault="0043189D" w:rsidP="004A5284">
            <w:pPr>
              <w:spacing w:before="120" w:after="0"/>
              <w:ind w:firstLine="0"/>
              <w:jc w:val="center"/>
            </w:pPr>
            <w:r w:rsidRPr="00E64B6C">
              <w:t>Costo</w:t>
            </w:r>
          </w:p>
        </w:tc>
      </w:tr>
      <w:tr w:rsidR="00136070" w:rsidRPr="00B531F2" w14:paraId="44E5A74C" w14:textId="77777777" w:rsidTr="00635A25">
        <w:tc>
          <w:tcPr>
            <w:tcW w:w="4028" w:type="pct"/>
            <w:vAlign w:val="center"/>
            <w:hideMark/>
          </w:tcPr>
          <w:p w14:paraId="13FA1856" w14:textId="45C2128F" w:rsidR="00136070" w:rsidRPr="00E64B6C" w:rsidRDefault="00136070" w:rsidP="00136070">
            <w:pPr>
              <w:spacing w:before="120" w:after="0"/>
              <w:ind w:firstLine="0"/>
              <w:jc w:val="center"/>
            </w:pPr>
            <w:r w:rsidRPr="00E64B6C">
              <w:t>Mano de obra (352 horas — ambas fases)</w:t>
            </w:r>
          </w:p>
        </w:tc>
        <w:tc>
          <w:tcPr>
            <w:tcW w:w="972" w:type="pct"/>
            <w:hideMark/>
          </w:tcPr>
          <w:p w14:paraId="7C844F77" w14:textId="1628568A" w:rsidR="00136070" w:rsidRPr="00E64B6C" w:rsidRDefault="00003F8A" w:rsidP="00136070">
            <w:pPr>
              <w:spacing w:before="120" w:after="0"/>
              <w:ind w:firstLine="0"/>
              <w:jc w:val="right"/>
            </w:pPr>
            <w:r w:rsidRPr="001317EF">
              <w:t xml:space="preserve"> $252,618.48 </w:t>
            </w:r>
          </w:p>
        </w:tc>
      </w:tr>
      <w:tr w:rsidR="00136070" w:rsidRPr="00B531F2" w14:paraId="41AAC307" w14:textId="77777777" w:rsidTr="00635A25">
        <w:tc>
          <w:tcPr>
            <w:tcW w:w="4028" w:type="pct"/>
            <w:vAlign w:val="center"/>
            <w:hideMark/>
          </w:tcPr>
          <w:p w14:paraId="394FE47A" w14:textId="062F56F1" w:rsidR="00136070" w:rsidRPr="00E64B6C" w:rsidRDefault="00136070" w:rsidP="00136070">
            <w:pPr>
              <w:spacing w:before="120" w:after="0"/>
              <w:ind w:firstLine="0"/>
              <w:jc w:val="center"/>
            </w:pPr>
            <w:r w:rsidRPr="00E64B6C">
              <w:t>Herramientas de desarrollo (licencias comerciales, incluye M365)</w:t>
            </w:r>
          </w:p>
        </w:tc>
        <w:tc>
          <w:tcPr>
            <w:tcW w:w="972" w:type="pct"/>
            <w:hideMark/>
          </w:tcPr>
          <w:p w14:paraId="48FCFC4E" w14:textId="248CA35B" w:rsidR="00136070" w:rsidRPr="00E64B6C" w:rsidRDefault="00003F8A" w:rsidP="00136070">
            <w:pPr>
              <w:spacing w:before="120" w:after="0"/>
              <w:ind w:firstLine="0"/>
              <w:jc w:val="right"/>
            </w:pPr>
            <w:r w:rsidRPr="001317EF">
              <w:t xml:space="preserve"> $123,179.40 </w:t>
            </w:r>
          </w:p>
        </w:tc>
      </w:tr>
      <w:tr w:rsidR="00136070" w:rsidRPr="00B531F2" w14:paraId="1DD6C7A2" w14:textId="77777777" w:rsidTr="00635A25">
        <w:tc>
          <w:tcPr>
            <w:tcW w:w="4028" w:type="pct"/>
            <w:vAlign w:val="center"/>
            <w:hideMark/>
          </w:tcPr>
          <w:p w14:paraId="4F08C16D" w14:textId="6DA6D281" w:rsidR="00136070" w:rsidRPr="00E64B6C" w:rsidRDefault="00136070" w:rsidP="00136070">
            <w:pPr>
              <w:spacing w:before="120" w:after="0"/>
              <w:ind w:firstLine="0"/>
              <w:jc w:val="center"/>
            </w:pPr>
            <w:r w:rsidRPr="00E64B6C">
              <w:t>Dominio .org (2 años: año 1 RD$456 + renovación RD$791)</w:t>
            </w:r>
          </w:p>
        </w:tc>
        <w:tc>
          <w:tcPr>
            <w:tcW w:w="972" w:type="pct"/>
            <w:hideMark/>
          </w:tcPr>
          <w:p w14:paraId="1DF1634B" w14:textId="4263AEE1" w:rsidR="00136070" w:rsidRPr="00E64B6C" w:rsidRDefault="00136070" w:rsidP="00136070">
            <w:pPr>
              <w:spacing w:before="120" w:after="0"/>
              <w:ind w:firstLine="0"/>
              <w:jc w:val="right"/>
            </w:pPr>
            <w:r w:rsidRPr="007C1ECD">
              <w:t xml:space="preserve"> $1,461.00 </w:t>
            </w:r>
          </w:p>
        </w:tc>
      </w:tr>
      <w:tr w:rsidR="00136070" w:rsidRPr="00B531F2" w14:paraId="589B2582" w14:textId="77777777" w:rsidTr="00635A25">
        <w:tc>
          <w:tcPr>
            <w:tcW w:w="4028" w:type="pct"/>
            <w:vAlign w:val="center"/>
            <w:hideMark/>
          </w:tcPr>
          <w:p w14:paraId="348E9825" w14:textId="78341A33" w:rsidR="00136070" w:rsidRPr="00E64B6C" w:rsidRDefault="00136070" w:rsidP="00136070">
            <w:pPr>
              <w:spacing w:before="120" w:after="0"/>
              <w:ind w:firstLine="0"/>
              <w:jc w:val="center"/>
            </w:pPr>
            <w:r w:rsidRPr="00E64B6C">
              <w:t>Certificado SSL EV</w:t>
            </w:r>
          </w:p>
        </w:tc>
        <w:tc>
          <w:tcPr>
            <w:tcW w:w="972" w:type="pct"/>
            <w:hideMark/>
          </w:tcPr>
          <w:p w14:paraId="5D6FA00D" w14:textId="0538B8E5" w:rsidR="00136070" w:rsidRPr="00E64B6C" w:rsidRDefault="00136070" w:rsidP="00136070">
            <w:pPr>
              <w:spacing w:before="120" w:after="0"/>
              <w:ind w:firstLine="0"/>
              <w:jc w:val="right"/>
            </w:pPr>
            <w:r w:rsidRPr="007C1ECD">
              <w:t xml:space="preserve"> $2,132.00 </w:t>
            </w:r>
          </w:p>
        </w:tc>
      </w:tr>
      <w:tr w:rsidR="00136070" w:rsidRPr="00B531F2" w14:paraId="496C64F7" w14:textId="77777777" w:rsidTr="00635A25">
        <w:tc>
          <w:tcPr>
            <w:tcW w:w="4028" w:type="pct"/>
            <w:vAlign w:val="center"/>
            <w:hideMark/>
          </w:tcPr>
          <w:p w14:paraId="52FACF22" w14:textId="3FFE16F9" w:rsidR="00136070" w:rsidRPr="00E64B6C" w:rsidRDefault="00136070" w:rsidP="00136070">
            <w:pPr>
              <w:spacing w:before="120" w:after="0"/>
              <w:ind w:firstLine="0"/>
              <w:jc w:val="center"/>
            </w:pPr>
            <w:r w:rsidRPr="00E64B6C">
              <w:t>Azure infraestructura startup (6 meses × RD$2,598)</w:t>
            </w:r>
          </w:p>
        </w:tc>
        <w:tc>
          <w:tcPr>
            <w:tcW w:w="972" w:type="pct"/>
            <w:hideMark/>
          </w:tcPr>
          <w:p w14:paraId="7AE91C32" w14:textId="6C19E3C8" w:rsidR="00136070" w:rsidRPr="00E64B6C" w:rsidRDefault="00136070" w:rsidP="00136070">
            <w:pPr>
              <w:spacing w:before="120" w:after="0"/>
              <w:ind w:firstLine="0"/>
              <w:jc w:val="right"/>
            </w:pPr>
            <w:r w:rsidRPr="007C1ECD">
              <w:t xml:space="preserve"> $12,121.00 </w:t>
            </w:r>
          </w:p>
        </w:tc>
      </w:tr>
      <w:tr w:rsidR="00136070" w:rsidRPr="00B531F2" w14:paraId="66F4F78C" w14:textId="77777777" w:rsidTr="00635A25">
        <w:tc>
          <w:tcPr>
            <w:tcW w:w="4028" w:type="pct"/>
            <w:vAlign w:val="center"/>
            <w:hideMark/>
          </w:tcPr>
          <w:p w14:paraId="5E6A425A" w14:textId="2EB2241F" w:rsidR="00136070" w:rsidRPr="00E64B6C" w:rsidRDefault="00136070" w:rsidP="00136070">
            <w:pPr>
              <w:spacing w:before="120" w:after="0"/>
              <w:ind w:firstLine="0"/>
              <w:jc w:val="center"/>
            </w:pPr>
            <w:r w:rsidRPr="00E64B6C">
              <w:t>Legal y cumplimiento (inversión completa de lanzamiento)</w:t>
            </w:r>
          </w:p>
        </w:tc>
        <w:tc>
          <w:tcPr>
            <w:tcW w:w="972" w:type="pct"/>
            <w:hideMark/>
          </w:tcPr>
          <w:p w14:paraId="2D8062BE" w14:textId="38447182" w:rsidR="00136070" w:rsidRPr="00E64B6C" w:rsidRDefault="00003F8A" w:rsidP="00136070">
            <w:pPr>
              <w:spacing w:before="120" w:after="0"/>
              <w:ind w:firstLine="0"/>
              <w:jc w:val="right"/>
            </w:pPr>
            <w:r w:rsidRPr="001317EF">
              <w:t xml:space="preserve"> $18,358.50 </w:t>
            </w:r>
          </w:p>
        </w:tc>
      </w:tr>
      <w:tr w:rsidR="00136070" w:rsidRPr="00B531F2" w14:paraId="06802376" w14:textId="77777777" w:rsidTr="00635A25">
        <w:tc>
          <w:tcPr>
            <w:tcW w:w="4028" w:type="pct"/>
            <w:vAlign w:val="center"/>
            <w:hideMark/>
          </w:tcPr>
          <w:p w14:paraId="5EC99C36" w14:textId="0FD58ADE" w:rsidR="00136070" w:rsidRPr="00E64B6C" w:rsidRDefault="00136070" w:rsidP="00136070">
            <w:pPr>
              <w:spacing w:before="120" w:after="0"/>
              <w:ind w:firstLine="0"/>
              <w:jc w:val="center"/>
            </w:pPr>
            <w:r w:rsidRPr="00E64B6C">
              <w:t>Buffer de mantenimiento Año 1 (15% sobre mano de obra)</w:t>
            </w:r>
          </w:p>
        </w:tc>
        <w:tc>
          <w:tcPr>
            <w:tcW w:w="972" w:type="pct"/>
            <w:hideMark/>
          </w:tcPr>
          <w:p w14:paraId="777AA219" w14:textId="34C359D3" w:rsidR="00136070" w:rsidRPr="00E64B6C" w:rsidRDefault="00003F8A" w:rsidP="00136070">
            <w:pPr>
              <w:spacing w:before="120" w:after="0"/>
              <w:ind w:firstLine="0"/>
              <w:jc w:val="right"/>
            </w:pPr>
            <w:r w:rsidRPr="001317EF">
              <w:t xml:space="preserve"> $37,892.77 </w:t>
            </w:r>
          </w:p>
        </w:tc>
      </w:tr>
      <w:tr w:rsidR="00136070" w:rsidRPr="00B531F2" w14:paraId="562F2A78" w14:textId="77777777" w:rsidTr="00635A25">
        <w:tc>
          <w:tcPr>
            <w:tcW w:w="4028" w:type="pct"/>
            <w:vAlign w:val="center"/>
            <w:hideMark/>
          </w:tcPr>
          <w:p w14:paraId="7CDD1717" w14:textId="7D4EF5B9" w:rsidR="00136070" w:rsidRPr="00E64B6C" w:rsidRDefault="00136070" w:rsidP="00136070">
            <w:pPr>
              <w:spacing w:before="120" w:after="0"/>
              <w:ind w:firstLine="0"/>
              <w:jc w:val="center"/>
            </w:pPr>
            <w:r w:rsidRPr="00E64B6C">
              <w:t>Contingencia técnica (10% sobre subtotal)</w:t>
            </w:r>
          </w:p>
        </w:tc>
        <w:tc>
          <w:tcPr>
            <w:tcW w:w="972" w:type="pct"/>
            <w:hideMark/>
          </w:tcPr>
          <w:p w14:paraId="48CBDA85" w14:textId="4559C613" w:rsidR="00136070" w:rsidRPr="00E64B6C" w:rsidRDefault="00003F8A" w:rsidP="00136070">
            <w:pPr>
              <w:spacing w:before="120" w:after="0"/>
              <w:ind w:firstLine="0"/>
              <w:jc w:val="right"/>
            </w:pPr>
            <w:r w:rsidRPr="00A92223">
              <w:t xml:space="preserve"> $44,776.31 </w:t>
            </w:r>
          </w:p>
        </w:tc>
      </w:tr>
      <w:tr w:rsidR="00136070" w:rsidRPr="00B531F2" w14:paraId="6A25FE61" w14:textId="77777777" w:rsidTr="00635A25">
        <w:tc>
          <w:tcPr>
            <w:tcW w:w="4028" w:type="pct"/>
            <w:vAlign w:val="center"/>
            <w:hideMark/>
          </w:tcPr>
          <w:p w14:paraId="6A7D3447" w14:textId="2871CAE2" w:rsidR="00136070" w:rsidRPr="00E64B6C" w:rsidRDefault="00136070" w:rsidP="00136070">
            <w:pPr>
              <w:spacing w:before="120" w:after="0"/>
              <w:ind w:firstLine="0"/>
              <w:jc w:val="center"/>
            </w:pPr>
            <w:r w:rsidRPr="00E64B6C">
              <w:rPr>
                <w:b/>
              </w:rPr>
              <w:t>TOTAL INVERSIÓN INICIAL (CAPEX)</w:t>
            </w:r>
          </w:p>
        </w:tc>
        <w:tc>
          <w:tcPr>
            <w:tcW w:w="972" w:type="pct"/>
            <w:hideMark/>
          </w:tcPr>
          <w:p w14:paraId="604B7D34" w14:textId="20109940" w:rsidR="00136070" w:rsidRPr="00E64B6C" w:rsidRDefault="00003F8A" w:rsidP="00136070">
            <w:pPr>
              <w:spacing w:before="120" w:after="0"/>
              <w:ind w:firstLine="0"/>
              <w:jc w:val="right"/>
              <w:rPr>
                <w:b/>
              </w:rPr>
            </w:pPr>
            <w:r w:rsidRPr="00A92223">
              <w:t xml:space="preserve"> $492,539.46 </w:t>
            </w:r>
          </w:p>
        </w:tc>
      </w:tr>
      <w:tr w:rsidR="00F26FD5" w:rsidRPr="00B531F2" w14:paraId="2CB310C8" w14:textId="77777777" w:rsidTr="00E64B6C">
        <w:trPr>
          <w:cnfStyle w:val="010000000000" w:firstRow="0" w:lastRow="1" w:firstColumn="0" w:lastColumn="0" w:oddVBand="0" w:evenVBand="0" w:oddHBand="0" w:evenHBand="0" w:firstRowFirstColumn="0" w:firstRowLastColumn="0" w:lastRowFirstColumn="0" w:lastRowLastColumn="0"/>
        </w:trPr>
        <w:tc>
          <w:tcPr>
            <w:tcW w:w="4028" w:type="pct"/>
            <w:vAlign w:val="center"/>
            <w:hideMark/>
          </w:tcPr>
          <w:p w14:paraId="4E9CC9BF" w14:textId="11F8EE31" w:rsidR="00A755C4" w:rsidRPr="00E64B6C" w:rsidRDefault="00A755C4" w:rsidP="00315678">
            <w:pPr>
              <w:spacing w:before="120" w:after="0"/>
              <w:ind w:firstLine="0"/>
            </w:pPr>
          </w:p>
        </w:tc>
        <w:tc>
          <w:tcPr>
            <w:tcW w:w="972" w:type="pct"/>
            <w:vAlign w:val="center"/>
            <w:hideMark/>
          </w:tcPr>
          <w:p w14:paraId="6FF47D8C" w14:textId="60445CCF" w:rsidR="00A755C4" w:rsidRPr="00E64B6C" w:rsidRDefault="00A755C4" w:rsidP="004A5284">
            <w:pPr>
              <w:spacing w:before="120" w:after="0"/>
              <w:ind w:firstLine="0"/>
              <w:jc w:val="right"/>
            </w:pPr>
          </w:p>
        </w:tc>
      </w:tr>
    </w:tbl>
    <w:p w14:paraId="6C97899E" w14:textId="2D8FB31F" w:rsidR="00A755C4" w:rsidRPr="00B531F2" w:rsidRDefault="00A755C4" w:rsidP="00A755C4">
      <w:pPr>
        <w:rPr>
          <w:i/>
          <w:iCs/>
        </w:rPr>
      </w:pPr>
      <w:r w:rsidRPr="00B531F2">
        <w:rPr>
          <w:i/>
          <w:iCs/>
        </w:rPr>
        <w:t xml:space="preserve">Fuente: Elaboración propia basada </w:t>
      </w:r>
      <w:sdt>
        <w:sdtPr>
          <w:rPr>
            <w:i/>
            <w:iCs/>
          </w:rPr>
          <w:id w:val="-120617960"/>
          <w:citation/>
        </w:sdtPr>
        <w:sdtEndPr/>
        <w:sdtContent>
          <w:r w:rsidR="00CB45FB" w:rsidRPr="00B531F2">
            <w:rPr>
              <w:i/>
              <w:iCs/>
            </w:rPr>
            <w:fldChar w:fldCharType="begin"/>
          </w:r>
          <w:r w:rsidR="00CB45FB" w:rsidRPr="00B531F2">
            <w:rPr>
              <w:i/>
              <w:iCs/>
            </w:rPr>
            <w:instrText xml:space="preserve"> CITATION McG \l 2058 </w:instrText>
          </w:r>
          <w:r w:rsidR="00CB45FB" w:rsidRPr="00B531F2">
            <w:rPr>
              <w:i/>
              <w:iCs/>
            </w:rPr>
            <w:fldChar w:fldCharType="separate"/>
          </w:r>
          <w:r w:rsidR="00852EF3" w:rsidRPr="00852EF3">
            <w:rPr>
              <w:noProof/>
            </w:rPr>
            <w:t>(Baca Urbina, 2001)</w:t>
          </w:r>
          <w:r w:rsidR="00CB45FB" w:rsidRPr="00B531F2">
            <w:rPr>
              <w:i/>
              <w:iCs/>
            </w:rPr>
            <w:fldChar w:fldCharType="end"/>
          </w:r>
        </w:sdtContent>
      </w:sdt>
      <w:r w:rsidRPr="00B531F2">
        <w:rPr>
          <w:i/>
          <w:iCs/>
        </w:rPr>
        <w:t xml:space="preserve">, </w:t>
      </w:r>
      <w:sdt>
        <w:sdtPr>
          <w:rPr>
            <w:i/>
            <w:iCs/>
          </w:rPr>
          <w:id w:val="835662245"/>
          <w:citation/>
        </w:sdtPr>
        <w:sdtEndPr/>
        <w:sdtContent>
          <w:r w:rsidR="00280DB3">
            <w:rPr>
              <w:i/>
              <w:iCs/>
            </w:rPr>
            <w:fldChar w:fldCharType="begin"/>
          </w:r>
          <w:r w:rsidR="00280DB3">
            <w:rPr>
              <w:i/>
              <w:iCs/>
              <w:lang w:val="es-MX"/>
            </w:rPr>
            <w:instrText xml:space="preserve">CITATION Sta25 \l 2058 </w:instrText>
          </w:r>
          <w:r w:rsidR="00280DB3">
            <w:rPr>
              <w:i/>
              <w:iCs/>
            </w:rPr>
            <w:fldChar w:fldCharType="separate"/>
          </w:r>
          <w:r w:rsidR="00852EF3">
            <w:rPr>
              <w:lang w:val="es-MX"/>
            </w:rPr>
            <w:t>(Stack Overflow, 2025)</w:t>
          </w:r>
          <w:r w:rsidR="00280DB3">
            <w:rPr>
              <w:i/>
              <w:iCs/>
            </w:rPr>
            <w:fldChar w:fldCharType="end"/>
          </w:r>
        </w:sdtContent>
      </w:sdt>
      <w:r w:rsidRPr="00B531F2">
        <w:rPr>
          <w:i/>
          <w:iCs/>
        </w:rPr>
        <w:t xml:space="preserve">, </w:t>
      </w:r>
      <w:sdt>
        <w:sdtPr>
          <w:rPr>
            <w:i/>
            <w:iCs/>
          </w:rPr>
          <w:id w:val="-995571346"/>
          <w:citation/>
        </w:sdtPr>
        <w:sdtEndPr/>
        <w:sdtContent>
          <w:r w:rsidR="00283560">
            <w:rPr>
              <w:i/>
              <w:iCs/>
            </w:rPr>
            <w:fldChar w:fldCharType="begin"/>
          </w:r>
          <w:r w:rsidR="00283560">
            <w:rPr>
              <w:i/>
              <w:iCs/>
              <w:lang w:val="es-MX"/>
            </w:rPr>
            <w:instrText xml:space="preserve">CITATION Mic26 \t  \l 2058 </w:instrText>
          </w:r>
          <w:r w:rsidR="00283560">
            <w:rPr>
              <w:i/>
              <w:iCs/>
            </w:rPr>
            <w:fldChar w:fldCharType="separate"/>
          </w:r>
          <w:r w:rsidR="00852EF3">
            <w:rPr>
              <w:lang w:val="es-MX"/>
            </w:rPr>
            <w:t>(Microsoft, 2026)</w:t>
          </w:r>
          <w:r w:rsidR="00283560">
            <w:rPr>
              <w:i/>
              <w:iCs/>
            </w:rPr>
            <w:fldChar w:fldCharType="end"/>
          </w:r>
        </w:sdtContent>
      </w:sdt>
      <w:r w:rsidRPr="00B531F2">
        <w:rPr>
          <w:i/>
          <w:iCs/>
        </w:rPr>
        <w:t xml:space="preserve">, </w:t>
      </w:r>
      <w:sdt>
        <w:sdtPr>
          <w:rPr>
            <w:i/>
            <w:iCs/>
          </w:rPr>
          <w:id w:val="-704478564"/>
          <w:citation/>
        </w:sdtPr>
        <w:sdtEndPr/>
        <w:sdtContent>
          <w:r w:rsidR="00283560">
            <w:rPr>
              <w:i/>
              <w:iCs/>
            </w:rPr>
            <w:fldChar w:fldCharType="begin"/>
          </w:r>
          <w:r w:rsidR="00283560">
            <w:rPr>
              <w:i/>
              <w:iCs/>
              <w:lang w:val="es-MX"/>
            </w:rPr>
            <w:instrText xml:space="preserve"> CITATION Ban261 \l 2058 </w:instrText>
          </w:r>
          <w:r w:rsidR="00283560">
            <w:rPr>
              <w:i/>
              <w:iCs/>
            </w:rPr>
            <w:fldChar w:fldCharType="separate"/>
          </w:r>
          <w:r w:rsidR="00852EF3">
            <w:rPr>
              <w:noProof/>
              <w:lang w:val="es-MX"/>
            </w:rPr>
            <w:t>(Banco Central de la República Dominicana, 2026)</w:t>
          </w:r>
          <w:r w:rsidR="00283560">
            <w:rPr>
              <w:i/>
              <w:iCs/>
            </w:rPr>
            <w:fldChar w:fldCharType="end"/>
          </w:r>
        </w:sdtContent>
      </w:sdt>
      <w:r w:rsidRPr="00B531F2">
        <w:rPr>
          <w:i/>
          <w:iCs/>
        </w:rPr>
        <w:t xml:space="preserve">, </w:t>
      </w:r>
      <w:sdt>
        <w:sdtPr>
          <w:rPr>
            <w:i/>
            <w:iCs/>
          </w:rPr>
          <w:id w:val="1660356451"/>
          <w:citation/>
        </w:sdtPr>
        <w:sdtEndPr/>
        <w:sdtContent>
          <w:r w:rsidR="00283560">
            <w:rPr>
              <w:i/>
              <w:iCs/>
            </w:rPr>
            <w:fldChar w:fldCharType="begin"/>
          </w:r>
          <w:r w:rsidR="00283560">
            <w:rPr>
              <w:i/>
              <w:iCs/>
              <w:lang w:val="es-MX"/>
            </w:rPr>
            <w:instrText xml:space="preserve">CITATION Twi261 \t  \l 2058 </w:instrText>
          </w:r>
          <w:r w:rsidR="00283560">
            <w:rPr>
              <w:i/>
              <w:iCs/>
            </w:rPr>
            <w:fldChar w:fldCharType="separate"/>
          </w:r>
          <w:r w:rsidR="00852EF3">
            <w:rPr>
              <w:lang w:val="es-MX"/>
            </w:rPr>
            <w:t>(Twilio, 2026)</w:t>
          </w:r>
          <w:r w:rsidR="00283560">
            <w:rPr>
              <w:i/>
              <w:iCs/>
            </w:rPr>
            <w:fldChar w:fldCharType="end"/>
          </w:r>
        </w:sdtContent>
      </w:sdt>
      <w:r w:rsidRPr="00B531F2">
        <w:rPr>
          <w:i/>
          <w:iCs/>
        </w:rPr>
        <w:t>.</w:t>
      </w:r>
    </w:p>
    <w:p w14:paraId="01C2FE9B" w14:textId="1BA7E9BA" w:rsidR="00C87DFB" w:rsidRPr="00B531F2" w:rsidRDefault="00C87DFB">
      <w:pPr>
        <w:spacing w:before="120" w:after="200" w:line="264" w:lineRule="auto"/>
        <w:ind w:firstLine="0"/>
        <w:rPr>
          <w:rFonts w:eastAsiaTheme="majorEastAsia" w:cstheme="majorBidi"/>
          <w:b/>
          <w:bCs/>
          <w:iCs/>
          <w:color w:val="000000" w:themeColor="accent1" w:themeShade="BF"/>
        </w:rPr>
      </w:pPr>
    </w:p>
    <w:p w14:paraId="4467A559" w14:textId="77777777" w:rsidR="00C8253B" w:rsidRDefault="00C8253B">
      <w:pPr>
        <w:spacing w:before="120" w:after="200" w:line="264" w:lineRule="auto"/>
        <w:ind w:firstLine="0"/>
        <w:jc w:val="left"/>
        <w:rPr>
          <w:rFonts w:eastAsiaTheme="majorEastAsia" w:cstheme="majorBidi"/>
          <w:b/>
          <w:bCs/>
          <w:iCs/>
          <w:color w:val="000000" w:themeColor="accent1" w:themeShade="BF"/>
          <w:sz w:val="24"/>
        </w:rPr>
      </w:pPr>
      <w:r>
        <w:br w:type="page"/>
      </w:r>
    </w:p>
    <w:p w14:paraId="3DBB5249" w14:textId="7D15B257" w:rsidR="00AB7B56" w:rsidRPr="00B531F2" w:rsidRDefault="00C87DFB" w:rsidP="002521BA">
      <w:pPr>
        <w:pStyle w:val="Ttulo4"/>
      </w:pPr>
      <w:r w:rsidRPr="00B531F2">
        <w:lastRenderedPageBreak/>
        <w:t>Resumen OPEX</w:t>
      </w:r>
    </w:p>
    <w:p w14:paraId="2138F36D" w14:textId="77777777" w:rsidR="00A01125" w:rsidRPr="00B531F2" w:rsidRDefault="00AB7B56" w:rsidP="00AB7B56">
      <w:r w:rsidRPr="00B531F2">
        <w:t>Una vez concluido el desarrollo e iniciada la operación productiva del sistema, VeriFinca incurre en un conjunto de costos recurrentes mensuales que deben ser cubiertos con independencia del volumen de clientes activos. De acuerdo con Baca Urbina (s.f.), estos gastos operativos (OPEX) constituyen el piso financiero mínimo que el proyecto debe superar para ser sostenible. Su correcta cuantificación previa a la estructura de financiamiento es indispensable para determinar tanto el monto del préstamo como el punto de equilibrio del negocio.</w:t>
      </w:r>
    </w:p>
    <w:p w14:paraId="6D23F98B" w14:textId="3B9569DA" w:rsidR="00CD764C" w:rsidRPr="00B531F2" w:rsidRDefault="00CD764C" w:rsidP="00617FE9">
      <w:pPr>
        <w:pStyle w:val="Figuras"/>
      </w:pPr>
      <w:bookmarkStart w:id="63" w:name="_Toc227357388"/>
      <w:r w:rsidRPr="00B531F2">
        <w:t xml:space="preserve">Tabla </w:t>
      </w:r>
      <w:r>
        <w:fldChar w:fldCharType="begin"/>
      </w:r>
      <w:r>
        <w:instrText xml:space="preserve"> SEQ Tabla \* ARABIC </w:instrText>
      </w:r>
      <w:r>
        <w:fldChar w:fldCharType="separate"/>
      </w:r>
      <w:r w:rsidR="00B111AF">
        <w:rPr>
          <w:noProof/>
        </w:rPr>
        <w:t>18</w:t>
      </w:r>
      <w:r>
        <w:rPr>
          <w:noProof/>
        </w:rPr>
        <w:fldChar w:fldCharType="end"/>
      </w:r>
      <w:r w:rsidRPr="00B531F2">
        <w:br/>
        <w:t>Gastos Operativos — Fase Startup (Años 1–2)</w:t>
      </w:r>
      <w:bookmarkEnd w:id="63"/>
    </w:p>
    <w:tbl>
      <w:tblPr>
        <w:tblStyle w:val="Tablanormal2"/>
        <w:tblW w:w="5000" w:type="pct"/>
        <w:tblLook w:val="0660" w:firstRow="1" w:lastRow="1" w:firstColumn="0" w:lastColumn="0" w:noHBand="1" w:noVBand="1"/>
      </w:tblPr>
      <w:tblGrid>
        <w:gridCol w:w="3312"/>
        <w:gridCol w:w="3184"/>
        <w:gridCol w:w="1344"/>
        <w:gridCol w:w="1520"/>
      </w:tblGrid>
      <w:tr w:rsidR="007736DA" w:rsidRPr="00B531F2" w14:paraId="372057DF" w14:textId="77777777" w:rsidTr="00283560">
        <w:trPr>
          <w:cnfStyle w:val="100000000000" w:firstRow="1" w:lastRow="0" w:firstColumn="0" w:lastColumn="0" w:oddVBand="0" w:evenVBand="0" w:oddHBand="0" w:evenHBand="0" w:firstRowFirstColumn="0" w:firstRowLastColumn="0" w:lastRowFirstColumn="0" w:lastRowLastColumn="0"/>
        </w:trPr>
        <w:tc>
          <w:tcPr>
            <w:tcW w:w="1769" w:type="pct"/>
            <w:vAlign w:val="center"/>
            <w:hideMark/>
          </w:tcPr>
          <w:p w14:paraId="527CDE4F" w14:textId="77777777" w:rsidR="00A01125" w:rsidRPr="00283560" w:rsidRDefault="00A01125" w:rsidP="00BC5C90">
            <w:pPr>
              <w:spacing w:before="120" w:after="0"/>
              <w:ind w:firstLine="0"/>
              <w:jc w:val="center"/>
              <w:rPr>
                <w:rFonts w:cs="Times New Roman"/>
              </w:rPr>
            </w:pPr>
            <w:r w:rsidRPr="00283560">
              <w:rPr>
                <w:rFonts w:cs="Times New Roman"/>
              </w:rPr>
              <w:t>Concepto</w:t>
            </w:r>
          </w:p>
        </w:tc>
        <w:tc>
          <w:tcPr>
            <w:tcW w:w="1701" w:type="pct"/>
            <w:vAlign w:val="center"/>
            <w:hideMark/>
          </w:tcPr>
          <w:p w14:paraId="1B6960BB" w14:textId="22DCB148" w:rsidR="00A01125" w:rsidRPr="00283560" w:rsidRDefault="00A01125" w:rsidP="00BC5C90">
            <w:pPr>
              <w:spacing w:before="120" w:after="0"/>
              <w:ind w:firstLine="0"/>
              <w:jc w:val="center"/>
              <w:rPr>
                <w:rFonts w:cs="Times New Roman"/>
              </w:rPr>
            </w:pPr>
            <w:r w:rsidRPr="00283560">
              <w:rPr>
                <w:rFonts w:cs="Times New Roman"/>
              </w:rPr>
              <w:t>Tier / Configuración</w:t>
            </w:r>
          </w:p>
        </w:tc>
        <w:tc>
          <w:tcPr>
            <w:tcW w:w="718" w:type="pct"/>
            <w:vAlign w:val="center"/>
            <w:hideMark/>
          </w:tcPr>
          <w:p w14:paraId="34B0AC38" w14:textId="77777777" w:rsidR="00A01125" w:rsidRPr="00283560" w:rsidRDefault="00A01125" w:rsidP="00BC5C90">
            <w:pPr>
              <w:spacing w:before="120" w:after="0"/>
              <w:ind w:firstLine="0"/>
              <w:jc w:val="center"/>
              <w:rPr>
                <w:rFonts w:cs="Times New Roman"/>
              </w:rPr>
            </w:pPr>
            <w:r w:rsidRPr="00283560">
              <w:rPr>
                <w:rFonts w:cs="Times New Roman"/>
              </w:rPr>
              <w:t>RD$/mes</w:t>
            </w:r>
          </w:p>
        </w:tc>
        <w:tc>
          <w:tcPr>
            <w:tcW w:w="812" w:type="pct"/>
            <w:vAlign w:val="center"/>
            <w:hideMark/>
          </w:tcPr>
          <w:p w14:paraId="78CBA25A" w14:textId="77777777" w:rsidR="00A01125" w:rsidRPr="00283560" w:rsidRDefault="00A01125" w:rsidP="00BC5C90">
            <w:pPr>
              <w:spacing w:before="120" w:after="0"/>
              <w:ind w:firstLine="0"/>
              <w:jc w:val="center"/>
              <w:rPr>
                <w:rFonts w:cs="Times New Roman"/>
              </w:rPr>
            </w:pPr>
            <w:r w:rsidRPr="00283560">
              <w:rPr>
                <w:rFonts w:cs="Times New Roman"/>
              </w:rPr>
              <w:t>RD$/año</w:t>
            </w:r>
          </w:p>
        </w:tc>
      </w:tr>
      <w:tr w:rsidR="002D7F7D" w:rsidRPr="00B531F2" w14:paraId="2632695F" w14:textId="77777777" w:rsidTr="00635A25">
        <w:tc>
          <w:tcPr>
            <w:tcW w:w="1769" w:type="pct"/>
            <w:vAlign w:val="center"/>
            <w:hideMark/>
          </w:tcPr>
          <w:p w14:paraId="6ED7E58B" w14:textId="77777777" w:rsidR="002D7F7D" w:rsidRPr="00283560" w:rsidRDefault="002D7F7D" w:rsidP="002D7F7D">
            <w:pPr>
              <w:spacing w:before="120" w:after="0"/>
              <w:ind w:firstLine="0"/>
              <w:jc w:val="center"/>
              <w:rPr>
                <w:rFonts w:cs="Times New Roman"/>
              </w:rPr>
            </w:pPr>
            <w:r w:rsidRPr="00283560">
              <w:rPr>
                <w:rFonts w:cs="Times New Roman"/>
              </w:rPr>
              <w:t>App Service Plan</w:t>
            </w:r>
          </w:p>
        </w:tc>
        <w:tc>
          <w:tcPr>
            <w:tcW w:w="1701" w:type="pct"/>
            <w:vAlign w:val="center"/>
            <w:hideMark/>
          </w:tcPr>
          <w:p w14:paraId="6B8DF609" w14:textId="3DF75A9B" w:rsidR="002D7F7D" w:rsidRPr="00283560" w:rsidRDefault="002D7F7D" w:rsidP="002D7F7D">
            <w:pPr>
              <w:spacing w:before="120" w:after="0"/>
              <w:ind w:firstLine="0"/>
              <w:jc w:val="center"/>
              <w:rPr>
                <w:rFonts w:cs="Times New Roman"/>
              </w:rPr>
            </w:pPr>
            <w:r w:rsidRPr="00283560">
              <w:rPr>
                <w:rFonts w:cs="Times New Roman"/>
              </w:rPr>
              <w:t>B1 Linux (1 vCore, 1.75 GB)</w:t>
            </w:r>
          </w:p>
        </w:tc>
        <w:tc>
          <w:tcPr>
            <w:tcW w:w="718" w:type="pct"/>
            <w:hideMark/>
          </w:tcPr>
          <w:p w14:paraId="4024B0E1" w14:textId="37D3F7A1" w:rsidR="002D7F7D" w:rsidRPr="00283560" w:rsidRDefault="00AA49BD" w:rsidP="002D7F7D">
            <w:pPr>
              <w:spacing w:before="120" w:after="0"/>
              <w:ind w:firstLine="0"/>
              <w:jc w:val="right"/>
              <w:rPr>
                <w:rFonts w:cs="Times New Roman"/>
              </w:rPr>
            </w:pPr>
            <w:r w:rsidRPr="00812435">
              <w:t xml:space="preserve"> $801.00 </w:t>
            </w:r>
          </w:p>
        </w:tc>
        <w:tc>
          <w:tcPr>
            <w:tcW w:w="812" w:type="pct"/>
            <w:hideMark/>
          </w:tcPr>
          <w:p w14:paraId="5AA27A15" w14:textId="59CFAAFC" w:rsidR="002D7F7D" w:rsidRPr="00283560" w:rsidRDefault="00AA49BD" w:rsidP="002D7F7D">
            <w:pPr>
              <w:spacing w:before="120" w:after="0"/>
              <w:ind w:firstLine="0"/>
              <w:jc w:val="right"/>
              <w:rPr>
                <w:rFonts w:cs="Times New Roman"/>
              </w:rPr>
            </w:pPr>
            <w:r w:rsidRPr="00812435">
              <w:t xml:space="preserve"> $9,612.00 </w:t>
            </w:r>
          </w:p>
        </w:tc>
      </w:tr>
      <w:tr w:rsidR="002D7F7D" w:rsidRPr="00B531F2" w14:paraId="3CC2E041" w14:textId="77777777" w:rsidTr="00635A25">
        <w:tc>
          <w:tcPr>
            <w:tcW w:w="1769" w:type="pct"/>
            <w:vAlign w:val="center"/>
            <w:hideMark/>
          </w:tcPr>
          <w:p w14:paraId="77013102" w14:textId="77777777" w:rsidR="002D7F7D" w:rsidRPr="00283560" w:rsidRDefault="002D7F7D" w:rsidP="002D7F7D">
            <w:pPr>
              <w:spacing w:before="120" w:after="0"/>
              <w:ind w:firstLine="0"/>
              <w:jc w:val="center"/>
              <w:rPr>
                <w:rFonts w:cs="Times New Roman"/>
              </w:rPr>
            </w:pPr>
            <w:r w:rsidRPr="00283560">
              <w:rPr>
                <w:rFonts w:cs="Times New Roman"/>
              </w:rPr>
              <w:t>Azure SQL Database</w:t>
            </w:r>
          </w:p>
        </w:tc>
        <w:tc>
          <w:tcPr>
            <w:tcW w:w="1701" w:type="pct"/>
            <w:vAlign w:val="center"/>
            <w:hideMark/>
          </w:tcPr>
          <w:p w14:paraId="03C20F38" w14:textId="77777777" w:rsidR="002D7F7D" w:rsidRPr="00283560" w:rsidRDefault="002D7F7D" w:rsidP="002D7F7D">
            <w:pPr>
              <w:spacing w:before="120" w:after="0"/>
              <w:ind w:firstLine="0"/>
              <w:jc w:val="center"/>
              <w:rPr>
                <w:rFonts w:cs="Times New Roman"/>
              </w:rPr>
            </w:pPr>
            <w:r w:rsidRPr="00283560">
              <w:rPr>
                <w:rFonts w:cs="Times New Roman"/>
              </w:rPr>
              <w:t>Basic (5 DTU, 2 GB máx.)</w:t>
            </w:r>
          </w:p>
        </w:tc>
        <w:tc>
          <w:tcPr>
            <w:tcW w:w="718" w:type="pct"/>
            <w:hideMark/>
          </w:tcPr>
          <w:p w14:paraId="46CE83A0" w14:textId="0EDF7B0A" w:rsidR="002D7F7D" w:rsidRPr="00283560" w:rsidRDefault="002D7F7D" w:rsidP="002D7F7D">
            <w:pPr>
              <w:spacing w:before="120" w:after="0"/>
              <w:ind w:firstLine="0"/>
              <w:jc w:val="right"/>
              <w:rPr>
                <w:rFonts w:cs="Times New Roman"/>
              </w:rPr>
            </w:pPr>
            <w:r w:rsidRPr="00872FCD">
              <w:t xml:space="preserve"> $304.00 </w:t>
            </w:r>
          </w:p>
        </w:tc>
        <w:tc>
          <w:tcPr>
            <w:tcW w:w="812" w:type="pct"/>
            <w:hideMark/>
          </w:tcPr>
          <w:p w14:paraId="7B9C785F" w14:textId="2E7FDAEB" w:rsidR="002D7F7D" w:rsidRPr="00283560" w:rsidRDefault="002D7F7D" w:rsidP="002D7F7D">
            <w:pPr>
              <w:spacing w:before="120" w:after="0"/>
              <w:ind w:firstLine="0"/>
              <w:jc w:val="right"/>
              <w:rPr>
                <w:rFonts w:cs="Times New Roman"/>
              </w:rPr>
            </w:pPr>
            <w:r w:rsidRPr="00872FCD">
              <w:t xml:space="preserve"> $3,648.00 </w:t>
            </w:r>
          </w:p>
        </w:tc>
      </w:tr>
      <w:tr w:rsidR="002D7F7D" w:rsidRPr="00B531F2" w14:paraId="517B3D41" w14:textId="77777777" w:rsidTr="00635A25">
        <w:tc>
          <w:tcPr>
            <w:tcW w:w="1769" w:type="pct"/>
            <w:vAlign w:val="center"/>
            <w:hideMark/>
          </w:tcPr>
          <w:p w14:paraId="1B21EE50" w14:textId="77777777" w:rsidR="002D7F7D" w:rsidRPr="00283560" w:rsidRDefault="002D7F7D" w:rsidP="002D7F7D">
            <w:pPr>
              <w:spacing w:before="120" w:after="0"/>
              <w:ind w:firstLine="0"/>
              <w:jc w:val="center"/>
              <w:rPr>
                <w:rFonts w:cs="Times New Roman"/>
              </w:rPr>
            </w:pPr>
            <w:r w:rsidRPr="00283560">
              <w:rPr>
                <w:rFonts w:cs="Times New Roman"/>
              </w:rPr>
              <w:t>Azure Blob Storage Hot</w:t>
            </w:r>
          </w:p>
        </w:tc>
        <w:tc>
          <w:tcPr>
            <w:tcW w:w="1701" w:type="pct"/>
            <w:vAlign w:val="center"/>
            <w:hideMark/>
          </w:tcPr>
          <w:p w14:paraId="7FC03E96" w14:textId="77777777" w:rsidR="002D7F7D" w:rsidRPr="00283560" w:rsidRDefault="002D7F7D" w:rsidP="002D7F7D">
            <w:pPr>
              <w:spacing w:before="120" w:after="0"/>
              <w:ind w:firstLine="0"/>
              <w:jc w:val="center"/>
              <w:rPr>
                <w:rFonts w:cs="Times New Roman"/>
              </w:rPr>
            </w:pPr>
            <w:r w:rsidRPr="00283560">
              <w:rPr>
                <w:rFonts w:cs="Times New Roman"/>
              </w:rPr>
              <w:t>LRS, 50 GB</w:t>
            </w:r>
          </w:p>
        </w:tc>
        <w:tc>
          <w:tcPr>
            <w:tcW w:w="718" w:type="pct"/>
            <w:hideMark/>
          </w:tcPr>
          <w:p w14:paraId="0D2E044B" w14:textId="79FE2A41" w:rsidR="002D7F7D" w:rsidRPr="00283560" w:rsidRDefault="00AA49BD" w:rsidP="002D7F7D">
            <w:pPr>
              <w:spacing w:before="120" w:after="0"/>
              <w:ind w:firstLine="0"/>
              <w:jc w:val="right"/>
              <w:rPr>
                <w:rFonts w:cs="Times New Roman"/>
              </w:rPr>
            </w:pPr>
            <w:r w:rsidRPr="00812435">
              <w:t xml:space="preserve"> $58.00 </w:t>
            </w:r>
          </w:p>
        </w:tc>
        <w:tc>
          <w:tcPr>
            <w:tcW w:w="812" w:type="pct"/>
            <w:hideMark/>
          </w:tcPr>
          <w:p w14:paraId="39677834" w14:textId="26A80B5B" w:rsidR="002D7F7D" w:rsidRPr="00283560" w:rsidRDefault="00AA49BD" w:rsidP="002D7F7D">
            <w:pPr>
              <w:spacing w:before="120" w:after="0"/>
              <w:ind w:firstLine="0"/>
              <w:jc w:val="right"/>
              <w:rPr>
                <w:rFonts w:cs="Times New Roman"/>
              </w:rPr>
            </w:pPr>
            <w:r w:rsidRPr="00812435">
              <w:t xml:space="preserve"> $696.00 </w:t>
            </w:r>
          </w:p>
        </w:tc>
      </w:tr>
      <w:tr w:rsidR="002D7F7D" w:rsidRPr="00B531F2" w14:paraId="09F25679" w14:textId="77777777" w:rsidTr="00635A25">
        <w:tc>
          <w:tcPr>
            <w:tcW w:w="1769" w:type="pct"/>
            <w:vAlign w:val="center"/>
            <w:hideMark/>
          </w:tcPr>
          <w:p w14:paraId="7FE9C2B2" w14:textId="77777777" w:rsidR="002D7F7D" w:rsidRPr="00283560" w:rsidRDefault="002D7F7D" w:rsidP="002D7F7D">
            <w:pPr>
              <w:spacing w:before="120" w:after="0"/>
              <w:ind w:firstLine="0"/>
              <w:jc w:val="center"/>
              <w:rPr>
                <w:rFonts w:cs="Times New Roman"/>
              </w:rPr>
            </w:pPr>
            <w:r w:rsidRPr="00283560">
              <w:rPr>
                <w:rFonts w:cs="Times New Roman"/>
              </w:rPr>
              <w:t>Azure Key Vault</w:t>
            </w:r>
          </w:p>
        </w:tc>
        <w:tc>
          <w:tcPr>
            <w:tcW w:w="1701" w:type="pct"/>
            <w:vAlign w:val="center"/>
            <w:hideMark/>
          </w:tcPr>
          <w:p w14:paraId="45DF2FEF" w14:textId="77777777" w:rsidR="002D7F7D" w:rsidRPr="00283560" w:rsidRDefault="002D7F7D" w:rsidP="002D7F7D">
            <w:pPr>
              <w:spacing w:before="120" w:after="0"/>
              <w:ind w:firstLine="0"/>
              <w:jc w:val="center"/>
              <w:rPr>
                <w:rFonts w:cs="Times New Roman"/>
              </w:rPr>
            </w:pPr>
            <w:r w:rsidRPr="00283560">
              <w:rPr>
                <w:rFonts w:cs="Times New Roman"/>
              </w:rPr>
              <w:t>Standard</w:t>
            </w:r>
          </w:p>
        </w:tc>
        <w:tc>
          <w:tcPr>
            <w:tcW w:w="718" w:type="pct"/>
            <w:hideMark/>
          </w:tcPr>
          <w:p w14:paraId="1E3EB4AD" w14:textId="17C872C2" w:rsidR="002D7F7D" w:rsidRPr="00283560" w:rsidRDefault="00AA49BD" w:rsidP="002D7F7D">
            <w:pPr>
              <w:spacing w:before="120" w:after="0"/>
              <w:ind w:firstLine="0"/>
              <w:jc w:val="right"/>
              <w:rPr>
                <w:rFonts w:cs="Times New Roman"/>
              </w:rPr>
            </w:pPr>
            <w:r w:rsidRPr="00812435">
              <w:t xml:space="preserve"> $8.00 </w:t>
            </w:r>
          </w:p>
        </w:tc>
        <w:tc>
          <w:tcPr>
            <w:tcW w:w="812" w:type="pct"/>
            <w:hideMark/>
          </w:tcPr>
          <w:p w14:paraId="66A603F2" w14:textId="7FE74800" w:rsidR="002D7F7D" w:rsidRPr="00283560" w:rsidRDefault="00AA49BD" w:rsidP="002D7F7D">
            <w:pPr>
              <w:spacing w:before="120" w:after="0"/>
              <w:ind w:firstLine="0"/>
              <w:jc w:val="right"/>
              <w:rPr>
                <w:rFonts w:cs="Times New Roman"/>
              </w:rPr>
            </w:pPr>
            <w:r w:rsidRPr="00812435">
              <w:t xml:space="preserve"> $96.00 </w:t>
            </w:r>
          </w:p>
        </w:tc>
      </w:tr>
      <w:tr w:rsidR="002D7F7D" w:rsidRPr="00B531F2" w14:paraId="1149E353" w14:textId="77777777" w:rsidTr="00635A25">
        <w:tc>
          <w:tcPr>
            <w:tcW w:w="1769" w:type="pct"/>
            <w:vAlign w:val="center"/>
            <w:hideMark/>
          </w:tcPr>
          <w:p w14:paraId="30EC2797" w14:textId="77777777" w:rsidR="002D7F7D" w:rsidRPr="00283560" w:rsidRDefault="002D7F7D" w:rsidP="002D7F7D">
            <w:pPr>
              <w:spacing w:before="120" w:after="0"/>
              <w:ind w:firstLine="0"/>
              <w:jc w:val="center"/>
              <w:rPr>
                <w:rFonts w:cs="Times New Roman"/>
              </w:rPr>
            </w:pPr>
            <w:r w:rsidRPr="00283560">
              <w:rPr>
                <w:rFonts w:cs="Times New Roman"/>
              </w:rPr>
              <w:t>Azure Application Insights</w:t>
            </w:r>
          </w:p>
        </w:tc>
        <w:tc>
          <w:tcPr>
            <w:tcW w:w="1701" w:type="pct"/>
            <w:vAlign w:val="center"/>
            <w:hideMark/>
          </w:tcPr>
          <w:p w14:paraId="6EB79834" w14:textId="1162F1DD" w:rsidR="002D7F7D" w:rsidRPr="00283560" w:rsidRDefault="002D7F7D" w:rsidP="002D7F7D">
            <w:pPr>
              <w:spacing w:before="120" w:after="0"/>
              <w:ind w:firstLine="0"/>
              <w:jc w:val="center"/>
              <w:rPr>
                <w:rFonts w:cs="Times New Roman"/>
              </w:rPr>
            </w:pPr>
            <w:r w:rsidRPr="00283560">
              <w:rPr>
                <w:rFonts w:cs="Times New Roman"/>
                <w:i/>
              </w:rPr>
              <w:t>Free tier</w:t>
            </w:r>
            <w:r w:rsidRPr="00283560">
              <w:rPr>
                <w:rFonts w:cs="Times New Roman"/>
              </w:rPr>
              <w:t xml:space="preserve"> (≤5 GB/mes)</w:t>
            </w:r>
          </w:p>
        </w:tc>
        <w:tc>
          <w:tcPr>
            <w:tcW w:w="718" w:type="pct"/>
            <w:hideMark/>
          </w:tcPr>
          <w:p w14:paraId="1457069E" w14:textId="66C22BCC" w:rsidR="002D7F7D" w:rsidRPr="00283560" w:rsidRDefault="002D7F7D" w:rsidP="002D7F7D">
            <w:pPr>
              <w:spacing w:before="120" w:after="0"/>
              <w:ind w:firstLine="0"/>
              <w:jc w:val="right"/>
              <w:rPr>
                <w:rFonts w:cs="Times New Roman"/>
              </w:rPr>
            </w:pPr>
            <w:r w:rsidRPr="00872FCD">
              <w:t xml:space="preserve"> $-   </w:t>
            </w:r>
          </w:p>
        </w:tc>
        <w:tc>
          <w:tcPr>
            <w:tcW w:w="812" w:type="pct"/>
            <w:hideMark/>
          </w:tcPr>
          <w:p w14:paraId="69A59B76" w14:textId="42171E6E" w:rsidR="002D7F7D" w:rsidRPr="00283560" w:rsidRDefault="002D7F7D" w:rsidP="002D7F7D">
            <w:pPr>
              <w:spacing w:before="120" w:after="0"/>
              <w:ind w:firstLine="0"/>
              <w:jc w:val="right"/>
              <w:rPr>
                <w:rFonts w:cs="Times New Roman"/>
              </w:rPr>
            </w:pPr>
            <w:r w:rsidRPr="00872FCD">
              <w:t xml:space="preserve"> $-   </w:t>
            </w:r>
          </w:p>
        </w:tc>
      </w:tr>
      <w:tr w:rsidR="002D7F7D" w:rsidRPr="00B531F2" w14:paraId="01121613" w14:textId="77777777" w:rsidTr="00635A25">
        <w:tc>
          <w:tcPr>
            <w:tcW w:w="1769" w:type="pct"/>
            <w:vAlign w:val="center"/>
            <w:hideMark/>
          </w:tcPr>
          <w:p w14:paraId="5AA29861" w14:textId="77777777" w:rsidR="002D7F7D" w:rsidRPr="00283560" w:rsidRDefault="002D7F7D" w:rsidP="002D7F7D">
            <w:pPr>
              <w:spacing w:before="120" w:after="0"/>
              <w:ind w:firstLine="0"/>
              <w:jc w:val="center"/>
              <w:rPr>
                <w:rFonts w:cs="Times New Roman"/>
              </w:rPr>
            </w:pPr>
            <w:r w:rsidRPr="00283560">
              <w:rPr>
                <w:rFonts w:cs="Times New Roman"/>
              </w:rPr>
              <w:t>Azure AI Document Intelligence</w:t>
            </w:r>
          </w:p>
        </w:tc>
        <w:tc>
          <w:tcPr>
            <w:tcW w:w="1701" w:type="pct"/>
            <w:vAlign w:val="center"/>
            <w:hideMark/>
          </w:tcPr>
          <w:p w14:paraId="2ABCA80B" w14:textId="77777777" w:rsidR="002D7F7D" w:rsidRPr="00283560" w:rsidRDefault="002D7F7D" w:rsidP="002D7F7D">
            <w:pPr>
              <w:spacing w:before="120" w:after="0"/>
              <w:ind w:firstLine="0"/>
              <w:jc w:val="center"/>
              <w:rPr>
                <w:rFonts w:cs="Times New Roman"/>
              </w:rPr>
            </w:pPr>
            <w:r w:rsidRPr="00283560">
              <w:rPr>
                <w:rFonts w:cs="Times New Roman"/>
                <w:i/>
              </w:rPr>
              <w:t>Free tier</w:t>
            </w:r>
            <w:r w:rsidRPr="00283560">
              <w:rPr>
                <w:rFonts w:cs="Times New Roman"/>
              </w:rPr>
              <w:t xml:space="preserve"> (500 págs./mes)</w:t>
            </w:r>
          </w:p>
        </w:tc>
        <w:tc>
          <w:tcPr>
            <w:tcW w:w="718" w:type="pct"/>
            <w:hideMark/>
          </w:tcPr>
          <w:p w14:paraId="22876991" w14:textId="0BF73C54" w:rsidR="002D7F7D" w:rsidRPr="00283560" w:rsidRDefault="002D7F7D" w:rsidP="002D7F7D">
            <w:pPr>
              <w:spacing w:before="120" w:after="0"/>
              <w:ind w:firstLine="0"/>
              <w:jc w:val="right"/>
              <w:rPr>
                <w:rFonts w:cs="Times New Roman"/>
              </w:rPr>
            </w:pPr>
            <w:r w:rsidRPr="00872FCD">
              <w:t xml:space="preserve"> $-   </w:t>
            </w:r>
          </w:p>
        </w:tc>
        <w:tc>
          <w:tcPr>
            <w:tcW w:w="812" w:type="pct"/>
            <w:hideMark/>
          </w:tcPr>
          <w:p w14:paraId="3FE9A2A9" w14:textId="26D2183E" w:rsidR="002D7F7D" w:rsidRPr="00283560" w:rsidRDefault="002D7F7D" w:rsidP="002D7F7D">
            <w:pPr>
              <w:spacing w:before="120" w:after="0"/>
              <w:ind w:firstLine="0"/>
              <w:jc w:val="right"/>
              <w:rPr>
                <w:rFonts w:cs="Times New Roman"/>
              </w:rPr>
            </w:pPr>
            <w:r w:rsidRPr="00872FCD">
              <w:t xml:space="preserve"> $-   </w:t>
            </w:r>
          </w:p>
        </w:tc>
      </w:tr>
      <w:tr w:rsidR="002D7F7D" w:rsidRPr="00B531F2" w14:paraId="5D73854F" w14:textId="77777777" w:rsidTr="00635A25">
        <w:tc>
          <w:tcPr>
            <w:tcW w:w="1769" w:type="pct"/>
            <w:vAlign w:val="center"/>
            <w:hideMark/>
          </w:tcPr>
          <w:p w14:paraId="2DE580DD" w14:textId="77777777" w:rsidR="002D7F7D" w:rsidRPr="00283560" w:rsidRDefault="002D7F7D" w:rsidP="002D7F7D">
            <w:pPr>
              <w:spacing w:before="120" w:after="0"/>
              <w:ind w:firstLine="0"/>
              <w:jc w:val="center"/>
              <w:rPr>
                <w:rFonts w:cs="Times New Roman"/>
              </w:rPr>
            </w:pPr>
            <w:r w:rsidRPr="00283560">
              <w:rPr>
                <w:rFonts w:cs="Times New Roman"/>
              </w:rPr>
              <w:t>Azure AD B2C</w:t>
            </w:r>
          </w:p>
        </w:tc>
        <w:tc>
          <w:tcPr>
            <w:tcW w:w="1701" w:type="pct"/>
            <w:vAlign w:val="center"/>
            <w:hideMark/>
          </w:tcPr>
          <w:p w14:paraId="588D6D56" w14:textId="3ACAFAAC" w:rsidR="002D7F7D" w:rsidRPr="00283560" w:rsidRDefault="002D7F7D" w:rsidP="002D7F7D">
            <w:pPr>
              <w:spacing w:before="120" w:after="0"/>
              <w:ind w:firstLine="0"/>
              <w:jc w:val="center"/>
              <w:rPr>
                <w:rFonts w:cs="Times New Roman"/>
              </w:rPr>
            </w:pPr>
            <w:r w:rsidRPr="00283560">
              <w:rPr>
                <w:rFonts w:cs="Times New Roman"/>
                <w:i/>
              </w:rPr>
              <w:t>Free tier</w:t>
            </w:r>
            <w:r w:rsidRPr="00283560">
              <w:rPr>
                <w:rFonts w:cs="Times New Roman"/>
              </w:rPr>
              <w:t xml:space="preserve"> (≤50,000 MAU/mes)</w:t>
            </w:r>
          </w:p>
        </w:tc>
        <w:tc>
          <w:tcPr>
            <w:tcW w:w="718" w:type="pct"/>
            <w:hideMark/>
          </w:tcPr>
          <w:p w14:paraId="44A8536C" w14:textId="64F8BF10" w:rsidR="002D7F7D" w:rsidRPr="00283560" w:rsidRDefault="002D7F7D" w:rsidP="002D7F7D">
            <w:pPr>
              <w:spacing w:before="120" w:after="0"/>
              <w:ind w:firstLine="0"/>
              <w:jc w:val="right"/>
              <w:rPr>
                <w:rFonts w:cs="Times New Roman"/>
              </w:rPr>
            </w:pPr>
            <w:r w:rsidRPr="00872FCD">
              <w:t xml:space="preserve"> $-   </w:t>
            </w:r>
          </w:p>
        </w:tc>
        <w:tc>
          <w:tcPr>
            <w:tcW w:w="812" w:type="pct"/>
            <w:hideMark/>
          </w:tcPr>
          <w:p w14:paraId="089529DC" w14:textId="35C6C006" w:rsidR="002D7F7D" w:rsidRPr="00283560" w:rsidRDefault="002D7F7D" w:rsidP="002D7F7D">
            <w:pPr>
              <w:spacing w:before="120" w:after="0"/>
              <w:ind w:firstLine="0"/>
              <w:jc w:val="right"/>
              <w:rPr>
                <w:rFonts w:cs="Times New Roman"/>
              </w:rPr>
            </w:pPr>
            <w:r w:rsidRPr="00872FCD">
              <w:t xml:space="preserve"> $-   </w:t>
            </w:r>
          </w:p>
        </w:tc>
      </w:tr>
      <w:tr w:rsidR="002D7F7D" w:rsidRPr="00B531F2" w14:paraId="6F98E8BE" w14:textId="77777777" w:rsidTr="00635A25">
        <w:tc>
          <w:tcPr>
            <w:tcW w:w="1769" w:type="pct"/>
            <w:vAlign w:val="center"/>
            <w:hideMark/>
          </w:tcPr>
          <w:p w14:paraId="33CDFDDE" w14:textId="77777777" w:rsidR="002D7F7D" w:rsidRPr="00283560" w:rsidRDefault="002D7F7D" w:rsidP="002D7F7D">
            <w:pPr>
              <w:spacing w:before="120" w:after="0"/>
              <w:ind w:firstLine="0"/>
              <w:jc w:val="center"/>
              <w:rPr>
                <w:rFonts w:cs="Times New Roman"/>
              </w:rPr>
            </w:pPr>
            <w:r w:rsidRPr="00283560">
              <w:rPr>
                <w:rFonts w:cs="Times New Roman"/>
              </w:rPr>
              <w:t>Azure Backup</w:t>
            </w:r>
          </w:p>
        </w:tc>
        <w:tc>
          <w:tcPr>
            <w:tcW w:w="1701" w:type="pct"/>
            <w:vAlign w:val="center"/>
            <w:hideMark/>
          </w:tcPr>
          <w:p w14:paraId="00910325" w14:textId="77777777" w:rsidR="002D7F7D" w:rsidRPr="00283560" w:rsidRDefault="002D7F7D" w:rsidP="002D7F7D">
            <w:pPr>
              <w:spacing w:before="120" w:after="0"/>
              <w:ind w:firstLine="0"/>
              <w:jc w:val="center"/>
              <w:rPr>
                <w:rFonts w:cs="Times New Roman"/>
              </w:rPr>
            </w:pPr>
            <w:r w:rsidRPr="00283560">
              <w:rPr>
                <w:rFonts w:cs="Times New Roman"/>
              </w:rPr>
              <w:t>Básico, retención 30 días</w:t>
            </w:r>
          </w:p>
        </w:tc>
        <w:tc>
          <w:tcPr>
            <w:tcW w:w="718" w:type="pct"/>
            <w:hideMark/>
          </w:tcPr>
          <w:p w14:paraId="56325F95" w14:textId="24C17FA5" w:rsidR="002D7F7D" w:rsidRPr="00283560" w:rsidRDefault="00AA49BD" w:rsidP="002D7F7D">
            <w:pPr>
              <w:spacing w:before="120" w:after="0"/>
              <w:ind w:firstLine="0"/>
              <w:jc w:val="right"/>
              <w:rPr>
                <w:rFonts w:cs="Times New Roman"/>
              </w:rPr>
            </w:pPr>
            <w:r w:rsidRPr="00812435">
              <w:t xml:space="preserve"> $302.75 </w:t>
            </w:r>
          </w:p>
        </w:tc>
        <w:tc>
          <w:tcPr>
            <w:tcW w:w="812" w:type="pct"/>
            <w:hideMark/>
          </w:tcPr>
          <w:p w14:paraId="6589B95C" w14:textId="2E4AB223" w:rsidR="002D7F7D" w:rsidRPr="00283560" w:rsidRDefault="00AA49BD" w:rsidP="002D7F7D">
            <w:pPr>
              <w:spacing w:before="120" w:after="0"/>
              <w:ind w:firstLine="0"/>
              <w:jc w:val="right"/>
              <w:rPr>
                <w:rFonts w:cs="Times New Roman"/>
              </w:rPr>
            </w:pPr>
            <w:r w:rsidRPr="00812435">
              <w:t xml:space="preserve"> $3,633.00 </w:t>
            </w:r>
          </w:p>
        </w:tc>
      </w:tr>
      <w:tr w:rsidR="002D7F7D" w:rsidRPr="00B531F2" w14:paraId="653DE043" w14:textId="77777777" w:rsidTr="00635A25">
        <w:tc>
          <w:tcPr>
            <w:tcW w:w="1769" w:type="pct"/>
            <w:vAlign w:val="center"/>
            <w:hideMark/>
          </w:tcPr>
          <w:p w14:paraId="535C6782" w14:textId="02A0B05A" w:rsidR="002D7F7D" w:rsidRPr="00283560" w:rsidRDefault="00AA49BD" w:rsidP="002D7F7D">
            <w:pPr>
              <w:spacing w:before="120" w:after="0"/>
              <w:ind w:firstLine="0"/>
              <w:jc w:val="center"/>
              <w:rPr>
                <w:rFonts w:cs="Times New Roman"/>
              </w:rPr>
            </w:pPr>
            <w:r w:rsidRPr="00283560">
              <w:rPr>
                <w:rFonts w:cs="Times New Roman"/>
              </w:rPr>
              <w:t xml:space="preserve">Sentry </w:t>
            </w:r>
            <w:r w:rsidR="005E3279">
              <w:rPr>
                <w:rFonts w:cs="Times New Roman"/>
              </w:rPr>
              <w:t>Team</w:t>
            </w:r>
          </w:p>
        </w:tc>
        <w:tc>
          <w:tcPr>
            <w:tcW w:w="1701" w:type="pct"/>
            <w:vAlign w:val="center"/>
            <w:hideMark/>
          </w:tcPr>
          <w:p w14:paraId="1AFBB8CD" w14:textId="77777777" w:rsidR="002D7F7D" w:rsidRPr="00283560" w:rsidRDefault="002D7F7D" w:rsidP="002D7F7D">
            <w:pPr>
              <w:spacing w:before="120" w:after="0"/>
              <w:ind w:firstLine="0"/>
              <w:jc w:val="center"/>
              <w:rPr>
                <w:rFonts w:cs="Times New Roman"/>
              </w:rPr>
            </w:pPr>
            <w:r w:rsidRPr="00283560">
              <w:rPr>
                <w:rFonts w:cs="Times New Roman"/>
              </w:rPr>
              <w:t>Monitoreo de excepciones</w:t>
            </w:r>
          </w:p>
        </w:tc>
        <w:tc>
          <w:tcPr>
            <w:tcW w:w="718" w:type="pct"/>
            <w:hideMark/>
          </w:tcPr>
          <w:p w14:paraId="45ED4A64" w14:textId="699A12AF" w:rsidR="002D7F7D" w:rsidRPr="00283560" w:rsidRDefault="00AA49BD" w:rsidP="002D7F7D">
            <w:pPr>
              <w:spacing w:before="120" w:after="0"/>
              <w:ind w:firstLine="0"/>
              <w:jc w:val="right"/>
              <w:rPr>
                <w:rFonts w:cs="Times New Roman"/>
              </w:rPr>
            </w:pPr>
            <w:r w:rsidRPr="00812435">
              <w:t xml:space="preserve"> $1,586.00 </w:t>
            </w:r>
          </w:p>
        </w:tc>
        <w:tc>
          <w:tcPr>
            <w:tcW w:w="812" w:type="pct"/>
            <w:hideMark/>
          </w:tcPr>
          <w:p w14:paraId="3B4BC7D4" w14:textId="56CBA0F0" w:rsidR="002D7F7D" w:rsidRPr="00283560" w:rsidRDefault="00AA49BD" w:rsidP="002D7F7D">
            <w:pPr>
              <w:spacing w:before="120" w:after="0"/>
              <w:ind w:firstLine="0"/>
              <w:jc w:val="right"/>
              <w:rPr>
                <w:rFonts w:cs="Times New Roman"/>
              </w:rPr>
            </w:pPr>
            <w:r w:rsidRPr="00812435">
              <w:t xml:space="preserve"> $19,032.00 </w:t>
            </w:r>
          </w:p>
        </w:tc>
      </w:tr>
      <w:tr w:rsidR="002D7F7D" w:rsidRPr="00B531F2" w14:paraId="6A22D4B9" w14:textId="77777777" w:rsidTr="00635A25">
        <w:tc>
          <w:tcPr>
            <w:tcW w:w="1769" w:type="pct"/>
            <w:vAlign w:val="center"/>
            <w:hideMark/>
          </w:tcPr>
          <w:p w14:paraId="11D158CA" w14:textId="77777777" w:rsidR="002D7F7D" w:rsidRPr="00283560" w:rsidRDefault="002D7F7D" w:rsidP="002D7F7D">
            <w:pPr>
              <w:spacing w:before="120" w:after="0"/>
              <w:ind w:firstLine="0"/>
              <w:jc w:val="center"/>
              <w:rPr>
                <w:rFonts w:cs="Times New Roman"/>
              </w:rPr>
            </w:pPr>
            <w:r w:rsidRPr="00283560">
              <w:rPr>
                <w:rFonts w:cs="Times New Roman"/>
              </w:rPr>
              <w:t>GitHub Teams</w:t>
            </w:r>
          </w:p>
        </w:tc>
        <w:tc>
          <w:tcPr>
            <w:tcW w:w="1701" w:type="pct"/>
            <w:vAlign w:val="center"/>
            <w:hideMark/>
          </w:tcPr>
          <w:p w14:paraId="2747E6D2" w14:textId="77777777" w:rsidR="002D7F7D" w:rsidRPr="00283560" w:rsidRDefault="002D7F7D" w:rsidP="002D7F7D">
            <w:pPr>
              <w:spacing w:before="120" w:after="0"/>
              <w:ind w:firstLine="0"/>
              <w:jc w:val="center"/>
              <w:rPr>
                <w:rFonts w:cs="Times New Roman"/>
              </w:rPr>
            </w:pPr>
            <w:r w:rsidRPr="00283560">
              <w:rPr>
                <w:rFonts w:cs="Times New Roman"/>
              </w:rPr>
              <w:t>4 usuarios</w:t>
            </w:r>
          </w:p>
        </w:tc>
        <w:tc>
          <w:tcPr>
            <w:tcW w:w="718" w:type="pct"/>
            <w:hideMark/>
          </w:tcPr>
          <w:p w14:paraId="0C6ECAED" w14:textId="5CE9EE1A" w:rsidR="002D7F7D" w:rsidRPr="00283560" w:rsidRDefault="00AA49BD" w:rsidP="002D7F7D">
            <w:pPr>
              <w:spacing w:before="120" w:after="0"/>
              <w:ind w:firstLine="0"/>
              <w:jc w:val="right"/>
              <w:rPr>
                <w:rFonts w:cs="Times New Roman"/>
              </w:rPr>
            </w:pPr>
            <w:r w:rsidRPr="00812435">
              <w:t xml:space="preserve"> $976.00 </w:t>
            </w:r>
          </w:p>
        </w:tc>
        <w:tc>
          <w:tcPr>
            <w:tcW w:w="812" w:type="pct"/>
            <w:hideMark/>
          </w:tcPr>
          <w:p w14:paraId="116BA843" w14:textId="15605043" w:rsidR="002D7F7D" w:rsidRPr="00283560" w:rsidRDefault="00AA49BD" w:rsidP="002D7F7D">
            <w:pPr>
              <w:spacing w:before="120" w:after="0"/>
              <w:ind w:firstLine="0"/>
              <w:jc w:val="right"/>
              <w:rPr>
                <w:rFonts w:cs="Times New Roman"/>
              </w:rPr>
            </w:pPr>
            <w:r w:rsidRPr="00812435">
              <w:t xml:space="preserve"> $11,712.00 </w:t>
            </w:r>
          </w:p>
        </w:tc>
      </w:tr>
      <w:tr w:rsidR="002D7F7D" w:rsidRPr="00B531F2" w14:paraId="755E9606" w14:textId="77777777" w:rsidTr="00635A25">
        <w:tc>
          <w:tcPr>
            <w:tcW w:w="1769" w:type="pct"/>
            <w:vAlign w:val="center"/>
            <w:hideMark/>
          </w:tcPr>
          <w:p w14:paraId="5547BADC" w14:textId="77777777" w:rsidR="002D7F7D" w:rsidRPr="00283560" w:rsidRDefault="002D7F7D" w:rsidP="002D7F7D">
            <w:pPr>
              <w:spacing w:before="120" w:after="0"/>
              <w:ind w:firstLine="0"/>
              <w:jc w:val="center"/>
              <w:rPr>
                <w:rFonts w:cs="Times New Roman"/>
              </w:rPr>
            </w:pPr>
            <w:r w:rsidRPr="00283560">
              <w:rPr>
                <w:rFonts w:cs="Times New Roman"/>
              </w:rPr>
              <w:t>Microsoft 365 Business Basic</w:t>
            </w:r>
          </w:p>
        </w:tc>
        <w:tc>
          <w:tcPr>
            <w:tcW w:w="1701" w:type="pct"/>
            <w:vAlign w:val="center"/>
            <w:hideMark/>
          </w:tcPr>
          <w:p w14:paraId="3BD87B37" w14:textId="77777777" w:rsidR="002D7F7D" w:rsidRPr="00283560" w:rsidRDefault="002D7F7D" w:rsidP="002D7F7D">
            <w:pPr>
              <w:spacing w:before="120" w:after="0"/>
              <w:ind w:firstLine="0"/>
              <w:jc w:val="center"/>
              <w:rPr>
                <w:rFonts w:cs="Times New Roman"/>
              </w:rPr>
            </w:pPr>
            <w:r w:rsidRPr="00283560">
              <w:rPr>
                <w:rFonts w:cs="Times New Roman"/>
              </w:rPr>
              <w:t>4 usuarios (@verifinca)</w:t>
            </w:r>
          </w:p>
        </w:tc>
        <w:tc>
          <w:tcPr>
            <w:tcW w:w="718" w:type="pct"/>
            <w:hideMark/>
          </w:tcPr>
          <w:p w14:paraId="7AFBB908" w14:textId="2AF3D4A3" w:rsidR="002D7F7D" w:rsidRPr="00283560" w:rsidRDefault="00AA49BD" w:rsidP="002D7F7D">
            <w:pPr>
              <w:spacing w:before="120" w:after="0"/>
              <w:ind w:firstLine="0"/>
              <w:jc w:val="right"/>
              <w:rPr>
                <w:rFonts w:cs="Times New Roman"/>
              </w:rPr>
            </w:pPr>
            <w:r w:rsidRPr="00812435">
              <w:t xml:space="preserve"> $1,756.80 </w:t>
            </w:r>
          </w:p>
        </w:tc>
        <w:tc>
          <w:tcPr>
            <w:tcW w:w="812" w:type="pct"/>
            <w:hideMark/>
          </w:tcPr>
          <w:p w14:paraId="25F64FC2" w14:textId="673130D4" w:rsidR="002D7F7D" w:rsidRPr="00283560" w:rsidRDefault="00AA49BD" w:rsidP="002D7F7D">
            <w:pPr>
              <w:spacing w:before="120" w:after="0"/>
              <w:ind w:firstLine="0"/>
              <w:jc w:val="right"/>
              <w:rPr>
                <w:rFonts w:cs="Times New Roman"/>
              </w:rPr>
            </w:pPr>
            <w:r w:rsidRPr="00812435">
              <w:t xml:space="preserve"> $21,081.60 </w:t>
            </w:r>
          </w:p>
        </w:tc>
      </w:tr>
      <w:tr w:rsidR="002C3CC8" w:rsidRPr="00B531F2" w14:paraId="5BA91956" w14:textId="77777777" w:rsidTr="00BD0342">
        <w:tc>
          <w:tcPr>
            <w:tcW w:w="1769" w:type="pct"/>
          </w:tcPr>
          <w:p w14:paraId="1B6D3214" w14:textId="1AB570CA" w:rsidR="002C3CC8" w:rsidRPr="00283560" w:rsidRDefault="00BD0342" w:rsidP="002D7F7D">
            <w:pPr>
              <w:spacing w:before="120" w:after="0"/>
              <w:ind w:firstLine="0"/>
              <w:jc w:val="center"/>
              <w:rPr>
                <w:rFonts w:cs="Times New Roman"/>
              </w:rPr>
            </w:pPr>
            <w:r>
              <w:t>Resend Pro</w:t>
            </w:r>
          </w:p>
        </w:tc>
        <w:tc>
          <w:tcPr>
            <w:tcW w:w="1701" w:type="pct"/>
          </w:tcPr>
          <w:p w14:paraId="4726EDC0" w14:textId="3DB4B200" w:rsidR="002C3CC8" w:rsidRPr="00283560" w:rsidRDefault="00BD0342" w:rsidP="002D7F7D">
            <w:pPr>
              <w:spacing w:before="120" w:after="0"/>
              <w:ind w:firstLine="0"/>
              <w:jc w:val="center"/>
              <w:rPr>
                <w:rFonts w:cs="Times New Roman"/>
              </w:rPr>
            </w:pPr>
            <w:r>
              <w:t>Pro 50K emails</w:t>
            </w:r>
          </w:p>
        </w:tc>
        <w:tc>
          <w:tcPr>
            <w:tcW w:w="718" w:type="pct"/>
          </w:tcPr>
          <w:p w14:paraId="3B7BB957" w14:textId="104E84CD" w:rsidR="002C3CC8" w:rsidRPr="00872FCD" w:rsidRDefault="00AA49BD" w:rsidP="002D7F7D">
            <w:pPr>
              <w:spacing w:before="120" w:after="0"/>
              <w:ind w:firstLine="0"/>
              <w:jc w:val="right"/>
            </w:pPr>
            <w:r w:rsidRPr="00812435">
              <w:t xml:space="preserve"> $1,218.00 </w:t>
            </w:r>
          </w:p>
        </w:tc>
        <w:tc>
          <w:tcPr>
            <w:tcW w:w="812" w:type="pct"/>
          </w:tcPr>
          <w:p w14:paraId="1482093D" w14:textId="2F496C3D" w:rsidR="002C3CC8" w:rsidRPr="00872FCD" w:rsidRDefault="00AA49BD" w:rsidP="002D7F7D">
            <w:pPr>
              <w:spacing w:before="120" w:after="0"/>
              <w:ind w:firstLine="0"/>
              <w:jc w:val="right"/>
            </w:pPr>
            <w:r w:rsidRPr="00812435">
              <w:t xml:space="preserve"> $14,616.00 </w:t>
            </w:r>
          </w:p>
        </w:tc>
      </w:tr>
      <w:tr w:rsidR="002D7F7D" w:rsidRPr="00B531F2" w14:paraId="327A57D2" w14:textId="77777777" w:rsidTr="00635A25">
        <w:tc>
          <w:tcPr>
            <w:tcW w:w="1769" w:type="pct"/>
          </w:tcPr>
          <w:p w14:paraId="31218DD6" w14:textId="33B0DAD5" w:rsidR="002D7F7D" w:rsidRPr="00283560" w:rsidRDefault="002D7F7D" w:rsidP="002D7F7D">
            <w:pPr>
              <w:spacing w:before="120" w:after="0"/>
              <w:ind w:firstLine="0"/>
              <w:jc w:val="center"/>
              <w:rPr>
                <w:rFonts w:cs="Times New Roman"/>
              </w:rPr>
            </w:pPr>
            <w:r w:rsidRPr="003505C4">
              <w:t>Stripe Billing (0.7% vol. est.)</w:t>
            </w:r>
          </w:p>
        </w:tc>
        <w:tc>
          <w:tcPr>
            <w:tcW w:w="1701" w:type="pct"/>
          </w:tcPr>
          <w:p w14:paraId="6F4B23AE" w14:textId="22C7F6C5" w:rsidR="002D7F7D" w:rsidRPr="00283560" w:rsidRDefault="002D7F7D" w:rsidP="002D7F7D">
            <w:pPr>
              <w:spacing w:before="120" w:after="0"/>
              <w:ind w:firstLine="0"/>
              <w:jc w:val="center"/>
              <w:rPr>
                <w:rFonts w:cs="Times New Roman"/>
              </w:rPr>
            </w:pPr>
            <w:r w:rsidRPr="003505C4">
              <w:t>Variable c/cliente</w:t>
            </w:r>
          </w:p>
        </w:tc>
        <w:tc>
          <w:tcPr>
            <w:tcW w:w="718" w:type="pct"/>
          </w:tcPr>
          <w:p w14:paraId="30A4BB5B" w14:textId="652B1705" w:rsidR="002D7F7D" w:rsidRPr="00283560" w:rsidRDefault="00AA49BD" w:rsidP="002D7F7D">
            <w:pPr>
              <w:spacing w:before="120" w:after="0"/>
              <w:ind w:firstLine="0"/>
              <w:jc w:val="right"/>
              <w:rPr>
                <w:rFonts w:cs="Times New Roman"/>
              </w:rPr>
            </w:pPr>
            <w:r w:rsidRPr="00812435">
              <w:t xml:space="preserve"> $2,032.80 </w:t>
            </w:r>
          </w:p>
        </w:tc>
        <w:tc>
          <w:tcPr>
            <w:tcW w:w="812" w:type="pct"/>
          </w:tcPr>
          <w:p w14:paraId="3AB45053" w14:textId="411F0B22" w:rsidR="002D7F7D" w:rsidRPr="00283560" w:rsidRDefault="00AA49BD" w:rsidP="002D7F7D">
            <w:pPr>
              <w:spacing w:before="120" w:after="0"/>
              <w:ind w:firstLine="0"/>
              <w:jc w:val="right"/>
              <w:rPr>
                <w:rFonts w:cs="Times New Roman"/>
              </w:rPr>
            </w:pPr>
            <w:r w:rsidRPr="00812435">
              <w:t xml:space="preserve"> $24,393.60 </w:t>
            </w:r>
          </w:p>
        </w:tc>
      </w:tr>
      <w:tr w:rsidR="002D7F7D" w:rsidRPr="00B531F2" w14:paraId="52132700" w14:textId="77777777" w:rsidTr="00635A25">
        <w:trPr>
          <w:cnfStyle w:val="010000000000" w:firstRow="0" w:lastRow="1" w:firstColumn="0" w:lastColumn="0" w:oddVBand="0" w:evenVBand="0" w:oddHBand="0" w:evenHBand="0" w:firstRowFirstColumn="0" w:firstRowLastColumn="0" w:lastRowFirstColumn="0" w:lastRowLastColumn="0"/>
        </w:trPr>
        <w:tc>
          <w:tcPr>
            <w:tcW w:w="1769" w:type="pct"/>
            <w:vAlign w:val="center"/>
            <w:hideMark/>
          </w:tcPr>
          <w:p w14:paraId="48AE4822" w14:textId="33FC337F" w:rsidR="002D7F7D" w:rsidRPr="00283560" w:rsidRDefault="002D7F7D" w:rsidP="002D7F7D">
            <w:pPr>
              <w:spacing w:before="120" w:after="0"/>
              <w:ind w:firstLine="0"/>
              <w:jc w:val="center"/>
              <w:rPr>
                <w:rFonts w:cs="Times New Roman"/>
              </w:rPr>
            </w:pPr>
            <w:r w:rsidRPr="00283560">
              <w:rPr>
                <w:rFonts w:cs="Times New Roman"/>
              </w:rPr>
              <w:t>TOTAL OPEX STARTUP</w:t>
            </w:r>
          </w:p>
        </w:tc>
        <w:tc>
          <w:tcPr>
            <w:tcW w:w="1701" w:type="pct"/>
            <w:vAlign w:val="center"/>
            <w:hideMark/>
          </w:tcPr>
          <w:p w14:paraId="6112262D" w14:textId="77777777" w:rsidR="002D7F7D" w:rsidRPr="00283560" w:rsidRDefault="002D7F7D" w:rsidP="002D7F7D">
            <w:pPr>
              <w:spacing w:before="120" w:after="0"/>
              <w:ind w:firstLine="0"/>
              <w:jc w:val="center"/>
              <w:rPr>
                <w:rFonts w:cs="Times New Roman"/>
              </w:rPr>
            </w:pPr>
          </w:p>
        </w:tc>
        <w:tc>
          <w:tcPr>
            <w:tcW w:w="718" w:type="pct"/>
            <w:hideMark/>
          </w:tcPr>
          <w:p w14:paraId="104F86C9" w14:textId="5EFAFBE7" w:rsidR="002D7F7D" w:rsidRPr="00283560" w:rsidRDefault="00AA49BD" w:rsidP="002D7F7D">
            <w:pPr>
              <w:spacing w:before="120" w:after="0"/>
              <w:ind w:firstLine="0"/>
              <w:jc w:val="right"/>
              <w:rPr>
                <w:rFonts w:cs="Times New Roman"/>
              </w:rPr>
            </w:pPr>
            <w:r w:rsidRPr="00812435">
              <w:t xml:space="preserve"> $9,043.35 </w:t>
            </w:r>
          </w:p>
        </w:tc>
        <w:tc>
          <w:tcPr>
            <w:tcW w:w="812" w:type="pct"/>
            <w:hideMark/>
          </w:tcPr>
          <w:p w14:paraId="55F278DA" w14:textId="5D9EC3FA" w:rsidR="002D7F7D" w:rsidRPr="00283560" w:rsidRDefault="00AA49BD" w:rsidP="002D7F7D">
            <w:pPr>
              <w:spacing w:before="120" w:after="0"/>
              <w:ind w:firstLine="0"/>
              <w:jc w:val="right"/>
              <w:rPr>
                <w:rFonts w:cs="Times New Roman"/>
              </w:rPr>
            </w:pPr>
            <w:r w:rsidRPr="00812435">
              <w:t xml:space="preserve"> $108,520.20 </w:t>
            </w:r>
          </w:p>
        </w:tc>
      </w:tr>
    </w:tbl>
    <w:p w14:paraId="57061C52" w14:textId="2F634644" w:rsidR="00822CF5" w:rsidRPr="00B531F2" w:rsidRDefault="0010567A" w:rsidP="0010567A">
      <w:pPr>
        <w:ind w:firstLine="0"/>
      </w:pPr>
      <w:r w:rsidRPr="00B531F2">
        <w:t xml:space="preserve">Fuente: </w:t>
      </w:r>
      <w:r w:rsidR="001E6A76">
        <w:t>Propia</w:t>
      </w:r>
    </w:p>
    <w:p w14:paraId="45262C9D" w14:textId="73B9E458" w:rsidR="00822CF5" w:rsidRPr="00B531F2" w:rsidRDefault="00822CF5" w:rsidP="00822CF5">
      <w:pPr>
        <w:spacing w:before="120" w:after="200" w:line="264" w:lineRule="auto"/>
        <w:ind w:firstLine="0"/>
      </w:pPr>
      <w:r w:rsidRPr="00B531F2">
        <w:br w:type="page"/>
      </w:r>
    </w:p>
    <w:p w14:paraId="13941D73" w14:textId="6DF80EBB" w:rsidR="00822CF5" w:rsidRPr="00B531F2" w:rsidRDefault="00822CF5" w:rsidP="00617FE9">
      <w:pPr>
        <w:pStyle w:val="Figuras"/>
      </w:pPr>
      <w:bookmarkStart w:id="64" w:name="_Toc227357389"/>
      <w:r w:rsidRPr="00B531F2">
        <w:lastRenderedPageBreak/>
        <w:t xml:space="preserve">Tabla </w:t>
      </w:r>
      <w:r>
        <w:fldChar w:fldCharType="begin"/>
      </w:r>
      <w:r>
        <w:instrText xml:space="preserve"> SEQ Tabla \* ARABIC </w:instrText>
      </w:r>
      <w:r>
        <w:fldChar w:fldCharType="separate"/>
      </w:r>
      <w:r w:rsidR="00B111AF">
        <w:rPr>
          <w:noProof/>
        </w:rPr>
        <w:t>19</w:t>
      </w:r>
      <w:r>
        <w:rPr>
          <w:noProof/>
        </w:rPr>
        <w:fldChar w:fldCharType="end"/>
      </w:r>
      <w:r w:rsidRPr="00B531F2">
        <w:br/>
        <w:t>Gastos Operativos Mensuales — Fase Scale-up (Año 3 en adelante)</w:t>
      </w:r>
      <w:bookmarkEnd w:id="64"/>
    </w:p>
    <w:tbl>
      <w:tblPr>
        <w:tblStyle w:val="Tablanormal2"/>
        <w:tblW w:w="0" w:type="auto"/>
        <w:tblLook w:val="0660" w:firstRow="1" w:lastRow="1" w:firstColumn="0" w:lastColumn="0" w:noHBand="1" w:noVBand="1"/>
      </w:tblPr>
      <w:tblGrid>
        <w:gridCol w:w="3210"/>
        <w:gridCol w:w="3044"/>
        <w:gridCol w:w="1066"/>
        <w:gridCol w:w="1166"/>
      </w:tblGrid>
      <w:tr w:rsidR="00BC0B16" w:rsidRPr="00B531F2" w14:paraId="1189FA17" w14:textId="77777777" w:rsidTr="00811D5D">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2F38D45E" w14:textId="77777777" w:rsidR="0010567A" w:rsidRPr="00811D5D" w:rsidRDefault="0010567A" w:rsidP="0010567A">
            <w:pPr>
              <w:spacing w:before="120" w:after="0"/>
              <w:ind w:firstLine="0"/>
              <w:jc w:val="center"/>
              <w:rPr>
                <w:rFonts w:cs="Times New Roman"/>
              </w:rPr>
            </w:pPr>
            <w:r w:rsidRPr="00811D5D">
              <w:rPr>
                <w:rFonts w:cs="Times New Roman"/>
              </w:rPr>
              <w:t>Concepto</w:t>
            </w:r>
          </w:p>
        </w:tc>
        <w:tc>
          <w:tcPr>
            <w:tcW w:w="0" w:type="auto"/>
            <w:vAlign w:val="center"/>
            <w:hideMark/>
          </w:tcPr>
          <w:p w14:paraId="3237D75E" w14:textId="339A2D8E" w:rsidR="0010567A" w:rsidRPr="00811D5D" w:rsidRDefault="0010567A" w:rsidP="0010567A">
            <w:pPr>
              <w:spacing w:before="120" w:after="0"/>
              <w:ind w:firstLine="0"/>
              <w:jc w:val="center"/>
              <w:rPr>
                <w:rFonts w:cs="Times New Roman"/>
              </w:rPr>
            </w:pPr>
            <w:r w:rsidRPr="00811D5D">
              <w:rPr>
                <w:rFonts w:cs="Times New Roman"/>
              </w:rPr>
              <w:t>Tier / Configuración</w:t>
            </w:r>
          </w:p>
        </w:tc>
        <w:tc>
          <w:tcPr>
            <w:tcW w:w="0" w:type="auto"/>
            <w:vAlign w:val="center"/>
            <w:hideMark/>
          </w:tcPr>
          <w:p w14:paraId="234DF3FD" w14:textId="77777777" w:rsidR="0010567A" w:rsidRPr="00811D5D" w:rsidRDefault="0010567A" w:rsidP="0010567A">
            <w:pPr>
              <w:spacing w:before="120" w:after="0"/>
              <w:ind w:firstLine="0"/>
              <w:jc w:val="center"/>
              <w:rPr>
                <w:rFonts w:cs="Times New Roman"/>
              </w:rPr>
            </w:pPr>
            <w:r w:rsidRPr="00811D5D">
              <w:rPr>
                <w:rFonts w:cs="Times New Roman"/>
              </w:rPr>
              <w:t>RD$/mes</w:t>
            </w:r>
          </w:p>
        </w:tc>
        <w:tc>
          <w:tcPr>
            <w:tcW w:w="0" w:type="auto"/>
            <w:vAlign w:val="center"/>
            <w:hideMark/>
          </w:tcPr>
          <w:p w14:paraId="0095E54A" w14:textId="77777777" w:rsidR="0010567A" w:rsidRPr="00811D5D" w:rsidRDefault="0010567A" w:rsidP="0010567A">
            <w:pPr>
              <w:spacing w:before="120" w:after="0"/>
              <w:ind w:firstLine="0"/>
              <w:jc w:val="center"/>
              <w:rPr>
                <w:rFonts w:cs="Times New Roman"/>
              </w:rPr>
            </w:pPr>
            <w:r w:rsidRPr="00811D5D">
              <w:rPr>
                <w:rFonts w:cs="Times New Roman"/>
              </w:rPr>
              <w:t>RD$/año</w:t>
            </w:r>
          </w:p>
        </w:tc>
      </w:tr>
      <w:tr w:rsidR="002D7F7D" w:rsidRPr="00B531F2" w14:paraId="45D6F3B5" w14:textId="77777777" w:rsidTr="00635A25">
        <w:tc>
          <w:tcPr>
            <w:tcW w:w="0" w:type="auto"/>
            <w:vAlign w:val="center"/>
            <w:hideMark/>
          </w:tcPr>
          <w:p w14:paraId="754BEC4A" w14:textId="77777777" w:rsidR="002D7F7D" w:rsidRPr="00811D5D" w:rsidRDefault="002D7F7D" w:rsidP="002D7F7D">
            <w:pPr>
              <w:spacing w:before="120" w:after="0"/>
              <w:ind w:firstLine="0"/>
              <w:jc w:val="center"/>
              <w:rPr>
                <w:rFonts w:cs="Times New Roman"/>
              </w:rPr>
            </w:pPr>
            <w:r w:rsidRPr="00811D5D">
              <w:rPr>
                <w:rFonts w:cs="Times New Roman"/>
              </w:rPr>
              <w:t>App Service Plan</w:t>
            </w:r>
          </w:p>
        </w:tc>
        <w:tc>
          <w:tcPr>
            <w:tcW w:w="0" w:type="auto"/>
            <w:vAlign w:val="center"/>
            <w:hideMark/>
          </w:tcPr>
          <w:p w14:paraId="7CB4D777" w14:textId="77777777" w:rsidR="002D7F7D" w:rsidRPr="00811D5D" w:rsidRDefault="002D7F7D" w:rsidP="002D7F7D">
            <w:pPr>
              <w:spacing w:before="120" w:after="0"/>
              <w:ind w:firstLine="0"/>
              <w:jc w:val="center"/>
              <w:rPr>
                <w:rFonts w:cs="Times New Roman"/>
                <w:lang w:val="en-US"/>
              </w:rPr>
            </w:pPr>
            <w:r w:rsidRPr="00811D5D">
              <w:rPr>
                <w:rFonts w:cs="Times New Roman"/>
                <w:lang w:val="en-US"/>
              </w:rPr>
              <w:t>S1 Linux (1 vCore, auto-scale)</w:t>
            </w:r>
          </w:p>
        </w:tc>
        <w:tc>
          <w:tcPr>
            <w:tcW w:w="0" w:type="auto"/>
            <w:hideMark/>
          </w:tcPr>
          <w:p w14:paraId="40BAED23" w14:textId="2C86068E" w:rsidR="002D7F7D" w:rsidRPr="00811D5D" w:rsidRDefault="00374BB6" w:rsidP="002D7F7D">
            <w:pPr>
              <w:spacing w:before="120" w:after="0"/>
              <w:ind w:firstLine="0"/>
              <w:jc w:val="right"/>
              <w:rPr>
                <w:rFonts w:cs="Times New Roman"/>
              </w:rPr>
            </w:pPr>
            <w:r w:rsidRPr="00C52B81">
              <w:rPr>
                <w:lang w:val="en-US"/>
              </w:rPr>
              <w:t xml:space="preserve"> </w:t>
            </w:r>
            <w:r w:rsidRPr="005225EC">
              <w:t xml:space="preserve">$3,397.00 </w:t>
            </w:r>
          </w:p>
        </w:tc>
        <w:tc>
          <w:tcPr>
            <w:tcW w:w="0" w:type="auto"/>
            <w:hideMark/>
          </w:tcPr>
          <w:p w14:paraId="5E2829C3" w14:textId="2CB63C78" w:rsidR="002D7F7D" w:rsidRPr="00811D5D" w:rsidRDefault="00374BB6" w:rsidP="002D7F7D">
            <w:pPr>
              <w:spacing w:before="120" w:after="0"/>
              <w:ind w:firstLine="0"/>
              <w:jc w:val="right"/>
              <w:rPr>
                <w:rFonts w:cs="Times New Roman"/>
              </w:rPr>
            </w:pPr>
            <w:r w:rsidRPr="005225EC">
              <w:t xml:space="preserve"> $40,764.00 </w:t>
            </w:r>
          </w:p>
        </w:tc>
      </w:tr>
      <w:tr w:rsidR="002D7F7D" w:rsidRPr="00B531F2" w14:paraId="6C5B2F0C" w14:textId="77777777" w:rsidTr="00635A25">
        <w:tc>
          <w:tcPr>
            <w:tcW w:w="0" w:type="auto"/>
            <w:vAlign w:val="center"/>
            <w:hideMark/>
          </w:tcPr>
          <w:p w14:paraId="625046BC" w14:textId="77777777" w:rsidR="002D7F7D" w:rsidRPr="00811D5D" w:rsidRDefault="002D7F7D" w:rsidP="002D7F7D">
            <w:pPr>
              <w:spacing w:before="120" w:after="0"/>
              <w:ind w:firstLine="0"/>
              <w:jc w:val="center"/>
              <w:rPr>
                <w:rFonts w:cs="Times New Roman"/>
              </w:rPr>
            </w:pPr>
            <w:r w:rsidRPr="00811D5D">
              <w:rPr>
                <w:rFonts w:cs="Times New Roman"/>
              </w:rPr>
              <w:t>Azure SQL Database</w:t>
            </w:r>
          </w:p>
        </w:tc>
        <w:tc>
          <w:tcPr>
            <w:tcW w:w="0" w:type="auto"/>
            <w:vAlign w:val="center"/>
            <w:hideMark/>
          </w:tcPr>
          <w:p w14:paraId="3CB68E49" w14:textId="77777777" w:rsidR="002D7F7D" w:rsidRPr="00811D5D" w:rsidRDefault="002D7F7D" w:rsidP="002D7F7D">
            <w:pPr>
              <w:spacing w:before="120" w:after="0"/>
              <w:ind w:firstLine="0"/>
              <w:jc w:val="center"/>
              <w:rPr>
                <w:rFonts w:cs="Times New Roman"/>
              </w:rPr>
            </w:pPr>
            <w:r w:rsidRPr="00811D5D">
              <w:rPr>
                <w:rFonts w:cs="Times New Roman"/>
              </w:rPr>
              <w:t>Standard S2 (50 DTU, 250 GB)</w:t>
            </w:r>
          </w:p>
        </w:tc>
        <w:tc>
          <w:tcPr>
            <w:tcW w:w="0" w:type="auto"/>
            <w:hideMark/>
          </w:tcPr>
          <w:p w14:paraId="427D6741" w14:textId="663A9AFD" w:rsidR="002D7F7D" w:rsidRPr="00811D5D" w:rsidRDefault="00374BB6" w:rsidP="002D7F7D">
            <w:pPr>
              <w:spacing w:before="120" w:after="0"/>
              <w:ind w:firstLine="0"/>
              <w:jc w:val="right"/>
              <w:rPr>
                <w:rFonts w:cs="Times New Roman"/>
              </w:rPr>
            </w:pPr>
            <w:r w:rsidRPr="005225EC">
              <w:t xml:space="preserve"> $1,786.14 </w:t>
            </w:r>
          </w:p>
        </w:tc>
        <w:tc>
          <w:tcPr>
            <w:tcW w:w="0" w:type="auto"/>
            <w:hideMark/>
          </w:tcPr>
          <w:p w14:paraId="5FEEEF32" w14:textId="7158BC1E" w:rsidR="002D7F7D" w:rsidRPr="00811D5D" w:rsidRDefault="00374BB6" w:rsidP="002D7F7D">
            <w:pPr>
              <w:spacing w:before="120" w:after="0"/>
              <w:ind w:firstLine="0"/>
              <w:jc w:val="right"/>
              <w:rPr>
                <w:rFonts w:cs="Times New Roman"/>
              </w:rPr>
            </w:pPr>
            <w:r w:rsidRPr="005225EC">
              <w:t xml:space="preserve"> $21,433.68 </w:t>
            </w:r>
          </w:p>
        </w:tc>
      </w:tr>
      <w:tr w:rsidR="002D7F7D" w:rsidRPr="00B531F2" w14:paraId="6450DA10" w14:textId="77777777" w:rsidTr="00635A25">
        <w:tc>
          <w:tcPr>
            <w:tcW w:w="0" w:type="auto"/>
            <w:vAlign w:val="center"/>
            <w:hideMark/>
          </w:tcPr>
          <w:p w14:paraId="0128D00E" w14:textId="77777777" w:rsidR="002D7F7D" w:rsidRPr="00811D5D" w:rsidRDefault="002D7F7D" w:rsidP="002D7F7D">
            <w:pPr>
              <w:spacing w:before="120" w:after="0"/>
              <w:ind w:firstLine="0"/>
              <w:jc w:val="center"/>
              <w:rPr>
                <w:rFonts w:cs="Times New Roman"/>
              </w:rPr>
            </w:pPr>
            <w:r w:rsidRPr="00811D5D">
              <w:rPr>
                <w:rFonts w:cs="Times New Roman"/>
              </w:rPr>
              <w:t>Azure Blob Storage Hot</w:t>
            </w:r>
          </w:p>
        </w:tc>
        <w:tc>
          <w:tcPr>
            <w:tcW w:w="0" w:type="auto"/>
            <w:vAlign w:val="center"/>
            <w:hideMark/>
          </w:tcPr>
          <w:p w14:paraId="15C263C2" w14:textId="77777777" w:rsidR="002D7F7D" w:rsidRPr="00811D5D" w:rsidRDefault="002D7F7D" w:rsidP="002D7F7D">
            <w:pPr>
              <w:spacing w:before="120" w:after="0"/>
              <w:ind w:firstLine="0"/>
              <w:jc w:val="center"/>
              <w:rPr>
                <w:rFonts w:cs="Times New Roman"/>
              </w:rPr>
            </w:pPr>
            <w:r w:rsidRPr="00811D5D">
              <w:rPr>
                <w:rFonts w:cs="Times New Roman"/>
              </w:rPr>
              <w:t>LRS, 500 GB</w:t>
            </w:r>
          </w:p>
        </w:tc>
        <w:tc>
          <w:tcPr>
            <w:tcW w:w="0" w:type="auto"/>
            <w:hideMark/>
          </w:tcPr>
          <w:p w14:paraId="5D79C592" w14:textId="7435AD6D" w:rsidR="002D7F7D" w:rsidRPr="00811D5D" w:rsidRDefault="00374BB6" w:rsidP="002D7F7D">
            <w:pPr>
              <w:spacing w:before="120" w:after="0"/>
              <w:ind w:firstLine="0"/>
              <w:jc w:val="right"/>
              <w:rPr>
                <w:rFonts w:cs="Times New Roman"/>
              </w:rPr>
            </w:pPr>
            <w:r w:rsidRPr="005225EC">
              <w:t xml:space="preserve"> $863.34 </w:t>
            </w:r>
          </w:p>
        </w:tc>
        <w:tc>
          <w:tcPr>
            <w:tcW w:w="0" w:type="auto"/>
            <w:hideMark/>
          </w:tcPr>
          <w:p w14:paraId="239D4AF2" w14:textId="4A4B2968" w:rsidR="002D7F7D" w:rsidRPr="00811D5D" w:rsidRDefault="00374BB6" w:rsidP="002D7F7D">
            <w:pPr>
              <w:spacing w:before="120" w:after="0"/>
              <w:ind w:firstLine="0"/>
              <w:jc w:val="right"/>
              <w:rPr>
                <w:rFonts w:cs="Times New Roman"/>
              </w:rPr>
            </w:pPr>
            <w:r w:rsidRPr="005225EC">
              <w:t xml:space="preserve"> $10,360.08 </w:t>
            </w:r>
          </w:p>
        </w:tc>
      </w:tr>
      <w:tr w:rsidR="002D7F7D" w:rsidRPr="00B531F2" w14:paraId="4D6B00BD" w14:textId="77777777" w:rsidTr="00635A25">
        <w:tc>
          <w:tcPr>
            <w:tcW w:w="0" w:type="auto"/>
            <w:vAlign w:val="center"/>
            <w:hideMark/>
          </w:tcPr>
          <w:p w14:paraId="0CCA81D7" w14:textId="77777777" w:rsidR="002D7F7D" w:rsidRPr="00811D5D" w:rsidRDefault="002D7F7D" w:rsidP="002D7F7D">
            <w:pPr>
              <w:spacing w:before="120" w:after="0"/>
              <w:ind w:firstLine="0"/>
              <w:jc w:val="center"/>
              <w:rPr>
                <w:rFonts w:cs="Times New Roman"/>
              </w:rPr>
            </w:pPr>
            <w:r w:rsidRPr="00811D5D">
              <w:rPr>
                <w:rFonts w:cs="Times New Roman"/>
              </w:rPr>
              <w:t>Azure CDN Standard</w:t>
            </w:r>
          </w:p>
        </w:tc>
        <w:tc>
          <w:tcPr>
            <w:tcW w:w="0" w:type="auto"/>
            <w:vAlign w:val="center"/>
            <w:hideMark/>
          </w:tcPr>
          <w:p w14:paraId="4FE3C968" w14:textId="77777777" w:rsidR="002D7F7D" w:rsidRPr="00811D5D" w:rsidRDefault="002D7F7D" w:rsidP="002D7F7D">
            <w:pPr>
              <w:spacing w:before="120" w:after="0"/>
              <w:ind w:firstLine="0"/>
              <w:jc w:val="center"/>
              <w:rPr>
                <w:rFonts w:cs="Times New Roman"/>
              </w:rPr>
            </w:pPr>
            <w:r w:rsidRPr="00811D5D">
              <w:rPr>
                <w:rFonts w:cs="Times New Roman"/>
              </w:rPr>
              <w:t>100 GB/mes</w:t>
            </w:r>
          </w:p>
        </w:tc>
        <w:tc>
          <w:tcPr>
            <w:tcW w:w="0" w:type="auto"/>
            <w:hideMark/>
          </w:tcPr>
          <w:p w14:paraId="70B26C60" w14:textId="40804988" w:rsidR="002D7F7D" w:rsidRPr="00811D5D" w:rsidRDefault="00374BB6" w:rsidP="002D7F7D">
            <w:pPr>
              <w:spacing w:before="120" w:after="0"/>
              <w:ind w:firstLine="0"/>
              <w:jc w:val="right"/>
              <w:rPr>
                <w:rFonts w:cs="Times New Roman"/>
              </w:rPr>
            </w:pPr>
            <w:r w:rsidRPr="005225EC">
              <w:t xml:space="preserve"> $490.46 </w:t>
            </w:r>
          </w:p>
        </w:tc>
        <w:tc>
          <w:tcPr>
            <w:tcW w:w="0" w:type="auto"/>
            <w:hideMark/>
          </w:tcPr>
          <w:p w14:paraId="07F497AA" w14:textId="1491BC94" w:rsidR="002D7F7D" w:rsidRPr="00811D5D" w:rsidRDefault="00374BB6" w:rsidP="002D7F7D">
            <w:pPr>
              <w:spacing w:before="120" w:after="0"/>
              <w:ind w:firstLine="0"/>
              <w:jc w:val="right"/>
              <w:rPr>
                <w:rFonts w:cs="Times New Roman"/>
              </w:rPr>
            </w:pPr>
            <w:r w:rsidRPr="005225EC">
              <w:t xml:space="preserve"> $5,885.52 </w:t>
            </w:r>
          </w:p>
        </w:tc>
      </w:tr>
      <w:tr w:rsidR="002D7F7D" w:rsidRPr="00B531F2" w14:paraId="305481E9" w14:textId="77777777" w:rsidTr="00635A25">
        <w:tc>
          <w:tcPr>
            <w:tcW w:w="0" w:type="auto"/>
            <w:vAlign w:val="center"/>
            <w:hideMark/>
          </w:tcPr>
          <w:p w14:paraId="1D084467" w14:textId="77777777" w:rsidR="002D7F7D" w:rsidRPr="00811D5D" w:rsidRDefault="002D7F7D" w:rsidP="002D7F7D">
            <w:pPr>
              <w:spacing w:before="120" w:after="0"/>
              <w:ind w:firstLine="0"/>
              <w:jc w:val="center"/>
              <w:rPr>
                <w:rFonts w:cs="Times New Roman"/>
              </w:rPr>
            </w:pPr>
            <w:r w:rsidRPr="00811D5D">
              <w:rPr>
                <w:rFonts w:cs="Times New Roman"/>
              </w:rPr>
              <w:t>Azure Key Vault</w:t>
            </w:r>
          </w:p>
        </w:tc>
        <w:tc>
          <w:tcPr>
            <w:tcW w:w="0" w:type="auto"/>
            <w:vAlign w:val="center"/>
            <w:hideMark/>
          </w:tcPr>
          <w:p w14:paraId="6134F2EA" w14:textId="77777777" w:rsidR="002D7F7D" w:rsidRPr="00811D5D" w:rsidRDefault="002D7F7D" w:rsidP="002D7F7D">
            <w:pPr>
              <w:spacing w:before="120" w:after="0"/>
              <w:ind w:firstLine="0"/>
              <w:jc w:val="center"/>
              <w:rPr>
                <w:rFonts w:cs="Times New Roman"/>
              </w:rPr>
            </w:pPr>
            <w:r w:rsidRPr="00811D5D">
              <w:rPr>
                <w:rFonts w:cs="Times New Roman"/>
              </w:rPr>
              <w:t>Standard (alto volumen)</w:t>
            </w:r>
          </w:p>
        </w:tc>
        <w:tc>
          <w:tcPr>
            <w:tcW w:w="0" w:type="auto"/>
            <w:hideMark/>
          </w:tcPr>
          <w:p w14:paraId="4757F07F" w14:textId="35FC28E5" w:rsidR="002D7F7D" w:rsidRPr="00811D5D" w:rsidRDefault="00374BB6" w:rsidP="002D7F7D">
            <w:pPr>
              <w:spacing w:before="120" w:after="0"/>
              <w:ind w:firstLine="0"/>
              <w:jc w:val="right"/>
              <w:rPr>
                <w:rFonts w:cs="Times New Roman"/>
              </w:rPr>
            </w:pPr>
            <w:r w:rsidRPr="005225EC">
              <w:t xml:space="preserve"> $211.93 </w:t>
            </w:r>
          </w:p>
        </w:tc>
        <w:tc>
          <w:tcPr>
            <w:tcW w:w="0" w:type="auto"/>
            <w:hideMark/>
          </w:tcPr>
          <w:p w14:paraId="13B20AC9" w14:textId="25B9BCB3" w:rsidR="002D7F7D" w:rsidRPr="00811D5D" w:rsidRDefault="00374BB6" w:rsidP="002D7F7D">
            <w:pPr>
              <w:spacing w:before="120" w:after="0"/>
              <w:ind w:firstLine="0"/>
              <w:jc w:val="right"/>
              <w:rPr>
                <w:rFonts w:cs="Times New Roman"/>
              </w:rPr>
            </w:pPr>
            <w:r w:rsidRPr="005225EC">
              <w:t xml:space="preserve"> $2,543.16 </w:t>
            </w:r>
          </w:p>
        </w:tc>
      </w:tr>
      <w:tr w:rsidR="002D7F7D" w:rsidRPr="00B531F2" w14:paraId="2DEBDAD5" w14:textId="77777777" w:rsidTr="00635A25">
        <w:tc>
          <w:tcPr>
            <w:tcW w:w="0" w:type="auto"/>
            <w:vAlign w:val="center"/>
            <w:hideMark/>
          </w:tcPr>
          <w:p w14:paraId="350886A9" w14:textId="77777777" w:rsidR="002D7F7D" w:rsidRPr="00811D5D" w:rsidRDefault="002D7F7D" w:rsidP="002D7F7D">
            <w:pPr>
              <w:spacing w:before="120" w:after="0"/>
              <w:ind w:firstLine="0"/>
              <w:jc w:val="center"/>
              <w:rPr>
                <w:rFonts w:cs="Times New Roman"/>
              </w:rPr>
            </w:pPr>
            <w:r w:rsidRPr="00811D5D">
              <w:rPr>
                <w:rFonts w:cs="Times New Roman"/>
              </w:rPr>
              <w:t>Azure Application Insights</w:t>
            </w:r>
          </w:p>
        </w:tc>
        <w:tc>
          <w:tcPr>
            <w:tcW w:w="0" w:type="auto"/>
            <w:vAlign w:val="center"/>
            <w:hideMark/>
          </w:tcPr>
          <w:p w14:paraId="2322D205" w14:textId="77777777" w:rsidR="002D7F7D" w:rsidRPr="00811D5D" w:rsidRDefault="002D7F7D" w:rsidP="002D7F7D">
            <w:pPr>
              <w:spacing w:before="120" w:after="0"/>
              <w:ind w:firstLine="0"/>
              <w:jc w:val="center"/>
              <w:rPr>
                <w:rFonts w:cs="Times New Roman"/>
                <w:lang w:val="en-US"/>
              </w:rPr>
            </w:pPr>
            <w:r w:rsidRPr="00811D5D">
              <w:rPr>
                <w:rFonts w:cs="Times New Roman"/>
                <w:lang w:val="en-US"/>
              </w:rPr>
              <w:t>Pay-as-you-go (~10 GB/mes)</w:t>
            </w:r>
          </w:p>
        </w:tc>
        <w:tc>
          <w:tcPr>
            <w:tcW w:w="0" w:type="auto"/>
            <w:hideMark/>
          </w:tcPr>
          <w:p w14:paraId="09DFCE61" w14:textId="5A42620D" w:rsidR="002D7F7D" w:rsidRPr="00811D5D" w:rsidRDefault="00374BB6" w:rsidP="002D7F7D">
            <w:pPr>
              <w:spacing w:before="120" w:after="0"/>
              <w:ind w:firstLine="0"/>
              <w:jc w:val="right"/>
              <w:rPr>
                <w:rFonts w:cs="Times New Roman"/>
              </w:rPr>
            </w:pPr>
            <w:r w:rsidRPr="00C52B81">
              <w:rPr>
                <w:lang w:val="en-US"/>
              </w:rPr>
              <w:t xml:space="preserve"> </w:t>
            </w:r>
            <w:r w:rsidRPr="005225EC">
              <w:t xml:space="preserve">$1,392.65 </w:t>
            </w:r>
          </w:p>
        </w:tc>
        <w:tc>
          <w:tcPr>
            <w:tcW w:w="0" w:type="auto"/>
            <w:hideMark/>
          </w:tcPr>
          <w:p w14:paraId="69FD1A6E" w14:textId="3FB864EA" w:rsidR="002D7F7D" w:rsidRPr="00811D5D" w:rsidRDefault="00374BB6" w:rsidP="002D7F7D">
            <w:pPr>
              <w:spacing w:before="120" w:after="0"/>
              <w:ind w:firstLine="0"/>
              <w:jc w:val="right"/>
              <w:rPr>
                <w:rFonts w:cs="Times New Roman"/>
              </w:rPr>
            </w:pPr>
            <w:r w:rsidRPr="005225EC">
              <w:t xml:space="preserve"> $16,711.80 </w:t>
            </w:r>
          </w:p>
        </w:tc>
      </w:tr>
      <w:tr w:rsidR="002D7F7D" w:rsidRPr="00B531F2" w14:paraId="37309BD8" w14:textId="77777777" w:rsidTr="00635A25">
        <w:tc>
          <w:tcPr>
            <w:tcW w:w="0" w:type="auto"/>
            <w:vAlign w:val="center"/>
            <w:hideMark/>
          </w:tcPr>
          <w:p w14:paraId="4C36F44C" w14:textId="77777777" w:rsidR="002D7F7D" w:rsidRPr="00811D5D" w:rsidRDefault="002D7F7D" w:rsidP="002D7F7D">
            <w:pPr>
              <w:spacing w:before="120" w:after="0"/>
              <w:ind w:firstLine="0"/>
              <w:jc w:val="center"/>
              <w:rPr>
                <w:rFonts w:cs="Times New Roman"/>
              </w:rPr>
            </w:pPr>
            <w:r w:rsidRPr="00811D5D">
              <w:rPr>
                <w:rFonts w:cs="Times New Roman"/>
              </w:rPr>
              <w:t>Azure AI Document Intelligence</w:t>
            </w:r>
          </w:p>
        </w:tc>
        <w:tc>
          <w:tcPr>
            <w:tcW w:w="0" w:type="auto"/>
            <w:vAlign w:val="center"/>
            <w:hideMark/>
          </w:tcPr>
          <w:p w14:paraId="7346D60E" w14:textId="3EA543F8" w:rsidR="002D7F7D" w:rsidRPr="00811D5D" w:rsidRDefault="002D7F7D" w:rsidP="002D7F7D">
            <w:pPr>
              <w:spacing w:before="120" w:after="0"/>
              <w:ind w:firstLine="0"/>
              <w:jc w:val="center"/>
              <w:rPr>
                <w:rFonts w:cs="Times New Roman"/>
              </w:rPr>
            </w:pPr>
            <w:r w:rsidRPr="00811D5D">
              <w:rPr>
                <w:rFonts w:cs="Times New Roman"/>
              </w:rPr>
              <w:t>Prebuilt (~8,000 págs./mes)</w:t>
            </w:r>
          </w:p>
        </w:tc>
        <w:tc>
          <w:tcPr>
            <w:tcW w:w="0" w:type="auto"/>
            <w:hideMark/>
          </w:tcPr>
          <w:p w14:paraId="7F8EDE1A" w14:textId="200436D5" w:rsidR="002D7F7D" w:rsidRPr="00811D5D" w:rsidRDefault="00374BB6" w:rsidP="002D7F7D">
            <w:pPr>
              <w:spacing w:before="120" w:after="0"/>
              <w:ind w:firstLine="0"/>
              <w:jc w:val="right"/>
              <w:rPr>
                <w:rFonts w:cs="Times New Roman"/>
              </w:rPr>
            </w:pPr>
            <w:r w:rsidRPr="005225EC">
              <w:t xml:space="preserve"> $4,844.00 </w:t>
            </w:r>
          </w:p>
        </w:tc>
        <w:tc>
          <w:tcPr>
            <w:tcW w:w="0" w:type="auto"/>
            <w:hideMark/>
          </w:tcPr>
          <w:p w14:paraId="26EB97F0" w14:textId="5CB84A57" w:rsidR="002D7F7D" w:rsidRPr="00811D5D" w:rsidRDefault="00374BB6" w:rsidP="002D7F7D">
            <w:pPr>
              <w:spacing w:before="120" w:after="0"/>
              <w:ind w:firstLine="0"/>
              <w:jc w:val="right"/>
              <w:rPr>
                <w:rFonts w:cs="Times New Roman"/>
              </w:rPr>
            </w:pPr>
            <w:r w:rsidRPr="005225EC">
              <w:t xml:space="preserve"> $58,128.00 </w:t>
            </w:r>
          </w:p>
        </w:tc>
      </w:tr>
      <w:tr w:rsidR="002D7F7D" w:rsidRPr="00B531F2" w14:paraId="5139E7B1" w14:textId="77777777" w:rsidTr="00635A25">
        <w:tc>
          <w:tcPr>
            <w:tcW w:w="0" w:type="auto"/>
            <w:vAlign w:val="center"/>
            <w:hideMark/>
          </w:tcPr>
          <w:p w14:paraId="5ED77626" w14:textId="77777777" w:rsidR="002D7F7D" w:rsidRPr="00811D5D" w:rsidRDefault="002D7F7D" w:rsidP="002D7F7D">
            <w:pPr>
              <w:spacing w:before="120" w:after="0"/>
              <w:ind w:firstLine="0"/>
              <w:jc w:val="center"/>
              <w:rPr>
                <w:rFonts w:cs="Times New Roman"/>
              </w:rPr>
            </w:pPr>
            <w:r w:rsidRPr="00811D5D">
              <w:rPr>
                <w:rFonts w:cs="Times New Roman"/>
              </w:rPr>
              <w:t>Azure Backup Enhanced</w:t>
            </w:r>
          </w:p>
        </w:tc>
        <w:tc>
          <w:tcPr>
            <w:tcW w:w="0" w:type="auto"/>
            <w:vAlign w:val="center"/>
            <w:hideMark/>
          </w:tcPr>
          <w:p w14:paraId="0ADC70FE" w14:textId="77777777" w:rsidR="002D7F7D" w:rsidRPr="00811D5D" w:rsidRDefault="002D7F7D" w:rsidP="002D7F7D">
            <w:pPr>
              <w:spacing w:before="120" w:after="0"/>
              <w:ind w:firstLine="0"/>
              <w:jc w:val="center"/>
              <w:rPr>
                <w:rFonts w:cs="Times New Roman"/>
              </w:rPr>
            </w:pPr>
            <w:r w:rsidRPr="00811D5D">
              <w:rPr>
                <w:rFonts w:cs="Times New Roman"/>
              </w:rPr>
              <w:t>Retención 90 días</w:t>
            </w:r>
          </w:p>
        </w:tc>
        <w:tc>
          <w:tcPr>
            <w:tcW w:w="0" w:type="auto"/>
            <w:hideMark/>
          </w:tcPr>
          <w:p w14:paraId="45E763F0" w14:textId="2508D7F4" w:rsidR="002D7F7D" w:rsidRPr="00811D5D" w:rsidRDefault="00374BB6" w:rsidP="002D7F7D">
            <w:pPr>
              <w:spacing w:before="120" w:after="0"/>
              <w:ind w:firstLine="0"/>
              <w:jc w:val="right"/>
              <w:rPr>
                <w:rFonts w:cs="Times New Roman"/>
              </w:rPr>
            </w:pPr>
            <w:r w:rsidRPr="005225EC">
              <w:t xml:space="preserve"> $514.68 </w:t>
            </w:r>
          </w:p>
        </w:tc>
        <w:tc>
          <w:tcPr>
            <w:tcW w:w="0" w:type="auto"/>
            <w:hideMark/>
          </w:tcPr>
          <w:p w14:paraId="58F1D9B5" w14:textId="5F517824" w:rsidR="002D7F7D" w:rsidRPr="00811D5D" w:rsidRDefault="00374BB6" w:rsidP="002D7F7D">
            <w:pPr>
              <w:spacing w:before="120" w:after="0"/>
              <w:ind w:firstLine="0"/>
              <w:jc w:val="right"/>
              <w:rPr>
                <w:rFonts w:cs="Times New Roman"/>
              </w:rPr>
            </w:pPr>
            <w:r w:rsidRPr="005225EC">
              <w:t xml:space="preserve"> $6,176.16 </w:t>
            </w:r>
          </w:p>
        </w:tc>
      </w:tr>
      <w:tr w:rsidR="002D7F7D" w:rsidRPr="00B531F2" w14:paraId="44B96562" w14:textId="77777777" w:rsidTr="00635A25">
        <w:tc>
          <w:tcPr>
            <w:tcW w:w="0" w:type="auto"/>
            <w:vAlign w:val="center"/>
            <w:hideMark/>
          </w:tcPr>
          <w:p w14:paraId="357A6391" w14:textId="6C76285B" w:rsidR="002D7F7D" w:rsidRPr="00811D5D" w:rsidRDefault="002D7F7D" w:rsidP="002D7F7D">
            <w:pPr>
              <w:spacing w:before="120" w:after="0"/>
              <w:ind w:firstLine="0"/>
              <w:jc w:val="center"/>
              <w:rPr>
                <w:rFonts w:cs="Times New Roman"/>
              </w:rPr>
            </w:pPr>
            <w:r w:rsidRPr="00811D5D">
              <w:rPr>
                <w:rFonts w:cs="Times New Roman"/>
              </w:rPr>
              <w:t>Azure DevOps (usuarios adicionales)</w:t>
            </w:r>
          </w:p>
        </w:tc>
        <w:tc>
          <w:tcPr>
            <w:tcW w:w="0" w:type="auto"/>
            <w:vAlign w:val="center"/>
            <w:hideMark/>
          </w:tcPr>
          <w:p w14:paraId="334A8B97" w14:textId="77777777" w:rsidR="002D7F7D" w:rsidRPr="00811D5D" w:rsidRDefault="002D7F7D" w:rsidP="002D7F7D">
            <w:pPr>
              <w:spacing w:before="120" w:after="0"/>
              <w:ind w:firstLine="0"/>
              <w:jc w:val="center"/>
              <w:rPr>
                <w:rFonts w:cs="Times New Roman"/>
              </w:rPr>
            </w:pPr>
            <w:r w:rsidRPr="00811D5D">
              <w:rPr>
                <w:rFonts w:cs="Times New Roman"/>
              </w:rPr>
              <w:t>$6/usuario × 5 adicionales</w:t>
            </w:r>
          </w:p>
        </w:tc>
        <w:tc>
          <w:tcPr>
            <w:tcW w:w="0" w:type="auto"/>
            <w:hideMark/>
          </w:tcPr>
          <w:p w14:paraId="4DD9F87F" w14:textId="537AE860" w:rsidR="002D7F7D" w:rsidRPr="00811D5D" w:rsidRDefault="00374BB6" w:rsidP="002D7F7D">
            <w:pPr>
              <w:spacing w:before="120" w:after="0"/>
              <w:ind w:firstLine="0"/>
              <w:jc w:val="right"/>
              <w:rPr>
                <w:rFonts w:cs="Times New Roman"/>
              </w:rPr>
            </w:pPr>
            <w:r w:rsidRPr="005225EC">
              <w:t xml:space="preserve"> $1,816.50 </w:t>
            </w:r>
          </w:p>
        </w:tc>
        <w:tc>
          <w:tcPr>
            <w:tcW w:w="0" w:type="auto"/>
            <w:hideMark/>
          </w:tcPr>
          <w:p w14:paraId="3E1EF568" w14:textId="2D3188E9" w:rsidR="002D7F7D" w:rsidRPr="00811D5D" w:rsidRDefault="00374BB6" w:rsidP="002D7F7D">
            <w:pPr>
              <w:spacing w:before="120" w:after="0"/>
              <w:ind w:firstLine="0"/>
              <w:jc w:val="right"/>
              <w:rPr>
                <w:rFonts w:cs="Times New Roman"/>
              </w:rPr>
            </w:pPr>
            <w:r w:rsidRPr="005225EC">
              <w:t xml:space="preserve"> $21,798.00 </w:t>
            </w:r>
          </w:p>
        </w:tc>
      </w:tr>
      <w:tr w:rsidR="002D7F7D" w:rsidRPr="00B531F2" w14:paraId="21EB5923" w14:textId="77777777" w:rsidTr="00635A25">
        <w:tc>
          <w:tcPr>
            <w:tcW w:w="0" w:type="auto"/>
            <w:vAlign w:val="center"/>
            <w:hideMark/>
          </w:tcPr>
          <w:p w14:paraId="25E2A09B" w14:textId="77777777" w:rsidR="002D7F7D" w:rsidRPr="00811D5D" w:rsidRDefault="002D7F7D" w:rsidP="002D7F7D">
            <w:pPr>
              <w:spacing w:before="120" w:after="0"/>
              <w:ind w:firstLine="0"/>
              <w:jc w:val="center"/>
              <w:rPr>
                <w:rFonts w:cs="Times New Roman"/>
              </w:rPr>
            </w:pPr>
            <w:r w:rsidRPr="00811D5D">
              <w:rPr>
                <w:rFonts w:cs="Times New Roman"/>
              </w:rPr>
              <w:t>Twilio Verify TOTP (2FA)</w:t>
            </w:r>
          </w:p>
        </w:tc>
        <w:tc>
          <w:tcPr>
            <w:tcW w:w="0" w:type="auto"/>
            <w:vAlign w:val="center"/>
            <w:hideMark/>
          </w:tcPr>
          <w:p w14:paraId="023828FD" w14:textId="77777777" w:rsidR="002D7F7D" w:rsidRPr="00811D5D" w:rsidRDefault="002D7F7D" w:rsidP="002D7F7D">
            <w:pPr>
              <w:spacing w:before="120" w:after="0"/>
              <w:ind w:firstLine="0"/>
              <w:jc w:val="center"/>
              <w:rPr>
                <w:rFonts w:cs="Times New Roman"/>
              </w:rPr>
            </w:pPr>
            <w:r w:rsidRPr="00811D5D">
              <w:rPr>
                <w:rFonts w:cs="Times New Roman"/>
              </w:rPr>
              <w:t>$0.05/verificación × 500/mes</w:t>
            </w:r>
          </w:p>
        </w:tc>
        <w:tc>
          <w:tcPr>
            <w:tcW w:w="0" w:type="auto"/>
            <w:hideMark/>
          </w:tcPr>
          <w:p w14:paraId="3F891ABF" w14:textId="605E2AE9" w:rsidR="002D7F7D" w:rsidRPr="00811D5D" w:rsidRDefault="00374BB6" w:rsidP="002D7F7D">
            <w:pPr>
              <w:spacing w:before="120" w:after="0"/>
              <w:ind w:firstLine="0"/>
              <w:jc w:val="right"/>
              <w:rPr>
                <w:rFonts w:cs="Times New Roman"/>
              </w:rPr>
            </w:pPr>
            <w:r w:rsidRPr="005225EC">
              <w:t xml:space="preserve"> $1,513.75 </w:t>
            </w:r>
          </w:p>
        </w:tc>
        <w:tc>
          <w:tcPr>
            <w:tcW w:w="0" w:type="auto"/>
            <w:hideMark/>
          </w:tcPr>
          <w:p w14:paraId="09D3EB02" w14:textId="17A10570" w:rsidR="002D7F7D" w:rsidRPr="00811D5D" w:rsidRDefault="00374BB6" w:rsidP="002D7F7D">
            <w:pPr>
              <w:spacing w:before="120" w:after="0"/>
              <w:ind w:firstLine="0"/>
              <w:jc w:val="right"/>
              <w:rPr>
                <w:rFonts w:cs="Times New Roman"/>
              </w:rPr>
            </w:pPr>
            <w:r w:rsidRPr="005225EC">
              <w:t xml:space="preserve"> $18,165.00 </w:t>
            </w:r>
          </w:p>
        </w:tc>
      </w:tr>
      <w:tr w:rsidR="002D7F7D" w:rsidRPr="00B531F2" w14:paraId="1F2A1CBA" w14:textId="77777777" w:rsidTr="00635A25">
        <w:tc>
          <w:tcPr>
            <w:tcW w:w="0" w:type="auto"/>
            <w:vAlign w:val="center"/>
            <w:hideMark/>
          </w:tcPr>
          <w:p w14:paraId="5CC74A09" w14:textId="175A5688" w:rsidR="002D7F7D" w:rsidRPr="00811D5D" w:rsidRDefault="002D7F7D" w:rsidP="002D7F7D">
            <w:pPr>
              <w:spacing w:before="120" w:after="0"/>
              <w:ind w:firstLine="0"/>
              <w:jc w:val="center"/>
              <w:rPr>
                <w:rFonts w:cs="Times New Roman"/>
              </w:rPr>
            </w:pPr>
            <w:r w:rsidRPr="00811D5D">
              <w:rPr>
                <w:rFonts w:cs="Times New Roman"/>
              </w:rPr>
              <w:t xml:space="preserve">Sentry </w:t>
            </w:r>
            <w:r w:rsidR="00374BB6">
              <w:rPr>
                <w:rFonts w:cs="Times New Roman"/>
              </w:rPr>
              <w:t>Business</w:t>
            </w:r>
          </w:p>
        </w:tc>
        <w:tc>
          <w:tcPr>
            <w:tcW w:w="0" w:type="auto"/>
            <w:vAlign w:val="center"/>
            <w:hideMark/>
          </w:tcPr>
          <w:p w14:paraId="64702F8E" w14:textId="35EDF0B1" w:rsidR="002D7F7D" w:rsidRPr="00811D5D" w:rsidRDefault="002D7F7D" w:rsidP="002D7F7D">
            <w:pPr>
              <w:spacing w:before="120" w:after="0"/>
              <w:ind w:firstLine="0"/>
              <w:jc w:val="center"/>
              <w:rPr>
                <w:rFonts w:cs="Times New Roman"/>
              </w:rPr>
            </w:pPr>
            <w:r w:rsidRPr="00811D5D">
              <w:rPr>
                <w:rFonts w:cs="Times New Roman"/>
              </w:rPr>
              <w:t>Monitoreo completo en producción</w:t>
            </w:r>
          </w:p>
        </w:tc>
        <w:tc>
          <w:tcPr>
            <w:tcW w:w="0" w:type="auto"/>
            <w:hideMark/>
          </w:tcPr>
          <w:p w14:paraId="3EDD5731" w14:textId="7FB665C3" w:rsidR="002D7F7D" w:rsidRPr="00811D5D" w:rsidRDefault="00374BB6" w:rsidP="002D7F7D">
            <w:pPr>
              <w:spacing w:before="120" w:after="0"/>
              <w:ind w:firstLine="0"/>
              <w:jc w:val="right"/>
              <w:rPr>
                <w:rFonts w:cs="Times New Roman"/>
              </w:rPr>
            </w:pPr>
            <w:r w:rsidRPr="005225EC">
              <w:t xml:space="preserve"> $4,880.00 </w:t>
            </w:r>
          </w:p>
        </w:tc>
        <w:tc>
          <w:tcPr>
            <w:tcW w:w="0" w:type="auto"/>
            <w:hideMark/>
          </w:tcPr>
          <w:p w14:paraId="4C66CF43" w14:textId="136AD930" w:rsidR="002D7F7D" w:rsidRPr="00811D5D" w:rsidRDefault="00374BB6" w:rsidP="002D7F7D">
            <w:pPr>
              <w:spacing w:before="120" w:after="0"/>
              <w:ind w:firstLine="0"/>
              <w:jc w:val="right"/>
              <w:rPr>
                <w:rFonts w:cs="Times New Roman"/>
              </w:rPr>
            </w:pPr>
            <w:r w:rsidRPr="005225EC">
              <w:t xml:space="preserve"> $58,560.00 </w:t>
            </w:r>
          </w:p>
        </w:tc>
      </w:tr>
      <w:tr w:rsidR="002D7F7D" w:rsidRPr="00B531F2" w14:paraId="7D324968" w14:textId="77777777" w:rsidTr="00635A25">
        <w:tc>
          <w:tcPr>
            <w:tcW w:w="0" w:type="auto"/>
            <w:vAlign w:val="center"/>
            <w:hideMark/>
          </w:tcPr>
          <w:p w14:paraId="2D9CC7D0" w14:textId="3E02A977" w:rsidR="002D7F7D" w:rsidRPr="00811D5D" w:rsidRDefault="002D7F7D" w:rsidP="002D7F7D">
            <w:pPr>
              <w:spacing w:before="120" w:after="0"/>
              <w:ind w:firstLine="0"/>
              <w:jc w:val="center"/>
              <w:rPr>
                <w:rFonts w:cs="Times New Roman"/>
              </w:rPr>
            </w:pPr>
            <w:r w:rsidRPr="00811D5D">
              <w:rPr>
                <w:rFonts w:cs="Times New Roman"/>
              </w:rPr>
              <w:t>GitHub Teams (mantenimiento)</w:t>
            </w:r>
          </w:p>
        </w:tc>
        <w:tc>
          <w:tcPr>
            <w:tcW w:w="0" w:type="auto"/>
            <w:vAlign w:val="center"/>
            <w:hideMark/>
          </w:tcPr>
          <w:p w14:paraId="72AA51E6" w14:textId="77777777" w:rsidR="002D7F7D" w:rsidRPr="00811D5D" w:rsidRDefault="002D7F7D" w:rsidP="002D7F7D">
            <w:pPr>
              <w:spacing w:before="120" w:after="0"/>
              <w:ind w:firstLine="0"/>
              <w:jc w:val="center"/>
              <w:rPr>
                <w:rFonts w:cs="Times New Roman"/>
              </w:rPr>
            </w:pPr>
            <w:r w:rsidRPr="00811D5D">
              <w:rPr>
                <w:rFonts w:cs="Times New Roman"/>
              </w:rPr>
              <w:t>4 usuarios</w:t>
            </w:r>
          </w:p>
        </w:tc>
        <w:tc>
          <w:tcPr>
            <w:tcW w:w="0" w:type="auto"/>
            <w:hideMark/>
          </w:tcPr>
          <w:p w14:paraId="0B14CE82" w14:textId="051AB6EC" w:rsidR="002D7F7D" w:rsidRPr="00811D5D" w:rsidRDefault="00374BB6" w:rsidP="002D7F7D">
            <w:pPr>
              <w:spacing w:before="120" w:after="0"/>
              <w:ind w:firstLine="0"/>
              <w:jc w:val="right"/>
              <w:rPr>
                <w:rFonts w:cs="Times New Roman"/>
              </w:rPr>
            </w:pPr>
            <w:r w:rsidRPr="005225EC">
              <w:t xml:space="preserve"> $976.00 </w:t>
            </w:r>
          </w:p>
        </w:tc>
        <w:tc>
          <w:tcPr>
            <w:tcW w:w="0" w:type="auto"/>
            <w:hideMark/>
          </w:tcPr>
          <w:p w14:paraId="3842FEB5" w14:textId="6CE81CDA" w:rsidR="002D7F7D" w:rsidRPr="00811D5D" w:rsidRDefault="00374BB6" w:rsidP="002D7F7D">
            <w:pPr>
              <w:spacing w:before="120" w:after="0"/>
              <w:ind w:firstLine="0"/>
              <w:jc w:val="right"/>
              <w:rPr>
                <w:rFonts w:cs="Times New Roman"/>
              </w:rPr>
            </w:pPr>
            <w:r w:rsidRPr="005225EC">
              <w:t xml:space="preserve"> $11,712.00 </w:t>
            </w:r>
          </w:p>
        </w:tc>
      </w:tr>
      <w:tr w:rsidR="002D7F7D" w:rsidRPr="00B531F2" w14:paraId="0C8501AC" w14:textId="77777777" w:rsidTr="00635A25">
        <w:tc>
          <w:tcPr>
            <w:tcW w:w="0" w:type="auto"/>
            <w:vAlign w:val="center"/>
            <w:hideMark/>
          </w:tcPr>
          <w:p w14:paraId="0D370AF4" w14:textId="09A30617" w:rsidR="002D7F7D" w:rsidRPr="00811D5D" w:rsidRDefault="002D7F7D" w:rsidP="002D7F7D">
            <w:pPr>
              <w:spacing w:before="120" w:after="0"/>
              <w:ind w:firstLine="0"/>
              <w:jc w:val="center"/>
              <w:rPr>
                <w:rFonts w:cs="Times New Roman"/>
              </w:rPr>
            </w:pPr>
            <w:r w:rsidRPr="00811D5D">
              <w:rPr>
                <w:rFonts w:cs="Times New Roman"/>
              </w:rPr>
              <w:t>Microsoft 365 Business</w:t>
            </w:r>
            <w:r w:rsidR="00832E29">
              <w:rPr>
                <w:rFonts w:cs="Times New Roman"/>
              </w:rPr>
              <w:t xml:space="preserve"> Basic</w:t>
            </w:r>
          </w:p>
        </w:tc>
        <w:tc>
          <w:tcPr>
            <w:tcW w:w="0" w:type="auto"/>
            <w:vAlign w:val="center"/>
            <w:hideMark/>
          </w:tcPr>
          <w:p w14:paraId="13ABE2F9" w14:textId="77777777" w:rsidR="002D7F7D" w:rsidRPr="00811D5D" w:rsidRDefault="002D7F7D" w:rsidP="002D7F7D">
            <w:pPr>
              <w:spacing w:before="120" w:after="0"/>
              <w:ind w:firstLine="0"/>
              <w:jc w:val="center"/>
              <w:rPr>
                <w:rFonts w:cs="Times New Roman"/>
              </w:rPr>
            </w:pPr>
            <w:r w:rsidRPr="00811D5D">
              <w:rPr>
                <w:rFonts w:cs="Times New Roman"/>
              </w:rPr>
              <w:t>4 usuarios</w:t>
            </w:r>
          </w:p>
        </w:tc>
        <w:tc>
          <w:tcPr>
            <w:tcW w:w="0" w:type="auto"/>
            <w:hideMark/>
          </w:tcPr>
          <w:p w14:paraId="442F2401" w14:textId="1FA7BBFA" w:rsidR="002D7F7D" w:rsidRPr="00811D5D" w:rsidRDefault="00374BB6" w:rsidP="002D7F7D">
            <w:pPr>
              <w:spacing w:before="120" w:after="0"/>
              <w:ind w:firstLine="0"/>
              <w:jc w:val="right"/>
              <w:rPr>
                <w:rFonts w:cs="Times New Roman"/>
              </w:rPr>
            </w:pPr>
            <w:r w:rsidRPr="005225EC">
              <w:t xml:space="preserve"> $1,756.80 </w:t>
            </w:r>
          </w:p>
        </w:tc>
        <w:tc>
          <w:tcPr>
            <w:tcW w:w="0" w:type="auto"/>
            <w:hideMark/>
          </w:tcPr>
          <w:p w14:paraId="5F850105" w14:textId="00E32524" w:rsidR="002D7F7D" w:rsidRPr="00811D5D" w:rsidRDefault="00374BB6" w:rsidP="002D7F7D">
            <w:pPr>
              <w:spacing w:before="120" w:after="0"/>
              <w:ind w:firstLine="0"/>
              <w:jc w:val="right"/>
              <w:rPr>
                <w:rFonts w:cs="Times New Roman"/>
              </w:rPr>
            </w:pPr>
            <w:r w:rsidRPr="005225EC">
              <w:t xml:space="preserve"> $21,081.60 </w:t>
            </w:r>
          </w:p>
        </w:tc>
      </w:tr>
      <w:tr w:rsidR="002D7F7D" w:rsidRPr="00B531F2" w14:paraId="7A82F9A6" w14:textId="77777777" w:rsidTr="00635A25">
        <w:trPr>
          <w:cnfStyle w:val="010000000000" w:firstRow="0" w:lastRow="1" w:firstColumn="0" w:lastColumn="0" w:oddVBand="0" w:evenVBand="0" w:oddHBand="0" w:evenHBand="0" w:firstRowFirstColumn="0" w:firstRowLastColumn="0" w:lastRowFirstColumn="0" w:lastRowLastColumn="0"/>
        </w:trPr>
        <w:tc>
          <w:tcPr>
            <w:tcW w:w="0" w:type="auto"/>
            <w:vAlign w:val="center"/>
            <w:hideMark/>
          </w:tcPr>
          <w:p w14:paraId="659DE9B1" w14:textId="394A8057" w:rsidR="002D7F7D" w:rsidRPr="00811D5D" w:rsidRDefault="002D7F7D" w:rsidP="002D7F7D">
            <w:pPr>
              <w:spacing w:before="120" w:after="0"/>
              <w:ind w:firstLine="0"/>
              <w:jc w:val="center"/>
              <w:rPr>
                <w:rFonts w:cs="Times New Roman"/>
              </w:rPr>
            </w:pPr>
            <w:r w:rsidRPr="00811D5D">
              <w:rPr>
                <w:rFonts w:cs="Times New Roman"/>
              </w:rPr>
              <w:t>TOTAL OPEX SCALE-UP</w:t>
            </w:r>
          </w:p>
        </w:tc>
        <w:tc>
          <w:tcPr>
            <w:tcW w:w="0" w:type="auto"/>
            <w:vAlign w:val="center"/>
            <w:hideMark/>
          </w:tcPr>
          <w:p w14:paraId="761B0CB4" w14:textId="77777777" w:rsidR="002D7F7D" w:rsidRPr="00811D5D" w:rsidRDefault="002D7F7D" w:rsidP="002D7F7D">
            <w:pPr>
              <w:spacing w:before="120" w:after="0"/>
              <w:ind w:firstLine="0"/>
              <w:jc w:val="center"/>
              <w:rPr>
                <w:rFonts w:cs="Times New Roman"/>
              </w:rPr>
            </w:pPr>
          </w:p>
        </w:tc>
        <w:tc>
          <w:tcPr>
            <w:tcW w:w="0" w:type="auto"/>
            <w:hideMark/>
          </w:tcPr>
          <w:p w14:paraId="06C35AB1" w14:textId="251475DA" w:rsidR="002D7F7D" w:rsidRPr="00811D5D" w:rsidRDefault="00374BB6" w:rsidP="002D7F7D">
            <w:pPr>
              <w:spacing w:before="120" w:after="0"/>
              <w:ind w:firstLine="0"/>
              <w:jc w:val="right"/>
              <w:rPr>
                <w:rFonts w:cs="Times New Roman"/>
              </w:rPr>
            </w:pPr>
            <w:r w:rsidRPr="005225EC">
              <w:t xml:space="preserve"> $1,218.00 </w:t>
            </w:r>
          </w:p>
        </w:tc>
        <w:tc>
          <w:tcPr>
            <w:tcW w:w="0" w:type="auto"/>
            <w:hideMark/>
          </w:tcPr>
          <w:p w14:paraId="0F7AF12D" w14:textId="1CF9E046" w:rsidR="002D7F7D" w:rsidRPr="00811D5D" w:rsidRDefault="00374BB6" w:rsidP="002D7F7D">
            <w:pPr>
              <w:spacing w:before="120" w:after="0"/>
              <w:ind w:firstLine="0"/>
              <w:jc w:val="right"/>
              <w:rPr>
                <w:rFonts w:cs="Times New Roman"/>
              </w:rPr>
            </w:pPr>
            <w:r w:rsidRPr="005225EC">
              <w:t xml:space="preserve"> $14,616.00 </w:t>
            </w:r>
          </w:p>
        </w:tc>
      </w:tr>
    </w:tbl>
    <w:p w14:paraId="7E62CDB6" w14:textId="73C67D4D" w:rsidR="00BE33F2" w:rsidRPr="00B531F2" w:rsidRDefault="00BE33F2" w:rsidP="00BE33F2">
      <w:pPr>
        <w:ind w:firstLine="0"/>
      </w:pPr>
      <w:r w:rsidRPr="00B531F2">
        <w:t xml:space="preserve">Fuente: </w:t>
      </w:r>
      <w:r w:rsidR="001E6A76">
        <w:t>Propia</w:t>
      </w:r>
    </w:p>
    <w:p w14:paraId="75B004FF" w14:textId="22501EB2" w:rsidR="003A633C" w:rsidRPr="00B531F2" w:rsidRDefault="003A633C" w:rsidP="0010567A">
      <w:pPr>
        <w:ind w:firstLine="0"/>
      </w:pPr>
      <w:r w:rsidRPr="00B531F2">
        <w:br w:type="page"/>
      </w:r>
    </w:p>
    <w:p w14:paraId="18C5A39B" w14:textId="77777777" w:rsidR="00BF1D0A" w:rsidRPr="00B531F2" w:rsidRDefault="00BF1D0A" w:rsidP="002521BA">
      <w:pPr>
        <w:pStyle w:val="Ttulo4"/>
      </w:pPr>
      <w:r w:rsidRPr="00B531F2">
        <w:lastRenderedPageBreak/>
        <w:t>Estructura de Financiamiento — Solicitud de Préstamo</w:t>
      </w:r>
    </w:p>
    <w:p w14:paraId="712240CE" w14:textId="77777777" w:rsidR="00BF1D0A" w:rsidRPr="00B531F2" w:rsidRDefault="00BF1D0A" w:rsidP="00BF1D0A">
      <w:pPr>
        <w:pStyle w:val="Ttulo5"/>
      </w:pPr>
      <w:r w:rsidRPr="00B531F2">
        <w:t>Justificación del financiamiento</w:t>
      </w:r>
    </w:p>
    <w:p w14:paraId="47BD275C" w14:textId="2E32AA23" w:rsidR="00BF1D0A" w:rsidRPr="003B265E" w:rsidRDefault="00BF1D0A" w:rsidP="00BF1D0A">
      <w:r w:rsidRPr="003B265E">
        <w:t xml:space="preserve">De acuerdo con el modelo de evaluación financiera de proyectos de </w:t>
      </w:r>
      <w:sdt>
        <w:sdtPr>
          <w:id w:val="-787359338"/>
          <w:citation/>
        </w:sdtPr>
        <w:sdtEndPr/>
        <w:sdtContent>
          <w:r w:rsidR="00461354" w:rsidRPr="003B265E">
            <w:fldChar w:fldCharType="begin"/>
          </w:r>
          <w:r w:rsidR="00461354" w:rsidRPr="003B265E">
            <w:instrText xml:space="preserve"> CITATION McG \l 2058 </w:instrText>
          </w:r>
          <w:r w:rsidR="00461354" w:rsidRPr="003B265E">
            <w:fldChar w:fldCharType="separate"/>
          </w:r>
          <w:r w:rsidR="00852EF3" w:rsidRPr="00852EF3">
            <w:rPr>
              <w:noProof/>
            </w:rPr>
            <w:t>(Baca Urbina, 2001)</w:t>
          </w:r>
          <w:r w:rsidR="00461354" w:rsidRPr="003B265E">
            <w:fldChar w:fldCharType="end"/>
          </w:r>
        </w:sdtContent>
      </w:sdt>
      <w:r w:rsidRPr="003B265E">
        <w:t>, cuando la inversión inicial supera la capacidad de autofinanciamiento inmediato del equipo promotor, la solución idónea es acceder a financiamiento externo que permita ejecutar el proyecto completo sin comprometer su alcance técnico ni funcional. Bajo esta premisa, se propone solicitar un préstamo comercial para cubrir la totalidad del CAPEX más el capital de trabajo necesario para operar durante los primeros doce meses, período en el cual los ingresos por suscripciones aún se encuentran en proceso de consolidación.</w:t>
      </w:r>
    </w:p>
    <w:p w14:paraId="753A5789" w14:textId="391DA5A0" w:rsidR="00A755C4" w:rsidRPr="003B265E" w:rsidRDefault="00BF1D0A" w:rsidP="00BF1D0A">
      <w:r w:rsidRPr="003B265E">
        <w:t>El monto se determina aplicando la metodología del modelo financiero adaptado de VeriFinca: CAPEX + capital de trabajo 12 meses:</w:t>
      </w:r>
    </w:p>
    <w:p w14:paraId="1FDCBD9D" w14:textId="358A3FC8" w:rsidR="00013DF1" w:rsidRPr="00B531F2" w:rsidRDefault="00013DF1" w:rsidP="00617FE9">
      <w:pPr>
        <w:pStyle w:val="Figuras"/>
      </w:pPr>
      <w:bookmarkStart w:id="65" w:name="_Toc227357390"/>
      <w:r w:rsidRPr="00991A04">
        <w:t xml:space="preserve">Tabla </w:t>
      </w:r>
      <w:r>
        <w:fldChar w:fldCharType="begin"/>
      </w:r>
      <w:r>
        <w:instrText xml:space="preserve"> SEQ Tabla \* ARABIC </w:instrText>
      </w:r>
      <w:r>
        <w:fldChar w:fldCharType="separate"/>
      </w:r>
      <w:r w:rsidR="00B111AF">
        <w:rPr>
          <w:noProof/>
        </w:rPr>
        <w:t>20</w:t>
      </w:r>
      <w:r>
        <w:rPr>
          <w:noProof/>
        </w:rPr>
        <w:fldChar w:fldCharType="end"/>
      </w:r>
      <w:r w:rsidRPr="00B531F2">
        <w:br/>
        <w:t>Préstamo a Solicitar</w:t>
      </w:r>
      <w:bookmarkEnd w:id="65"/>
    </w:p>
    <w:tbl>
      <w:tblPr>
        <w:tblStyle w:val="Tablanormal2"/>
        <w:tblW w:w="5000" w:type="pct"/>
        <w:tblLook w:val="0660" w:firstRow="1" w:lastRow="1" w:firstColumn="0" w:lastColumn="0" w:noHBand="1" w:noVBand="1"/>
      </w:tblPr>
      <w:tblGrid>
        <w:gridCol w:w="7445"/>
        <w:gridCol w:w="1915"/>
      </w:tblGrid>
      <w:tr w:rsidR="00786795" w:rsidRPr="00B531F2" w14:paraId="71D3D817" w14:textId="77777777" w:rsidTr="00985AD8">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69C100B5" w14:textId="77777777" w:rsidR="00985AD8" w:rsidRPr="003B265E" w:rsidRDefault="00985AD8" w:rsidP="00985AD8">
            <w:pPr>
              <w:spacing w:before="120" w:after="0"/>
              <w:ind w:firstLine="0"/>
              <w:jc w:val="center"/>
              <w:rPr>
                <w:iCs/>
              </w:rPr>
            </w:pPr>
            <w:r w:rsidRPr="003B265E">
              <w:rPr>
                <w:iCs/>
              </w:rPr>
              <w:t>Concepto</w:t>
            </w:r>
          </w:p>
        </w:tc>
        <w:tc>
          <w:tcPr>
            <w:tcW w:w="0" w:type="auto"/>
            <w:vAlign w:val="center"/>
            <w:hideMark/>
          </w:tcPr>
          <w:p w14:paraId="2C4518C4" w14:textId="77777777" w:rsidR="00985AD8" w:rsidRPr="003B265E" w:rsidRDefault="00985AD8" w:rsidP="00985AD8">
            <w:pPr>
              <w:spacing w:before="120" w:after="0"/>
              <w:ind w:firstLine="0"/>
              <w:jc w:val="center"/>
              <w:rPr>
                <w:iCs/>
              </w:rPr>
            </w:pPr>
            <w:r w:rsidRPr="003B265E">
              <w:rPr>
                <w:iCs/>
              </w:rPr>
              <w:t>Monto (RD$)</w:t>
            </w:r>
          </w:p>
        </w:tc>
      </w:tr>
      <w:tr w:rsidR="00B1231F" w:rsidRPr="00B531F2" w14:paraId="0971152B" w14:textId="77777777" w:rsidTr="00635A25">
        <w:tc>
          <w:tcPr>
            <w:tcW w:w="0" w:type="auto"/>
            <w:vAlign w:val="center"/>
            <w:hideMark/>
          </w:tcPr>
          <w:p w14:paraId="6715CFBB" w14:textId="7CFC8EDD" w:rsidR="00B1231F" w:rsidRPr="003B265E" w:rsidRDefault="00B1231F" w:rsidP="00B1231F">
            <w:pPr>
              <w:spacing w:before="120" w:after="0"/>
              <w:ind w:firstLine="0"/>
              <w:jc w:val="center"/>
              <w:rPr>
                <w:iCs/>
              </w:rPr>
            </w:pPr>
            <w:r w:rsidRPr="003B265E">
              <w:rPr>
                <w:iCs/>
              </w:rPr>
              <w:t>CAPEX — inversión inicial total</w:t>
            </w:r>
          </w:p>
        </w:tc>
        <w:tc>
          <w:tcPr>
            <w:tcW w:w="0" w:type="auto"/>
            <w:hideMark/>
          </w:tcPr>
          <w:p w14:paraId="4ACF2FFF" w14:textId="4167B232" w:rsidR="00B1231F" w:rsidRPr="003B265E" w:rsidRDefault="00F25D26" w:rsidP="00B1231F">
            <w:pPr>
              <w:spacing w:before="120" w:after="0"/>
              <w:ind w:firstLine="0"/>
              <w:jc w:val="right"/>
              <w:rPr>
                <w:iCs/>
              </w:rPr>
            </w:pPr>
            <w:r w:rsidRPr="005E6113">
              <w:t xml:space="preserve"> $492,539.46 </w:t>
            </w:r>
          </w:p>
        </w:tc>
      </w:tr>
      <w:tr w:rsidR="00B1231F" w:rsidRPr="00B531F2" w14:paraId="68B86641" w14:textId="77777777" w:rsidTr="00635A25">
        <w:tc>
          <w:tcPr>
            <w:tcW w:w="0" w:type="auto"/>
            <w:vAlign w:val="center"/>
            <w:hideMark/>
          </w:tcPr>
          <w:p w14:paraId="5245C9B1" w14:textId="77777777" w:rsidR="00B1231F" w:rsidRPr="003B265E" w:rsidRDefault="00B1231F" w:rsidP="00B1231F">
            <w:pPr>
              <w:spacing w:before="120" w:after="0"/>
              <w:ind w:firstLine="0"/>
              <w:jc w:val="center"/>
              <w:rPr>
                <w:iCs/>
              </w:rPr>
            </w:pPr>
            <w:r w:rsidRPr="003B265E">
              <w:rPr>
                <w:iCs/>
              </w:rPr>
              <w:t>Capital de trabajo — OPEX startup 12 meses (RD$5,035 × 12)</w:t>
            </w:r>
          </w:p>
        </w:tc>
        <w:tc>
          <w:tcPr>
            <w:tcW w:w="0" w:type="auto"/>
            <w:hideMark/>
          </w:tcPr>
          <w:p w14:paraId="5A57788C" w14:textId="422BF9D6" w:rsidR="00B1231F" w:rsidRPr="003B265E" w:rsidRDefault="00F25D26" w:rsidP="00B1231F">
            <w:pPr>
              <w:spacing w:before="120" w:after="0"/>
              <w:ind w:firstLine="0"/>
              <w:jc w:val="right"/>
              <w:rPr>
                <w:iCs/>
              </w:rPr>
            </w:pPr>
            <w:r w:rsidRPr="005E6113">
              <w:t xml:space="preserve"> $108,520.20 </w:t>
            </w:r>
          </w:p>
        </w:tc>
      </w:tr>
      <w:tr w:rsidR="00B1231F" w:rsidRPr="00B531F2" w14:paraId="022D8872" w14:textId="77777777" w:rsidTr="00635A25">
        <w:tc>
          <w:tcPr>
            <w:tcW w:w="0" w:type="auto"/>
            <w:vAlign w:val="center"/>
            <w:hideMark/>
          </w:tcPr>
          <w:p w14:paraId="5078B81A" w14:textId="77777777" w:rsidR="00B1231F" w:rsidRPr="003B265E" w:rsidRDefault="00B1231F" w:rsidP="00B1231F">
            <w:pPr>
              <w:spacing w:before="120" w:after="0"/>
              <w:ind w:firstLine="0"/>
              <w:jc w:val="center"/>
              <w:rPr>
                <w:iCs/>
              </w:rPr>
            </w:pPr>
            <w:r w:rsidRPr="003B265E">
              <w:rPr>
                <w:b/>
                <w:iCs/>
              </w:rPr>
              <w:t>Total necesario</w:t>
            </w:r>
          </w:p>
        </w:tc>
        <w:tc>
          <w:tcPr>
            <w:tcW w:w="0" w:type="auto"/>
            <w:hideMark/>
          </w:tcPr>
          <w:p w14:paraId="423B90C4" w14:textId="2C1C6022" w:rsidR="00B1231F" w:rsidRPr="003B265E" w:rsidRDefault="00F25D26" w:rsidP="00B1231F">
            <w:pPr>
              <w:spacing w:before="120" w:after="0"/>
              <w:ind w:firstLine="0"/>
              <w:jc w:val="right"/>
              <w:rPr>
                <w:iCs/>
              </w:rPr>
            </w:pPr>
            <w:r w:rsidRPr="005E6113">
              <w:t xml:space="preserve"> $601,059.66 </w:t>
            </w:r>
          </w:p>
        </w:tc>
      </w:tr>
      <w:tr w:rsidR="00B1231F" w:rsidRPr="00B531F2" w14:paraId="51D01632" w14:textId="77777777" w:rsidTr="00635A25">
        <w:trPr>
          <w:cnfStyle w:val="010000000000" w:firstRow="0" w:lastRow="1" w:firstColumn="0" w:lastColumn="0" w:oddVBand="0" w:evenVBand="0" w:oddHBand="0" w:evenHBand="0" w:firstRowFirstColumn="0" w:firstRowLastColumn="0" w:lastRowFirstColumn="0" w:lastRowLastColumn="0"/>
        </w:trPr>
        <w:tc>
          <w:tcPr>
            <w:tcW w:w="0" w:type="auto"/>
            <w:vAlign w:val="center"/>
            <w:hideMark/>
          </w:tcPr>
          <w:p w14:paraId="27D83DB4" w14:textId="77777777" w:rsidR="00B1231F" w:rsidRPr="003B265E" w:rsidRDefault="00B1231F" w:rsidP="00B1231F">
            <w:pPr>
              <w:spacing w:before="120" w:after="0"/>
              <w:ind w:firstLine="0"/>
              <w:jc w:val="center"/>
              <w:rPr>
                <w:iCs/>
              </w:rPr>
            </w:pPr>
            <w:r w:rsidRPr="003B265E">
              <w:rPr>
                <w:iCs/>
              </w:rPr>
              <w:t>Préstamo a solicitar (redondeo comercial)</w:t>
            </w:r>
          </w:p>
        </w:tc>
        <w:tc>
          <w:tcPr>
            <w:tcW w:w="0" w:type="auto"/>
            <w:hideMark/>
          </w:tcPr>
          <w:p w14:paraId="2DC3F664" w14:textId="57A0C693" w:rsidR="00B1231F" w:rsidRPr="003B265E" w:rsidRDefault="00F25D26" w:rsidP="00B1231F">
            <w:pPr>
              <w:spacing w:before="120" w:after="0"/>
              <w:ind w:firstLine="0"/>
              <w:jc w:val="right"/>
              <w:rPr>
                <w:iCs/>
              </w:rPr>
            </w:pPr>
            <w:r w:rsidRPr="005E6113">
              <w:t xml:space="preserve"> $610,000.00 </w:t>
            </w:r>
          </w:p>
        </w:tc>
      </w:tr>
    </w:tbl>
    <w:p w14:paraId="24AC586C" w14:textId="3CCD0267" w:rsidR="006A101C" w:rsidRPr="001E6A76" w:rsidRDefault="00013DF1" w:rsidP="00BF1D0A">
      <w:r w:rsidRPr="001E6A76">
        <w:t>Fuente: Propia</w:t>
      </w:r>
    </w:p>
    <w:p w14:paraId="3AFD3FA9" w14:textId="77777777" w:rsidR="00013DF1" w:rsidRPr="00B531F2" w:rsidRDefault="00013DF1" w:rsidP="00BF1D0A">
      <w:pPr>
        <w:rPr>
          <w:i/>
          <w:iCs/>
        </w:rPr>
      </w:pPr>
    </w:p>
    <w:p w14:paraId="32BFAEB8" w14:textId="77777777" w:rsidR="007538E1" w:rsidRPr="00B531F2" w:rsidRDefault="007538E1">
      <w:pPr>
        <w:spacing w:before="120" w:after="200" w:line="264" w:lineRule="auto"/>
        <w:ind w:firstLine="0"/>
        <w:rPr>
          <w:rFonts w:eastAsiaTheme="majorEastAsia" w:cstheme="majorBidi"/>
          <w:b/>
          <w:i/>
          <w:color w:val="000000" w:themeColor="accent1" w:themeShade="80"/>
        </w:rPr>
      </w:pPr>
      <w:r w:rsidRPr="00B531F2">
        <w:br w:type="page"/>
      </w:r>
    </w:p>
    <w:p w14:paraId="78AFC95E" w14:textId="4C4FF6E6" w:rsidR="00E415FF" w:rsidRPr="00B531F2" w:rsidRDefault="00E415FF" w:rsidP="00E415FF">
      <w:pPr>
        <w:pStyle w:val="Ttulo5"/>
      </w:pPr>
      <w:r w:rsidRPr="00B531F2">
        <w:lastRenderedPageBreak/>
        <w:t>Condiciones propuestas</w:t>
      </w:r>
    </w:p>
    <w:p w14:paraId="404A920A" w14:textId="6F230C37" w:rsidR="00A755C4" w:rsidRPr="00B531F2" w:rsidRDefault="00E415FF" w:rsidP="00E415FF">
      <w:r w:rsidRPr="00B531F2">
        <w:t>Se propone gestionar el préstamo ante una entidad bancaria comercial dominicana (Banco Popular Dominicano</w:t>
      </w:r>
      <w:r w:rsidR="0012537D" w:rsidRPr="00B531F2">
        <w:t>)</w:t>
      </w:r>
      <w:r w:rsidRPr="00B531F2">
        <w:t>, bajo condiciones de financiamiento para proyectos tecnológicos de pymes vigentes en la República Dominicana:</w:t>
      </w:r>
    </w:p>
    <w:p w14:paraId="545641C8" w14:textId="05AA982C" w:rsidR="005A1A45" w:rsidRPr="00B531F2" w:rsidRDefault="005A1A45" w:rsidP="00617FE9">
      <w:pPr>
        <w:pStyle w:val="Figuras"/>
      </w:pPr>
      <w:bookmarkStart w:id="66" w:name="_Toc227357391"/>
      <w:r w:rsidRPr="00991A04">
        <w:t xml:space="preserve">Tabla </w:t>
      </w:r>
      <w:r>
        <w:fldChar w:fldCharType="begin"/>
      </w:r>
      <w:r>
        <w:instrText xml:space="preserve"> SEQ Tabla \* ARABIC </w:instrText>
      </w:r>
      <w:r>
        <w:fldChar w:fldCharType="separate"/>
      </w:r>
      <w:r w:rsidR="00B111AF">
        <w:rPr>
          <w:noProof/>
        </w:rPr>
        <w:t>21</w:t>
      </w:r>
      <w:r>
        <w:rPr>
          <w:noProof/>
        </w:rPr>
        <w:fldChar w:fldCharType="end"/>
      </w:r>
      <w:r w:rsidRPr="00B531F2">
        <w:br/>
        <w:t>Total a Pagar al Banco</w:t>
      </w:r>
      <w:bookmarkEnd w:id="66"/>
    </w:p>
    <w:tbl>
      <w:tblPr>
        <w:tblStyle w:val="Tablanormal2"/>
        <w:tblW w:w="5000" w:type="pct"/>
        <w:tblLook w:val="0660" w:firstRow="1" w:lastRow="1" w:firstColumn="0" w:lastColumn="0" w:noHBand="1" w:noVBand="1"/>
      </w:tblPr>
      <w:tblGrid>
        <w:gridCol w:w="4097"/>
        <w:gridCol w:w="5263"/>
      </w:tblGrid>
      <w:tr w:rsidR="00786795" w:rsidRPr="00B531F2" w14:paraId="3DE313C5" w14:textId="77777777" w:rsidTr="00607869">
        <w:trPr>
          <w:cnfStyle w:val="100000000000" w:firstRow="1" w:lastRow="0" w:firstColumn="0" w:lastColumn="0" w:oddVBand="0" w:evenVBand="0" w:oddHBand="0" w:evenHBand="0" w:firstRowFirstColumn="0" w:firstRowLastColumn="0" w:lastRowFirstColumn="0" w:lastRowLastColumn="0"/>
        </w:trPr>
        <w:tc>
          <w:tcPr>
            <w:tcW w:w="0" w:type="auto"/>
            <w:hideMark/>
          </w:tcPr>
          <w:p w14:paraId="1988C8D0" w14:textId="77777777" w:rsidR="006A101C" w:rsidRPr="00640AF5" w:rsidRDefault="006A101C" w:rsidP="007538E1">
            <w:pPr>
              <w:spacing w:before="120" w:after="0"/>
              <w:ind w:firstLine="0"/>
              <w:jc w:val="center"/>
              <w:rPr>
                <w:szCs w:val="20"/>
              </w:rPr>
            </w:pPr>
            <w:r w:rsidRPr="00640AF5">
              <w:rPr>
                <w:szCs w:val="20"/>
              </w:rPr>
              <w:t>Parámetro</w:t>
            </w:r>
          </w:p>
        </w:tc>
        <w:tc>
          <w:tcPr>
            <w:tcW w:w="0" w:type="auto"/>
            <w:hideMark/>
          </w:tcPr>
          <w:p w14:paraId="2F8C8BFC" w14:textId="661EDE86" w:rsidR="006A101C" w:rsidRPr="00640AF5" w:rsidRDefault="006A101C" w:rsidP="007538E1">
            <w:pPr>
              <w:spacing w:before="120" w:after="0"/>
              <w:ind w:firstLine="0"/>
              <w:jc w:val="center"/>
              <w:rPr>
                <w:szCs w:val="20"/>
              </w:rPr>
            </w:pPr>
            <w:r w:rsidRPr="00640AF5">
              <w:rPr>
                <w:szCs w:val="20"/>
              </w:rPr>
              <w:t>Valor</w:t>
            </w:r>
            <w:r w:rsidR="00B028C2">
              <w:rPr>
                <w:szCs w:val="20"/>
              </w:rPr>
              <w:t xml:space="preserve"> RD$</w:t>
            </w:r>
          </w:p>
        </w:tc>
      </w:tr>
      <w:tr w:rsidR="00786795" w:rsidRPr="00B531F2" w14:paraId="081B1A38" w14:textId="77777777" w:rsidTr="008C43A7">
        <w:tc>
          <w:tcPr>
            <w:tcW w:w="0" w:type="auto"/>
            <w:hideMark/>
          </w:tcPr>
          <w:p w14:paraId="4B7A4282" w14:textId="77777777" w:rsidR="006A101C" w:rsidRPr="00640AF5" w:rsidRDefault="006A101C" w:rsidP="007538E1">
            <w:pPr>
              <w:spacing w:before="120" w:after="0"/>
              <w:ind w:firstLine="0"/>
              <w:jc w:val="center"/>
              <w:rPr>
                <w:szCs w:val="20"/>
              </w:rPr>
            </w:pPr>
            <w:r w:rsidRPr="00640AF5">
              <w:rPr>
                <w:szCs w:val="20"/>
              </w:rPr>
              <w:t>Monto principal</w:t>
            </w:r>
          </w:p>
        </w:tc>
        <w:tc>
          <w:tcPr>
            <w:tcW w:w="0" w:type="auto"/>
            <w:vAlign w:val="center"/>
            <w:hideMark/>
          </w:tcPr>
          <w:p w14:paraId="2C565C2E" w14:textId="526F3982" w:rsidR="006A101C" w:rsidRPr="00640AF5" w:rsidRDefault="00974662" w:rsidP="005C1357">
            <w:pPr>
              <w:spacing w:before="120" w:after="0"/>
              <w:ind w:firstLine="0"/>
              <w:jc w:val="right"/>
              <w:rPr>
                <w:szCs w:val="20"/>
              </w:rPr>
            </w:pPr>
            <w:r w:rsidRPr="00974662">
              <w:rPr>
                <w:szCs w:val="20"/>
              </w:rPr>
              <w:t>$610,000.00</w:t>
            </w:r>
          </w:p>
        </w:tc>
      </w:tr>
      <w:tr w:rsidR="00786795" w:rsidRPr="00B531F2" w14:paraId="172DEC27" w14:textId="77777777" w:rsidTr="008C43A7">
        <w:tc>
          <w:tcPr>
            <w:tcW w:w="0" w:type="auto"/>
            <w:hideMark/>
          </w:tcPr>
          <w:p w14:paraId="12C99117" w14:textId="77777777" w:rsidR="006A101C" w:rsidRPr="00640AF5" w:rsidRDefault="006A101C" w:rsidP="007538E1">
            <w:pPr>
              <w:spacing w:before="120" w:after="0"/>
              <w:ind w:firstLine="0"/>
              <w:jc w:val="center"/>
              <w:rPr>
                <w:szCs w:val="20"/>
              </w:rPr>
            </w:pPr>
            <w:r w:rsidRPr="00640AF5">
              <w:rPr>
                <w:szCs w:val="20"/>
              </w:rPr>
              <w:t>Tasa de interés anual</w:t>
            </w:r>
          </w:p>
        </w:tc>
        <w:tc>
          <w:tcPr>
            <w:tcW w:w="0" w:type="auto"/>
            <w:vAlign w:val="center"/>
            <w:hideMark/>
          </w:tcPr>
          <w:p w14:paraId="59CFE26A" w14:textId="20FD68BA" w:rsidR="006A101C" w:rsidRPr="00640AF5" w:rsidRDefault="006A101C" w:rsidP="005C1357">
            <w:pPr>
              <w:spacing w:before="120" w:after="0"/>
              <w:ind w:firstLine="0"/>
              <w:jc w:val="right"/>
              <w:rPr>
                <w:szCs w:val="20"/>
              </w:rPr>
            </w:pPr>
            <w:r w:rsidRPr="00640AF5">
              <w:rPr>
                <w:szCs w:val="20"/>
              </w:rPr>
              <w:t>1</w:t>
            </w:r>
            <w:r w:rsidR="003308C3">
              <w:rPr>
                <w:szCs w:val="20"/>
              </w:rPr>
              <w:t>6.5</w:t>
            </w:r>
            <w:r w:rsidRPr="00640AF5">
              <w:rPr>
                <w:szCs w:val="20"/>
              </w:rPr>
              <w:t xml:space="preserve">% </w:t>
            </w:r>
            <w:sdt>
              <w:sdtPr>
                <w:rPr>
                  <w:szCs w:val="20"/>
                </w:rPr>
                <w:id w:val="1938939362"/>
                <w:citation/>
              </w:sdtPr>
              <w:sdtEndPr/>
              <w:sdtContent>
                <w:r w:rsidR="00A82B3F" w:rsidRPr="00640AF5">
                  <w:rPr>
                    <w:szCs w:val="20"/>
                  </w:rPr>
                  <w:fldChar w:fldCharType="begin"/>
                </w:r>
                <w:r w:rsidR="00A82B3F" w:rsidRPr="00640AF5">
                  <w:rPr>
                    <w:szCs w:val="20"/>
                  </w:rPr>
                  <w:instrText xml:space="preserve"> CITATION Ban25 \l 2058 </w:instrText>
                </w:r>
                <w:r w:rsidR="00A82B3F" w:rsidRPr="00640AF5">
                  <w:rPr>
                    <w:szCs w:val="20"/>
                  </w:rPr>
                  <w:fldChar w:fldCharType="separate"/>
                </w:r>
                <w:r w:rsidR="00852EF3" w:rsidRPr="00852EF3">
                  <w:rPr>
                    <w:noProof/>
                    <w:szCs w:val="20"/>
                  </w:rPr>
                  <w:t>(Banco Popular Dominicano, 2025)</w:t>
                </w:r>
                <w:r w:rsidR="00A82B3F" w:rsidRPr="00640AF5">
                  <w:rPr>
                    <w:szCs w:val="20"/>
                  </w:rPr>
                  <w:fldChar w:fldCharType="end"/>
                </w:r>
              </w:sdtContent>
            </w:sdt>
          </w:p>
        </w:tc>
      </w:tr>
      <w:tr w:rsidR="00786795" w:rsidRPr="00B531F2" w14:paraId="30A21E58" w14:textId="77777777" w:rsidTr="008C43A7">
        <w:tc>
          <w:tcPr>
            <w:tcW w:w="0" w:type="auto"/>
            <w:hideMark/>
          </w:tcPr>
          <w:p w14:paraId="57C9605E" w14:textId="77777777" w:rsidR="006A101C" w:rsidRPr="00640AF5" w:rsidRDefault="006A101C" w:rsidP="007538E1">
            <w:pPr>
              <w:spacing w:before="120" w:after="0"/>
              <w:ind w:firstLine="0"/>
              <w:jc w:val="center"/>
              <w:rPr>
                <w:szCs w:val="20"/>
              </w:rPr>
            </w:pPr>
            <w:r w:rsidRPr="00640AF5">
              <w:rPr>
                <w:szCs w:val="20"/>
              </w:rPr>
              <w:t>Tasa mensual equivalente</w:t>
            </w:r>
          </w:p>
        </w:tc>
        <w:tc>
          <w:tcPr>
            <w:tcW w:w="0" w:type="auto"/>
            <w:vAlign w:val="center"/>
            <w:hideMark/>
          </w:tcPr>
          <w:p w14:paraId="6382EBEF" w14:textId="4F4A8ECA" w:rsidR="006A101C" w:rsidRPr="00640AF5" w:rsidRDefault="006A101C" w:rsidP="005C1357">
            <w:pPr>
              <w:spacing w:before="120" w:after="0"/>
              <w:ind w:firstLine="0"/>
              <w:jc w:val="right"/>
              <w:rPr>
                <w:szCs w:val="20"/>
              </w:rPr>
            </w:pPr>
            <w:r w:rsidRPr="00640AF5">
              <w:rPr>
                <w:szCs w:val="20"/>
              </w:rPr>
              <w:t>1.</w:t>
            </w:r>
            <w:r w:rsidR="00223337" w:rsidRPr="00640AF5">
              <w:rPr>
                <w:szCs w:val="20"/>
              </w:rPr>
              <w:t>3</w:t>
            </w:r>
            <w:r w:rsidR="00882723" w:rsidRPr="00640AF5">
              <w:rPr>
                <w:szCs w:val="20"/>
              </w:rPr>
              <w:t>7</w:t>
            </w:r>
            <w:r w:rsidRPr="00640AF5">
              <w:rPr>
                <w:szCs w:val="20"/>
              </w:rPr>
              <w:t>5%</w:t>
            </w:r>
          </w:p>
        </w:tc>
      </w:tr>
      <w:tr w:rsidR="00786795" w:rsidRPr="00B531F2" w14:paraId="5E48B3E2" w14:textId="77777777" w:rsidTr="008C43A7">
        <w:tc>
          <w:tcPr>
            <w:tcW w:w="0" w:type="auto"/>
            <w:hideMark/>
          </w:tcPr>
          <w:p w14:paraId="5672ECBC" w14:textId="77777777" w:rsidR="006A101C" w:rsidRPr="00640AF5" w:rsidRDefault="006A101C" w:rsidP="007538E1">
            <w:pPr>
              <w:spacing w:before="120" w:after="0"/>
              <w:ind w:firstLine="0"/>
              <w:jc w:val="center"/>
              <w:rPr>
                <w:szCs w:val="20"/>
              </w:rPr>
            </w:pPr>
            <w:r w:rsidRPr="00640AF5">
              <w:rPr>
                <w:szCs w:val="20"/>
              </w:rPr>
              <w:t>Plazo de amortización</w:t>
            </w:r>
          </w:p>
        </w:tc>
        <w:tc>
          <w:tcPr>
            <w:tcW w:w="0" w:type="auto"/>
            <w:vAlign w:val="center"/>
            <w:hideMark/>
          </w:tcPr>
          <w:p w14:paraId="11F0CF2D" w14:textId="77777777" w:rsidR="006A101C" w:rsidRPr="00640AF5" w:rsidRDefault="006A101C" w:rsidP="005C1357">
            <w:pPr>
              <w:spacing w:before="120" w:after="0"/>
              <w:ind w:firstLine="0"/>
              <w:jc w:val="right"/>
              <w:rPr>
                <w:szCs w:val="20"/>
              </w:rPr>
            </w:pPr>
            <w:r w:rsidRPr="00640AF5">
              <w:rPr>
                <w:szCs w:val="20"/>
              </w:rPr>
              <w:t>36 meses (3 años)</w:t>
            </w:r>
          </w:p>
        </w:tc>
      </w:tr>
      <w:tr w:rsidR="00071F63" w:rsidRPr="00B531F2" w14:paraId="4331447A" w14:textId="77777777" w:rsidTr="008C43A7">
        <w:tc>
          <w:tcPr>
            <w:tcW w:w="0" w:type="auto"/>
            <w:hideMark/>
          </w:tcPr>
          <w:p w14:paraId="2629CA55" w14:textId="77777777" w:rsidR="00071F63" w:rsidRPr="00640AF5" w:rsidRDefault="00071F63" w:rsidP="00071F63">
            <w:pPr>
              <w:spacing w:before="120" w:after="0"/>
              <w:ind w:firstLine="0"/>
              <w:jc w:val="center"/>
              <w:rPr>
                <w:szCs w:val="20"/>
              </w:rPr>
            </w:pPr>
            <w:r w:rsidRPr="00640AF5">
              <w:rPr>
                <w:szCs w:val="20"/>
              </w:rPr>
              <w:t>Cuota mensual fija</w:t>
            </w:r>
          </w:p>
        </w:tc>
        <w:tc>
          <w:tcPr>
            <w:tcW w:w="0" w:type="auto"/>
            <w:vAlign w:val="center"/>
            <w:hideMark/>
          </w:tcPr>
          <w:p w14:paraId="2C43E191" w14:textId="0FFE05DF" w:rsidR="00071F63" w:rsidRPr="00640AF5" w:rsidRDefault="00974662" w:rsidP="00071F63">
            <w:pPr>
              <w:spacing w:before="120" w:after="0"/>
              <w:ind w:firstLine="0"/>
              <w:jc w:val="right"/>
              <w:rPr>
                <w:szCs w:val="20"/>
              </w:rPr>
            </w:pPr>
            <w:r w:rsidRPr="004C1668">
              <w:t xml:space="preserve"> $21,596.67 </w:t>
            </w:r>
          </w:p>
        </w:tc>
      </w:tr>
      <w:tr w:rsidR="00071F63" w:rsidRPr="00B531F2" w14:paraId="4FC06FE5" w14:textId="77777777" w:rsidTr="008C43A7">
        <w:tc>
          <w:tcPr>
            <w:tcW w:w="0" w:type="auto"/>
            <w:hideMark/>
          </w:tcPr>
          <w:p w14:paraId="541CDD20" w14:textId="77777777" w:rsidR="00071F63" w:rsidRPr="00640AF5" w:rsidRDefault="00071F63" w:rsidP="00071F63">
            <w:pPr>
              <w:spacing w:before="120" w:after="0"/>
              <w:ind w:firstLine="0"/>
              <w:jc w:val="center"/>
              <w:rPr>
                <w:szCs w:val="20"/>
              </w:rPr>
            </w:pPr>
            <w:r w:rsidRPr="00640AF5">
              <w:rPr>
                <w:szCs w:val="20"/>
              </w:rPr>
              <w:t>Costo financiero total (intereses)</w:t>
            </w:r>
          </w:p>
        </w:tc>
        <w:tc>
          <w:tcPr>
            <w:tcW w:w="0" w:type="auto"/>
            <w:vAlign w:val="center"/>
            <w:hideMark/>
          </w:tcPr>
          <w:p w14:paraId="725C0889" w14:textId="1F340718" w:rsidR="00071F63" w:rsidRPr="00640AF5" w:rsidRDefault="00974662" w:rsidP="00071F63">
            <w:pPr>
              <w:spacing w:before="120" w:after="0"/>
              <w:ind w:firstLine="0"/>
              <w:jc w:val="right"/>
              <w:rPr>
                <w:szCs w:val="20"/>
              </w:rPr>
            </w:pPr>
            <w:r w:rsidRPr="004C1668">
              <w:t xml:space="preserve"> $167,480.24 </w:t>
            </w:r>
          </w:p>
        </w:tc>
      </w:tr>
      <w:tr w:rsidR="00071F63" w:rsidRPr="00B531F2" w14:paraId="0BE5770C" w14:textId="77777777" w:rsidTr="008C43A7">
        <w:trPr>
          <w:cnfStyle w:val="010000000000" w:firstRow="0" w:lastRow="1" w:firstColumn="0" w:lastColumn="0" w:oddVBand="0" w:evenVBand="0" w:oddHBand="0" w:evenHBand="0" w:firstRowFirstColumn="0" w:firstRowLastColumn="0" w:lastRowFirstColumn="0" w:lastRowLastColumn="0"/>
        </w:trPr>
        <w:tc>
          <w:tcPr>
            <w:tcW w:w="0" w:type="auto"/>
            <w:hideMark/>
          </w:tcPr>
          <w:p w14:paraId="24919569" w14:textId="72966B89" w:rsidR="00071F63" w:rsidRPr="00640AF5" w:rsidRDefault="00071F63" w:rsidP="00071F63">
            <w:pPr>
              <w:spacing w:before="120" w:after="0"/>
              <w:ind w:firstLine="0"/>
              <w:jc w:val="center"/>
              <w:rPr>
                <w:szCs w:val="20"/>
              </w:rPr>
            </w:pPr>
            <w:r w:rsidRPr="00640AF5">
              <w:rPr>
                <w:szCs w:val="20"/>
              </w:rPr>
              <w:t>Total a pagar al banco</w:t>
            </w:r>
          </w:p>
        </w:tc>
        <w:tc>
          <w:tcPr>
            <w:tcW w:w="0" w:type="auto"/>
            <w:vAlign w:val="center"/>
            <w:hideMark/>
          </w:tcPr>
          <w:p w14:paraId="001DA23C" w14:textId="2A00D759" w:rsidR="00071F63" w:rsidRPr="00640AF5" w:rsidRDefault="00974662" w:rsidP="00071F63">
            <w:pPr>
              <w:spacing w:before="120" w:after="0"/>
              <w:ind w:firstLine="0"/>
              <w:jc w:val="right"/>
              <w:rPr>
                <w:szCs w:val="20"/>
              </w:rPr>
            </w:pPr>
            <w:r w:rsidRPr="004C1668">
              <w:t xml:space="preserve"> $777,480.24 </w:t>
            </w:r>
          </w:p>
        </w:tc>
      </w:tr>
    </w:tbl>
    <w:p w14:paraId="651CD875" w14:textId="209BCFB2" w:rsidR="00A43895" w:rsidRPr="00B531F2" w:rsidRDefault="005A1A45">
      <w:pPr>
        <w:spacing w:before="120" w:after="200" w:line="264" w:lineRule="auto"/>
        <w:ind w:firstLine="0"/>
      </w:pPr>
      <w:r w:rsidRPr="00B531F2">
        <w:t>Fuente: Propia</w:t>
      </w:r>
      <w:r w:rsidR="00A82B3F" w:rsidRPr="00B531F2">
        <w:t xml:space="preserve">, basado en </w:t>
      </w:r>
      <w:sdt>
        <w:sdtPr>
          <w:id w:val="579107838"/>
          <w:citation/>
        </w:sdtPr>
        <w:sdtEndPr/>
        <w:sdtContent>
          <w:r w:rsidR="00A82B3F" w:rsidRPr="00B531F2">
            <w:fldChar w:fldCharType="begin"/>
          </w:r>
          <w:r w:rsidR="00A82B3F" w:rsidRPr="00B531F2">
            <w:instrText xml:space="preserve"> CITATION Ban25 \l 2058 </w:instrText>
          </w:r>
          <w:r w:rsidR="00A82B3F" w:rsidRPr="00B531F2">
            <w:fldChar w:fldCharType="separate"/>
          </w:r>
          <w:r w:rsidR="00852EF3" w:rsidRPr="00852EF3">
            <w:rPr>
              <w:noProof/>
            </w:rPr>
            <w:t>(Banco Popular Dominicano, 2025)</w:t>
          </w:r>
          <w:r w:rsidR="00A82B3F" w:rsidRPr="00B531F2">
            <w:fldChar w:fldCharType="end"/>
          </w:r>
        </w:sdtContent>
      </w:sdt>
    </w:p>
    <w:p w14:paraId="33CF5EC0" w14:textId="77777777" w:rsidR="0095260B" w:rsidRPr="00B531F2" w:rsidRDefault="0095260B">
      <w:pPr>
        <w:spacing w:before="120" w:after="200" w:line="264" w:lineRule="auto"/>
        <w:ind w:firstLine="0"/>
        <w:rPr>
          <w:rFonts w:eastAsiaTheme="majorEastAsia" w:cstheme="majorBidi"/>
          <w:b/>
          <w:bCs/>
          <w:i/>
          <w:color w:val="auto"/>
          <w:spacing w:val="-5"/>
        </w:rPr>
      </w:pPr>
    </w:p>
    <w:p w14:paraId="313C8CFC" w14:textId="7819CD61" w:rsidR="00A8550C" w:rsidRPr="00B531F2" w:rsidRDefault="00A8550C" w:rsidP="00617FE9">
      <w:pPr>
        <w:pStyle w:val="Figuras"/>
      </w:pPr>
      <w:bookmarkStart w:id="67" w:name="_Toc227357392"/>
      <w:r w:rsidRPr="00B531F2">
        <w:t xml:space="preserve">Tabla </w:t>
      </w:r>
      <w:r>
        <w:fldChar w:fldCharType="begin"/>
      </w:r>
      <w:r>
        <w:instrText xml:space="preserve"> SEQ Tabla \* ARABIC </w:instrText>
      </w:r>
      <w:r>
        <w:fldChar w:fldCharType="separate"/>
      </w:r>
      <w:r w:rsidR="00B111AF">
        <w:rPr>
          <w:noProof/>
        </w:rPr>
        <w:t>22</w:t>
      </w:r>
      <w:r>
        <w:rPr>
          <w:noProof/>
        </w:rPr>
        <w:fldChar w:fldCharType="end"/>
      </w:r>
      <w:r w:rsidRPr="00B531F2">
        <w:br/>
        <w:t>Amortización Anual del Préstamo</w:t>
      </w:r>
      <w:bookmarkEnd w:id="67"/>
    </w:p>
    <w:tbl>
      <w:tblPr>
        <w:tblStyle w:val="Tablanormal2"/>
        <w:tblW w:w="0" w:type="auto"/>
        <w:tblLook w:val="0660" w:firstRow="1" w:lastRow="1" w:firstColumn="0" w:lastColumn="0" w:noHBand="1" w:noVBand="1"/>
      </w:tblPr>
      <w:tblGrid>
        <w:gridCol w:w="672"/>
        <w:gridCol w:w="2090"/>
        <w:gridCol w:w="2036"/>
        <w:gridCol w:w="2441"/>
        <w:gridCol w:w="2121"/>
      </w:tblGrid>
      <w:tr w:rsidR="002B03B4" w:rsidRPr="00B531F2" w14:paraId="1C42DFEE" w14:textId="77777777" w:rsidTr="009D2A75">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2504A2A3" w14:textId="77777777" w:rsidR="00F645E6" w:rsidRPr="00640AF5" w:rsidRDefault="00F645E6" w:rsidP="00F645E6">
            <w:pPr>
              <w:spacing w:before="120" w:after="0"/>
              <w:ind w:firstLine="0"/>
              <w:jc w:val="center"/>
              <w:rPr>
                <w:szCs w:val="18"/>
              </w:rPr>
            </w:pPr>
            <w:r w:rsidRPr="00640AF5">
              <w:rPr>
                <w:szCs w:val="18"/>
              </w:rPr>
              <w:t>Año</w:t>
            </w:r>
          </w:p>
        </w:tc>
        <w:tc>
          <w:tcPr>
            <w:tcW w:w="0" w:type="auto"/>
            <w:vAlign w:val="center"/>
            <w:hideMark/>
          </w:tcPr>
          <w:p w14:paraId="3DE00DB9" w14:textId="0ACCD1F0" w:rsidR="00F645E6" w:rsidRPr="00640AF5" w:rsidRDefault="00F645E6" w:rsidP="00F645E6">
            <w:pPr>
              <w:spacing w:before="120" w:after="0"/>
              <w:ind w:firstLine="0"/>
              <w:jc w:val="center"/>
              <w:rPr>
                <w:szCs w:val="18"/>
              </w:rPr>
            </w:pPr>
            <w:r w:rsidRPr="00640AF5">
              <w:rPr>
                <w:szCs w:val="18"/>
              </w:rPr>
              <w:t>Cuotas Anuales (RD$)</w:t>
            </w:r>
          </w:p>
        </w:tc>
        <w:tc>
          <w:tcPr>
            <w:tcW w:w="0" w:type="auto"/>
            <w:vAlign w:val="center"/>
            <w:hideMark/>
          </w:tcPr>
          <w:p w14:paraId="577B491F" w14:textId="6F9E2A91" w:rsidR="00F645E6" w:rsidRPr="00640AF5" w:rsidRDefault="00F645E6" w:rsidP="00F645E6">
            <w:pPr>
              <w:spacing w:before="120" w:after="0"/>
              <w:ind w:firstLine="0"/>
              <w:jc w:val="center"/>
              <w:rPr>
                <w:szCs w:val="18"/>
              </w:rPr>
            </w:pPr>
            <w:r w:rsidRPr="00640AF5">
              <w:rPr>
                <w:szCs w:val="18"/>
              </w:rPr>
              <w:t>Interés Pagado (RD$)</w:t>
            </w:r>
          </w:p>
        </w:tc>
        <w:tc>
          <w:tcPr>
            <w:tcW w:w="0" w:type="auto"/>
            <w:vAlign w:val="center"/>
            <w:hideMark/>
          </w:tcPr>
          <w:p w14:paraId="2FB11F14" w14:textId="35A9F7CA" w:rsidR="00F645E6" w:rsidRPr="00640AF5" w:rsidRDefault="00F645E6" w:rsidP="00F645E6">
            <w:pPr>
              <w:spacing w:before="120" w:after="0"/>
              <w:ind w:firstLine="0"/>
              <w:jc w:val="center"/>
              <w:rPr>
                <w:szCs w:val="18"/>
              </w:rPr>
            </w:pPr>
            <w:r w:rsidRPr="00640AF5">
              <w:rPr>
                <w:szCs w:val="18"/>
              </w:rPr>
              <w:t>Capital Amortizado (RD$)</w:t>
            </w:r>
          </w:p>
        </w:tc>
        <w:tc>
          <w:tcPr>
            <w:tcW w:w="0" w:type="auto"/>
            <w:vAlign w:val="center"/>
            <w:hideMark/>
          </w:tcPr>
          <w:p w14:paraId="3901FC90" w14:textId="77777777" w:rsidR="00F645E6" w:rsidRPr="00640AF5" w:rsidRDefault="00F645E6" w:rsidP="00F645E6">
            <w:pPr>
              <w:spacing w:before="120" w:after="0"/>
              <w:ind w:firstLine="0"/>
              <w:jc w:val="center"/>
              <w:rPr>
                <w:szCs w:val="18"/>
              </w:rPr>
            </w:pPr>
            <w:r w:rsidRPr="00640AF5">
              <w:rPr>
                <w:szCs w:val="18"/>
              </w:rPr>
              <w:t>Saldo Pendiente (RD$)</w:t>
            </w:r>
          </w:p>
        </w:tc>
      </w:tr>
      <w:tr w:rsidR="00EB49C8" w:rsidRPr="00B531F2" w14:paraId="1D816FFF" w14:textId="77777777" w:rsidTr="009D2A75">
        <w:tc>
          <w:tcPr>
            <w:tcW w:w="0" w:type="auto"/>
            <w:vAlign w:val="center"/>
            <w:hideMark/>
          </w:tcPr>
          <w:p w14:paraId="4C95691A" w14:textId="77777777" w:rsidR="00EB49C8" w:rsidRPr="00640AF5" w:rsidRDefault="00EB49C8" w:rsidP="00EB49C8">
            <w:pPr>
              <w:spacing w:before="120" w:after="0"/>
              <w:ind w:firstLine="0"/>
              <w:jc w:val="center"/>
              <w:rPr>
                <w:szCs w:val="18"/>
              </w:rPr>
            </w:pPr>
            <w:r w:rsidRPr="00640AF5">
              <w:rPr>
                <w:szCs w:val="18"/>
              </w:rPr>
              <w:t>1</w:t>
            </w:r>
          </w:p>
        </w:tc>
        <w:tc>
          <w:tcPr>
            <w:tcW w:w="0" w:type="auto"/>
            <w:hideMark/>
          </w:tcPr>
          <w:p w14:paraId="1AEDFAC4" w14:textId="7D522A93" w:rsidR="00EB49C8" w:rsidRPr="00640AF5" w:rsidRDefault="00B1310A" w:rsidP="00EB49C8">
            <w:pPr>
              <w:spacing w:before="120" w:after="0"/>
              <w:ind w:firstLine="0"/>
              <w:jc w:val="right"/>
              <w:rPr>
                <w:szCs w:val="18"/>
              </w:rPr>
            </w:pPr>
            <w:r w:rsidRPr="00915A50">
              <w:t xml:space="preserve"> $259,160.08 </w:t>
            </w:r>
          </w:p>
        </w:tc>
        <w:tc>
          <w:tcPr>
            <w:tcW w:w="0" w:type="auto"/>
            <w:hideMark/>
          </w:tcPr>
          <w:p w14:paraId="36B9EF65" w14:textId="543840E9" w:rsidR="00EB49C8" w:rsidRPr="00640AF5" w:rsidRDefault="00D4761C" w:rsidP="00EB49C8">
            <w:pPr>
              <w:spacing w:before="120" w:after="0"/>
              <w:ind w:firstLine="0"/>
              <w:jc w:val="right"/>
              <w:rPr>
                <w:szCs w:val="18"/>
              </w:rPr>
            </w:pPr>
            <w:r w:rsidRPr="002C03F4">
              <w:t xml:space="preserve"> $88,095.88 </w:t>
            </w:r>
          </w:p>
        </w:tc>
        <w:tc>
          <w:tcPr>
            <w:tcW w:w="0" w:type="auto"/>
            <w:hideMark/>
          </w:tcPr>
          <w:p w14:paraId="1621C664" w14:textId="0D1F2010" w:rsidR="00EB49C8" w:rsidRPr="00640AF5" w:rsidRDefault="005A3141" w:rsidP="00EB49C8">
            <w:pPr>
              <w:spacing w:before="120" w:after="0"/>
              <w:ind w:firstLine="0"/>
              <w:jc w:val="right"/>
              <w:rPr>
                <w:szCs w:val="18"/>
              </w:rPr>
            </w:pPr>
            <w:r>
              <w:t xml:space="preserve"> $171,064.20 </w:t>
            </w:r>
          </w:p>
        </w:tc>
        <w:tc>
          <w:tcPr>
            <w:tcW w:w="0" w:type="auto"/>
            <w:vAlign w:val="center"/>
            <w:hideMark/>
          </w:tcPr>
          <w:p w14:paraId="28C4B5DC" w14:textId="7E1DAB20" w:rsidR="00EB49C8" w:rsidRPr="00640AF5" w:rsidRDefault="005D0756" w:rsidP="00EB49C8">
            <w:pPr>
              <w:spacing w:before="120" w:after="0"/>
              <w:ind w:firstLine="0"/>
              <w:jc w:val="right"/>
              <w:rPr>
                <w:szCs w:val="18"/>
              </w:rPr>
            </w:pPr>
            <w:r w:rsidRPr="005D0756">
              <w:rPr>
                <w:szCs w:val="18"/>
              </w:rPr>
              <w:t>$438,935.80</w:t>
            </w:r>
          </w:p>
        </w:tc>
      </w:tr>
      <w:tr w:rsidR="00EB49C8" w:rsidRPr="00B531F2" w14:paraId="626B859E" w14:textId="77777777" w:rsidTr="009D2A75">
        <w:tc>
          <w:tcPr>
            <w:tcW w:w="0" w:type="auto"/>
            <w:vAlign w:val="center"/>
            <w:hideMark/>
          </w:tcPr>
          <w:p w14:paraId="09B25086" w14:textId="77777777" w:rsidR="00EB49C8" w:rsidRPr="00640AF5" w:rsidRDefault="00EB49C8" w:rsidP="00EB49C8">
            <w:pPr>
              <w:spacing w:before="120" w:after="0"/>
              <w:ind w:firstLine="0"/>
              <w:jc w:val="center"/>
              <w:rPr>
                <w:szCs w:val="18"/>
              </w:rPr>
            </w:pPr>
            <w:r w:rsidRPr="00640AF5">
              <w:rPr>
                <w:szCs w:val="18"/>
              </w:rPr>
              <w:t>2</w:t>
            </w:r>
          </w:p>
        </w:tc>
        <w:tc>
          <w:tcPr>
            <w:tcW w:w="0" w:type="auto"/>
            <w:hideMark/>
          </w:tcPr>
          <w:p w14:paraId="18C7D1B7" w14:textId="533AD5FF" w:rsidR="00EB49C8" w:rsidRPr="00640AF5" w:rsidRDefault="00B1310A" w:rsidP="00EB49C8">
            <w:pPr>
              <w:spacing w:before="120" w:after="0"/>
              <w:ind w:firstLine="0"/>
              <w:jc w:val="right"/>
              <w:rPr>
                <w:szCs w:val="18"/>
              </w:rPr>
            </w:pPr>
            <w:r w:rsidRPr="00915A50">
              <w:t xml:space="preserve"> $259,160.08 </w:t>
            </w:r>
          </w:p>
        </w:tc>
        <w:tc>
          <w:tcPr>
            <w:tcW w:w="0" w:type="auto"/>
            <w:hideMark/>
          </w:tcPr>
          <w:p w14:paraId="44C51353" w14:textId="13307CB8" w:rsidR="00EB49C8" w:rsidRPr="00640AF5" w:rsidRDefault="00D4761C" w:rsidP="00EB49C8">
            <w:pPr>
              <w:spacing w:before="120" w:after="0"/>
              <w:ind w:firstLine="0"/>
              <w:jc w:val="right"/>
              <w:rPr>
                <w:szCs w:val="18"/>
              </w:rPr>
            </w:pPr>
            <w:r w:rsidRPr="002C03F4">
              <w:t xml:space="preserve"> $57,634.80 </w:t>
            </w:r>
          </w:p>
        </w:tc>
        <w:tc>
          <w:tcPr>
            <w:tcW w:w="0" w:type="auto"/>
            <w:hideMark/>
          </w:tcPr>
          <w:p w14:paraId="578339AF" w14:textId="462D5398" w:rsidR="00EB49C8" w:rsidRPr="00640AF5" w:rsidRDefault="005A3141" w:rsidP="00EB49C8">
            <w:pPr>
              <w:spacing w:before="120" w:after="0"/>
              <w:ind w:firstLine="0"/>
              <w:jc w:val="right"/>
              <w:rPr>
                <w:szCs w:val="18"/>
              </w:rPr>
            </w:pPr>
            <w:r>
              <w:t xml:space="preserve"> $201,525.28 </w:t>
            </w:r>
          </w:p>
        </w:tc>
        <w:tc>
          <w:tcPr>
            <w:tcW w:w="0" w:type="auto"/>
            <w:vAlign w:val="center"/>
            <w:hideMark/>
          </w:tcPr>
          <w:p w14:paraId="6048C2F1" w14:textId="1FC52614" w:rsidR="00EB49C8" w:rsidRPr="00640AF5" w:rsidRDefault="00CA123F" w:rsidP="00EB49C8">
            <w:pPr>
              <w:spacing w:before="120" w:after="0"/>
              <w:ind w:firstLine="0"/>
              <w:jc w:val="right"/>
              <w:rPr>
                <w:szCs w:val="18"/>
              </w:rPr>
            </w:pPr>
            <w:r w:rsidRPr="00CA123F">
              <w:rPr>
                <w:szCs w:val="18"/>
              </w:rPr>
              <w:t>$280,222.25</w:t>
            </w:r>
          </w:p>
        </w:tc>
      </w:tr>
      <w:tr w:rsidR="00EB49C8" w:rsidRPr="00B531F2" w14:paraId="7D4904B6" w14:textId="77777777" w:rsidTr="009D2A75">
        <w:tc>
          <w:tcPr>
            <w:tcW w:w="0" w:type="auto"/>
            <w:vAlign w:val="center"/>
            <w:hideMark/>
          </w:tcPr>
          <w:p w14:paraId="51F1F815" w14:textId="77777777" w:rsidR="00EB49C8" w:rsidRPr="00640AF5" w:rsidRDefault="00EB49C8" w:rsidP="00EB49C8">
            <w:pPr>
              <w:spacing w:before="120" w:after="0"/>
              <w:ind w:firstLine="0"/>
              <w:jc w:val="center"/>
              <w:rPr>
                <w:szCs w:val="18"/>
              </w:rPr>
            </w:pPr>
            <w:r w:rsidRPr="00640AF5">
              <w:rPr>
                <w:szCs w:val="18"/>
              </w:rPr>
              <w:t>3</w:t>
            </w:r>
          </w:p>
        </w:tc>
        <w:tc>
          <w:tcPr>
            <w:tcW w:w="0" w:type="auto"/>
            <w:hideMark/>
          </w:tcPr>
          <w:p w14:paraId="4AC716DE" w14:textId="53ECC343" w:rsidR="00EB49C8" w:rsidRPr="00640AF5" w:rsidRDefault="00B1310A" w:rsidP="00EB49C8">
            <w:pPr>
              <w:spacing w:before="120" w:after="0"/>
              <w:ind w:firstLine="0"/>
              <w:jc w:val="right"/>
              <w:rPr>
                <w:szCs w:val="18"/>
              </w:rPr>
            </w:pPr>
            <w:r w:rsidRPr="00915A50">
              <w:t xml:space="preserve"> $259,160.08 </w:t>
            </w:r>
          </w:p>
        </w:tc>
        <w:tc>
          <w:tcPr>
            <w:tcW w:w="0" w:type="auto"/>
            <w:hideMark/>
          </w:tcPr>
          <w:p w14:paraId="52C5294D" w14:textId="3D0BC166" w:rsidR="00EB49C8" w:rsidRPr="00640AF5" w:rsidRDefault="00D4761C" w:rsidP="00EB49C8">
            <w:pPr>
              <w:spacing w:before="120" w:after="0"/>
              <w:ind w:firstLine="0"/>
              <w:jc w:val="right"/>
              <w:rPr>
                <w:szCs w:val="18"/>
              </w:rPr>
            </w:pPr>
            <w:r w:rsidRPr="002C03F4">
              <w:t xml:space="preserve"> $21,749.57 </w:t>
            </w:r>
          </w:p>
        </w:tc>
        <w:tc>
          <w:tcPr>
            <w:tcW w:w="0" w:type="auto"/>
            <w:hideMark/>
          </w:tcPr>
          <w:p w14:paraId="70CE42F7" w14:textId="07073AA7" w:rsidR="00EB49C8" w:rsidRPr="00640AF5" w:rsidRDefault="005A3141" w:rsidP="00EB49C8">
            <w:pPr>
              <w:spacing w:before="120" w:after="0"/>
              <w:ind w:firstLine="0"/>
              <w:jc w:val="right"/>
              <w:rPr>
                <w:szCs w:val="18"/>
              </w:rPr>
            </w:pPr>
            <w:r>
              <w:t xml:space="preserve"> $237,410.51 </w:t>
            </w:r>
          </w:p>
        </w:tc>
        <w:tc>
          <w:tcPr>
            <w:tcW w:w="0" w:type="auto"/>
            <w:vAlign w:val="center"/>
            <w:hideMark/>
          </w:tcPr>
          <w:p w14:paraId="33EBEF53" w14:textId="1CEBE9BF" w:rsidR="00EB49C8" w:rsidRPr="00640AF5" w:rsidRDefault="00EB49C8" w:rsidP="00EB49C8">
            <w:pPr>
              <w:spacing w:before="120" w:after="0"/>
              <w:ind w:firstLine="0"/>
              <w:jc w:val="right"/>
              <w:rPr>
                <w:szCs w:val="18"/>
              </w:rPr>
            </w:pPr>
            <w:r w:rsidRPr="00640AF5">
              <w:rPr>
                <w:szCs w:val="18"/>
              </w:rPr>
              <w:t>$0.00</w:t>
            </w:r>
          </w:p>
        </w:tc>
      </w:tr>
      <w:tr w:rsidR="002B03B4" w:rsidRPr="00B531F2" w14:paraId="11C609F3" w14:textId="77777777" w:rsidTr="009D2A75">
        <w:trPr>
          <w:cnfStyle w:val="010000000000" w:firstRow="0" w:lastRow="1" w:firstColumn="0" w:lastColumn="0" w:oddVBand="0" w:evenVBand="0" w:oddHBand="0" w:evenHBand="0" w:firstRowFirstColumn="0" w:firstRowLastColumn="0" w:lastRowFirstColumn="0" w:lastRowLastColumn="0"/>
        </w:trPr>
        <w:tc>
          <w:tcPr>
            <w:tcW w:w="0" w:type="auto"/>
            <w:vAlign w:val="center"/>
            <w:hideMark/>
          </w:tcPr>
          <w:p w14:paraId="7546B7D8" w14:textId="77777777" w:rsidR="00760641" w:rsidRPr="00640AF5" w:rsidRDefault="00760641" w:rsidP="00760641">
            <w:pPr>
              <w:spacing w:before="120" w:after="0"/>
              <w:ind w:firstLine="0"/>
              <w:jc w:val="center"/>
              <w:rPr>
                <w:szCs w:val="18"/>
              </w:rPr>
            </w:pPr>
            <w:r w:rsidRPr="00640AF5">
              <w:rPr>
                <w:szCs w:val="18"/>
              </w:rPr>
              <w:t>Total</w:t>
            </w:r>
          </w:p>
        </w:tc>
        <w:tc>
          <w:tcPr>
            <w:tcW w:w="0" w:type="auto"/>
            <w:vAlign w:val="center"/>
            <w:hideMark/>
          </w:tcPr>
          <w:p w14:paraId="3507D1E1" w14:textId="3B61CEEB" w:rsidR="00760641" w:rsidRPr="00640AF5" w:rsidRDefault="00B1310A" w:rsidP="00760641">
            <w:pPr>
              <w:spacing w:before="120" w:after="0"/>
              <w:ind w:firstLine="0"/>
              <w:jc w:val="right"/>
              <w:rPr>
                <w:szCs w:val="18"/>
              </w:rPr>
            </w:pPr>
            <w:r w:rsidRPr="00B1310A">
              <w:rPr>
                <w:szCs w:val="18"/>
              </w:rPr>
              <w:t>$777,480.24</w:t>
            </w:r>
          </w:p>
        </w:tc>
        <w:tc>
          <w:tcPr>
            <w:tcW w:w="0" w:type="auto"/>
            <w:vAlign w:val="center"/>
            <w:hideMark/>
          </w:tcPr>
          <w:p w14:paraId="080B7AAF" w14:textId="324BD454" w:rsidR="00760641" w:rsidRPr="00640AF5" w:rsidRDefault="00D4761C" w:rsidP="00760641">
            <w:pPr>
              <w:spacing w:before="120" w:after="0"/>
              <w:ind w:firstLine="0"/>
              <w:jc w:val="right"/>
              <w:rPr>
                <w:szCs w:val="18"/>
              </w:rPr>
            </w:pPr>
            <w:r w:rsidRPr="00D4761C">
              <w:rPr>
                <w:szCs w:val="18"/>
              </w:rPr>
              <w:t>$167,480.24</w:t>
            </w:r>
          </w:p>
        </w:tc>
        <w:tc>
          <w:tcPr>
            <w:tcW w:w="0" w:type="auto"/>
            <w:vAlign w:val="center"/>
            <w:hideMark/>
          </w:tcPr>
          <w:p w14:paraId="3B6E4C2A" w14:textId="221D74E2" w:rsidR="00760641" w:rsidRPr="00640AF5" w:rsidRDefault="00D4761C" w:rsidP="00760641">
            <w:pPr>
              <w:spacing w:before="120" w:after="0"/>
              <w:ind w:firstLine="0"/>
              <w:jc w:val="right"/>
              <w:rPr>
                <w:szCs w:val="18"/>
              </w:rPr>
            </w:pPr>
            <w:r w:rsidRPr="00D4761C">
              <w:rPr>
                <w:szCs w:val="18"/>
              </w:rPr>
              <w:t>$610,000.00</w:t>
            </w:r>
          </w:p>
        </w:tc>
        <w:tc>
          <w:tcPr>
            <w:tcW w:w="0" w:type="auto"/>
            <w:vAlign w:val="center"/>
            <w:hideMark/>
          </w:tcPr>
          <w:p w14:paraId="116CB0C4" w14:textId="77777777" w:rsidR="00760641" w:rsidRPr="00640AF5" w:rsidRDefault="00760641" w:rsidP="00760641">
            <w:pPr>
              <w:spacing w:before="120" w:after="0"/>
              <w:ind w:firstLine="0"/>
              <w:jc w:val="right"/>
              <w:rPr>
                <w:szCs w:val="18"/>
              </w:rPr>
            </w:pPr>
            <w:r w:rsidRPr="00640AF5">
              <w:rPr>
                <w:szCs w:val="18"/>
              </w:rPr>
              <w:t>—</w:t>
            </w:r>
          </w:p>
        </w:tc>
      </w:tr>
    </w:tbl>
    <w:p w14:paraId="514DC289" w14:textId="0FC8FDFD" w:rsidR="00760641" w:rsidRPr="00B531F2" w:rsidRDefault="00A8550C">
      <w:pPr>
        <w:spacing w:before="120" w:after="200" w:line="264" w:lineRule="auto"/>
        <w:ind w:firstLine="0"/>
      </w:pPr>
      <w:r w:rsidRPr="00B531F2">
        <w:t>Fuente: Propia</w:t>
      </w:r>
    </w:p>
    <w:p w14:paraId="2290415C" w14:textId="1A6578D6" w:rsidR="00F84E88" w:rsidRPr="00B531F2" w:rsidRDefault="00EC7B6F" w:rsidP="005E2E1A">
      <w:r w:rsidRPr="00B531F2">
        <w:t>La cuota mensual de </w:t>
      </w:r>
      <w:r w:rsidRPr="00B531F2">
        <w:rPr>
          <w:b/>
          <w:bCs/>
        </w:rPr>
        <w:t>RD$2</w:t>
      </w:r>
      <w:r w:rsidR="00AA00BC">
        <w:rPr>
          <w:b/>
          <w:bCs/>
        </w:rPr>
        <w:t>1</w:t>
      </w:r>
      <w:r w:rsidRPr="00B531F2">
        <w:rPr>
          <w:b/>
          <w:bCs/>
        </w:rPr>
        <w:t>,</w:t>
      </w:r>
      <w:r w:rsidR="00AA00BC">
        <w:rPr>
          <w:b/>
          <w:bCs/>
        </w:rPr>
        <w:t>596</w:t>
      </w:r>
      <w:r w:rsidRPr="00B531F2">
        <w:rPr>
          <w:b/>
          <w:bCs/>
        </w:rPr>
        <w:t>.</w:t>
      </w:r>
      <w:r w:rsidR="00D46841">
        <w:rPr>
          <w:b/>
          <w:bCs/>
        </w:rPr>
        <w:t>6</w:t>
      </w:r>
      <w:r w:rsidR="00AA00BC">
        <w:rPr>
          <w:b/>
          <w:bCs/>
        </w:rPr>
        <w:t>7</w:t>
      </w:r>
      <w:r w:rsidRPr="00B531F2">
        <w:t> representa el principal compromiso financiero fijo durante los 36 meses de financiamiento. Sumada al OPEX mensual de </w:t>
      </w:r>
      <w:r w:rsidRPr="00B531F2">
        <w:rPr>
          <w:i/>
          <w:iCs/>
        </w:rPr>
        <w:t>startup</w:t>
      </w:r>
      <w:r w:rsidRPr="00B531F2">
        <w:t> (RD$</w:t>
      </w:r>
      <w:r w:rsidR="00034898">
        <w:t>9</w:t>
      </w:r>
      <w:r w:rsidRPr="00B531F2">
        <w:t>,</w:t>
      </w:r>
      <w:r w:rsidR="00034898">
        <w:t>043</w:t>
      </w:r>
      <w:r w:rsidR="00B33059">
        <w:t>.</w:t>
      </w:r>
      <w:r w:rsidR="00034898">
        <w:t>35</w:t>
      </w:r>
      <w:r w:rsidRPr="00B531F2">
        <w:t xml:space="preserve">), el egreso fijo total del </w:t>
      </w:r>
      <w:r w:rsidRPr="00B531F2">
        <w:lastRenderedPageBreak/>
        <w:t>primer año asciende a </w:t>
      </w:r>
      <w:r w:rsidRPr="00B531F2">
        <w:rPr>
          <w:b/>
          <w:bCs/>
        </w:rPr>
        <w:t>RD$3</w:t>
      </w:r>
      <w:r w:rsidR="00B97538">
        <w:rPr>
          <w:b/>
          <w:bCs/>
        </w:rPr>
        <w:t>0</w:t>
      </w:r>
      <w:r w:rsidRPr="00B531F2">
        <w:rPr>
          <w:b/>
          <w:bCs/>
        </w:rPr>
        <w:t>,</w:t>
      </w:r>
      <w:r w:rsidR="00B97538">
        <w:rPr>
          <w:b/>
          <w:bCs/>
        </w:rPr>
        <w:t>640</w:t>
      </w:r>
      <w:r w:rsidR="00B33059">
        <w:rPr>
          <w:b/>
          <w:bCs/>
        </w:rPr>
        <w:t>.</w:t>
      </w:r>
      <w:r w:rsidR="00B97538">
        <w:rPr>
          <w:b/>
          <w:bCs/>
        </w:rPr>
        <w:t>02</w:t>
      </w:r>
      <w:r w:rsidRPr="00B531F2">
        <w:rPr>
          <w:b/>
          <w:bCs/>
        </w:rPr>
        <w:t>/mes</w:t>
      </w:r>
      <w:r w:rsidRPr="00B531F2">
        <w:t>. Con un precio de plan Profesional de RD$</w:t>
      </w:r>
      <w:r w:rsidR="00B97538">
        <w:t>3</w:t>
      </w:r>
      <w:r w:rsidRPr="00B531F2">
        <w:t>,500, se requiere un mínimo de </w:t>
      </w:r>
      <w:r w:rsidR="00B97538">
        <w:rPr>
          <w:b/>
          <w:bCs/>
        </w:rPr>
        <w:t>9 a 10</w:t>
      </w:r>
      <w:r w:rsidRPr="00B531F2">
        <w:rPr>
          <w:b/>
          <w:bCs/>
        </w:rPr>
        <w:t xml:space="preserve"> clientes pagadores activos</w:t>
      </w:r>
      <w:r w:rsidRPr="00B531F2">
        <w:t> para cubrir la totalidad de los egresos mensuales</w:t>
      </w:r>
      <w:r w:rsidR="005E2E1A" w:rsidRPr="00B531F2">
        <w:t>.</w:t>
      </w:r>
    </w:p>
    <w:p w14:paraId="0539D570" w14:textId="77777777" w:rsidR="00F84E88" w:rsidRPr="00B531F2" w:rsidRDefault="00F84E88" w:rsidP="005E2E1A"/>
    <w:p w14:paraId="3FCFF98A" w14:textId="77777777" w:rsidR="00F84E88" w:rsidRPr="00B531F2" w:rsidRDefault="00F84E88" w:rsidP="00F84E88">
      <w:pPr>
        <w:pStyle w:val="Ttulo5"/>
      </w:pPr>
      <w:r w:rsidRPr="00B531F2">
        <w:t>Análisis Costo-Beneficio y Retorno de Inversión</w:t>
      </w:r>
    </w:p>
    <w:p w14:paraId="7752ECDB" w14:textId="183413A8" w:rsidR="00053141" w:rsidRPr="00B531F2" w:rsidRDefault="00053141" w:rsidP="00617FE9">
      <w:pPr>
        <w:pStyle w:val="Figuras"/>
      </w:pPr>
      <w:bookmarkStart w:id="68" w:name="_Toc227357393"/>
      <w:r w:rsidRPr="00991A04">
        <w:t xml:space="preserve">Tabla </w:t>
      </w:r>
      <w:r>
        <w:fldChar w:fldCharType="begin"/>
      </w:r>
      <w:r>
        <w:instrText xml:space="preserve"> SEQ Tabla \* ARABIC </w:instrText>
      </w:r>
      <w:r>
        <w:fldChar w:fldCharType="separate"/>
      </w:r>
      <w:r w:rsidR="00B111AF">
        <w:rPr>
          <w:noProof/>
        </w:rPr>
        <w:t>23</w:t>
      </w:r>
      <w:r>
        <w:rPr>
          <w:noProof/>
        </w:rPr>
        <w:fldChar w:fldCharType="end"/>
      </w:r>
      <w:r w:rsidRPr="00B531F2">
        <w:br/>
        <w:t>OPEX mensual post-lanzamiento</w:t>
      </w:r>
      <w:bookmarkEnd w:id="68"/>
    </w:p>
    <w:tbl>
      <w:tblPr>
        <w:tblStyle w:val="Tablanormal2"/>
        <w:tblW w:w="5000" w:type="pct"/>
        <w:tblLook w:val="0620" w:firstRow="1" w:lastRow="0" w:firstColumn="0" w:lastColumn="0" w:noHBand="1" w:noVBand="1"/>
      </w:tblPr>
      <w:tblGrid>
        <w:gridCol w:w="2939"/>
        <w:gridCol w:w="3161"/>
        <w:gridCol w:w="3260"/>
      </w:tblGrid>
      <w:tr w:rsidR="00C466F3" w:rsidRPr="00B531F2" w14:paraId="24F37E31" w14:textId="77777777" w:rsidTr="00C2513A">
        <w:trPr>
          <w:cnfStyle w:val="100000000000" w:firstRow="1" w:lastRow="0" w:firstColumn="0" w:lastColumn="0" w:oddVBand="0" w:evenVBand="0" w:oddHBand="0" w:evenHBand="0" w:firstRowFirstColumn="0" w:firstRowLastColumn="0" w:lastRowFirstColumn="0" w:lastRowLastColumn="0"/>
        </w:trPr>
        <w:tc>
          <w:tcPr>
            <w:tcW w:w="0" w:type="pct"/>
            <w:vAlign w:val="center"/>
            <w:hideMark/>
          </w:tcPr>
          <w:p w14:paraId="396F0D39" w14:textId="77777777" w:rsidR="00F84E88" w:rsidRPr="00640AF5" w:rsidRDefault="00F84E88" w:rsidP="0048056B">
            <w:pPr>
              <w:spacing w:before="120" w:after="0"/>
              <w:ind w:firstLine="0"/>
              <w:jc w:val="center"/>
              <w:rPr>
                <w:szCs w:val="20"/>
              </w:rPr>
            </w:pPr>
            <w:r w:rsidRPr="00640AF5">
              <w:rPr>
                <w:szCs w:val="20"/>
              </w:rPr>
              <w:t>Período</w:t>
            </w:r>
          </w:p>
        </w:tc>
        <w:tc>
          <w:tcPr>
            <w:tcW w:w="0" w:type="pct"/>
            <w:vAlign w:val="center"/>
            <w:hideMark/>
          </w:tcPr>
          <w:p w14:paraId="745B1D2B" w14:textId="77777777" w:rsidR="00F84E88" w:rsidRPr="00640AF5" w:rsidRDefault="00F84E88" w:rsidP="0048056B">
            <w:pPr>
              <w:spacing w:before="120" w:after="0"/>
              <w:ind w:firstLine="0"/>
              <w:jc w:val="center"/>
              <w:rPr>
                <w:szCs w:val="20"/>
              </w:rPr>
            </w:pPr>
            <w:r w:rsidRPr="00640AF5">
              <w:rPr>
                <w:szCs w:val="20"/>
              </w:rPr>
              <w:t>OPEX Mensual (RD$)</w:t>
            </w:r>
          </w:p>
        </w:tc>
        <w:tc>
          <w:tcPr>
            <w:tcW w:w="0" w:type="pct"/>
            <w:vAlign w:val="center"/>
            <w:hideMark/>
          </w:tcPr>
          <w:p w14:paraId="667AF62D" w14:textId="77777777" w:rsidR="00F84E88" w:rsidRPr="00640AF5" w:rsidRDefault="00F84E88" w:rsidP="0048056B">
            <w:pPr>
              <w:spacing w:before="120" w:after="0"/>
              <w:ind w:firstLine="0"/>
              <w:jc w:val="center"/>
              <w:rPr>
                <w:szCs w:val="20"/>
              </w:rPr>
            </w:pPr>
            <w:r w:rsidRPr="00640AF5">
              <w:rPr>
                <w:szCs w:val="20"/>
              </w:rPr>
              <w:t>OPEX Anual (RD$)</w:t>
            </w:r>
          </w:p>
        </w:tc>
      </w:tr>
      <w:tr w:rsidR="00C466F3" w:rsidRPr="0079574E" w14:paraId="3736BCA3" w14:textId="77777777" w:rsidTr="00C2513A">
        <w:tc>
          <w:tcPr>
            <w:tcW w:w="0" w:type="pct"/>
            <w:vAlign w:val="center"/>
            <w:hideMark/>
          </w:tcPr>
          <w:p w14:paraId="2C3CF70B" w14:textId="77777777" w:rsidR="00F84E88" w:rsidRPr="00640AF5" w:rsidRDefault="00F84E88" w:rsidP="0048056B">
            <w:pPr>
              <w:spacing w:before="120" w:after="0"/>
              <w:ind w:firstLine="0"/>
              <w:jc w:val="center"/>
              <w:rPr>
                <w:szCs w:val="20"/>
              </w:rPr>
            </w:pPr>
            <w:r w:rsidRPr="00640AF5">
              <w:rPr>
                <w:szCs w:val="20"/>
              </w:rPr>
              <w:t>Años 1–2 (startup)</w:t>
            </w:r>
          </w:p>
        </w:tc>
        <w:tc>
          <w:tcPr>
            <w:tcW w:w="0" w:type="pct"/>
            <w:vAlign w:val="center"/>
            <w:hideMark/>
          </w:tcPr>
          <w:p w14:paraId="39DE2149" w14:textId="41D97BCA" w:rsidR="00F84E88" w:rsidRPr="00640AF5" w:rsidRDefault="00ED5BD8" w:rsidP="0048056B">
            <w:pPr>
              <w:spacing w:before="120" w:after="0"/>
              <w:ind w:firstLine="0"/>
              <w:jc w:val="right"/>
              <w:rPr>
                <w:szCs w:val="20"/>
              </w:rPr>
            </w:pPr>
            <w:r w:rsidRPr="00ED5BD8">
              <w:rPr>
                <w:szCs w:val="20"/>
              </w:rPr>
              <w:t>$9,043.35</w:t>
            </w:r>
          </w:p>
        </w:tc>
        <w:tc>
          <w:tcPr>
            <w:tcW w:w="0" w:type="pct"/>
            <w:vAlign w:val="center"/>
            <w:hideMark/>
          </w:tcPr>
          <w:p w14:paraId="19AFC184" w14:textId="4F6ECA40" w:rsidR="00F84E88" w:rsidRPr="00640AF5" w:rsidRDefault="00ED5BD8" w:rsidP="0048056B">
            <w:pPr>
              <w:spacing w:before="120" w:after="0"/>
              <w:ind w:firstLine="0"/>
              <w:jc w:val="right"/>
              <w:rPr>
                <w:szCs w:val="20"/>
              </w:rPr>
            </w:pPr>
            <w:r w:rsidRPr="00ED5BD8">
              <w:rPr>
                <w:szCs w:val="20"/>
              </w:rPr>
              <w:t>$108,520.20</w:t>
            </w:r>
          </w:p>
        </w:tc>
      </w:tr>
      <w:tr w:rsidR="00C466F3" w:rsidRPr="00B531F2" w14:paraId="3F1A3BF3" w14:textId="77777777" w:rsidTr="00C2513A">
        <w:tc>
          <w:tcPr>
            <w:tcW w:w="0" w:type="pct"/>
            <w:vAlign w:val="center"/>
            <w:hideMark/>
          </w:tcPr>
          <w:p w14:paraId="49EF9095" w14:textId="77777777" w:rsidR="00F84E88" w:rsidRPr="00640AF5" w:rsidRDefault="00F84E88" w:rsidP="0048056B">
            <w:pPr>
              <w:spacing w:before="120" w:after="0"/>
              <w:ind w:firstLine="0"/>
              <w:jc w:val="center"/>
              <w:rPr>
                <w:szCs w:val="20"/>
              </w:rPr>
            </w:pPr>
            <w:r w:rsidRPr="00640AF5">
              <w:rPr>
                <w:szCs w:val="20"/>
              </w:rPr>
              <w:t>Años 3–5 (scale-up)</w:t>
            </w:r>
          </w:p>
        </w:tc>
        <w:tc>
          <w:tcPr>
            <w:tcW w:w="0" w:type="pct"/>
            <w:hideMark/>
          </w:tcPr>
          <w:p w14:paraId="068A7608" w14:textId="6851D93B" w:rsidR="00F84E88" w:rsidRPr="00640AF5" w:rsidRDefault="00ED5BD8" w:rsidP="0048056B">
            <w:pPr>
              <w:spacing w:before="120" w:after="0"/>
              <w:ind w:firstLine="0"/>
              <w:jc w:val="right"/>
              <w:rPr>
                <w:szCs w:val="20"/>
              </w:rPr>
            </w:pPr>
            <w:r w:rsidRPr="00985200">
              <w:t xml:space="preserve"> $27,694.05 </w:t>
            </w:r>
          </w:p>
        </w:tc>
        <w:tc>
          <w:tcPr>
            <w:tcW w:w="0" w:type="pct"/>
            <w:hideMark/>
          </w:tcPr>
          <w:p w14:paraId="08DEB27A" w14:textId="2707A06D" w:rsidR="00F84E88" w:rsidRPr="00640AF5" w:rsidRDefault="00ED5BD8" w:rsidP="0048056B">
            <w:pPr>
              <w:spacing w:before="120" w:after="0"/>
              <w:ind w:firstLine="0"/>
              <w:jc w:val="right"/>
              <w:rPr>
                <w:szCs w:val="20"/>
              </w:rPr>
            </w:pPr>
            <w:r w:rsidRPr="00985200">
              <w:t xml:space="preserve"> $332,328.60 </w:t>
            </w:r>
          </w:p>
        </w:tc>
      </w:tr>
    </w:tbl>
    <w:p w14:paraId="515389A7" w14:textId="77777777" w:rsidR="00A03CA7" w:rsidRPr="00B531F2" w:rsidRDefault="00A03CA7" w:rsidP="00A03CA7">
      <w:pPr>
        <w:ind w:firstLine="0"/>
      </w:pPr>
      <w:r w:rsidRPr="00B531F2">
        <w:t>Fuente: Propia</w:t>
      </w:r>
    </w:p>
    <w:p w14:paraId="02767CE6" w14:textId="6CF4E1BB" w:rsidR="00E85288" w:rsidRPr="00B531F2" w:rsidRDefault="00E85288">
      <w:pPr>
        <w:spacing w:before="120" w:after="200" w:line="264" w:lineRule="auto"/>
        <w:ind w:firstLine="0"/>
        <w:rPr>
          <w:rFonts w:eastAsiaTheme="majorEastAsia" w:cstheme="majorBidi"/>
          <w:b/>
          <w:bCs/>
          <w:iCs/>
          <w:color w:val="000000" w:themeColor="accent1" w:themeShade="BF"/>
        </w:rPr>
      </w:pPr>
    </w:p>
    <w:p w14:paraId="200E7537" w14:textId="6C61E40B" w:rsidR="003A38F4" w:rsidRPr="00B531F2" w:rsidRDefault="003A38F4" w:rsidP="002521BA">
      <w:pPr>
        <w:pStyle w:val="Ttulo4"/>
      </w:pPr>
      <w:r w:rsidRPr="00B531F2">
        <w:t>Punto de equilibrio (Break-Even)</w:t>
      </w:r>
    </w:p>
    <w:p w14:paraId="2B81D93E" w14:textId="5C9944BF" w:rsidR="005A1A45" w:rsidRPr="00B531F2" w:rsidRDefault="003A38F4" w:rsidP="003A38F4">
      <w:r w:rsidRPr="00B531F2">
        <w:t xml:space="preserve">La </w:t>
      </w:r>
      <w:r w:rsidR="00502D3D" w:rsidRPr="00B531F2">
        <w:t>proyección</w:t>
      </w:r>
      <w:r w:rsidRPr="00B531F2">
        <w:t xml:space="preserve"> financiera utiliza como supuesto base el escenario más conservador: la totalidad de clientes contratando únicamente el Plan Profesional (RD$</w:t>
      </w:r>
      <w:r w:rsidR="00ED5BD8">
        <w:t>3</w:t>
      </w:r>
      <w:r w:rsidRPr="00B531F2">
        <w:t xml:space="preserve">,500/mes), dado que representa el nivel de suscripción más económico con ingreso de caja </w:t>
      </w:r>
      <w:sdt>
        <w:sdtPr>
          <w:id w:val="515971297"/>
          <w:citation/>
        </w:sdtPr>
        <w:sdtEndPr/>
        <w:sdtContent>
          <w:r w:rsidRPr="00B531F2">
            <w:fldChar w:fldCharType="begin"/>
          </w:r>
          <w:r w:rsidRPr="00B531F2">
            <w:instrText xml:space="preserve"> CITATION McG \l 2058 </w:instrText>
          </w:r>
          <w:r w:rsidRPr="00B531F2">
            <w:fldChar w:fldCharType="separate"/>
          </w:r>
          <w:r w:rsidR="00852EF3" w:rsidRPr="00852EF3">
            <w:rPr>
              <w:noProof/>
            </w:rPr>
            <w:t>(Baca Urbina, 2001)</w:t>
          </w:r>
          <w:r w:rsidRPr="00B531F2">
            <w:fldChar w:fldCharType="end"/>
          </w:r>
        </w:sdtContent>
      </w:sdt>
      <w:r w:rsidRPr="00B531F2">
        <w:t>.</w:t>
      </w:r>
    </w:p>
    <w:p w14:paraId="1F3652A6" w14:textId="37906A34" w:rsidR="007134B7" w:rsidRPr="00B531F2" w:rsidRDefault="007134B7" w:rsidP="007134B7">
      <w:r w:rsidRPr="00B531F2">
        <w:rPr>
          <w:b/>
          <w:bCs/>
        </w:rPr>
        <w:t>Punto de equilibrio operativo</w:t>
      </w:r>
      <w:r w:rsidRPr="00B531F2">
        <w:t> (sin servicio de deuda): </w:t>
      </w:r>
      <w:r w:rsidR="00A812B2">
        <w:rPr>
          <w:b/>
          <w:bCs/>
        </w:rPr>
        <w:t>3</w:t>
      </w:r>
      <w:r w:rsidRPr="00B531F2">
        <w:rPr>
          <w:b/>
          <w:bCs/>
        </w:rPr>
        <w:t xml:space="preserve"> clientes pagadores</w:t>
      </w:r>
      <w:r w:rsidRPr="00B531F2">
        <w:t> </w:t>
      </w:r>
      <w:r w:rsidRPr="00B531F2">
        <w:rPr>
          <w:rFonts w:cs="Times New Roman"/>
        </w:rPr>
        <w:t>→</w:t>
      </w:r>
      <w:r w:rsidRPr="00B531F2">
        <w:t xml:space="preserve"> ingresos de RD$</w:t>
      </w:r>
      <w:r w:rsidR="00A812B2" w:rsidRPr="00A812B2">
        <w:t>10</w:t>
      </w:r>
      <w:r w:rsidR="00A812B2">
        <w:t>,</w:t>
      </w:r>
      <w:r w:rsidR="00721BB2" w:rsidRPr="00721BB2">
        <w:t xml:space="preserve">093.43 </w:t>
      </w:r>
      <w:r w:rsidRPr="00B531F2">
        <w:t>vs. OPEX de RD$</w:t>
      </w:r>
      <w:r w:rsidR="00A2759B" w:rsidRPr="00ED5BD8">
        <w:rPr>
          <w:szCs w:val="20"/>
        </w:rPr>
        <w:t>9,043.35</w:t>
      </w:r>
      <w:r w:rsidRPr="00B531F2">
        <w:t>.</w:t>
      </w:r>
    </w:p>
    <w:p w14:paraId="2606D6B0" w14:textId="7CD74D9C" w:rsidR="007134B7" w:rsidRPr="00B531F2" w:rsidRDefault="007134B7" w:rsidP="003A38F4">
      <w:r w:rsidRPr="00B531F2">
        <w:rPr>
          <w:b/>
          <w:bCs/>
        </w:rPr>
        <w:t>Punto de equilibrio financiero completo</w:t>
      </w:r>
      <w:r w:rsidRPr="00B531F2">
        <w:t> (OPEX + cuota préstamo = RD$3</w:t>
      </w:r>
      <w:r w:rsidR="00A2759B">
        <w:t>0</w:t>
      </w:r>
      <w:r w:rsidRPr="00B531F2">
        <w:t>,</w:t>
      </w:r>
      <w:r w:rsidR="00A2759B">
        <w:t>640</w:t>
      </w:r>
      <w:r w:rsidR="00470F83">
        <w:t>.</w:t>
      </w:r>
      <w:r w:rsidR="00F10D6B">
        <w:t>02</w:t>
      </w:r>
      <w:r w:rsidRPr="00B531F2">
        <w:t>/mes): </w:t>
      </w:r>
      <w:r w:rsidR="00F10D6B">
        <w:rPr>
          <w:b/>
          <w:bCs/>
        </w:rPr>
        <w:t>10</w:t>
      </w:r>
      <w:r w:rsidRPr="00B531F2">
        <w:rPr>
          <w:b/>
          <w:bCs/>
        </w:rPr>
        <w:t xml:space="preserve"> clientes pagadores</w:t>
      </w:r>
      <w:r w:rsidRPr="00B531F2">
        <w:t> </w:t>
      </w:r>
      <w:r w:rsidRPr="00B531F2">
        <w:rPr>
          <w:rFonts w:cs="Times New Roman"/>
        </w:rPr>
        <w:t>→</w:t>
      </w:r>
      <w:r w:rsidRPr="00B531F2">
        <w:t xml:space="preserve"> ingresos de RD</w:t>
      </w:r>
      <w:r w:rsidR="00721BB2" w:rsidRPr="00721BB2">
        <w:t xml:space="preserve"> $33,644.77</w:t>
      </w:r>
      <w:r w:rsidRPr="00B531F2">
        <w:t>/mes.</w:t>
      </w:r>
    </w:p>
    <w:p w14:paraId="5EC99D6A" w14:textId="793975FC" w:rsidR="008B3494" w:rsidRPr="00B531F2" w:rsidRDefault="008B3494" w:rsidP="00617FE9">
      <w:pPr>
        <w:pStyle w:val="Figuras"/>
      </w:pPr>
      <w:bookmarkStart w:id="69" w:name="_Toc227357394"/>
      <w:r w:rsidRPr="00991A04">
        <w:t xml:space="preserve">Tabla </w:t>
      </w:r>
      <w:r>
        <w:fldChar w:fldCharType="begin"/>
      </w:r>
      <w:r>
        <w:instrText xml:space="preserve"> SEQ Tabla \* ARABIC </w:instrText>
      </w:r>
      <w:r>
        <w:fldChar w:fldCharType="separate"/>
      </w:r>
      <w:r w:rsidR="00B111AF">
        <w:rPr>
          <w:noProof/>
        </w:rPr>
        <w:t>24</w:t>
      </w:r>
      <w:r>
        <w:rPr>
          <w:noProof/>
        </w:rPr>
        <w:fldChar w:fldCharType="end"/>
      </w:r>
      <w:r w:rsidRPr="00B531F2">
        <w:br/>
        <w:t>Proyección Financiera</w:t>
      </w:r>
      <w:bookmarkEnd w:id="69"/>
    </w:p>
    <w:tbl>
      <w:tblPr>
        <w:tblStyle w:val="Tablanormal2"/>
        <w:tblW w:w="0" w:type="auto"/>
        <w:tblLook w:val="0620" w:firstRow="1" w:lastRow="0" w:firstColumn="0" w:lastColumn="0" w:noHBand="1" w:noVBand="1"/>
      </w:tblPr>
      <w:tblGrid>
        <w:gridCol w:w="572"/>
        <w:gridCol w:w="1151"/>
        <w:gridCol w:w="1163"/>
        <w:gridCol w:w="1103"/>
        <w:gridCol w:w="1369"/>
        <w:gridCol w:w="1229"/>
        <w:gridCol w:w="1413"/>
        <w:gridCol w:w="1360"/>
      </w:tblGrid>
      <w:tr w:rsidR="007736DA" w:rsidRPr="00B531F2" w14:paraId="10A9BDA0" w14:textId="77777777" w:rsidTr="00361959">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30572B71" w14:textId="77777777" w:rsidR="00B362A1" w:rsidRPr="00640AF5" w:rsidRDefault="00B362A1" w:rsidP="00FC493F">
            <w:pPr>
              <w:spacing w:before="120" w:after="0"/>
              <w:ind w:firstLine="0"/>
              <w:jc w:val="center"/>
              <w:rPr>
                <w:szCs w:val="18"/>
              </w:rPr>
            </w:pPr>
            <w:r w:rsidRPr="00640AF5">
              <w:rPr>
                <w:szCs w:val="18"/>
              </w:rPr>
              <w:t>Año</w:t>
            </w:r>
          </w:p>
        </w:tc>
        <w:tc>
          <w:tcPr>
            <w:tcW w:w="0" w:type="auto"/>
            <w:vAlign w:val="center"/>
            <w:hideMark/>
          </w:tcPr>
          <w:p w14:paraId="1B2A6CFD" w14:textId="77777777" w:rsidR="00B362A1" w:rsidRPr="00640AF5" w:rsidRDefault="00B362A1" w:rsidP="00FC493F">
            <w:pPr>
              <w:spacing w:before="120" w:after="0"/>
              <w:ind w:firstLine="0"/>
              <w:jc w:val="center"/>
              <w:rPr>
                <w:szCs w:val="18"/>
              </w:rPr>
            </w:pPr>
            <w:r w:rsidRPr="00640AF5">
              <w:rPr>
                <w:szCs w:val="18"/>
              </w:rPr>
              <w:t>Clientes Activos</w:t>
            </w:r>
          </w:p>
        </w:tc>
        <w:tc>
          <w:tcPr>
            <w:tcW w:w="0" w:type="auto"/>
            <w:vAlign w:val="center"/>
            <w:hideMark/>
          </w:tcPr>
          <w:p w14:paraId="45A3DEB5" w14:textId="77777777" w:rsidR="00B362A1" w:rsidRPr="00640AF5" w:rsidRDefault="00B362A1" w:rsidP="00FC493F">
            <w:pPr>
              <w:spacing w:before="120" w:after="0"/>
              <w:ind w:firstLine="0"/>
              <w:jc w:val="center"/>
              <w:rPr>
                <w:szCs w:val="18"/>
              </w:rPr>
            </w:pPr>
            <w:r w:rsidRPr="00640AF5">
              <w:rPr>
                <w:szCs w:val="18"/>
              </w:rPr>
              <w:t>Ingresos (RD$)</w:t>
            </w:r>
          </w:p>
        </w:tc>
        <w:tc>
          <w:tcPr>
            <w:tcW w:w="0" w:type="auto"/>
            <w:vAlign w:val="center"/>
            <w:hideMark/>
          </w:tcPr>
          <w:p w14:paraId="3AA39375" w14:textId="77777777" w:rsidR="00B362A1" w:rsidRPr="00640AF5" w:rsidRDefault="00B362A1" w:rsidP="00FC493F">
            <w:pPr>
              <w:spacing w:before="120" w:after="0"/>
              <w:ind w:firstLine="0"/>
              <w:jc w:val="center"/>
              <w:rPr>
                <w:szCs w:val="18"/>
              </w:rPr>
            </w:pPr>
            <w:r w:rsidRPr="00640AF5">
              <w:rPr>
                <w:szCs w:val="18"/>
              </w:rPr>
              <w:t>OPEX (RD$)</w:t>
            </w:r>
          </w:p>
        </w:tc>
        <w:tc>
          <w:tcPr>
            <w:tcW w:w="0" w:type="auto"/>
            <w:vAlign w:val="center"/>
            <w:hideMark/>
          </w:tcPr>
          <w:p w14:paraId="305CB0D8" w14:textId="77777777" w:rsidR="00B362A1" w:rsidRPr="00640AF5" w:rsidRDefault="00B362A1" w:rsidP="00FC493F">
            <w:pPr>
              <w:spacing w:before="120" w:after="0"/>
              <w:ind w:firstLine="0"/>
              <w:jc w:val="center"/>
              <w:rPr>
                <w:szCs w:val="18"/>
              </w:rPr>
            </w:pPr>
            <w:r w:rsidRPr="00640AF5">
              <w:rPr>
                <w:szCs w:val="18"/>
              </w:rPr>
              <w:t>Servicio Deuda (RD$)</w:t>
            </w:r>
          </w:p>
        </w:tc>
        <w:tc>
          <w:tcPr>
            <w:tcW w:w="0" w:type="auto"/>
            <w:vAlign w:val="center"/>
            <w:hideMark/>
          </w:tcPr>
          <w:p w14:paraId="6EF910ED" w14:textId="2E974123" w:rsidR="00B362A1" w:rsidRPr="00640AF5" w:rsidRDefault="00B362A1" w:rsidP="00FC493F">
            <w:pPr>
              <w:spacing w:before="120" w:after="0"/>
              <w:ind w:firstLine="0"/>
              <w:jc w:val="center"/>
              <w:rPr>
                <w:szCs w:val="18"/>
              </w:rPr>
            </w:pPr>
            <w:r w:rsidRPr="00640AF5">
              <w:rPr>
                <w:szCs w:val="18"/>
              </w:rPr>
              <w:t>Flujo Neto (RD$)</w:t>
            </w:r>
          </w:p>
        </w:tc>
        <w:tc>
          <w:tcPr>
            <w:tcW w:w="0" w:type="auto"/>
            <w:vAlign w:val="center"/>
            <w:hideMark/>
          </w:tcPr>
          <w:p w14:paraId="640B58B8" w14:textId="4D6A2D5F" w:rsidR="00B362A1" w:rsidRPr="00640AF5" w:rsidRDefault="00B362A1" w:rsidP="00FC493F">
            <w:pPr>
              <w:spacing w:before="120" w:after="0"/>
              <w:ind w:firstLine="0"/>
              <w:jc w:val="center"/>
              <w:rPr>
                <w:szCs w:val="18"/>
              </w:rPr>
            </w:pPr>
            <w:r w:rsidRPr="00640AF5">
              <w:rPr>
                <w:szCs w:val="18"/>
              </w:rPr>
              <w:t>Acumulado (RD$)</w:t>
            </w:r>
          </w:p>
        </w:tc>
        <w:tc>
          <w:tcPr>
            <w:tcW w:w="0" w:type="auto"/>
            <w:vAlign w:val="center"/>
            <w:hideMark/>
          </w:tcPr>
          <w:p w14:paraId="2257782B" w14:textId="77777777" w:rsidR="00B362A1" w:rsidRPr="00640AF5" w:rsidRDefault="00B362A1" w:rsidP="00FC493F">
            <w:pPr>
              <w:spacing w:before="120" w:after="0"/>
              <w:ind w:firstLine="0"/>
              <w:jc w:val="center"/>
              <w:rPr>
                <w:szCs w:val="18"/>
              </w:rPr>
            </w:pPr>
            <w:r w:rsidRPr="00640AF5">
              <w:rPr>
                <w:szCs w:val="18"/>
              </w:rPr>
              <w:t>ROI Acumulado</w:t>
            </w:r>
          </w:p>
        </w:tc>
      </w:tr>
      <w:tr w:rsidR="00361959" w:rsidRPr="00B531F2" w14:paraId="181C1937" w14:textId="77777777" w:rsidTr="00E20319">
        <w:tc>
          <w:tcPr>
            <w:tcW w:w="0" w:type="auto"/>
            <w:vAlign w:val="center"/>
            <w:hideMark/>
          </w:tcPr>
          <w:p w14:paraId="5ADC58D9" w14:textId="77777777" w:rsidR="00361959" w:rsidRPr="00640AF5" w:rsidRDefault="00361959" w:rsidP="00361959">
            <w:pPr>
              <w:spacing w:before="120" w:after="0"/>
              <w:ind w:firstLine="0"/>
              <w:jc w:val="center"/>
              <w:rPr>
                <w:szCs w:val="18"/>
              </w:rPr>
            </w:pPr>
            <w:r w:rsidRPr="00640AF5">
              <w:rPr>
                <w:szCs w:val="18"/>
              </w:rPr>
              <w:t>1</w:t>
            </w:r>
          </w:p>
        </w:tc>
        <w:tc>
          <w:tcPr>
            <w:tcW w:w="0" w:type="auto"/>
            <w:vAlign w:val="center"/>
            <w:hideMark/>
          </w:tcPr>
          <w:p w14:paraId="52495FBD" w14:textId="6AC952D4" w:rsidR="00361959" w:rsidRPr="00640AF5" w:rsidRDefault="00E20319" w:rsidP="00361959">
            <w:pPr>
              <w:spacing w:before="120" w:after="0"/>
              <w:ind w:firstLine="0"/>
              <w:jc w:val="center"/>
              <w:rPr>
                <w:szCs w:val="18"/>
              </w:rPr>
            </w:pPr>
            <w:r w:rsidRPr="000A3499">
              <w:t>15</w:t>
            </w:r>
          </w:p>
        </w:tc>
        <w:tc>
          <w:tcPr>
            <w:tcW w:w="0" w:type="auto"/>
            <w:vAlign w:val="center"/>
            <w:hideMark/>
          </w:tcPr>
          <w:p w14:paraId="63EAA682" w14:textId="487B8447" w:rsidR="00361959" w:rsidRPr="00640AF5" w:rsidRDefault="00E20319" w:rsidP="00361959">
            <w:pPr>
              <w:spacing w:before="120" w:after="0"/>
              <w:ind w:firstLine="0"/>
              <w:jc w:val="right"/>
              <w:rPr>
                <w:szCs w:val="18"/>
              </w:rPr>
            </w:pPr>
            <w:r w:rsidRPr="004133D9">
              <w:t xml:space="preserve">$630,000 </w:t>
            </w:r>
          </w:p>
        </w:tc>
        <w:tc>
          <w:tcPr>
            <w:tcW w:w="0" w:type="auto"/>
            <w:vAlign w:val="center"/>
            <w:hideMark/>
          </w:tcPr>
          <w:p w14:paraId="3C02A2B1" w14:textId="458E7BF9" w:rsidR="00361959" w:rsidRPr="00640AF5" w:rsidRDefault="00E20319" w:rsidP="00361959">
            <w:pPr>
              <w:spacing w:before="120" w:after="0"/>
              <w:ind w:firstLine="0"/>
              <w:jc w:val="right"/>
              <w:rPr>
                <w:szCs w:val="18"/>
              </w:rPr>
            </w:pPr>
            <w:r w:rsidRPr="004133D9">
              <w:t xml:space="preserve">$108,520 </w:t>
            </w:r>
          </w:p>
        </w:tc>
        <w:tc>
          <w:tcPr>
            <w:tcW w:w="0" w:type="auto"/>
            <w:vAlign w:val="center"/>
            <w:hideMark/>
          </w:tcPr>
          <w:p w14:paraId="4C28357E" w14:textId="0636D3AE" w:rsidR="00361959" w:rsidRPr="00640AF5" w:rsidRDefault="00E20319" w:rsidP="00361959">
            <w:pPr>
              <w:spacing w:before="120" w:after="0"/>
              <w:ind w:firstLine="0"/>
              <w:jc w:val="right"/>
              <w:rPr>
                <w:szCs w:val="18"/>
              </w:rPr>
            </w:pPr>
            <w:r w:rsidRPr="004133D9">
              <w:t xml:space="preserve">$259,160 </w:t>
            </w:r>
          </w:p>
        </w:tc>
        <w:tc>
          <w:tcPr>
            <w:tcW w:w="0" w:type="auto"/>
            <w:vAlign w:val="center"/>
            <w:hideMark/>
          </w:tcPr>
          <w:p w14:paraId="3D9910C5" w14:textId="006373FC" w:rsidR="00361959" w:rsidRPr="00640AF5" w:rsidRDefault="00E20319" w:rsidP="00361959">
            <w:pPr>
              <w:spacing w:before="120" w:after="0"/>
              <w:ind w:firstLine="0"/>
              <w:jc w:val="right"/>
              <w:rPr>
                <w:szCs w:val="18"/>
              </w:rPr>
            </w:pPr>
            <w:r w:rsidRPr="004133D9">
              <w:t>$262,319</w:t>
            </w:r>
          </w:p>
        </w:tc>
        <w:tc>
          <w:tcPr>
            <w:tcW w:w="0" w:type="auto"/>
            <w:vAlign w:val="center"/>
            <w:hideMark/>
          </w:tcPr>
          <w:p w14:paraId="342521EB" w14:textId="02653FC0" w:rsidR="00361959" w:rsidRPr="00640AF5" w:rsidRDefault="00E20319" w:rsidP="00361959">
            <w:pPr>
              <w:spacing w:before="120" w:after="0"/>
              <w:ind w:firstLine="0"/>
              <w:jc w:val="right"/>
              <w:rPr>
                <w:szCs w:val="18"/>
              </w:rPr>
            </w:pPr>
            <w:r w:rsidRPr="004133D9">
              <w:t>$(230,219</w:t>
            </w:r>
            <w:r w:rsidR="00361959" w:rsidRPr="0025778B">
              <w:t>)</w:t>
            </w:r>
          </w:p>
        </w:tc>
        <w:tc>
          <w:tcPr>
            <w:tcW w:w="0" w:type="auto"/>
            <w:vAlign w:val="center"/>
            <w:hideMark/>
          </w:tcPr>
          <w:p w14:paraId="0F9311BC" w14:textId="014B5AE2" w:rsidR="00361959" w:rsidRPr="00640AF5" w:rsidRDefault="00E20319" w:rsidP="00361959">
            <w:pPr>
              <w:spacing w:before="120" w:after="0"/>
              <w:ind w:firstLine="0"/>
              <w:jc w:val="center"/>
              <w:rPr>
                <w:szCs w:val="18"/>
              </w:rPr>
            </w:pPr>
            <w:r w:rsidRPr="004133D9">
              <w:t>-46.74</w:t>
            </w:r>
            <w:r w:rsidR="00361959" w:rsidRPr="0025778B">
              <w:t>%</w:t>
            </w:r>
          </w:p>
        </w:tc>
      </w:tr>
      <w:tr w:rsidR="00361959" w:rsidRPr="00B531F2" w14:paraId="12EEB847" w14:textId="77777777" w:rsidTr="00E20319">
        <w:tc>
          <w:tcPr>
            <w:tcW w:w="0" w:type="auto"/>
            <w:vAlign w:val="center"/>
            <w:hideMark/>
          </w:tcPr>
          <w:p w14:paraId="09000423" w14:textId="77777777" w:rsidR="00361959" w:rsidRPr="00640AF5" w:rsidRDefault="00361959" w:rsidP="00361959">
            <w:pPr>
              <w:spacing w:before="120" w:after="0"/>
              <w:ind w:firstLine="0"/>
              <w:jc w:val="center"/>
              <w:rPr>
                <w:szCs w:val="18"/>
              </w:rPr>
            </w:pPr>
            <w:r w:rsidRPr="00640AF5">
              <w:rPr>
                <w:szCs w:val="18"/>
              </w:rPr>
              <w:t>2</w:t>
            </w:r>
          </w:p>
        </w:tc>
        <w:tc>
          <w:tcPr>
            <w:tcW w:w="0" w:type="auto"/>
            <w:vAlign w:val="center"/>
            <w:hideMark/>
          </w:tcPr>
          <w:p w14:paraId="60AB6C2F" w14:textId="42EA3F72" w:rsidR="00361959" w:rsidRPr="00640AF5" w:rsidRDefault="00E20319" w:rsidP="00361959">
            <w:pPr>
              <w:spacing w:before="120" w:after="0"/>
              <w:ind w:firstLine="0"/>
              <w:jc w:val="center"/>
              <w:rPr>
                <w:szCs w:val="18"/>
              </w:rPr>
            </w:pPr>
            <w:r w:rsidRPr="000A3499">
              <w:t>15</w:t>
            </w:r>
          </w:p>
        </w:tc>
        <w:tc>
          <w:tcPr>
            <w:tcW w:w="0" w:type="auto"/>
            <w:vAlign w:val="center"/>
            <w:hideMark/>
          </w:tcPr>
          <w:p w14:paraId="2B622D21" w14:textId="2F90CA93" w:rsidR="00361959" w:rsidRPr="00640AF5" w:rsidRDefault="00E20319" w:rsidP="00361959">
            <w:pPr>
              <w:spacing w:before="120" w:after="0"/>
              <w:ind w:firstLine="0"/>
              <w:jc w:val="right"/>
              <w:rPr>
                <w:szCs w:val="18"/>
              </w:rPr>
            </w:pPr>
            <w:r w:rsidRPr="004133D9">
              <w:t xml:space="preserve">$630,000 </w:t>
            </w:r>
          </w:p>
        </w:tc>
        <w:tc>
          <w:tcPr>
            <w:tcW w:w="0" w:type="auto"/>
            <w:vAlign w:val="center"/>
            <w:hideMark/>
          </w:tcPr>
          <w:p w14:paraId="706A0D99" w14:textId="60B82B0A" w:rsidR="00361959" w:rsidRPr="00640AF5" w:rsidRDefault="00E20319" w:rsidP="00361959">
            <w:pPr>
              <w:spacing w:before="120" w:after="0"/>
              <w:ind w:firstLine="0"/>
              <w:jc w:val="right"/>
              <w:rPr>
                <w:szCs w:val="18"/>
              </w:rPr>
            </w:pPr>
            <w:r w:rsidRPr="004133D9">
              <w:t xml:space="preserve">$113,946 </w:t>
            </w:r>
          </w:p>
        </w:tc>
        <w:tc>
          <w:tcPr>
            <w:tcW w:w="0" w:type="auto"/>
            <w:vAlign w:val="center"/>
            <w:hideMark/>
          </w:tcPr>
          <w:p w14:paraId="2F9892C8" w14:textId="1457FCF8" w:rsidR="00361959" w:rsidRPr="00640AF5" w:rsidRDefault="00E20319" w:rsidP="00361959">
            <w:pPr>
              <w:spacing w:before="120" w:after="0"/>
              <w:ind w:firstLine="0"/>
              <w:jc w:val="right"/>
              <w:rPr>
                <w:szCs w:val="18"/>
              </w:rPr>
            </w:pPr>
            <w:r w:rsidRPr="004133D9">
              <w:t>$259,160</w:t>
            </w:r>
          </w:p>
        </w:tc>
        <w:tc>
          <w:tcPr>
            <w:tcW w:w="0" w:type="auto"/>
            <w:vAlign w:val="center"/>
            <w:hideMark/>
          </w:tcPr>
          <w:p w14:paraId="0B43C13A" w14:textId="0E9083DF" w:rsidR="00361959" w:rsidRPr="00640AF5" w:rsidRDefault="00E20319" w:rsidP="00361959">
            <w:pPr>
              <w:spacing w:before="120" w:after="0"/>
              <w:ind w:firstLine="0"/>
              <w:jc w:val="right"/>
              <w:rPr>
                <w:szCs w:val="18"/>
              </w:rPr>
            </w:pPr>
            <w:r w:rsidRPr="004133D9">
              <w:t xml:space="preserve">$256,893 </w:t>
            </w:r>
          </w:p>
        </w:tc>
        <w:tc>
          <w:tcPr>
            <w:tcW w:w="0" w:type="auto"/>
            <w:vAlign w:val="center"/>
            <w:hideMark/>
          </w:tcPr>
          <w:p w14:paraId="415874E2" w14:textId="591FCA51" w:rsidR="00361959" w:rsidRPr="00640AF5" w:rsidRDefault="00E20319" w:rsidP="00361959">
            <w:pPr>
              <w:spacing w:before="120" w:after="0"/>
              <w:ind w:firstLine="0"/>
              <w:jc w:val="right"/>
              <w:rPr>
                <w:szCs w:val="18"/>
              </w:rPr>
            </w:pPr>
            <w:r w:rsidRPr="004133D9">
              <w:t xml:space="preserve">$26,673 </w:t>
            </w:r>
          </w:p>
        </w:tc>
        <w:tc>
          <w:tcPr>
            <w:tcW w:w="0" w:type="auto"/>
            <w:vAlign w:val="center"/>
            <w:hideMark/>
          </w:tcPr>
          <w:p w14:paraId="7988DF62" w14:textId="33A16A21" w:rsidR="00361959" w:rsidRPr="00640AF5" w:rsidRDefault="00E20319" w:rsidP="00361959">
            <w:pPr>
              <w:spacing w:before="120" w:after="0"/>
              <w:ind w:firstLine="0"/>
              <w:jc w:val="center"/>
              <w:rPr>
                <w:szCs w:val="18"/>
              </w:rPr>
            </w:pPr>
            <w:r w:rsidRPr="004133D9">
              <w:t>5.42</w:t>
            </w:r>
            <w:r w:rsidR="00361959" w:rsidRPr="0025778B">
              <w:t>%</w:t>
            </w:r>
          </w:p>
        </w:tc>
      </w:tr>
      <w:tr w:rsidR="00361959" w:rsidRPr="00B531F2" w14:paraId="7E06C246" w14:textId="77777777" w:rsidTr="00E20319">
        <w:tc>
          <w:tcPr>
            <w:tcW w:w="0" w:type="auto"/>
            <w:vAlign w:val="center"/>
            <w:hideMark/>
          </w:tcPr>
          <w:p w14:paraId="6B203111" w14:textId="77777777" w:rsidR="00361959" w:rsidRPr="00640AF5" w:rsidRDefault="00361959" w:rsidP="00361959">
            <w:pPr>
              <w:spacing w:before="120" w:after="0"/>
              <w:ind w:firstLine="0"/>
              <w:jc w:val="center"/>
              <w:rPr>
                <w:szCs w:val="18"/>
              </w:rPr>
            </w:pPr>
            <w:r w:rsidRPr="00640AF5">
              <w:rPr>
                <w:szCs w:val="18"/>
              </w:rPr>
              <w:t>3</w:t>
            </w:r>
          </w:p>
        </w:tc>
        <w:tc>
          <w:tcPr>
            <w:tcW w:w="0" w:type="auto"/>
            <w:vAlign w:val="center"/>
            <w:hideMark/>
          </w:tcPr>
          <w:p w14:paraId="4D0738A2" w14:textId="5271529F" w:rsidR="00361959" w:rsidRPr="00640AF5" w:rsidRDefault="00E20319" w:rsidP="00361959">
            <w:pPr>
              <w:spacing w:before="120" w:after="0"/>
              <w:ind w:firstLine="0"/>
              <w:jc w:val="center"/>
              <w:rPr>
                <w:szCs w:val="18"/>
              </w:rPr>
            </w:pPr>
            <w:r w:rsidRPr="000A3499">
              <w:t>15</w:t>
            </w:r>
          </w:p>
        </w:tc>
        <w:tc>
          <w:tcPr>
            <w:tcW w:w="0" w:type="auto"/>
            <w:vAlign w:val="center"/>
            <w:hideMark/>
          </w:tcPr>
          <w:p w14:paraId="29148894" w14:textId="607B8769" w:rsidR="00361959" w:rsidRPr="00640AF5" w:rsidRDefault="00E20319" w:rsidP="00361959">
            <w:pPr>
              <w:spacing w:before="120" w:after="0"/>
              <w:ind w:firstLine="0"/>
              <w:jc w:val="right"/>
              <w:rPr>
                <w:szCs w:val="18"/>
              </w:rPr>
            </w:pPr>
            <w:r w:rsidRPr="004133D9">
              <w:t xml:space="preserve">$630,000 </w:t>
            </w:r>
          </w:p>
        </w:tc>
        <w:tc>
          <w:tcPr>
            <w:tcW w:w="0" w:type="auto"/>
            <w:vAlign w:val="center"/>
            <w:hideMark/>
          </w:tcPr>
          <w:p w14:paraId="13C8548F" w14:textId="7E06A553" w:rsidR="00361959" w:rsidRPr="00640AF5" w:rsidRDefault="00E20319" w:rsidP="00361959">
            <w:pPr>
              <w:spacing w:before="120" w:after="0"/>
              <w:ind w:firstLine="0"/>
              <w:jc w:val="right"/>
              <w:rPr>
                <w:szCs w:val="18"/>
              </w:rPr>
            </w:pPr>
            <w:r w:rsidRPr="004133D9">
              <w:t xml:space="preserve">$332,328 </w:t>
            </w:r>
          </w:p>
        </w:tc>
        <w:tc>
          <w:tcPr>
            <w:tcW w:w="0" w:type="auto"/>
            <w:vAlign w:val="center"/>
            <w:hideMark/>
          </w:tcPr>
          <w:p w14:paraId="0760ADAC" w14:textId="60016DB7" w:rsidR="00361959" w:rsidRPr="00640AF5" w:rsidRDefault="00E20319" w:rsidP="00361959">
            <w:pPr>
              <w:spacing w:before="120" w:after="0"/>
              <w:ind w:firstLine="0"/>
              <w:jc w:val="right"/>
              <w:rPr>
                <w:szCs w:val="18"/>
              </w:rPr>
            </w:pPr>
            <w:r w:rsidRPr="004133D9">
              <w:t xml:space="preserve">$259,160 </w:t>
            </w:r>
          </w:p>
        </w:tc>
        <w:tc>
          <w:tcPr>
            <w:tcW w:w="0" w:type="auto"/>
            <w:vAlign w:val="center"/>
            <w:hideMark/>
          </w:tcPr>
          <w:p w14:paraId="22F34A0C" w14:textId="31DAFC65" w:rsidR="00361959" w:rsidRPr="00640AF5" w:rsidRDefault="00E20319" w:rsidP="00361959">
            <w:pPr>
              <w:spacing w:before="120" w:after="0"/>
              <w:ind w:firstLine="0"/>
              <w:jc w:val="right"/>
              <w:rPr>
                <w:szCs w:val="18"/>
              </w:rPr>
            </w:pPr>
            <w:r w:rsidRPr="004133D9">
              <w:t>$38,511</w:t>
            </w:r>
          </w:p>
        </w:tc>
        <w:tc>
          <w:tcPr>
            <w:tcW w:w="0" w:type="auto"/>
            <w:vAlign w:val="center"/>
            <w:hideMark/>
          </w:tcPr>
          <w:p w14:paraId="6A6C686D" w14:textId="39116C49" w:rsidR="00361959" w:rsidRPr="00640AF5" w:rsidRDefault="00E20319" w:rsidP="00361959">
            <w:pPr>
              <w:spacing w:before="120" w:after="0"/>
              <w:ind w:firstLine="0"/>
              <w:jc w:val="right"/>
              <w:rPr>
                <w:szCs w:val="18"/>
              </w:rPr>
            </w:pPr>
            <w:r w:rsidRPr="004133D9">
              <w:t xml:space="preserve">$65,185 </w:t>
            </w:r>
          </w:p>
        </w:tc>
        <w:tc>
          <w:tcPr>
            <w:tcW w:w="0" w:type="auto"/>
            <w:vAlign w:val="center"/>
            <w:hideMark/>
          </w:tcPr>
          <w:p w14:paraId="5BEF1508" w14:textId="6C73EBD5" w:rsidR="00361959" w:rsidRPr="00640AF5" w:rsidRDefault="00E20319" w:rsidP="00361959">
            <w:pPr>
              <w:spacing w:before="120" w:after="0"/>
              <w:ind w:firstLine="0"/>
              <w:jc w:val="center"/>
              <w:rPr>
                <w:szCs w:val="18"/>
              </w:rPr>
            </w:pPr>
            <w:r w:rsidRPr="004133D9">
              <w:t>13.23</w:t>
            </w:r>
            <w:r w:rsidR="00361959" w:rsidRPr="0025778B">
              <w:t>%</w:t>
            </w:r>
          </w:p>
        </w:tc>
      </w:tr>
      <w:tr w:rsidR="00361959" w:rsidRPr="00B531F2" w14:paraId="5D406D33" w14:textId="77777777" w:rsidTr="00E20319">
        <w:tc>
          <w:tcPr>
            <w:tcW w:w="0" w:type="auto"/>
            <w:vAlign w:val="center"/>
            <w:hideMark/>
          </w:tcPr>
          <w:p w14:paraId="6457E69F" w14:textId="77777777" w:rsidR="00361959" w:rsidRPr="00640AF5" w:rsidRDefault="00361959" w:rsidP="00361959">
            <w:pPr>
              <w:spacing w:before="120" w:after="0"/>
              <w:ind w:firstLine="0"/>
              <w:jc w:val="center"/>
              <w:rPr>
                <w:szCs w:val="18"/>
              </w:rPr>
            </w:pPr>
            <w:r w:rsidRPr="00640AF5">
              <w:rPr>
                <w:szCs w:val="18"/>
              </w:rPr>
              <w:t>4</w:t>
            </w:r>
          </w:p>
        </w:tc>
        <w:tc>
          <w:tcPr>
            <w:tcW w:w="0" w:type="auto"/>
            <w:vAlign w:val="center"/>
            <w:hideMark/>
          </w:tcPr>
          <w:p w14:paraId="1B3750E2" w14:textId="362B36E0" w:rsidR="00361959" w:rsidRPr="00640AF5" w:rsidRDefault="00E20319" w:rsidP="00361959">
            <w:pPr>
              <w:spacing w:before="120" w:after="0"/>
              <w:ind w:firstLine="0"/>
              <w:jc w:val="center"/>
              <w:rPr>
                <w:szCs w:val="18"/>
              </w:rPr>
            </w:pPr>
            <w:r w:rsidRPr="000A3499">
              <w:t>15</w:t>
            </w:r>
          </w:p>
        </w:tc>
        <w:tc>
          <w:tcPr>
            <w:tcW w:w="0" w:type="auto"/>
            <w:vAlign w:val="center"/>
            <w:hideMark/>
          </w:tcPr>
          <w:p w14:paraId="3426AFE4" w14:textId="32E509D1" w:rsidR="00361959" w:rsidRPr="00640AF5" w:rsidRDefault="00E20319" w:rsidP="00361959">
            <w:pPr>
              <w:spacing w:before="120" w:after="0"/>
              <w:ind w:firstLine="0"/>
              <w:jc w:val="right"/>
              <w:rPr>
                <w:szCs w:val="18"/>
              </w:rPr>
            </w:pPr>
            <w:r w:rsidRPr="004133D9">
              <w:t xml:space="preserve">$630,000 </w:t>
            </w:r>
          </w:p>
        </w:tc>
        <w:tc>
          <w:tcPr>
            <w:tcW w:w="0" w:type="auto"/>
            <w:vAlign w:val="center"/>
            <w:hideMark/>
          </w:tcPr>
          <w:p w14:paraId="4B3683BC" w14:textId="17B6539F" w:rsidR="00361959" w:rsidRPr="00640AF5" w:rsidRDefault="00E20319" w:rsidP="00361959">
            <w:pPr>
              <w:spacing w:before="120" w:after="0"/>
              <w:ind w:firstLine="0"/>
              <w:jc w:val="right"/>
              <w:rPr>
                <w:szCs w:val="18"/>
              </w:rPr>
            </w:pPr>
            <w:r w:rsidRPr="004133D9">
              <w:t xml:space="preserve">$348,945 </w:t>
            </w:r>
          </w:p>
        </w:tc>
        <w:tc>
          <w:tcPr>
            <w:tcW w:w="0" w:type="auto"/>
            <w:vAlign w:val="center"/>
            <w:hideMark/>
          </w:tcPr>
          <w:p w14:paraId="0568AF33" w14:textId="48B2B32F" w:rsidR="00361959" w:rsidRPr="00640AF5" w:rsidRDefault="00E20319" w:rsidP="00361959">
            <w:pPr>
              <w:spacing w:before="120" w:after="0"/>
              <w:ind w:firstLine="0"/>
              <w:jc w:val="right"/>
              <w:rPr>
                <w:szCs w:val="18"/>
              </w:rPr>
            </w:pPr>
            <w:r w:rsidRPr="004133D9">
              <w:t xml:space="preserve">$-   </w:t>
            </w:r>
          </w:p>
        </w:tc>
        <w:tc>
          <w:tcPr>
            <w:tcW w:w="0" w:type="auto"/>
            <w:vAlign w:val="center"/>
            <w:hideMark/>
          </w:tcPr>
          <w:p w14:paraId="1C15DA39" w14:textId="0A90E34D" w:rsidR="00361959" w:rsidRPr="00640AF5" w:rsidRDefault="00E20319" w:rsidP="00361959">
            <w:pPr>
              <w:spacing w:before="120" w:after="0"/>
              <w:ind w:firstLine="0"/>
              <w:jc w:val="right"/>
              <w:rPr>
                <w:szCs w:val="18"/>
              </w:rPr>
            </w:pPr>
            <w:r w:rsidRPr="004133D9">
              <w:t xml:space="preserve">$281,054 </w:t>
            </w:r>
          </w:p>
        </w:tc>
        <w:tc>
          <w:tcPr>
            <w:tcW w:w="0" w:type="auto"/>
            <w:vAlign w:val="center"/>
            <w:hideMark/>
          </w:tcPr>
          <w:p w14:paraId="0D617402" w14:textId="736CB08D" w:rsidR="00361959" w:rsidRPr="00640AF5" w:rsidRDefault="00E20319" w:rsidP="00361959">
            <w:pPr>
              <w:spacing w:before="120" w:after="0"/>
              <w:ind w:firstLine="0"/>
              <w:jc w:val="right"/>
              <w:rPr>
                <w:szCs w:val="18"/>
              </w:rPr>
            </w:pPr>
            <w:r w:rsidRPr="004133D9">
              <w:t xml:space="preserve">$346,240 </w:t>
            </w:r>
          </w:p>
        </w:tc>
        <w:tc>
          <w:tcPr>
            <w:tcW w:w="0" w:type="auto"/>
            <w:vAlign w:val="center"/>
            <w:hideMark/>
          </w:tcPr>
          <w:p w14:paraId="6EAC2626" w14:textId="2BBDF82D" w:rsidR="00361959" w:rsidRPr="00640AF5" w:rsidRDefault="00E20319" w:rsidP="00361959">
            <w:pPr>
              <w:spacing w:before="120" w:after="0"/>
              <w:ind w:firstLine="0"/>
              <w:jc w:val="center"/>
              <w:rPr>
                <w:szCs w:val="18"/>
              </w:rPr>
            </w:pPr>
            <w:r w:rsidRPr="004133D9">
              <w:t>70.30%</w:t>
            </w:r>
          </w:p>
        </w:tc>
      </w:tr>
      <w:tr w:rsidR="00361959" w:rsidRPr="00B531F2" w14:paraId="4DB28A53" w14:textId="77777777" w:rsidTr="00E20319">
        <w:tc>
          <w:tcPr>
            <w:tcW w:w="0" w:type="auto"/>
            <w:vAlign w:val="center"/>
            <w:hideMark/>
          </w:tcPr>
          <w:p w14:paraId="0BAA1EDD" w14:textId="77777777" w:rsidR="00361959" w:rsidRPr="00640AF5" w:rsidRDefault="00361959" w:rsidP="00361959">
            <w:pPr>
              <w:spacing w:before="120" w:after="0"/>
              <w:ind w:firstLine="0"/>
              <w:jc w:val="center"/>
              <w:rPr>
                <w:szCs w:val="18"/>
              </w:rPr>
            </w:pPr>
            <w:r w:rsidRPr="00640AF5">
              <w:rPr>
                <w:szCs w:val="18"/>
              </w:rPr>
              <w:lastRenderedPageBreak/>
              <w:t>5</w:t>
            </w:r>
          </w:p>
        </w:tc>
        <w:tc>
          <w:tcPr>
            <w:tcW w:w="0" w:type="auto"/>
            <w:vAlign w:val="center"/>
            <w:hideMark/>
          </w:tcPr>
          <w:p w14:paraId="186EB5E4" w14:textId="31E6A001" w:rsidR="00361959" w:rsidRPr="00640AF5" w:rsidRDefault="00E20319" w:rsidP="00361959">
            <w:pPr>
              <w:spacing w:before="120" w:after="0"/>
              <w:ind w:firstLine="0"/>
              <w:jc w:val="center"/>
              <w:rPr>
                <w:szCs w:val="18"/>
              </w:rPr>
            </w:pPr>
            <w:r w:rsidRPr="000A3499">
              <w:t>15</w:t>
            </w:r>
          </w:p>
        </w:tc>
        <w:tc>
          <w:tcPr>
            <w:tcW w:w="0" w:type="auto"/>
            <w:vAlign w:val="center"/>
            <w:hideMark/>
          </w:tcPr>
          <w:p w14:paraId="6A44A8BE" w14:textId="77950F0A" w:rsidR="00361959" w:rsidRPr="00640AF5" w:rsidRDefault="00E20319" w:rsidP="00361959">
            <w:pPr>
              <w:spacing w:before="120" w:after="0"/>
              <w:ind w:firstLine="0"/>
              <w:jc w:val="right"/>
              <w:rPr>
                <w:szCs w:val="18"/>
              </w:rPr>
            </w:pPr>
            <w:r w:rsidRPr="004133D9">
              <w:t xml:space="preserve">$630,000 </w:t>
            </w:r>
          </w:p>
        </w:tc>
        <w:tc>
          <w:tcPr>
            <w:tcW w:w="0" w:type="auto"/>
            <w:vAlign w:val="center"/>
            <w:hideMark/>
          </w:tcPr>
          <w:p w14:paraId="670A74B6" w14:textId="2C6EFA2E" w:rsidR="00361959" w:rsidRPr="00640AF5" w:rsidRDefault="00E20319" w:rsidP="00361959">
            <w:pPr>
              <w:spacing w:before="120" w:after="0"/>
              <w:ind w:firstLine="0"/>
              <w:jc w:val="right"/>
              <w:rPr>
                <w:szCs w:val="18"/>
              </w:rPr>
            </w:pPr>
            <w:r w:rsidRPr="004133D9">
              <w:t xml:space="preserve">$366,392 </w:t>
            </w:r>
          </w:p>
        </w:tc>
        <w:tc>
          <w:tcPr>
            <w:tcW w:w="0" w:type="auto"/>
            <w:vAlign w:val="center"/>
            <w:hideMark/>
          </w:tcPr>
          <w:p w14:paraId="172C5558" w14:textId="388080D1" w:rsidR="00361959" w:rsidRPr="00640AF5" w:rsidRDefault="00E20319" w:rsidP="00361959">
            <w:pPr>
              <w:spacing w:before="120" w:after="0"/>
              <w:ind w:firstLine="0"/>
              <w:jc w:val="right"/>
              <w:rPr>
                <w:szCs w:val="18"/>
              </w:rPr>
            </w:pPr>
            <w:r w:rsidRPr="004133D9">
              <w:t xml:space="preserve">$-   </w:t>
            </w:r>
          </w:p>
        </w:tc>
        <w:tc>
          <w:tcPr>
            <w:tcW w:w="0" w:type="auto"/>
            <w:vAlign w:val="center"/>
            <w:hideMark/>
          </w:tcPr>
          <w:p w14:paraId="1AD2C1AD" w14:textId="34DA9E0E" w:rsidR="00361959" w:rsidRPr="00640AF5" w:rsidRDefault="00E20319" w:rsidP="00361959">
            <w:pPr>
              <w:spacing w:before="120" w:after="0"/>
              <w:ind w:firstLine="0"/>
              <w:jc w:val="right"/>
              <w:rPr>
                <w:szCs w:val="18"/>
              </w:rPr>
            </w:pPr>
            <w:r w:rsidRPr="004133D9">
              <w:t xml:space="preserve">$263,607 </w:t>
            </w:r>
          </w:p>
        </w:tc>
        <w:tc>
          <w:tcPr>
            <w:tcW w:w="0" w:type="auto"/>
            <w:vAlign w:val="center"/>
            <w:hideMark/>
          </w:tcPr>
          <w:p w14:paraId="225CBFE0" w14:textId="41EE478B" w:rsidR="00361959" w:rsidRPr="00640AF5" w:rsidRDefault="00E20319" w:rsidP="00361959">
            <w:pPr>
              <w:spacing w:before="120" w:after="0"/>
              <w:ind w:firstLine="0"/>
              <w:jc w:val="right"/>
              <w:rPr>
                <w:szCs w:val="18"/>
              </w:rPr>
            </w:pPr>
            <w:r w:rsidRPr="004133D9">
              <w:t xml:space="preserve">$609,847 </w:t>
            </w:r>
          </w:p>
        </w:tc>
        <w:tc>
          <w:tcPr>
            <w:tcW w:w="0" w:type="auto"/>
            <w:vAlign w:val="center"/>
            <w:hideMark/>
          </w:tcPr>
          <w:p w14:paraId="5B39A66D" w14:textId="6D3B6BC5" w:rsidR="00361959" w:rsidRPr="00640AF5" w:rsidRDefault="00E20319" w:rsidP="00361959">
            <w:pPr>
              <w:spacing w:before="120" w:after="0"/>
              <w:ind w:firstLine="0"/>
              <w:jc w:val="center"/>
              <w:rPr>
                <w:szCs w:val="18"/>
              </w:rPr>
            </w:pPr>
            <w:r w:rsidRPr="004133D9">
              <w:t>123.82%</w:t>
            </w:r>
          </w:p>
        </w:tc>
      </w:tr>
    </w:tbl>
    <w:p w14:paraId="5F7A39FA" w14:textId="1C835A90" w:rsidR="00B362A1" w:rsidRPr="00B531F2" w:rsidRDefault="00A22F90" w:rsidP="00A22F90">
      <w:pPr>
        <w:ind w:firstLine="0"/>
      </w:pPr>
      <w:r w:rsidRPr="00B531F2">
        <w:t>Fuente: Propia</w:t>
      </w:r>
    </w:p>
    <w:p w14:paraId="374B0A09" w14:textId="1BA26153" w:rsidR="00310563" w:rsidRPr="00B531F2" w:rsidRDefault="00310563">
      <w:pPr>
        <w:spacing w:before="120" w:after="200" w:line="264" w:lineRule="auto"/>
        <w:ind w:firstLine="0"/>
        <w:rPr>
          <w:rFonts w:eastAsiaTheme="majorEastAsia" w:cstheme="majorBidi"/>
          <w:b/>
          <w:bCs/>
          <w:i/>
          <w:color w:val="auto"/>
          <w:spacing w:val="-5"/>
        </w:rPr>
      </w:pPr>
    </w:p>
    <w:p w14:paraId="48941EA2" w14:textId="7ABD824C" w:rsidR="00514F54" w:rsidRPr="00B531F2" w:rsidRDefault="00514F54" w:rsidP="00617FE9">
      <w:pPr>
        <w:pStyle w:val="Figuras"/>
      </w:pPr>
      <w:bookmarkStart w:id="70" w:name="_Toc227357395"/>
      <w:r w:rsidRPr="00B531F2">
        <w:t xml:space="preserve">Tabla </w:t>
      </w:r>
      <w:r>
        <w:fldChar w:fldCharType="begin"/>
      </w:r>
      <w:r>
        <w:instrText xml:space="preserve"> SEQ Tabla \* ARABIC </w:instrText>
      </w:r>
      <w:r>
        <w:fldChar w:fldCharType="separate"/>
      </w:r>
      <w:r w:rsidR="00B111AF">
        <w:rPr>
          <w:noProof/>
        </w:rPr>
        <w:t>25</w:t>
      </w:r>
      <w:r>
        <w:rPr>
          <w:noProof/>
        </w:rPr>
        <w:fldChar w:fldCharType="end"/>
      </w:r>
      <w:r w:rsidRPr="00B531F2">
        <w:br/>
        <w:t>Relación Beneficio/Costo por Año</w:t>
      </w:r>
      <w:bookmarkEnd w:id="70"/>
    </w:p>
    <w:tbl>
      <w:tblPr>
        <w:tblStyle w:val="Tablanormal2"/>
        <w:tblW w:w="5000" w:type="pct"/>
        <w:tblLook w:val="0620" w:firstRow="1" w:lastRow="0" w:firstColumn="0" w:lastColumn="0" w:noHBand="1" w:noVBand="1"/>
      </w:tblPr>
      <w:tblGrid>
        <w:gridCol w:w="581"/>
        <w:gridCol w:w="1535"/>
        <w:gridCol w:w="2059"/>
        <w:gridCol w:w="961"/>
        <w:gridCol w:w="3124"/>
        <w:gridCol w:w="1100"/>
      </w:tblGrid>
      <w:tr w:rsidR="00BC0B16" w:rsidRPr="00B531F2" w14:paraId="0649DDAE" w14:textId="77777777" w:rsidTr="006F1AE5">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6B6B2B7C" w14:textId="77777777" w:rsidR="00991930" w:rsidRPr="00B531F2" w:rsidRDefault="00991930" w:rsidP="00991930">
            <w:pPr>
              <w:spacing w:before="120" w:after="0"/>
              <w:ind w:firstLine="0"/>
              <w:jc w:val="center"/>
            </w:pPr>
            <w:r w:rsidRPr="00B531F2">
              <w:t>Año</w:t>
            </w:r>
          </w:p>
        </w:tc>
        <w:tc>
          <w:tcPr>
            <w:tcW w:w="0" w:type="auto"/>
            <w:vAlign w:val="center"/>
            <w:hideMark/>
          </w:tcPr>
          <w:p w14:paraId="09701B27" w14:textId="77777777" w:rsidR="00991930" w:rsidRPr="00B531F2" w:rsidRDefault="00991930" w:rsidP="00991930">
            <w:pPr>
              <w:spacing w:before="120" w:after="0"/>
              <w:ind w:firstLine="0"/>
              <w:jc w:val="center"/>
            </w:pPr>
            <w:r w:rsidRPr="00B531F2">
              <w:t>Ingresos (RD$)</w:t>
            </w:r>
          </w:p>
        </w:tc>
        <w:tc>
          <w:tcPr>
            <w:tcW w:w="0" w:type="auto"/>
            <w:vAlign w:val="center"/>
            <w:hideMark/>
          </w:tcPr>
          <w:p w14:paraId="2CCE583F" w14:textId="77777777" w:rsidR="00991930" w:rsidRPr="00B531F2" w:rsidRDefault="00991930" w:rsidP="00991930">
            <w:pPr>
              <w:spacing w:before="120" w:after="0"/>
              <w:ind w:firstLine="0"/>
              <w:jc w:val="center"/>
            </w:pPr>
            <w:r w:rsidRPr="00B531F2">
              <w:t>Costos Totales (RD$)</w:t>
            </w:r>
          </w:p>
        </w:tc>
        <w:tc>
          <w:tcPr>
            <w:tcW w:w="513" w:type="pct"/>
            <w:vAlign w:val="center"/>
            <w:hideMark/>
          </w:tcPr>
          <w:p w14:paraId="031C41C1" w14:textId="77777777" w:rsidR="00991930" w:rsidRPr="00B531F2" w:rsidRDefault="00991930" w:rsidP="00991930">
            <w:pPr>
              <w:spacing w:before="120" w:after="0"/>
              <w:ind w:firstLine="0"/>
              <w:jc w:val="center"/>
            </w:pPr>
            <w:r w:rsidRPr="00B531F2">
              <w:t>Relación B/C</w:t>
            </w:r>
          </w:p>
        </w:tc>
        <w:tc>
          <w:tcPr>
            <w:tcW w:w="1669" w:type="pct"/>
            <w:vAlign w:val="center"/>
            <w:hideMark/>
          </w:tcPr>
          <w:p w14:paraId="6E134CEC" w14:textId="77777777" w:rsidR="00991930" w:rsidRPr="00B531F2" w:rsidRDefault="00991930" w:rsidP="00991930">
            <w:pPr>
              <w:spacing w:before="120" w:after="0"/>
              <w:ind w:firstLine="0"/>
              <w:jc w:val="center"/>
            </w:pPr>
            <w:r w:rsidRPr="00B531F2">
              <w:t>Interpretación</w:t>
            </w:r>
          </w:p>
        </w:tc>
        <w:tc>
          <w:tcPr>
            <w:tcW w:w="0" w:type="auto"/>
            <w:vAlign w:val="center"/>
            <w:hideMark/>
          </w:tcPr>
          <w:p w14:paraId="757AE255" w14:textId="77777777" w:rsidR="00991930" w:rsidRPr="00B531F2" w:rsidRDefault="00991930" w:rsidP="00991930">
            <w:pPr>
              <w:spacing w:before="120" w:after="0"/>
              <w:ind w:firstLine="0"/>
              <w:jc w:val="center"/>
            </w:pPr>
            <w:r w:rsidRPr="00B531F2">
              <w:t>Estado</w:t>
            </w:r>
          </w:p>
        </w:tc>
      </w:tr>
      <w:tr w:rsidR="006F1AE5" w:rsidRPr="00B531F2" w14:paraId="57567E84" w14:textId="77777777" w:rsidTr="006F1AE5">
        <w:tc>
          <w:tcPr>
            <w:tcW w:w="0" w:type="auto"/>
            <w:vAlign w:val="center"/>
            <w:hideMark/>
          </w:tcPr>
          <w:p w14:paraId="5ACA06FE" w14:textId="77777777" w:rsidR="006F1AE5" w:rsidRPr="00B531F2" w:rsidRDefault="006F1AE5" w:rsidP="006F1AE5">
            <w:pPr>
              <w:spacing w:before="120" w:after="0"/>
              <w:ind w:firstLine="0"/>
              <w:jc w:val="center"/>
            </w:pPr>
            <w:r w:rsidRPr="00B531F2">
              <w:t>1</w:t>
            </w:r>
          </w:p>
        </w:tc>
        <w:tc>
          <w:tcPr>
            <w:tcW w:w="0" w:type="auto"/>
            <w:vAlign w:val="center"/>
            <w:hideMark/>
          </w:tcPr>
          <w:p w14:paraId="137B339D" w14:textId="3F7C7143" w:rsidR="006F1AE5" w:rsidRPr="00B531F2" w:rsidRDefault="00CA6014" w:rsidP="006F1AE5">
            <w:pPr>
              <w:spacing w:before="120" w:after="0"/>
              <w:ind w:firstLine="0"/>
              <w:jc w:val="right"/>
            </w:pPr>
            <w:r w:rsidRPr="00BE7C9E">
              <w:t xml:space="preserve">$630,000.00 </w:t>
            </w:r>
          </w:p>
        </w:tc>
        <w:tc>
          <w:tcPr>
            <w:tcW w:w="0" w:type="auto"/>
            <w:vAlign w:val="center"/>
            <w:hideMark/>
          </w:tcPr>
          <w:p w14:paraId="7877D2BE" w14:textId="2411F574" w:rsidR="006F1AE5" w:rsidRPr="00B531F2" w:rsidRDefault="00CA6014" w:rsidP="006F1AE5">
            <w:pPr>
              <w:spacing w:before="120" w:after="0"/>
              <w:ind w:firstLine="0"/>
              <w:jc w:val="right"/>
            </w:pPr>
            <w:r w:rsidRPr="00BE7C9E">
              <w:t xml:space="preserve">$367,680.28 </w:t>
            </w:r>
          </w:p>
        </w:tc>
        <w:tc>
          <w:tcPr>
            <w:tcW w:w="513" w:type="pct"/>
            <w:vAlign w:val="center"/>
            <w:hideMark/>
          </w:tcPr>
          <w:p w14:paraId="27DCB285" w14:textId="60021C02" w:rsidR="006F1AE5" w:rsidRPr="00B531F2" w:rsidRDefault="00CA6014" w:rsidP="006F1AE5">
            <w:pPr>
              <w:spacing w:before="120" w:after="0"/>
              <w:ind w:firstLine="0"/>
              <w:jc w:val="center"/>
            </w:pPr>
            <w:r w:rsidRPr="00BE7C9E">
              <w:t>1.71</w:t>
            </w:r>
          </w:p>
        </w:tc>
        <w:tc>
          <w:tcPr>
            <w:tcW w:w="1669" w:type="pct"/>
            <w:vAlign w:val="center"/>
            <w:hideMark/>
          </w:tcPr>
          <w:p w14:paraId="58B95695" w14:textId="5193AB49" w:rsidR="006F1AE5" w:rsidRPr="00B531F2" w:rsidRDefault="006F1AE5" w:rsidP="006F1AE5">
            <w:pPr>
              <w:spacing w:before="120" w:after="0"/>
              <w:ind w:firstLine="0"/>
              <w:jc w:val="center"/>
            </w:pPr>
            <w:r w:rsidRPr="00B531F2">
              <w:t>Se recuperan RD$</w:t>
            </w:r>
            <w:r w:rsidR="00CA6014">
              <w:t>1</w:t>
            </w:r>
            <w:r w:rsidR="00CA6014" w:rsidRPr="00B531F2">
              <w:t>.</w:t>
            </w:r>
            <w:r w:rsidR="00CA6014">
              <w:t>71</w:t>
            </w:r>
            <w:r w:rsidRPr="00B531F2">
              <w:t xml:space="preserve"> por cada RD$1.00 invertido</w:t>
            </w:r>
          </w:p>
        </w:tc>
        <w:tc>
          <w:tcPr>
            <w:tcW w:w="0" w:type="auto"/>
            <w:vAlign w:val="center"/>
            <w:hideMark/>
          </w:tcPr>
          <w:p w14:paraId="593B69CB" w14:textId="77777777" w:rsidR="006F1AE5" w:rsidRPr="00B531F2" w:rsidRDefault="006F1AE5" w:rsidP="006F1AE5">
            <w:pPr>
              <w:spacing w:before="120" w:after="0"/>
              <w:ind w:firstLine="0"/>
              <w:jc w:val="center"/>
            </w:pPr>
            <w:r w:rsidRPr="00B531F2">
              <w:t>Deficitario</w:t>
            </w:r>
          </w:p>
        </w:tc>
      </w:tr>
      <w:tr w:rsidR="006F1AE5" w:rsidRPr="00B531F2" w14:paraId="7E34E354" w14:textId="77777777" w:rsidTr="006F1AE5">
        <w:tc>
          <w:tcPr>
            <w:tcW w:w="0" w:type="auto"/>
            <w:vAlign w:val="center"/>
            <w:hideMark/>
          </w:tcPr>
          <w:p w14:paraId="2C406BC4" w14:textId="77777777" w:rsidR="006F1AE5" w:rsidRPr="00B531F2" w:rsidRDefault="006F1AE5" w:rsidP="006F1AE5">
            <w:pPr>
              <w:spacing w:before="120" w:after="0"/>
              <w:ind w:firstLine="0"/>
              <w:jc w:val="center"/>
            </w:pPr>
            <w:r w:rsidRPr="00B531F2">
              <w:t>2</w:t>
            </w:r>
          </w:p>
        </w:tc>
        <w:tc>
          <w:tcPr>
            <w:tcW w:w="0" w:type="auto"/>
            <w:vAlign w:val="center"/>
            <w:hideMark/>
          </w:tcPr>
          <w:p w14:paraId="3E730190" w14:textId="291EEA42" w:rsidR="006F1AE5" w:rsidRPr="00B531F2" w:rsidRDefault="00CA6014" w:rsidP="006F1AE5">
            <w:pPr>
              <w:spacing w:before="120" w:after="0"/>
              <w:ind w:firstLine="0"/>
              <w:jc w:val="right"/>
            </w:pPr>
            <w:r w:rsidRPr="00BE7C9E">
              <w:t xml:space="preserve">$630,000.00 </w:t>
            </w:r>
          </w:p>
        </w:tc>
        <w:tc>
          <w:tcPr>
            <w:tcW w:w="0" w:type="auto"/>
            <w:vAlign w:val="center"/>
            <w:hideMark/>
          </w:tcPr>
          <w:p w14:paraId="5D0FD677" w14:textId="220DBE8B" w:rsidR="006F1AE5" w:rsidRPr="00B531F2" w:rsidRDefault="00CA6014" w:rsidP="006F1AE5">
            <w:pPr>
              <w:spacing w:before="120" w:after="0"/>
              <w:ind w:firstLine="0"/>
              <w:jc w:val="right"/>
            </w:pPr>
            <w:r w:rsidRPr="00BE7C9E">
              <w:t xml:space="preserve">$373,106.29 </w:t>
            </w:r>
          </w:p>
        </w:tc>
        <w:tc>
          <w:tcPr>
            <w:tcW w:w="513" w:type="pct"/>
            <w:vAlign w:val="center"/>
            <w:hideMark/>
          </w:tcPr>
          <w:p w14:paraId="43A37550" w14:textId="0453A8CD" w:rsidR="006F1AE5" w:rsidRPr="00B531F2" w:rsidRDefault="00CA6014" w:rsidP="006F1AE5">
            <w:pPr>
              <w:spacing w:before="120" w:after="0"/>
              <w:ind w:firstLine="0"/>
              <w:jc w:val="center"/>
            </w:pPr>
            <w:r w:rsidRPr="00BE7C9E">
              <w:t>1.69</w:t>
            </w:r>
          </w:p>
        </w:tc>
        <w:tc>
          <w:tcPr>
            <w:tcW w:w="1669" w:type="pct"/>
            <w:vAlign w:val="center"/>
            <w:hideMark/>
          </w:tcPr>
          <w:p w14:paraId="70D84EFB" w14:textId="6B7EEF3C" w:rsidR="006F1AE5" w:rsidRPr="00B531F2" w:rsidRDefault="006F1AE5" w:rsidP="006F1AE5">
            <w:pPr>
              <w:spacing w:before="120" w:after="0"/>
              <w:ind w:firstLine="0"/>
              <w:jc w:val="center"/>
            </w:pPr>
            <w:r w:rsidRPr="00B531F2">
              <w:t>Se obtienen RD$1.</w:t>
            </w:r>
            <w:r w:rsidR="00CA6014">
              <w:t>69</w:t>
            </w:r>
            <w:r w:rsidRPr="00B531F2">
              <w:t xml:space="preserve"> por cada RD$1.00 invertido</w:t>
            </w:r>
          </w:p>
        </w:tc>
        <w:tc>
          <w:tcPr>
            <w:tcW w:w="0" w:type="auto"/>
            <w:vAlign w:val="center"/>
            <w:hideMark/>
          </w:tcPr>
          <w:p w14:paraId="355AF9FB" w14:textId="77777777" w:rsidR="006F1AE5" w:rsidRPr="00B531F2" w:rsidRDefault="006F1AE5" w:rsidP="006F1AE5">
            <w:pPr>
              <w:spacing w:before="120" w:after="0"/>
              <w:ind w:firstLine="0"/>
              <w:jc w:val="center"/>
            </w:pPr>
            <w:r w:rsidRPr="00B531F2">
              <w:t>Rentable</w:t>
            </w:r>
          </w:p>
        </w:tc>
      </w:tr>
      <w:tr w:rsidR="006F1AE5" w:rsidRPr="00B531F2" w14:paraId="7E15F885" w14:textId="77777777" w:rsidTr="006F1AE5">
        <w:tc>
          <w:tcPr>
            <w:tcW w:w="0" w:type="auto"/>
            <w:vAlign w:val="center"/>
            <w:hideMark/>
          </w:tcPr>
          <w:p w14:paraId="4E0202DA" w14:textId="77777777" w:rsidR="006F1AE5" w:rsidRPr="00B531F2" w:rsidRDefault="006F1AE5" w:rsidP="006F1AE5">
            <w:pPr>
              <w:spacing w:before="120" w:after="0"/>
              <w:ind w:firstLine="0"/>
              <w:jc w:val="center"/>
            </w:pPr>
            <w:r w:rsidRPr="00B531F2">
              <w:t>3</w:t>
            </w:r>
          </w:p>
        </w:tc>
        <w:tc>
          <w:tcPr>
            <w:tcW w:w="0" w:type="auto"/>
            <w:vAlign w:val="center"/>
            <w:hideMark/>
          </w:tcPr>
          <w:p w14:paraId="3E34506B" w14:textId="7FACB20D" w:rsidR="006F1AE5" w:rsidRPr="00B531F2" w:rsidRDefault="00CA6014" w:rsidP="006F1AE5">
            <w:pPr>
              <w:spacing w:before="120" w:after="0"/>
              <w:ind w:firstLine="0"/>
              <w:jc w:val="right"/>
            </w:pPr>
            <w:r w:rsidRPr="00BE7C9E">
              <w:t xml:space="preserve">$630,000.00 </w:t>
            </w:r>
          </w:p>
        </w:tc>
        <w:tc>
          <w:tcPr>
            <w:tcW w:w="0" w:type="auto"/>
            <w:vAlign w:val="center"/>
            <w:hideMark/>
          </w:tcPr>
          <w:p w14:paraId="77FDEFEF" w14:textId="1F37943C" w:rsidR="006F1AE5" w:rsidRPr="00B531F2" w:rsidRDefault="00CA6014" w:rsidP="006F1AE5">
            <w:pPr>
              <w:spacing w:before="120" w:after="0"/>
              <w:ind w:firstLine="0"/>
              <w:jc w:val="right"/>
            </w:pPr>
            <w:r w:rsidRPr="00BE7C9E">
              <w:t xml:space="preserve">$591,488.68 </w:t>
            </w:r>
          </w:p>
        </w:tc>
        <w:tc>
          <w:tcPr>
            <w:tcW w:w="513" w:type="pct"/>
            <w:vAlign w:val="center"/>
            <w:hideMark/>
          </w:tcPr>
          <w:p w14:paraId="63EAA692" w14:textId="323E90D9" w:rsidR="006F1AE5" w:rsidRPr="00B531F2" w:rsidRDefault="00CA6014" w:rsidP="006F1AE5">
            <w:pPr>
              <w:spacing w:before="120" w:after="0"/>
              <w:ind w:firstLine="0"/>
              <w:jc w:val="center"/>
            </w:pPr>
            <w:r w:rsidRPr="00BE7C9E">
              <w:t>1.07</w:t>
            </w:r>
          </w:p>
        </w:tc>
        <w:tc>
          <w:tcPr>
            <w:tcW w:w="1669" w:type="pct"/>
            <w:vAlign w:val="center"/>
            <w:hideMark/>
          </w:tcPr>
          <w:p w14:paraId="3C052DE5" w14:textId="47E58699" w:rsidR="006F1AE5" w:rsidRPr="00B531F2" w:rsidRDefault="006F1AE5" w:rsidP="006F1AE5">
            <w:pPr>
              <w:spacing w:before="120" w:after="0"/>
              <w:ind w:firstLine="0"/>
              <w:jc w:val="center"/>
            </w:pPr>
            <w:r w:rsidRPr="00B531F2">
              <w:t>Se obtienen RD$1.</w:t>
            </w:r>
            <w:r w:rsidR="00CA6014">
              <w:t>07</w:t>
            </w:r>
            <w:r w:rsidRPr="00B531F2">
              <w:t xml:space="preserve"> por cada RD$1.00 invertido</w:t>
            </w:r>
          </w:p>
        </w:tc>
        <w:tc>
          <w:tcPr>
            <w:tcW w:w="0" w:type="auto"/>
            <w:vAlign w:val="center"/>
            <w:hideMark/>
          </w:tcPr>
          <w:p w14:paraId="2DBE7186" w14:textId="77777777" w:rsidR="006F1AE5" w:rsidRPr="00B531F2" w:rsidRDefault="006F1AE5" w:rsidP="006F1AE5">
            <w:pPr>
              <w:spacing w:before="120" w:after="0"/>
              <w:ind w:firstLine="0"/>
              <w:jc w:val="center"/>
            </w:pPr>
            <w:r w:rsidRPr="00B531F2">
              <w:t>Rentable</w:t>
            </w:r>
          </w:p>
        </w:tc>
      </w:tr>
      <w:tr w:rsidR="006F1AE5" w:rsidRPr="00B531F2" w14:paraId="4E7BC518" w14:textId="77777777" w:rsidTr="006F1AE5">
        <w:tc>
          <w:tcPr>
            <w:tcW w:w="0" w:type="auto"/>
            <w:vAlign w:val="center"/>
            <w:hideMark/>
          </w:tcPr>
          <w:p w14:paraId="2BEBF42A" w14:textId="77777777" w:rsidR="006F1AE5" w:rsidRPr="00B531F2" w:rsidRDefault="006F1AE5" w:rsidP="006F1AE5">
            <w:pPr>
              <w:spacing w:before="120" w:after="0"/>
              <w:ind w:firstLine="0"/>
              <w:jc w:val="center"/>
            </w:pPr>
            <w:r w:rsidRPr="00B531F2">
              <w:t>4</w:t>
            </w:r>
          </w:p>
        </w:tc>
        <w:tc>
          <w:tcPr>
            <w:tcW w:w="0" w:type="auto"/>
            <w:vAlign w:val="center"/>
            <w:hideMark/>
          </w:tcPr>
          <w:p w14:paraId="1602ADD3" w14:textId="4B698096" w:rsidR="006F1AE5" w:rsidRPr="00B531F2" w:rsidRDefault="00CA6014" w:rsidP="006F1AE5">
            <w:pPr>
              <w:spacing w:before="120" w:after="0"/>
              <w:ind w:firstLine="0"/>
              <w:jc w:val="right"/>
            </w:pPr>
            <w:r w:rsidRPr="00BE7C9E">
              <w:t xml:space="preserve">$630,000.00 </w:t>
            </w:r>
          </w:p>
        </w:tc>
        <w:tc>
          <w:tcPr>
            <w:tcW w:w="0" w:type="auto"/>
            <w:vAlign w:val="center"/>
            <w:hideMark/>
          </w:tcPr>
          <w:p w14:paraId="7FD344D3" w14:textId="2976CEA3" w:rsidR="006F1AE5" w:rsidRPr="00B531F2" w:rsidRDefault="00CA6014" w:rsidP="006F1AE5">
            <w:pPr>
              <w:spacing w:before="120" w:after="0"/>
              <w:ind w:firstLine="0"/>
              <w:jc w:val="right"/>
            </w:pPr>
            <w:r w:rsidRPr="00BE7C9E">
              <w:t xml:space="preserve">$348,945.03 </w:t>
            </w:r>
          </w:p>
        </w:tc>
        <w:tc>
          <w:tcPr>
            <w:tcW w:w="513" w:type="pct"/>
            <w:vAlign w:val="center"/>
            <w:hideMark/>
          </w:tcPr>
          <w:p w14:paraId="6704564D" w14:textId="4DE21C61" w:rsidR="006F1AE5" w:rsidRPr="00B531F2" w:rsidRDefault="00CA6014" w:rsidP="006F1AE5">
            <w:pPr>
              <w:spacing w:before="120" w:after="0"/>
              <w:ind w:firstLine="0"/>
              <w:jc w:val="center"/>
            </w:pPr>
            <w:r w:rsidRPr="00BE7C9E">
              <w:t>1.81</w:t>
            </w:r>
          </w:p>
        </w:tc>
        <w:tc>
          <w:tcPr>
            <w:tcW w:w="1669" w:type="pct"/>
            <w:vAlign w:val="center"/>
            <w:hideMark/>
          </w:tcPr>
          <w:p w14:paraId="2C6FA75C" w14:textId="7EC8F9D9" w:rsidR="006F1AE5" w:rsidRPr="00B531F2" w:rsidRDefault="006F1AE5" w:rsidP="006F1AE5">
            <w:pPr>
              <w:spacing w:before="120" w:after="0"/>
              <w:ind w:firstLine="0"/>
              <w:jc w:val="center"/>
            </w:pPr>
            <w:r w:rsidRPr="00B531F2">
              <w:t>Se obtienen RD$</w:t>
            </w:r>
            <w:r w:rsidR="00CA6014">
              <w:t>1</w:t>
            </w:r>
            <w:r w:rsidR="00CA6014" w:rsidRPr="00B531F2">
              <w:t>.8</w:t>
            </w:r>
            <w:r w:rsidR="00CA6014">
              <w:t>1</w:t>
            </w:r>
            <w:r w:rsidRPr="00B531F2">
              <w:t xml:space="preserve"> por cada RD$1.00 invertido</w:t>
            </w:r>
          </w:p>
        </w:tc>
        <w:tc>
          <w:tcPr>
            <w:tcW w:w="0" w:type="auto"/>
            <w:vAlign w:val="center"/>
            <w:hideMark/>
          </w:tcPr>
          <w:p w14:paraId="527430AA" w14:textId="7F25EB0C" w:rsidR="006F1AE5" w:rsidRPr="00B531F2" w:rsidRDefault="006F1AE5" w:rsidP="006F1AE5">
            <w:pPr>
              <w:spacing w:before="120" w:after="0"/>
              <w:ind w:firstLine="0"/>
              <w:jc w:val="center"/>
            </w:pPr>
            <w:r w:rsidRPr="00B531F2">
              <w:t>Rentable</w:t>
            </w:r>
          </w:p>
        </w:tc>
      </w:tr>
      <w:tr w:rsidR="006F1AE5" w:rsidRPr="00B531F2" w14:paraId="2CCDC9CA" w14:textId="77777777" w:rsidTr="006F1AE5">
        <w:tc>
          <w:tcPr>
            <w:tcW w:w="0" w:type="auto"/>
            <w:vAlign w:val="center"/>
            <w:hideMark/>
          </w:tcPr>
          <w:p w14:paraId="7D4513AA" w14:textId="77777777" w:rsidR="006F1AE5" w:rsidRPr="00B531F2" w:rsidRDefault="006F1AE5" w:rsidP="006F1AE5">
            <w:pPr>
              <w:spacing w:before="120" w:after="0"/>
              <w:ind w:firstLine="0"/>
              <w:jc w:val="center"/>
            </w:pPr>
            <w:r w:rsidRPr="00B531F2">
              <w:t>5</w:t>
            </w:r>
          </w:p>
        </w:tc>
        <w:tc>
          <w:tcPr>
            <w:tcW w:w="0" w:type="auto"/>
            <w:vAlign w:val="center"/>
            <w:hideMark/>
          </w:tcPr>
          <w:p w14:paraId="5E105AD1" w14:textId="6CB716E1" w:rsidR="006F1AE5" w:rsidRPr="00B531F2" w:rsidRDefault="00CA6014" w:rsidP="006F1AE5">
            <w:pPr>
              <w:spacing w:before="120" w:after="0"/>
              <w:ind w:firstLine="0"/>
              <w:jc w:val="right"/>
            </w:pPr>
            <w:r w:rsidRPr="00BE7C9E">
              <w:t xml:space="preserve">$630,000.00 </w:t>
            </w:r>
          </w:p>
        </w:tc>
        <w:tc>
          <w:tcPr>
            <w:tcW w:w="0" w:type="auto"/>
            <w:vAlign w:val="center"/>
            <w:hideMark/>
          </w:tcPr>
          <w:p w14:paraId="3478D9B8" w14:textId="46F5A8C1" w:rsidR="006F1AE5" w:rsidRPr="00B531F2" w:rsidRDefault="00CA6014" w:rsidP="006F1AE5">
            <w:pPr>
              <w:spacing w:before="120" w:after="0"/>
              <w:ind w:firstLine="0"/>
              <w:jc w:val="right"/>
            </w:pPr>
            <w:r w:rsidRPr="00BE7C9E">
              <w:t xml:space="preserve">$366,392.28 </w:t>
            </w:r>
          </w:p>
        </w:tc>
        <w:tc>
          <w:tcPr>
            <w:tcW w:w="513" w:type="pct"/>
            <w:vAlign w:val="center"/>
            <w:hideMark/>
          </w:tcPr>
          <w:p w14:paraId="1B4540DC" w14:textId="5957C70F" w:rsidR="006F1AE5" w:rsidRPr="00B531F2" w:rsidRDefault="00CA6014" w:rsidP="006F1AE5">
            <w:pPr>
              <w:spacing w:before="120" w:after="0"/>
              <w:ind w:firstLine="0"/>
              <w:jc w:val="center"/>
            </w:pPr>
            <w:r w:rsidRPr="00BE7C9E">
              <w:t>1.72</w:t>
            </w:r>
          </w:p>
        </w:tc>
        <w:tc>
          <w:tcPr>
            <w:tcW w:w="1669" w:type="pct"/>
            <w:vAlign w:val="center"/>
            <w:hideMark/>
          </w:tcPr>
          <w:p w14:paraId="4AD609AB" w14:textId="2E7A0EB6" w:rsidR="006F1AE5" w:rsidRPr="00B531F2" w:rsidRDefault="006F1AE5" w:rsidP="006F1AE5">
            <w:pPr>
              <w:spacing w:before="120" w:after="0"/>
              <w:ind w:firstLine="0"/>
              <w:jc w:val="center"/>
            </w:pPr>
            <w:r w:rsidRPr="00B531F2">
              <w:t>Se obtienen RD$</w:t>
            </w:r>
            <w:r w:rsidR="00CA6014">
              <w:t>1</w:t>
            </w:r>
            <w:r w:rsidR="00CA6014" w:rsidRPr="00B531F2">
              <w:t>.</w:t>
            </w:r>
            <w:r w:rsidR="00CA6014">
              <w:t>72</w:t>
            </w:r>
            <w:r w:rsidRPr="00B531F2">
              <w:t xml:space="preserve"> por cada RD$1.00 invertido</w:t>
            </w:r>
          </w:p>
        </w:tc>
        <w:tc>
          <w:tcPr>
            <w:tcW w:w="0" w:type="auto"/>
            <w:vAlign w:val="center"/>
            <w:hideMark/>
          </w:tcPr>
          <w:p w14:paraId="103DC57B" w14:textId="1B9338F5" w:rsidR="006F1AE5" w:rsidRPr="00B531F2" w:rsidRDefault="006F1AE5" w:rsidP="006F1AE5">
            <w:pPr>
              <w:spacing w:before="120" w:after="0"/>
              <w:ind w:firstLine="0"/>
              <w:jc w:val="center"/>
            </w:pPr>
            <w:r w:rsidRPr="00B531F2">
              <w:t>Rentable</w:t>
            </w:r>
          </w:p>
        </w:tc>
      </w:tr>
    </w:tbl>
    <w:p w14:paraId="23D36E97" w14:textId="77777777" w:rsidR="006E4FD9" w:rsidRPr="00B531F2" w:rsidRDefault="00514F54">
      <w:pPr>
        <w:spacing w:before="120" w:after="200" w:line="264" w:lineRule="auto"/>
        <w:ind w:firstLine="0"/>
      </w:pPr>
      <w:r w:rsidRPr="00B531F2">
        <w:t>Fuente: Propia</w:t>
      </w:r>
    </w:p>
    <w:p w14:paraId="7DC35C30" w14:textId="5C56AE7E" w:rsidR="001640B3" w:rsidRPr="00B531F2" w:rsidRDefault="001640B3">
      <w:pPr>
        <w:spacing w:before="120" w:after="200" w:line="264" w:lineRule="auto"/>
        <w:ind w:firstLine="0"/>
      </w:pPr>
      <w:r w:rsidRPr="00B531F2">
        <w:br w:type="page"/>
      </w:r>
    </w:p>
    <w:p w14:paraId="323696F4" w14:textId="6AF4B0C8" w:rsidR="001640B3" w:rsidRPr="00B531F2" w:rsidRDefault="001640B3" w:rsidP="00617FE9">
      <w:pPr>
        <w:pStyle w:val="Figuras"/>
      </w:pPr>
      <w:bookmarkStart w:id="71" w:name="_Toc227357396"/>
      <w:r w:rsidRPr="00991A04">
        <w:lastRenderedPageBreak/>
        <w:t xml:space="preserve">Tabla </w:t>
      </w:r>
      <w:r>
        <w:fldChar w:fldCharType="begin"/>
      </w:r>
      <w:r>
        <w:instrText xml:space="preserve"> SEQ Tabla \* ARABIC </w:instrText>
      </w:r>
      <w:r>
        <w:fldChar w:fldCharType="separate"/>
      </w:r>
      <w:r w:rsidR="00B111AF">
        <w:rPr>
          <w:noProof/>
        </w:rPr>
        <w:t>26</w:t>
      </w:r>
      <w:r>
        <w:rPr>
          <w:noProof/>
        </w:rPr>
        <w:fldChar w:fldCharType="end"/>
      </w:r>
      <w:r w:rsidRPr="00B531F2">
        <w:br/>
        <w:t>Indicadores Financieros Clave</w:t>
      </w:r>
      <w:bookmarkEnd w:id="71"/>
    </w:p>
    <w:tbl>
      <w:tblPr>
        <w:tblStyle w:val="Tablanormal2"/>
        <w:tblW w:w="5000" w:type="pct"/>
        <w:tblLook w:val="0620" w:firstRow="1" w:lastRow="0" w:firstColumn="0" w:lastColumn="0" w:noHBand="1" w:noVBand="1"/>
      </w:tblPr>
      <w:tblGrid>
        <w:gridCol w:w="1843"/>
        <w:gridCol w:w="1703"/>
        <w:gridCol w:w="5814"/>
      </w:tblGrid>
      <w:tr w:rsidR="00F26FD5" w:rsidRPr="00B531F2" w14:paraId="4DF5F9A7" w14:textId="77777777" w:rsidTr="001640B3">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48C0F1FB" w14:textId="77777777" w:rsidR="001640B3" w:rsidRPr="00B531F2" w:rsidRDefault="001640B3" w:rsidP="001640B3">
            <w:pPr>
              <w:spacing w:before="120" w:after="0"/>
              <w:ind w:firstLine="0"/>
              <w:jc w:val="center"/>
            </w:pPr>
            <w:r w:rsidRPr="00B531F2">
              <w:t>Indicador</w:t>
            </w:r>
          </w:p>
        </w:tc>
        <w:tc>
          <w:tcPr>
            <w:tcW w:w="0" w:type="auto"/>
            <w:vAlign w:val="center"/>
            <w:hideMark/>
          </w:tcPr>
          <w:p w14:paraId="2D101050" w14:textId="77777777" w:rsidR="001640B3" w:rsidRPr="00B531F2" w:rsidRDefault="001640B3" w:rsidP="001640B3">
            <w:pPr>
              <w:spacing w:before="120" w:after="0"/>
              <w:ind w:firstLine="0"/>
              <w:jc w:val="center"/>
            </w:pPr>
            <w:r w:rsidRPr="00B531F2">
              <w:t>Valor</w:t>
            </w:r>
          </w:p>
        </w:tc>
        <w:tc>
          <w:tcPr>
            <w:tcW w:w="0" w:type="auto"/>
            <w:vAlign w:val="center"/>
            <w:hideMark/>
          </w:tcPr>
          <w:p w14:paraId="5C4E96A4" w14:textId="77777777" w:rsidR="001640B3" w:rsidRPr="00B531F2" w:rsidRDefault="001640B3" w:rsidP="001640B3">
            <w:pPr>
              <w:spacing w:before="120" w:after="0"/>
              <w:ind w:firstLine="0"/>
              <w:jc w:val="center"/>
            </w:pPr>
            <w:r w:rsidRPr="00B531F2">
              <w:t>Interpretación</w:t>
            </w:r>
          </w:p>
        </w:tc>
      </w:tr>
      <w:tr w:rsidR="00F26FD5" w:rsidRPr="00B531F2" w14:paraId="4E144608" w14:textId="77777777" w:rsidTr="001640B3">
        <w:tc>
          <w:tcPr>
            <w:tcW w:w="0" w:type="auto"/>
            <w:vAlign w:val="center"/>
            <w:hideMark/>
          </w:tcPr>
          <w:p w14:paraId="707760F8" w14:textId="77777777" w:rsidR="001640B3" w:rsidRPr="00B531F2" w:rsidRDefault="001640B3" w:rsidP="001640B3">
            <w:pPr>
              <w:spacing w:before="120" w:after="0"/>
              <w:ind w:firstLine="0"/>
              <w:jc w:val="center"/>
            </w:pPr>
            <w:r w:rsidRPr="00B531F2">
              <w:rPr>
                <w:b/>
                <w:bCs/>
              </w:rPr>
              <w:t>TIR</w:t>
            </w:r>
            <w:r w:rsidRPr="00B531F2">
              <w:t xml:space="preserve"> (</w:t>
            </w:r>
            <w:r w:rsidRPr="00B531F2">
              <w:rPr>
                <w:i/>
                <w:iCs/>
              </w:rPr>
              <w:t>Tasa Interna de Retorno</w:t>
            </w:r>
            <w:r w:rsidRPr="00B531F2">
              <w:t>)</w:t>
            </w:r>
          </w:p>
        </w:tc>
        <w:tc>
          <w:tcPr>
            <w:tcW w:w="0" w:type="auto"/>
            <w:vAlign w:val="center"/>
            <w:hideMark/>
          </w:tcPr>
          <w:p w14:paraId="2ECFFA1D" w14:textId="5B103992" w:rsidR="001640B3" w:rsidRPr="00B531F2" w:rsidRDefault="00D725EC" w:rsidP="001640B3">
            <w:pPr>
              <w:spacing w:before="120" w:after="0"/>
              <w:ind w:firstLine="0"/>
              <w:jc w:val="center"/>
            </w:pPr>
            <w:r>
              <w:rPr>
                <w:b/>
                <w:bCs/>
              </w:rPr>
              <w:t>35</w:t>
            </w:r>
            <w:r w:rsidR="001640B3" w:rsidRPr="00B531F2">
              <w:rPr>
                <w:b/>
                <w:bCs/>
              </w:rPr>
              <w:t>.</w:t>
            </w:r>
            <w:r>
              <w:rPr>
                <w:b/>
                <w:bCs/>
              </w:rPr>
              <w:t>2</w:t>
            </w:r>
            <w:r w:rsidR="00D961AC">
              <w:rPr>
                <w:b/>
                <w:bCs/>
              </w:rPr>
              <w:t>1</w:t>
            </w:r>
            <w:r w:rsidR="001640B3" w:rsidRPr="00B531F2">
              <w:rPr>
                <w:b/>
                <w:bCs/>
              </w:rPr>
              <w:t>%</w:t>
            </w:r>
          </w:p>
        </w:tc>
        <w:tc>
          <w:tcPr>
            <w:tcW w:w="0" w:type="auto"/>
            <w:vAlign w:val="center"/>
            <w:hideMark/>
          </w:tcPr>
          <w:p w14:paraId="7BBAF34A" w14:textId="200E92D8" w:rsidR="001640B3" w:rsidRPr="00B531F2" w:rsidRDefault="001640B3" w:rsidP="001640B3">
            <w:pPr>
              <w:spacing w:before="120" w:after="0"/>
              <w:ind w:firstLine="0"/>
              <w:jc w:val="center"/>
            </w:pPr>
            <w:r w:rsidRPr="00B531F2">
              <w:t>Supera la tasa de referencia bancaria (16.5%); el proyecto genera valor sostenible incluso bajo el escenario 100% plan Profesional</w:t>
            </w:r>
          </w:p>
        </w:tc>
      </w:tr>
      <w:tr w:rsidR="00F26FD5" w:rsidRPr="00B531F2" w14:paraId="25804B5C" w14:textId="77777777" w:rsidTr="001640B3">
        <w:tc>
          <w:tcPr>
            <w:tcW w:w="0" w:type="auto"/>
            <w:vAlign w:val="center"/>
            <w:hideMark/>
          </w:tcPr>
          <w:p w14:paraId="7ACF8D53" w14:textId="77777777" w:rsidR="001640B3" w:rsidRPr="00B531F2" w:rsidRDefault="001640B3" w:rsidP="001640B3">
            <w:pPr>
              <w:spacing w:before="120" w:after="0"/>
              <w:ind w:firstLine="0"/>
              <w:jc w:val="center"/>
            </w:pPr>
            <w:r w:rsidRPr="00B531F2">
              <w:rPr>
                <w:b/>
                <w:bCs/>
              </w:rPr>
              <w:t>VPN</w:t>
            </w:r>
            <w:r w:rsidRPr="00B531F2">
              <w:t xml:space="preserve"> (tasa de descuento 20%)</w:t>
            </w:r>
          </w:p>
        </w:tc>
        <w:tc>
          <w:tcPr>
            <w:tcW w:w="0" w:type="auto"/>
            <w:vAlign w:val="center"/>
            <w:hideMark/>
          </w:tcPr>
          <w:p w14:paraId="076DA2FD" w14:textId="41231B62" w:rsidR="001640B3" w:rsidRPr="00B531F2" w:rsidRDefault="001640B3" w:rsidP="001640B3">
            <w:pPr>
              <w:spacing w:before="120" w:after="0"/>
              <w:ind w:firstLine="0"/>
              <w:jc w:val="center"/>
            </w:pPr>
            <w:r w:rsidRPr="00B531F2">
              <w:rPr>
                <w:b/>
                <w:bCs/>
              </w:rPr>
              <w:t>+RD$</w:t>
            </w:r>
            <w:r w:rsidR="00D725EC">
              <w:rPr>
                <w:b/>
                <w:bCs/>
              </w:rPr>
              <w:t>168</w:t>
            </w:r>
            <w:r w:rsidRPr="00B531F2">
              <w:rPr>
                <w:b/>
                <w:bCs/>
              </w:rPr>
              <w:t>,</w:t>
            </w:r>
            <w:r w:rsidR="00D725EC">
              <w:rPr>
                <w:b/>
                <w:bCs/>
              </w:rPr>
              <w:t>223</w:t>
            </w:r>
          </w:p>
        </w:tc>
        <w:tc>
          <w:tcPr>
            <w:tcW w:w="0" w:type="auto"/>
            <w:vAlign w:val="center"/>
            <w:hideMark/>
          </w:tcPr>
          <w:p w14:paraId="141284E0" w14:textId="77777777" w:rsidR="001640B3" w:rsidRPr="00B531F2" w:rsidRDefault="001640B3" w:rsidP="001640B3">
            <w:pPr>
              <w:spacing w:before="120" w:after="0"/>
              <w:ind w:firstLine="0"/>
              <w:jc w:val="center"/>
            </w:pPr>
            <w:r w:rsidRPr="00B531F2">
              <w:t>Valor Presente Neto positivo confirma que el proyecto genera riqueza por encima del costo de oportunidad del capital a 5 años</w:t>
            </w:r>
          </w:p>
        </w:tc>
      </w:tr>
      <w:tr w:rsidR="00F26FD5" w:rsidRPr="00B531F2" w14:paraId="32523AD1" w14:textId="77777777" w:rsidTr="001640B3">
        <w:tc>
          <w:tcPr>
            <w:tcW w:w="0" w:type="auto"/>
            <w:vAlign w:val="center"/>
            <w:hideMark/>
          </w:tcPr>
          <w:p w14:paraId="45D7D4EC" w14:textId="16E8D43C" w:rsidR="001640B3" w:rsidRPr="00B531F2" w:rsidRDefault="001640B3" w:rsidP="001640B3">
            <w:pPr>
              <w:spacing w:before="120" w:after="0"/>
              <w:ind w:firstLine="0"/>
              <w:jc w:val="center"/>
              <w:rPr>
                <w:b/>
                <w:i/>
              </w:rPr>
            </w:pPr>
            <w:r w:rsidRPr="00B531F2">
              <w:rPr>
                <w:b/>
                <w:bCs/>
              </w:rPr>
              <w:t xml:space="preserve">Período de </w:t>
            </w:r>
            <w:r w:rsidRPr="00B531F2">
              <w:rPr>
                <w:b/>
                <w:bCs/>
                <w:i/>
                <w:iCs/>
              </w:rPr>
              <w:t>Payback</w:t>
            </w:r>
          </w:p>
        </w:tc>
        <w:tc>
          <w:tcPr>
            <w:tcW w:w="0" w:type="auto"/>
            <w:vAlign w:val="center"/>
            <w:hideMark/>
          </w:tcPr>
          <w:p w14:paraId="04104D09" w14:textId="5A67661E" w:rsidR="001640B3" w:rsidRPr="00B531F2" w:rsidRDefault="001640B3" w:rsidP="001640B3">
            <w:pPr>
              <w:spacing w:before="120" w:after="0"/>
              <w:ind w:firstLine="0"/>
              <w:jc w:val="center"/>
              <w:rPr>
                <w:b/>
              </w:rPr>
            </w:pPr>
            <w:r w:rsidRPr="00B531F2">
              <w:rPr>
                <w:b/>
                <w:bCs/>
              </w:rPr>
              <w:t xml:space="preserve">Año </w:t>
            </w:r>
            <w:r w:rsidR="00626708">
              <w:rPr>
                <w:b/>
                <w:bCs/>
              </w:rPr>
              <w:t>1</w:t>
            </w:r>
            <w:r w:rsidRPr="00B531F2">
              <w:rPr>
                <w:b/>
                <w:bCs/>
              </w:rPr>
              <w:t>.</w:t>
            </w:r>
            <w:r w:rsidR="00626708">
              <w:rPr>
                <w:b/>
                <w:bCs/>
              </w:rPr>
              <w:t xml:space="preserve">89 </w:t>
            </w:r>
            <w:r w:rsidRPr="00B531F2">
              <w:rPr>
                <w:b/>
                <w:bCs/>
              </w:rPr>
              <w:t xml:space="preserve">(≈ mes </w:t>
            </w:r>
            <w:r w:rsidR="00A314E1">
              <w:rPr>
                <w:b/>
                <w:bCs/>
              </w:rPr>
              <w:t>23</w:t>
            </w:r>
            <w:r w:rsidRPr="00B531F2">
              <w:rPr>
                <w:b/>
                <w:bCs/>
              </w:rPr>
              <w:t>)</w:t>
            </w:r>
          </w:p>
        </w:tc>
        <w:tc>
          <w:tcPr>
            <w:tcW w:w="0" w:type="auto"/>
            <w:vAlign w:val="center"/>
            <w:hideMark/>
          </w:tcPr>
          <w:p w14:paraId="006809F2" w14:textId="4BC56876" w:rsidR="001640B3" w:rsidRPr="00B531F2" w:rsidRDefault="001640B3" w:rsidP="001640B3">
            <w:pPr>
              <w:spacing w:before="120" w:after="0"/>
              <w:ind w:firstLine="0"/>
              <w:jc w:val="center"/>
            </w:pPr>
            <w:r w:rsidRPr="00B531F2">
              <w:t xml:space="preserve">La inversión inicial se recupera en el mes </w:t>
            </w:r>
            <w:r w:rsidR="00A314E1">
              <w:t>23</w:t>
            </w:r>
            <w:r w:rsidRPr="00B531F2">
              <w:t xml:space="preserve"> de operación, inmediatamente después de la liquidación total del préstamo (mes 36)</w:t>
            </w:r>
          </w:p>
        </w:tc>
      </w:tr>
      <w:tr w:rsidR="00F26FD5" w:rsidRPr="00B531F2" w14:paraId="13E1989A" w14:textId="77777777" w:rsidTr="001640B3">
        <w:tc>
          <w:tcPr>
            <w:tcW w:w="0" w:type="auto"/>
            <w:vAlign w:val="center"/>
            <w:hideMark/>
          </w:tcPr>
          <w:p w14:paraId="17A73CB8" w14:textId="77777777" w:rsidR="001640B3" w:rsidRPr="00B531F2" w:rsidRDefault="001640B3" w:rsidP="001640B3">
            <w:pPr>
              <w:spacing w:before="120" w:after="0"/>
              <w:ind w:firstLine="0"/>
              <w:jc w:val="center"/>
            </w:pPr>
            <w:r w:rsidRPr="00B531F2">
              <w:rPr>
                <w:b/>
                <w:bCs/>
              </w:rPr>
              <w:t>ROI Año 4</w:t>
            </w:r>
          </w:p>
        </w:tc>
        <w:tc>
          <w:tcPr>
            <w:tcW w:w="0" w:type="auto"/>
            <w:vAlign w:val="center"/>
            <w:hideMark/>
          </w:tcPr>
          <w:p w14:paraId="05D12A13" w14:textId="6F66937C" w:rsidR="001640B3" w:rsidRPr="00B531F2" w:rsidRDefault="001640B3" w:rsidP="001640B3">
            <w:pPr>
              <w:spacing w:before="120" w:after="0"/>
              <w:ind w:firstLine="0"/>
              <w:jc w:val="center"/>
            </w:pPr>
            <w:r w:rsidRPr="00B531F2">
              <w:rPr>
                <w:b/>
                <w:bCs/>
              </w:rPr>
              <w:t>+</w:t>
            </w:r>
            <w:r w:rsidR="00236517">
              <w:rPr>
                <w:b/>
                <w:bCs/>
              </w:rPr>
              <w:t>70</w:t>
            </w:r>
            <w:r w:rsidRPr="00B531F2">
              <w:rPr>
                <w:b/>
                <w:bCs/>
              </w:rPr>
              <w:t>.</w:t>
            </w:r>
            <w:r w:rsidR="00236517">
              <w:rPr>
                <w:b/>
                <w:bCs/>
              </w:rPr>
              <w:t>3</w:t>
            </w:r>
            <w:r w:rsidRPr="00B531F2">
              <w:rPr>
                <w:b/>
                <w:bCs/>
              </w:rPr>
              <w:t>% acumulado</w:t>
            </w:r>
          </w:p>
        </w:tc>
        <w:tc>
          <w:tcPr>
            <w:tcW w:w="0" w:type="auto"/>
            <w:vAlign w:val="center"/>
            <w:hideMark/>
          </w:tcPr>
          <w:p w14:paraId="4447DC77" w14:textId="77777777" w:rsidR="001640B3" w:rsidRPr="00B531F2" w:rsidRDefault="001640B3" w:rsidP="001640B3">
            <w:pPr>
              <w:spacing w:before="120" w:after="0"/>
              <w:ind w:firstLine="0"/>
              <w:jc w:val="center"/>
            </w:pPr>
            <w:r w:rsidRPr="00B531F2">
              <w:t>El proyecto entra en terreno positivo en el Año 4, libre de servicio de deuda</w:t>
            </w:r>
          </w:p>
        </w:tc>
      </w:tr>
      <w:tr w:rsidR="00F26FD5" w:rsidRPr="00B531F2" w14:paraId="616C6337" w14:textId="77777777" w:rsidTr="001640B3">
        <w:tc>
          <w:tcPr>
            <w:tcW w:w="0" w:type="auto"/>
            <w:vAlign w:val="center"/>
            <w:hideMark/>
          </w:tcPr>
          <w:p w14:paraId="50A7F77A" w14:textId="77777777" w:rsidR="001640B3" w:rsidRPr="00B531F2" w:rsidRDefault="001640B3" w:rsidP="001640B3">
            <w:pPr>
              <w:spacing w:before="120" w:after="0"/>
              <w:ind w:firstLine="0"/>
              <w:jc w:val="center"/>
            </w:pPr>
            <w:r w:rsidRPr="00B531F2">
              <w:rPr>
                <w:b/>
                <w:bCs/>
              </w:rPr>
              <w:t>ROI Año 5</w:t>
            </w:r>
          </w:p>
        </w:tc>
        <w:tc>
          <w:tcPr>
            <w:tcW w:w="0" w:type="auto"/>
            <w:vAlign w:val="center"/>
            <w:hideMark/>
          </w:tcPr>
          <w:p w14:paraId="56CDF19D" w14:textId="5D33E887" w:rsidR="001640B3" w:rsidRPr="00B531F2" w:rsidRDefault="001640B3" w:rsidP="001640B3">
            <w:pPr>
              <w:spacing w:before="120" w:after="0"/>
              <w:ind w:firstLine="0"/>
              <w:jc w:val="center"/>
            </w:pPr>
            <w:r w:rsidRPr="00B531F2">
              <w:rPr>
                <w:b/>
                <w:bCs/>
              </w:rPr>
              <w:t>+</w:t>
            </w:r>
            <w:r w:rsidR="00236517">
              <w:rPr>
                <w:b/>
                <w:bCs/>
              </w:rPr>
              <w:t>123</w:t>
            </w:r>
            <w:r w:rsidRPr="00B531F2">
              <w:rPr>
                <w:b/>
                <w:bCs/>
              </w:rPr>
              <w:t>.</w:t>
            </w:r>
            <w:r w:rsidR="00236517">
              <w:rPr>
                <w:b/>
                <w:bCs/>
              </w:rPr>
              <w:t>82</w:t>
            </w:r>
            <w:r w:rsidRPr="00B531F2">
              <w:rPr>
                <w:b/>
                <w:bCs/>
              </w:rPr>
              <w:t>% acumulado</w:t>
            </w:r>
          </w:p>
        </w:tc>
        <w:tc>
          <w:tcPr>
            <w:tcW w:w="0" w:type="auto"/>
            <w:vAlign w:val="center"/>
            <w:hideMark/>
          </w:tcPr>
          <w:p w14:paraId="35BAFC43" w14:textId="77777777" w:rsidR="001640B3" w:rsidRPr="00B531F2" w:rsidRDefault="001640B3" w:rsidP="001640B3">
            <w:pPr>
              <w:spacing w:before="120" w:after="0"/>
              <w:ind w:firstLine="0"/>
              <w:jc w:val="center"/>
            </w:pPr>
            <w:r w:rsidRPr="00B531F2">
              <w:t>Retorno sólido al horizonte de 5 años bajo el supuesto más conservador de monetización</w:t>
            </w:r>
          </w:p>
        </w:tc>
      </w:tr>
    </w:tbl>
    <w:p w14:paraId="43BDDA4B" w14:textId="77777777" w:rsidR="00B806BA" w:rsidRPr="00B531F2" w:rsidRDefault="000900A7">
      <w:pPr>
        <w:spacing w:before="120" w:after="200" w:line="264" w:lineRule="auto"/>
        <w:ind w:firstLine="0"/>
      </w:pPr>
      <w:r w:rsidRPr="00B531F2">
        <w:t>Fuente: Propia</w:t>
      </w:r>
    </w:p>
    <w:p w14:paraId="6AFE806B" w14:textId="0C68140E" w:rsidR="008B3494" w:rsidRPr="00B531F2" w:rsidRDefault="00B806BA" w:rsidP="00B806BA">
      <w:pPr>
        <w:rPr>
          <w:rFonts w:eastAsiaTheme="majorEastAsia" w:cstheme="majorBidi"/>
          <w:b/>
          <w:bCs/>
          <w:i/>
          <w:color w:val="auto"/>
          <w:spacing w:val="-5"/>
        </w:rPr>
      </w:pPr>
      <w:r w:rsidRPr="00B531F2">
        <w:t>A la luz de estos indicadores, y siguiendo el criterio de Baca Urbina (s.f.) de que un proyecto es </w:t>
      </w:r>
      <w:r w:rsidRPr="00B531F2">
        <w:rPr>
          <w:b/>
          <w:bCs/>
        </w:rPr>
        <w:t>económicamente factible</w:t>
      </w:r>
      <w:r w:rsidRPr="00B531F2">
        <w:t> cuando la relación B/C supera la unidad, el VPN es positivo y el período de recuperación es inferior al horizonte de evaluación, puede afirmarse que VeriFinca presenta una </w:t>
      </w:r>
      <w:r w:rsidRPr="00B531F2">
        <w:rPr>
          <w:b/>
          <w:bCs/>
        </w:rPr>
        <w:t>factibilidad económica positiva y sustentada</w:t>
      </w:r>
      <w:r w:rsidRPr="00B531F2">
        <w:t xml:space="preserve">: su inversión se recupera en el mes </w:t>
      </w:r>
      <w:r w:rsidR="0099533A" w:rsidRPr="00B531F2">
        <w:rPr>
          <w:b/>
          <w:bCs/>
        </w:rPr>
        <w:t>≈</w:t>
      </w:r>
      <w:r w:rsidR="0099533A">
        <w:rPr>
          <w:b/>
          <w:bCs/>
        </w:rPr>
        <w:t xml:space="preserve"> </w:t>
      </w:r>
      <w:r w:rsidR="002F3536">
        <w:t>23</w:t>
      </w:r>
      <w:r w:rsidRPr="00B531F2">
        <w:t xml:space="preserve"> bajo el escenario más conservador posible, con una TIR del </w:t>
      </w:r>
      <w:r w:rsidR="002F3536">
        <w:t>35</w:t>
      </w:r>
      <w:r w:rsidRPr="00B531F2">
        <w:t>.</w:t>
      </w:r>
      <w:r w:rsidR="002F3536">
        <w:t>2</w:t>
      </w:r>
      <w:r w:rsidR="00791C3B">
        <w:t>1</w:t>
      </w:r>
      <w:r w:rsidRPr="00B531F2">
        <w:t>% que cuadruplica la tasa de interés del préstamo (16.5%), confirmando que el proyecto genera valor real para el inversionista.</w:t>
      </w:r>
      <w:r w:rsidR="008B3494" w:rsidRPr="00B531F2">
        <w:br w:type="page"/>
      </w:r>
    </w:p>
    <w:p w14:paraId="07D15C82" w14:textId="5469696E" w:rsidR="00A755C4" w:rsidRPr="00B531F2" w:rsidRDefault="00A755C4" w:rsidP="00AC2130">
      <w:pPr>
        <w:pStyle w:val="Ttulo3"/>
      </w:pPr>
      <w:bookmarkStart w:id="72" w:name="_Toc227357296"/>
      <w:r w:rsidRPr="00B531F2">
        <w:lastRenderedPageBreak/>
        <w:t>Operativa</w:t>
      </w:r>
      <w:bookmarkEnd w:id="72"/>
    </w:p>
    <w:p w14:paraId="05D696A9" w14:textId="5DE5E593" w:rsidR="00A755C4" w:rsidRPr="00B531F2" w:rsidRDefault="00A755C4" w:rsidP="00A755C4">
      <w:r w:rsidRPr="00B531F2">
        <w:t>Este análisis no evalúa únicamente las características de la plataforma propuesta, sino que responde a una pregunta central orientada al cliente: ¿qué necesita el cliente para implementar el sistema de manera viable? (Baca Urbina).</w:t>
      </w:r>
    </w:p>
    <w:p w14:paraId="145E840D" w14:textId="77777777" w:rsidR="00A755C4" w:rsidRPr="00B531F2" w:rsidRDefault="00A755C4" w:rsidP="002521BA">
      <w:pPr>
        <w:pStyle w:val="Ttulo4"/>
      </w:pPr>
      <w:r w:rsidRPr="00B531F2">
        <w:t>Panorama de Herramientas Operativas Actuales</w:t>
      </w:r>
    </w:p>
    <w:p w14:paraId="08FC921C" w14:textId="77777777" w:rsidR="00A755C4" w:rsidRPr="00B531F2" w:rsidRDefault="00A755C4" w:rsidP="00A755C4">
      <w:pPr>
        <w:ind w:firstLine="0"/>
        <w:rPr>
          <w:b/>
          <w:bCs/>
        </w:rPr>
      </w:pPr>
      <w:r w:rsidRPr="00B531F2">
        <w:rPr>
          <w:b/>
          <w:bCs/>
        </w:rPr>
        <w:t>A. Plataforma oficial del Estado: Registro Inmobiliario Digital</w:t>
      </w:r>
    </w:p>
    <w:p w14:paraId="5C7DF62A" w14:textId="6F6AF4AE" w:rsidR="00A755C4" w:rsidRPr="00B531F2" w:rsidRDefault="00A755C4" w:rsidP="00A755C4">
      <w:r w:rsidRPr="00B531F2">
        <w:t xml:space="preserve">La principal plataforma gubernamental en operación para consultas inmobiliarias en República Dominicana es el portal de servicios virtuales del Registro Inmobiliario, accesible en </w:t>
      </w:r>
      <w:r w:rsidRPr="00B531F2">
        <w:rPr>
          <w:b/>
          <w:bCs/>
        </w:rPr>
        <w:t>servicios.ri.gob.do</w:t>
      </w:r>
      <w:r w:rsidRPr="00B531F2">
        <w:t xml:space="preserve">, complementado por la aplicación móvil </w:t>
      </w:r>
      <w:r w:rsidRPr="00B531F2">
        <w:rPr>
          <w:b/>
          <w:bCs/>
        </w:rPr>
        <w:t>RIMóvil</w:t>
      </w:r>
      <w:r w:rsidRPr="00B531F2">
        <w:t xml:space="preserve"> (anteriormente JIMOVIL), disponible para iOS y Android</w:t>
      </w:r>
      <w:r w:rsidR="00482CF3">
        <w:t xml:space="preserve"> </w:t>
      </w:r>
      <w:sdt>
        <w:sdtPr>
          <w:id w:val="-507435600"/>
          <w:citation/>
        </w:sdtPr>
        <w:sdtEndPr/>
        <w:sdtContent>
          <w:r w:rsidR="00991F30">
            <w:fldChar w:fldCharType="begin"/>
          </w:r>
          <w:r w:rsidR="00991F30">
            <w:rPr>
              <w:lang w:val="es-MX"/>
            </w:rPr>
            <w:instrText xml:space="preserve">CITATION Reg19 \l 2058 </w:instrText>
          </w:r>
          <w:r w:rsidR="00991F30">
            <w:fldChar w:fldCharType="separate"/>
          </w:r>
          <w:r w:rsidR="00852EF3">
            <w:rPr>
              <w:lang w:val="es-MX"/>
            </w:rPr>
            <w:t>(R.I, 2021)</w:t>
          </w:r>
          <w:r w:rsidR="00991F30">
            <w:fldChar w:fldCharType="end"/>
          </w:r>
        </w:sdtContent>
      </w:sdt>
      <w:r w:rsidRPr="00B531F2">
        <w:t>.</w:t>
      </w:r>
    </w:p>
    <w:p w14:paraId="675999B9" w14:textId="77777777" w:rsidR="00A755C4" w:rsidRPr="00B531F2" w:rsidRDefault="00A755C4" w:rsidP="00A755C4">
      <w:r w:rsidRPr="00B531F2">
        <w:t>Según la información pública del organismo, el portal ofrece los siguientes servicios digitales:</w:t>
      </w:r>
    </w:p>
    <w:p w14:paraId="736B40B2" w14:textId="77777777" w:rsidR="00A755C4" w:rsidRPr="00B531F2" w:rsidRDefault="00A755C4" w:rsidP="00380681">
      <w:pPr>
        <w:numPr>
          <w:ilvl w:val="0"/>
          <w:numId w:val="31"/>
        </w:numPr>
      </w:pPr>
      <w:r w:rsidRPr="00B531F2">
        <w:t>Solicitud de certificación del estado jurídico del inmueble</w:t>
      </w:r>
    </w:p>
    <w:p w14:paraId="749DDB7B" w14:textId="77777777" w:rsidR="00A755C4" w:rsidRPr="00B531F2" w:rsidRDefault="00A755C4" w:rsidP="00380681">
      <w:pPr>
        <w:numPr>
          <w:ilvl w:val="0"/>
          <w:numId w:val="31"/>
        </w:numPr>
      </w:pPr>
      <w:r w:rsidRPr="00B531F2">
        <w:t>Consulta de expedientes y seguimiento de trámites en línea</w:t>
      </w:r>
    </w:p>
    <w:p w14:paraId="66F9F066" w14:textId="77777777" w:rsidR="00A755C4" w:rsidRPr="00B531F2" w:rsidRDefault="00A755C4" w:rsidP="00380681">
      <w:pPr>
        <w:numPr>
          <w:ilvl w:val="0"/>
          <w:numId w:val="31"/>
        </w:numPr>
      </w:pPr>
      <w:r w:rsidRPr="00B531F2">
        <w:t>Inscripción y cancelación de hipotecas convencionales</w:t>
      </w:r>
    </w:p>
    <w:p w14:paraId="1D88567E" w14:textId="77777777" w:rsidR="00A755C4" w:rsidRPr="00B531F2" w:rsidRDefault="00A755C4" w:rsidP="00380681">
      <w:pPr>
        <w:numPr>
          <w:ilvl w:val="0"/>
          <w:numId w:val="31"/>
        </w:numPr>
      </w:pPr>
      <w:r w:rsidRPr="00B531F2">
        <w:t>Inscripción de embargos y transferencias</w:t>
      </w:r>
    </w:p>
    <w:p w14:paraId="126AE6A9" w14:textId="77777777" w:rsidR="00A755C4" w:rsidRPr="00B531F2" w:rsidRDefault="00A755C4" w:rsidP="00380681">
      <w:pPr>
        <w:numPr>
          <w:ilvl w:val="0"/>
          <w:numId w:val="31"/>
        </w:numPr>
      </w:pPr>
      <w:r w:rsidRPr="00B531F2">
        <w:t xml:space="preserve">Consulta del </w:t>
      </w:r>
      <w:r w:rsidRPr="00B531F2">
        <w:rPr>
          <w:b/>
          <w:bCs/>
        </w:rPr>
        <w:t>parcelario catastral</w:t>
      </w:r>
      <w:r w:rsidRPr="00B531F2">
        <w:t xml:space="preserve"> mediante designación posicional</w:t>
      </w:r>
    </w:p>
    <w:p w14:paraId="2A1F8E6E" w14:textId="77777777" w:rsidR="00A755C4" w:rsidRPr="00B531F2" w:rsidRDefault="00A755C4" w:rsidP="00380681">
      <w:pPr>
        <w:numPr>
          <w:ilvl w:val="0"/>
          <w:numId w:val="31"/>
        </w:numPr>
      </w:pPr>
      <w:r w:rsidRPr="00B531F2">
        <w:t>Pago electrónico de tasas e impuestos mediante tarjetas de crédito o débito</w:t>
      </w:r>
    </w:p>
    <w:p w14:paraId="17A7CBCF" w14:textId="77777777" w:rsidR="00A755C4" w:rsidRPr="00B531F2" w:rsidRDefault="00A755C4" w:rsidP="00380681">
      <w:pPr>
        <w:numPr>
          <w:ilvl w:val="0"/>
          <w:numId w:val="31"/>
        </w:numPr>
      </w:pPr>
      <w:r w:rsidRPr="00B531F2">
        <w:t>Consultas y comparecencias virtuales vía Microsoft Teams</w:t>
      </w:r>
    </w:p>
    <w:p w14:paraId="1B42805F" w14:textId="77777777" w:rsidR="00A755C4" w:rsidRPr="00B531F2" w:rsidRDefault="00A755C4" w:rsidP="00380681">
      <w:pPr>
        <w:numPr>
          <w:ilvl w:val="0"/>
          <w:numId w:val="31"/>
        </w:numPr>
      </w:pPr>
      <w:r w:rsidRPr="00B531F2">
        <w:t>Duplicado por pérdida de título</w:t>
      </w:r>
    </w:p>
    <w:p w14:paraId="61436A84" w14:textId="748F37AE" w:rsidR="00476E31" w:rsidRPr="00B531F2" w:rsidRDefault="00A755C4" w:rsidP="00A755C4">
      <w:r w:rsidRPr="00B531F2">
        <w:t xml:space="preserve">Sin embargo, el alcance operativo de esta plataforma presenta </w:t>
      </w:r>
      <w:r w:rsidRPr="00B531F2">
        <w:rPr>
          <w:b/>
          <w:bCs/>
        </w:rPr>
        <w:t>limitaciones estructurales críticas</w:t>
      </w:r>
      <w:r w:rsidRPr="00B531F2">
        <w:t xml:space="preserve"> que dejan un vacío que VeriFinca está diseñado para cubrir:</w:t>
      </w:r>
    </w:p>
    <w:p w14:paraId="23D319BD" w14:textId="669B7CBF" w:rsidR="00A755C4" w:rsidRPr="00B531F2" w:rsidRDefault="00476E31" w:rsidP="00476E31">
      <w:pPr>
        <w:spacing w:before="120" w:after="200" w:line="264" w:lineRule="auto"/>
        <w:ind w:firstLine="0"/>
      </w:pPr>
      <w:r w:rsidRPr="00B531F2">
        <w:br w:type="page"/>
      </w:r>
    </w:p>
    <w:p w14:paraId="725A3805" w14:textId="5BCB4FC9" w:rsidR="00A755C4" w:rsidRPr="00B531F2" w:rsidRDefault="00A755C4" w:rsidP="00617FE9">
      <w:pPr>
        <w:pStyle w:val="Figuras"/>
      </w:pPr>
      <w:bookmarkStart w:id="73" w:name="_Toc227357397"/>
      <w:r w:rsidRPr="00B531F2">
        <w:lastRenderedPageBreak/>
        <w:t xml:space="preserve">Tabla </w:t>
      </w:r>
      <w:r>
        <w:fldChar w:fldCharType="begin"/>
      </w:r>
      <w:r>
        <w:instrText xml:space="preserve"> SEQ Tabla \* ARABIC </w:instrText>
      </w:r>
      <w:r>
        <w:fldChar w:fldCharType="separate"/>
      </w:r>
      <w:r w:rsidR="00B111AF">
        <w:rPr>
          <w:noProof/>
        </w:rPr>
        <w:t>27</w:t>
      </w:r>
      <w:r>
        <w:rPr>
          <w:noProof/>
        </w:rPr>
        <w:fldChar w:fldCharType="end"/>
      </w:r>
      <w:r w:rsidRPr="00B531F2">
        <w:br/>
        <w:t>Comparativo operativo: RI Digital vs. VeriFinca</w:t>
      </w:r>
      <w:bookmarkEnd w:id="73"/>
    </w:p>
    <w:tbl>
      <w:tblPr>
        <w:tblStyle w:val="Tablanormal2"/>
        <w:tblW w:w="0" w:type="auto"/>
        <w:tblLook w:val="06A0" w:firstRow="1" w:lastRow="0" w:firstColumn="1" w:lastColumn="0" w:noHBand="1" w:noVBand="1"/>
      </w:tblPr>
      <w:tblGrid>
        <w:gridCol w:w="1779"/>
        <w:gridCol w:w="2886"/>
        <w:gridCol w:w="4695"/>
      </w:tblGrid>
      <w:tr w:rsidR="00406F14" w:rsidRPr="00B531F2" w14:paraId="24D55A0F" w14:textId="77777777" w:rsidTr="004A528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241181" w14:textId="77777777" w:rsidR="00A755C4" w:rsidRPr="00B531F2" w:rsidRDefault="00A755C4" w:rsidP="004A5284">
            <w:pPr>
              <w:spacing w:before="120" w:after="0"/>
              <w:ind w:firstLine="0"/>
              <w:jc w:val="center"/>
            </w:pPr>
            <w:r w:rsidRPr="00B531F2">
              <w:t>Dimensión</w:t>
            </w:r>
          </w:p>
        </w:tc>
        <w:tc>
          <w:tcPr>
            <w:tcW w:w="0" w:type="auto"/>
            <w:vAlign w:val="center"/>
            <w:hideMark/>
          </w:tcPr>
          <w:p w14:paraId="24C034BE" w14:textId="77777777" w:rsidR="00A755C4" w:rsidRPr="00B531F2" w:rsidRDefault="00A755C4" w:rsidP="004A5284">
            <w:pPr>
              <w:spacing w:before="120" w:after="0"/>
              <w:ind w:firstLine="0"/>
              <w:jc w:val="center"/>
              <w:cnfStyle w:val="100000000000" w:firstRow="1" w:lastRow="0" w:firstColumn="0" w:lastColumn="0" w:oddVBand="0" w:evenVBand="0" w:oddHBand="0" w:evenHBand="0" w:firstRowFirstColumn="0" w:firstRowLastColumn="0" w:lastRowFirstColumn="0" w:lastRowLastColumn="0"/>
            </w:pPr>
            <w:r w:rsidRPr="00B531F2">
              <w:t>RI Digital + RIMóvil</w:t>
            </w:r>
          </w:p>
        </w:tc>
        <w:tc>
          <w:tcPr>
            <w:tcW w:w="0" w:type="auto"/>
            <w:vAlign w:val="center"/>
            <w:hideMark/>
          </w:tcPr>
          <w:p w14:paraId="7CB41D4F" w14:textId="77777777" w:rsidR="00A755C4" w:rsidRPr="00B531F2" w:rsidRDefault="00A755C4" w:rsidP="004A5284">
            <w:pPr>
              <w:spacing w:before="120" w:after="0"/>
              <w:ind w:firstLine="0"/>
              <w:jc w:val="center"/>
              <w:cnfStyle w:val="100000000000" w:firstRow="1" w:lastRow="0" w:firstColumn="0" w:lastColumn="0" w:oddVBand="0" w:evenVBand="0" w:oddHBand="0" w:evenHBand="0" w:firstRowFirstColumn="0" w:firstRowLastColumn="0" w:lastRowFirstColumn="0" w:lastRowLastColumn="0"/>
            </w:pPr>
            <w:r w:rsidRPr="00B531F2">
              <w:t>VeriFinca</w:t>
            </w:r>
          </w:p>
        </w:tc>
      </w:tr>
      <w:tr w:rsidR="00406F14" w:rsidRPr="00B531F2" w14:paraId="22C83CB6" w14:textId="77777777" w:rsidTr="004A528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7ECBCC1" w14:textId="77777777" w:rsidR="00A755C4" w:rsidRPr="00B531F2" w:rsidRDefault="00A755C4" w:rsidP="004A5284">
            <w:pPr>
              <w:spacing w:before="120" w:after="0"/>
              <w:ind w:firstLine="0"/>
              <w:jc w:val="center"/>
            </w:pPr>
            <w:r w:rsidRPr="00B531F2">
              <w:t>Propósito</w:t>
            </w:r>
          </w:p>
        </w:tc>
        <w:tc>
          <w:tcPr>
            <w:tcW w:w="0" w:type="auto"/>
            <w:vAlign w:val="center"/>
            <w:hideMark/>
          </w:tcPr>
          <w:p w14:paraId="401200A5"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Gestión de trámites registrales oficiales ante el Estado</w:t>
            </w:r>
          </w:p>
        </w:tc>
        <w:tc>
          <w:tcPr>
            <w:tcW w:w="0" w:type="auto"/>
            <w:vAlign w:val="center"/>
            <w:hideMark/>
          </w:tcPr>
          <w:p w14:paraId="0DAF8D31"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 xml:space="preserve">Validación preventiva de integridad de proyectos inmobiliarios como herramienta de </w:t>
            </w:r>
            <w:r w:rsidRPr="00B531F2">
              <w:rPr>
                <w:i/>
                <w:iCs/>
              </w:rPr>
              <w:t>due diligence</w:t>
            </w:r>
          </w:p>
        </w:tc>
      </w:tr>
      <w:tr w:rsidR="00406F14" w:rsidRPr="00B531F2" w14:paraId="5037A565" w14:textId="77777777" w:rsidTr="004A528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CDD686" w14:textId="77777777" w:rsidR="00A755C4" w:rsidRPr="00B531F2" w:rsidRDefault="00A755C4" w:rsidP="004A5284">
            <w:pPr>
              <w:spacing w:before="120" w:after="0"/>
              <w:ind w:firstLine="0"/>
              <w:jc w:val="center"/>
            </w:pPr>
            <w:r w:rsidRPr="00B531F2">
              <w:t>Cobertura de validación</w:t>
            </w:r>
          </w:p>
        </w:tc>
        <w:tc>
          <w:tcPr>
            <w:tcW w:w="0" w:type="auto"/>
            <w:vAlign w:val="center"/>
            <w:hideMark/>
          </w:tcPr>
          <w:p w14:paraId="51ABCCAA" w14:textId="7400687D"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 xml:space="preserve">Solo títulos y gravámenes en </w:t>
            </w:r>
            <w:r w:rsidR="004D76EB">
              <w:t>RI</w:t>
            </w:r>
          </w:p>
        </w:tc>
        <w:tc>
          <w:tcPr>
            <w:tcW w:w="0" w:type="auto"/>
            <w:vAlign w:val="center"/>
            <w:hideMark/>
          </w:tcPr>
          <w:p w14:paraId="46D76482" w14:textId="25056A18"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 xml:space="preserve">Validación cruzada con </w:t>
            </w:r>
            <w:r w:rsidR="004D76EB">
              <w:t>RI</w:t>
            </w:r>
            <w:r w:rsidRPr="00B531F2">
              <w:t xml:space="preserve">, Catastro, DGII, </w:t>
            </w:r>
            <w:r w:rsidR="00956ED2" w:rsidRPr="00B531F2">
              <w:t>MIVHED</w:t>
            </w:r>
            <w:r w:rsidRPr="00B531F2">
              <w:t>,  en una sola consulta</w:t>
            </w:r>
          </w:p>
        </w:tc>
      </w:tr>
      <w:tr w:rsidR="00406F14" w:rsidRPr="00B531F2" w14:paraId="00A20A81" w14:textId="77777777" w:rsidTr="004A528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1D0E930" w14:textId="77777777" w:rsidR="00A755C4" w:rsidRPr="00B531F2" w:rsidRDefault="00A755C4" w:rsidP="004A5284">
            <w:pPr>
              <w:spacing w:before="120" w:after="0"/>
              <w:ind w:firstLine="0"/>
              <w:jc w:val="center"/>
            </w:pPr>
            <w:r w:rsidRPr="00B531F2">
              <w:t>Usuario objetivo</w:t>
            </w:r>
          </w:p>
        </w:tc>
        <w:tc>
          <w:tcPr>
            <w:tcW w:w="0" w:type="auto"/>
            <w:vAlign w:val="center"/>
            <w:hideMark/>
          </w:tcPr>
          <w:p w14:paraId="468E9394"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Ciudadanos con trámites activos ante el Registro</w:t>
            </w:r>
          </w:p>
        </w:tc>
        <w:tc>
          <w:tcPr>
            <w:tcW w:w="0" w:type="auto"/>
            <w:vAlign w:val="center"/>
            <w:hideMark/>
          </w:tcPr>
          <w:p w14:paraId="66C076FF"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Desarrolladores, compradores, notarios, bancos e inversionistas que necesitan verificar antes de comprometer recursos</w:t>
            </w:r>
          </w:p>
        </w:tc>
      </w:tr>
      <w:tr w:rsidR="00406F14" w:rsidRPr="00B531F2" w14:paraId="786D8684" w14:textId="77777777" w:rsidTr="004A528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799F9F" w14:textId="77777777" w:rsidR="00A755C4" w:rsidRPr="00B531F2" w:rsidRDefault="00A755C4" w:rsidP="004A5284">
            <w:pPr>
              <w:spacing w:before="120" w:after="0"/>
              <w:ind w:firstLine="0"/>
              <w:jc w:val="center"/>
            </w:pPr>
            <w:r w:rsidRPr="00B531F2">
              <w:t>Validación financiera</w:t>
            </w:r>
          </w:p>
        </w:tc>
        <w:tc>
          <w:tcPr>
            <w:tcW w:w="0" w:type="auto"/>
            <w:vAlign w:val="center"/>
            <w:hideMark/>
          </w:tcPr>
          <w:p w14:paraId="4BED8FC6"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No contemplada</w:t>
            </w:r>
          </w:p>
        </w:tc>
        <w:tc>
          <w:tcPr>
            <w:tcW w:w="0" w:type="auto"/>
            <w:vAlign w:val="center"/>
            <w:hideMark/>
          </w:tcPr>
          <w:p w14:paraId="73B16B47" w14:textId="118867C6" w:rsidR="00A755C4" w:rsidRPr="00B531F2" w:rsidRDefault="00F14C82"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F14C82">
              <w:t>Validación financiera condicionada a documentación voluntaria y consentimiento previo cuando legalmente proceda</w:t>
            </w:r>
          </w:p>
        </w:tc>
      </w:tr>
      <w:tr w:rsidR="00406F14" w:rsidRPr="00B531F2" w14:paraId="75376E84" w14:textId="77777777" w:rsidTr="004A528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CCE5C62" w14:textId="77777777" w:rsidR="00A755C4" w:rsidRPr="00B531F2" w:rsidRDefault="00A755C4" w:rsidP="004A5284">
            <w:pPr>
              <w:spacing w:before="120" w:after="0"/>
              <w:ind w:firstLine="0"/>
              <w:jc w:val="center"/>
            </w:pPr>
            <w:r w:rsidRPr="00B531F2">
              <w:t>Validación de constructora</w:t>
            </w:r>
          </w:p>
        </w:tc>
        <w:tc>
          <w:tcPr>
            <w:tcW w:w="0" w:type="auto"/>
            <w:vAlign w:val="center"/>
            <w:hideMark/>
          </w:tcPr>
          <w:p w14:paraId="33BADAC4"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No contemplada</w:t>
            </w:r>
          </w:p>
        </w:tc>
        <w:tc>
          <w:tcPr>
            <w:tcW w:w="0" w:type="auto"/>
            <w:vAlign w:val="center"/>
            <w:hideMark/>
          </w:tcPr>
          <w:p w14:paraId="22676FC4" w14:textId="18F60A41"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Validación de registro mercantil, RNC y vigencia legal de la empresa constructora en DGII</w:t>
            </w:r>
          </w:p>
        </w:tc>
      </w:tr>
      <w:tr w:rsidR="00406F14" w:rsidRPr="00B531F2" w14:paraId="075A994C" w14:textId="77777777" w:rsidTr="004A528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A97C69F" w14:textId="77777777" w:rsidR="00A755C4" w:rsidRPr="00B531F2" w:rsidRDefault="00A755C4" w:rsidP="004A5284">
            <w:pPr>
              <w:spacing w:before="120" w:after="0"/>
              <w:ind w:firstLine="0"/>
              <w:jc w:val="center"/>
            </w:pPr>
            <w:r w:rsidRPr="00B531F2">
              <w:t>Sello verificable público</w:t>
            </w:r>
          </w:p>
        </w:tc>
        <w:tc>
          <w:tcPr>
            <w:tcW w:w="0" w:type="auto"/>
            <w:vAlign w:val="center"/>
            <w:hideMark/>
          </w:tcPr>
          <w:p w14:paraId="5BABA797"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No existe</w:t>
            </w:r>
          </w:p>
        </w:tc>
        <w:tc>
          <w:tcPr>
            <w:tcW w:w="0" w:type="auto"/>
            <w:vAlign w:val="center"/>
            <w:hideMark/>
          </w:tcPr>
          <w:p w14:paraId="63491FEC"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Sello de Integridad con código QR y firma digital verificable públicamente (Ley 126-02)</w:t>
            </w:r>
          </w:p>
        </w:tc>
      </w:tr>
      <w:tr w:rsidR="00406F14" w:rsidRPr="00B531F2" w14:paraId="09FC7300" w14:textId="77777777" w:rsidTr="004A528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9B7B60D" w14:textId="77777777" w:rsidR="00A755C4" w:rsidRPr="00B531F2" w:rsidRDefault="00A755C4" w:rsidP="004A5284">
            <w:pPr>
              <w:spacing w:before="120" w:after="0"/>
              <w:ind w:firstLine="0"/>
              <w:jc w:val="center"/>
            </w:pPr>
            <w:r w:rsidRPr="00B531F2">
              <w:t>Alertas automáticas</w:t>
            </w:r>
          </w:p>
        </w:tc>
        <w:tc>
          <w:tcPr>
            <w:tcW w:w="0" w:type="auto"/>
            <w:vAlign w:val="center"/>
            <w:hideMark/>
          </w:tcPr>
          <w:p w14:paraId="57CFE876"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No existe</w:t>
            </w:r>
          </w:p>
        </w:tc>
        <w:tc>
          <w:tcPr>
            <w:tcW w:w="0" w:type="auto"/>
            <w:vAlign w:val="center"/>
            <w:hideMark/>
          </w:tcPr>
          <w:p w14:paraId="5E15EB9B"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Notificación automática vía correo al detectar irregularidades o completar validaciones</w:t>
            </w:r>
          </w:p>
        </w:tc>
      </w:tr>
      <w:tr w:rsidR="00406F14" w:rsidRPr="00B531F2" w14:paraId="5440EBFB" w14:textId="77777777" w:rsidTr="004A528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4D48ABC" w14:textId="77777777" w:rsidR="00A755C4" w:rsidRPr="00B531F2" w:rsidRDefault="00A755C4" w:rsidP="004A5284">
            <w:pPr>
              <w:spacing w:before="120" w:after="0"/>
              <w:ind w:firstLine="0"/>
              <w:jc w:val="center"/>
            </w:pPr>
            <w:r w:rsidRPr="00B531F2">
              <w:t>Reportes de auditoría</w:t>
            </w:r>
          </w:p>
        </w:tc>
        <w:tc>
          <w:tcPr>
            <w:tcW w:w="0" w:type="auto"/>
            <w:vAlign w:val="center"/>
            <w:hideMark/>
          </w:tcPr>
          <w:p w14:paraId="58DB2FED"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No existe</w:t>
            </w:r>
          </w:p>
        </w:tc>
        <w:tc>
          <w:tcPr>
            <w:tcW w:w="0" w:type="auto"/>
            <w:vAlign w:val="center"/>
            <w:hideMark/>
          </w:tcPr>
          <w:p w14:paraId="6BCA8AEF"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Reportes exportables en PDF y Excel con trazabilidad completa de validaciones (RF-12, RF-14)</w:t>
            </w:r>
          </w:p>
        </w:tc>
      </w:tr>
      <w:tr w:rsidR="00406F14" w:rsidRPr="00B531F2" w14:paraId="2BBFC3EE" w14:textId="77777777" w:rsidTr="004A528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9A9F172" w14:textId="77777777" w:rsidR="00A755C4" w:rsidRPr="00B531F2" w:rsidRDefault="00A755C4" w:rsidP="004A5284">
            <w:pPr>
              <w:spacing w:before="120" w:after="0"/>
              <w:ind w:firstLine="0"/>
              <w:jc w:val="center"/>
            </w:pPr>
            <w:r w:rsidRPr="00B531F2">
              <w:t>Modelo de acceso</w:t>
            </w:r>
          </w:p>
        </w:tc>
        <w:tc>
          <w:tcPr>
            <w:tcW w:w="0" w:type="auto"/>
            <w:vAlign w:val="center"/>
            <w:hideMark/>
          </w:tcPr>
          <w:p w14:paraId="67A08684"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Trámite por trámite, pago de tasa por cada certificación</w:t>
            </w:r>
          </w:p>
        </w:tc>
        <w:tc>
          <w:tcPr>
            <w:tcW w:w="0" w:type="auto"/>
            <w:vAlign w:val="center"/>
            <w:hideMark/>
          </w:tcPr>
          <w:p w14:paraId="14556992"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Suscripción SaaS con acceso ilimitado según plan</w:t>
            </w:r>
          </w:p>
        </w:tc>
      </w:tr>
      <w:tr w:rsidR="00406F14" w:rsidRPr="00B531F2" w14:paraId="6753CFC0" w14:textId="77777777" w:rsidTr="004A528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6CC5CA5" w14:textId="77777777" w:rsidR="00A755C4" w:rsidRPr="00B531F2" w:rsidRDefault="00A755C4" w:rsidP="004A5284">
            <w:pPr>
              <w:spacing w:before="120" w:after="0"/>
              <w:ind w:firstLine="0"/>
              <w:jc w:val="center"/>
            </w:pPr>
            <w:r w:rsidRPr="00B531F2">
              <w:t>Tiempo de respuesta</w:t>
            </w:r>
          </w:p>
        </w:tc>
        <w:tc>
          <w:tcPr>
            <w:tcW w:w="0" w:type="auto"/>
            <w:vAlign w:val="center"/>
            <w:hideMark/>
          </w:tcPr>
          <w:p w14:paraId="190B2852"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1 a varios días hábiles por trámite según la certificación solicitada</w:t>
            </w:r>
          </w:p>
        </w:tc>
        <w:tc>
          <w:tcPr>
            <w:tcW w:w="0" w:type="auto"/>
            <w:vAlign w:val="center"/>
            <w:hideMark/>
          </w:tcPr>
          <w:p w14:paraId="5C16875D"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~2 minutos (procesamiento automático en paralelo)</w:t>
            </w:r>
          </w:p>
        </w:tc>
      </w:tr>
    </w:tbl>
    <w:p w14:paraId="1555F835" w14:textId="0B9DE204" w:rsidR="00A755C4" w:rsidRPr="00B531F2" w:rsidRDefault="00A755C4" w:rsidP="00A755C4">
      <w:r w:rsidRPr="00B531F2">
        <w:rPr>
          <w:i/>
          <w:iCs/>
        </w:rPr>
        <w:t>Fuente: Elaboración propia basada en</w:t>
      </w:r>
      <w:r w:rsidR="0097391F">
        <w:rPr>
          <w:i/>
          <w:iCs/>
        </w:rPr>
        <w:t xml:space="preserve"> </w:t>
      </w:r>
      <w:sdt>
        <w:sdtPr>
          <w:rPr>
            <w:i/>
            <w:iCs/>
          </w:rPr>
          <w:id w:val="-6686657"/>
          <w:citation/>
        </w:sdtPr>
        <w:sdtEndPr/>
        <w:sdtContent>
          <w:r w:rsidR="0097391F">
            <w:rPr>
              <w:i/>
              <w:iCs/>
            </w:rPr>
            <w:fldChar w:fldCharType="begin"/>
          </w:r>
          <w:r w:rsidR="0097391F">
            <w:rPr>
              <w:i/>
              <w:iCs/>
              <w:lang w:val="es-MX"/>
            </w:rPr>
            <w:instrText xml:space="preserve">CITATION Con02 \t  \l 2058 </w:instrText>
          </w:r>
          <w:r w:rsidR="0097391F">
            <w:rPr>
              <w:i/>
              <w:iCs/>
            </w:rPr>
            <w:fldChar w:fldCharType="separate"/>
          </w:r>
          <w:r w:rsidR="00852EF3">
            <w:rPr>
              <w:lang w:val="es-MX"/>
            </w:rPr>
            <w:t>(Congreso Nacional de la República Dominicana, 2002)</w:t>
          </w:r>
          <w:r w:rsidR="0097391F">
            <w:rPr>
              <w:i/>
              <w:iCs/>
            </w:rPr>
            <w:fldChar w:fldCharType="end"/>
          </w:r>
        </w:sdtContent>
      </w:sdt>
      <w:r w:rsidR="003D48A5">
        <w:rPr>
          <w:i/>
          <w:iCs/>
        </w:rPr>
        <w:t>;</w:t>
      </w:r>
      <w:r w:rsidRPr="00B531F2">
        <w:rPr>
          <w:i/>
          <w:iCs/>
        </w:rPr>
        <w:t xml:space="preserve"> </w:t>
      </w:r>
      <w:sdt>
        <w:sdtPr>
          <w:rPr>
            <w:i/>
            <w:iCs/>
          </w:rPr>
          <w:id w:val="-870837787"/>
          <w:citation/>
        </w:sdtPr>
        <w:sdtEndPr/>
        <w:sdtContent>
          <w:r w:rsidR="003D48A5">
            <w:rPr>
              <w:i/>
              <w:iCs/>
            </w:rPr>
            <w:fldChar w:fldCharType="begin"/>
          </w:r>
          <w:r w:rsidR="003D48A5">
            <w:rPr>
              <w:i/>
              <w:iCs/>
              <w:lang w:val="es-MX"/>
            </w:rPr>
            <w:instrText xml:space="preserve"> CITATION Reg26 \l 2058 </w:instrText>
          </w:r>
          <w:r w:rsidR="003D48A5">
            <w:rPr>
              <w:i/>
              <w:iCs/>
            </w:rPr>
            <w:fldChar w:fldCharType="separate"/>
          </w:r>
          <w:r w:rsidR="00852EF3">
            <w:rPr>
              <w:noProof/>
              <w:lang w:val="es-MX"/>
            </w:rPr>
            <w:t>(Registro Inmobiliario de la República Dominicana, 2026)</w:t>
          </w:r>
          <w:r w:rsidR="003D48A5">
            <w:rPr>
              <w:i/>
              <w:iCs/>
            </w:rPr>
            <w:fldChar w:fldCharType="end"/>
          </w:r>
        </w:sdtContent>
      </w:sdt>
      <w:r w:rsidRPr="00B531F2">
        <w:rPr>
          <w:i/>
          <w:iCs/>
        </w:rPr>
        <w:t xml:space="preserve">; </w:t>
      </w:r>
      <w:sdt>
        <w:sdtPr>
          <w:rPr>
            <w:i/>
            <w:iCs/>
          </w:rPr>
          <w:id w:val="-1298755246"/>
          <w:citation/>
        </w:sdtPr>
        <w:sdtEndPr/>
        <w:sdtContent>
          <w:r w:rsidR="00794810">
            <w:rPr>
              <w:i/>
              <w:iCs/>
            </w:rPr>
            <w:fldChar w:fldCharType="begin"/>
          </w:r>
          <w:r w:rsidR="00794810">
            <w:rPr>
              <w:i/>
              <w:iCs/>
              <w:lang w:val="es-MX"/>
            </w:rPr>
            <w:instrText xml:space="preserve">CITATION Jur24 \l 2058 </w:instrText>
          </w:r>
          <w:r w:rsidR="00794810">
            <w:rPr>
              <w:i/>
              <w:iCs/>
            </w:rPr>
            <w:fldChar w:fldCharType="separate"/>
          </w:r>
          <w:r w:rsidR="00852EF3">
            <w:rPr>
              <w:lang w:val="es-MX"/>
            </w:rPr>
            <w:t>( Jurisdicción Inmobiliaria, 2024)</w:t>
          </w:r>
          <w:r w:rsidR="00794810">
            <w:rPr>
              <w:i/>
              <w:iCs/>
            </w:rPr>
            <w:fldChar w:fldCharType="end"/>
          </w:r>
        </w:sdtContent>
      </w:sdt>
      <w:r w:rsidRPr="00B531F2">
        <w:rPr>
          <w:i/>
          <w:iCs/>
        </w:rPr>
        <w:t>.</w:t>
      </w:r>
    </w:p>
    <w:p w14:paraId="1E1FBB9C" w14:textId="77777777" w:rsidR="00A755C4" w:rsidRPr="00B531F2" w:rsidRDefault="00A755C4" w:rsidP="00A755C4">
      <w:r w:rsidRPr="00B531F2">
        <w:t xml:space="preserve">En síntesis, el RI Digital no es un competidor directo de VeriFinca, sino una </w:t>
      </w:r>
      <w:r w:rsidRPr="00B531F2">
        <w:rPr>
          <w:b/>
          <w:bCs/>
        </w:rPr>
        <w:t>fuente de datos gubernamental</w:t>
      </w:r>
      <w:r w:rsidRPr="00B531F2">
        <w:t xml:space="preserve"> con la que el sistema propuesto se integrará mediante APIs. El Registro Inmobiliario resuelve el trámite oficial; VeriFinca resuelve la </w:t>
      </w:r>
      <w:r w:rsidRPr="00B531F2">
        <w:rPr>
          <w:b/>
          <w:bCs/>
        </w:rPr>
        <w:t>decisión de inversión informada</w:t>
      </w:r>
      <w:r w:rsidRPr="00B531F2">
        <w:t xml:space="preserve"> antes de que ese trámite sea necesario.</w:t>
      </w:r>
    </w:p>
    <w:p w14:paraId="426D058C" w14:textId="77777777" w:rsidR="00A755C4" w:rsidRPr="00B531F2" w:rsidRDefault="00A755C4" w:rsidP="00A755C4"/>
    <w:p w14:paraId="6B7A9656" w14:textId="77777777" w:rsidR="00A755C4" w:rsidRPr="00B531F2" w:rsidRDefault="00A755C4" w:rsidP="00A755C4">
      <w:pPr>
        <w:ind w:firstLine="0"/>
        <w:rPr>
          <w:b/>
          <w:bCs/>
        </w:rPr>
      </w:pPr>
      <w:r w:rsidRPr="00B531F2">
        <w:rPr>
          <w:b/>
          <w:bCs/>
        </w:rPr>
        <w:t>B.Competidores locales identificados</w:t>
      </w:r>
    </w:p>
    <w:p w14:paraId="16A001E9" w14:textId="576DEB79" w:rsidR="00A755C4" w:rsidRPr="00B531F2" w:rsidRDefault="00A755C4" w:rsidP="00EE7AC4">
      <w:r w:rsidRPr="00B531F2">
        <w:t>El análisis del ecosistema digital inmobiliario dominicano revela que no existe en el país ninguna plataforma que ofrezca validación integral de documentación de proyectos. Las plataformas identificadas operan en segmentos adyacentes, no en el mismo nicho:</w:t>
      </w:r>
    </w:p>
    <w:p w14:paraId="7DDA7BB8" w14:textId="5996ABA2" w:rsidR="00EE7AC4" w:rsidRPr="00EE7AC4" w:rsidRDefault="00EE7AC4" w:rsidP="00EE7AC4">
      <w:pPr>
        <w:pStyle w:val="Figuras"/>
      </w:pPr>
      <w:bookmarkStart w:id="74" w:name="_Toc227357398"/>
      <w:r>
        <w:t xml:space="preserve">Tabla </w:t>
      </w:r>
      <w:r>
        <w:fldChar w:fldCharType="begin"/>
      </w:r>
      <w:r>
        <w:instrText xml:space="preserve"> SEQ Tabla \* ARABIC </w:instrText>
      </w:r>
      <w:r>
        <w:fldChar w:fldCharType="separate"/>
      </w:r>
      <w:r w:rsidR="00B111AF">
        <w:rPr>
          <w:noProof/>
        </w:rPr>
        <w:t>28</w:t>
      </w:r>
      <w:r>
        <w:rPr>
          <w:noProof/>
        </w:rPr>
        <w:fldChar w:fldCharType="end"/>
      </w:r>
      <w:r>
        <w:br/>
      </w:r>
      <w:r w:rsidRPr="00EE7AC4">
        <w:t>Panorama de plataformas del mercado inmobiliario dominicano</w:t>
      </w:r>
      <w:bookmarkEnd w:id="74"/>
    </w:p>
    <w:tbl>
      <w:tblPr>
        <w:tblStyle w:val="Tablanormal2"/>
        <w:tblW w:w="0" w:type="auto"/>
        <w:tblLayout w:type="fixed"/>
        <w:tblLook w:val="06A0" w:firstRow="1" w:lastRow="0" w:firstColumn="1" w:lastColumn="0" w:noHBand="1" w:noVBand="1"/>
      </w:tblPr>
      <w:tblGrid>
        <w:gridCol w:w="1620"/>
        <w:gridCol w:w="1710"/>
        <w:gridCol w:w="4379"/>
        <w:gridCol w:w="1651"/>
      </w:tblGrid>
      <w:tr w:rsidR="00A755C4" w:rsidRPr="00B531F2" w14:paraId="357ACBC3" w14:textId="77777777" w:rsidTr="004A5284">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620" w:type="dxa"/>
            <w:vAlign w:val="center"/>
            <w:hideMark/>
          </w:tcPr>
          <w:p w14:paraId="1375F667" w14:textId="77777777" w:rsidR="00A755C4" w:rsidRPr="00B531F2" w:rsidRDefault="00A755C4" w:rsidP="004A5284">
            <w:pPr>
              <w:spacing w:before="120" w:after="0"/>
              <w:ind w:firstLine="0"/>
              <w:jc w:val="center"/>
            </w:pPr>
            <w:r w:rsidRPr="00B531F2">
              <w:t>Plataforma</w:t>
            </w:r>
          </w:p>
        </w:tc>
        <w:tc>
          <w:tcPr>
            <w:tcW w:w="1710" w:type="dxa"/>
            <w:vAlign w:val="center"/>
            <w:hideMark/>
          </w:tcPr>
          <w:p w14:paraId="2F7A8E15" w14:textId="77777777" w:rsidR="00A755C4" w:rsidRPr="00B531F2" w:rsidRDefault="00A755C4" w:rsidP="004A5284">
            <w:pPr>
              <w:spacing w:before="120" w:after="0"/>
              <w:ind w:firstLine="0"/>
              <w:jc w:val="center"/>
              <w:cnfStyle w:val="100000000000" w:firstRow="1" w:lastRow="0" w:firstColumn="0" w:lastColumn="0" w:oddVBand="0" w:evenVBand="0" w:oddHBand="0" w:evenHBand="0" w:firstRowFirstColumn="0" w:firstRowLastColumn="0" w:lastRowFirstColumn="0" w:lastRowLastColumn="0"/>
            </w:pPr>
            <w:r w:rsidRPr="00B531F2">
              <w:t>Tipo</w:t>
            </w:r>
          </w:p>
        </w:tc>
        <w:tc>
          <w:tcPr>
            <w:tcW w:w="4379" w:type="dxa"/>
            <w:vAlign w:val="center"/>
            <w:hideMark/>
          </w:tcPr>
          <w:p w14:paraId="0BA98C1B" w14:textId="77777777" w:rsidR="00A755C4" w:rsidRPr="00B531F2" w:rsidRDefault="00A755C4" w:rsidP="004A5284">
            <w:pPr>
              <w:spacing w:before="120" w:after="0"/>
              <w:ind w:firstLine="0"/>
              <w:jc w:val="center"/>
              <w:cnfStyle w:val="100000000000" w:firstRow="1" w:lastRow="0" w:firstColumn="0" w:lastColumn="0" w:oddVBand="0" w:evenVBand="0" w:oddHBand="0" w:evenHBand="0" w:firstRowFirstColumn="0" w:firstRowLastColumn="0" w:lastRowFirstColumn="0" w:lastRowLastColumn="0"/>
            </w:pPr>
            <w:r w:rsidRPr="00B531F2">
              <w:t>Funciones principales</w:t>
            </w:r>
          </w:p>
        </w:tc>
        <w:tc>
          <w:tcPr>
            <w:tcW w:w="1651" w:type="dxa"/>
            <w:vAlign w:val="center"/>
            <w:hideMark/>
          </w:tcPr>
          <w:p w14:paraId="02709E6F" w14:textId="77777777" w:rsidR="00A755C4" w:rsidRPr="00B531F2" w:rsidRDefault="00A755C4" w:rsidP="004A5284">
            <w:pPr>
              <w:spacing w:before="120" w:after="0"/>
              <w:ind w:firstLine="0"/>
              <w:jc w:val="center"/>
              <w:cnfStyle w:val="100000000000" w:firstRow="1" w:lastRow="0" w:firstColumn="0" w:lastColumn="0" w:oddVBand="0" w:evenVBand="0" w:oddHBand="0" w:evenHBand="0" w:firstRowFirstColumn="0" w:firstRowLastColumn="0" w:lastRowFirstColumn="0" w:lastRowLastColumn="0"/>
            </w:pPr>
            <w:r w:rsidRPr="00B531F2">
              <w:t>¿Compite con VeriFinca?</w:t>
            </w:r>
          </w:p>
        </w:tc>
      </w:tr>
      <w:tr w:rsidR="00A755C4" w:rsidRPr="00B531F2" w14:paraId="65D6372F" w14:textId="77777777" w:rsidTr="004A5284">
        <w:tc>
          <w:tcPr>
            <w:cnfStyle w:val="001000000000" w:firstRow="0" w:lastRow="0" w:firstColumn="1" w:lastColumn="0" w:oddVBand="0" w:evenVBand="0" w:oddHBand="0" w:evenHBand="0" w:firstRowFirstColumn="0" w:firstRowLastColumn="0" w:lastRowFirstColumn="0" w:lastRowLastColumn="0"/>
            <w:tcW w:w="1620" w:type="dxa"/>
            <w:vAlign w:val="center"/>
            <w:hideMark/>
          </w:tcPr>
          <w:p w14:paraId="42E7BD9A" w14:textId="77777777" w:rsidR="00A755C4" w:rsidRPr="00B531F2" w:rsidRDefault="00A755C4" w:rsidP="004A5284">
            <w:pPr>
              <w:spacing w:before="120" w:after="0"/>
              <w:ind w:firstLine="0"/>
              <w:jc w:val="center"/>
            </w:pPr>
            <w:r w:rsidRPr="00B531F2">
              <w:t>servicios.ri.gob.do / RIMóvil</w:t>
            </w:r>
          </w:p>
        </w:tc>
        <w:tc>
          <w:tcPr>
            <w:tcW w:w="1710" w:type="dxa"/>
            <w:vAlign w:val="center"/>
            <w:hideMark/>
          </w:tcPr>
          <w:p w14:paraId="4F618B8B"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Portal gubernamental oficial</w:t>
            </w:r>
          </w:p>
        </w:tc>
        <w:tc>
          <w:tcPr>
            <w:tcW w:w="4379" w:type="dxa"/>
            <w:vAlign w:val="center"/>
            <w:hideMark/>
          </w:tcPr>
          <w:p w14:paraId="6C334216"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Trámites registrales, certificaciones de estado jurídico, pagos de tasa</w:t>
            </w:r>
          </w:p>
        </w:tc>
        <w:tc>
          <w:tcPr>
            <w:tcW w:w="1651" w:type="dxa"/>
            <w:vAlign w:val="center"/>
            <w:hideMark/>
          </w:tcPr>
          <w:p w14:paraId="057B4A18"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No — es fuente de datos e integración</w:t>
            </w:r>
          </w:p>
        </w:tc>
      </w:tr>
      <w:tr w:rsidR="00A755C4" w:rsidRPr="00B531F2" w14:paraId="767CCE10" w14:textId="77777777" w:rsidTr="004A5284">
        <w:tc>
          <w:tcPr>
            <w:cnfStyle w:val="001000000000" w:firstRow="0" w:lastRow="0" w:firstColumn="1" w:lastColumn="0" w:oddVBand="0" w:evenVBand="0" w:oddHBand="0" w:evenHBand="0" w:firstRowFirstColumn="0" w:firstRowLastColumn="0" w:lastRowFirstColumn="0" w:lastRowLastColumn="0"/>
            <w:tcW w:w="1620" w:type="dxa"/>
            <w:vAlign w:val="center"/>
            <w:hideMark/>
          </w:tcPr>
          <w:p w14:paraId="660FF651" w14:textId="77777777" w:rsidR="00A755C4" w:rsidRPr="00B531F2" w:rsidRDefault="00A755C4" w:rsidP="004A5284">
            <w:pPr>
              <w:spacing w:before="120" w:after="0"/>
              <w:ind w:firstLine="0"/>
              <w:jc w:val="center"/>
            </w:pPr>
            <w:r w:rsidRPr="00B531F2">
              <w:t>SuperCasas.com</w:t>
            </w:r>
          </w:p>
        </w:tc>
        <w:tc>
          <w:tcPr>
            <w:tcW w:w="1710" w:type="dxa"/>
            <w:vAlign w:val="center"/>
            <w:hideMark/>
          </w:tcPr>
          <w:p w14:paraId="0D695F04"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 xml:space="preserve">Portal de </w:t>
            </w:r>
            <w:r w:rsidRPr="00B531F2">
              <w:rPr>
                <w:i/>
                <w:iCs/>
              </w:rPr>
              <w:t>listings</w:t>
            </w:r>
          </w:p>
        </w:tc>
        <w:tc>
          <w:tcPr>
            <w:tcW w:w="4379" w:type="dxa"/>
            <w:vAlign w:val="center"/>
            <w:hideMark/>
          </w:tcPr>
          <w:p w14:paraId="1E6ECAE9"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Publicación y búsqueda de propiedades; +75,000 compradores mensuales</w:t>
            </w:r>
          </w:p>
        </w:tc>
        <w:tc>
          <w:tcPr>
            <w:tcW w:w="1651" w:type="dxa"/>
            <w:vAlign w:val="center"/>
            <w:hideMark/>
          </w:tcPr>
          <w:p w14:paraId="1B6B17CD"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No — no valida documentos</w:t>
            </w:r>
          </w:p>
        </w:tc>
      </w:tr>
      <w:tr w:rsidR="00A755C4" w:rsidRPr="00B531F2" w14:paraId="7E63BC48" w14:textId="77777777" w:rsidTr="004A5284">
        <w:tc>
          <w:tcPr>
            <w:cnfStyle w:val="001000000000" w:firstRow="0" w:lastRow="0" w:firstColumn="1" w:lastColumn="0" w:oddVBand="0" w:evenVBand="0" w:oddHBand="0" w:evenHBand="0" w:firstRowFirstColumn="0" w:firstRowLastColumn="0" w:lastRowFirstColumn="0" w:lastRowLastColumn="0"/>
            <w:tcW w:w="1620" w:type="dxa"/>
            <w:vAlign w:val="center"/>
            <w:hideMark/>
          </w:tcPr>
          <w:p w14:paraId="2CFA3DAA" w14:textId="77777777" w:rsidR="00A755C4" w:rsidRPr="00B531F2" w:rsidRDefault="00A755C4" w:rsidP="004A5284">
            <w:pPr>
              <w:spacing w:before="120" w:after="0"/>
              <w:ind w:firstLine="0"/>
              <w:jc w:val="center"/>
            </w:pPr>
            <w:r w:rsidRPr="00B531F2">
              <w:t>Corotos.com.do</w:t>
            </w:r>
          </w:p>
        </w:tc>
        <w:tc>
          <w:tcPr>
            <w:tcW w:w="1710" w:type="dxa"/>
            <w:vAlign w:val="center"/>
            <w:hideMark/>
          </w:tcPr>
          <w:p w14:paraId="171C745C"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Clasificados generales</w:t>
            </w:r>
          </w:p>
        </w:tc>
        <w:tc>
          <w:tcPr>
            <w:tcW w:w="4379" w:type="dxa"/>
            <w:vAlign w:val="center"/>
            <w:hideMark/>
          </w:tcPr>
          <w:p w14:paraId="39A8997B"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Anuncios de compraventa y alquiler; 168,000 visitas mensuales</w:t>
            </w:r>
          </w:p>
        </w:tc>
        <w:tc>
          <w:tcPr>
            <w:tcW w:w="1651" w:type="dxa"/>
            <w:vAlign w:val="center"/>
            <w:hideMark/>
          </w:tcPr>
          <w:p w14:paraId="1414D608"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No — no valida documentos</w:t>
            </w:r>
          </w:p>
        </w:tc>
      </w:tr>
      <w:tr w:rsidR="00A755C4" w:rsidRPr="00B531F2" w14:paraId="63A8CB16" w14:textId="77777777" w:rsidTr="004A5284">
        <w:tc>
          <w:tcPr>
            <w:cnfStyle w:val="001000000000" w:firstRow="0" w:lastRow="0" w:firstColumn="1" w:lastColumn="0" w:oddVBand="0" w:evenVBand="0" w:oddHBand="0" w:evenHBand="0" w:firstRowFirstColumn="0" w:firstRowLastColumn="0" w:lastRowFirstColumn="0" w:lastRowLastColumn="0"/>
            <w:tcW w:w="1620" w:type="dxa"/>
            <w:vAlign w:val="center"/>
            <w:hideMark/>
          </w:tcPr>
          <w:p w14:paraId="533B0C05" w14:textId="77777777" w:rsidR="00A755C4" w:rsidRPr="00B531F2" w:rsidRDefault="00A755C4" w:rsidP="004A5284">
            <w:pPr>
              <w:spacing w:before="120" w:after="0"/>
              <w:ind w:firstLine="0"/>
              <w:jc w:val="center"/>
            </w:pPr>
            <w:r w:rsidRPr="00B531F2">
              <w:t>InmobiliariaRD.com / Encuentra24</w:t>
            </w:r>
          </w:p>
        </w:tc>
        <w:tc>
          <w:tcPr>
            <w:tcW w:w="1710" w:type="dxa"/>
            <w:vAlign w:val="center"/>
            <w:hideMark/>
          </w:tcPr>
          <w:p w14:paraId="1B48EB05"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 xml:space="preserve">Portal de </w:t>
            </w:r>
            <w:r w:rsidRPr="00B531F2">
              <w:rPr>
                <w:i/>
                <w:iCs/>
              </w:rPr>
              <w:t>listings</w:t>
            </w:r>
            <w:r w:rsidRPr="00B531F2">
              <w:t xml:space="preserve"> especializado</w:t>
            </w:r>
          </w:p>
        </w:tc>
        <w:tc>
          <w:tcPr>
            <w:tcW w:w="4379" w:type="dxa"/>
            <w:vAlign w:val="center"/>
            <w:hideMark/>
          </w:tcPr>
          <w:p w14:paraId="576CD211"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Búsqueda por filtros de ubicación, precio y tipo de propiedad</w:t>
            </w:r>
          </w:p>
        </w:tc>
        <w:tc>
          <w:tcPr>
            <w:tcW w:w="1651" w:type="dxa"/>
            <w:vAlign w:val="center"/>
            <w:hideMark/>
          </w:tcPr>
          <w:p w14:paraId="04C3B94F"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No — no valida documentos</w:t>
            </w:r>
          </w:p>
        </w:tc>
      </w:tr>
      <w:tr w:rsidR="00A755C4" w:rsidRPr="00B531F2" w14:paraId="62138BCA" w14:textId="77777777" w:rsidTr="004A5284">
        <w:tc>
          <w:tcPr>
            <w:cnfStyle w:val="001000000000" w:firstRow="0" w:lastRow="0" w:firstColumn="1" w:lastColumn="0" w:oddVBand="0" w:evenVBand="0" w:oddHBand="0" w:evenHBand="0" w:firstRowFirstColumn="0" w:firstRowLastColumn="0" w:lastRowFirstColumn="0" w:lastRowLastColumn="0"/>
            <w:tcW w:w="1620" w:type="dxa"/>
            <w:vAlign w:val="center"/>
            <w:hideMark/>
          </w:tcPr>
          <w:p w14:paraId="5D83FE75" w14:textId="77777777" w:rsidR="00A755C4" w:rsidRPr="00B531F2" w:rsidRDefault="00A755C4" w:rsidP="004A5284">
            <w:pPr>
              <w:spacing w:before="120" w:after="0"/>
              <w:ind w:firstLine="0"/>
              <w:jc w:val="center"/>
            </w:pPr>
            <w:r w:rsidRPr="00B531F2">
              <w:t>REMOOX / MariluzHome</w:t>
            </w:r>
          </w:p>
        </w:tc>
        <w:tc>
          <w:tcPr>
            <w:tcW w:w="1710" w:type="dxa"/>
            <w:vAlign w:val="center"/>
            <w:hideMark/>
          </w:tcPr>
          <w:p w14:paraId="2BC5A4D3"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CRM inmobiliario SaaS</w:t>
            </w:r>
          </w:p>
        </w:tc>
        <w:tc>
          <w:tcPr>
            <w:tcW w:w="4379" w:type="dxa"/>
            <w:vAlign w:val="center"/>
            <w:hideMark/>
          </w:tcPr>
          <w:p w14:paraId="5850EFB8"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Gestión de contactos, leads, publicación de propiedades con IA</w:t>
            </w:r>
          </w:p>
        </w:tc>
        <w:tc>
          <w:tcPr>
            <w:tcW w:w="1651" w:type="dxa"/>
            <w:vAlign w:val="center"/>
            <w:hideMark/>
          </w:tcPr>
          <w:p w14:paraId="3409411C"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No — gestión comercial, no verificación legal</w:t>
            </w:r>
          </w:p>
        </w:tc>
      </w:tr>
      <w:tr w:rsidR="00A755C4" w:rsidRPr="00B531F2" w14:paraId="70EDB344" w14:textId="77777777" w:rsidTr="004A5284">
        <w:tc>
          <w:tcPr>
            <w:cnfStyle w:val="001000000000" w:firstRow="0" w:lastRow="0" w:firstColumn="1" w:lastColumn="0" w:oddVBand="0" w:evenVBand="0" w:oddHBand="0" w:evenHBand="0" w:firstRowFirstColumn="0" w:firstRowLastColumn="0" w:lastRowFirstColumn="0" w:lastRowLastColumn="0"/>
            <w:tcW w:w="1620" w:type="dxa"/>
            <w:vAlign w:val="center"/>
            <w:hideMark/>
          </w:tcPr>
          <w:p w14:paraId="22E69C33" w14:textId="77777777" w:rsidR="00A755C4" w:rsidRPr="00B531F2" w:rsidRDefault="00A755C4" w:rsidP="004A5284">
            <w:pPr>
              <w:spacing w:before="120" w:after="0"/>
              <w:ind w:firstLine="0"/>
              <w:jc w:val="center"/>
            </w:pPr>
            <w:r w:rsidRPr="00B531F2">
              <w:t>DGII</w:t>
            </w:r>
          </w:p>
        </w:tc>
        <w:tc>
          <w:tcPr>
            <w:tcW w:w="1710" w:type="dxa"/>
            <w:vAlign w:val="center"/>
            <w:hideMark/>
          </w:tcPr>
          <w:p w14:paraId="040325E0"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Registro gubernamental</w:t>
            </w:r>
          </w:p>
        </w:tc>
        <w:tc>
          <w:tcPr>
            <w:tcW w:w="4379" w:type="dxa"/>
            <w:vAlign w:val="center"/>
            <w:hideMark/>
          </w:tcPr>
          <w:p w14:paraId="07D0B195"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Registro y actualización de proyectos inmobiliarios; tiempo de respuesta: ~20 días hábiles</w:t>
            </w:r>
          </w:p>
        </w:tc>
        <w:tc>
          <w:tcPr>
            <w:tcW w:w="1651" w:type="dxa"/>
            <w:vAlign w:val="center"/>
            <w:hideMark/>
          </w:tcPr>
          <w:p w14:paraId="6C39653D"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Parcial — VeriFinca automatiza lo que este proceso hace manualmente</w:t>
            </w:r>
          </w:p>
        </w:tc>
      </w:tr>
    </w:tbl>
    <w:p w14:paraId="6A033D4C" w14:textId="77777777" w:rsidR="00A755C4" w:rsidRPr="00B531F2" w:rsidRDefault="00A755C4" w:rsidP="00A755C4">
      <w:r w:rsidRPr="00B531F2">
        <w:rPr>
          <w:i/>
          <w:iCs/>
        </w:rPr>
        <w:t>Fuente: Elaboración propia basada en ASVEN RD (2025); Portal Inmobiliario RD (2025); DGII (2024).</w:t>
      </w:r>
    </w:p>
    <w:p w14:paraId="195387B8" w14:textId="77777777" w:rsidR="00A755C4" w:rsidRPr="00B531F2" w:rsidRDefault="00A755C4" w:rsidP="00A755C4">
      <w:r w:rsidRPr="00B531F2">
        <w:t xml:space="preserve">El análisis evidencia un </w:t>
      </w:r>
      <w:r w:rsidRPr="00B531F2">
        <w:rPr>
          <w:b/>
          <w:bCs/>
        </w:rPr>
        <w:t>vacío competitivo claro</w:t>
      </w:r>
      <w:r w:rsidRPr="00B531F2">
        <w:t>: ninguna plataforma del mercado dominicano integra validación legal, catastral y financiera de proyectos en un solo punto de acceso. Esto confirma la viabilidad operativa de VeriFinca desde la perspectiva del posicionamiento.</w:t>
      </w:r>
    </w:p>
    <w:p w14:paraId="5173CF6F" w14:textId="55465B36" w:rsidR="00527963" w:rsidRPr="00B531F2" w:rsidRDefault="00527963">
      <w:pPr>
        <w:spacing w:before="120" w:after="200" w:line="264" w:lineRule="auto"/>
        <w:ind w:firstLine="0"/>
        <w:rPr>
          <w:rFonts w:eastAsiaTheme="majorEastAsia" w:cstheme="majorBidi"/>
          <w:b/>
          <w:bCs/>
          <w:iCs/>
          <w:color w:val="000000" w:themeColor="accent1" w:themeShade="BF"/>
        </w:rPr>
      </w:pPr>
    </w:p>
    <w:p w14:paraId="348A6208" w14:textId="7088F6DF" w:rsidR="00A755C4" w:rsidRPr="00B531F2" w:rsidRDefault="00A755C4" w:rsidP="002521BA">
      <w:pPr>
        <w:pStyle w:val="Ttulo4"/>
      </w:pPr>
      <w:r w:rsidRPr="00B531F2">
        <w:t>Requisitos del Cliente para la Implementación</w:t>
      </w:r>
    </w:p>
    <w:p w14:paraId="09FC2DE1" w14:textId="2E38DBA1" w:rsidR="00A755C4" w:rsidRPr="00B531F2" w:rsidRDefault="00A755C4" w:rsidP="0005675C">
      <w:r w:rsidRPr="00B531F2">
        <w:t xml:space="preserve">Dado que VeriFinca opera bajo un modelo </w:t>
      </w:r>
      <w:r w:rsidRPr="00B531F2">
        <w:rPr>
          <w:b/>
          <w:bCs/>
        </w:rPr>
        <w:t>SaaS de acceso exclusivamente por navegador web</w:t>
      </w:r>
      <w:r w:rsidRPr="00B531F2">
        <w:t>, los requisitos de implementación que recaen sobre el cliente son mínimos y no implican inversión en infraestructura tecnológica propia. Baca Urbina (s.f.) establece que la factibilidad operativa debe analizar si los recursos disponibles del cliente son suficientes para adoptar el sistema sin generar obstáculos insalvables.</w:t>
      </w:r>
    </w:p>
    <w:p w14:paraId="2A78BF6C" w14:textId="77777777" w:rsidR="00A755C4" w:rsidRPr="00B531F2" w:rsidRDefault="00A755C4" w:rsidP="00A755C4">
      <w:pPr>
        <w:ind w:firstLine="0"/>
      </w:pPr>
      <w:r w:rsidRPr="00B531F2">
        <w:rPr>
          <w:b/>
          <w:bCs/>
        </w:rPr>
        <w:t>A. Requisitos tecnológicos mínimos por segmento</w:t>
      </w:r>
    </w:p>
    <w:p w14:paraId="75544BED" w14:textId="23892763" w:rsidR="00A755C4" w:rsidRPr="00B531F2" w:rsidRDefault="00A755C4" w:rsidP="00617FE9">
      <w:pPr>
        <w:pStyle w:val="Figuras"/>
      </w:pPr>
      <w:bookmarkStart w:id="75" w:name="_Toc227357399"/>
      <w:r w:rsidRPr="00B531F2">
        <w:t xml:space="preserve">Tabla </w:t>
      </w:r>
      <w:r>
        <w:fldChar w:fldCharType="begin"/>
      </w:r>
      <w:r>
        <w:instrText xml:space="preserve"> SEQ Tabla \* ARABIC </w:instrText>
      </w:r>
      <w:r>
        <w:fldChar w:fldCharType="separate"/>
      </w:r>
      <w:r w:rsidR="00B111AF">
        <w:rPr>
          <w:noProof/>
        </w:rPr>
        <w:t>29</w:t>
      </w:r>
      <w:r>
        <w:rPr>
          <w:noProof/>
        </w:rPr>
        <w:fldChar w:fldCharType="end"/>
      </w:r>
      <w:r w:rsidRPr="00B531F2">
        <w:br/>
        <w:t>Requisitos tecnológicos del cliente para implementar VeriFinca</w:t>
      </w:r>
      <w:bookmarkEnd w:id="75"/>
    </w:p>
    <w:tbl>
      <w:tblPr>
        <w:tblStyle w:val="Tablanormal2"/>
        <w:tblW w:w="0" w:type="auto"/>
        <w:tblLook w:val="06A0" w:firstRow="1" w:lastRow="0" w:firstColumn="1" w:lastColumn="0" w:noHBand="1" w:noVBand="1"/>
      </w:tblPr>
      <w:tblGrid>
        <w:gridCol w:w="1810"/>
        <w:gridCol w:w="3263"/>
        <w:gridCol w:w="4287"/>
      </w:tblGrid>
      <w:tr w:rsidR="00406F14" w:rsidRPr="00B531F2" w14:paraId="0859AFCE" w14:textId="77777777" w:rsidTr="004A52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DF1BE0E" w14:textId="77777777" w:rsidR="00A755C4" w:rsidRPr="00B531F2" w:rsidRDefault="00A755C4" w:rsidP="004A5284">
            <w:pPr>
              <w:spacing w:before="120" w:after="0"/>
              <w:ind w:firstLine="0"/>
              <w:jc w:val="center"/>
            </w:pPr>
            <w:r w:rsidRPr="00B531F2">
              <w:t>Requisito</w:t>
            </w:r>
          </w:p>
        </w:tc>
        <w:tc>
          <w:tcPr>
            <w:tcW w:w="0" w:type="auto"/>
            <w:vAlign w:val="center"/>
            <w:hideMark/>
          </w:tcPr>
          <w:p w14:paraId="7E14FBC5" w14:textId="77777777" w:rsidR="00A755C4" w:rsidRPr="00B531F2" w:rsidRDefault="00A755C4" w:rsidP="004A5284">
            <w:pPr>
              <w:spacing w:before="120" w:after="0"/>
              <w:ind w:firstLine="0"/>
              <w:jc w:val="center"/>
              <w:cnfStyle w:val="100000000000" w:firstRow="1" w:lastRow="0" w:firstColumn="0" w:lastColumn="0" w:oddVBand="0" w:evenVBand="0" w:oddHBand="0" w:evenHBand="0" w:firstRowFirstColumn="0" w:firstRowLastColumn="0" w:lastRowFirstColumn="0" w:lastRowLastColumn="0"/>
            </w:pPr>
            <w:r w:rsidRPr="00B531F2">
              <w:t>Especificación mínima</w:t>
            </w:r>
          </w:p>
        </w:tc>
        <w:tc>
          <w:tcPr>
            <w:tcW w:w="0" w:type="auto"/>
            <w:vAlign w:val="center"/>
            <w:hideMark/>
          </w:tcPr>
          <w:p w14:paraId="060BA8DC" w14:textId="77777777" w:rsidR="00A755C4" w:rsidRPr="00B531F2" w:rsidRDefault="00A755C4" w:rsidP="004A5284">
            <w:pPr>
              <w:spacing w:before="120" w:after="0"/>
              <w:ind w:firstLine="0"/>
              <w:jc w:val="center"/>
              <w:cnfStyle w:val="100000000000" w:firstRow="1" w:lastRow="0" w:firstColumn="0" w:lastColumn="0" w:oddVBand="0" w:evenVBand="0" w:oddHBand="0" w:evenHBand="0" w:firstRowFirstColumn="0" w:firstRowLastColumn="0" w:lastRowFirstColumn="0" w:lastRowLastColumn="0"/>
            </w:pPr>
            <w:r w:rsidRPr="00B531F2">
              <w:t>Disponibilidad estimada</w:t>
            </w:r>
          </w:p>
        </w:tc>
      </w:tr>
      <w:tr w:rsidR="00406F14" w:rsidRPr="00B531F2" w14:paraId="7A584D20" w14:textId="77777777" w:rsidTr="004A528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3BA27EE" w14:textId="77777777" w:rsidR="00A755C4" w:rsidRPr="00B531F2" w:rsidRDefault="00A755C4" w:rsidP="004A5284">
            <w:pPr>
              <w:spacing w:before="120" w:after="0"/>
              <w:ind w:firstLine="0"/>
              <w:jc w:val="center"/>
            </w:pPr>
            <w:r w:rsidRPr="00B531F2">
              <w:t>Dispositivo</w:t>
            </w:r>
          </w:p>
        </w:tc>
        <w:tc>
          <w:tcPr>
            <w:tcW w:w="0" w:type="auto"/>
            <w:vAlign w:val="center"/>
            <w:hideMark/>
          </w:tcPr>
          <w:p w14:paraId="479ADB35"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Computadora, laptop o tablet</w:t>
            </w:r>
          </w:p>
        </w:tc>
        <w:tc>
          <w:tcPr>
            <w:tcW w:w="0" w:type="auto"/>
            <w:vAlign w:val="center"/>
            <w:hideMark/>
          </w:tcPr>
          <w:p w14:paraId="1AD862F0"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Alta — casi todos los segmentos profesionales disponen de uno</w:t>
            </w:r>
          </w:p>
        </w:tc>
      </w:tr>
      <w:tr w:rsidR="00406F14" w:rsidRPr="00B531F2" w14:paraId="3B8A3E13" w14:textId="77777777" w:rsidTr="004A528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893D0D1" w14:textId="77777777" w:rsidR="00A755C4" w:rsidRPr="00B531F2" w:rsidRDefault="00A755C4" w:rsidP="004A5284">
            <w:pPr>
              <w:spacing w:before="120" w:after="0"/>
              <w:ind w:firstLine="0"/>
              <w:jc w:val="center"/>
            </w:pPr>
            <w:r w:rsidRPr="00B531F2">
              <w:t>Navegador web</w:t>
            </w:r>
          </w:p>
        </w:tc>
        <w:tc>
          <w:tcPr>
            <w:tcW w:w="0" w:type="auto"/>
            <w:vAlign w:val="center"/>
            <w:hideMark/>
          </w:tcPr>
          <w:p w14:paraId="49BEB612"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Chrome, Firefox, Safari o Edge (versiones vigentes 2026)</w:t>
            </w:r>
          </w:p>
        </w:tc>
        <w:tc>
          <w:tcPr>
            <w:tcW w:w="0" w:type="auto"/>
            <w:vAlign w:val="center"/>
            <w:hideMark/>
          </w:tcPr>
          <w:p w14:paraId="345BA9B4"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Alta — preinstalado en todos los sistemas operativos actuales (RNF-10)</w:t>
            </w:r>
          </w:p>
        </w:tc>
      </w:tr>
      <w:tr w:rsidR="00406F14" w:rsidRPr="00B531F2" w14:paraId="0AAD92A7" w14:textId="77777777" w:rsidTr="004A528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17C3705" w14:textId="77777777" w:rsidR="00A755C4" w:rsidRPr="00B531F2" w:rsidRDefault="00A755C4" w:rsidP="004A5284">
            <w:pPr>
              <w:spacing w:before="120" w:after="0"/>
              <w:ind w:firstLine="0"/>
              <w:jc w:val="center"/>
            </w:pPr>
            <w:r w:rsidRPr="00B531F2">
              <w:t>Conexión a Internet</w:t>
            </w:r>
          </w:p>
        </w:tc>
        <w:tc>
          <w:tcPr>
            <w:tcW w:w="0" w:type="auto"/>
            <w:vAlign w:val="center"/>
            <w:hideMark/>
          </w:tcPr>
          <w:p w14:paraId="555785AB"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Banda ancha ≥ 5 Mbps</w:t>
            </w:r>
          </w:p>
        </w:tc>
        <w:tc>
          <w:tcPr>
            <w:tcW w:w="0" w:type="auto"/>
            <w:vAlign w:val="center"/>
            <w:hideMark/>
          </w:tcPr>
          <w:p w14:paraId="19AFDC92"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Media-Alta — cobertura disponible en áreas urbanas y turísticas de RD</w:t>
            </w:r>
          </w:p>
        </w:tc>
      </w:tr>
      <w:tr w:rsidR="00406F14" w:rsidRPr="00B531F2" w14:paraId="1D3AEDC3" w14:textId="77777777" w:rsidTr="004A528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DFBA54" w14:textId="77777777" w:rsidR="00A755C4" w:rsidRPr="00B531F2" w:rsidRDefault="00A755C4" w:rsidP="004A5284">
            <w:pPr>
              <w:spacing w:before="120" w:after="0"/>
              <w:ind w:firstLine="0"/>
              <w:jc w:val="center"/>
            </w:pPr>
            <w:r w:rsidRPr="00B531F2">
              <w:t>Correo electrónico activo</w:t>
            </w:r>
          </w:p>
        </w:tc>
        <w:tc>
          <w:tcPr>
            <w:tcW w:w="0" w:type="auto"/>
            <w:vAlign w:val="center"/>
            <w:hideMark/>
          </w:tcPr>
          <w:p w14:paraId="04FC020F"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Para recibir credenciales, notificaciones y reportes</w:t>
            </w:r>
          </w:p>
        </w:tc>
        <w:tc>
          <w:tcPr>
            <w:tcW w:w="0" w:type="auto"/>
            <w:vAlign w:val="center"/>
            <w:hideMark/>
          </w:tcPr>
          <w:p w14:paraId="52E7AF3F"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Alta — herramienta básica en todos los segmentos</w:t>
            </w:r>
          </w:p>
        </w:tc>
      </w:tr>
      <w:tr w:rsidR="00406F14" w:rsidRPr="00B531F2" w14:paraId="3B501276" w14:textId="77777777" w:rsidTr="004A528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8C01E90" w14:textId="77777777" w:rsidR="00A755C4" w:rsidRPr="00B531F2" w:rsidRDefault="00A755C4" w:rsidP="004A5284">
            <w:pPr>
              <w:spacing w:before="120" w:after="0"/>
              <w:ind w:firstLine="0"/>
              <w:jc w:val="center"/>
            </w:pPr>
            <w:r w:rsidRPr="00B531F2">
              <w:t>Escáner o cámara</w:t>
            </w:r>
          </w:p>
        </w:tc>
        <w:tc>
          <w:tcPr>
            <w:tcW w:w="0" w:type="auto"/>
            <w:vAlign w:val="center"/>
            <w:hideMark/>
          </w:tcPr>
          <w:p w14:paraId="7D617A83"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Para digitalizar documentos físicos en PDF o imagen</w:t>
            </w:r>
          </w:p>
        </w:tc>
        <w:tc>
          <w:tcPr>
            <w:tcW w:w="0" w:type="auto"/>
            <w:vAlign w:val="center"/>
            <w:hideMark/>
          </w:tcPr>
          <w:p w14:paraId="1FA5EBB4"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Media — la mayoría de notarías y desarrolladoras disponen de escáner de oficina</w:t>
            </w:r>
          </w:p>
        </w:tc>
      </w:tr>
    </w:tbl>
    <w:p w14:paraId="09E109F1" w14:textId="77777777" w:rsidR="00A755C4" w:rsidRPr="00B531F2" w:rsidRDefault="00A755C4" w:rsidP="00A755C4">
      <w:r w:rsidRPr="00B531F2">
        <w:t>Fuente: Elaboración propia</w:t>
      </w:r>
    </w:p>
    <w:p w14:paraId="19472A8F" w14:textId="77777777" w:rsidR="00A755C4" w:rsidRPr="00B531F2" w:rsidRDefault="00A755C4" w:rsidP="00A755C4">
      <w:r w:rsidRPr="00B531F2">
        <w:rPr>
          <w:b/>
          <w:bCs/>
        </w:rPr>
        <w:t>Conclusión clave:</w:t>
      </w:r>
      <w:r w:rsidRPr="00B531F2">
        <w:t xml:space="preserve"> VeriFinca </w:t>
      </w:r>
      <w:r w:rsidRPr="00B531F2">
        <w:rPr>
          <w:b/>
          <w:bCs/>
        </w:rPr>
        <w:t>no requiere que el cliente instale software, adquiera servidores ni contrate servicios adicionales</w:t>
      </w:r>
      <w:r w:rsidRPr="00B531F2">
        <w:t>. La barrera tecnológica de entrada es la más baja posible dentro del modelo SaaS.</w:t>
      </w:r>
    </w:p>
    <w:p w14:paraId="5A3878C7" w14:textId="77777777" w:rsidR="00A755C4" w:rsidRPr="00B531F2" w:rsidRDefault="00A755C4" w:rsidP="00A755C4">
      <w:pPr>
        <w:ind w:firstLine="0"/>
        <w:rPr>
          <w:b/>
          <w:bCs/>
        </w:rPr>
      </w:pPr>
    </w:p>
    <w:p w14:paraId="392E38B9" w14:textId="77777777" w:rsidR="00527963" w:rsidRPr="00B531F2" w:rsidRDefault="00527963">
      <w:pPr>
        <w:spacing w:before="120" w:after="200" w:line="264" w:lineRule="auto"/>
        <w:ind w:firstLine="0"/>
        <w:rPr>
          <w:b/>
          <w:bCs/>
        </w:rPr>
      </w:pPr>
      <w:r w:rsidRPr="00B531F2">
        <w:rPr>
          <w:b/>
          <w:bCs/>
        </w:rPr>
        <w:br w:type="page"/>
      </w:r>
    </w:p>
    <w:p w14:paraId="437E5969" w14:textId="62E9AA11" w:rsidR="00A755C4" w:rsidRPr="00B531F2" w:rsidRDefault="00A755C4" w:rsidP="00A755C4">
      <w:pPr>
        <w:rPr>
          <w:b/>
          <w:bCs/>
        </w:rPr>
      </w:pPr>
      <w:r w:rsidRPr="00B531F2">
        <w:rPr>
          <w:b/>
          <w:bCs/>
        </w:rPr>
        <w:lastRenderedPageBreak/>
        <w:t>B. Requisitos documentales del cliente para usar el sistema</w:t>
      </w:r>
    </w:p>
    <w:p w14:paraId="22B6185C" w14:textId="6522C5BF" w:rsidR="00A755C4" w:rsidRDefault="00730A25" w:rsidP="0020579F">
      <w:r w:rsidRPr="00730A25">
        <w:t>Para que un desarrollador inmobiliario pueda registrar y validar un proyecto en VeriFinca, debe tener disponibles en formato digital los documentos requeridos por el proceso de verificación. En coherencia con el alcance actualizado del sistema, dichos insumos no se presentan como una carga documental idéntica en todos los casos, sino como una estructura operativa clasificada según su función dentro del proceso de validación</w:t>
      </w:r>
      <w:r w:rsidR="00A755C4" w:rsidRPr="00B531F2">
        <w:t>:</w:t>
      </w:r>
    </w:p>
    <w:p w14:paraId="2A21D665" w14:textId="5AB53C04" w:rsidR="0020579F" w:rsidRPr="0020579F" w:rsidRDefault="0020579F" w:rsidP="00F6003F">
      <w:pPr>
        <w:rPr>
          <w:lang w:val="en-US"/>
        </w:rPr>
      </w:pPr>
      <w:r w:rsidRPr="0020579F">
        <w:rPr>
          <w:b/>
          <w:bCs/>
          <w:lang w:val="en-US"/>
        </w:rPr>
        <w:t>Documentos obligatorios del proyecto</w:t>
      </w:r>
    </w:p>
    <w:p w14:paraId="6F2AB582" w14:textId="77777777" w:rsidR="0020579F" w:rsidRPr="0020579F" w:rsidRDefault="0020579F" w:rsidP="00380681">
      <w:pPr>
        <w:numPr>
          <w:ilvl w:val="0"/>
          <w:numId w:val="55"/>
        </w:numPr>
        <w:rPr>
          <w:lang w:val="es-MX"/>
        </w:rPr>
      </w:pPr>
      <w:r w:rsidRPr="0020579F">
        <w:rPr>
          <w:lang w:val="es-MX"/>
        </w:rPr>
        <w:t>Certificado de Título de Propiedad del terreno emitido por el Registro Inmobiliario.</w:t>
      </w:r>
    </w:p>
    <w:p w14:paraId="54822DBE" w14:textId="77777777" w:rsidR="0020579F" w:rsidRPr="0020579F" w:rsidRDefault="0020579F" w:rsidP="00380681">
      <w:pPr>
        <w:numPr>
          <w:ilvl w:val="0"/>
          <w:numId w:val="55"/>
        </w:numPr>
        <w:rPr>
          <w:lang w:val="es-MX"/>
        </w:rPr>
      </w:pPr>
      <w:r w:rsidRPr="0020579F">
        <w:rPr>
          <w:lang w:val="es-MX"/>
        </w:rPr>
        <w:t>Planos arquitectónicos y de mensura catastral firmados.</w:t>
      </w:r>
    </w:p>
    <w:p w14:paraId="2121B30F" w14:textId="77777777" w:rsidR="0020579F" w:rsidRPr="0020579F" w:rsidRDefault="0020579F" w:rsidP="00380681">
      <w:pPr>
        <w:numPr>
          <w:ilvl w:val="0"/>
          <w:numId w:val="55"/>
        </w:numPr>
        <w:rPr>
          <w:lang w:val="es-MX"/>
        </w:rPr>
      </w:pPr>
      <w:r w:rsidRPr="0020579F">
        <w:rPr>
          <w:lang w:val="es-MX"/>
        </w:rPr>
        <w:t>Permiso de construcción vigente del MIVED y certificación o soporte municipal aplicable, cuando corresponda.</w:t>
      </w:r>
    </w:p>
    <w:p w14:paraId="24DF028B" w14:textId="77777777" w:rsidR="0020579F" w:rsidRPr="0020579F" w:rsidRDefault="0020579F" w:rsidP="00380681">
      <w:pPr>
        <w:numPr>
          <w:ilvl w:val="0"/>
          <w:numId w:val="55"/>
        </w:numPr>
        <w:rPr>
          <w:lang w:val="es-MX"/>
        </w:rPr>
      </w:pPr>
      <w:r w:rsidRPr="0020579F">
        <w:rPr>
          <w:lang w:val="es-MX"/>
        </w:rPr>
        <w:t>Registro Mercantil, RNC activo y demás documentos societarios básicos que permitan validar la legitimidad operativa de la entidad desarrolladora.</w:t>
      </w:r>
    </w:p>
    <w:p w14:paraId="1A715BE6" w14:textId="1C1F6DCF" w:rsidR="0020579F" w:rsidRPr="0020579F" w:rsidRDefault="0020579F" w:rsidP="0020579F">
      <w:pPr>
        <w:rPr>
          <w:lang w:val="es-MX"/>
        </w:rPr>
      </w:pPr>
      <w:r w:rsidRPr="0020579F">
        <w:rPr>
          <w:b/>
          <w:bCs/>
          <w:lang w:val="es-MX"/>
        </w:rPr>
        <w:t>Documentos opcionales o condicionados para respaldo financiero</w:t>
      </w:r>
    </w:p>
    <w:p w14:paraId="09DF5263" w14:textId="77777777" w:rsidR="0020579F" w:rsidRPr="0020579F" w:rsidRDefault="0020579F" w:rsidP="00380681">
      <w:pPr>
        <w:numPr>
          <w:ilvl w:val="0"/>
          <w:numId w:val="56"/>
        </w:numPr>
        <w:rPr>
          <w:lang w:val="es-MX"/>
        </w:rPr>
      </w:pPr>
      <w:r w:rsidRPr="0020579F">
        <w:rPr>
          <w:lang w:val="es-MX"/>
        </w:rPr>
        <w:t>Estados financieros auditados del desarrollador.</w:t>
      </w:r>
    </w:p>
    <w:p w14:paraId="57684C8C" w14:textId="77777777" w:rsidR="0020579F" w:rsidRPr="0020579F" w:rsidRDefault="0020579F" w:rsidP="00380681">
      <w:pPr>
        <w:numPr>
          <w:ilvl w:val="0"/>
          <w:numId w:val="56"/>
        </w:numPr>
        <w:rPr>
          <w:lang w:val="es-MX"/>
        </w:rPr>
      </w:pPr>
      <w:r w:rsidRPr="0020579F">
        <w:rPr>
          <w:lang w:val="es-MX"/>
        </w:rPr>
        <w:t>Certificaciones bancarias u otros soportes financieros aportados voluntariamente por el titular.</w:t>
      </w:r>
    </w:p>
    <w:p w14:paraId="574D739F" w14:textId="77777777" w:rsidR="0020579F" w:rsidRPr="0020579F" w:rsidRDefault="0020579F" w:rsidP="00380681">
      <w:pPr>
        <w:numPr>
          <w:ilvl w:val="0"/>
          <w:numId w:val="56"/>
        </w:numPr>
        <w:rPr>
          <w:lang w:val="es-MX"/>
        </w:rPr>
      </w:pPr>
      <w:r w:rsidRPr="0020579F">
        <w:rPr>
          <w:lang w:val="es-MX"/>
        </w:rPr>
        <w:t>Cualquier evidencia documental adicional de respaldo económico cuya revisión forme parte de una validación financiera solicitada expresamente dentro del sistema.</w:t>
      </w:r>
    </w:p>
    <w:p w14:paraId="51596FA8" w14:textId="0AF50E5E" w:rsidR="0020579F" w:rsidRPr="0020579F" w:rsidRDefault="0020579F" w:rsidP="0020579F">
      <w:pPr>
        <w:rPr>
          <w:lang w:val="es-MX"/>
        </w:rPr>
      </w:pPr>
      <w:r w:rsidRPr="0020579F">
        <w:rPr>
          <w:b/>
          <w:bCs/>
          <w:lang w:val="es-MX"/>
        </w:rPr>
        <w:t>Autorizaciones previas para consultas crediticias cuando legalmente procedan</w:t>
      </w:r>
    </w:p>
    <w:p w14:paraId="6F1D5226" w14:textId="77777777" w:rsidR="0020579F" w:rsidRPr="0020579F" w:rsidRDefault="0020579F" w:rsidP="00380681">
      <w:pPr>
        <w:numPr>
          <w:ilvl w:val="0"/>
          <w:numId w:val="57"/>
        </w:numPr>
        <w:rPr>
          <w:lang w:val="es-MX"/>
        </w:rPr>
      </w:pPr>
      <w:r w:rsidRPr="0020579F">
        <w:rPr>
          <w:lang w:val="es-MX"/>
        </w:rPr>
        <w:t>Consentimiento informado, libre, expreso y auditable del titular antes de activar cualquier consulta financiera o crediticia.</w:t>
      </w:r>
    </w:p>
    <w:p w14:paraId="52E57F01" w14:textId="77777777" w:rsidR="0020579F" w:rsidRPr="0020579F" w:rsidRDefault="0020579F" w:rsidP="00380681">
      <w:pPr>
        <w:numPr>
          <w:ilvl w:val="0"/>
          <w:numId w:val="57"/>
        </w:numPr>
        <w:rPr>
          <w:lang w:val="es-MX"/>
        </w:rPr>
      </w:pPr>
      <w:r w:rsidRPr="0020579F">
        <w:rPr>
          <w:lang w:val="es-MX"/>
        </w:rPr>
        <w:t>Aceptación de tratamiento de datos personales con registro de usuario, fecha, hora y versión del texto aplicable, en coherencia con los requisitos RF-12, RF-13, RNF-13 y RNF-15.</w:t>
      </w:r>
    </w:p>
    <w:p w14:paraId="4946254D" w14:textId="77777777" w:rsidR="0020579F" w:rsidRPr="0020579F" w:rsidRDefault="0020579F" w:rsidP="0020579F">
      <w:pPr>
        <w:rPr>
          <w:lang w:val="es-MX"/>
        </w:rPr>
      </w:pPr>
      <w:r w:rsidRPr="0020579F">
        <w:rPr>
          <w:lang w:val="es-MX"/>
        </w:rPr>
        <w:t>Esta clasificación permite mantener baja la barrera de adopción operativa del sistema, porque los documentos esenciales del proyecto continúan siendo los principales insumos del proceso, mientras que la capa financiera solo se activa cuando existe necesidad funcional y base legal suficiente para ello</w:t>
      </w:r>
    </w:p>
    <w:p w14:paraId="30613EAA" w14:textId="77777777" w:rsidR="0020579F" w:rsidRPr="00B531F2" w:rsidRDefault="0020579F" w:rsidP="0020579F"/>
    <w:p w14:paraId="3ED13C64" w14:textId="77777777" w:rsidR="00A755C4" w:rsidRPr="00B531F2" w:rsidRDefault="00A755C4" w:rsidP="00A755C4">
      <w:pPr>
        <w:rPr>
          <w:b/>
          <w:bCs/>
        </w:rPr>
      </w:pPr>
      <w:r w:rsidRPr="00B531F2">
        <w:rPr>
          <w:b/>
          <w:bCs/>
        </w:rPr>
        <w:lastRenderedPageBreak/>
        <w:t>C. Requisitos de gestión interna del cliente</w:t>
      </w:r>
    </w:p>
    <w:p w14:paraId="7C06A04A" w14:textId="77777777" w:rsidR="00A755C4" w:rsidRPr="00B531F2" w:rsidRDefault="00A755C4" w:rsidP="00380681">
      <w:pPr>
        <w:numPr>
          <w:ilvl w:val="0"/>
          <w:numId w:val="32"/>
        </w:numPr>
      </w:pPr>
      <w:r w:rsidRPr="00B531F2">
        <w:t xml:space="preserve">Designar un </w:t>
      </w:r>
      <w:r w:rsidRPr="00B531F2">
        <w:rPr>
          <w:b/>
          <w:bCs/>
        </w:rPr>
        <w:t>usuario administrador</w:t>
      </w:r>
      <w:r w:rsidRPr="00B531F2">
        <w:t xml:space="preserve"> responsable de gestionar el acceso del equipo</w:t>
      </w:r>
    </w:p>
    <w:p w14:paraId="25404087" w14:textId="77777777" w:rsidR="00A755C4" w:rsidRPr="00B531F2" w:rsidRDefault="00A755C4" w:rsidP="00380681">
      <w:pPr>
        <w:numPr>
          <w:ilvl w:val="0"/>
          <w:numId w:val="32"/>
        </w:numPr>
      </w:pPr>
      <w:r w:rsidRPr="00B531F2">
        <w:t xml:space="preserve">Asignar </w:t>
      </w:r>
      <w:r w:rsidRPr="00B531F2">
        <w:rPr>
          <w:b/>
          <w:bCs/>
        </w:rPr>
        <w:t>roles</w:t>
      </w:r>
      <w:r w:rsidRPr="00B531F2">
        <w:t xml:space="preserve"> a los colaboradores según sus funciones: Administrador, Profesional o Usuario consulta (RNF-1, RNF-3)</w:t>
      </w:r>
    </w:p>
    <w:p w14:paraId="2CF84872" w14:textId="77777777" w:rsidR="00A755C4" w:rsidRPr="00B531F2" w:rsidRDefault="00A755C4" w:rsidP="00380681">
      <w:pPr>
        <w:numPr>
          <w:ilvl w:val="0"/>
          <w:numId w:val="32"/>
        </w:numPr>
      </w:pPr>
      <w:r w:rsidRPr="00B531F2">
        <w:t>Gestionar credenciales con contraseña segura y autenticación de dos factores (2FA), habilitada por defecto (RNF-2)</w:t>
      </w:r>
    </w:p>
    <w:p w14:paraId="386F6278" w14:textId="03F53527" w:rsidR="00A755C4" w:rsidRPr="00B531F2" w:rsidRDefault="00A755C4" w:rsidP="00A755C4">
      <w:pPr>
        <w:spacing w:before="120" w:after="200" w:line="264" w:lineRule="auto"/>
        <w:ind w:firstLine="0"/>
        <w:rPr>
          <w:rFonts w:eastAsiaTheme="majorEastAsia" w:cstheme="majorBidi"/>
          <w:b/>
          <w:bCs/>
          <w:iCs/>
          <w:color w:val="000000" w:themeColor="accent1" w:themeShade="BF"/>
        </w:rPr>
      </w:pPr>
    </w:p>
    <w:p w14:paraId="2421725B" w14:textId="77777777" w:rsidR="00A755C4" w:rsidRPr="00B531F2" w:rsidRDefault="00A755C4" w:rsidP="002521BA">
      <w:pPr>
        <w:pStyle w:val="Ttulo4"/>
      </w:pPr>
      <w:r w:rsidRPr="00B531F2">
        <w:t>Comparativo Operativo: Proceso Actual vs. VeriFinca</w:t>
      </w:r>
    </w:p>
    <w:p w14:paraId="322CE1F4" w14:textId="42B6ACB4" w:rsidR="00A755C4" w:rsidRPr="00B531F2" w:rsidRDefault="00A755C4" w:rsidP="00617FE9">
      <w:pPr>
        <w:pStyle w:val="Figuras"/>
      </w:pPr>
      <w:bookmarkStart w:id="76" w:name="_Toc227357400"/>
      <w:r w:rsidRPr="00B531F2">
        <w:t xml:space="preserve">Tabla </w:t>
      </w:r>
      <w:r>
        <w:fldChar w:fldCharType="begin"/>
      </w:r>
      <w:r>
        <w:instrText xml:space="preserve"> SEQ Tabla \* ARABIC </w:instrText>
      </w:r>
      <w:r>
        <w:fldChar w:fldCharType="separate"/>
      </w:r>
      <w:r w:rsidR="00B111AF">
        <w:rPr>
          <w:noProof/>
        </w:rPr>
        <w:t>30</w:t>
      </w:r>
      <w:r>
        <w:rPr>
          <w:noProof/>
        </w:rPr>
        <w:fldChar w:fldCharType="end"/>
      </w:r>
      <w:r w:rsidRPr="00B531F2">
        <w:br/>
        <w:t>Contraste operativo desde la perspectiva del cliente</w:t>
      </w:r>
      <w:bookmarkEnd w:id="76"/>
    </w:p>
    <w:tbl>
      <w:tblPr>
        <w:tblStyle w:val="Tablanormal2"/>
        <w:tblW w:w="0" w:type="auto"/>
        <w:tblLook w:val="06A0" w:firstRow="1" w:lastRow="0" w:firstColumn="1" w:lastColumn="0" w:noHBand="1" w:noVBand="1"/>
      </w:tblPr>
      <w:tblGrid>
        <w:gridCol w:w="1843"/>
        <w:gridCol w:w="3678"/>
        <w:gridCol w:w="3839"/>
      </w:tblGrid>
      <w:tr w:rsidR="007736DA" w:rsidRPr="00B531F2" w14:paraId="522EB3FD" w14:textId="77777777" w:rsidTr="004A52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7EE51FC2" w14:textId="77777777" w:rsidR="00A755C4" w:rsidRPr="00B531F2" w:rsidRDefault="00A755C4" w:rsidP="004A5284">
            <w:pPr>
              <w:spacing w:before="120" w:after="0"/>
              <w:ind w:firstLine="0"/>
              <w:jc w:val="center"/>
            </w:pPr>
            <w:r w:rsidRPr="00B531F2">
              <w:t>Dimensión operativa</w:t>
            </w:r>
          </w:p>
        </w:tc>
        <w:tc>
          <w:tcPr>
            <w:tcW w:w="3678" w:type="dxa"/>
            <w:vAlign w:val="center"/>
            <w:hideMark/>
          </w:tcPr>
          <w:p w14:paraId="370058AD" w14:textId="77777777" w:rsidR="00A755C4" w:rsidRPr="00B531F2" w:rsidRDefault="00A755C4" w:rsidP="004A5284">
            <w:pPr>
              <w:spacing w:before="120" w:after="0"/>
              <w:ind w:firstLine="0"/>
              <w:jc w:val="center"/>
              <w:cnfStyle w:val="100000000000" w:firstRow="1" w:lastRow="0" w:firstColumn="0" w:lastColumn="0" w:oddVBand="0" w:evenVBand="0" w:oddHBand="0" w:evenHBand="0" w:firstRowFirstColumn="0" w:firstRowLastColumn="0" w:lastRowFirstColumn="0" w:lastRowLastColumn="0"/>
            </w:pPr>
            <w:r w:rsidRPr="00B531F2">
              <w:t>Proceso actual del cliente (sin sistema)</w:t>
            </w:r>
          </w:p>
        </w:tc>
        <w:tc>
          <w:tcPr>
            <w:tcW w:w="0" w:type="auto"/>
            <w:vAlign w:val="center"/>
            <w:hideMark/>
          </w:tcPr>
          <w:p w14:paraId="2356C0C9" w14:textId="77777777" w:rsidR="00A755C4" w:rsidRPr="00B531F2" w:rsidRDefault="00A755C4" w:rsidP="004A5284">
            <w:pPr>
              <w:spacing w:before="120" w:after="0"/>
              <w:ind w:firstLine="0"/>
              <w:jc w:val="center"/>
              <w:cnfStyle w:val="100000000000" w:firstRow="1" w:lastRow="0" w:firstColumn="0" w:lastColumn="0" w:oddVBand="0" w:evenVBand="0" w:oddHBand="0" w:evenHBand="0" w:firstRowFirstColumn="0" w:firstRowLastColumn="0" w:lastRowFirstColumn="0" w:lastRowLastColumn="0"/>
            </w:pPr>
            <w:r w:rsidRPr="00B531F2">
              <w:t>Cliente con VeriFinca</w:t>
            </w:r>
          </w:p>
        </w:tc>
      </w:tr>
      <w:tr w:rsidR="007736DA" w:rsidRPr="00B531F2" w14:paraId="7F830F52" w14:textId="77777777" w:rsidTr="004A5284">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64BBC9FF" w14:textId="77777777" w:rsidR="00A755C4" w:rsidRPr="00B531F2" w:rsidRDefault="00A755C4" w:rsidP="004A5284">
            <w:pPr>
              <w:spacing w:before="120" w:after="0"/>
              <w:ind w:firstLine="0"/>
              <w:jc w:val="center"/>
            </w:pPr>
            <w:r w:rsidRPr="00B531F2">
              <w:t>Tiempo de validación</w:t>
            </w:r>
          </w:p>
        </w:tc>
        <w:tc>
          <w:tcPr>
            <w:tcW w:w="3678" w:type="dxa"/>
            <w:vAlign w:val="center"/>
            <w:hideMark/>
          </w:tcPr>
          <w:p w14:paraId="13413AB8"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5–15 días hábiles con visitas presenciales a 6+ entidades</w:t>
            </w:r>
          </w:p>
        </w:tc>
        <w:tc>
          <w:tcPr>
            <w:tcW w:w="0" w:type="auto"/>
            <w:vAlign w:val="center"/>
            <w:hideMark/>
          </w:tcPr>
          <w:p w14:paraId="48765AB8"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~2 minutos (validación automática en paralelo)</w:t>
            </w:r>
          </w:p>
        </w:tc>
      </w:tr>
      <w:tr w:rsidR="007736DA" w:rsidRPr="00B531F2" w14:paraId="3092B7D1" w14:textId="77777777" w:rsidTr="004A5284">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61EFABC2" w14:textId="77777777" w:rsidR="00A755C4" w:rsidRPr="00B531F2" w:rsidRDefault="00A755C4" w:rsidP="004A5284">
            <w:pPr>
              <w:spacing w:before="120" w:after="0"/>
              <w:ind w:firstLine="0"/>
              <w:jc w:val="center"/>
            </w:pPr>
            <w:r w:rsidRPr="00B531F2">
              <w:t>Acceso</w:t>
            </w:r>
          </w:p>
        </w:tc>
        <w:tc>
          <w:tcPr>
            <w:tcW w:w="3678" w:type="dxa"/>
            <w:vAlign w:val="center"/>
            <w:hideMark/>
          </w:tcPr>
          <w:p w14:paraId="429D0BC4"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Presencial en múltiples entidades con horarios limitados</w:t>
            </w:r>
          </w:p>
        </w:tc>
        <w:tc>
          <w:tcPr>
            <w:tcW w:w="0" w:type="auto"/>
            <w:vAlign w:val="center"/>
            <w:hideMark/>
          </w:tcPr>
          <w:p w14:paraId="1DD93353"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Navegador web desde cualquier dispositivo, 24/7</w:t>
            </w:r>
          </w:p>
        </w:tc>
      </w:tr>
      <w:tr w:rsidR="007736DA" w:rsidRPr="00B531F2" w14:paraId="15EC7416" w14:textId="77777777" w:rsidTr="004A5284">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07A29D67" w14:textId="77777777" w:rsidR="00A755C4" w:rsidRPr="00B531F2" w:rsidRDefault="00A755C4" w:rsidP="004A5284">
            <w:pPr>
              <w:spacing w:before="120" w:after="0"/>
              <w:ind w:firstLine="0"/>
              <w:jc w:val="center"/>
            </w:pPr>
            <w:r w:rsidRPr="00B531F2">
              <w:t>Carga de documentos</w:t>
            </w:r>
          </w:p>
        </w:tc>
        <w:tc>
          <w:tcPr>
            <w:tcW w:w="3678" w:type="dxa"/>
            <w:vAlign w:val="center"/>
            <w:hideMark/>
          </w:tcPr>
          <w:p w14:paraId="047D2F0B"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Entrega física o correo electrónico no estructurado</w:t>
            </w:r>
          </w:p>
        </w:tc>
        <w:tc>
          <w:tcPr>
            <w:tcW w:w="0" w:type="auto"/>
            <w:vAlign w:val="center"/>
            <w:hideMark/>
          </w:tcPr>
          <w:p w14:paraId="51827C6E"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 xml:space="preserve">Interfaz </w:t>
            </w:r>
            <w:r w:rsidRPr="00B531F2">
              <w:rPr>
                <w:i/>
                <w:iCs/>
              </w:rPr>
              <w:t>drag-and-drop</w:t>
            </w:r>
            <w:r w:rsidRPr="00B531F2">
              <w:t>, formatos PDF e imagen</w:t>
            </w:r>
          </w:p>
        </w:tc>
      </w:tr>
      <w:tr w:rsidR="007736DA" w:rsidRPr="00B531F2" w14:paraId="4B16E818" w14:textId="77777777" w:rsidTr="004A5284">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2B2E2797" w14:textId="77777777" w:rsidR="00A755C4" w:rsidRPr="00B531F2" w:rsidRDefault="00A755C4" w:rsidP="004A5284">
            <w:pPr>
              <w:spacing w:before="120" w:after="0"/>
              <w:ind w:firstLine="0"/>
              <w:jc w:val="center"/>
            </w:pPr>
            <w:r w:rsidRPr="00B531F2">
              <w:t>Costo por verificación</w:t>
            </w:r>
          </w:p>
        </w:tc>
        <w:tc>
          <w:tcPr>
            <w:tcW w:w="3678" w:type="dxa"/>
            <w:vAlign w:val="center"/>
            <w:hideMark/>
          </w:tcPr>
          <w:p w14:paraId="24B19D28"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Tasas gubernamentales por cada certificado + tiempo del profesional</w:t>
            </w:r>
          </w:p>
        </w:tc>
        <w:tc>
          <w:tcPr>
            <w:tcW w:w="0" w:type="auto"/>
            <w:vAlign w:val="center"/>
            <w:hideMark/>
          </w:tcPr>
          <w:p w14:paraId="4CE6BE14"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Plan de suscripción fija desde RD$0 (Freemium) hasta RD$35,000/mes</w:t>
            </w:r>
          </w:p>
        </w:tc>
      </w:tr>
      <w:tr w:rsidR="007736DA" w:rsidRPr="00B531F2" w14:paraId="36094505" w14:textId="77777777" w:rsidTr="004A5284">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48D2D0F6" w14:textId="77777777" w:rsidR="00A755C4" w:rsidRPr="00B531F2" w:rsidRDefault="00A755C4" w:rsidP="004A5284">
            <w:pPr>
              <w:spacing w:before="120" w:after="0"/>
              <w:ind w:firstLine="0"/>
              <w:jc w:val="center"/>
            </w:pPr>
            <w:r w:rsidRPr="00B531F2">
              <w:t>Resultado de validación</w:t>
            </w:r>
          </w:p>
        </w:tc>
        <w:tc>
          <w:tcPr>
            <w:tcW w:w="3678" w:type="dxa"/>
            <w:vAlign w:val="center"/>
            <w:hideMark/>
          </w:tcPr>
          <w:p w14:paraId="5AA74AF4"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Informe verbal del notario; sin documento estandarizado</w:t>
            </w:r>
          </w:p>
        </w:tc>
        <w:tc>
          <w:tcPr>
            <w:tcW w:w="0" w:type="auto"/>
            <w:vAlign w:val="center"/>
            <w:hideMark/>
          </w:tcPr>
          <w:p w14:paraId="5EF34775"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Sello de Integridad Digital con QR descargable y firma digital (Ley 126-02)</w:t>
            </w:r>
          </w:p>
        </w:tc>
      </w:tr>
      <w:tr w:rsidR="007736DA" w:rsidRPr="00B531F2" w14:paraId="349A9425" w14:textId="77777777" w:rsidTr="004A5284">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1CA9B1C7" w14:textId="77777777" w:rsidR="00A755C4" w:rsidRPr="00B531F2" w:rsidRDefault="00A755C4" w:rsidP="004A5284">
            <w:pPr>
              <w:spacing w:before="120" w:after="0"/>
              <w:ind w:firstLine="0"/>
              <w:jc w:val="center"/>
            </w:pPr>
            <w:r w:rsidRPr="00B531F2">
              <w:t>Trazabilidad</w:t>
            </w:r>
          </w:p>
        </w:tc>
        <w:tc>
          <w:tcPr>
            <w:tcW w:w="3678" w:type="dxa"/>
            <w:vAlign w:val="center"/>
            <w:hideMark/>
          </w:tcPr>
          <w:p w14:paraId="3515D46B"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Inexistente</w:t>
            </w:r>
          </w:p>
        </w:tc>
        <w:tc>
          <w:tcPr>
            <w:tcW w:w="0" w:type="auto"/>
            <w:vAlign w:val="center"/>
            <w:hideMark/>
          </w:tcPr>
          <w:p w14:paraId="2182DE65"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 xml:space="preserve">Log inmutable de todas las operaciones con </w:t>
            </w:r>
            <w:r w:rsidRPr="00B531F2">
              <w:rPr>
                <w:i/>
                <w:iCs/>
              </w:rPr>
              <w:t>timestamp</w:t>
            </w:r>
            <w:r w:rsidRPr="00B531F2">
              <w:t xml:space="preserve"> y usuario responsable (RNF-5)</w:t>
            </w:r>
          </w:p>
        </w:tc>
      </w:tr>
      <w:tr w:rsidR="007736DA" w:rsidRPr="00B531F2" w14:paraId="265630E2" w14:textId="77777777" w:rsidTr="004A5284">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293225E9" w14:textId="77777777" w:rsidR="00A755C4" w:rsidRPr="00B531F2" w:rsidRDefault="00A755C4" w:rsidP="004A5284">
            <w:pPr>
              <w:spacing w:before="120" w:after="0"/>
              <w:ind w:firstLine="0"/>
              <w:jc w:val="center"/>
            </w:pPr>
            <w:r w:rsidRPr="00B531F2">
              <w:t>Multi-usuario</w:t>
            </w:r>
          </w:p>
        </w:tc>
        <w:tc>
          <w:tcPr>
            <w:tcW w:w="3678" w:type="dxa"/>
            <w:vAlign w:val="center"/>
            <w:hideMark/>
          </w:tcPr>
          <w:p w14:paraId="03E526A7"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Imposible; un expediente físico en un lugar a la vez</w:t>
            </w:r>
          </w:p>
        </w:tc>
        <w:tc>
          <w:tcPr>
            <w:tcW w:w="0" w:type="auto"/>
            <w:vAlign w:val="center"/>
            <w:hideMark/>
          </w:tcPr>
          <w:p w14:paraId="09088154"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Múltiples usuarios simultáneos por organización según su rol</w:t>
            </w:r>
          </w:p>
        </w:tc>
      </w:tr>
      <w:tr w:rsidR="007736DA" w:rsidRPr="00B531F2" w14:paraId="300962C6" w14:textId="77777777" w:rsidTr="004A5284">
        <w:tc>
          <w:tcPr>
            <w:cnfStyle w:val="001000000000" w:firstRow="0" w:lastRow="0" w:firstColumn="1" w:lastColumn="0" w:oddVBand="0" w:evenVBand="0" w:oddHBand="0" w:evenHBand="0" w:firstRowFirstColumn="0" w:firstRowLastColumn="0" w:lastRowFirstColumn="0" w:lastRowLastColumn="0"/>
            <w:tcW w:w="1843" w:type="dxa"/>
            <w:vAlign w:val="center"/>
            <w:hideMark/>
          </w:tcPr>
          <w:p w14:paraId="539E1EE0" w14:textId="77777777" w:rsidR="00A755C4" w:rsidRPr="00B531F2" w:rsidRDefault="00A755C4" w:rsidP="004A5284">
            <w:pPr>
              <w:spacing w:before="120" w:after="0"/>
              <w:ind w:firstLine="0"/>
              <w:jc w:val="center"/>
            </w:pPr>
            <w:r w:rsidRPr="00B531F2">
              <w:t>Notificaciones</w:t>
            </w:r>
          </w:p>
        </w:tc>
        <w:tc>
          <w:tcPr>
            <w:tcW w:w="3678" w:type="dxa"/>
            <w:vAlign w:val="center"/>
            <w:hideMark/>
          </w:tcPr>
          <w:p w14:paraId="741349DE"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Llamadas telefónicas o WhatsApp</w:t>
            </w:r>
          </w:p>
        </w:tc>
        <w:tc>
          <w:tcPr>
            <w:tcW w:w="0" w:type="auto"/>
            <w:vAlign w:val="center"/>
            <w:hideMark/>
          </w:tcPr>
          <w:p w14:paraId="2305C954"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Notificación automática por correo al completar cada validación (RF-18)</w:t>
            </w:r>
          </w:p>
        </w:tc>
      </w:tr>
    </w:tbl>
    <w:p w14:paraId="4CEF29A2" w14:textId="07049B78" w:rsidR="00527963" w:rsidRPr="00B531F2" w:rsidRDefault="00A755C4" w:rsidP="00C52B81">
      <w:pPr>
        <w:rPr>
          <w:rFonts w:eastAsiaTheme="majorEastAsia" w:cstheme="majorBidi"/>
          <w:b/>
          <w:i/>
          <w:color w:val="000000" w:themeColor="accent1" w:themeShade="80"/>
        </w:rPr>
      </w:pPr>
      <w:r w:rsidRPr="00B531F2">
        <w:rPr>
          <w:i/>
          <w:iCs/>
        </w:rPr>
        <w:t xml:space="preserve">Fuente: Elaboración propia basada en </w:t>
      </w:r>
      <w:sdt>
        <w:sdtPr>
          <w:rPr>
            <w:i/>
            <w:iCs/>
          </w:rPr>
          <w:id w:val="-1649046369"/>
          <w:citation/>
        </w:sdtPr>
        <w:sdtEndPr/>
        <w:sdtContent>
          <w:r w:rsidR="00DA4C9C">
            <w:rPr>
              <w:i/>
              <w:iCs/>
            </w:rPr>
            <w:fldChar w:fldCharType="begin"/>
          </w:r>
          <w:r w:rsidR="00DA4C9C">
            <w:rPr>
              <w:i/>
              <w:iCs/>
              <w:lang w:val="es-MX"/>
            </w:rPr>
            <w:instrText xml:space="preserve"> CITATION Lop25 \l 2058 </w:instrText>
          </w:r>
          <w:r w:rsidR="00DA4C9C">
            <w:rPr>
              <w:i/>
              <w:iCs/>
            </w:rPr>
            <w:fldChar w:fldCharType="separate"/>
          </w:r>
          <w:r w:rsidR="00852EF3">
            <w:rPr>
              <w:noProof/>
              <w:lang w:val="es-MX"/>
            </w:rPr>
            <w:t>(Lopez Duran, 2025)</w:t>
          </w:r>
          <w:r w:rsidR="00DA4C9C">
            <w:rPr>
              <w:i/>
              <w:iCs/>
            </w:rPr>
            <w:fldChar w:fldCharType="end"/>
          </w:r>
        </w:sdtContent>
      </w:sdt>
      <w:r w:rsidRPr="00B531F2">
        <w:rPr>
          <w:i/>
          <w:iCs/>
        </w:rPr>
        <w:t xml:space="preserve">; </w:t>
      </w:r>
      <w:sdt>
        <w:sdtPr>
          <w:rPr>
            <w:i/>
            <w:iCs/>
          </w:rPr>
          <w:id w:val="184108746"/>
          <w:citation/>
        </w:sdtPr>
        <w:sdtEndPr/>
        <w:sdtContent>
          <w:r w:rsidR="00A1240D">
            <w:rPr>
              <w:i/>
              <w:iCs/>
            </w:rPr>
            <w:fldChar w:fldCharType="begin"/>
          </w:r>
          <w:r w:rsidR="00A1240D">
            <w:rPr>
              <w:lang w:val="es-MX"/>
            </w:rPr>
            <w:instrText xml:space="preserve"> CITATION Asv25 \l 2058 </w:instrText>
          </w:r>
          <w:r w:rsidR="00A1240D">
            <w:rPr>
              <w:i/>
              <w:iCs/>
            </w:rPr>
            <w:fldChar w:fldCharType="separate"/>
          </w:r>
          <w:r w:rsidR="00852EF3">
            <w:rPr>
              <w:noProof/>
              <w:lang w:val="es-MX"/>
            </w:rPr>
            <w:t>(Estate, 2025)</w:t>
          </w:r>
          <w:r w:rsidR="00A1240D">
            <w:rPr>
              <w:i/>
              <w:iCs/>
            </w:rPr>
            <w:fldChar w:fldCharType="end"/>
          </w:r>
        </w:sdtContent>
      </w:sdt>
      <w:r w:rsidRPr="00B531F2">
        <w:rPr>
          <w:i/>
          <w:iCs/>
        </w:rPr>
        <w:t>;</w:t>
      </w:r>
      <w:r w:rsidR="00A1240D">
        <w:rPr>
          <w:i/>
          <w:iCs/>
        </w:rPr>
        <w:t xml:space="preserve"> </w:t>
      </w:r>
      <w:sdt>
        <w:sdtPr>
          <w:rPr>
            <w:i/>
            <w:iCs/>
          </w:rPr>
          <w:id w:val="-1955090982"/>
          <w:citation/>
        </w:sdtPr>
        <w:sdtEndPr/>
        <w:sdtContent>
          <w:r w:rsidR="00A1240D">
            <w:rPr>
              <w:i/>
              <w:iCs/>
            </w:rPr>
            <w:fldChar w:fldCharType="begin"/>
          </w:r>
          <w:r w:rsidR="00A1240D">
            <w:rPr>
              <w:i/>
              <w:iCs/>
              <w:lang w:val="es-MX"/>
            </w:rPr>
            <w:instrText xml:space="preserve"> CITATION Reg24 \l 2058 </w:instrText>
          </w:r>
          <w:r w:rsidR="00A1240D">
            <w:rPr>
              <w:i/>
              <w:iCs/>
            </w:rPr>
            <w:fldChar w:fldCharType="separate"/>
          </w:r>
          <w:r w:rsidR="00852EF3">
            <w:rPr>
              <w:noProof/>
              <w:lang w:val="es-MX"/>
            </w:rPr>
            <w:t>(Registro Inmobiliario, 2024)</w:t>
          </w:r>
          <w:r w:rsidR="00A1240D">
            <w:rPr>
              <w:i/>
              <w:iCs/>
            </w:rPr>
            <w:fldChar w:fldCharType="end"/>
          </w:r>
        </w:sdtContent>
      </w:sdt>
      <w:r w:rsidRPr="00B531F2">
        <w:rPr>
          <w:i/>
          <w:iCs/>
        </w:rPr>
        <w:t>.</w:t>
      </w:r>
    </w:p>
    <w:p w14:paraId="761EEC2A" w14:textId="3D42F649" w:rsidR="00A755C4" w:rsidRPr="00B531F2" w:rsidRDefault="00A755C4" w:rsidP="00A755C4">
      <w:pPr>
        <w:pStyle w:val="Ttulo5"/>
      </w:pPr>
      <w:r w:rsidRPr="00B531F2">
        <w:lastRenderedPageBreak/>
        <w:t>Tiempo de Entrenamiento y Curva de Adopción</w:t>
      </w:r>
    </w:p>
    <w:p w14:paraId="1B56F75A" w14:textId="77777777" w:rsidR="00A755C4" w:rsidRPr="00B531F2" w:rsidRDefault="00A755C4" w:rsidP="00A755C4">
      <w:r w:rsidRPr="00B531F2">
        <w:t xml:space="preserve">Sommerville (2011) establece que la usabilidad real de un sistema, entendida como el tiempo y esfuerzo necesarios para que un usuario con competencias básicas alcance operación autónoma, es un factor determinante de la factibilidad operativa. De acuerdo con el requisito RNF-11, VeriFinca incorpora ayuda contextual, </w:t>
      </w:r>
      <w:r w:rsidRPr="00B531F2">
        <w:rPr>
          <w:i/>
          <w:iCs/>
        </w:rPr>
        <w:t>tooltips</w:t>
      </w:r>
      <w:r w:rsidRPr="00B531F2">
        <w:t xml:space="preserve"> y tutoriales guiados, lo que reduce significativamente la curva de aprendizaje.</w:t>
      </w:r>
    </w:p>
    <w:p w14:paraId="725C0757" w14:textId="1DA74553" w:rsidR="00A755C4" w:rsidRPr="00B531F2" w:rsidRDefault="00A755C4" w:rsidP="00617FE9">
      <w:pPr>
        <w:pStyle w:val="Figuras"/>
      </w:pPr>
      <w:bookmarkStart w:id="77" w:name="_Toc227357401"/>
      <w:r w:rsidRPr="00B531F2">
        <w:t xml:space="preserve">Tabla </w:t>
      </w:r>
      <w:r>
        <w:fldChar w:fldCharType="begin"/>
      </w:r>
      <w:r>
        <w:instrText xml:space="preserve"> SEQ Tabla \* ARABIC </w:instrText>
      </w:r>
      <w:r>
        <w:fldChar w:fldCharType="separate"/>
      </w:r>
      <w:r w:rsidR="00B111AF">
        <w:rPr>
          <w:noProof/>
        </w:rPr>
        <w:t>31</w:t>
      </w:r>
      <w:r>
        <w:rPr>
          <w:noProof/>
        </w:rPr>
        <w:fldChar w:fldCharType="end"/>
      </w:r>
      <w:r w:rsidRPr="00B531F2">
        <w:br/>
        <w:t>Tiempo de entrenamiento estimado por perfil de usuario</w:t>
      </w:r>
      <w:bookmarkEnd w:id="77"/>
    </w:p>
    <w:tbl>
      <w:tblPr>
        <w:tblStyle w:val="Tablanormal2"/>
        <w:tblW w:w="0" w:type="auto"/>
        <w:tblLook w:val="0620" w:firstRow="1" w:lastRow="0" w:firstColumn="0" w:lastColumn="0" w:noHBand="1" w:noVBand="1"/>
      </w:tblPr>
      <w:tblGrid>
        <w:gridCol w:w="2693"/>
        <w:gridCol w:w="2142"/>
        <w:gridCol w:w="1968"/>
        <w:gridCol w:w="2557"/>
      </w:tblGrid>
      <w:tr w:rsidR="007736DA" w:rsidRPr="00B531F2" w14:paraId="1DDBE1F8" w14:textId="77777777" w:rsidTr="004A5284">
        <w:trPr>
          <w:cnfStyle w:val="100000000000" w:firstRow="1" w:lastRow="0" w:firstColumn="0" w:lastColumn="0" w:oddVBand="0" w:evenVBand="0" w:oddHBand="0" w:evenHBand="0" w:firstRowFirstColumn="0" w:firstRowLastColumn="0" w:lastRowFirstColumn="0" w:lastRowLastColumn="0"/>
          <w:tblHeader/>
        </w:trPr>
        <w:tc>
          <w:tcPr>
            <w:tcW w:w="0" w:type="auto"/>
            <w:vAlign w:val="center"/>
            <w:hideMark/>
          </w:tcPr>
          <w:p w14:paraId="4F929807" w14:textId="77777777" w:rsidR="00A755C4" w:rsidRPr="00B531F2" w:rsidRDefault="00A755C4" w:rsidP="004A5284">
            <w:pPr>
              <w:spacing w:before="120" w:after="0"/>
              <w:ind w:firstLine="0"/>
              <w:jc w:val="center"/>
            </w:pPr>
            <w:r w:rsidRPr="00B531F2">
              <w:t>Perfil de usuario</w:t>
            </w:r>
          </w:p>
        </w:tc>
        <w:tc>
          <w:tcPr>
            <w:tcW w:w="0" w:type="auto"/>
            <w:vAlign w:val="center"/>
            <w:hideMark/>
          </w:tcPr>
          <w:p w14:paraId="45DF3576" w14:textId="77777777" w:rsidR="00A755C4" w:rsidRPr="00B531F2" w:rsidRDefault="00A755C4" w:rsidP="004A5284">
            <w:pPr>
              <w:spacing w:before="120" w:after="0"/>
              <w:ind w:firstLine="0"/>
              <w:jc w:val="center"/>
            </w:pPr>
            <w:r w:rsidRPr="00B531F2">
              <w:t>Competencia digital requerida</w:t>
            </w:r>
          </w:p>
        </w:tc>
        <w:tc>
          <w:tcPr>
            <w:tcW w:w="0" w:type="auto"/>
            <w:vAlign w:val="center"/>
            <w:hideMark/>
          </w:tcPr>
          <w:p w14:paraId="1F12BF72" w14:textId="77777777" w:rsidR="00A755C4" w:rsidRPr="00B531F2" w:rsidRDefault="00A755C4" w:rsidP="004A5284">
            <w:pPr>
              <w:spacing w:before="120" w:after="0"/>
              <w:ind w:firstLine="0"/>
              <w:jc w:val="center"/>
            </w:pPr>
            <w:r w:rsidRPr="00B531F2">
              <w:t>Tiempo estimado de entrenamiento</w:t>
            </w:r>
          </w:p>
        </w:tc>
        <w:tc>
          <w:tcPr>
            <w:tcW w:w="0" w:type="auto"/>
            <w:vAlign w:val="center"/>
            <w:hideMark/>
          </w:tcPr>
          <w:p w14:paraId="2D472825" w14:textId="77777777" w:rsidR="00A755C4" w:rsidRPr="00B531F2" w:rsidRDefault="00A755C4" w:rsidP="004A5284">
            <w:pPr>
              <w:spacing w:before="120" w:after="0"/>
              <w:ind w:firstLine="0"/>
              <w:jc w:val="center"/>
            </w:pPr>
            <w:r w:rsidRPr="00B531F2">
              <w:t>Modalidad</w:t>
            </w:r>
          </w:p>
        </w:tc>
      </w:tr>
      <w:tr w:rsidR="007736DA" w:rsidRPr="00B531F2" w14:paraId="5ED609C9" w14:textId="77777777" w:rsidTr="004A5284">
        <w:tc>
          <w:tcPr>
            <w:tcW w:w="0" w:type="auto"/>
            <w:vAlign w:val="center"/>
            <w:hideMark/>
          </w:tcPr>
          <w:p w14:paraId="1778A85C" w14:textId="77777777" w:rsidR="00A755C4" w:rsidRPr="00B531F2" w:rsidRDefault="00A755C4" w:rsidP="004A5284">
            <w:pPr>
              <w:spacing w:before="120" w:after="0"/>
              <w:ind w:firstLine="0"/>
              <w:jc w:val="center"/>
            </w:pPr>
            <w:r w:rsidRPr="00B531F2">
              <w:rPr>
                <w:b/>
                <w:bCs/>
              </w:rPr>
              <w:t>Desarrollador inmobiliario</w:t>
            </w:r>
            <w:r w:rsidRPr="00B531F2">
              <w:t xml:space="preserve"> (carga documentos, registra proyectos)</w:t>
            </w:r>
          </w:p>
        </w:tc>
        <w:tc>
          <w:tcPr>
            <w:tcW w:w="0" w:type="auto"/>
            <w:vAlign w:val="center"/>
            <w:hideMark/>
          </w:tcPr>
          <w:p w14:paraId="0ADF8CEB" w14:textId="77777777" w:rsidR="00A755C4" w:rsidRPr="00B531F2" w:rsidRDefault="00A755C4" w:rsidP="004A5284">
            <w:pPr>
              <w:spacing w:before="120" w:after="0"/>
              <w:ind w:firstLine="0"/>
              <w:jc w:val="center"/>
            </w:pPr>
            <w:r w:rsidRPr="00B531F2">
              <w:t>Básica — navegador, correo, subir archivos</w:t>
            </w:r>
          </w:p>
        </w:tc>
        <w:tc>
          <w:tcPr>
            <w:tcW w:w="0" w:type="auto"/>
            <w:vAlign w:val="center"/>
            <w:hideMark/>
          </w:tcPr>
          <w:p w14:paraId="3D2DCF64" w14:textId="77777777" w:rsidR="00A755C4" w:rsidRPr="00B531F2" w:rsidRDefault="00A755C4" w:rsidP="004A5284">
            <w:pPr>
              <w:spacing w:before="120" w:after="0"/>
              <w:ind w:firstLine="0"/>
              <w:jc w:val="center"/>
            </w:pPr>
            <w:r w:rsidRPr="00B531F2">
              <w:t>1–2 horas</w:t>
            </w:r>
          </w:p>
        </w:tc>
        <w:tc>
          <w:tcPr>
            <w:tcW w:w="0" w:type="auto"/>
            <w:vAlign w:val="center"/>
            <w:hideMark/>
          </w:tcPr>
          <w:p w14:paraId="2179F5C3" w14:textId="77777777" w:rsidR="00A755C4" w:rsidRPr="00B531F2" w:rsidRDefault="00A755C4" w:rsidP="004A5284">
            <w:pPr>
              <w:spacing w:before="120" w:after="0"/>
              <w:ind w:firstLine="0"/>
              <w:jc w:val="center"/>
            </w:pPr>
            <w:r w:rsidRPr="00B531F2">
              <w:t>Tutorial guiado en plataforma + video introductorio</w:t>
            </w:r>
          </w:p>
        </w:tc>
      </w:tr>
      <w:tr w:rsidR="007736DA" w:rsidRPr="00B531F2" w14:paraId="19897571" w14:textId="77777777" w:rsidTr="004A5284">
        <w:tc>
          <w:tcPr>
            <w:tcW w:w="0" w:type="auto"/>
            <w:vAlign w:val="center"/>
            <w:hideMark/>
          </w:tcPr>
          <w:p w14:paraId="54425CF4" w14:textId="77777777" w:rsidR="00A755C4" w:rsidRPr="00B531F2" w:rsidRDefault="00A755C4" w:rsidP="004A5284">
            <w:pPr>
              <w:spacing w:before="120" w:after="0"/>
              <w:ind w:firstLine="0"/>
              <w:jc w:val="center"/>
            </w:pPr>
            <w:r w:rsidRPr="00B531F2">
              <w:rPr>
                <w:b/>
                <w:bCs/>
              </w:rPr>
              <w:t>Notario / Abogado</w:t>
            </w:r>
            <w:r w:rsidRPr="00B531F2">
              <w:t xml:space="preserve"> (valida expedientes y descarga reportes)</w:t>
            </w:r>
          </w:p>
        </w:tc>
        <w:tc>
          <w:tcPr>
            <w:tcW w:w="0" w:type="auto"/>
            <w:vAlign w:val="center"/>
            <w:hideMark/>
          </w:tcPr>
          <w:p w14:paraId="10F4DCED" w14:textId="77777777" w:rsidR="00A755C4" w:rsidRPr="00B531F2" w:rsidRDefault="00A755C4" w:rsidP="004A5284">
            <w:pPr>
              <w:spacing w:before="120" w:after="0"/>
              <w:ind w:firstLine="0"/>
              <w:jc w:val="center"/>
            </w:pPr>
            <w:r w:rsidRPr="00B531F2">
              <w:t>Básica-intermedia</w:t>
            </w:r>
          </w:p>
        </w:tc>
        <w:tc>
          <w:tcPr>
            <w:tcW w:w="0" w:type="auto"/>
            <w:vAlign w:val="center"/>
            <w:hideMark/>
          </w:tcPr>
          <w:p w14:paraId="1CCC333C" w14:textId="77777777" w:rsidR="00A755C4" w:rsidRPr="00B531F2" w:rsidRDefault="00A755C4" w:rsidP="004A5284">
            <w:pPr>
              <w:spacing w:before="120" w:after="0"/>
              <w:ind w:firstLine="0"/>
              <w:jc w:val="center"/>
            </w:pPr>
            <w:r w:rsidRPr="00B531F2">
              <w:t>1–2 horas</w:t>
            </w:r>
          </w:p>
        </w:tc>
        <w:tc>
          <w:tcPr>
            <w:tcW w:w="0" w:type="auto"/>
            <w:vAlign w:val="center"/>
            <w:hideMark/>
          </w:tcPr>
          <w:p w14:paraId="60D6550B" w14:textId="77777777" w:rsidR="00A755C4" w:rsidRPr="00B531F2" w:rsidRDefault="00A755C4" w:rsidP="004A5284">
            <w:pPr>
              <w:spacing w:before="120" w:after="0"/>
              <w:ind w:firstLine="0"/>
              <w:jc w:val="center"/>
            </w:pPr>
            <w:r w:rsidRPr="00B531F2">
              <w:t>Tutorial guiado + documentación de ayuda contextual</w:t>
            </w:r>
          </w:p>
        </w:tc>
      </w:tr>
      <w:tr w:rsidR="007736DA" w:rsidRPr="00B531F2" w14:paraId="51F5A264" w14:textId="77777777" w:rsidTr="004A5284">
        <w:tc>
          <w:tcPr>
            <w:tcW w:w="0" w:type="auto"/>
            <w:vAlign w:val="center"/>
            <w:hideMark/>
          </w:tcPr>
          <w:p w14:paraId="496B3FD9" w14:textId="77777777" w:rsidR="00A755C4" w:rsidRPr="00B531F2" w:rsidRDefault="00A755C4" w:rsidP="004A5284">
            <w:pPr>
              <w:spacing w:before="120" w:after="0"/>
              <w:ind w:firstLine="0"/>
              <w:jc w:val="center"/>
            </w:pPr>
            <w:r w:rsidRPr="00B531F2">
              <w:rPr>
                <w:b/>
                <w:bCs/>
              </w:rPr>
              <w:t>Comprador / Inversionista</w:t>
            </w:r>
            <w:r w:rsidRPr="00B531F2">
              <w:t xml:space="preserve"> (consulta pública vía QR o código)</w:t>
            </w:r>
          </w:p>
        </w:tc>
        <w:tc>
          <w:tcPr>
            <w:tcW w:w="0" w:type="auto"/>
            <w:vAlign w:val="center"/>
            <w:hideMark/>
          </w:tcPr>
          <w:p w14:paraId="327D52D5" w14:textId="77777777" w:rsidR="00A755C4" w:rsidRPr="00B531F2" w:rsidRDefault="00A755C4" w:rsidP="004A5284">
            <w:pPr>
              <w:spacing w:before="120" w:after="0"/>
              <w:ind w:firstLine="0"/>
              <w:jc w:val="center"/>
            </w:pPr>
            <w:r w:rsidRPr="00B531F2">
              <w:t>Muy básica — escanear QR o ingresar un código</w:t>
            </w:r>
          </w:p>
        </w:tc>
        <w:tc>
          <w:tcPr>
            <w:tcW w:w="0" w:type="auto"/>
            <w:vAlign w:val="center"/>
            <w:hideMark/>
          </w:tcPr>
          <w:p w14:paraId="0CDF778B" w14:textId="77777777" w:rsidR="00A755C4" w:rsidRPr="00B531F2" w:rsidRDefault="00A755C4" w:rsidP="004A5284">
            <w:pPr>
              <w:spacing w:before="120" w:after="0"/>
              <w:ind w:firstLine="0"/>
              <w:jc w:val="center"/>
            </w:pPr>
            <w:r w:rsidRPr="00B531F2">
              <w:t>0 horas</w:t>
            </w:r>
          </w:p>
        </w:tc>
        <w:tc>
          <w:tcPr>
            <w:tcW w:w="0" w:type="auto"/>
            <w:vAlign w:val="center"/>
            <w:hideMark/>
          </w:tcPr>
          <w:p w14:paraId="73F9D1E1" w14:textId="77777777" w:rsidR="00A755C4" w:rsidRPr="00B531F2" w:rsidRDefault="00A755C4" w:rsidP="004A5284">
            <w:pPr>
              <w:spacing w:before="120" w:after="0"/>
              <w:ind w:firstLine="0"/>
              <w:jc w:val="center"/>
            </w:pPr>
            <w:r w:rsidRPr="00B531F2">
              <w:t>Interfaz pública autoexplicativa</w:t>
            </w:r>
          </w:p>
        </w:tc>
      </w:tr>
      <w:tr w:rsidR="007736DA" w:rsidRPr="00B531F2" w14:paraId="58C098AB" w14:textId="77777777" w:rsidTr="004A5284">
        <w:tc>
          <w:tcPr>
            <w:tcW w:w="0" w:type="auto"/>
            <w:vAlign w:val="center"/>
            <w:hideMark/>
          </w:tcPr>
          <w:p w14:paraId="5763C7B2" w14:textId="77777777" w:rsidR="00A755C4" w:rsidRPr="00B531F2" w:rsidRDefault="00A755C4" w:rsidP="004A5284">
            <w:pPr>
              <w:spacing w:before="120" w:after="0"/>
              <w:ind w:firstLine="0"/>
              <w:jc w:val="center"/>
            </w:pPr>
            <w:r w:rsidRPr="00B531F2">
              <w:rPr>
                <w:b/>
                <w:bCs/>
              </w:rPr>
              <w:t>Institución financiera</w:t>
            </w:r>
            <w:r w:rsidRPr="00B531F2">
              <w:t xml:space="preserve"> (accede a auditorías y reportes detallados)</w:t>
            </w:r>
          </w:p>
        </w:tc>
        <w:tc>
          <w:tcPr>
            <w:tcW w:w="0" w:type="auto"/>
            <w:vAlign w:val="center"/>
            <w:hideMark/>
          </w:tcPr>
          <w:p w14:paraId="29F0CAB0" w14:textId="77777777" w:rsidR="00A755C4" w:rsidRPr="00B531F2" w:rsidRDefault="00A755C4" w:rsidP="004A5284">
            <w:pPr>
              <w:spacing w:before="120" w:after="0"/>
              <w:ind w:firstLine="0"/>
              <w:jc w:val="center"/>
            </w:pPr>
            <w:r w:rsidRPr="00B531F2">
              <w:t>Intermedia — filtros, exportación de reportes</w:t>
            </w:r>
          </w:p>
        </w:tc>
        <w:tc>
          <w:tcPr>
            <w:tcW w:w="0" w:type="auto"/>
            <w:vAlign w:val="center"/>
            <w:hideMark/>
          </w:tcPr>
          <w:p w14:paraId="159C7F4F" w14:textId="77777777" w:rsidR="00A755C4" w:rsidRPr="00B531F2" w:rsidRDefault="00A755C4" w:rsidP="004A5284">
            <w:pPr>
              <w:spacing w:before="120" w:after="0"/>
              <w:ind w:firstLine="0"/>
              <w:jc w:val="center"/>
            </w:pPr>
            <w:r w:rsidRPr="00B531F2">
              <w:t>2–4 horas</w:t>
            </w:r>
          </w:p>
        </w:tc>
        <w:tc>
          <w:tcPr>
            <w:tcW w:w="0" w:type="auto"/>
            <w:vAlign w:val="center"/>
            <w:hideMark/>
          </w:tcPr>
          <w:p w14:paraId="2FCCA41C" w14:textId="77777777" w:rsidR="00A755C4" w:rsidRPr="00B531F2" w:rsidRDefault="00A755C4" w:rsidP="004A5284">
            <w:pPr>
              <w:spacing w:before="120" w:after="0"/>
              <w:ind w:firstLine="0"/>
              <w:jc w:val="center"/>
            </w:pPr>
            <w:r w:rsidRPr="00B531F2">
              <w:t>Capacitación presencial o virtual por parte del equipo VeriFinca</w:t>
            </w:r>
          </w:p>
        </w:tc>
      </w:tr>
      <w:tr w:rsidR="007736DA" w:rsidRPr="00B531F2" w14:paraId="395FF8B6" w14:textId="77777777" w:rsidTr="004A5284">
        <w:tc>
          <w:tcPr>
            <w:tcW w:w="0" w:type="auto"/>
            <w:vAlign w:val="center"/>
            <w:hideMark/>
          </w:tcPr>
          <w:p w14:paraId="6FADB16F" w14:textId="77777777" w:rsidR="00A755C4" w:rsidRPr="00B531F2" w:rsidRDefault="00A755C4" w:rsidP="004A5284">
            <w:pPr>
              <w:spacing w:before="120" w:after="0"/>
              <w:ind w:firstLine="0"/>
              <w:jc w:val="center"/>
            </w:pPr>
            <w:r w:rsidRPr="00B531F2">
              <w:rPr>
                <w:b/>
                <w:bCs/>
              </w:rPr>
              <w:t>Administrador del sistema</w:t>
            </w:r>
            <w:r w:rsidRPr="00B531F2">
              <w:t xml:space="preserve"> (configura usuarios, roles y reglas)</w:t>
            </w:r>
          </w:p>
        </w:tc>
        <w:tc>
          <w:tcPr>
            <w:tcW w:w="0" w:type="auto"/>
            <w:vAlign w:val="center"/>
            <w:hideMark/>
          </w:tcPr>
          <w:p w14:paraId="757CDCF1" w14:textId="77777777" w:rsidR="00A755C4" w:rsidRPr="00B531F2" w:rsidRDefault="00A755C4" w:rsidP="004A5284">
            <w:pPr>
              <w:spacing w:before="120" w:after="0"/>
              <w:ind w:firstLine="0"/>
              <w:jc w:val="center"/>
            </w:pPr>
            <w:r w:rsidRPr="00B531F2">
              <w:t>Intermedia</w:t>
            </w:r>
          </w:p>
        </w:tc>
        <w:tc>
          <w:tcPr>
            <w:tcW w:w="0" w:type="auto"/>
            <w:vAlign w:val="center"/>
            <w:hideMark/>
          </w:tcPr>
          <w:p w14:paraId="5234FFDD" w14:textId="77777777" w:rsidR="00A755C4" w:rsidRPr="00B531F2" w:rsidRDefault="00A755C4" w:rsidP="004A5284">
            <w:pPr>
              <w:spacing w:before="120" w:after="0"/>
              <w:ind w:firstLine="0"/>
              <w:jc w:val="center"/>
            </w:pPr>
            <w:r w:rsidRPr="00B531F2">
              <w:t>3–5 horas</w:t>
            </w:r>
          </w:p>
        </w:tc>
        <w:tc>
          <w:tcPr>
            <w:tcW w:w="0" w:type="auto"/>
            <w:vAlign w:val="center"/>
            <w:hideMark/>
          </w:tcPr>
          <w:p w14:paraId="564893EE" w14:textId="77777777" w:rsidR="00A755C4" w:rsidRPr="00B531F2" w:rsidRDefault="00A755C4" w:rsidP="004A5284">
            <w:pPr>
              <w:spacing w:before="120" w:after="0"/>
              <w:ind w:firstLine="0"/>
              <w:jc w:val="center"/>
            </w:pPr>
            <w:r w:rsidRPr="00B531F2">
              <w:t xml:space="preserve">Manual técnico + sesión de </w:t>
            </w:r>
            <w:r w:rsidRPr="00B531F2">
              <w:rPr>
                <w:i/>
                <w:iCs/>
              </w:rPr>
              <w:t>onboarding</w:t>
            </w:r>
            <w:r w:rsidRPr="00B531F2">
              <w:t xml:space="preserve"> dedicada</w:t>
            </w:r>
          </w:p>
        </w:tc>
      </w:tr>
    </w:tbl>
    <w:p w14:paraId="31D5437F" w14:textId="492D99CB" w:rsidR="00A755C4" w:rsidRPr="00B531F2" w:rsidRDefault="00A755C4" w:rsidP="00A755C4">
      <w:r w:rsidRPr="00B531F2">
        <w:rPr>
          <w:i/>
          <w:iCs/>
        </w:rPr>
        <w:t>Fuente: Elaboración propia basada en Nielsen Norman Group (2024).</w:t>
      </w:r>
    </w:p>
    <w:p w14:paraId="5D8B2FC2" w14:textId="348D6C28" w:rsidR="00A755C4" w:rsidRPr="00B531F2" w:rsidRDefault="00A755C4" w:rsidP="00A755C4">
      <w:r w:rsidRPr="00B531F2">
        <w:t xml:space="preserve">El bajo tiempo de entrenamiento se fundamenta en tres decisiones de diseño: (1) interfaz </w:t>
      </w:r>
      <w:r w:rsidRPr="00B531F2">
        <w:rPr>
          <w:i/>
          <w:iCs/>
        </w:rPr>
        <w:t>responsive</w:t>
      </w:r>
      <w:r w:rsidRPr="00B531F2">
        <w:t xml:space="preserve"> adaptable a computadoras y tabletas; (2) flujos de trabajo lineales y guiados que no requieren conocimiento previo; y (3) mensajes de ayuda contextual en cada etapa del proceso de validación.</w:t>
      </w:r>
    </w:p>
    <w:p w14:paraId="3FB41066" w14:textId="77777777" w:rsidR="00A755C4" w:rsidRPr="00B531F2" w:rsidRDefault="00A755C4" w:rsidP="002521BA">
      <w:pPr>
        <w:pStyle w:val="Ttulo4"/>
      </w:pPr>
      <w:r w:rsidRPr="00B531F2">
        <w:t>Síntesis de Factibilidad Operativa</w:t>
      </w:r>
    </w:p>
    <w:p w14:paraId="79E5FA9C" w14:textId="77777777" w:rsidR="00A755C4" w:rsidRPr="00B531F2" w:rsidRDefault="00A755C4" w:rsidP="00A755C4">
      <w:r w:rsidRPr="00B531F2">
        <w:t xml:space="preserve">El análisis operativo confirma que la factibilidad operativa de VeriFinca es </w:t>
      </w:r>
      <w:r w:rsidRPr="00B531F2">
        <w:rPr>
          <w:b/>
          <w:bCs/>
        </w:rPr>
        <w:t>alta</w:t>
      </w:r>
      <w:r w:rsidRPr="00B531F2">
        <w:t xml:space="preserve"> desde la perspectiva del cliente:</w:t>
      </w:r>
    </w:p>
    <w:p w14:paraId="06CC1F8C" w14:textId="77777777" w:rsidR="00A755C4" w:rsidRDefault="00A755C4" w:rsidP="00380681">
      <w:pPr>
        <w:numPr>
          <w:ilvl w:val="0"/>
          <w:numId w:val="33"/>
        </w:numPr>
      </w:pPr>
      <w:r w:rsidRPr="00B531F2">
        <w:lastRenderedPageBreak/>
        <w:t>Los clientes de todos los segmentos ya cuentan con los recursos tecnológicos mínimos necesarios para usar el sistema sin inversión adicional en infraestructura.</w:t>
      </w:r>
    </w:p>
    <w:p w14:paraId="6C472BA8" w14:textId="027F8D1C" w:rsidR="00591EEA" w:rsidRPr="00B531F2" w:rsidRDefault="00591EEA" w:rsidP="00380681">
      <w:pPr>
        <w:numPr>
          <w:ilvl w:val="0"/>
          <w:numId w:val="33"/>
        </w:numPr>
      </w:pPr>
      <w:r w:rsidRPr="00591EEA">
        <w:t>La carga operativa documental del sistema se organiza en documentos obligatorios del proyecto, documentos opcionales o condicionados para respaldo financiero y autorizaciones previas para consultas crediticias cuando legalmente procedan, manteniendo una adopción viable para los distintos perfiles de usuario</w:t>
      </w:r>
    </w:p>
    <w:p w14:paraId="1FE406D5" w14:textId="77777777" w:rsidR="00A755C4" w:rsidRPr="00B531F2" w:rsidRDefault="00A755C4" w:rsidP="00380681">
      <w:pPr>
        <w:numPr>
          <w:ilvl w:val="0"/>
          <w:numId w:val="33"/>
        </w:numPr>
      </w:pPr>
      <w:r w:rsidRPr="00B531F2">
        <w:t xml:space="preserve">El tiempo de entrenamiento estimado oscila entre </w:t>
      </w:r>
      <w:r w:rsidRPr="00B531F2">
        <w:rPr>
          <w:b/>
          <w:bCs/>
        </w:rPr>
        <w:t>0 y 5 horas</w:t>
      </w:r>
      <w:r w:rsidRPr="00B531F2">
        <w:t xml:space="preserve"> según el perfil, lo que permite una adopción progresiva sin programas de capacitación extensos.</w:t>
      </w:r>
    </w:p>
    <w:p w14:paraId="09E6CF8E" w14:textId="77777777" w:rsidR="00A755C4" w:rsidRPr="00B531F2" w:rsidRDefault="00A755C4" w:rsidP="00380681">
      <w:pPr>
        <w:numPr>
          <w:ilvl w:val="0"/>
          <w:numId w:val="33"/>
        </w:numPr>
      </w:pPr>
      <w:r w:rsidRPr="00B531F2">
        <w:t xml:space="preserve">El RI Digital (servicios.ri.gob.do / RIMóvil) </w:t>
      </w:r>
      <w:r w:rsidRPr="00B531F2">
        <w:rPr>
          <w:b/>
          <w:bCs/>
        </w:rPr>
        <w:t>no representa un competidor directo</w:t>
      </w:r>
      <w:r w:rsidRPr="00B531F2">
        <w:t>, sino una fuente de datos integrada; el resto de plataformas del mercado dominicano no aborda el nicho de validación documental preventiva.</w:t>
      </w:r>
    </w:p>
    <w:p w14:paraId="76B53A92" w14:textId="5F51E91F" w:rsidR="00A755C4" w:rsidRPr="00B531F2" w:rsidRDefault="00A755C4" w:rsidP="00380681">
      <w:pPr>
        <w:numPr>
          <w:ilvl w:val="0"/>
          <w:numId w:val="33"/>
        </w:numPr>
      </w:pPr>
      <w:r w:rsidRPr="00B531F2">
        <w:t xml:space="preserve">La transición del modelo actual (5–15 días, 6+ entidades presenciales) al modelo VeriFinca (~2 minutos, plataforma web unificada) representa una </w:t>
      </w:r>
      <w:r w:rsidRPr="00B531F2">
        <w:rPr>
          <w:b/>
          <w:bCs/>
        </w:rPr>
        <w:t>mejora operativa</w:t>
      </w:r>
      <w:r w:rsidRPr="00B531F2">
        <w:t xml:space="preserve"> percibida por el usuario desde la primera validación.</w:t>
      </w:r>
    </w:p>
    <w:p w14:paraId="2194F7E4" w14:textId="77777777" w:rsidR="00A755C4" w:rsidRPr="00B531F2" w:rsidRDefault="00A755C4" w:rsidP="00A755C4">
      <w:pPr>
        <w:ind w:firstLine="0"/>
      </w:pPr>
      <w:r w:rsidRPr="00B531F2">
        <w:br w:type="page"/>
      </w:r>
    </w:p>
    <w:p w14:paraId="6AF69B40" w14:textId="77777777" w:rsidR="00A755C4" w:rsidRPr="00B531F2" w:rsidRDefault="00A755C4" w:rsidP="00AC2130">
      <w:pPr>
        <w:pStyle w:val="Ttulo2"/>
      </w:pPr>
      <w:bookmarkStart w:id="78" w:name="_Toc227357297"/>
      <w:r w:rsidRPr="00B531F2">
        <w:lastRenderedPageBreak/>
        <w:t>Lista de Requisitos de Usuario del Nuevo Sistema (LDR)</w:t>
      </w:r>
      <w:bookmarkEnd w:id="78"/>
    </w:p>
    <w:p w14:paraId="11AED3A6" w14:textId="77777777" w:rsidR="00A755C4" w:rsidRPr="00B531F2" w:rsidRDefault="00A755C4" w:rsidP="00AC2130">
      <w:pPr>
        <w:pStyle w:val="Ttulo3"/>
      </w:pPr>
      <w:bookmarkStart w:id="79" w:name="_Toc227357298"/>
      <w:r w:rsidRPr="00B531F2">
        <w:t>Requisitos Funcionales</w:t>
      </w:r>
      <w:bookmarkEnd w:id="79"/>
    </w:p>
    <w:p w14:paraId="6CC8BAF5" w14:textId="4BFEA92A" w:rsidR="001635CD" w:rsidRPr="00B531F2" w:rsidRDefault="00D8779E" w:rsidP="00537000">
      <w:pPr>
        <w:pStyle w:val="Prrafodelista"/>
        <w:numPr>
          <w:ilvl w:val="0"/>
          <w:numId w:val="7"/>
        </w:numPr>
      </w:pPr>
      <w:r w:rsidRPr="00D8779E">
        <w:t>El sistema debe permitir registrar el expediente digital de un proyecto inmobiliario con sus metadatos esenciales</w:t>
      </w:r>
      <w:r w:rsidR="00A755C4" w:rsidRPr="00B531F2">
        <w:t>.</w:t>
      </w:r>
    </w:p>
    <w:p w14:paraId="6DCD4F65" w14:textId="638BEE41" w:rsidR="00A755C4" w:rsidRPr="00B531F2" w:rsidRDefault="00EC0D09" w:rsidP="00537000">
      <w:pPr>
        <w:pStyle w:val="Prrafodelista"/>
        <w:numPr>
          <w:ilvl w:val="0"/>
          <w:numId w:val="7"/>
        </w:numPr>
      </w:pPr>
      <w:r w:rsidRPr="00EC0D09">
        <w:t>El sistema debe diagnosticar cuáles documentos esenciales están presentes, ausentes o incompletos en el expediente cargado, con base en la normativa d</w:t>
      </w:r>
      <w:r>
        <w:t>el</w:t>
      </w:r>
      <w:r w:rsidRPr="00EC0D09">
        <w:t xml:space="preserve"> RI</w:t>
      </w:r>
      <w:r w:rsidR="00A755C4" w:rsidRPr="00B531F2">
        <w:t>.</w:t>
      </w:r>
    </w:p>
    <w:p w14:paraId="786BB91E" w14:textId="00E417E2" w:rsidR="00A755C4" w:rsidRPr="00B531F2" w:rsidRDefault="00CE21D9" w:rsidP="00537000">
      <w:pPr>
        <w:pStyle w:val="Prrafodelista"/>
        <w:numPr>
          <w:ilvl w:val="0"/>
          <w:numId w:val="7"/>
        </w:numPr>
      </w:pPr>
      <w:r w:rsidRPr="00CE21D9">
        <w:t>El sistema debe validar la integridad mínima de cada documento del expediente (presencia de campos obligatorios: título, fecha, firma, institución emisora, vigencia)</w:t>
      </w:r>
      <w:r w:rsidR="00A755C4" w:rsidRPr="00B531F2">
        <w:t>.</w:t>
      </w:r>
    </w:p>
    <w:p w14:paraId="57A9B599" w14:textId="30057C4C" w:rsidR="00A755C4" w:rsidRPr="00B531F2" w:rsidRDefault="00CE21D9" w:rsidP="00537000">
      <w:pPr>
        <w:pStyle w:val="Prrafodelista"/>
        <w:numPr>
          <w:ilvl w:val="0"/>
          <w:numId w:val="7"/>
        </w:numPr>
      </w:pPr>
      <w:r w:rsidRPr="00CE21D9">
        <w:t xml:space="preserve">El sistema debe integrar consulta con </w:t>
      </w:r>
      <w:r>
        <w:t xml:space="preserve">el </w:t>
      </w:r>
      <w:r w:rsidRPr="00CE21D9">
        <w:t>RI para verificar la vigencia, legalidad y unicidad del título de propiedad declarado</w:t>
      </w:r>
      <w:r w:rsidR="00A755C4" w:rsidRPr="00B531F2">
        <w:t>.</w:t>
      </w:r>
    </w:p>
    <w:p w14:paraId="24A8989C" w14:textId="0DC88ED9" w:rsidR="00A755C4" w:rsidRPr="00B531F2" w:rsidRDefault="00CE21D9" w:rsidP="00537000">
      <w:pPr>
        <w:pStyle w:val="Prrafodelista"/>
        <w:numPr>
          <w:ilvl w:val="0"/>
          <w:numId w:val="7"/>
        </w:numPr>
      </w:pPr>
      <w:r w:rsidRPr="00CE21D9">
        <w:t>El sistema debe contrastar los datos declarados en el expediente con el Registro Catastral para confirmar designación catastral, extensión superficial y ubicación</w:t>
      </w:r>
      <w:r w:rsidR="00A755C4" w:rsidRPr="00B531F2">
        <w:t>.</w:t>
      </w:r>
    </w:p>
    <w:p w14:paraId="72F34CF8" w14:textId="71FE99A2" w:rsidR="00A755C4" w:rsidRPr="00B531F2" w:rsidRDefault="00716E01" w:rsidP="00537000">
      <w:pPr>
        <w:pStyle w:val="Prrafodelista"/>
        <w:numPr>
          <w:ilvl w:val="0"/>
          <w:numId w:val="7"/>
        </w:numPr>
      </w:pPr>
      <w:r w:rsidRPr="00716E01">
        <w:t xml:space="preserve">El sistema debe validar </w:t>
      </w:r>
      <w:r>
        <w:t>el estado</w:t>
      </w:r>
      <w:r w:rsidRPr="00716E01">
        <w:t xml:space="preserve"> operativ</w:t>
      </w:r>
      <w:r>
        <w:t>o</w:t>
      </w:r>
      <w:r w:rsidRPr="00716E01">
        <w:t xml:space="preserve"> y tributari</w:t>
      </w:r>
      <w:r>
        <w:t>o</w:t>
      </w:r>
      <w:r w:rsidRPr="00716E01">
        <w:t xml:space="preserve"> del desarrollador mediante consulta a la DGII (RNC, estatus fiscal, vigencia societaria</w:t>
      </w:r>
      <w:r w:rsidR="00A755C4" w:rsidRPr="00B531F2">
        <w:t>.</w:t>
      </w:r>
    </w:p>
    <w:p w14:paraId="7ADCBE0D" w14:textId="4A741170" w:rsidR="00A755C4" w:rsidRPr="00B531F2" w:rsidRDefault="00716E01" w:rsidP="00537000">
      <w:pPr>
        <w:pStyle w:val="Prrafodelista"/>
        <w:numPr>
          <w:ilvl w:val="0"/>
          <w:numId w:val="7"/>
        </w:numPr>
      </w:pPr>
      <w:r w:rsidRPr="00716E01">
        <w:t>El sistema debe consultar certificaciones o datos de ayuntamientos competentes cuando exista disponibilidad institucional de interoperabilidad</w:t>
      </w:r>
      <w:r w:rsidR="00A755C4" w:rsidRPr="00B531F2">
        <w:t>.</w:t>
      </w:r>
    </w:p>
    <w:p w14:paraId="0173F196" w14:textId="25FB3C2E" w:rsidR="00A755C4" w:rsidRPr="00B531F2" w:rsidRDefault="00CC4312" w:rsidP="00537000">
      <w:pPr>
        <w:pStyle w:val="Prrafodelista"/>
        <w:numPr>
          <w:ilvl w:val="0"/>
          <w:numId w:val="7"/>
        </w:numPr>
      </w:pPr>
      <w:r w:rsidRPr="00CC4312">
        <w:t>El sistema debe detectar duplicidades documentales y registrales contrastando matrícula, designación catastral, extensión superficial y coordenadas del expediente con certificaciones registrales oficiales</w:t>
      </w:r>
      <w:r w:rsidR="00A755C4" w:rsidRPr="00B531F2">
        <w:t>.</w:t>
      </w:r>
    </w:p>
    <w:p w14:paraId="5807BA84" w14:textId="283D1B5B" w:rsidR="00A755C4" w:rsidRPr="00B531F2" w:rsidRDefault="004E5CE6" w:rsidP="00537000">
      <w:pPr>
        <w:pStyle w:val="Prrafodelista"/>
        <w:numPr>
          <w:ilvl w:val="0"/>
          <w:numId w:val="7"/>
        </w:numPr>
      </w:pPr>
      <w:r w:rsidRPr="004E5CE6">
        <w:t>El sistema debe verificar la vigencia, completitud y formalidad documental de cada documento del expediente aplicando reglas de negocio configurables</w:t>
      </w:r>
      <w:r w:rsidR="00A755C4" w:rsidRPr="00B531F2">
        <w:t>.</w:t>
      </w:r>
    </w:p>
    <w:p w14:paraId="3B8B4E8B" w14:textId="0FB6FCDC" w:rsidR="00A755C4" w:rsidRPr="00B531F2" w:rsidRDefault="00E60FB6" w:rsidP="00537000">
      <w:pPr>
        <w:pStyle w:val="Prrafodelista"/>
        <w:numPr>
          <w:ilvl w:val="0"/>
          <w:numId w:val="7"/>
        </w:numPr>
      </w:pPr>
      <w:r w:rsidRPr="00E60FB6">
        <w:t>El sistema debe emitir alertas clasificadas de inconsistencias documentales y administrativas detectadas durante el proceso de validación</w:t>
      </w:r>
      <w:r w:rsidR="00A755C4" w:rsidRPr="00B531F2">
        <w:t>.</w:t>
      </w:r>
    </w:p>
    <w:p w14:paraId="6A5101B6" w14:textId="08DBE256" w:rsidR="00A755C4" w:rsidRPr="00B531F2" w:rsidRDefault="00E60FB6" w:rsidP="00537000">
      <w:pPr>
        <w:pStyle w:val="Prrafodelista"/>
        <w:numPr>
          <w:ilvl w:val="0"/>
          <w:numId w:val="7"/>
        </w:numPr>
      </w:pPr>
      <w:r w:rsidRPr="00E60FB6">
        <w:t>El sistema debe validar la correspondencia territorial entre la ubicación física declarada del proyecto y la documentación presentada, mediante georreferenciación y contraste con datos del Catastro Nacional</w:t>
      </w:r>
      <w:r w:rsidR="00A755C4" w:rsidRPr="00B531F2">
        <w:t>.</w:t>
      </w:r>
    </w:p>
    <w:p w14:paraId="40BB8D71" w14:textId="74257C1F" w:rsidR="00A755C4" w:rsidRPr="00B531F2" w:rsidRDefault="004F563A" w:rsidP="00537000">
      <w:pPr>
        <w:pStyle w:val="Prrafodelista"/>
        <w:numPr>
          <w:ilvl w:val="0"/>
          <w:numId w:val="7"/>
        </w:numPr>
      </w:pPr>
      <w:r w:rsidRPr="004F563A">
        <w:t>El sistema debe registrar el consentimiento informado, libre y expreso del desarrollador titular antes de proceder a cualquier consulta financiera o crediticia, conforme a la Ley 172-13</w:t>
      </w:r>
      <w:r w:rsidR="00A755C4" w:rsidRPr="00B531F2">
        <w:t>.</w:t>
      </w:r>
    </w:p>
    <w:p w14:paraId="762DF839" w14:textId="47342148" w:rsidR="00A755C4" w:rsidRPr="00B531F2" w:rsidRDefault="002C2801" w:rsidP="00537000">
      <w:pPr>
        <w:pStyle w:val="Prrafodelista"/>
        <w:numPr>
          <w:ilvl w:val="0"/>
          <w:numId w:val="7"/>
        </w:numPr>
      </w:pPr>
      <w:r w:rsidRPr="002C2801">
        <w:t>El sistema debe consultar el historial crediticio del desarrollador en TransUnion u organismo equivalente, exclusivamente con consentimiento registrado bajo RF-12</w:t>
      </w:r>
      <w:r w:rsidR="00A755C4" w:rsidRPr="00B531F2">
        <w:t>.</w:t>
      </w:r>
    </w:p>
    <w:p w14:paraId="5C988A2E" w14:textId="1BC0C1A9" w:rsidR="00A755C4" w:rsidRPr="00B531F2" w:rsidRDefault="002C2801" w:rsidP="00537000">
      <w:pPr>
        <w:pStyle w:val="Prrafodelista"/>
        <w:numPr>
          <w:ilvl w:val="0"/>
          <w:numId w:val="7"/>
        </w:numPr>
      </w:pPr>
      <w:r w:rsidRPr="002C2801">
        <w:t>El sistema debe emitir un reporte de hallazgos detallado que especifique documentos fallidos, inconsistencias detectadas, alertas generadas y recomendaciones de corrección</w:t>
      </w:r>
      <w:r w:rsidR="00A755C4" w:rsidRPr="00B531F2">
        <w:t>.</w:t>
      </w:r>
    </w:p>
    <w:p w14:paraId="62FA0111" w14:textId="2830752B" w:rsidR="00A755C4" w:rsidRPr="00B531F2" w:rsidRDefault="002C2801" w:rsidP="00537000">
      <w:pPr>
        <w:pStyle w:val="Prrafodelista"/>
        <w:numPr>
          <w:ilvl w:val="0"/>
          <w:numId w:val="7"/>
        </w:numPr>
      </w:pPr>
      <w:r w:rsidRPr="002C2801">
        <w:lastRenderedPageBreak/>
        <w:t>El sistema debe generar un Sello de Integridad Digital con código QR y firma digital bajo el artículo 32 del Cap. 1 de la Ley 126-02 cuando el proyecto supere todas las validaciones obligatorias</w:t>
      </w:r>
      <w:r w:rsidR="00A755C4" w:rsidRPr="00B531F2">
        <w:t>.</w:t>
      </w:r>
    </w:p>
    <w:p w14:paraId="2C07DAC5" w14:textId="34296319" w:rsidR="00A755C4" w:rsidRPr="00B531F2" w:rsidRDefault="0039395F" w:rsidP="00537000">
      <w:pPr>
        <w:pStyle w:val="Prrafodelista"/>
        <w:numPr>
          <w:ilvl w:val="0"/>
          <w:numId w:val="7"/>
        </w:numPr>
      </w:pPr>
      <w:r w:rsidRPr="0039395F">
        <w:t>El sistema debe habilitar una consulta pública controlada del resultado de validación de un proyecto, sin exponer datos sensibles protegidos por la Ley 172-13</w:t>
      </w:r>
      <w:r w:rsidR="00A755C4" w:rsidRPr="00B531F2">
        <w:t>.</w:t>
      </w:r>
    </w:p>
    <w:p w14:paraId="44607921" w14:textId="498FB670" w:rsidR="00A755C4" w:rsidRPr="00B531F2" w:rsidRDefault="00DE12A0" w:rsidP="00537000">
      <w:pPr>
        <w:pStyle w:val="Prrafodelista"/>
        <w:numPr>
          <w:ilvl w:val="0"/>
          <w:numId w:val="7"/>
        </w:numPr>
      </w:pPr>
      <w:r w:rsidRPr="00DE12A0">
        <w:t>El sistema debe registrar auditoría inmutable de todas las operaciones de validación (fecha, hora, usuario, acción, resultado)</w:t>
      </w:r>
      <w:r w:rsidR="00A755C4" w:rsidRPr="00B531F2">
        <w:t>.</w:t>
      </w:r>
    </w:p>
    <w:p w14:paraId="4413BE5B" w14:textId="5F2BDC1D" w:rsidR="00A755C4" w:rsidRDefault="00DE12A0" w:rsidP="00537000">
      <w:pPr>
        <w:pStyle w:val="Prrafodelista"/>
        <w:numPr>
          <w:ilvl w:val="0"/>
          <w:numId w:val="7"/>
        </w:numPr>
      </w:pPr>
      <w:r w:rsidRPr="00DE12A0">
        <w:t>El sistema debe generar reportes exportables en formato PDF y Excel con el resumen de validaciones del expediente</w:t>
      </w:r>
      <w:r w:rsidR="00A755C4" w:rsidRPr="00B531F2">
        <w:t>.</w:t>
      </w:r>
    </w:p>
    <w:p w14:paraId="56512D81" w14:textId="09FAA675" w:rsidR="00DE12A0" w:rsidRDefault="00D667D1" w:rsidP="00537000">
      <w:pPr>
        <w:pStyle w:val="Prrafodelista"/>
        <w:numPr>
          <w:ilvl w:val="0"/>
          <w:numId w:val="7"/>
        </w:numPr>
      </w:pPr>
      <w:r w:rsidRPr="00D667D1">
        <w:t>El sistema debe permitir al administrador configurar, activar o desactivar reglas de negocio del motor de inferencia de validación documental</w:t>
      </w:r>
      <w:r>
        <w:t>.</w:t>
      </w:r>
    </w:p>
    <w:p w14:paraId="3104B46E" w14:textId="2F1D93FC" w:rsidR="00D667D1" w:rsidRPr="00B531F2" w:rsidRDefault="00505206" w:rsidP="00537000">
      <w:pPr>
        <w:pStyle w:val="Prrafodelista"/>
        <w:numPr>
          <w:ilvl w:val="0"/>
          <w:numId w:val="7"/>
        </w:numPr>
      </w:pPr>
      <w:r w:rsidRPr="00505206">
        <w:t>El sistema deberá notificar automáticamente por correo electrónico al usuario suscriptor cuando se complete, apruebe, rechace o requiera corrección el proceso de validación de un proyecto</w:t>
      </w:r>
      <w:r w:rsidR="00D667D1">
        <w:t>.</w:t>
      </w:r>
    </w:p>
    <w:p w14:paraId="420D26E0" w14:textId="77777777" w:rsidR="001635CD" w:rsidRPr="00B531F2" w:rsidRDefault="001635CD" w:rsidP="001635CD">
      <w:pPr>
        <w:pStyle w:val="Prrafodelista"/>
        <w:ind w:left="360" w:firstLine="0"/>
      </w:pPr>
    </w:p>
    <w:p w14:paraId="447A7AF5" w14:textId="77777777" w:rsidR="00A755C4" w:rsidRPr="00B531F2" w:rsidRDefault="00A755C4" w:rsidP="00AC2130">
      <w:pPr>
        <w:pStyle w:val="Ttulo3"/>
      </w:pPr>
      <w:bookmarkStart w:id="80" w:name="_Toc227357299"/>
      <w:r w:rsidRPr="00B531F2">
        <w:t>Requisitos no Funcionales</w:t>
      </w:r>
      <w:bookmarkEnd w:id="80"/>
    </w:p>
    <w:p w14:paraId="29CBD0F0" w14:textId="77777777" w:rsidR="00A755C4" w:rsidRPr="00B531F2" w:rsidRDefault="00A755C4" w:rsidP="00537000">
      <w:pPr>
        <w:pStyle w:val="Prrafodelista"/>
        <w:numPr>
          <w:ilvl w:val="0"/>
          <w:numId w:val="8"/>
        </w:numPr>
        <w:spacing w:after="0"/>
        <w:ind w:left="720"/>
      </w:pPr>
      <w:r w:rsidRPr="00B531F2">
        <w:t>El sistema debe soportar tres roles: Administrador (configuración/auditoría), Profesional (validaciones/reportes), Usuario (consulta readonly).</w:t>
      </w:r>
    </w:p>
    <w:p w14:paraId="0B1B490E" w14:textId="77777777" w:rsidR="00A755C4" w:rsidRPr="00B531F2" w:rsidRDefault="00A755C4" w:rsidP="00537000">
      <w:pPr>
        <w:pStyle w:val="Prrafodelista"/>
        <w:numPr>
          <w:ilvl w:val="0"/>
          <w:numId w:val="8"/>
        </w:numPr>
        <w:spacing w:after="0"/>
        <w:ind w:left="720"/>
      </w:pPr>
      <w:r w:rsidRPr="00B531F2">
        <w:t>El sistema debe autenticar usuarios mediante usuario/contraseña con cifrado bcrypt antes de permitir acceso a funcionalidades.</w:t>
      </w:r>
    </w:p>
    <w:p w14:paraId="742A895B" w14:textId="77777777" w:rsidR="00A755C4" w:rsidRPr="00B531F2" w:rsidRDefault="00A755C4" w:rsidP="00537000">
      <w:pPr>
        <w:pStyle w:val="Prrafodelista"/>
        <w:numPr>
          <w:ilvl w:val="0"/>
          <w:numId w:val="8"/>
        </w:numPr>
        <w:spacing w:after="0"/>
        <w:ind w:left="720"/>
      </w:pPr>
      <w:r w:rsidRPr="00B531F2">
        <w:t>Todos los documentos cargados deben cifrase en reposo usando AES-256 y en tránsito usando TLS 1.2+.</w:t>
      </w:r>
    </w:p>
    <w:p w14:paraId="1EE457DB" w14:textId="77777777" w:rsidR="00A755C4" w:rsidRPr="00B531F2" w:rsidRDefault="00A755C4" w:rsidP="00537000">
      <w:pPr>
        <w:pStyle w:val="Prrafodelista"/>
        <w:numPr>
          <w:ilvl w:val="0"/>
          <w:numId w:val="8"/>
        </w:numPr>
        <w:spacing w:after="0"/>
        <w:ind w:left="720"/>
      </w:pPr>
      <w:r w:rsidRPr="00B531F2">
        <w:t>El sistema debe mantener auditoría inmutable de todas las operaciones (carga, validación, consulta) con logs de acceso y cambios.</w:t>
      </w:r>
    </w:p>
    <w:p w14:paraId="390B2056" w14:textId="77777777" w:rsidR="00A755C4" w:rsidRPr="00B531F2" w:rsidRDefault="00A755C4" w:rsidP="00537000">
      <w:pPr>
        <w:pStyle w:val="Prrafodelista"/>
        <w:numPr>
          <w:ilvl w:val="0"/>
          <w:numId w:val="8"/>
        </w:numPr>
        <w:spacing w:after="0"/>
        <w:ind w:left="720"/>
      </w:pPr>
      <w:r w:rsidRPr="00B531F2">
        <w:t>El sistema debe cumplir con Ley de Protección de Datos Personales 172-13 de República Dominicana (LOPD) en manejo de información sensible.</w:t>
      </w:r>
    </w:p>
    <w:p w14:paraId="7AE44A6C" w14:textId="77777777" w:rsidR="00A755C4" w:rsidRPr="00B531F2" w:rsidRDefault="00A755C4" w:rsidP="00537000">
      <w:pPr>
        <w:pStyle w:val="Prrafodelista"/>
        <w:numPr>
          <w:ilvl w:val="0"/>
          <w:numId w:val="8"/>
        </w:numPr>
        <w:spacing w:after="0"/>
        <w:ind w:left="720"/>
      </w:pPr>
      <w:r w:rsidRPr="00B531F2">
        <w:t>El sistema validará de documentos simples debe completarse en menos de ~2 minutos; proyectos complejos (10+ documentos) en menos de 5 minutos.</w:t>
      </w:r>
    </w:p>
    <w:p w14:paraId="23080081" w14:textId="77777777" w:rsidR="00A755C4" w:rsidRPr="00B531F2" w:rsidRDefault="00A755C4" w:rsidP="00537000">
      <w:pPr>
        <w:pStyle w:val="Prrafodelista"/>
        <w:numPr>
          <w:ilvl w:val="0"/>
          <w:numId w:val="8"/>
        </w:numPr>
        <w:spacing w:after="0"/>
        <w:ind w:left="720"/>
      </w:pPr>
      <w:r w:rsidRPr="00B531F2">
        <w:t>El sistema deberá estar disponible 99.2% del tiempo (máximo 7 horas de downtime anual) con mantenimiento planificado.</w:t>
      </w:r>
    </w:p>
    <w:p w14:paraId="050824AA" w14:textId="77777777" w:rsidR="00A755C4" w:rsidRPr="00B531F2" w:rsidRDefault="00A755C4" w:rsidP="00537000">
      <w:pPr>
        <w:pStyle w:val="Prrafodelista"/>
        <w:numPr>
          <w:ilvl w:val="0"/>
          <w:numId w:val="8"/>
        </w:numPr>
        <w:spacing w:after="0"/>
        <w:ind w:left="720"/>
      </w:pPr>
      <w:r w:rsidRPr="00B531F2">
        <w:t>El sistema deberá soportar mínimo 500 usuarios concurrentes sin degradación de rendimiento en validaciones simultáneas.</w:t>
      </w:r>
    </w:p>
    <w:p w14:paraId="24735265" w14:textId="77777777" w:rsidR="00A755C4" w:rsidRPr="00B531F2" w:rsidRDefault="00A755C4" w:rsidP="00537000">
      <w:pPr>
        <w:pStyle w:val="Prrafodelista"/>
        <w:numPr>
          <w:ilvl w:val="0"/>
          <w:numId w:val="8"/>
        </w:numPr>
        <w:spacing w:after="0"/>
        <w:ind w:left="720"/>
      </w:pPr>
      <w:r w:rsidRPr="00B531F2">
        <w:t>El sistema tendrá una interfaz de usuario responsiva y funcionar en navegadores Chrome, Firefox, Safari y Edge en versiones de enero a abril del 2026.</w:t>
      </w:r>
    </w:p>
    <w:p w14:paraId="772CAEDA" w14:textId="77777777" w:rsidR="00A755C4" w:rsidRPr="00B531F2" w:rsidRDefault="00A755C4" w:rsidP="00537000">
      <w:pPr>
        <w:pStyle w:val="Prrafodelista"/>
        <w:numPr>
          <w:ilvl w:val="0"/>
          <w:numId w:val="8"/>
        </w:numPr>
        <w:spacing w:after="0"/>
        <w:ind w:left="720"/>
      </w:pPr>
      <w:r w:rsidRPr="00B531F2">
        <w:lastRenderedPageBreak/>
        <w:t>El sistema deberá proporcionar ayuda contextual (tooltips, tutoriales) para usuarios nuevos sobre cómo cargar y validar proyectos.</w:t>
      </w:r>
    </w:p>
    <w:p w14:paraId="083CC9F3" w14:textId="77777777" w:rsidR="00A755C4" w:rsidRPr="00B531F2" w:rsidRDefault="00A755C4" w:rsidP="00537000">
      <w:pPr>
        <w:pStyle w:val="Prrafodelista"/>
        <w:numPr>
          <w:ilvl w:val="0"/>
          <w:numId w:val="8"/>
        </w:numPr>
        <w:spacing w:after="0"/>
        <w:ind w:left="720"/>
      </w:pPr>
      <w:r w:rsidRPr="00B531F2">
        <w:t>El sistema deberá normalizarse en Tercera Forma Normal (3FN) para garantizar consistencia e integridad referencial.</w:t>
      </w:r>
    </w:p>
    <w:p w14:paraId="15121BED" w14:textId="77777777" w:rsidR="00A755C4" w:rsidRDefault="00A755C4" w:rsidP="00537000">
      <w:pPr>
        <w:pStyle w:val="Prrafodelista"/>
        <w:numPr>
          <w:ilvl w:val="0"/>
          <w:numId w:val="8"/>
        </w:numPr>
        <w:spacing w:after="0"/>
        <w:ind w:left="720"/>
      </w:pPr>
      <w:r w:rsidRPr="00B531F2">
        <w:t>Backup de base de datos debe realizarse diariamente con replicación a sitio secundario para recuperación ante desastres.</w:t>
      </w:r>
    </w:p>
    <w:p w14:paraId="3469AAE2" w14:textId="097E0BCA" w:rsidR="00A755C4" w:rsidRPr="00B531F2" w:rsidRDefault="006F3350" w:rsidP="00537000">
      <w:pPr>
        <w:pStyle w:val="Prrafodelista"/>
        <w:numPr>
          <w:ilvl w:val="0"/>
          <w:numId w:val="8"/>
        </w:numPr>
        <w:spacing w:after="0"/>
        <w:ind w:left="720"/>
      </w:pPr>
      <w:r w:rsidRPr="006F3350">
        <w:t>El sistema deberá registrar evidencia del consentimiento otorgado por el titular antes de ejecutar cualquier verificación</w:t>
      </w:r>
      <w:r w:rsidR="00A755C4" w:rsidRPr="00B531F2">
        <w:t>.</w:t>
      </w:r>
    </w:p>
    <w:p w14:paraId="54CD6975" w14:textId="77777777" w:rsidR="00A755C4" w:rsidRPr="00B531F2" w:rsidRDefault="00A755C4" w:rsidP="00537000">
      <w:pPr>
        <w:pStyle w:val="Prrafodelista"/>
        <w:numPr>
          <w:ilvl w:val="0"/>
          <w:numId w:val="8"/>
        </w:numPr>
        <w:spacing w:after="0"/>
        <w:ind w:left="720"/>
      </w:pPr>
      <w:r w:rsidRPr="00B531F2">
        <w:t>El sistema generará reportes de auditoria mensual mostrando: usuarios activos, validaciones procesadas, alertas generadas.</w:t>
      </w:r>
    </w:p>
    <w:p w14:paraId="33DB488C" w14:textId="3C2782C7" w:rsidR="00E26519" w:rsidRDefault="00A979B3" w:rsidP="00537000">
      <w:pPr>
        <w:pStyle w:val="Prrafodelista"/>
        <w:numPr>
          <w:ilvl w:val="0"/>
          <w:numId w:val="8"/>
        </w:numPr>
        <w:spacing w:after="0"/>
        <w:ind w:left="720"/>
      </w:pPr>
      <w:r>
        <w:t>El sistema r</w:t>
      </w:r>
      <w:r w:rsidRPr="00E26519">
        <w:t>equerir</w:t>
      </w:r>
      <w:r>
        <w:t>á</w:t>
      </w:r>
      <w:r w:rsidRPr="00E26519">
        <w:t xml:space="preserve"> </w:t>
      </w:r>
      <w:r w:rsidR="00E26519" w:rsidRPr="00E26519">
        <w:t>que los usuarios otorguen consentimiento informado sobre el tratamiento de sus datos personales, para que el sistema cuente con evidencia auditable del cumplimiento de la Ley 172‑13 y otras normas de protección de datos, mediante que se muestre la política de privacidad antes del uso y se registre la aceptación con usuario, fecha, hora y versión del texto aplicable</w:t>
      </w:r>
      <w:r w:rsidR="00A148DF">
        <w:t>.</w:t>
      </w:r>
    </w:p>
    <w:p w14:paraId="097C3827" w14:textId="77777777" w:rsidR="00A755C4" w:rsidRPr="00B531F2" w:rsidRDefault="00A755C4" w:rsidP="00FC2C2F">
      <w:pPr>
        <w:ind w:firstLine="0"/>
      </w:pPr>
    </w:p>
    <w:p w14:paraId="7D82F8B2" w14:textId="77777777" w:rsidR="00A755C4" w:rsidRPr="00B531F2" w:rsidRDefault="00A755C4" w:rsidP="00AC2130">
      <w:pPr>
        <w:pStyle w:val="Ttulo3"/>
      </w:pPr>
      <w:bookmarkStart w:id="81" w:name="_Toc227357300"/>
      <w:r w:rsidRPr="00B531F2">
        <w:t>Requisitos Futuros</w:t>
      </w:r>
      <w:bookmarkEnd w:id="81"/>
    </w:p>
    <w:p w14:paraId="248BBE46" w14:textId="77777777" w:rsidR="00A755C4" w:rsidRPr="00B531F2" w:rsidRDefault="00A755C4" w:rsidP="00537000">
      <w:pPr>
        <w:pStyle w:val="Prrafodelista"/>
        <w:numPr>
          <w:ilvl w:val="0"/>
          <w:numId w:val="10"/>
        </w:numPr>
        <w:spacing w:before="100" w:beforeAutospacing="1" w:after="100" w:afterAutospacing="1"/>
        <w:ind w:left="360"/>
      </w:pPr>
      <w:r w:rsidRPr="00B531F2">
        <w:t>Integración con inteligencia artificial (OCR + ML) para detectar automáticamente documentos falsificados mediante análisis de tinta y patrones.</w:t>
      </w:r>
    </w:p>
    <w:p w14:paraId="200F55C7" w14:textId="77777777" w:rsidR="00A755C4" w:rsidRPr="00B531F2" w:rsidRDefault="00A755C4" w:rsidP="00537000">
      <w:pPr>
        <w:pStyle w:val="Prrafodelista"/>
        <w:numPr>
          <w:ilvl w:val="0"/>
          <w:numId w:val="10"/>
        </w:numPr>
        <w:spacing w:before="100" w:beforeAutospacing="1" w:after="100" w:afterAutospacing="1"/>
        <w:ind w:left="360"/>
      </w:pPr>
      <w:r w:rsidRPr="00B531F2">
        <w:t>Integración con blockchain para crear registro inmutable de certificados de integridad y permitir transacciones de propiedades con garantía criptográfica.</w:t>
      </w:r>
    </w:p>
    <w:p w14:paraId="075A7EAD" w14:textId="18B28F05" w:rsidR="00A755C4" w:rsidRPr="00B531F2" w:rsidRDefault="00A755C4" w:rsidP="00537000">
      <w:pPr>
        <w:pStyle w:val="Prrafodelista"/>
        <w:numPr>
          <w:ilvl w:val="0"/>
          <w:numId w:val="10"/>
        </w:numPr>
        <w:spacing w:before="100" w:beforeAutospacing="1" w:after="100" w:afterAutospacing="1"/>
        <w:ind w:left="360"/>
      </w:pPr>
      <w:r w:rsidRPr="00B531F2">
        <w:t>Módulo de predicción de riesgo de fraude que calcula puntuación de riesgo (0-100) basada en patrones históricos de estafas.</w:t>
      </w:r>
    </w:p>
    <w:p w14:paraId="27B21622" w14:textId="77777777" w:rsidR="00A755C4" w:rsidRPr="00B531F2" w:rsidRDefault="00A755C4" w:rsidP="00537000">
      <w:pPr>
        <w:pStyle w:val="Prrafodelista"/>
        <w:numPr>
          <w:ilvl w:val="0"/>
          <w:numId w:val="10"/>
        </w:numPr>
        <w:spacing w:before="100" w:beforeAutospacing="1" w:after="100" w:afterAutospacing="1"/>
        <w:ind w:left="360"/>
      </w:pPr>
      <w:r w:rsidRPr="00B531F2">
        <w:t>Integración con superintendencia de bancos para validación automática de solvencia de instituciones financieras que otorgan hipotecas.</w:t>
      </w:r>
    </w:p>
    <w:p w14:paraId="7607D73D" w14:textId="77777777" w:rsidR="00A755C4" w:rsidRDefault="00A755C4" w:rsidP="00537000">
      <w:pPr>
        <w:pStyle w:val="Prrafodelista"/>
        <w:numPr>
          <w:ilvl w:val="0"/>
          <w:numId w:val="10"/>
        </w:numPr>
        <w:spacing w:before="100" w:beforeAutospacing="1" w:after="100" w:afterAutospacing="1"/>
        <w:ind w:left="360"/>
      </w:pPr>
      <w:r w:rsidRPr="00B531F2">
        <w:t>Marketplace integrado donde notarios, abogados y peritos pueden ofrecer servicios de verificación adicional a través de la plataforma.</w:t>
      </w:r>
    </w:p>
    <w:p w14:paraId="3DE1B54A" w14:textId="7A77E7CC" w:rsidR="00CF4AA8" w:rsidRPr="00B531F2" w:rsidRDefault="005E1787" w:rsidP="00537000">
      <w:pPr>
        <w:pStyle w:val="Prrafodelista"/>
        <w:numPr>
          <w:ilvl w:val="0"/>
          <w:numId w:val="10"/>
        </w:numPr>
        <w:spacing w:before="100" w:beforeAutospacing="1" w:after="100" w:afterAutospacing="1"/>
        <w:ind w:left="360"/>
      </w:pPr>
      <w:r>
        <w:t xml:space="preserve">Permitir al usuario que registra </w:t>
      </w:r>
      <w:r w:rsidR="003F4699">
        <w:t>sus proyecto en la plataforma registrar sus</w:t>
      </w:r>
      <w:r w:rsidR="00EB4351">
        <w:t xml:space="preserve"> patrocinadores</w:t>
      </w:r>
      <w:r w:rsidR="008B6DA7">
        <w:t>.</w:t>
      </w:r>
    </w:p>
    <w:p w14:paraId="01FFD38F" w14:textId="2C574FD6" w:rsidR="0023332A" w:rsidRPr="00B531F2" w:rsidRDefault="004953C7" w:rsidP="00537000">
      <w:pPr>
        <w:pStyle w:val="Prrafodelista"/>
        <w:numPr>
          <w:ilvl w:val="0"/>
          <w:numId w:val="10"/>
        </w:numPr>
        <w:spacing w:before="100" w:beforeAutospacing="1" w:after="100" w:afterAutospacing="1"/>
        <w:ind w:left="360"/>
      </w:pPr>
      <w:r>
        <w:t>Permitir al usuario pagar por consultas únicas.</w:t>
      </w:r>
    </w:p>
    <w:p w14:paraId="25D9248A" w14:textId="77777777" w:rsidR="00A755C4" w:rsidRPr="00B531F2" w:rsidRDefault="00A755C4" w:rsidP="00A755C4">
      <w:pPr>
        <w:pStyle w:val="Prrafodelista"/>
        <w:ind w:left="360" w:firstLine="0"/>
      </w:pPr>
    </w:p>
    <w:p w14:paraId="165B92D5" w14:textId="77777777" w:rsidR="00A755C4" w:rsidRPr="00B531F2" w:rsidRDefault="00A755C4" w:rsidP="00A755C4">
      <w:pPr>
        <w:spacing w:before="120" w:after="200" w:line="264" w:lineRule="auto"/>
        <w:ind w:firstLine="0"/>
      </w:pPr>
      <w:r w:rsidRPr="00B531F2">
        <w:br w:type="page"/>
      </w:r>
    </w:p>
    <w:p w14:paraId="521CC0E8" w14:textId="77777777" w:rsidR="00A755C4" w:rsidRPr="00B531F2" w:rsidRDefault="00A755C4" w:rsidP="00AC2130">
      <w:pPr>
        <w:pStyle w:val="Ttulo3"/>
      </w:pPr>
      <w:bookmarkStart w:id="82" w:name="_Toc227357301"/>
      <w:r w:rsidRPr="00B531F2">
        <w:lastRenderedPageBreak/>
        <w:t>Objetivos Contra Requisitos</w:t>
      </w:r>
      <w:bookmarkEnd w:id="82"/>
    </w:p>
    <w:p w14:paraId="342161B8" w14:textId="5820CFBE" w:rsidR="00A755C4" w:rsidRPr="00B531F2" w:rsidRDefault="00A755C4" w:rsidP="00617FE9">
      <w:pPr>
        <w:pStyle w:val="Figuras"/>
      </w:pPr>
      <w:bookmarkStart w:id="83" w:name="_Toc227357402"/>
      <w:r w:rsidRPr="00991A04">
        <w:t xml:space="preserve">Tabla </w:t>
      </w:r>
      <w:r>
        <w:fldChar w:fldCharType="begin"/>
      </w:r>
      <w:r>
        <w:instrText xml:space="preserve"> SEQ Tabla \* ARABIC </w:instrText>
      </w:r>
      <w:r>
        <w:fldChar w:fldCharType="separate"/>
      </w:r>
      <w:r w:rsidR="00B111AF">
        <w:rPr>
          <w:noProof/>
        </w:rPr>
        <w:t>32</w:t>
      </w:r>
      <w:r>
        <w:rPr>
          <w:noProof/>
        </w:rPr>
        <w:fldChar w:fldCharType="end"/>
      </w:r>
      <w:r w:rsidRPr="00991A04">
        <w:br/>
      </w:r>
      <w:r w:rsidRPr="00B531F2">
        <w:t>Objetivos Contra Requisitos</w:t>
      </w:r>
      <w:bookmarkEnd w:id="83"/>
    </w:p>
    <w:tbl>
      <w:tblPr>
        <w:tblStyle w:val="Tablanormal2"/>
        <w:tblW w:w="0" w:type="auto"/>
        <w:tblLook w:val="0420" w:firstRow="1" w:lastRow="0" w:firstColumn="0" w:lastColumn="0" w:noHBand="0" w:noVBand="1"/>
      </w:tblPr>
      <w:tblGrid>
        <w:gridCol w:w="7157"/>
        <w:gridCol w:w="2203"/>
      </w:tblGrid>
      <w:tr w:rsidR="00205512" w:rsidRPr="00640AF5" w14:paraId="011FCE3F" w14:textId="77777777" w:rsidTr="00205512">
        <w:trPr>
          <w:cnfStyle w:val="100000000000" w:firstRow="1" w:lastRow="0" w:firstColumn="0" w:lastColumn="0" w:oddVBand="0" w:evenVBand="0" w:oddHBand="0" w:evenHBand="0" w:firstRowFirstColumn="0" w:firstRowLastColumn="0" w:lastRowFirstColumn="0" w:lastRowLastColumn="0"/>
        </w:trPr>
        <w:tc>
          <w:tcPr>
            <w:tcW w:w="0" w:type="auto"/>
            <w:vAlign w:val="center"/>
          </w:tcPr>
          <w:p w14:paraId="69355C2D" w14:textId="77777777" w:rsidR="00205512" w:rsidRPr="00640AF5" w:rsidRDefault="00205512" w:rsidP="00205512">
            <w:pPr>
              <w:spacing w:before="120" w:after="0"/>
              <w:ind w:firstLine="0"/>
              <w:jc w:val="center"/>
            </w:pPr>
            <w:r w:rsidRPr="00640AF5">
              <w:t>Objetivo Específico</w:t>
            </w:r>
          </w:p>
        </w:tc>
        <w:tc>
          <w:tcPr>
            <w:tcW w:w="0" w:type="auto"/>
            <w:vAlign w:val="center"/>
          </w:tcPr>
          <w:p w14:paraId="3F1E1BDD" w14:textId="77777777" w:rsidR="00205512" w:rsidRPr="00640AF5" w:rsidRDefault="00205512" w:rsidP="00205512">
            <w:pPr>
              <w:spacing w:before="120" w:after="0"/>
              <w:ind w:firstLine="0"/>
              <w:jc w:val="center"/>
            </w:pPr>
            <w:r w:rsidRPr="00640AF5">
              <w:t>ID Requisito</w:t>
            </w:r>
          </w:p>
        </w:tc>
      </w:tr>
      <w:tr w:rsidR="00205512" w:rsidRPr="009B49DF" w14:paraId="080EEDF5" w14:textId="77777777" w:rsidTr="00205512">
        <w:trPr>
          <w:cnfStyle w:val="000000100000" w:firstRow="0" w:lastRow="0" w:firstColumn="0" w:lastColumn="0" w:oddVBand="0" w:evenVBand="0" w:oddHBand="1" w:evenHBand="0" w:firstRowFirstColumn="0" w:firstRowLastColumn="0" w:lastRowFirstColumn="0" w:lastRowLastColumn="0"/>
        </w:trPr>
        <w:tc>
          <w:tcPr>
            <w:tcW w:w="0" w:type="auto"/>
            <w:vAlign w:val="center"/>
          </w:tcPr>
          <w:p w14:paraId="3C37FC03" w14:textId="310005EB" w:rsidR="00205512" w:rsidRPr="00640AF5" w:rsidRDefault="00205512" w:rsidP="00205512">
            <w:pPr>
              <w:spacing w:before="120" w:after="0"/>
              <w:ind w:firstLine="0"/>
              <w:jc w:val="center"/>
            </w:pPr>
            <w:r w:rsidRPr="00640AF5">
              <w:t xml:space="preserve">OE-1: </w:t>
            </w:r>
            <w:r w:rsidR="003A6E76" w:rsidRPr="003A6E76">
              <w:t>Diagnosticar los documentos esenciales requeridos en verificaciones inmobiliarias, para establecer una base de conocimiento de validación legal para el usuario, mediante el análisis de la normativa de la RI.</w:t>
            </w:r>
          </w:p>
        </w:tc>
        <w:tc>
          <w:tcPr>
            <w:tcW w:w="0" w:type="auto"/>
            <w:vAlign w:val="center"/>
          </w:tcPr>
          <w:p w14:paraId="4ACBD09D" w14:textId="2C8E6157" w:rsidR="00205512" w:rsidRPr="009B49DF" w:rsidRDefault="009A453A" w:rsidP="00205512">
            <w:pPr>
              <w:spacing w:before="120" w:after="0"/>
              <w:ind w:firstLine="0"/>
              <w:jc w:val="center"/>
            </w:pPr>
            <w:r w:rsidRPr="009B49DF">
              <w:t>RF-1, RF-2, RF-3,</w:t>
            </w:r>
            <w:r w:rsidR="00CB0088" w:rsidRPr="009B49DF">
              <w:t xml:space="preserve"> RF-17, RF-18, RF-20,</w:t>
            </w:r>
            <w:r w:rsidRPr="009B49DF">
              <w:t xml:space="preserve"> RNF-1, RNF-5, RNF-10</w:t>
            </w:r>
            <w:r w:rsidR="009B49DF" w:rsidRPr="009B49DF">
              <w:t>, RNF-12</w:t>
            </w:r>
          </w:p>
        </w:tc>
      </w:tr>
      <w:tr w:rsidR="00205512" w:rsidRPr="00796160" w14:paraId="385AC725" w14:textId="77777777" w:rsidTr="00205512">
        <w:tc>
          <w:tcPr>
            <w:tcW w:w="0" w:type="auto"/>
            <w:vAlign w:val="center"/>
          </w:tcPr>
          <w:p w14:paraId="7765DA65" w14:textId="0418D48D" w:rsidR="00205512" w:rsidRPr="00640AF5" w:rsidRDefault="00205512" w:rsidP="00205512">
            <w:pPr>
              <w:spacing w:before="120" w:after="0"/>
              <w:ind w:firstLine="0"/>
              <w:jc w:val="center"/>
            </w:pPr>
            <w:r w:rsidRPr="00640AF5">
              <w:t xml:space="preserve">OE-2: </w:t>
            </w:r>
            <w:r w:rsidR="009A453A" w:rsidRPr="009A453A">
              <w:t>Automatizar la validación de un proyecto inmobiliario, para confirmar su legitimidad operativa, mediante el contraste de la información suministrada con registros y certificaciones de la DGII, Registro Catastral y, cuando exista disponibilidad institucional, con los Ayuntamientos competentes.</w:t>
            </w:r>
          </w:p>
        </w:tc>
        <w:tc>
          <w:tcPr>
            <w:tcW w:w="0" w:type="auto"/>
            <w:vAlign w:val="center"/>
          </w:tcPr>
          <w:p w14:paraId="197854D2" w14:textId="53490F9D" w:rsidR="00205512" w:rsidRPr="00796160" w:rsidRDefault="00F14E9B" w:rsidP="00205512">
            <w:pPr>
              <w:spacing w:before="120" w:after="0"/>
              <w:ind w:firstLine="0"/>
              <w:jc w:val="center"/>
            </w:pPr>
            <w:r w:rsidRPr="00796160">
              <w:t>RF-4, RF-5, RF-6, RF-7</w:t>
            </w:r>
            <w:r w:rsidR="00796160" w:rsidRPr="00796160">
              <w:t>, RF-17, RF-18, RF-20</w:t>
            </w:r>
            <w:r w:rsidRPr="00796160">
              <w:t>, RNF-3, RNF-6, RNF-8</w:t>
            </w:r>
            <w:r w:rsidR="009B49DF">
              <w:t xml:space="preserve">, </w:t>
            </w:r>
            <w:r w:rsidR="009B49DF" w:rsidRPr="009B49DF">
              <w:t>RNF-12</w:t>
            </w:r>
          </w:p>
        </w:tc>
      </w:tr>
      <w:tr w:rsidR="00205512" w:rsidRPr="00044127" w14:paraId="2AC4F13D" w14:textId="77777777" w:rsidTr="00205512">
        <w:trPr>
          <w:cnfStyle w:val="000000100000" w:firstRow="0" w:lastRow="0" w:firstColumn="0" w:lastColumn="0" w:oddVBand="0" w:evenVBand="0" w:oddHBand="1" w:evenHBand="0" w:firstRowFirstColumn="0" w:firstRowLastColumn="0" w:lastRowFirstColumn="0" w:lastRowLastColumn="0"/>
        </w:trPr>
        <w:tc>
          <w:tcPr>
            <w:tcW w:w="0" w:type="auto"/>
            <w:vAlign w:val="center"/>
          </w:tcPr>
          <w:p w14:paraId="67A5FF32" w14:textId="4659D581" w:rsidR="00205512" w:rsidRPr="00640AF5" w:rsidRDefault="00205512" w:rsidP="00205512">
            <w:pPr>
              <w:spacing w:before="120" w:after="0"/>
              <w:ind w:firstLine="0"/>
              <w:jc w:val="center"/>
            </w:pPr>
            <w:r w:rsidRPr="00640AF5">
              <w:t xml:space="preserve">OE-3: </w:t>
            </w:r>
            <w:r w:rsidR="00F14E9B" w:rsidRPr="00F14E9B">
              <w:t>Detectar duplicidades registrales y documentales asociadas a los inmuebles, para prevenir fraudes por reutilización de títulos o expedientes, mediante la verificación automatizada de matrícula, designación catastral, extensión superficial y datos de ubicación contrastados con certificaciones registrales y documentos técnicos legalmente obtenibles.</w:t>
            </w:r>
          </w:p>
        </w:tc>
        <w:tc>
          <w:tcPr>
            <w:tcW w:w="0" w:type="auto"/>
            <w:vAlign w:val="center"/>
          </w:tcPr>
          <w:p w14:paraId="663C1A2C" w14:textId="00983E79" w:rsidR="00205512" w:rsidRPr="009B49DF" w:rsidRDefault="00205512" w:rsidP="00F14E9B">
            <w:pPr>
              <w:spacing w:before="120" w:after="0"/>
              <w:ind w:firstLine="0"/>
              <w:jc w:val="center"/>
              <w:rPr>
                <w:lang w:val="en-US"/>
              </w:rPr>
            </w:pPr>
            <w:r w:rsidRPr="00796160">
              <w:rPr>
                <w:lang w:val="en-US"/>
              </w:rPr>
              <w:t>RF-8</w:t>
            </w:r>
            <w:r w:rsidR="00796160" w:rsidRPr="00796160">
              <w:rPr>
                <w:lang w:val="en-US"/>
              </w:rPr>
              <w:t>, RF-17, RF-18, RF-20</w:t>
            </w:r>
            <w:r w:rsidR="00F14E9B" w:rsidRPr="00796160">
              <w:rPr>
                <w:lang w:val="en-US"/>
              </w:rPr>
              <w:t>, RNF-4, RNF-7, RNF-11</w:t>
            </w:r>
            <w:r w:rsidR="009B49DF">
              <w:rPr>
                <w:lang w:val="en-US"/>
              </w:rPr>
              <w:t xml:space="preserve">, </w:t>
            </w:r>
            <w:r w:rsidR="009B49DF" w:rsidRPr="009B49DF">
              <w:rPr>
                <w:lang w:val="en-US"/>
              </w:rPr>
              <w:t>RNF-12</w:t>
            </w:r>
          </w:p>
        </w:tc>
      </w:tr>
      <w:tr w:rsidR="00205512" w:rsidRPr="009B49DF" w14:paraId="7C8EEE13" w14:textId="77777777" w:rsidTr="00205512">
        <w:tc>
          <w:tcPr>
            <w:tcW w:w="0" w:type="auto"/>
            <w:vAlign w:val="center"/>
          </w:tcPr>
          <w:p w14:paraId="406D9E0B" w14:textId="7BAB446C" w:rsidR="00205512" w:rsidRPr="00640AF5" w:rsidRDefault="00205512" w:rsidP="00205512">
            <w:pPr>
              <w:spacing w:before="120" w:after="0"/>
              <w:ind w:firstLine="0"/>
              <w:jc w:val="center"/>
            </w:pPr>
            <w:r w:rsidRPr="00640AF5">
              <w:t xml:space="preserve">OE-4: </w:t>
            </w:r>
            <w:r w:rsidR="00F14E9B" w:rsidRPr="00F14E9B">
              <w:t>Detectar inconsistencias de vigencia, completitud y formalidad documental en los proyectos inmobiliarios, para advertir a los usuarios sobre posibles irregularidades administrativas del expediente, mediante un sistema de alertas basado en reglas de negocio aplicadas a la revisión documental y al contraste con fuentes institucionales integradas.</w:t>
            </w:r>
          </w:p>
        </w:tc>
        <w:tc>
          <w:tcPr>
            <w:tcW w:w="0" w:type="auto"/>
            <w:vAlign w:val="center"/>
          </w:tcPr>
          <w:p w14:paraId="4854E982" w14:textId="79F3A68F" w:rsidR="00205512" w:rsidRPr="009B49DF" w:rsidRDefault="00F14E9B" w:rsidP="00205512">
            <w:pPr>
              <w:spacing w:before="120" w:after="0"/>
              <w:ind w:firstLine="0"/>
              <w:jc w:val="center"/>
            </w:pPr>
            <w:r w:rsidRPr="009B49DF">
              <w:t>RF-9, RF-10,</w:t>
            </w:r>
            <w:r w:rsidR="00796160" w:rsidRPr="009B49DF">
              <w:t xml:space="preserve"> RF-17, RF-18,</w:t>
            </w:r>
            <w:r w:rsidRPr="009B49DF">
              <w:t xml:space="preserve"> RF-19</w:t>
            </w:r>
            <w:r w:rsidR="00796160" w:rsidRPr="009B49DF">
              <w:t>, RF-20</w:t>
            </w:r>
            <w:r w:rsidRPr="009B49DF">
              <w:t>, RNF-6, RNF-9,</w:t>
            </w:r>
            <w:r w:rsidR="009B49DF" w:rsidRPr="009B49DF">
              <w:t xml:space="preserve"> RNF-12,</w:t>
            </w:r>
            <w:r w:rsidRPr="009B49DF">
              <w:t xml:space="preserve"> RNF-13</w:t>
            </w:r>
          </w:p>
        </w:tc>
      </w:tr>
      <w:tr w:rsidR="00205512" w:rsidRPr="00044127" w14:paraId="792282C7" w14:textId="77777777" w:rsidTr="00205512">
        <w:trPr>
          <w:cnfStyle w:val="000000100000" w:firstRow="0" w:lastRow="0" w:firstColumn="0" w:lastColumn="0" w:oddVBand="0" w:evenVBand="0" w:oddHBand="1" w:evenHBand="0" w:firstRowFirstColumn="0" w:firstRowLastColumn="0" w:lastRowFirstColumn="0" w:lastRowLastColumn="0"/>
        </w:trPr>
        <w:tc>
          <w:tcPr>
            <w:tcW w:w="0" w:type="auto"/>
            <w:vAlign w:val="center"/>
          </w:tcPr>
          <w:p w14:paraId="72706B6D" w14:textId="44D3670D" w:rsidR="00205512" w:rsidRPr="00640AF5" w:rsidRDefault="00205512" w:rsidP="00205512">
            <w:pPr>
              <w:spacing w:before="120" w:after="0"/>
              <w:ind w:firstLine="0"/>
              <w:jc w:val="center"/>
            </w:pPr>
            <w:r w:rsidRPr="00640AF5">
              <w:t xml:space="preserve">OE-5: </w:t>
            </w:r>
            <w:r w:rsidR="00F14E9B" w:rsidRPr="00F14E9B">
              <w:t>Validar la correspondencia territorial entre la ubicación física del proyecto y la documentación presentada, para evitar fraudes por discrepancias de uso de suelo o localización del inmueble, mediante georreferenciación y contraste de datos con Catastro Nacional y, cuando exista disponibilidad institucional, con los Ayuntamientos competentes.</w:t>
            </w:r>
          </w:p>
        </w:tc>
        <w:tc>
          <w:tcPr>
            <w:tcW w:w="0" w:type="auto"/>
            <w:vAlign w:val="center"/>
          </w:tcPr>
          <w:p w14:paraId="5DD6164D" w14:textId="2BE240E5" w:rsidR="00205512" w:rsidRPr="009B49DF" w:rsidRDefault="00F14E9B" w:rsidP="00205512">
            <w:pPr>
              <w:spacing w:before="120" w:after="0"/>
              <w:ind w:firstLine="0"/>
              <w:jc w:val="center"/>
              <w:rPr>
                <w:lang w:val="en-US"/>
              </w:rPr>
            </w:pPr>
            <w:r w:rsidRPr="0031176F">
              <w:rPr>
                <w:lang w:val="en-US"/>
              </w:rPr>
              <w:t>RF-5, RF-7, RF-11</w:t>
            </w:r>
            <w:r w:rsidR="00796160">
              <w:rPr>
                <w:lang w:val="en-US"/>
              </w:rPr>
              <w:t xml:space="preserve">, </w:t>
            </w:r>
            <w:r w:rsidR="00796160" w:rsidRPr="00796160">
              <w:rPr>
                <w:lang w:val="en-US"/>
              </w:rPr>
              <w:t>RF-17, RF-18, RF-20</w:t>
            </w:r>
            <w:r w:rsidR="0031176F" w:rsidRPr="0031176F">
              <w:rPr>
                <w:lang w:val="en-US"/>
              </w:rPr>
              <w:t>, RNF-4, RNF-7</w:t>
            </w:r>
            <w:r w:rsidR="009B49DF">
              <w:rPr>
                <w:lang w:val="en-US"/>
              </w:rPr>
              <w:t xml:space="preserve">, </w:t>
            </w:r>
            <w:r w:rsidR="009B49DF" w:rsidRPr="009B49DF">
              <w:rPr>
                <w:lang w:val="en-US"/>
              </w:rPr>
              <w:t>RNF-12</w:t>
            </w:r>
          </w:p>
        </w:tc>
      </w:tr>
      <w:tr w:rsidR="00205512" w:rsidRPr="009B49DF" w14:paraId="55D26244" w14:textId="77777777" w:rsidTr="00205512">
        <w:tc>
          <w:tcPr>
            <w:tcW w:w="0" w:type="auto"/>
            <w:vAlign w:val="center"/>
          </w:tcPr>
          <w:p w14:paraId="31AF1F73" w14:textId="72D3340B" w:rsidR="00205512" w:rsidRPr="00640AF5" w:rsidRDefault="00205512" w:rsidP="00205512">
            <w:pPr>
              <w:spacing w:before="120" w:after="0"/>
              <w:ind w:firstLine="0"/>
              <w:jc w:val="center"/>
            </w:pPr>
            <w:r w:rsidRPr="00640AF5">
              <w:t xml:space="preserve">OE-6: </w:t>
            </w:r>
            <w:r w:rsidR="0031176F" w:rsidRPr="0031176F">
              <w:t>Verificar el estado financiero y crediticio de los desarrolladores, para reducir el riesgo de inversión en proyectos sin solvencia comprobable, mediante el análisis de certificaciones bancarias aportadas por el titular y consultas automatizadas a registros públicos de información crediticia (TransUnion), con previo consentimiento bajo la Ley 172-13.</w:t>
            </w:r>
          </w:p>
        </w:tc>
        <w:tc>
          <w:tcPr>
            <w:tcW w:w="0" w:type="auto"/>
            <w:vAlign w:val="center"/>
          </w:tcPr>
          <w:p w14:paraId="26563F98" w14:textId="2219FE69" w:rsidR="00205512" w:rsidRPr="009B49DF" w:rsidRDefault="0031176F" w:rsidP="00205512">
            <w:pPr>
              <w:spacing w:before="120" w:after="0"/>
              <w:ind w:firstLine="0"/>
              <w:jc w:val="center"/>
            </w:pPr>
            <w:r w:rsidRPr="009B49DF">
              <w:t>RF-12, RF-13</w:t>
            </w:r>
            <w:r w:rsidR="00796160" w:rsidRPr="009B49DF">
              <w:t>, RF-17, RF-18, RF-20</w:t>
            </w:r>
            <w:r w:rsidRPr="009B49DF">
              <w:t>, RNF-2, RNF-5,</w:t>
            </w:r>
            <w:r w:rsidR="009B49DF" w:rsidRPr="009B49DF">
              <w:t xml:space="preserve"> RNF-12,</w:t>
            </w:r>
            <w:r w:rsidRPr="009B49DF">
              <w:t xml:space="preserve"> RNF-15</w:t>
            </w:r>
          </w:p>
        </w:tc>
      </w:tr>
      <w:tr w:rsidR="00205512" w:rsidRPr="009B49DF" w14:paraId="37E623C3" w14:textId="77777777" w:rsidTr="00205512">
        <w:trPr>
          <w:cnfStyle w:val="000000100000" w:firstRow="0" w:lastRow="0" w:firstColumn="0" w:lastColumn="0" w:oddVBand="0" w:evenVBand="0" w:oddHBand="1" w:evenHBand="0" w:firstRowFirstColumn="0" w:firstRowLastColumn="0" w:lastRowFirstColumn="0" w:lastRowLastColumn="0"/>
        </w:trPr>
        <w:tc>
          <w:tcPr>
            <w:tcW w:w="0" w:type="auto"/>
            <w:vAlign w:val="center"/>
          </w:tcPr>
          <w:p w14:paraId="015C2DA5" w14:textId="2746CE82" w:rsidR="00205512" w:rsidRPr="00640AF5" w:rsidRDefault="00205512" w:rsidP="00205512">
            <w:pPr>
              <w:spacing w:before="120" w:after="0"/>
              <w:ind w:firstLine="0"/>
              <w:jc w:val="center"/>
            </w:pPr>
            <w:r w:rsidRPr="00640AF5">
              <w:lastRenderedPageBreak/>
              <w:t xml:space="preserve">OE-7: </w:t>
            </w:r>
            <w:r w:rsidR="0031176F" w:rsidRPr="0031176F">
              <w:t>Certificar la integridad de los proyectos validados, para ofrecer garantía pública a los inversionistas, mediante la emisión de un "Sello de Integridad" con código QR y firma digital bajo el artículo 32 del Cap. 1 de la Ley 126-02.</w:t>
            </w:r>
          </w:p>
        </w:tc>
        <w:tc>
          <w:tcPr>
            <w:tcW w:w="0" w:type="auto"/>
            <w:vAlign w:val="center"/>
          </w:tcPr>
          <w:p w14:paraId="484FC930" w14:textId="3F3D55F2" w:rsidR="00205512" w:rsidRPr="009B49DF" w:rsidRDefault="0031176F" w:rsidP="00205512">
            <w:pPr>
              <w:spacing w:before="120" w:after="0"/>
              <w:ind w:firstLine="0"/>
              <w:jc w:val="center"/>
            </w:pPr>
            <w:r w:rsidRPr="009B49DF">
              <w:t>RF-14, RF-15, RF-16,</w:t>
            </w:r>
            <w:r w:rsidR="00796160" w:rsidRPr="009B49DF">
              <w:t xml:space="preserve"> </w:t>
            </w:r>
            <w:r w:rsidR="00796160" w:rsidRPr="00796160">
              <w:t>RF-17, RF-18, RF-20</w:t>
            </w:r>
            <w:r w:rsidR="00796160" w:rsidRPr="009B49DF">
              <w:t>,</w:t>
            </w:r>
            <w:r w:rsidRPr="009B49DF">
              <w:t xml:space="preserve"> RNF-11, RNF-12, RNF-13, RNF-14</w:t>
            </w:r>
          </w:p>
        </w:tc>
      </w:tr>
    </w:tbl>
    <w:p w14:paraId="6ADB4EE6" w14:textId="45CF6365" w:rsidR="00A755C4" w:rsidRPr="00B531F2" w:rsidRDefault="004272F8" w:rsidP="009B49DF">
      <w:pPr>
        <w:ind w:firstLine="0"/>
      </w:pPr>
      <w:r w:rsidRPr="00B531F2">
        <w:t xml:space="preserve">Fuente: </w:t>
      </w:r>
      <w:r w:rsidR="00E73BE8" w:rsidRPr="00B531F2">
        <w:t>Elaboración propia bas</w:t>
      </w:r>
      <w:r w:rsidR="006C0656">
        <w:t>a</w:t>
      </w:r>
      <w:r w:rsidR="00E73BE8" w:rsidRPr="00B531F2">
        <w:t xml:space="preserve">da en </w:t>
      </w:r>
      <w:r w:rsidR="00E73BE8" w:rsidRPr="00B531F2">
        <w:rPr>
          <w:i/>
          <w:iCs/>
        </w:rPr>
        <w:t>IEEE 830-1998 y objetivos específicos del proyecto VeriFinca.</w:t>
      </w:r>
    </w:p>
    <w:p w14:paraId="7A6EB7E0" w14:textId="77777777" w:rsidR="00A755C4" w:rsidRPr="00B531F2" w:rsidRDefault="00A755C4" w:rsidP="009B49DF">
      <w:pPr>
        <w:ind w:firstLine="0"/>
      </w:pPr>
    </w:p>
    <w:p w14:paraId="049102FE" w14:textId="77777777" w:rsidR="00A755C4" w:rsidRPr="00B531F2" w:rsidRDefault="00A755C4" w:rsidP="00AC2130">
      <w:pPr>
        <w:pStyle w:val="Ttulo3"/>
      </w:pPr>
      <w:bookmarkStart w:id="84" w:name="_Toc227357302"/>
      <w:r w:rsidRPr="00B531F2">
        <w:t>Requisitos de Software</w:t>
      </w:r>
      <w:bookmarkEnd w:id="84"/>
    </w:p>
    <w:p w14:paraId="4A2C6C11" w14:textId="1AF87213" w:rsidR="00A755C4" w:rsidRPr="00B531F2" w:rsidRDefault="00A755C4" w:rsidP="00A755C4">
      <w:pPr>
        <w:ind w:left="360" w:firstLine="0"/>
        <w:rPr>
          <w:b/>
          <w:bCs/>
        </w:rPr>
      </w:pPr>
      <w:r w:rsidRPr="00B531F2">
        <w:rPr>
          <w:b/>
          <w:bCs/>
        </w:rPr>
        <w:t xml:space="preserve">RF-1. </w:t>
      </w:r>
      <w:r w:rsidR="00442A81" w:rsidRPr="00442A81">
        <w:rPr>
          <w:b/>
          <w:bCs/>
        </w:rPr>
        <w:t>Registrar el expediente digital del proyecto inmobiliario</w:t>
      </w:r>
    </w:p>
    <w:p w14:paraId="253A9EF2" w14:textId="3942A8B5" w:rsidR="00A755C4" w:rsidRPr="00B531F2" w:rsidRDefault="00F810BA" w:rsidP="00380681">
      <w:pPr>
        <w:pStyle w:val="Prrafodelista"/>
        <w:numPr>
          <w:ilvl w:val="0"/>
          <w:numId w:val="24"/>
        </w:numPr>
      </w:pPr>
      <w:r w:rsidRPr="00F810BA">
        <w:t>Almacenar los metadatos del proyecto (nombre, ubicación, coordenadas GPS, valor estimado, datos del desarrollador) cuando el usuario complete y envíe el formulario de creación de expediente</w:t>
      </w:r>
      <w:r w:rsidR="00A755C4" w:rsidRPr="00B531F2">
        <w:t>.</w:t>
      </w:r>
    </w:p>
    <w:p w14:paraId="54F06A6D" w14:textId="3FF98AB0" w:rsidR="00A755C4" w:rsidRPr="00B531F2" w:rsidRDefault="009109DD" w:rsidP="00380681">
      <w:pPr>
        <w:pStyle w:val="Prrafodelista"/>
        <w:numPr>
          <w:ilvl w:val="0"/>
          <w:numId w:val="24"/>
        </w:numPr>
      </w:pPr>
      <w:r w:rsidRPr="009109DD">
        <w:t>Validar los campos obligatorios del expediente cuando el usuario intente guardar el registro inicial, mostrando mensajes de error específicos por campo faltante</w:t>
      </w:r>
      <w:r w:rsidR="00A755C4" w:rsidRPr="00B531F2">
        <w:t>.</w:t>
      </w:r>
    </w:p>
    <w:p w14:paraId="262FC080" w14:textId="392D2A5D" w:rsidR="00A755C4" w:rsidRPr="00B531F2" w:rsidRDefault="009109DD" w:rsidP="00380681">
      <w:pPr>
        <w:pStyle w:val="Prrafodelista"/>
        <w:numPr>
          <w:ilvl w:val="0"/>
          <w:numId w:val="24"/>
        </w:numPr>
      </w:pPr>
      <w:r w:rsidRPr="009109DD">
        <w:t>Generar un identificador único (UUID) para el expediente cuando se cree un nuevo registro en la base de datos, asociado al usuario autenticado</w:t>
      </w:r>
      <w:r w:rsidR="00A755C4" w:rsidRPr="00B531F2">
        <w:t>.</w:t>
      </w:r>
    </w:p>
    <w:p w14:paraId="10F8AD5E" w14:textId="01C3E03B" w:rsidR="00A755C4" w:rsidRPr="00B531F2" w:rsidRDefault="00A755C4" w:rsidP="00A755C4">
      <w:pPr>
        <w:ind w:left="360" w:firstLine="0"/>
        <w:rPr>
          <w:b/>
          <w:bCs/>
        </w:rPr>
      </w:pPr>
      <w:r w:rsidRPr="00B531F2">
        <w:rPr>
          <w:b/>
          <w:bCs/>
        </w:rPr>
        <w:t xml:space="preserve">RF-2. </w:t>
      </w:r>
      <w:r w:rsidR="00442A81" w:rsidRPr="00442A81">
        <w:rPr>
          <w:b/>
          <w:bCs/>
        </w:rPr>
        <w:t>Diagnosticar los documentos esenciales requerid</w:t>
      </w:r>
      <w:r w:rsidR="00442A81">
        <w:rPr>
          <w:b/>
          <w:bCs/>
        </w:rPr>
        <w:t>os</w:t>
      </w:r>
    </w:p>
    <w:p w14:paraId="2F1FB1D6" w14:textId="155C94D4" w:rsidR="00A755C4" w:rsidRPr="00B531F2" w:rsidRDefault="009109DD" w:rsidP="00380681">
      <w:pPr>
        <w:pStyle w:val="Prrafodelista"/>
        <w:numPr>
          <w:ilvl w:val="0"/>
          <w:numId w:val="24"/>
        </w:numPr>
      </w:pPr>
      <w:r w:rsidRPr="009109DD">
        <w:t>Presentar al usuario la lista completa de documentos esenciales requeridos según la categoría del proyecto (residencial, comercial, turístico) cuando se cree o actualice el expediente</w:t>
      </w:r>
      <w:r w:rsidR="00A755C4" w:rsidRPr="00B531F2">
        <w:t>.</w:t>
      </w:r>
    </w:p>
    <w:p w14:paraId="6DF62B8B" w14:textId="1C26C65B" w:rsidR="00A755C4" w:rsidRPr="00B531F2" w:rsidRDefault="009109DD" w:rsidP="00380681">
      <w:pPr>
        <w:pStyle w:val="Prrafodelista"/>
        <w:numPr>
          <w:ilvl w:val="0"/>
          <w:numId w:val="24"/>
        </w:numPr>
      </w:pPr>
      <w:r w:rsidRPr="009109DD">
        <w:t>Marcar cada documento como "Presente", "Ausente" o "Incompleto" cuando el sistema evalúe el contenido del expediente cargado contra la lista de documentos requeridos</w:t>
      </w:r>
      <w:r w:rsidR="00A755C4" w:rsidRPr="00B531F2">
        <w:t>.</w:t>
      </w:r>
    </w:p>
    <w:p w14:paraId="17F1544E" w14:textId="4C58582A" w:rsidR="00A755C4" w:rsidRPr="00B531F2" w:rsidRDefault="00E62C4D" w:rsidP="00380681">
      <w:pPr>
        <w:pStyle w:val="Prrafodelista"/>
        <w:numPr>
          <w:ilvl w:val="0"/>
          <w:numId w:val="24"/>
        </w:numPr>
      </w:pPr>
      <w:r w:rsidRPr="00E62C4D">
        <w:t>Calcular y mostrar el porcentaje de completitud del expediente cuando el usuario visualice el panel de diagnóstico documental del proyecto</w:t>
      </w:r>
      <w:r w:rsidR="00A755C4" w:rsidRPr="00B531F2">
        <w:t>.</w:t>
      </w:r>
    </w:p>
    <w:p w14:paraId="203C01E4" w14:textId="0AAE90E3" w:rsidR="00A755C4" w:rsidRPr="00B531F2" w:rsidRDefault="00A755C4" w:rsidP="00A755C4">
      <w:pPr>
        <w:ind w:left="360" w:firstLine="0"/>
        <w:rPr>
          <w:b/>
          <w:bCs/>
        </w:rPr>
      </w:pPr>
      <w:r w:rsidRPr="00B531F2">
        <w:rPr>
          <w:b/>
          <w:bCs/>
        </w:rPr>
        <w:t xml:space="preserve">RF-3. </w:t>
      </w:r>
      <w:r w:rsidR="00442A81" w:rsidRPr="00442A81">
        <w:rPr>
          <w:b/>
          <w:bCs/>
        </w:rPr>
        <w:t>Validar la integridad mínima de cada documento</w:t>
      </w:r>
    </w:p>
    <w:p w14:paraId="39213B3B" w14:textId="5779158A" w:rsidR="00A755C4" w:rsidRPr="00B531F2" w:rsidRDefault="00E62C4D" w:rsidP="00380681">
      <w:pPr>
        <w:pStyle w:val="Prrafodelista"/>
        <w:numPr>
          <w:ilvl w:val="0"/>
          <w:numId w:val="24"/>
        </w:numPr>
      </w:pPr>
      <w:r w:rsidRPr="00E62C4D">
        <w:t>Verificar la presencia de los campos obligatorios del documento (título, firma, fecha, institución emisora, vigencia) cuando un archivo sea cargado al sistema mediante OCR y lectura estructurada</w:t>
      </w:r>
      <w:r w:rsidR="00A755C4" w:rsidRPr="00B531F2">
        <w:t>.</w:t>
      </w:r>
    </w:p>
    <w:p w14:paraId="4AEA1123" w14:textId="51184495" w:rsidR="00A755C4" w:rsidRPr="00B531F2" w:rsidRDefault="00E62C4D" w:rsidP="00380681">
      <w:pPr>
        <w:pStyle w:val="Prrafodelista"/>
        <w:numPr>
          <w:ilvl w:val="0"/>
          <w:numId w:val="24"/>
        </w:numPr>
      </w:pPr>
      <w:r w:rsidRPr="00E62C4D">
        <w:t>Rechazar la carga del documento y notificar al usuario cuando falte alguno de los metadatos mínimos requeridos, especificando cuál campo está ausente</w:t>
      </w:r>
      <w:r w:rsidR="00A755C4" w:rsidRPr="00B531F2">
        <w:t>.</w:t>
      </w:r>
    </w:p>
    <w:p w14:paraId="10A0493B" w14:textId="005AD6C0" w:rsidR="00A755C4" w:rsidRPr="00B531F2" w:rsidRDefault="00E62C4D" w:rsidP="00380681">
      <w:pPr>
        <w:pStyle w:val="Prrafodelista"/>
        <w:numPr>
          <w:ilvl w:val="0"/>
          <w:numId w:val="24"/>
        </w:numPr>
      </w:pPr>
      <w:r w:rsidRPr="00E62C4D">
        <w:lastRenderedPageBreak/>
        <w:t>Registrar el resultado de la validación de integridad mínima cuando se complete el proceso de revisión automática, incluyendo los campos validados y el estado resultante</w:t>
      </w:r>
      <w:r w:rsidR="00A755C4" w:rsidRPr="00B531F2">
        <w:t>.</w:t>
      </w:r>
    </w:p>
    <w:p w14:paraId="702603EB" w14:textId="622088A8" w:rsidR="00A755C4" w:rsidRPr="00B531F2" w:rsidRDefault="00A755C4" w:rsidP="00A755C4">
      <w:pPr>
        <w:ind w:left="360" w:firstLine="0"/>
        <w:rPr>
          <w:b/>
          <w:bCs/>
        </w:rPr>
      </w:pPr>
      <w:r w:rsidRPr="00B531F2">
        <w:rPr>
          <w:b/>
          <w:bCs/>
        </w:rPr>
        <w:t xml:space="preserve">RF-4. </w:t>
      </w:r>
      <w:r w:rsidR="00C51FEE" w:rsidRPr="00C51FEE">
        <w:rPr>
          <w:b/>
          <w:bCs/>
        </w:rPr>
        <w:t xml:space="preserve">Integrar consulta con </w:t>
      </w:r>
      <w:r w:rsidR="00C51FEE">
        <w:rPr>
          <w:b/>
          <w:bCs/>
        </w:rPr>
        <w:t xml:space="preserve">el </w:t>
      </w:r>
      <w:r w:rsidR="00C51FEE" w:rsidRPr="00C51FEE">
        <w:rPr>
          <w:b/>
          <w:bCs/>
        </w:rPr>
        <w:t>RI</w:t>
      </w:r>
    </w:p>
    <w:p w14:paraId="7D714401" w14:textId="56CCF467" w:rsidR="00A755C4" w:rsidRPr="00B531F2" w:rsidRDefault="00BD3961" w:rsidP="00380681">
      <w:pPr>
        <w:pStyle w:val="Prrafodelista"/>
        <w:numPr>
          <w:ilvl w:val="0"/>
          <w:numId w:val="24"/>
        </w:numPr>
      </w:pPr>
      <w:r w:rsidRPr="00BD3961">
        <w:t>Enviar la solicitud de consulta del estado jurídico del título al servicio de la RI cuando el usuario inicie la validación registral del expediente</w:t>
      </w:r>
      <w:r w:rsidR="00A755C4" w:rsidRPr="00B531F2">
        <w:t>.</w:t>
      </w:r>
    </w:p>
    <w:p w14:paraId="7D4AE175" w14:textId="0FC8FAE6" w:rsidR="00A755C4" w:rsidRPr="00B531F2" w:rsidRDefault="00BD3961" w:rsidP="00380681">
      <w:pPr>
        <w:pStyle w:val="Prrafodelista"/>
        <w:numPr>
          <w:ilvl w:val="0"/>
          <w:numId w:val="24"/>
        </w:numPr>
      </w:pPr>
      <w:r w:rsidRPr="00BD3961">
        <w:t>Registrar la respuesta del servicio de la RI cuando se reciba el resultado de la consulta, incluyendo la vigencia, titularidad y ausencia o existencia de cargas jurídicas</w:t>
      </w:r>
      <w:r w:rsidR="00A755C4" w:rsidRPr="00B531F2">
        <w:t>.</w:t>
      </w:r>
    </w:p>
    <w:p w14:paraId="3CB83286" w14:textId="2C4DF71D" w:rsidR="00A755C4" w:rsidRPr="00B531F2" w:rsidRDefault="00BD3961" w:rsidP="00380681">
      <w:pPr>
        <w:pStyle w:val="Prrafodelista"/>
        <w:numPr>
          <w:ilvl w:val="0"/>
          <w:numId w:val="24"/>
        </w:numPr>
      </w:pPr>
      <w:r w:rsidRPr="00BD3961">
        <w:t>Marcar el estado jurídico del título como "Válido", "Con observaciones" o "Inválido" cuando se procese la respuesta de la RI y comunicarlo al módulo de auditoría</w:t>
      </w:r>
      <w:r w:rsidR="00A755C4" w:rsidRPr="00B531F2">
        <w:t>.</w:t>
      </w:r>
    </w:p>
    <w:p w14:paraId="0177239D" w14:textId="472AD3E5" w:rsidR="00A755C4" w:rsidRPr="00B531F2" w:rsidRDefault="00A755C4" w:rsidP="00A755C4">
      <w:pPr>
        <w:ind w:left="360" w:firstLine="0"/>
        <w:rPr>
          <w:b/>
          <w:bCs/>
        </w:rPr>
      </w:pPr>
      <w:r w:rsidRPr="00B531F2">
        <w:rPr>
          <w:b/>
          <w:bCs/>
        </w:rPr>
        <w:t xml:space="preserve">RF-5. </w:t>
      </w:r>
      <w:r w:rsidR="00C51FEE" w:rsidRPr="00C51FEE">
        <w:rPr>
          <w:b/>
          <w:bCs/>
        </w:rPr>
        <w:t>Contrastar datos con el Registro Catastral</w:t>
      </w:r>
    </w:p>
    <w:p w14:paraId="529DE4D9" w14:textId="37F778A9" w:rsidR="00A755C4" w:rsidRPr="00B531F2" w:rsidRDefault="00BD3961" w:rsidP="00380681">
      <w:pPr>
        <w:pStyle w:val="Prrafodelista"/>
        <w:numPr>
          <w:ilvl w:val="0"/>
          <w:numId w:val="24"/>
        </w:numPr>
      </w:pPr>
      <w:r w:rsidRPr="00BD3961">
        <w:t>Consultar los datos catastrales de la parcela en el Catastro Nacional cuando el expediente tenga coordenadas geográficas y designación catastral registradas</w:t>
      </w:r>
      <w:r w:rsidR="00A755C4" w:rsidRPr="00B531F2">
        <w:t>.</w:t>
      </w:r>
    </w:p>
    <w:p w14:paraId="0E61361F" w14:textId="4D958F96" w:rsidR="00A755C4" w:rsidRPr="00B531F2" w:rsidRDefault="00BD3961" w:rsidP="00380681">
      <w:pPr>
        <w:pStyle w:val="Prrafodelista"/>
        <w:numPr>
          <w:ilvl w:val="0"/>
          <w:numId w:val="24"/>
        </w:numPr>
      </w:pPr>
      <w:r w:rsidRPr="00BD3961">
        <w:t>Comparar el área, límites y ubicación declarados en el expediente con los datos catastrales obtenidos cuando la respuesta del Catastro sea exitosa</w:t>
      </w:r>
      <w:r w:rsidR="00A755C4" w:rsidRPr="00B531F2">
        <w:t>.</w:t>
      </w:r>
    </w:p>
    <w:p w14:paraId="426607AC" w14:textId="675F2CE3" w:rsidR="00A755C4" w:rsidRPr="00B531F2" w:rsidRDefault="00BD3961" w:rsidP="00380681">
      <w:pPr>
        <w:pStyle w:val="Prrafodelista"/>
        <w:numPr>
          <w:ilvl w:val="0"/>
          <w:numId w:val="24"/>
        </w:numPr>
      </w:pPr>
      <w:r w:rsidRPr="00BD3961">
        <w:t>Generar una inconsistencia de área, límites o ubicación cuando los valores del Catastro difieran de los consignados en el expediente, indicando la magnitud de la discrepancia</w:t>
      </w:r>
      <w:r w:rsidR="00A755C4" w:rsidRPr="00B531F2">
        <w:t>.</w:t>
      </w:r>
    </w:p>
    <w:p w14:paraId="5F41251A" w14:textId="4AA4E638" w:rsidR="00A755C4" w:rsidRPr="00B531F2" w:rsidRDefault="00A755C4" w:rsidP="00A755C4">
      <w:pPr>
        <w:ind w:left="360" w:firstLine="0"/>
        <w:rPr>
          <w:b/>
          <w:bCs/>
        </w:rPr>
      </w:pPr>
      <w:r w:rsidRPr="00B531F2">
        <w:rPr>
          <w:b/>
          <w:bCs/>
        </w:rPr>
        <w:t xml:space="preserve">RF-6. </w:t>
      </w:r>
      <w:r w:rsidR="00BD3961" w:rsidRPr="00BD3961">
        <w:rPr>
          <w:b/>
          <w:bCs/>
        </w:rPr>
        <w:t>Validar la condición operativa y tributaria del desarrollador con la DGII</w:t>
      </w:r>
    </w:p>
    <w:p w14:paraId="61394B8E" w14:textId="2C70383E" w:rsidR="00A755C4" w:rsidRPr="00B531F2" w:rsidRDefault="00BD3961" w:rsidP="00380681">
      <w:pPr>
        <w:pStyle w:val="Prrafodelista"/>
        <w:numPr>
          <w:ilvl w:val="0"/>
          <w:numId w:val="24"/>
        </w:numPr>
      </w:pPr>
      <w:r w:rsidRPr="00BD3961">
        <w:t>Consultar el RNC y estatus fiscal del desarrollador en la DGII cuando se registre o valide un expediente asociado a dicho desarrollador</w:t>
      </w:r>
      <w:r w:rsidR="00A755C4" w:rsidRPr="00B531F2">
        <w:t>.</w:t>
      </w:r>
    </w:p>
    <w:p w14:paraId="6E14831D" w14:textId="1005AC55" w:rsidR="00A755C4" w:rsidRPr="00B531F2" w:rsidRDefault="00BD3961" w:rsidP="00380681">
      <w:pPr>
        <w:pStyle w:val="Prrafodelista"/>
        <w:numPr>
          <w:ilvl w:val="0"/>
          <w:numId w:val="24"/>
        </w:numPr>
      </w:pPr>
      <w:r w:rsidRPr="00BD3961">
        <w:t>Confirmar la existencia legal, vigencia societaria y regularidad tributaria del desarrollador cuando la información de la DGII sea procesada correctamente</w:t>
      </w:r>
      <w:r w:rsidR="00A755C4" w:rsidRPr="00B531F2">
        <w:t>.</w:t>
      </w:r>
    </w:p>
    <w:p w14:paraId="23F6EB65" w14:textId="483D0E48" w:rsidR="00A755C4" w:rsidRPr="00B531F2" w:rsidRDefault="00BD3961" w:rsidP="00380681">
      <w:pPr>
        <w:pStyle w:val="Prrafodelista"/>
        <w:numPr>
          <w:ilvl w:val="0"/>
          <w:numId w:val="24"/>
        </w:numPr>
      </w:pPr>
      <w:r w:rsidRPr="00BD3961">
        <w:t>Generar una alerta de riesgo operativo cuando el desarrollador aparezca inactivo, suspendido, con deudas tributarias activas o sin registro válido en la DGII.</w:t>
      </w:r>
    </w:p>
    <w:p w14:paraId="52B13EE8" w14:textId="111FEB3B" w:rsidR="00A755C4" w:rsidRPr="00B531F2" w:rsidRDefault="00A755C4" w:rsidP="00A755C4">
      <w:pPr>
        <w:ind w:left="360" w:firstLine="0"/>
        <w:rPr>
          <w:b/>
          <w:bCs/>
        </w:rPr>
      </w:pPr>
      <w:r w:rsidRPr="00B531F2">
        <w:rPr>
          <w:b/>
          <w:bCs/>
        </w:rPr>
        <w:t xml:space="preserve">RF-7. </w:t>
      </w:r>
      <w:r w:rsidR="00442A81" w:rsidRPr="00442A81">
        <w:rPr>
          <w:b/>
          <w:bCs/>
        </w:rPr>
        <w:t>Consultar certificaciones de ayuntamientos cuando exista disponibilidad</w:t>
      </w:r>
      <w:r w:rsidRPr="00B531F2">
        <w:rPr>
          <w:b/>
          <w:bCs/>
        </w:rPr>
        <w:t xml:space="preserve"> </w:t>
      </w:r>
    </w:p>
    <w:p w14:paraId="74C7337A" w14:textId="76162042" w:rsidR="00A755C4" w:rsidRPr="00B531F2" w:rsidRDefault="00442A81" w:rsidP="00380681">
      <w:pPr>
        <w:pStyle w:val="Prrafodelista"/>
        <w:numPr>
          <w:ilvl w:val="0"/>
          <w:numId w:val="24"/>
        </w:numPr>
      </w:pPr>
      <w:r w:rsidRPr="00442A81">
        <w:t>Intentar la consulta de licencias y certificaciones municipales al ayuntamiento competente cuando el proyecto tenga municipio identificado y el sistema detecte disponibilidad de servicio institucional</w:t>
      </w:r>
      <w:r w:rsidR="00A755C4" w:rsidRPr="00B531F2">
        <w:t>.</w:t>
      </w:r>
    </w:p>
    <w:p w14:paraId="190ED06D" w14:textId="680595BB" w:rsidR="00A755C4" w:rsidRPr="00B531F2" w:rsidRDefault="00857E08" w:rsidP="00380681">
      <w:pPr>
        <w:pStyle w:val="Prrafodelista"/>
        <w:numPr>
          <w:ilvl w:val="0"/>
          <w:numId w:val="24"/>
        </w:numPr>
      </w:pPr>
      <w:r w:rsidRPr="00857E08">
        <w:t>Registrar el resultado de la consulta municipal como "Verificado", "No disponible institucionalmente" o "Con observaciones", sin bloquear la validación global cuando la respuesta no esté disponible</w:t>
      </w:r>
      <w:r w:rsidR="00A755C4" w:rsidRPr="00B531F2">
        <w:t>.</w:t>
      </w:r>
    </w:p>
    <w:p w14:paraId="685E97DF" w14:textId="7A4A47E8" w:rsidR="00A755C4" w:rsidRPr="00B531F2" w:rsidRDefault="00857E08" w:rsidP="00380681">
      <w:pPr>
        <w:pStyle w:val="Prrafodelista"/>
        <w:numPr>
          <w:ilvl w:val="0"/>
          <w:numId w:val="24"/>
        </w:numPr>
      </w:pPr>
      <w:r w:rsidRPr="00857E08">
        <w:lastRenderedPageBreak/>
        <w:t>Marcar la validación municipal como "Pendiente de verificación manual" cuando la institución no disponga de servicio de interoperabilidad activo, notificando al usuario sobre esta limitación</w:t>
      </w:r>
      <w:r w:rsidR="00A755C4" w:rsidRPr="00B531F2">
        <w:t>.</w:t>
      </w:r>
    </w:p>
    <w:p w14:paraId="0FF541A6" w14:textId="73DCC6A4" w:rsidR="00A755C4" w:rsidRPr="00B531F2" w:rsidRDefault="00A755C4" w:rsidP="00A755C4">
      <w:pPr>
        <w:ind w:left="360" w:firstLine="0"/>
        <w:rPr>
          <w:b/>
          <w:bCs/>
        </w:rPr>
      </w:pPr>
      <w:r w:rsidRPr="00B531F2">
        <w:rPr>
          <w:b/>
          <w:bCs/>
        </w:rPr>
        <w:t xml:space="preserve">RF-8. </w:t>
      </w:r>
      <w:r w:rsidR="00857E08" w:rsidRPr="00857E08">
        <w:rPr>
          <w:b/>
          <w:bCs/>
        </w:rPr>
        <w:t>Detectar duplicidades documentales y registrales</w:t>
      </w:r>
    </w:p>
    <w:p w14:paraId="21810DBB" w14:textId="276482C3" w:rsidR="00A755C4" w:rsidRPr="00B531F2" w:rsidRDefault="00857E08" w:rsidP="00380681">
      <w:pPr>
        <w:pStyle w:val="Prrafodelista"/>
        <w:numPr>
          <w:ilvl w:val="0"/>
          <w:numId w:val="24"/>
        </w:numPr>
      </w:pPr>
      <w:r w:rsidRPr="00857E08">
        <w:t>Buscar expedientes activos con la misma combinación de matrícula, designación catastral y coordenadas cuando se registre o valide un nuevo expediente en el sistema</w:t>
      </w:r>
      <w:r w:rsidR="00A755C4" w:rsidRPr="00B531F2">
        <w:t>.</w:t>
      </w:r>
    </w:p>
    <w:p w14:paraId="6EF8764E" w14:textId="37098F18" w:rsidR="00A755C4" w:rsidRDefault="002B3A4C" w:rsidP="00380681">
      <w:pPr>
        <w:pStyle w:val="Prrafodelista"/>
        <w:numPr>
          <w:ilvl w:val="0"/>
          <w:numId w:val="24"/>
        </w:numPr>
      </w:pPr>
      <w:r w:rsidRPr="002B3A4C">
        <w:t>Contrastar los datos de ubicación, extensión superficial y designación catastral del expediente con certificaciones registrales disponibles cuando el motor de validación ejecute la verificación de unicidad</w:t>
      </w:r>
      <w:r w:rsidR="00A755C4" w:rsidRPr="00B531F2">
        <w:t>.</w:t>
      </w:r>
    </w:p>
    <w:p w14:paraId="7D6DFCD7" w14:textId="705786C7" w:rsidR="002B3A4C" w:rsidRPr="00B531F2" w:rsidRDefault="002B3A4C" w:rsidP="00380681">
      <w:pPr>
        <w:pStyle w:val="Prrafodelista"/>
        <w:numPr>
          <w:ilvl w:val="0"/>
          <w:numId w:val="24"/>
        </w:numPr>
      </w:pPr>
      <w:r w:rsidRPr="002B3A4C">
        <w:t>Generar una alerta de duplicidad registral con nivel de riesgo "Crítico" cuando se detecten coincidencias significativas con otro expediente activo, bloqueando la emisión del Sello de Integridad hasta resolución</w:t>
      </w:r>
      <w:r>
        <w:t>.</w:t>
      </w:r>
    </w:p>
    <w:p w14:paraId="4CDF7117" w14:textId="2C9002BD" w:rsidR="00A755C4" w:rsidRPr="00B531F2" w:rsidRDefault="00A755C4" w:rsidP="00A755C4">
      <w:pPr>
        <w:ind w:left="360" w:firstLine="0"/>
        <w:rPr>
          <w:b/>
          <w:bCs/>
        </w:rPr>
      </w:pPr>
      <w:r w:rsidRPr="00B531F2">
        <w:rPr>
          <w:b/>
          <w:bCs/>
        </w:rPr>
        <w:t xml:space="preserve">RF-9. </w:t>
      </w:r>
      <w:r w:rsidR="002B3A4C" w:rsidRPr="002B3A4C">
        <w:rPr>
          <w:b/>
          <w:bCs/>
        </w:rPr>
        <w:t>Verificar la vigencia, completitud y formalidad documental</w:t>
      </w:r>
    </w:p>
    <w:p w14:paraId="330268C8" w14:textId="6C635936" w:rsidR="00A755C4" w:rsidRPr="00B531F2" w:rsidRDefault="002B3A4C" w:rsidP="00380681">
      <w:pPr>
        <w:pStyle w:val="Prrafodelista"/>
        <w:numPr>
          <w:ilvl w:val="0"/>
          <w:numId w:val="24"/>
        </w:numPr>
      </w:pPr>
      <w:r w:rsidRPr="002B3A4C">
        <w:t>Aplicar las reglas de negocio configuradas en RF-19 a cada documento del expediente cuando el motor de inferencia ejecute la revisión de vigencia y formalidad</w:t>
      </w:r>
      <w:r w:rsidR="00A755C4" w:rsidRPr="00B531F2">
        <w:t>.</w:t>
      </w:r>
    </w:p>
    <w:p w14:paraId="7E7A89EF" w14:textId="3DE6296B" w:rsidR="00A755C4" w:rsidRPr="00B531F2" w:rsidRDefault="002B3A4C" w:rsidP="00380681">
      <w:pPr>
        <w:pStyle w:val="Prrafodelista"/>
        <w:numPr>
          <w:ilvl w:val="0"/>
          <w:numId w:val="24"/>
        </w:numPr>
      </w:pPr>
      <w:r w:rsidRPr="002B3A4C">
        <w:t>Marcar cada documento como "Vigente", "Vencido", "Con observaciones formales" o "Incompleto" cuando las reglas de negocio procesen la fecha de emisión, caducidad y estructura del documento</w:t>
      </w:r>
      <w:r w:rsidR="00A755C4" w:rsidRPr="00B531F2">
        <w:t>.</w:t>
      </w:r>
    </w:p>
    <w:p w14:paraId="3E0A8864" w14:textId="6178231B" w:rsidR="00A755C4" w:rsidRPr="00B531F2" w:rsidRDefault="002C5775" w:rsidP="00380681">
      <w:pPr>
        <w:pStyle w:val="Prrafodelista"/>
        <w:numPr>
          <w:ilvl w:val="0"/>
          <w:numId w:val="24"/>
        </w:numPr>
      </w:pPr>
      <w:r w:rsidRPr="002C5775">
        <w:t>Registrar el historial de cada evaluación documental cuando las reglas de negocio finalicen su ejecución, incluyendo la versión de regla aplicada y la fecha de evaluación</w:t>
      </w:r>
      <w:r w:rsidR="00A755C4" w:rsidRPr="00B531F2">
        <w:t>.</w:t>
      </w:r>
    </w:p>
    <w:p w14:paraId="351F33D4" w14:textId="138817EA" w:rsidR="00A755C4" w:rsidRPr="00B531F2" w:rsidRDefault="00A755C4" w:rsidP="00A755C4">
      <w:pPr>
        <w:ind w:left="360" w:firstLine="0"/>
        <w:rPr>
          <w:b/>
          <w:bCs/>
        </w:rPr>
      </w:pPr>
      <w:r w:rsidRPr="00B531F2">
        <w:rPr>
          <w:b/>
          <w:bCs/>
        </w:rPr>
        <w:t xml:space="preserve">RF-10. </w:t>
      </w:r>
      <w:r w:rsidR="002C5775" w:rsidRPr="002C5775">
        <w:rPr>
          <w:b/>
          <w:bCs/>
        </w:rPr>
        <w:t>Emitir alertas de inconsistencias documentales y administrativas</w:t>
      </w:r>
    </w:p>
    <w:p w14:paraId="09141B25" w14:textId="25FA0DA8" w:rsidR="00A755C4" w:rsidRPr="00B531F2" w:rsidRDefault="002C5775" w:rsidP="00380681">
      <w:pPr>
        <w:pStyle w:val="Prrafodelista"/>
        <w:numPr>
          <w:ilvl w:val="0"/>
          <w:numId w:val="24"/>
        </w:numPr>
      </w:pPr>
      <w:r w:rsidRPr="002C5775">
        <w:t>Generar una alerta clasificada (Informativa / Advertencia / Crítica) cuando el motor de inferencia detecte una inconsistencia documental durante cualquier fase de validación</w:t>
      </w:r>
      <w:r w:rsidR="00A755C4" w:rsidRPr="00B531F2">
        <w:t>.</w:t>
      </w:r>
    </w:p>
    <w:p w14:paraId="636206B9" w14:textId="5DBD84E3" w:rsidR="00A755C4" w:rsidRPr="00B531F2" w:rsidRDefault="00D13E44" w:rsidP="00380681">
      <w:pPr>
        <w:pStyle w:val="Prrafodelista"/>
        <w:numPr>
          <w:ilvl w:val="0"/>
          <w:numId w:val="24"/>
        </w:numPr>
      </w:pPr>
      <w:r w:rsidRPr="00D13E44">
        <w:t>Presentar el panel de alertas activas del expediente al usuario cuando este visualice el estado de validación del proyecto, con descripción del hallazgo y recomendación de acción</w:t>
      </w:r>
      <w:r w:rsidR="00A755C4" w:rsidRPr="00B531F2">
        <w:t>.</w:t>
      </w:r>
    </w:p>
    <w:p w14:paraId="42A8CE75" w14:textId="7694ADA4" w:rsidR="00A755C4" w:rsidRPr="00B531F2" w:rsidRDefault="00D13E44" w:rsidP="00380681">
      <w:pPr>
        <w:pStyle w:val="Prrafodelista"/>
        <w:numPr>
          <w:ilvl w:val="0"/>
          <w:numId w:val="24"/>
        </w:numPr>
      </w:pPr>
      <w:r w:rsidRPr="00D13E44">
        <w:t>Notificar al desarrollador por correo electrónico cuando se genere una alerta de nivel "Crítico" en su expediente, indicando el documento involucrado y la corrección requerida</w:t>
      </w:r>
      <w:r w:rsidR="00A755C4" w:rsidRPr="00B531F2">
        <w:t>.</w:t>
      </w:r>
    </w:p>
    <w:p w14:paraId="610543E1" w14:textId="42CFC0AB" w:rsidR="00A755C4" w:rsidRPr="00B531F2" w:rsidRDefault="00A755C4" w:rsidP="00A755C4">
      <w:pPr>
        <w:ind w:left="360" w:firstLine="0"/>
        <w:rPr>
          <w:b/>
          <w:bCs/>
        </w:rPr>
      </w:pPr>
      <w:r w:rsidRPr="00B531F2">
        <w:rPr>
          <w:b/>
          <w:bCs/>
        </w:rPr>
        <w:t xml:space="preserve">RF-11. </w:t>
      </w:r>
      <w:r w:rsidR="00CC0856" w:rsidRPr="00CC0856">
        <w:rPr>
          <w:b/>
          <w:bCs/>
        </w:rPr>
        <w:t>Validar la correspondencia territorial por georreferenciación</w:t>
      </w:r>
    </w:p>
    <w:p w14:paraId="220A05BA" w14:textId="1A7A260D" w:rsidR="00A755C4" w:rsidRPr="00B531F2" w:rsidRDefault="00C05FB1" w:rsidP="00380681">
      <w:pPr>
        <w:pStyle w:val="Prrafodelista"/>
        <w:numPr>
          <w:ilvl w:val="0"/>
          <w:numId w:val="24"/>
        </w:numPr>
      </w:pPr>
      <w:r w:rsidRPr="00C05FB1">
        <w:t>Contrastar las coordenadas GPS declaradas del proyecto con los datos de ubicación del Catastro Nacional cuando el expediente incluya coordenadas georreferenciadas válidas</w:t>
      </w:r>
      <w:r w:rsidR="00A755C4" w:rsidRPr="00B531F2">
        <w:t>.</w:t>
      </w:r>
    </w:p>
    <w:p w14:paraId="758A7520" w14:textId="3C8CBFFC" w:rsidR="00A755C4" w:rsidRPr="00B531F2" w:rsidRDefault="00C05FB1" w:rsidP="00380681">
      <w:pPr>
        <w:pStyle w:val="Prrafodelista"/>
        <w:numPr>
          <w:ilvl w:val="0"/>
          <w:numId w:val="24"/>
        </w:numPr>
      </w:pPr>
      <w:r w:rsidRPr="00C05FB1">
        <w:lastRenderedPageBreak/>
        <w:t>Verificar la congruencia entre la zona de uso de suelo del municipio y el tipo de proyecto declarado cuando exista disponibilidad de datos municipales en el sistema</w:t>
      </w:r>
      <w:r w:rsidR="00A755C4" w:rsidRPr="00B531F2">
        <w:t>.</w:t>
      </w:r>
    </w:p>
    <w:p w14:paraId="5BBC548B" w14:textId="7BB2047A" w:rsidR="00A755C4" w:rsidRPr="00B531F2" w:rsidRDefault="00C05FB1" w:rsidP="00380681">
      <w:pPr>
        <w:pStyle w:val="Prrafodelista"/>
        <w:numPr>
          <w:ilvl w:val="0"/>
          <w:numId w:val="24"/>
        </w:numPr>
      </w:pPr>
      <w:r w:rsidRPr="00C05FB1">
        <w:t>Generar una inconsistencia territorial cuando las coordenadas del proyecto se encuentren fuera de los límites del distrito catastral declarado o en zona de uso de suelo incompatible</w:t>
      </w:r>
      <w:r w:rsidR="00A755C4" w:rsidRPr="00B531F2">
        <w:t>.</w:t>
      </w:r>
    </w:p>
    <w:p w14:paraId="63044584" w14:textId="4C4DD3F7" w:rsidR="00A755C4" w:rsidRPr="00B531F2" w:rsidRDefault="00A755C4" w:rsidP="00A755C4">
      <w:pPr>
        <w:ind w:left="360" w:firstLine="0"/>
        <w:rPr>
          <w:b/>
          <w:bCs/>
        </w:rPr>
      </w:pPr>
      <w:r w:rsidRPr="00B531F2">
        <w:rPr>
          <w:b/>
          <w:bCs/>
        </w:rPr>
        <w:t xml:space="preserve">RF-12. </w:t>
      </w:r>
      <w:r w:rsidR="009079AA" w:rsidRPr="009079AA">
        <w:rPr>
          <w:b/>
          <w:bCs/>
        </w:rPr>
        <w:t>Registrar el consentimiento informado para consulta financiera y crediticia</w:t>
      </w:r>
    </w:p>
    <w:p w14:paraId="35EBBDCF" w14:textId="32C13221" w:rsidR="00A755C4" w:rsidRPr="00B531F2" w:rsidRDefault="009079AA" w:rsidP="00380681">
      <w:pPr>
        <w:pStyle w:val="Prrafodelista"/>
        <w:numPr>
          <w:ilvl w:val="0"/>
          <w:numId w:val="24"/>
        </w:numPr>
      </w:pPr>
      <w:r w:rsidRPr="009079AA">
        <w:t>Mostrar al desarrollador la política de privacidad y los términos del tratamiento de datos financieros y crediticios antes de permitir la activación de cualquier consulta a TransUnion u organismo equivalente</w:t>
      </w:r>
      <w:r w:rsidR="00A755C4" w:rsidRPr="00B531F2">
        <w:t>.</w:t>
      </w:r>
    </w:p>
    <w:p w14:paraId="2FDD7469" w14:textId="60BB5638" w:rsidR="00A755C4" w:rsidRPr="00B531F2" w:rsidRDefault="009079AA" w:rsidP="00380681">
      <w:pPr>
        <w:pStyle w:val="Prrafodelista"/>
        <w:numPr>
          <w:ilvl w:val="0"/>
          <w:numId w:val="24"/>
        </w:numPr>
      </w:pPr>
      <w:r w:rsidRPr="009079AA">
        <w:t>Registrar en la base de datos el consentimiento del titular con usuario, fecha, hora, dirección IP y versión del texto de política aplicable cuando el desarrollador acepte explícitamente</w:t>
      </w:r>
      <w:r w:rsidR="00A755C4" w:rsidRPr="00B531F2">
        <w:t>.</w:t>
      </w:r>
    </w:p>
    <w:p w14:paraId="5DC79B30" w14:textId="33486E5E" w:rsidR="00A755C4" w:rsidRPr="00B531F2" w:rsidRDefault="009079AA" w:rsidP="00380681">
      <w:pPr>
        <w:pStyle w:val="Prrafodelista"/>
        <w:numPr>
          <w:ilvl w:val="0"/>
          <w:numId w:val="24"/>
        </w:numPr>
      </w:pPr>
      <w:r w:rsidRPr="009079AA">
        <w:t>Bloquear la ejecución del RF-13 cuando no exista un registro de consentimiento válido y vigente para el desarrollador titular del expediente</w:t>
      </w:r>
      <w:r w:rsidR="00A755C4" w:rsidRPr="00B531F2">
        <w:t>.</w:t>
      </w:r>
    </w:p>
    <w:p w14:paraId="4D995F5F" w14:textId="566D6934" w:rsidR="00A755C4" w:rsidRPr="00B531F2" w:rsidRDefault="00A755C4" w:rsidP="00A755C4">
      <w:pPr>
        <w:ind w:left="360" w:firstLine="0"/>
        <w:rPr>
          <w:b/>
          <w:bCs/>
        </w:rPr>
      </w:pPr>
      <w:r w:rsidRPr="00B531F2">
        <w:rPr>
          <w:b/>
          <w:bCs/>
        </w:rPr>
        <w:t xml:space="preserve">RF-13. </w:t>
      </w:r>
      <w:r w:rsidR="004B76F0" w:rsidRPr="004B76F0">
        <w:rPr>
          <w:b/>
          <w:bCs/>
        </w:rPr>
        <w:t>Consultar información crediticia del desarrollador en TransUnion (previo consentimiento)</w:t>
      </w:r>
    </w:p>
    <w:p w14:paraId="0FEC9EAD" w14:textId="615462B6" w:rsidR="00A755C4" w:rsidRPr="00B531F2" w:rsidRDefault="00095B08" w:rsidP="00380681">
      <w:pPr>
        <w:pStyle w:val="Prrafodelista"/>
        <w:numPr>
          <w:ilvl w:val="0"/>
          <w:numId w:val="24"/>
        </w:numPr>
      </w:pPr>
      <w:r w:rsidRPr="00095B08">
        <w:t>Enviar la solicitud de consulta crediticia al servicio de TransUnion u organismo equivalente cuando exista consentimiento registrado y vigente bajo RF-12 para el desarrollador</w:t>
      </w:r>
      <w:r w:rsidR="00A755C4" w:rsidRPr="00B531F2">
        <w:t>.</w:t>
      </w:r>
    </w:p>
    <w:p w14:paraId="038FFA30" w14:textId="0EC352AF" w:rsidR="00A755C4" w:rsidRDefault="00BF7942" w:rsidP="00380681">
      <w:pPr>
        <w:pStyle w:val="Prrafodelista"/>
        <w:numPr>
          <w:ilvl w:val="0"/>
          <w:numId w:val="24"/>
        </w:numPr>
      </w:pPr>
      <w:r w:rsidRPr="00BF7942">
        <w:t>Registrar la respuesta de la consulta crediticia cuando el servicio externo responda, almacenando únicamente los indicadores de riesgo autorizados y no los datos sensibles completos</w:t>
      </w:r>
      <w:r w:rsidR="00A755C4" w:rsidRPr="00B531F2">
        <w:t>.</w:t>
      </w:r>
    </w:p>
    <w:p w14:paraId="29D8F01D" w14:textId="42E14785" w:rsidR="00BF7942" w:rsidRPr="00B531F2" w:rsidRDefault="00BF7942" w:rsidP="00380681">
      <w:pPr>
        <w:pStyle w:val="Prrafodelista"/>
        <w:numPr>
          <w:ilvl w:val="0"/>
          <w:numId w:val="24"/>
        </w:numPr>
      </w:pPr>
      <w:r w:rsidRPr="00BF7942">
        <w:t>Generar una alerta financiera cuando los indicadores crediticios obtenidos superen los umbrales de riesgo configurados por el administrador en el sistema.</w:t>
      </w:r>
    </w:p>
    <w:p w14:paraId="04F2C8C2" w14:textId="5D693822" w:rsidR="00A755C4" w:rsidRPr="00B531F2" w:rsidRDefault="00A755C4" w:rsidP="00BF7942">
      <w:pPr>
        <w:ind w:left="360" w:firstLine="0"/>
      </w:pPr>
      <w:r w:rsidRPr="00B531F2">
        <w:rPr>
          <w:b/>
          <w:bCs/>
        </w:rPr>
        <w:t xml:space="preserve">RF-14. </w:t>
      </w:r>
      <w:r w:rsidR="00BF7942" w:rsidRPr="00BF7942">
        <w:rPr>
          <w:b/>
          <w:bCs/>
        </w:rPr>
        <w:t>Emitir reporte de hallazgos del expediente validado</w:t>
      </w:r>
    </w:p>
    <w:p w14:paraId="710C725F" w14:textId="3D002D23" w:rsidR="00A755C4" w:rsidRPr="00B531F2" w:rsidRDefault="00BF7942" w:rsidP="00380681">
      <w:pPr>
        <w:pStyle w:val="Prrafodelista"/>
        <w:numPr>
          <w:ilvl w:val="0"/>
          <w:numId w:val="24"/>
        </w:numPr>
      </w:pPr>
      <w:r w:rsidRPr="00BF7942">
        <w:t>Compilar todos los documentos evaluados, reglas aplicadas, inconsistencias detectadas y alertas generadas cuando el usuario solicite el reporte de hallazgos del expediente</w:t>
      </w:r>
      <w:r w:rsidR="00A755C4" w:rsidRPr="00B531F2">
        <w:t>.</w:t>
      </w:r>
    </w:p>
    <w:p w14:paraId="058C93B0" w14:textId="12937715" w:rsidR="00A755C4" w:rsidRDefault="00983547" w:rsidP="00380681">
      <w:pPr>
        <w:pStyle w:val="Prrafodelista"/>
        <w:numPr>
          <w:ilvl w:val="0"/>
          <w:numId w:val="24"/>
        </w:numPr>
      </w:pPr>
      <w:r w:rsidRPr="00983547">
        <w:t>Estructurar el reporte con secciones diferenciadas por dimensión de validación (registral, catastral, operativa, documental, territorial, financiera) cuando se construya el contenido del informe</w:t>
      </w:r>
      <w:r w:rsidR="00A755C4" w:rsidRPr="00B531F2">
        <w:t>.</w:t>
      </w:r>
    </w:p>
    <w:p w14:paraId="61CEA3BE" w14:textId="1E262001" w:rsidR="00983547" w:rsidRPr="00B531F2" w:rsidRDefault="00983547" w:rsidP="00380681">
      <w:pPr>
        <w:pStyle w:val="Prrafodelista"/>
        <w:numPr>
          <w:ilvl w:val="0"/>
          <w:numId w:val="24"/>
        </w:numPr>
      </w:pPr>
      <w:r w:rsidRPr="00983547">
        <w:t>Incluir las recomendaciones de corrección generadas por el motor de inferencia cuando se construya el reporte de hallazgos para proyectos con observaciones o inconsistencias detectadas.</w:t>
      </w:r>
    </w:p>
    <w:p w14:paraId="7D0A6D13" w14:textId="790F5A8C" w:rsidR="00A755C4" w:rsidRPr="00B531F2" w:rsidRDefault="00A755C4" w:rsidP="00A755C4">
      <w:pPr>
        <w:ind w:left="360" w:firstLine="0"/>
        <w:rPr>
          <w:b/>
          <w:bCs/>
        </w:rPr>
      </w:pPr>
      <w:r w:rsidRPr="00B531F2">
        <w:rPr>
          <w:b/>
          <w:bCs/>
        </w:rPr>
        <w:lastRenderedPageBreak/>
        <w:t xml:space="preserve">RF-15. </w:t>
      </w:r>
      <w:r w:rsidR="00983547" w:rsidRPr="00983547">
        <w:rPr>
          <w:b/>
          <w:bCs/>
        </w:rPr>
        <w:t>Generar Sello de Integridad con código QR y firma digital</w:t>
      </w:r>
    </w:p>
    <w:p w14:paraId="14075D34" w14:textId="550C3DFE" w:rsidR="00A755C4" w:rsidRPr="00B531F2" w:rsidRDefault="00983547" w:rsidP="00380681">
      <w:pPr>
        <w:pStyle w:val="Prrafodelista"/>
        <w:numPr>
          <w:ilvl w:val="0"/>
          <w:numId w:val="24"/>
        </w:numPr>
      </w:pPr>
      <w:r w:rsidRPr="00983547">
        <w:t>Verificar que todas las validaciones obligatorias del expediente hayan resultado exitosas o sin inconsistencias bloqueantes cuando el sistema evalúe la elegibilidad para emisión del Sello</w:t>
      </w:r>
      <w:r w:rsidR="00A755C4" w:rsidRPr="00B531F2">
        <w:t>.</w:t>
      </w:r>
    </w:p>
    <w:p w14:paraId="0952AB95" w14:textId="3161BD90" w:rsidR="00A755C4" w:rsidRDefault="003C3F93" w:rsidP="00380681">
      <w:pPr>
        <w:pStyle w:val="Prrafodelista"/>
        <w:numPr>
          <w:ilvl w:val="0"/>
          <w:numId w:val="24"/>
        </w:numPr>
      </w:pPr>
      <w:r w:rsidRPr="003C3F93">
        <w:t>Generar el Sello de Integridad Digital con código QR único y firma digital bajo el artículo 32 del Cap. 1 de la Ley 126-02 cuando el expediente supere todas las validaciones requeridas</w:t>
      </w:r>
      <w:r w:rsidR="00A755C4" w:rsidRPr="00B531F2">
        <w:t>.</w:t>
      </w:r>
    </w:p>
    <w:p w14:paraId="5CC63AD0" w14:textId="4942F156" w:rsidR="003C3F93" w:rsidRPr="00B531F2" w:rsidRDefault="003C3F93" w:rsidP="00380681">
      <w:pPr>
        <w:pStyle w:val="Prrafodelista"/>
        <w:numPr>
          <w:ilvl w:val="0"/>
          <w:numId w:val="24"/>
        </w:numPr>
      </w:pPr>
      <w:r w:rsidRPr="003C3F93">
        <w:t>Almacenar el Sello en el repositorio de certificados con metadatos de versión, fecha de emisión, expediente asociado y hash de integridad cuando el certificado sea emitido exitosamente</w:t>
      </w:r>
    </w:p>
    <w:p w14:paraId="438D25B5" w14:textId="3B634B86" w:rsidR="00A755C4" w:rsidRPr="00B531F2" w:rsidRDefault="00A755C4" w:rsidP="00A755C4">
      <w:pPr>
        <w:ind w:left="360" w:firstLine="0"/>
        <w:rPr>
          <w:b/>
          <w:bCs/>
        </w:rPr>
      </w:pPr>
      <w:r w:rsidRPr="00B531F2">
        <w:rPr>
          <w:b/>
          <w:bCs/>
        </w:rPr>
        <w:t xml:space="preserve">RF-16. </w:t>
      </w:r>
      <w:r w:rsidR="003C3F93" w:rsidRPr="003C3F93">
        <w:rPr>
          <w:b/>
          <w:bCs/>
        </w:rPr>
        <w:t>Habilitar consulta pública controlada del resultado</w:t>
      </w:r>
    </w:p>
    <w:p w14:paraId="18EC5B89" w14:textId="4A6E6F53" w:rsidR="00A755C4" w:rsidRPr="00B531F2" w:rsidRDefault="00681ED9" w:rsidP="00380681">
      <w:pPr>
        <w:pStyle w:val="Prrafodelista"/>
        <w:numPr>
          <w:ilvl w:val="0"/>
          <w:numId w:val="24"/>
        </w:numPr>
      </w:pPr>
      <w:r w:rsidRPr="00681ED9">
        <w:t>Permitir que cualquier usuario (sin autenticación) consulte el estado de validación de un proyecto ingresando su código QR o identificador público cuando acceda al portal de consulta pública</w:t>
      </w:r>
      <w:r w:rsidR="00A755C4" w:rsidRPr="00B531F2">
        <w:t>.</w:t>
      </w:r>
    </w:p>
    <w:p w14:paraId="3E8054E3" w14:textId="1EAE93FE" w:rsidR="00A755C4" w:rsidRPr="00B531F2" w:rsidRDefault="00681ED9" w:rsidP="00380681">
      <w:pPr>
        <w:pStyle w:val="Prrafodelista"/>
        <w:numPr>
          <w:ilvl w:val="0"/>
          <w:numId w:val="24"/>
        </w:numPr>
      </w:pPr>
      <w:r w:rsidRPr="00681ED9">
        <w:t>Mostrar únicamente el estado general de validación ("Verificado / Con observaciones / No verificado"), el resumen de dimensiones validadas y la fecha de emisión cuando el usuario realice la consulta pública, sin exponer datos sensibles protegidos por Ley 172-13</w:t>
      </w:r>
      <w:r w:rsidR="00A755C4" w:rsidRPr="00B531F2">
        <w:t>.</w:t>
      </w:r>
    </w:p>
    <w:p w14:paraId="5C455231" w14:textId="4E63C4F1" w:rsidR="00A755C4" w:rsidRPr="00B531F2" w:rsidRDefault="00681ED9" w:rsidP="00380681">
      <w:pPr>
        <w:pStyle w:val="Prrafodelista"/>
        <w:numPr>
          <w:ilvl w:val="0"/>
          <w:numId w:val="24"/>
        </w:numPr>
      </w:pPr>
      <w:r w:rsidRPr="00681ED9">
        <w:t>Registrar cada consulta pública realizada en el log de auditoría con fecha, hora y referencia del proyecto consultado cuando se ejecute una búsqueda desde el portal público</w:t>
      </w:r>
      <w:r w:rsidR="00A755C4" w:rsidRPr="00B531F2">
        <w:t>.</w:t>
      </w:r>
    </w:p>
    <w:p w14:paraId="6A6F17D0" w14:textId="1628641B" w:rsidR="00A755C4" w:rsidRPr="00B531F2" w:rsidRDefault="00A755C4" w:rsidP="00A755C4">
      <w:pPr>
        <w:ind w:left="360" w:firstLine="0"/>
        <w:rPr>
          <w:b/>
          <w:bCs/>
        </w:rPr>
      </w:pPr>
      <w:r w:rsidRPr="00B531F2">
        <w:rPr>
          <w:b/>
          <w:bCs/>
        </w:rPr>
        <w:t xml:space="preserve">RF-17. </w:t>
      </w:r>
      <w:r w:rsidR="00681ED9" w:rsidRPr="00681ED9">
        <w:rPr>
          <w:b/>
          <w:bCs/>
        </w:rPr>
        <w:t>Registrar auditoría inmutable de todas las operaciones</w:t>
      </w:r>
    </w:p>
    <w:p w14:paraId="42F163A0" w14:textId="1246B67E" w:rsidR="00A755C4" w:rsidRPr="00B531F2" w:rsidRDefault="00BD4B92" w:rsidP="00380681">
      <w:pPr>
        <w:pStyle w:val="Prrafodelista"/>
        <w:numPr>
          <w:ilvl w:val="0"/>
          <w:numId w:val="24"/>
        </w:numPr>
      </w:pPr>
      <w:r w:rsidRPr="00BD4B92">
        <w:t>Registrar cada operación de validación, carga de documento, consulta externa o emisión de certificado cuando cualquier usuario ejecute una acción en el sistema</w:t>
      </w:r>
      <w:r w:rsidR="00A755C4" w:rsidRPr="00B531F2">
        <w:t>.</w:t>
      </w:r>
    </w:p>
    <w:p w14:paraId="4187BB87" w14:textId="58D6D40B" w:rsidR="00A755C4" w:rsidRPr="00B531F2" w:rsidRDefault="00BD4B92" w:rsidP="00380681">
      <w:pPr>
        <w:pStyle w:val="Prrafodelista"/>
        <w:numPr>
          <w:ilvl w:val="0"/>
          <w:numId w:val="24"/>
        </w:numPr>
      </w:pPr>
      <w:r w:rsidRPr="00BD4B92">
        <w:t>Almacenar en el log de auditoría la fecha, hora, usuario, acción realizada, resultado obtenido y referencia del expediente involucrado cuando cualquier operación sea completada</w:t>
      </w:r>
      <w:r w:rsidR="00A755C4" w:rsidRPr="00B531F2">
        <w:t>.</w:t>
      </w:r>
    </w:p>
    <w:p w14:paraId="0F32120C" w14:textId="4006AB5B" w:rsidR="00A755C4" w:rsidRPr="00B531F2" w:rsidRDefault="00BD4B92" w:rsidP="00380681">
      <w:pPr>
        <w:pStyle w:val="Prrafodelista"/>
        <w:numPr>
          <w:ilvl w:val="0"/>
          <w:numId w:val="24"/>
        </w:numPr>
      </w:pPr>
      <w:r w:rsidRPr="00BD4B92">
        <w:t>Proteger los registros de auditoría contra modificaciones o eliminación mediante escritura única (append-only) cuando se almacenen en la base de datos o repositorio de logs</w:t>
      </w:r>
      <w:r w:rsidR="00A755C4" w:rsidRPr="00B531F2">
        <w:t>.</w:t>
      </w:r>
    </w:p>
    <w:p w14:paraId="0EEB0E56" w14:textId="33425109" w:rsidR="00A755C4" w:rsidRPr="00B531F2" w:rsidRDefault="00A755C4" w:rsidP="00A755C4">
      <w:pPr>
        <w:ind w:left="360" w:firstLine="0"/>
        <w:rPr>
          <w:b/>
          <w:bCs/>
        </w:rPr>
      </w:pPr>
      <w:r w:rsidRPr="00B531F2">
        <w:rPr>
          <w:b/>
          <w:bCs/>
        </w:rPr>
        <w:t xml:space="preserve">RF-18. </w:t>
      </w:r>
      <w:r w:rsidR="00BD4B92" w:rsidRPr="00BD4B92">
        <w:rPr>
          <w:b/>
          <w:bCs/>
        </w:rPr>
        <w:t>Generar reportes exportables en PDF y Excel</w:t>
      </w:r>
    </w:p>
    <w:p w14:paraId="6A91A0A7" w14:textId="52B32C99" w:rsidR="00A755C4" w:rsidRPr="00B531F2" w:rsidRDefault="004A6803" w:rsidP="00380681">
      <w:pPr>
        <w:pStyle w:val="Prrafodelista"/>
        <w:numPr>
          <w:ilvl w:val="0"/>
          <w:numId w:val="24"/>
        </w:numPr>
      </w:pPr>
      <w:r w:rsidRPr="004A6803">
        <w:t>Generar el archivo PDF del reporte de hallazgos cuando el usuario seleccione el formato PDF en el módulo de exportación, con formato legible y estructura de secciones completa</w:t>
      </w:r>
      <w:r w:rsidR="00A755C4" w:rsidRPr="00B531F2">
        <w:t>.</w:t>
      </w:r>
    </w:p>
    <w:p w14:paraId="6FCD1556" w14:textId="3A8CDF2A" w:rsidR="00A755C4" w:rsidRPr="00B531F2" w:rsidRDefault="004A6803" w:rsidP="00380681">
      <w:pPr>
        <w:pStyle w:val="Prrafodelista"/>
        <w:numPr>
          <w:ilvl w:val="0"/>
          <w:numId w:val="24"/>
        </w:numPr>
      </w:pPr>
      <w:r w:rsidRPr="004A6803">
        <w:t>Generar el archivo Excel del reporte cuando el usuario seleccione el formato Excel, incluyendo todas las validaciones en filas tabuladas por documento y dimensión de evaluación</w:t>
      </w:r>
      <w:r w:rsidR="00A755C4" w:rsidRPr="00B531F2">
        <w:t>.</w:t>
      </w:r>
    </w:p>
    <w:p w14:paraId="29B868F3" w14:textId="6D9EB44C" w:rsidR="00A755C4" w:rsidRDefault="004A6803" w:rsidP="00380681">
      <w:pPr>
        <w:pStyle w:val="Prrafodelista"/>
        <w:numPr>
          <w:ilvl w:val="0"/>
          <w:numId w:val="24"/>
        </w:numPr>
      </w:pPr>
      <w:r w:rsidRPr="004A6803">
        <w:t>Descargar el archivo generado al equipo del usuario cuando el proceso de exportación finalice correctamente, notificando un error descriptivo si la generación falla</w:t>
      </w:r>
      <w:r w:rsidR="00A755C4" w:rsidRPr="00B531F2">
        <w:t>.</w:t>
      </w:r>
    </w:p>
    <w:p w14:paraId="01F7E683" w14:textId="618859AE" w:rsidR="004A6803" w:rsidRPr="000E7B9C" w:rsidRDefault="004A6803" w:rsidP="000E7B9C">
      <w:pPr>
        <w:rPr>
          <w:b/>
          <w:bCs/>
          <w:lang w:val="es-MX"/>
        </w:rPr>
      </w:pPr>
      <w:r w:rsidRPr="000E7B9C">
        <w:rPr>
          <w:b/>
          <w:bCs/>
          <w:lang w:val="es-MX"/>
        </w:rPr>
        <w:lastRenderedPageBreak/>
        <w:t>RF-19. Configurar reglas de validación del motor de inferencia</w:t>
      </w:r>
    </w:p>
    <w:p w14:paraId="52117788" w14:textId="41E02C38" w:rsidR="004A6803" w:rsidRDefault="000E7B9C" w:rsidP="00380681">
      <w:pPr>
        <w:pStyle w:val="Prrafodelista"/>
        <w:numPr>
          <w:ilvl w:val="0"/>
          <w:numId w:val="24"/>
        </w:numPr>
      </w:pPr>
      <w:r w:rsidRPr="000E7B9C">
        <w:t>Permitir definir nuevas reglas de negocio con nombre, condición lógica, tipo de documento aplicable y nivel de alerta resultante cuando un administrador acceda al módulo de configuración de validaciones.</w:t>
      </w:r>
    </w:p>
    <w:p w14:paraId="7672EFDA" w14:textId="03457E66" w:rsidR="000E7B9C" w:rsidRDefault="000E7B9C" w:rsidP="00380681">
      <w:pPr>
        <w:pStyle w:val="Prrafodelista"/>
        <w:numPr>
          <w:ilvl w:val="0"/>
          <w:numId w:val="24"/>
        </w:numPr>
      </w:pPr>
      <w:r w:rsidRPr="000E7B9C">
        <w:t>Activar o desactivar reglas existentes sin eliminarlas cuando el administrador modifique la configuración, preservando el historial de versiones de reglas aplicadas</w:t>
      </w:r>
      <w:r>
        <w:t>.</w:t>
      </w:r>
    </w:p>
    <w:p w14:paraId="196F3222" w14:textId="1E34AFBA" w:rsidR="000E7B9C" w:rsidRDefault="000E7B9C" w:rsidP="00380681">
      <w:pPr>
        <w:pStyle w:val="Prrafodelista"/>
        <w:numPr>
          <w:ilvl w:val="0"/>
          <w:numId w:val="24"/>
        </w:numPr>
      </w:pPr>
      <w:r w:rsidRPr="000E7B9C">
        <w:t>Asociar cada regla al tipo de proyecto (residencial, comercial, turístico) y tipo de documento correspondiente cuando el administrador guarde los cambios de configuración.</w:t>
      </w:r>
    </w:p>
    <w:p w14:paraId="3F4FC5A4" w14:textId="06CF326F" w:rsidR="000E7B9C" w:rsidRPr="00E40B5F" w:rsidRDefault="00E40B5F" w:rsidP="00E40B5F">
      <w:pPr>
        <w:rPr>
          <w:b/>
          <w:bCs/>
        </w:rPr>
      </w:pPr>
      <w:r w:rsidRPr="00E40B5F">
        <w:rPr>
          <w:b/>
          <w:bCs/>
          <w:lang w:val="es-MX"/>
        </w:rPr>
        <w:t>RF-20. Notificar resultados de validación por correo electrónico.</w:t>
      </w:r>
    </w:p>
    <w:p w14:paraId="62DE046A" w14:textId="42E07EAD" w:rsidR="000E7B9C" w:rsidRDefault="007666D2" w:rsidP="00380681">
      <w:pPr>
        <w:pStyle w:val="Prrafodelista"/>
        <w:numPr>
          <w:ilvl w:val="0"/>
          <w:numId w:val="24"/>
        </w:numPr>
      </w:pPr>
      <w:r w:rsidRPr="007666D2">
        <w:t>Enviar un correo electrónico de notificación al desarrollador titular cuando un proyecto complete o sea rechazado en el proceso de validación integral.</w:t>
      </w:r>
    </w:p>
    <w:p w14:paraId="25C027CE" w14:textId="09A63560" w:rsidR="000E7B9C" w:rsidRDefault="007666D2" w:rsidP="00380681">
      <w:pPr>
        <w:pStyle w:val="Prrafodelista"/>
        <w:numPr>
          <w:ilvl w:val="0"/>
          <w:numId w:val="24"/>
        </w:numPr>
      </w:pPr>
      <w:r w:rsidRPr="007666D2">
        <w:t>Incluir en el correo el estado del proyecto, resumen de hallazgos, enlace al reporte de resultados y enlace al Sello de Integridad (si aplica) cuando se genere el mensaje de notificación.</w:t>
      </w:r>
    </w:p>
    <w:p w14:paraId="3943E6C7" w14:textId="649D54E2" w:rsidR="007666D2" w:rsidRPr="00B531F2" w:rsidRDefault="007666D2" w:rsidP="00380681">
      <w:pPr>
        <w:pStyle w:val="Prrafodelista"/>
        <w:numPr>
          <w:ilvl w:val="0"/>
          <w:numId w:val="24"/>
        </w:numPr>
      </w:pPr>
      <w:r w:rsidRPr="007666D2">
        <w:t>Registrar el estado de envío del correo en el log de auditoría cuando el proveedor de correo confirme la entrega o reportar el fallo si la notificación no puede enviarse.</w:t>
      </w:r>
    </w:p>
    <w:p w14:paraId="4598E682" w14:textId="0A6CACBE" w:rsidR="00A755C4" w:rsidRPr="00B531F2" w:rsidRDefault="00A755C4" w:rsidP="00A755C4">
      <w:pPr>
        <w:spacing w:before="120" w:after="200" w:line="264" w:lineRule="auto"/>
        <w:ind w:firstLine="0"/>
        <w:rPr>
          <w:rFonts w:eastAsiaTheme="majorEastAsia" w:cstheme="majorBidi"/>
          <w:b/>
          <w:bCs/>
          <w:i/>
          <w:color w:val="auto"/>
          <w:spacing w:val="-5"/>
        </w:rPr>
      </w:pPr>
    </w:p>
    <w:p w14:paraId="15CFE76A" w14:textId="77777777" w:rsidR="00A755C4" w:rsidRPr="00B531F2" w:rsidRDefault="00A755C4" w:rsidP="00AC2130">
      <w:pPr>
        <w:pStyle w:val="Ttulo3"/>
      </w:pPr>
      <w:bookmarkStart w:id="85" w:name="_Toc227357303"/>
      <w:r w:rsidRPr="00B531F2">
        <w:t>Suposiciones y Dependencias</w:t>
      </w:r>
      <w:bookmarkEnd w:id="85"/>
    </w:p>
    <w:p w14:paraId="63ED8D58" w14:textId="77777777" w:rsidR="00A755C4" w:rsidRPr="00B531F2" w:rsidRDefault="00A755C4" w:rsidP="002521BA">
      <w:pPr>
        <w:pStyle w:val="Ttulo4"/>
      </w:pPr>
      <w:r w:rsidRPr="00B531F2">
        <w:t>Suposiciones Legales y Regulatorias</w:t>
      </w:r>
    </w:p>
    <w:p w14:paraId="6743867E" w14:textId="77777777" w:rsidR="00580748" w:rsidRDefault="00A755C4" w:rsidP="00380681">
      <w:pPr>
        <w:pStyle w:val="Prrafodelista"/>
        <w:numPr>
          <w:ilvl w:val="0"/>
          <w:numId w:val="37"/>
        </w:numPr>
        <w:spacing w:after="0"/>
      </w:pPr>
      <w:r w:rsidRPr="00B531F2">
        <w:rPr>
          <w:b/>
          <w:bCs/>
        </w:rPr>
        <w:t>Mantener vigencia del marco legal registral actual.</w:t>
      </w:r>
      <w:r w:rsidR="006C4FB3">
        <w:t xml:space="preserve"> </w:t>
      </w:r>
    </w:p>
    <w:p w14:paraId="2B545FE2" w14:textId="4D4B617B" w:rsidR="00A755C4" w:rsidRPr="00B531F2" w:rsidRDefault="00A755C4" w:rsidP="00580748">
      <w:pPr>
        <w:pStyle w:val="Prrafodelista"/>
        <w:spacing w:after="0"/>
        <w:ind w:left="0" w:firstLine="0"/>
      </w:pPr>
      <w:r w:rsidRPr="00B531F2">
        <w:t>Se supone que la Ley 108-05 de Registro Inmobiliario y su reglamento continúan regulando el sistema Torrens y la emisión de certificados de títulos sin cambios estructurales que modifiquen el modelo de datos de propiedad. Si la normativa fuera modificada radicalmente (por ejemplo, cambio de sistema registral), los requisitos de validación jurídica del título tendrían que ser redefinidos</w:t>
      </w:r>
      <w:sdt>
        <w:sdtPr>
          <w:id w:val="1925605293"/>
          <w:citation/>
        </w:sdtPr>
        <w:sdtEndPr/>
        <w:sdtContent>
          <w:r w:rsidR="00CD5FD5">
            <w:fldChar w:fldCharType="begin"/>
          </w:r>
          <w:r w:rsidR="00CD5FD5">
            <w:rPr>
              <w:lang w:val="es-MX"/>
            </w:rPr>
            <w:instrText xml:space="preserve">CITATION Con05 \t  \l 2058 </w:instrText>
          </w:r>
          <w:r w:rsidR="00CD5FD5">
            <w:fldChar w:fldCharType="separate"/>
          </w:r>
          <w:r w:rsidR="00852EF3">
            <w:rPr>
              <w:lang w:val="es-MX"/>
            </w:rPr>
            <w:t xml:space="preserve"> (Congreso Nacional de la República Dominicana, 2005)</w:t>
          </w:r>
          <w:r w:rsidR="00CD5FD5">
            <w:fldChar w:fldCharType="end"/>
          </w:r>
        </w:sdtContent>
      </w:sdt>
      <w:r w:rsidRPr="00B531F2">
        <w:t>.</w:t>
      </w:r>
    </w:p>
    <w:p w14:paraId="09AACEA5" w14:textId="77777777" w:rsidR="00580748" w:rsidRPr="00B531F2" w:rsidRDefault="00580748" w:rsidP="00580748">
      <w:pPr>
        <w:pStyle w:val="Prrafodelista"/>
        <w:spacing w:after="0"/>
        <w:ind w:left="0" w:firstLine="0"/>
      </w:pPr>
    </w:p>
    <w:p w14:paraId="6F7DB9B8" w14:textId="77777777" w:rsidR="006C4FB3" w:rsidRDefault="00A755C4" w:rsidP="00380681">
      <w:pPr>
        <w:pStyle w:val="Prrafodelista"/>
        <w:numPr>
          <w:ilvl w:val="0"/>
          <w:numId w:val="37"/>
        </w:numPr>
        <w:spacing w:after="0"/>
      </w:pPr>
      <w:r w:rsidRPr="00B531F2">
        <w:rPr>
          <w:b/>
          <w:bCs/>
        </w:rPr>
        <w:t>Mantener validez jurídica de la firma digital y documentos electrónicos.</w:t>
      </w:r>
    </w:p>
    <w:p w14:paraId="5EEF1EB1" w14:textId="4A74CB9F" w:rsidR="00A755C4" w:rsidRPr="00580748" w:rsidRDefault="00A755C4" w:rsidP="00580748">
      <w:pPr>
        <w:spacing w:after="0"/>
        <w:ind w:firstLine="0"/>
        <w:rPr>
          <w:rFonts w:cs="Times New Roman"/>
        </w:rPr>
      </w:pPr>
      <w:r w:rsidRPr="00B531F2">
        <w:t>Se supone que la Ley 126-02 sobre Comercio Electrónico, Documentos y Firmas Digitales seguirá reconociendo la fuerza probatoria de documentos electrónicos y firmas digitales. Si esta ley se derogara o se limitara su alcance, la funcionalidad de emisión de “Sellos de Integridad” con código QR y firma digital perdería validez jurídica y debería rediseñarse</w:t>
      </w:r>
      <w:sdt>
        <w:sdtPr>
          <w:id w:val="-488866175"/>
          <w:citation/>
        </w:sdtPr>
        <w:sdtEndPr/>
        <w:sdtContent>
          <w:r w:rsidR="00CD5FD5">
            <w:fldChar w:fldCharType="begin"/>
          </w:r>
          <w:r w:rsidR="00CD5FD5">
            <w:rPr>
              <w:lang w:val="es-MX"/>
            </w:rPr>
            <w:instrText xml:space="preserve">CITATION Con02 \t  \l 2058 </w:instrText>
          </w:r>
          <w:r w:rsidR="00CD5FD5">
            <w:fldChar w:fldCharType="separate"/>
          </w:r>
          <w:r w:rsidR="00852EF3">
            <w:rPr>
              <w:lang w:val="es-MX"/>
            </w:rPr>
            <w:t xml:space="preserve"> (Congreso Nacional de la República Dominicana, 2002)</w:t>
          </w:r>
          <w:r w:rsidR="00CD5FD5">
            <w:fldChar w:fldCharType="end"/>
          </w:r>
        </w:sdtContent>
      </w:sdt>
      <w:r w:rsidRPr="00B531F2">
        <w:t>.</w:t>
      </w:r>
      <w:r w:rsidRPr="00580748">
        <w:rPr>
          <w:rFonts w:cs="Times New Roman"/>
        </w:rPr>
        <w:t>​​</w:t>
      </w:r>
    </w:p>
    <w:p w14:paraId="6D416638" w14:textId="77777777" w:rsidR="00580748" w:rsidRPr="00B531F2" w:rsidRDefault="00580748" w:rsidP="00580748">
      <w:pPr>
        <w:pStyle w:val="Prrafodelista"/>
        <w:spacing w:after="0"/>
        <w:ind w:left="0" w:firstLine="0"/>
      </w:pPr>
    </w:p>
    <w:p w14:paraId="159E63D8" w14:textId="77777777" w:rsidR="00580748" w:rsidRPr="00580748" w:rsidRDefault="00A755C4" w:rsidP="00380681">
      <w:pPr>
        <w:pStyle w:val="Prrafodelista"/>
        <w:numPr>
          <w:ilvl w:val="0"/>
          <w:numId w:val="37"/>
        </w:numPr>
        <w:spacing w:after="0"/>
      </w:pPr>
      <w:r w:rsidRPr="00B531F2">
        <w:rPr>
          <w:b/>
          <w:bCs/>
        </w:rPr>
        <w:lastRenderedPageBreak/>
        <w:t>Vigencia de la Ley 172-13 de Protección de Datos Personales.</w:t>
      </w:r>
    </w:p>
    <w:p w14:paraId="08C9CCC3" w14:textId="76B85CA8" w:rsidR="00580748" w:rsidRDefault="00A755C4" w:rsidP="00580748">
      <w:pPr>
        <w:pStyle w:val="Prrafodelista"/>
        <w:spacing w:after="0"/>
        <w:ind w:left="0" w:firstLine="0"/>
        <w:rPr>
          <w:rFonts w:cs="Times New Roman"/>
        </w:rPr>
      </w:pPr>
      <w:r w:rsidRPr="00001DC3">
        <w:t>Se asume que el tratamiento de datos personales seguirá rigiéndose por la Ley 172-13. Si se endurecieran las restricciones (p. ej., limitando más el tratamiento de datos sensibles), podrían requerirse cambios en los mecanismos de almacenamiento y exposición de información en las consultas públicas</w:t>
      </w:r>
      <w:sdt>
        <w:sdtPr>
          <w:id w:val="535936365"/>
          <w:citation/>
        </w:sdtPr>
        <w:sdtEndPr/>
        <w:sdtContent>
          <w:r w:rsidR="00CD5FD5">
            <w:fldChar w:fldCharType="begin"/>
          </w:r>
          <w:r w:rsidR="00CD5FD5">
            <w:rPr>
              <w:lang w:val="es-MX"/>
            </w:rPr>
            <w:instrText xml:space="preserve">CITATION Con13 \t  \l 2058 </w:instrText>
          </w:r>
          <w:r w:rsidR="00CD5FD5">
            <w:fldChar w:fldCharType="separate"/>
          </w:r>
          <w:r w:rsidR="00852EF3">
            <w:rPr>
              <w:lang w:val="es-MX"/>
            </w:rPr>
            <w:t xml:space="preserve"> (Congreso Nacional de la República Dominicana, 2013)</w:t>
          </w:r>
          <w:r w:rsidR="00CD5FD5">
            <w:fldChar w:fldCharType="end"/>
          </w:r>
        </w:sdtContent>
      </w:sdt>
      <w:r w:rsidRPr="00001DC3">
        <w:t>.</w:t>
      </w:r>
      <w:r w:rsidRPr="00001DC3">
        <w:rPr>
          <w:rFonts w:cs="Times New Roman"/>
        </w:rPr>
        <w:t>​</w:t>
      </w:r>
    </w:p>
    <w:p w14:paraId="506E18C7" w14:textId="77777777" w:rsidR="00580748" w:rsidRPr="00580748" w:rsidRDefault="00580748" w:rsidP="00580748">
      <w:pPr>
        <w:pStyle w:val="Prrafodelista"/>
        <w:spacing w:after="0"/>
        <w:ind w:left="0" w:firstLine="0"/>
        <w:rPr>
          <w:rFonts w:cs="Times New Roman"/>
        </w:rPr>
      </w:pPr>
    </w:p>
    <w:p w14:paraId="1C268DDE" w14:textId="77777777" w:rsidR="00A755C4" w:rsidRPr="00B531F2" w:rsidRDefault="00A755C4" w:rsidP="002521BA">
      <w:pPr>
        <w:pStyle w:val="Ttulo4"/>
      </w:pPr>
      <w:r w:rsidRPr="00B531F2">
        <w:t>Suposiciones Institucionales</w:t>
      </w:r>
    </w:p>
    <w:p w14:paraId="0E1D3A58" w14:textId="1C8A9EDE" w:rsidR="00A755C4" w:rsidRPr="00B531F2" w:rsidRDefault="00A755C4" w:rsidP="00380681">
      <w:pPr>
        <w:pStyle w:val="Prrafodelista"/>
        <w:numPr>
          <w:ilvl w:val="0"/>
          <w:numId w:val="37"/>
        </w:numPr>
        <w:spacing w:after="240"/>
      </w:pPr>
      <w:r w:rsidRPr="00B531F2">
        <w:rPr>
          <w:b/>
          <w:bCs/>
        </w:rPr>
        <w:t>Disponibilidad de servicios de consulta en línea de las instituciones clave.</w:t>
      </w:r>
      <w:r w:rsidRPr="00B531F2">
        <w:br/>
        <w:t xml:space="preserve">Se supone que la </w:t>
      </w:r>
      <w:r w:rsidR="004D76EB">
        <w:t>RI</w:t>
      </w:r>
      <w:r w:rsidRPr="00B531F2">
        <w:t xml:space="preserve">, Catastro Nacional, DGII, </w:t>
      </w:r>
      <w:r w:rsidR="00956ED2" w:rsidRPr="00B531F2">
        <w:t>MIVHED</w:t>
      </w:r>
      <w:r w:rsidRPr="00B531F2">
        <w:t>, Ayuntamientos y dispondrán de servicios de consulta (APIs, servicios web o portales interoperables) accesibles de forma continua o con niveles de servicio conocidos. Si alguna de estas entidades decide suspender, restringir o privatizar el acceso, el sistema perdería capacidad de validación automática y debería reemplazarse por procesos manuales o fuentes alternativas.</w:t>
      </w:r>
    </w:p>
    <w:p w14:paraId="24014C83" w14:textId="77777777" w:rsidR="00580748" w:rsidRPr="00B531F2" w:rsidRDefault="00580748" w:rsidP="00580748">
      <w:pPr>
        <w:pStyle w:val="Prrafodelista"/>
        <w:spacing w:after="240"/>
        <w:ind w:left="0" w:firstLine="0"/>
      </w:pPr>
    </w:p>
    <w:p w14:paraId="1253FA65" w14:textId="77777777" w:rsidR="00A755C4" w:rsidRPr="00B531F2" w:rsidRDefault="00A755C4" w:rsidP="00380681">
      <w:pPr>
        <w:pStyle w:val="Prrafodelista"/>
        <w:numPr>
          <w:ilvl w:val="0"/>
          <w:numId w:val="37"/>
        </w:numPr>
        <w:spacing w:after="240"/>
      </w:pPr>
      <w:r w:rsidRPr="00B531F2">
        <w:rPr>
          <w:b/>
          <w:bCs/>
        </w:rPr>
        <w:t>Calidad y consistencia de los datos institucionales.</w:t>
      </w:r>
      <w:r w:rsidRPr="00B531F2">
        <w:br/>
        <w:t>Se asume que las bases de datos oficiales consultadas contienen información actualizada, íntegra y libre de errores sistémicos graves. Si existiera alta incidencia de registros desactualizados o inconsistentes, los resultados de validación perderían confiabilidad y los requisitos de precisión de las validaciones tendrían que relajarse o reforzarse con controles adicionales.</w:t>
      </w:r>
      <w:r w:rsidRPr="00B531F2">
        <w:rPr>
          <w:rFonts w:cs="Times New Roman"/>
        </w:rPr>
        <w:t>​​</w:t>
      </w:r>
    </w:p>
    <w:p w14:paraId="30A9A98E" w14:textId="77777777" w:rsidR="00580748" w:rsidRPr="00B531F2" w:rsidRDefault="00580748" w:rsidP="00580748">
      <w:pPr>
        <w:pStyle w:val="Prrafodelista"/>
        <w:spacing w:after="240"/>
        <w:ind w:left="0" w:firstLine="0"/>
      </w:pPr>
    </w:p>
    <w:p w14:paraId="3AB99F8D" w14:textId="6C401D3F" w:rsidR="00A755C4" w:rsidRPr="00B531F2" w:rsidRDefault="00A755C4" w:rsidP="00380681">
      <w:pPr>
        <w:pStyle w:val="Prrafodelista"/>
        <w:numPr>
          <w:ilvl w:val="0"/>
          <w:numId w:val="37"/>
        </w:numPr>
        <w:spacing w:after="240"/>
      </w:pPr>
      <w:r w:rsidRPr="00B531F2">
        <w:rPr>
          <w:b/>
          <w:bCs/>
        </w:rPr>
        <w:t>Cooperación institucional para integración futura.</w:t>
      </w:r>
      <w:r w:rsidRPr="00B531F2">
        <w:br/>
      </w:r>
      <w:r w:rsidR="00E745FC" w:rsidRPr="00E745FC">
        <w:t xml:space="preserve">Se supone que existe un servicio de consulta crediticia disponible y legalmente accesible para desarrolladores que otorguen consentimiento bajo la Ley 172-13. Si dicho servicio no estuviera disponible o sus condiciones de acceso restringieran la integración automatizada, la funcionalidad descrita en RF-13 se degradaría a carga manual de certificaciones bancarias por parte del titular, manteniendo RF-12 como requisito de consentimiento previo igualmente obligatorio </w:t>
      </w:r>
      <w:sdt>
        <w:sdtPr>
          <w:id w:val="-1789660836"/>
          <w:citation/>
        </w:sdtPr>
        <w:sdtEndPr/>
        <w:sdtContent>
          <w:r w:rsidR="00E745FC">
            <w:fldChar w:fldCharType="begin"/>
          </w:r>
          <w:r w:rsidR="00E745FC">
            <w:rPr>
              <w:lang w:val="es-MX"/>
            </w:rPr>
            <w:instrText xml:space="preserve">CITATION Con13 \t  \l 2058 </w:instrText>
          </w:r>
          <w:r w:rsidR="00E745FC">
            <w:fldChar w:fldCharType="separate"/>
          </w:r>
          <w:r w:rsidR="00852EF3">
            <w:rPr>
              <w:lang w:val="es-MX"/>
            </w:rPr>
            <w:t>(Congreso Nacional de la República Dominicana, 2013)</w:t>
          </w:r>
          <w:r w:rsidR="00E745FC">
            <w:fldChar w:fldCharType="end"/>
          </w:r>
        </w:sdtContent>
      </w:sdt>
      <w:r w:rsidRPr="00B531F2">
        <w:t>.</w:t>
      </w:r>
    </w:p>
    <w:p w14:paraId="7E2ABA29" w14:textId="77777777" w:rsidR="00A755C4" w:rsidRPr="00B531F2" w:rsidRDefault="00A755C4" w:rsidP="002521BA">
      <w:pPr>
        <w:pStyle w:val="Ttulo4"/>
      </w:pPr>
      <w:r w:rsidRPr="00B531F2">
        <w:t>Suposiciones Tecnológicas</w:t>
      </w:r>
    </w:p>
    <w:p w14:paraId="4834C436" w14:textId="3A3C51FB" w:rsidR="00A755C4" w:rsidRPr="00644231" w:rsidRDefault="00A755C4" w:rsidP="00380681">
      <w:pPr>
        <w:pStyle w:val="Prrafodelista"/>
        <w:numPr>
          <w:ilvl w:val="0"/>
          <w:numId w:val="37"/>
        </w:numPr>
      </w:pPr>
      <w:r w:rsidRPr="00B531F2">
        <w:rPr>
          <w:b/>
          <w:bCs/>
        </w:rPr>
        <w:t>Disponibilidad de infraestructura de nube estable.</w:t>
      </w:r>
      <w:r w:rsidRPr="00B531F2">
        <w:br/>
      </w:r>
      <w:r w:rsidR="00204F76" w:rsidRPr="00204F76">
        <w:t xml:space="preserve">VeriFinca no determina por sí mismo el cumplimiento integral de ninguna norma de prevención de lavado de activos ni sustituye los procedimientos de debida diligencia, reporte o monitoreo exigidos a los sujetos obligados. Su función se limita a la validación documental, la detección de inconsistencias observables y </w:t>
      </w:r>
      <w:r w:rsidR="00204F76" w:rsidRPr="00204F76">
        <w:lastRenderedPageBreak/>
        <w:t>la generación de alertas preventivas con base en información suministrada voluntariamente y fuentes públicas o institucionalmente autorizadas</w:t>
      </w:r>
      <w:r w:rsidR="00204F76">
        <w:t xml:space="preserve"> </w:t>
      </w:r>
      <w:sdt>
        <w:sdtPr>
          <w:id w:val="-1220196859"/>
          <w:citation/>
        </w:sdtPr>
        <w:sdtEndPr/>
        <w:sdtContent>
          <w:r w:rsidR="00204F76">
            <w:fldChar w:fldCharType="begin"/>
          </w:r>
          <w:r w:rsidR="00204F76">
            <w:rPr>
              <w:lang w:val="es-MX"/>
            </w:rPr>
            <w:instrText xml:space="preserve">CITATION Con13 \t  \l 2058 </w:instrText>
          </w:r>
          <w:r w:rsidR="00204F76">
            <w:fldChar w:fldCharType="separate"/>
          </w:r>
          <w:r w:rsidR="00852EF3">
            <w:rPr>
              <w:lang w:val="es-MX"/>
            </w:rPr>
            <w:t>(Congreso Nacional de la República Dominicana, 2013)</w:t>
          </w:r>
          <w:r w:rsidR="00204F76">
            <w:fldChar w:fldCharType="end"/>
          </w:r>
        </w:sdtContent>
      </w:sdt>
      <w:r w:rsidRPr="00B531F2">
        <w:t>.</w:t>
      </w:r>
      <w:r w:rsidRPr="00B531F2">
        <w:rPr>
          <w:rFonts w:cs="Times New Roman"/>
        </w:rPr>
        <w:t>​</w:t>
      </w:r>
    </w:p>
    <w:p w14:paraId="038C345D" w14:textId="77777777" w:rsidR="00644231" w:rsidRPr="00644231" w:rsidRDefault="00644231" w:rsidP="00644231">
      <w:pPr>
        <w:pStyle w:val="Prrafodelista"/>
        <w:ind w:left="0" w:firstLine="0"/>
      </w:pPr>
    </w:p>
    <w:p w14:paraId="31B044A9" w14:textId="3176C573" w:rsidR="00644231" w:rsidRPr="00644231" w:rsidRDefault="00644231" w:rsidP="00380681">
      <w:pPr>
        <w:pStyle w:val="Prrafodelista"/>
        <w:numPr>
          <w:ilvl w:val="0"/>
          <w:numId w:val="37"/>
        </w:numPr>
      </w:pPr>
      <w:r w:rsidRPr="00644231">
        <w:rPr>
          <w:b/>
          <w:bCs/>
        </w:rPr>
        <w:t>Acceso institucional al historial registral completo de la Sala de Consulta.</w:t>
      </w:r>
    </w:p>
    <w:p w14:paraId="51F94432" w14:textId="0BD201AA" w:rsidR="00644231" w:rsidRPr="00B531F2" w:rsidRDefault="007A134C" w:rsidP="00644231">
      <w:pPr>
        <w:pStyle w:val="Prrafodelista"/>
        <w:ind w:left="0" w:firstLine="0"/>
      </w:pPr>
      <w:r w:rsidRPr="007A134C">
        <w:t>Se asume que VeriFinca no tendrá acceso automatizado al historial registral completo equivalente al que se obtiene en la Sala de Consulta del Registro de Títulos de forma presencial. La funcionalidad del sistema se limitará a las certificaciones del Estado Jurídico del Inmueble disponibles mediante la Oficina Virtual del RI (servicios.ri.gob.do) y a los documentos suministrados por el desarrollador titular del expediente. Si el convenio institucional no se concretara, la consulta del historial completo quedaría fuera del alcance automatizado del sistema </w:t>
      </w:r>
      <w:sdt>
        <w:sdtPr>
          <w:id w:val="354081368"/>
          <w:citation/>
        </w:sdtPr>
        <w:sdtEndPr/>
        <w:sdtContent>
          <w:r>
            <w:fldChar w:fldCharType="begin"/>
          </w:r>
          <w:r w:rsidR="002B3CC1">
            <w:rPr>
              <w:i/>
              <w:iCs/>
              <w:lang w:val="es-MX"/>
            </w:rPr>
            <w:instrText xml:space="preserve">CITATION Pao \t  \l 2058 </w:instrText>
          </w:r>
          <w:r>
            <w:fldChar w:fldCharType="separate"/>
          </w:r>
          <w:r w:rsidR="00852EF3">
            <w:rPr>
              <w:lang w:val="es-MX"/>
            </w:rPr>
            <w:t>(Henriquez, 2026)</w:t>
          </w:r>
          <w:r>
            <w:fldChar w:fldCharType="end"/>
          </w:r>
        </w:sdtContent>
      </w:sdt>
    </w:p>
    <w:p w14:paraId="343354C6" w14:textId="77777777" w:rsidR="008A2B1A" w:rsidRPr="00B531F2" w:rsidRDefault="008A2B1A" w:rsidP="008A2B1A">
      <w:pPr>
        <w:pStyle w:val="Prrafodelista"/>
        <w:ind w:left="0" w:firstLine="0"/>
      </w:pPr>
    </w:p>
    <w:p w14:paraId="2B581546" w14:textId="77777777" w:rsidR="00A755C4" w:rsidRPr="00B531F2" w:rsidRDefault="00A755C4" w:rsidP="00380681">
      <w:pPr>
        <w:pStyle w:val="Prrafodelista"/>
        <w:numPr>
          <w:ilvl w:val="0"/>
          <w:numId w:val="37"/>
        </w:numPr>
      </w:pPr>
      <w:r w:rsidRPr="00B531F2">
        <w:rPr>
          <w:b/>
          <w:bCs/>
        </w:rPr>
        <w:t>Soporte continuo para tecnologías base.</w:t>
      </w:r>
      <w:r w:rsidRPr="00B531F2">
        <w:br/>
        <w:t>Se supone que las tecnologías de desarrollo elegidas continuarán siendo soportadas y actualizadas por sus fabricantes y comunidades. La obsolescencia anticipada de alguna de estas plataformas obligaría a reescribir componentes del sistema, afectando requisitos de mantenibilidad y evolución.</w:t>
      </w:r>
    </w:p>
    <w:p w14:paraId="19292B33" w14:textId="77777777" w:rsidR="008A2B1A" w:rsidRPr="00B531F2" w:rsidRDefault="008A2B1A" w:rsidP="008A2B1A">
      <w:pPr>
        <w:pStyle w:val="Prrafodelista"/>
        <w:ind w:left="0" w:firstLine="0"/>
      </w:pPr>
    </w:p>
    <w:p w14:paraId="6D34E71C" w14:textId="77777777" w:rsidR="00A755C4" w:rsidRPr="00B531F2" w:rsidRDefault="00A755C4" w:rsidP="00380681">
      <w:pPr>
        <w:pStyle w:val="Prrafodelista"/>
        <w:numPr>
          <w:ilvl w:val="0"/>
          <w:numId w:val="37"/>
        </w:numPr>
      </w:pPr>
      <w:r w:rsidRPr="00B531F2">
        <w:rPr>
          <w:b/>
          <w:bCs/>
        </w:rPr>
        <w:t>Calidad mínima del OCR y algoritmos de análisis de documentos.</w:t>
      </w:r>
      <w:r w:rsidRPr="00B531F2">
        <w:br/>
        <w:t>Se asume que las herramientas de OCR e inteligencia artificial utilizadas alcanzarán una precisión suficiente para extraer datos relevantes de los documentos (títulos, estados financieros, permisos) con tasas de error manejables. Si la calidad real de reconocimiento fuera muy baja, los requisitos funcionales de validación automática tendrían que replantearse hacia un modelo más asistido por el usuario.</w:t>
      </w:r>
      <w:r w:rsidRPr="00B531F2">
        <w:rPr>
          <w:rFonts w:cs="Times New Roman"/>
        </w:rPr>
        <w:t>​​</w:t>
      </w:r>
    </w:p>
    <w:p w14:paraId="368C616C" w14:textId="77777777" w:rsidR="008A2B1A" w:rsidRPr="00B531F2" w:rsidRDefault="008A2B1A" w:rsidP="008A2B1A">
      <w:pPr>
        <w:pStyle w:val="Prrafodelista"/>
        <w:ind w:left="0" w:firstLine="0"/>
      </w:pPr>
    </w:p>
    <w:p w14:paraId="2192FE5B" w14:textId="77777777" w:rsidR="00A755C4" w:rsidRPr="00B531F2" w:rsidRDefault="00A755C4" w:rsidP="00380681">
      <w:pPr>
        <w:pStyle w:val="Prrafodelista"/>
        <w:numPr>
          <w:ilvl w:val="0"/>
          <w:numId w:val="37"/>
        </w:numPr>
      </w:pPr>
      <w:r w:rsidRPr="00B531F2">
        <w:rPr>
          <w:b/>
          <w:bCs/>
        </w:rPr>
        <w:t>Acceso estable a servicios de correo y notificaciones.</w:t>
      </w:r>
      <w:r w:rsidRPr="00B531F2">
        <w:br/>
        <w:t>Se supone que existirán proveedores confiables de correo electrónico y, en el futuro, de SMS o mensajería, para enviar notificaciones de validación y alertas. Cambios en las políticas antispam o restricciones de envío masivo podrían limitar la capacidad del sistema para cumplir los requisitos de notificación automática.</w:t>
      </w:r>
      <w:r w:rsidRPr="00B531F2">
        <w:rPr>
          <w:rFonts w:cs="Times New Roman"/>
        </w:rPr>
        <w:t>​</w:t>
      </w:r>
    </w:p>
    <w:p w14:paraId="1F34B32A" w14:textId="77777777" w:rsidR="00A755C4" w:rsidRPr="00B531F2" w:rsidRDefault="00A755C4" w:rsidP="002521BA">
      <w:pPr>
        <w:pStyle w:val="Ttulo4"/>
      </w:pPr>
      <w:r w:rsidRPr="00B531F2">
        <w:t>Suposiciones Operativas y de Usuarios</w:t>
      </w:r>
    </w:p>
    <w:p w14:paraId="43CA1E63" w14:textId="77777777" w:rsidR="00A755C4" w:rsidRPr="00B531F2" w:rsidRDefault="00A755C4" w:rsidP="00380681">
      <w:pPr>
        <w:pStyle w:val="Prrafodelista"/>
        <w:numPr>
          <w:ilvl w:val="0"/>
          <w:numId w:val="37"/>
        </w:numPr>
      </w:pPr>
      <w:r w:rsidRPr="00B531F2">
        <w:rPr>
          <w:b/>
          <w:bCs/>
        </w:rPr>
        <w:t>Nivel de alfabetización digital de los usuarios clave.</w:t>
      </w:r>
      <w:r w:rsidRPr="00B531F2">
        <w:br/>
        <w:t>Se asume que desarrolladores, notarios, abogados e instituciones financieras cuentan con un nivel básico de competencias digitales que les permite utilizar una aplicación web, gestionar credenciales y subir documentos en formatos estándar (PDF, imágenes). Si el nivel de alfabetización fuera significativamente menor, habría que ajustar requisitos de usabilidad, capacitación y soporte.</w:t>
      </w:r>
      <w:r w:rsidRPr="00B531F2">
        <w:rPr>
          <w:rFonts w:cs="Times New Roman"/>
        </w:rPr>
        <w:t>​</w:t>
      </w:r>
    </w:p>
    <w:p w14:paraId="55D12611" w14:textId="77777777" w:rsidR="008A2B1A" w:rsidRPr="00B531F2" w:rsidRDefault="008A2B1A" w:rsidP="008A2B1A">
      <w:pPr>
        <w:pStyle w:val="Prrafodelista"/>
        <w:ind w:left="0" w:firstLine="0"/>
      </w:pPr>
    </w:p>
    <w:p w14:paraId="3BFC846C" w14:textId="77777777" w:rsidR="00A755C4" w:rsidRPr="00B531F2" w:rsidRDefault="00A755C4" w:rsidP="00380681">
      <w:pPr>
        <w:pStyle w:val="Prrafodelista"/>
        <w:numPr>
          <w:ilvl w:val="0"/>
          <w:numId w:val="37"/>
        </w:numPr>
      </w:pPr>
      <w:r w:rsidRPr="00B531F2">
        <w:rPr>
          <w:b/>
          <w:bCs/>
        </w:rPr>
        <w:lastRenderedPageBreak/>
        <w:t>Uso del sistema como apoyo al proceso legal, no como sustituto.</w:t>
      </w:r>
      <w:r w:rsidRPr="00B531F2">
        <w:br/>
        <w:t>Se asume que notarios y autoridades seguirán usando sus procedimientos legales formales y que el sistema será un apoyo de </w:t>
      </w:r>
      <w:r w:rsidRPr="00B531F2">
        <w:rPr>
          <w:i/>
          <w:iCs/>
        </w:rPr>
        <w:t>due diligence</w:t>
      </w:r>
      <w:r w:rsidRPr="00B531F2">
        <w:t> y certificación previa. Si el sistema se intentara utilizar como sustituto directo de las funciones notariales o registrales, los requisitos legales y de responsabilidad civil del sistema cambiarían drásticamente.</w:t>
      </w:r>
    </w:p>
    <w:p w14:paraId="6170EF82" w14:textId="77777777" w:rsidR="00A755C4" w:rsidRPr="00B531F2" w:rsidRDefault="00A755C4" w:rsidP="00A755C4">
      <w:pPr>
        <w:spacing w:line="264" w:lineRule="auto"/>
        <w:ind w:left="720" w:firstLine="0"/>
      </w:pPr>
    </w:p>
    <w:p w14:paraId="44A14AFB" w14:textId="77777777" w:rsidR="00A755C4" w:rsidRPr="00B531F2" w:rsidRDefault="00A755C4" w:rsidP="002521BA">
      <w:pPr>
        <w:pStyle w:val="Ttulo4"/>
      </w:pPr>
      <w:r w:rsidRPr="00B531F2">
        <w:t>Dependencias Críticas</w:t>
      </w:r>
    </w:p>
    <w:p w14:paraId="7AC66994" w14:textId="50F64A12" w:rsidR="00A755C4" w:rsidRPr="00B531F2" w:rsidRDefault="00A755C4" w:rsidP="00380681">
      <w:pPr>
        <w:pStyle w:val="Prrafodelista"/>
        <w:numPr>
          <w:ilvl w:val="0"/>
          <w:numId w:val="25"/>
        </w:numPr>
        <w:spacing w:after="0"/>
        <w:ind w:left="-144" w:firstLine="360"/>
      </w:pPr>
      <w:r w:rsidRPr="00B531F2">
        <w:rPr>
          <w:b/>
          <w:bCs/>
        </w:rPr>
        <w:t>Dependencia de la conectividad a Internet.</w:t>
      </w:r>
      <w:r w:rsidRPr="00B531F2">
        <w:br/>
        <w:t>El funcionamiento del sistema depende de la disponibilidad de conexión a Internet estable para acceder a los servicios externos (</w:t>
      </w:r>
      <w:r w:rsidR="004D76EB">
        <w:t>RI</w:t>
      </w:r>
      <w:r w:rsidRPr="00B531F2">
        <w:t>, Catastro, DGII) y para que los usuarios interactúen con la plataforma. Caídas prolongadas de conectividad en zonas específicas limitarían el cumplimiento de los requisitos de tiempo de respuesta y disponibilidad.</w:t>
      </w:r>
      <w:r w:rsidRPr="00B531F2">
        <w:rPr>
          <w:rFonts w:cs="Times New Roman"/>
        </w:rPr>
        <w:t>​</w:t>
      </w:r>
    </w:p>
    <w:p w14:paraId="448098F1" w14:textId="77777777" w:rsidR="00D92EB5" w:rsidRPr="00B531F2" w:rsidRDefault="00D92EB5" w:rsidP="00D92EB5">
      <w:pPr>
        <w:pStyle w:val="Prrafodelista"/>
        <w:spacing w:after="0"/>
        <w:ind w:left="-144" w:firstLine="0"/>
      </w:pPr>
    </w:p>
    <w:p w14:paraId="28CD5046" w14:textId="77777777" w:rsidR="00A755C4" w:rsidRPr="00B531F2" w:rsidRDefault="00A755C4" w:rsidP="00380681">
      <w:pPr>
        <w:pStyle w:val="Prrafodelista"/>
        <w:numPr>
          <w:ilvl w:val="0"/>
          <w:numId w:val="25"/>
        </w:numPr>
        <w:spacing w:after="0"/>
        <w:ind w:left="-144" w:firstLine="360"/>
      </w:pPr>
      <w:r w:rsidRPr="00B531F2">
        <w:rPr>
          <w:b/>
          <w:bCs/>
        </w:rPr>
        <w:t>Dependencia de políticas de acceso de APIs gubernamentales.</w:t>
      </w:r>
      <w:r w:rsidRPr="00B531F2">
        <w:br/>
        <w:t>El sistema depende de que las instituciones públicas mantengan abiertos y documentados sus servicios de consulta, ya sea de forma gratuita o mediante acuerdos de servicio. Cambios en las políticas de monetización, autenticación o limitación de tráfico impactarían directamente los requisitos de rendimiento y costos de operación.</w:t>
      </w:r>
    </w:p>
    <w:p w14:paraId="0181BA23" w14:textId="77777777" w:rsidR="00D92EB5" w:rsidRPr="00B531F2" w:rsidRDefault="00D92EB5" w:rsidP="00D92EB5">
      <w:pPr>
        <w:pStyle w:val="Prrafodelista"/>
        <w:spacing w:after="0"/>
        <w:ind w:left="-144" w:firstLine="0"/>
      </w:pPr>
    </w:p>
    <w:p w14:paraId="678D4A7F" w14:textId="77777777" w:rsidR="00A755C4" w:rsidRPr="00B531F2" w:rsidRDefault="00A755C4" w:rsidP="00380681">
      <w:pPr>
        <w:pStyle w:val="Prrafodelista"/>
        <w:numPr>
          <w:ilvl w:val="0"/>
          <w:numId w:val="25"/>
        </w:numPr>
        <w:spacing w:after="0"/>
        <w:ind w:left="-144" w:firstLine="360"/>
      </w:pPr>
      <w:r w:rsidRPr="00B531F2">
        <w:rPr>
          <w:b/>
          <w:bCs/>
        </w:rPr>
        <w:t>Dependencia de integraciones con sistemas de terceros.</w:t>
      </w:r>
      <w:r w:rsidRPr="00B531F2">
        <w:br/>
        <w:t>El motor de validación se apoya en integraciones con servicios de verificación de firma digital, geocodificación (mapas) y correo electrónico. La discontinuación o cambios en las APIs de estos proveedores exigirían ajustes en los componentes de integración y podrían introducir incompatibilidades con los requisitos actuales.</w:t>
      </w:r>
    </w:p>
    <w:p w14:paraId="326FC567" w14:textId="77777777" w:rsidR="00A755C4" w:rsidRPr="00B531F2" w:rsidRDefault="00A755C4" w:rsidP="00A755C4">
      <w:pPr>
        <w:spacing w:line="264" w:lineRule="auto"/>
        <w:rPr>
          <w:rFonts w:ascii="Arial" w:eastAsiaTheme="majorEastAsia" w:hAnsi="Arial" w:cstheme="majorBidi"/>
          <w:b/>
          <w:color w:val="000000" w:themeColor="accent1"/>
          <w:spacing w:val="-2"/>
          <w:sz w:val="28"/>
        </w:rPr>
      </w:pPr>
      <w:r w:rsidRPr="00B531F2">
        <w:br w:type="page"/>
      </w:r>
    </w:p>
    <w:p w14:paraId="30BA8D86" w14:textId="0DE16589" w:rsidR="00AC2130" w:rsidRDefault="00AC2130" w:rsidP="00AC2130">
      <w:pPr>
        <w:pStyle w:val="Ttulo1"/>
      </w:pPr>
      <w:bookmarkStart w:id="86" w:name="_Toc227357304"/>
      <w:r>
        <w:lastRenderedPageBreak/>
        <w:t>Capítulo II</w:t>
      </w:r>
      <w:bookmarkEnd w:id="86"/>
    </w:p>
    <w:p w14:paraId="024C16AA" w14:textId="7DB5563E" w:rsidR="00A755C4" w:rsidRPr="00B531F2" w:rsidRDefault="00A755C4" w:rsidP="00AC2130">
      <w:pPr>
        <w:pStyle w:val="Ttulo2"/>
      </w:pPr>
      <w:bookmarkStart w:id="87" w:name="_Toc227357305"/>
      <w:r w:rsidRPr="00B531F2">
        <w:t>Arquitectura de Software Elegida</w:t>
      </w:r>
      <w:bookmarkEnd w:id="87"/>
    </w:p>
    <w:p w14:paraId="3C0E386C" w14:textId="77777777" w:rsidR="00A755C4" w:rsidRPr="00B531F2" w:rsidRDefault="00A755C4" w:rsidP="00A755C4">
      <w:r w:rsidRPr="00B531F2">
        <w:t xml:space="preserve">Para el desarrollo de VeriFinca se adopta una </w:t>
      </w:r>
      <w:r w:rsidRPr="00B531F2">
        <w:rPr>
          <w:b/>
          <w:bCs/>
        </w:rPr>
        <w:t>Arquitectura en Capas (N-Tier Layered Architecture)</w:t>
      </w:r>
      <w:r w:rsidRPr="00B531F2">
        <w:t xml:space="preserve"> combinada con el </w:t>
      </w:r>
      <w:r w:rsidRPr="00B531F2">
        <w:rPr>
          <w:b/>
          <w:bCs/>
        </w:rPr>
        <w:t>estilo arquitectónico REST (Representational State Transfer)</w:t>
      </w:r>
      <w:r w:rsidRPr="00B531F2">
        <w:t xml:space="preserve"> como mecanismo de comunicación entre la capa de presentación y la capa de lógica de negocio.</w:t>
      </w:r>
    </w:p>
    <w:p w14:paraId="089757B7" w14:textId="77777777" w:rsidR="00A755C4" w:rsidRPr="00B531F2" w:rsidRDefault="00A755C4" w:rsidP="00AC2130">
      <w:pPr>
        <w:pStyle w:val="Ttulo3"/>
      </w:pPr>
      <w:bookmarkStart w:id="88" w:name="_Toc227357306"/>
      <w:r w:rsidRPr="00B531F2">
        <w:t>Estructura de capas aplicada a VeriFinca</w:t>
      </w:r>
      <w:bookmarkEnd w:id="88"/>
    </w:p>
    <w:p w14:paraId="310CAEBE" w14:textId="77777777" w:rsidR="00A755C4" w:rsidRPr="00B531F2" w:rsidRDefault="00A755C4" w:rsidP="00A755C4">
      <w:r w:rsidRPr="00B531F2">
        <w:t xml:space="preserve">VeriFinca implementa una arquitectura de </w:t>
      </w:r>
      <w:r w:rsidRPr="00B531F2">
        <w:rPr>
          <w:b/>
          <w:bCs/>
        </w:rPr>
        <w:t>cuatro capas lógicas</w:t>
      </w:r>
      <w:r w:rsidRPr="00B531F2">
        <w:t xml:space="preserve"> claramente definidas: </w:t>
      </w:r>
    </w:p>
    <w:p w14:paraId="4E988FC1" w14:textId="20CF9587" w:rsidR="00A755C4" w:rsidRPr="00B531F2" w:rsidRDefault="00A755C4" w:rsidP="00617FE9">
      <w:pPr>
        <w:pStyle w:val="Figuras"/>
      </w:pPr>
      <w:bookmarkStart w:id="89" w:name="_Toc227357403"/>
      <w:r w:rsidRPr="00B531F2">
        <w:t xml:space="preserve">Tabla </w:t>
      </w:r>
      <w:r>
        <w:fldChar w:fldCharType="begin"/>
      </w:r>
      <w:r>
        <w:instrText xml:space="preserve"> SEQ Tabla \* ARABIC </w:instrText>
      </w:r>
      <w:r>
        <w:fldChar w:fldCharType="separate"/>
      </w:r>
      <w:r w:rsidR="00B111AF">
        <w:rPr>
          <w:noProof/>
        </w:rPr>
        <w:t>33</w:t>
      </w:r>
      <w:r>
        <w:rPr>
          <w:noProof/>
        </w:rPr>
        <w:fldChar w:fldCharType="end"/>
      </w:r>
      <w:r w:rsidRPr="00B531F2">
        <w:br/>
        <w:t>Estructura de Capas Aplicada a VeriFinca</w:t>
      </w:r>
      <w:bookmarkEnd w:id="89"/>
    </w:p>
    <w:tbl>
      <w:tblPr>
        <w:tblStyle w:val="Tablanormal2"/>
        <w:tblW w:w="0" w:type="auto"/>
        <w:tblLook w:val="06A0" w:firstRow="1" w:lastRow="0" w:firstColumn="1" w:lastColumn="0" w:noHBand="1" w:noVBand="1"/>
      </w:tblPr>
      <w:tblGrid>
        <w:gridCol w:w="1915"/>
        <w:gridCol w:w="5897"/>
        <w:gridCol w:w="1548"/>
      </w:tblGrid>
      <w:tr w:rsidR="00406F14" w:rsidRPr="00B531F2" w14:paraId="4DDA5C12" w14:textId="77777777" w:rsidTr="004A528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CFCC0F" w14:textId="77777777" w:rsidR="00A755C4" w:rsidRPr="00B531F2" w:rsidRDefault="00A755C4" w:rsidP="004A5284">
            <w:pPr>
              <w:spacing w:before="120" w:after="0"/>
              <w:ind w:firstLine="0"/>
              <w:jc w:val="center"/>
            </w:pPr>
            <w:r w:rsidRPr="00B531F2">
              <w:t>Capa</w:t>
            </w:r>
          </w:p>
        </w:tc>
        <w:tc>
          <w:tcPr>
            <w:tcW w:w="0" w:type="auto"/>
            <w:vAlign w:val="center"/>
            <w:hideMark/>
          </w:tcPr>
          <w:p w14:paraId="37D43956" w14:textId="77777777" w:rsidR="00A755C4" w:rsidRPr="00B531F2" w:rsidRDefault="00A755C4" w:rsidP="004A5284">
            <w:pPr>
              <w:spacing w:before="120" w:after="0"/>
              <w:ind w:firstLine="0"/>
              <w:jc w:val="center"/>
              <w:cnfStyle w:val="100000000000" w:firstRow="1" w:lastRow="0" w:firstColumn="0" w:lastColumn="0" w:oddVBand="0" w:evenVBand="0" w:oddHBand="0" w:evenHBand="0" w:firstRowFirstColumn="0" w:firstRowLastColumn="0" w:lastRowFirstColumn="0" w:lastRowLastColumn="0"/>
            </w:pPr>
            <w:r w:rsidRPr="00B531F2">
              <w:t>Responsabilidad</w:t>
            </w:r>
          </w:p>
        </w:tc>
        <w:tc>
          <w:tcPr>
            <w:tcW w:w="0" w:type="auto"/>
            <w:vAlign w:val="center"/>
            <w:hideMark/>
          </w:tcPr>
          <w:p w14:paraId="63A86292" w14:textId="77777777" w:rsidR="00A755C4" w:rsidRPr="00B531F2" w:rsidRDefault="00A755C4" w:rsidP="004A5284">
            <w:pPr>
              <w:spacing w:before="120" w:after="0"/>
              <w:ind w:firstLine="0"/>
              <w:jc w:val="center"/>
              <w:cnfStyle w:val="100000000000" w:firstRow="1" w:lastRow="0" w:firstColumn="0" w:lastColumn="0" w:oddVBand="0" w:evenVBand="0" w:oddHBand="0" w:evenHBand="0" w:firstRowFirstColumn="0" w:firstRowLastColumn="0" w:lastRowFirstColumn="0" w:lastRowLastColumn="0"/>
            </w:pPr>
            <w:r w:rsidRPr="00B531F2">
              <w:t>Tecnología</w:t>
            </w:r>
          </w:p>
        </w:tc>
      </w:tr>
      <w:tr w:rsidR="00406F14" w:rsidRPr="00B531F2" w14:paraId="28AAE4D1" w14:textId="77777777" w:rsidTr="004A528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D0B00FF" w14:textId="77777777" w:rsidR="00A755C4" w:rsidRPr="00B531F2" w:rsidRDefault="00A755C4" w:rsidP="004A5284">
            <w:pPr>
              <w:spacing w:before="120" w:after="0"/>
              <w:ind w:firstLine="0"/>
              <w:jc w:val="center"/>
            </w:pPr>
            <w:r w:rsidRPr="00B531F2">
              <w:t>Capa de Presentación</w:t>
            </w:r>
          </w:p>
        </w:tc>
        <w:tc>
          <w:tcPr>
            <w:tcW w:w="0" w:type="auto"/>
            <w:vAlign w:val="center"/>
            <w:hideMark/>
          </w:tcPr>
          <w:p w14:paraId="3A32040A"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Renderizar la interfaz de usuario, capturar entradas del cliente y mostrar resultados</w:t>
            </w:r>
          </w:p>
        </w:tc>
        <w:tc>
          <w:tcPr>
            <w:tcW w:w="0" w:type="auto"/>
            <w:vAlign w:val="center"/>
            <w:hideMark/>
          </w:tcPr>
          <w:p w14:paraId="2BD1BF76"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React + TypeScript (SPA)</w:t>
            </w:r>
          </w:p>
        </w:tc>
      </w:tr>
      <w:tr w:rsidR="00F26FD5" w:rsidRPr="00044127" w14:paraId="00072A86" w14:textId="77777777" w:rsidTr="004A528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F18DC53" w14:textId="77777777" w:rsidR="00A755C4" w:rsidRPr="00B531F2" w:rsidRDefault="00A755C4" w:rsidP="004A5284">
            <w:pPr>
              <w:spacing w:before="120" w:after="0"/>
              <w:ind w:firstLine="0"/>
              <w:jc w:val="center"/>
            </w:pPr>
            <w:r w:rsidRPr="00B531F2">
              <w:t>Capa de Lógica de Negocio</w:t>
            </w:r>
          </w:p>
        </w:tc>
        <w:tc>
          <w:tcPr>
            <w:tcW w:w="0" w:type="auto"/>
            <w:vAlign w:val="center"/>
            <w:hideMark/>
          </w:tcPr>
          <w:p w14:paraId="37C9310C" w14:textId="79F83192" w:rsidR="00A755C4" w:rsidRPr="00B531F2" w:rsidRDefault="004B704C"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4B704C">
              <w:t>Orquestar las validaciones documentales, territoriales y financieras consentidas; ejecutar el Motor de Reglas Documentales para revisar vigencia, completitud y formalidad; activar el Módulo de Georreferenciación para la correspondencia territorial; gestionar el flujo del Gestor de Consentimiento antes de cualquier consulta crediticia; aplicar reglas de consistencia cruzada; integrar APIs gubernamentales disponibles (RI, Catastro, DGII, Ayuntamientos); decidir la emisión o rechazo del Sello de Integridad a través del Motor de Certificación</w:t>
            </w:r>
          </w:p>
        </w:tc>
        <w:tc>
          <w:tcPr>
            <w:tcW w:w="0" w:type="auto"/>
            <w:vAlign w:val="center"/>
            <w:hideMark/>
          </w:tcPr>
          <w:p w14:paraId="3C6B6B7B" w14:textId="77777777" w:rsidR="00A755C4" w:rsidRPr="00057FC5"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rPr>
                <w:lang w:val="en-US"/>
              </w:rPr>
            </w:pPr>
            <w:r w:rsidRPr="00057FC5">
              <w:rPr>
                <w:lang w:val="en-US"/>
              </w:rPr>
              <w:t>ASP.NET Core Web API (C# .NET 8)</w:t>
            </w:r>
          </w:p>
        </w:tc>
      </w:tr>
      <w:tr w:rsidR="00F26FD5" w:rsidRPr="00044127" w14:paraId="55FF4C78" w14:textId="77777777" w:rsidTr="004A528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DF70C2E" w14:textId="77777777" w:rsidR="00A755C4" w:rsidRPr="00B531F2" w:rsidRDefault="00A755C4" w:rsidP="004A5284">
            <w:pPr>
              <w:spacing w:before="120" w:after="0"/>
              <w:ind w:firstLine="0"/>
              <w:jc w:val="center"/>
            </w:pPr>
            <w:r w:rsidRPr="00B531F2">
              <w:t>Capa de Acceso a Datos</w:t>
            </w:r>
          </w:p>
        </w:tc>
        <w:tc>
          <w:tcPr>
            <w:tcW w:w="0" w:type="auto"/>
            <w:vAlign w:val="center"/>
            <w:hideMark/>
          </w:tcPr>
          <w:p w14:paraId="799B0EB6"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Gestionar la persistencia y consulta de proyectos, validaciones, usuarios y auditorías</w:t>
            </w:r>
          </w:p>
        </w:tc>
        <w:tc>
          <w:tcPr>
            <w:tcW w:w="0" w:type="auto"/>
            <w:vAlign w:val="center"/>
            <w:hideMark/>
          </w:tcPr>
          <w:p w14:paraId="4C9046F7" w14:textId="77777777" w:rsidR="00A755C4" w:rsidRPr="00057FC5"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rPr>
                <w:lang w:val="en-US"/>
              </w:rPr>
            </w:pPr>
            <w:r w:rsidRPr="00057FC5">
              <w:rPr>
                <w:lang w:val="en-US"/>
              </w:rPr>
              <w:t>Entity Framework Core + Azure SQL Database</w:t>
            </w:r>
          </w:p>
        </w:tc>
      </w:tr>
      <w:tr w:rsidR="00406F14" w:rsidRPr="00B531F2" w14:paraId="47F2D752" w14:textId="77777777" w:rsidTr="004A5284">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E257029" w14:textId="77777777" w:rsidR="00A755C4" w:rsidRPr="00B531F2" w:rsidRDefault="00A755C4" w:rsidP="004A5284">
            <w:pPr>
              <w:spacing w:before="120" w:after="0"/>
              <w:ind w:firstLine="0"/>
              <w:jc w:val="center"/>
            </w:pPr>
            <w:r w:rsidRPr="00B531F2">
              <w:t>Capa de Almacenamiento Documental</w:t>
            </w:r>
          </w:p>
        </w:tc>
        <w:tc>
          <w:tcPr>
            <w:tcW w:w="0" w:type="auto"/>
            <w:vAlign w:val="center"/>
            <w:hideMark/>
          </w:tcPr>
          <w:p w14:paraId="3D4CA332" w14:textId="0E085486" w:rsidR="00A755C4" w:rsidRPr="00B531F2" w:rsidRDefault="003549FE"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3549FE">
              <w:t>Almacenar y recuperar de forma segura los documentos físicos digitalizados del expediente, así como los Sellos de Integridad emitidos y sus metadatos criptográficos</w:t>
            </w:r>
          </w:p>
        </w:tc>
        <w:tc>
          <w:tcPr>
            <w:tcW w:w="0" w:type="auto"/>
            <w:vAlign w:val="center"/>
            <w:hideMark/>
          </w:tcPr>
          <w:p w14:paraId="401D87E3" w14:textId="77777777" w:rsidR="00A755C4" w:rsidRPr="00B531F2" w:rsidRDefault="00A755C4" w:rsidP="004A5284">
            <w:pPr>
              <w:spacing w:before="120" w:after="0"/>
              <w:ind w:firstLine="0"/>
              <w:jc w:val="center"/>
              <w:cnfStyle w:val="000000000000" w:firstRow="0" w:lastRow="0" w:firstColumn="0" w:lastColumn="0" w:oddVBand="0" w:evenVBand="0" w:oddHBand="0" w:evenHBand="0" w:firstRowFirstColumn="0" w:firstRowLastColumn="0" w:lastRowFirstColumn="0" w:lastRowLastColumn="0"/>
            </w:pPr>
            <w:r w:rsidRPr="00B531F2">
              <w:t>Azure Blob Storage</w:t>
            </w:r>
          </w:p>
        </w:tc>
      </w:tr>
    </w:tbl>
    <w:p w14:paraId="4A3B460C" w14:textId="77777777" w:rsidR="00A755C4" w:rsidRPr="00B531F2" w:rsidRDefault="00A755C4" w:rsidP="00A755C4">
      <w:r w:rsidRPr="00B531F2">
        <w:t>Fuente: Elaboración propia</w:t>
      </w:r>
    </w:p>
    <w:p w14:paraId="5EFB0B5B" w14:textId="77777777" w:rsidR="00A755C4" w:rsidRPr="00B531F2" w:rsidRDefault="00A755C4" w:rsidP="00A755C4">
      <w:r w:rsidRPr="00B531F2">
        <w:lastRenderedPageBreak/>
        <w:t xml:space="preserve">Esta separación garantiza que cada componente del sistema pueda evolucionar, probarse y desplegarse de manera independiente, sin generar dependencias circulares ni acoplamientos indebidos entre responsabilidades distintas. </w:t>
      </w:r>
    </w:p>
    <w:p w14:paraId="5FEF8975" w14:textId="77777777" w:rsidR="00A755C4" w:rsidRPr="00B531F2" w:rsidRDefault="00A755C4" w:rsidP="00A755C4"/>
    <w:p w14:paraId="037940D3" w14:textId="09B8EED1" w:rsidR="00A755C4" w:rsidRPr="00B531F2" w:rsidRDefault="00A755C4" w:rsidP="002521BA">
      <w:pPr>
        <w:pStyle w:val="Ttulo4"/>
      </w:pPr>
      <w:r w:rsidRPr="00B531F2">
        <w:t xml:space="preserve">Justificación </w:t>
      </w:r>
      <w:r w:rsidR="00D0052C">
        <w:t>T</w:t>
      </w:r>
      <w:r w:rsidRPr="00B531F2">
        <w:t>écnica</w:t>
      </w:r>
    </w:p>
    <w:p w14:paraId="5DB880AB" w14:textId="2126DE68" w:rsidR="00A755C4" w:rsidRPr="00B531F2" w:rsidRDefault="00C66E37" w:rsidP="00A755C4">
      <w:sdt>
        <w:sdtPr>
          <w:id w:val="2097198265"/>
          <w:citation/>
        </w:sdtPr>
        <w:sdtEndPr/>
        <w:sdtContent>
          <w:r w:rsidR="003715A8" w:rsidRPr="00B531F2">
            <w:fldChar w:fldCharType="begin"/>
          </w:r>
          <w:r w:rsidR="003715A8" w:rsidRPr="00B531F2">
            <w:instrText xml:space="preserve"> CITATION Bla20 \l 2058 </w:instrText>
          </w:r>
          <w:r w:rsidR="003715A8" w:rsidRPr="00B531F2">
            <w:fldChar w:fldCharType="separate"/>
          </w:r>
          <w:r w:rsidR="00852EF3" w:rsidRPr="00852EF3">
            <w:rPr>
              <w:noProof/>
            </w:rPr>
            <w:t>(Blancarte, 2020)</w:t>
          </w:r>
          <w:r w:rsidR="003715A8" w:rsidRPr="00B531F2">
            <w:fldChar w:fldCharType="end"/>
          </w:r>
        </w:sdtContent>
      </w:sdt>
      <w:r w:rsidR="00A755C4" w:rsidRPr="00B531F2">
        <w:t xml:space="preserve"> establece que la Arquitectura en Capas debe utilizarse cuando se requiere </w:t>
      </w:r>
      <w:r w:rsidR="00A755C4" w:rsidRPr="00B531F2">
        <w:rPr>
          <w:i/>
          <w:iCs/>
        </w:rPr>
        <w:t>"separar la aplicación en capas, con la finalidad de que cada capa realice una tarea específica"</w:t>
      </w:r>
      <w:r w:rsidR="00A755C4" w:rsidRPr="00B531F2">
        <w:t xml:space="preserve"> y cuando es prioritario aplicar principios como </w:t>
      </w:r>
      <w:r w:rsidR="00A755C4" w:rsidRPr="00B531F2">
        <w:rPr>
          <w:b/>
          <w:bCs/>
        </w:rPr>
        <w:t>alta cohesión, bajo acoplamiento y el principio DRY (Don't Repeat Yourself)</w:t>
      </w:r>
      <w:r w:rsidR="00A755C4" w:rsidRPr="00B531F2">
        <w:t xml:space="preserve">. Estos criterios se cumplen plenamente en VeriFinca por las siguientes razones: </w:t>
      </w:r>
    </w:p>
    <w:p w14:paraId="0A2D0BCC" w14:textId="77777777" w:rsidR="00A755C4" w:rsidRPr="00B531F2" w:rsidRDefault="00A755C4" w:rsidP="00380681">
      <w:pPr>
        <w:numPr>
          <w:ilvl w:val="0"/>
          <w:numId w:val="34"/>
        </w:numPr>
      </w:pPr>
      <w:r w:rsidRPr="00B531F2">
        <w:rPr>
          <w:b/>
          <w:bCs/>
        </w:rPr>
        <w:t>Separación de responsabilidades (SoC):</w:t>
      </w:r>
      <w:r w:rsidRPr="00B531F2">
        <w:t xml:space="preserve"> La interfaz de usuario (React) opera de forma completamente independiente de la lógica de validación (ASP.NET Core), permitiendo modificar una sin afectar la otra. Esto resulta crítico en un sistema SaaS que debe escalar y actualizar componentes de forma continua sin interrumpir el servicio.</w:t>
      </w:r>
    </w:p>
    <w:p w14:paraId="7D2A4542" w14:textId="63277DF4" w:rsidR="00A755C4" w:rsidRPr="00B531F2" w:rsidRDefault="00A755C4" w:rsidP="00380681">
      <w:pPr>
        <w:numPr>
          <w:ilvl w:val="0"/>
          <w:numId w:val="34"/>
        </w:numPr>
      </w:pPr>
      <w:r w:rsidRPr="00B531F2">
        <w:rPr>
          <w:b/>
          <w:bCs/>
        </w:rPr>
        <w:t>Comunicación mediante REST:</w:t>
      </w:r>
      <w:r w:rsidRPr="00B531F2">
        <w:t xml:space="preserve"> El estilo REST, complementario a la arquitectura en capas, permite que la capa de presentación y la capa de negocio se comuniquen a través de peticiones HTTPS sin estado (</w:t>
      </w:r>
      <w:r w:rsidRPr="00B531F2">
        <w:rPr>
          <w:i/>
          <w:iCs/>
        </w:rPr>
        <w:t>stateless</w:t>
      </w:r>
      <w:r w:rsidRPr="00B531F2">
        <w:t xml:space="preserve">), lo cual, según </w:t>
      </w:r>
      <w:sdt>
        <w:sdtPr>
          <w:id w:val="-907157290"/>
          <w:citation/>
        </w:sdtPr>
        <w:sdtEndPr/>
        <w:sdtContent>
          <w:r w:rsidR="006C6E49" w:rsidRPr="00B531F2">
            <w:fldChar w:fldCharType="begin"/>
          </w:r>
          <w:r w:rsidR="006C6E49" w:rsidRPr="00B531F2">
            <w:instrText xml:space="preserve"> CITATION Bla20 \l 2058 </w:instrText>
          </w:r>
          <w:r w:rsidR="006C6E49" w:rsidRPr="00B531F2">
            <w:fldChar w:fldCharType="separate"/>
          </w:r>
          <w:r w:rsidR="00852EF3" w:rsidRPr="00852EF3">
            <w:rPr>
              <w:noProof/>
            </w:rPr>
            <w:t>(Blancarte, 2020)</w:t>
          </w:r>
          <w:r w:rsidR="006C6E49" w:rsidRPr="00B531F2">
            <w:fldChar w:fldCharType="end"/>
          </w:r>
        </w:sdtContent>
      </w:sdt>
      <w:r w:rsidRPr="00B531F2">
        <w:t xml:space="preserve">, es ideal cuando </w:t>
      </w:r>
      <w:r w:rsidRPr="00B531F2">
        <w:rPr>
          <w:i/>
          <w:iCs/>
        </w:rPr>
        <w:t>"la aplicación no necesita mantener una conexión activa entre el cliente y el servidor"</w:t>
      </w:r>
      <w:r w:rsidRPr="00B531F2">
        <w:t>. REST es el estándar dominante para aplicaciones SaaS web modernas y facilita la integración con las APIs gubernamentales externas (</w:t>
      </w:r>
      <w:r w:rsidR="004D76EB">
        <w:t>RI</w:t>
      </w:r>
      <w:r w:rsidRPr="00B531F2">
        <w:t>, Catastro, ) que el sistema debe consumir.</w:t>
      </w:r>
    </w:p>
    <w:p w14:paraId="59AFDF00" w14:textId="77777777" w:rsidR="00A755C4" w:rsidRPr="00B531F2" w:rsidRDefault="00A755C4" w:rsidP="00380681">
      <w:pPr>
        <w:numPr>
          <w:ilvl w:val="0"/>
          <w:numId w:val="34"/>
        </w:numPr>
      </w:pPr>
      <w:r w:rsidRPr="00B531F2">
        <w:rPr>
          <w:b/>
          <w:bCs/>
        </w:rPr>
        <w:t>Soporte a multi-tenancy:</w:t>
      </w:r>
      <w:r w:rsidRPr="00B531F2">
        <w:t xml:space="preserve"> El modelo de capas permite implementar la lógica de aislamiento entre inquilinos (</w:t>
      </w:r>
      <w:r w:rsidRPr="00B531F2">
        <w:rPr>
          <w:i/>
          <w:iCs/>
        </w:rPr>
        <w:t>tenants</w:t>
      </w:r>
      <w:r w:rsidRPr="00B531F2">
        <w:t xml:space="preserve">) íntegramente en la capa de negocio y datos, sin exponer esa complejidad a la capa de presentación ni a los clientes del servicio. </w:t>
      </w:r>
    </w:p>
    <w:p w14:paraId="4B0ADDBD" w14:textId="10F08CC3" w:rsidR="00A755C4" w:rsidRPr="00B531F2" w:rsidRDefault="00A755C4" w:rsidP="00380681">
      <w:pPr>
        <w:numPr>
          <w:ilvl w:val="0"/>
          <w:numId w:val="34"/>
        </w:numPr>
      </w:pPr>
      <w:r w:rsidRPr="00B531F2">
        <w:rPr>
          <w:b/>
          <w:bCs/>
        </w:rPr>
        <w:t>Mantenibilidad y testabilidad:</w:t>
      </w:r>
      <w:r w:rsidRPr="00B531F2">
        <w:t xml:space="preserve"> </w:t>
      </w:r>
      <w:sdt>
        <w:sdtPr>
          <w:id w:val="-390188607"/>
          <w:citation/>
        </w:sdtPr>
        <w:sdtEndPr/>
        <w:sdtContent>
          <w:r w:rsidR="006C6E49" w:rsidRPr="00B531F2">
            <w:fldChar w:fldCharType="begin"/>
          </w:r>
          <w:r w:rsidR="006C6E49" w:rsidRPr="00B531F2">
            <w:instrText xml:space="preserve"> CITATION Bla20 \l 2058 </w:instrText>
          </w:r>
          <w:r w:rsidR="006C6E49" w:rsidRPr="00B531F2">
            <w:fldChar w:fldCharType="separate"/>
          </w:r>
          <w:r w:rsidR="00852EF3" w:rsidRPr="00852EF3">
            <w:rPr>
              <w:noProof/>
            </w:rPr>
            <w:t>(Blancarte, 2020)</w:t>
          </w:r>
          <w:r w:rsidR="006C6E49" w:rsidRPr="00B531F2">
            <w:fldChar w:fldCharType="end"/>
          </w:r>
        </w:sdtContent>
      </w:sdt>
      <w:r w:rsidRPr="00B531F2">
        <w:t xml:space="preserve">señala que la arquitectura en capas mejora significativamente la </w:t>
      </w:r>
      <w:r w:rsidRPr="00B531F2">
        <w:rPr>
          <w:i/>
          <w:iCs/>
        </w:rPr>
        <w:t>testabilidad</w:t>
      </w:r>
      <w:r w:rsidRPr="00B531F2">
        <w:t xml:space="preserve"> del sistema, ya que cada capa puede probarse de forma aislada mediante pruebas unitarias e integración. Esto es determinante para VeriFinca, dado que la validación de documentos legales exige un alto nivel de precisión y confiabilidad en sus resultados. </w:t>
      </w:r>
    </w:p>
    <w:p w14:paraId="7AE97439" w14:textId="49BFDE07" w:rsidR="00A755C4" w:rsidRDefault="00A755C4" w:rsidP="00380681">
      <w:pPr>
        <w:numPr>
          <w:ilvl w:val="0"/>
          <w:numId w:val="34"/>
        </w:numPr>
      </w:pPr>
      <w:r w:rsidRPr="00B531F2">
        <w:rPr>
          <w:b/>
          <w:bCs/>
        </w:rPr>
        <w:t>Alineación con el stack tecnológico:</w:t>
      </w:r>
      <w:r w:rsidRPr="00B531F2">
        <w:t xml:space="preserve"> ASP.NET Core (.NET 8) está diseñado nativamente para implementar arquitecturas en capas con patrones como </w:t>
      </w:r>
      <w:r w:rsidRPr="00B531F2">
        <w:rPr>
          <w:b/>
          <w:bCs/>
        </w:rPr>
        <w:t>Repository</w:t>
      </w:r>
      <w:r w:rsidRPr="00B531F2">
        <w:t xml:space="preserve">, </w:t>
      </w:r>
      <w:r w:rsidRPr="00B531F2">
        <w:rPr>
          <w:b/>
          <w:bCs/>
        </w:rPr>
        <w:t>Unit of Work</w:t>
      </w:r>
      <w:r w:rsidRPr="00B531F2">
        <w:t xml:space="preserve"> y </w:t>
      </w:r>
      <w:r w:rsidRPr="00B531F2">
        <w:rPr>
          <w:b/>
          <w:bCs/>
        </w:rPr>
        <w:t>DTO (Data Transfer Object)</w:t>
      </w:r>
      <w:r w:rsidRPr="00B531F2">
        <w:t xml:space="preserve">, todos catalogados como patrones arquitectónicos por </w:t>
      </w:r>
      <w:sdt>
        <w:sdtPr>
          <w:id w:val="-2098085746"/>
          <w:citation/>
        </w:sdtPr>
        <w:sdtEndPr/>
        <w:sdtContent>
          <w:r w:rsidR="006C6E49" w:rsidRPr="00B531F2">
            <w:fldChar w:fldCharType="begin"/>
          </w:r>
          <w:r w:rsidR="006C6E49" w:rsidRPr="00B531F2">
            <w:instrText xml:space="preserve"> CITATION Bla20 \l 2058 </w:instrText>
          </w:r>
          <w:r w:rsidR="006C6E49" w:rsidRPr="00B531F2">
            <w:fldChar w:fldCharType="separate"/>
          </w:r>
          <w:r w:rsidR="00852EF3" w:rsidRPr="00852EF3">
            <w:rPr>
              <w:noProof/>
            </w:rPr>
            <w:t>(Blancarte, 2020)</w:t>
          </w:r>
          <w:r w:rsidR="006C6E49" w:rsidRPr="00B531F2">
            <w:fldChar w:fldCharType="end"/>
          </w:r>
        </w:sdtContent>
      </w:sdt>
      <w:r w:rsidRPr="00B531F2">
        <w:t xml:space="preserve"> y soportados de forma nativa por Entity Framework Core.</w:t>
      </w:r>
    </w:p>
    <w:p w14:paraId="487473C6" w14:textId="6D44520E" w:rsidR="00561585" w:rsidRPr="00B531F2" w:rsidRDefault="00561585" w:rsidP="00380681">
      <w:pPr>
        <w:numPr>
          <w:ilvl w:val="0"/>
          <w:numId w:val="34"/>
        </w:numPr>
      </w:pPr>
      <w:r w:rsidRPr="00561585">
        <w:rPr>
          <w:b/>
          <w:bCs/>
        </w:rPr>
        <w:lastRenderedPageBreak/>
        <w:t>Modularidad funcional dentro de la capa de negocio:</w:t>
      </w:r>
      <w:r w:rsidRPr="00561585">
        <w:t xml:space="preserve"> La incorporación de cuatro módulos funcionales especializados —Motor de Reglas Documentales, Módulo de Georreferenciación, Gestor de Consentimiento y Motor de Certificación— no rompe la arquitectura en capas; al contrario, la refuerza al aplicar el principio de responsabilidad única (SRP) dentro de la propia capa de negocio. Como señala </w:t>
      </w:r>
      <w:sdt>
        <w:sdtPr>
          <w:rPr>
            <w:i/>
            <w:iCs/>
          </w:rPr>
          <w:id w:val="1762871364"/>
          <w:citation/>
        </w:sdtPr>
        <w:sdtEndPr/>
        <w:sdtContent>
          <w:r w:rsidR="00592B8A">
            <w:rPr>
              <w:i/>
              <w:iCs/>
            </w:rPr>
            <w:fldChar w:fldCharType="begin"/>
          </w:r>
          <w:r w:rsidR="00592B8A">
            <w:rPr>
              <w:i/>
              <w:iCs/>
              <w:lang w:val="es-MX"/>
            </w:rPr>
            <w:instrText xml:space="preserve"> CITATION Som11 \l 2058 </w:instrText>
          </w:r>
          <w:r w:rsidR="00592B8A">
            <w:rPr>
              <w:i/>
              <w:iCs/>
            </w:rPr>
            <w:fldChar w:fldCharType="separate"/>
          </w:r>
          <w:r w:rsidR="00852EF3">
            <w:rPr>
              <w:noProof/>
              <w:lang w:val="es-MX"/>
            </w:rPr>
            <w:t>(Sommerville, 2011)</w:t>
          </w:r>
          <w:r w:rsidR="00592B8A">
            <w:rPr>
              <w:i/>
              <w:iCs/>
            </w:rPr>
            <w:fldChar w:fldCharType="end"/>
          </w:r>
        </w:sdtContent>
      </w:sdt>
      <w:r w:rsidRPr="00561585">
        <w:t>, "la arquitectura del sistema debería soportar los requisitos no funcionales del sistema, así como sus requisitos funcionales"; en VeriFinca, cada módulo representa exactamente un grupo de objetivos específicos verificables, haciendo trazable la relación entre arquitectura, objetivos y requisitos funcionales</w:t>
      </w:r>
      <w:r>
        <w:t>.</w:t>
      </w:r>
    </w:p>
    <w:p w14:paraId="691CA35E" w14:textId="716EF59A" w:rsidR="00A755C4" w:rsidRDefault="00433A7F" w:rsidP="00433A7F">
      <w:pPr>
        <w:pStyle w:val="Ttulo4"/>
        <w:rPr>
          <w:lang w:val="es-MX"/>
        </w:rPr>
      </w:pPr>
      <w:r w:rsidRPr="00433A7F">
        <w:rPr>
          <w:lang w:val="es-MX"/>
        </w:rPr>
        <w:t>Módulos Funcionales de la Capa de Lógica de Negocio</w:t>
      </w:r>
    </w:p>
    <w:p w14:paraId="1633DB01" w14:textId="00ECE548" w:rsidR="00433A7F" w:rsidRDefault="006D469E" w:rsidP="00433A7F">
      <w:r w:rsidRPr="006D469E">
        <w:t>La capa de lógica de negocio aloja cuatro módulos funcionales que concentran el procesamiento especializado del sistema. Su agrupación dentro de una sola capa se justifica por el tamaño del equipo y la etapa del proyecto, conforme al criterio de (Blancarte, 2020) sobre sobrecarga operativa de microservicios para equipos pequeños en fase inicial. La siguiente tabla describe cada módulo, su responsabilidad específica y los objetivos específicos y requisitos funcionales a los que responde</w:t>
      </w:r>
      <w:r>
        <w:t>:</w:t>
      </w:r>
    </w:p>
    <w:p w14:paraId="4F5D4C2E" w14:textId="481FFF0B" w:rsidR="004C3DF9" w:rsidRDefault="004C3DF9" w:rsidP="004C3DF9">
      <w:pPr>
        <w:pStyle w:val="Figuras"/>
      </w:pPr>
      <w:bookmarkStart w:id="90" w:name="_Toc227357404"/>
      <w:r>
        <w:t xml:space="preserve">Tabla </w:t>
      </w:r>
      <w:r>
        <w:fldChar w:fldCharType="begin"/>
      </w:r>
      <w:r>
        <w:instrText xml:space="preserve"> SEQ Tabla \* ARABIC </w:instrText>
      </w:r>
      <w:r>
        <w:fldChar w:fldCharType="separate"/>
      </w:r>
      <w:r w:rsidR="00B111AF">
        <w:rPr>
          <w:noProof/>
        </w:rPr>
        <w:t>34</w:t>
      </w:r>
      <w:r>
        <w:rPr>
          <w:noProof/>
        </w:rPr>
        <w:fldChar w:fldCharType="end"/>
      </w:r>
      <w:r>
        <w:br/>
      </w:r>
      <w:r w:rsidRPr="00813A76">
        <w:t>Módulos Funcionales de la Capa de Lógica de Negocio</w:t>
      </w:r>
      <w:bookmarkEnd w:id="90"/>
    </w:p>
    <w:tbl>
      <w:tblPr>
        <w:tblStyle w:val="Tablanormal2"/>
        <w:tblW w:w="5000" w:type="pct"/>
        <w:tblLook w:val="0620" w:firstRow="1" w:lastRow="0" w:firstColumn="0" w:lastColumn="0" w:noHBand="1" w:noVBand="1"/>
      </w:tblPr>
      <w:tblGrid>
        <w:gridCol w:w="1997"/>
        <w:gridCol w:w="4530"/>
        <w:gridCol w:w="1278"/>
        <w:gridCol w:w="1555"/>
      </w:tblGrid>
      <w:tr w:rsidR="006D469E" w:rsidRPr="006D469E" w14:paraId="018C2409" w14:textId="77777777" w:rsidTr="006D469E">
        <w:trPr>
          <w:cnfStyle w:val="100000000000" w:firstRow="1" w:lastRow="0" w:firstColumn="0" w:lastColumn="0" w:oddVBand="0" w:evenVBand="0" w:oddHBand="0" w:evenHBand="0" w:firstRowFirstColumn="0" w:firstRowLastColumn="0" w:lastRowFirstColumn="0" w:lastRowLastColumn="0"/>
        </w:trPr>
        <w:tc>
          <w:tcPr>
            <w:tcW w:w="0" w:type="auto"/>
            <w:vAlign w:val="center"/>
            <w:hideMark/>
          </w:tcPr>
          <w:p w14:paraId="28B859C9" w14:textId="77777777" w:rsidR="006D469E" w:rsidRPr="006D469E" w:rsidRDefault="006D469E" w:rsidP="006D469E">
            <w:pPr>
              <w:ind w:firstLine="0"/>
              <w:jc w:val="center"/>
              <w:rPr>
                <w:lang w:val="en-US"/>
              </w:rPr>
            </w:pPr>
            <w:r w:rsidRPr="006D469E">
              <w:rPr>
                <w:lang w:val="en-US"/>
              </w:rPr>
              <w:t>Módulo</w:t>
            </w:r>
          </w:p>
        </w:tc>
        <w:tc>
          <w:tcPr>
            <w:tcW w:w="0" w:type="auto"/>
            <w:vAlign w:val="center"/>
            <w:hideMark/>
          </w:tcPr>
          <w:p w14:paraId="43592B8B" w14:textId="77777777" w:rsidR="006D469E" w:rsidRPr="006D469E" w:rsidRDefault="006D469E" w:rsidP="006D469E">
            <w:pPr>
              <w:ind w:firstLine="0"/>
              <w:jc w:val="center"/>
              <w:rPr>
                <w:lang w:val="en-US"/>
              </w:rPr>
            </w:pPr>
            <w:r w:rsidRPr="006D469E">
              <w:rPr>
                <w:lang w:val="en-US"/>
              </w:rPr>
              <w:t>Responsabilidad</w:t>
            </w:r>
          </w:p>
        </w:tc>
        <w:tc>
          <w:tcPr>
            <w:tcW w:w="0" w:type="auto"/>
            <w:vAlign w:val="center"/>
            <w:hideMark/>
          </w:tcPr>
          <w:p w14:paraId="4EE83DD3" w14:textId="77777777" w:rsidR="006D469E" w:rsidRPr="006D469E" w:rsidRDefault="006D469E" w:rsidP="006D469E">
            <w:pPr>
              <w:ind w:firstLine="0"/>
              <w:jc w:val="center"/>
              <w:rPr>
                <w:lang w:val="en-US"/>
              </w:rPr>
            </w:pPr>
            <w:r w:rsidRPr="006D469E">
              <w:rPr>
                <w:lang w:val="en-US"/>
              </w:rPr>
              <w:t>OE relacionado</w:t>
            </w:r>
          </w:p>
        </w:tc>
        <w:tc>
          <w:tcPr>
            <w:tcW w:w="0" w:type="auto"/>
            <w:vAlign w:val="center"/>
            <w:hideMark/>
          </w:tcPr>
          <w:p w14:paraId="3E98A8AF" w14:textId="77777777" w:rsidR="006D469E" w:rsidRPr="006D469E" w:rsidRDefault="006D469E" w:rsidP="006D469E">
            <w:pPr>
              <w:ind w:firstLine="0"/>
              <w:jc w:val="center"/>
              <w:rPr>
                <w:lang w:val="en-US"/>
              </w:rPr>
            </w:pPr>
            <w:r w:rsidRPr="006D469E">
              <w:rPr>
                <w:lang w:val="en-US"/>
              </w:rPr>
              <w:t>RF relacionados</w:t>
            </w:r>
          </w:p>
        </w:tc>
      </w:tr>
      <w:tr w:rsidR="006D469E" w:rsidRPr="00044127" w14:paraId="188AEF8B" w14:textId="77777777" w:rsidTr="006D469E">
        <w:tc>
          <w:tcPr>
            <w:tcW w:w="0" w:type="auto"/>
            <w:vAlign w:val="center"/>
            <w:hideMark/>
          </w:tcPr>
          <w:p w14:paraId="784F144E" w14:textId="77777777" w:rsidR="006D469E" w:rsidRPr="006D469E" w:rsidRDefault="006D469E" w:rsidP="006D469E">
            <w:pPr>
              <w:ind w:firstLine="0"/>
              <w:jc w:val="center"/>
              <w:rPr>
                <w:lang w:val="en-US"/>
              </w:rPr>
            </w:pPr>
            <w:r w:rsidRPr="006D469E">
              <w:rPr>
                <w:b/>
                <w:bCs/>
                <w:lang w:val="en-US"/>
              </w:rPr>
              <w:t>Motor de Reglas Documentales</w:t>
            </w:r>
          </w:p>
        </w:tc>
        <w:tc>
          <w:tcPr>
            <w:tcW w:w="0" w:type="auto"/>
            <w:vAlign w:val="center"/>
            <w:hideMark/>
          </w:tcPr>
          <w:p w14:paraId="0CCAE688" w14:textId="77777777" w:rsidR="006D469E" w:rsidRPr="006D469E" w:rsidRDefault="006D469E" w:rsidP="006D469E">
            <w:pPr>
              <w:ind w:firstLine="0"/>
              <w:jc w:val="center"/>
              <w:rPr>
                <w:lang w:val="es-MX"/>
              </w:rPr>
            </w:pPr>
            <w:r w:rsidRPr="006D469E">
              <w:rPr>
                <w:lang w:val="es-MX"/>
              </w:rPr>
              <w:t>Aplicar las reglas de negocio configurables para evaluar la vigencia, completitud y formalidad de cada documento del expediente; detectar duplicidades documentales y registrales; diagnosticar documentos esenciales presentes o ausentes; generar alertas clasificadas por nivel de riesgo.</w:t>
            </w:r>
          </w:p>
        </w:tc>
        <w:tc>
          <w:tcPr>
            <w:tcW w:w="0" w:type="auto"/>
            <w:vAlign w:val="center"/>
            <w:hideMark/>
          </w:tcPr>
          <w:p w14:paraId="5EFAA787" w14:textId="77777777" w:rsidR="006D469E" w:rsidRPr="006D469E" w:rsidRDefault="006D469E" w:rsidP="006D469E">
            <w:pPr>
              <w:ind w:firstLine="0"/>
              <w:jc w:val="center"/>
              <w:rPr>
                <w:lang w:val="en-US"/>
              </w:rPr>
            </w:pPr>
            <w:r w:rsidRPr="006D469E">
              <w:rPr>
                <w:lang w:val="en-US"/>
              </w:rPr>
              <w:t>OE-1, OE-3, OE-4</w:t>
            </w:r>
          </w:p>
        </w:tc>
        <w:tc>
          <w:tcPr>
            <w:tcW w:w="0" w:type="auto"/>
            <w:vAlign w:val="center"/>
            <w:hideMark/>
          </w:tcPr>
          <w:p w14:paraId="50F9C1C1" w14:textId="77777777" w:rsidR="006D469E" w:rsidRPr="006D469E" w:rsidRDefault="006D469E" w:rsidP="006D469E">
            <w:pPr>
              <w:ind w:firstLine="0"/>
              <w:jc w:val="center"/>
              <w:rPr>
                <w:lang w:val="en-US"/>
              </w:rPr>
            </w:pPr>
            <w:r w:rsidRPr="006D469E">
              <w:rPr>
                <w:lang w:val="en-US"/>
              </w:rPr>
              <w:t>RF-2, RF-3, RF-8, RF-9, RF-10, RF-19</w:t>
            </w:r>
          </w:p>
        </w:tc>
      </w:tr>
      <w:tr w:rsidR="006D469E" w:rsidRPr="006D469E" w14:paraId="4D8F2940" w14:textId="77777777" w:rsidTr="006D469E">
        <w:tc>
          <w:tcPr>
            <w:tcW w:w="0" w:type="auto"/>
            <w:vAlign w:val="center"/>
            <w:hideMark/>
          </w:tcPr>
          <w:p w14:paraId="25146696" w14:textId="77777777" w:rsidR="006D469E" w:rsidRPr="006D469E" w:rsidRDefault="006D469E" w:rsidP="006D469E">
            <w:pPr>
              <w:ind w:firstLine="0"/>
              <w:jc w:val="center"/>
              <w:rPr>
                <w:lang w:val="en-US"/>
              </w:rPr>
            </w:pPr>
            <w:r w:rsidRPr="006D469E">
              <w:rPr>
                <w:b/>
                <w:bCs/>
                <w:lang w:val="en-US"/>
              </w:rPr>
              <w:t>Módulo de Georreferenciación</w:t>
            </w:r>
          </w:p>
        </w:tc>
        <w:tc>
          <w:tcPr>
            <w:tcW w:w="0" w:type="auto"/>
            <w:vAlign w:val="center"/>
            <w:hideMark/>
          </w:tcPr>
          <w:p w14:paraId="1AB06016" w14:textId="77777777" w:rsidR="006D469E" w:rsidRPr="006D469E" w:rsidRDefault="006D469E" w:rsidP="006D469E">
            <w:pPr>
              <w:ind w:firstLine="0"/>
              <w:jc w:val="center"/>
              <w:rPr>
                <w:lang w:val="es-MX"/>
              </w:rPr>
            </w:pPr>
            <w:r w:rsidRPr="006D469E">
              <w:rPr>
                <w:lang w:val="es-MX"/>
              </w:rPr>
              <w:t>Validar la correspondencia territorial entre las coordenadas GPS declaradas del proyecto y los datos del Catastro Nacional; contrastar la zona de uso de suelo con el tipo de proyecto; activar consulta a ayuntamientos cuando exista disponibilidad institucional.</w:t>
            </w:r>
          </w:p>
        </w:tc>
        <w:tc>
          <w:tcPr>
            <w:tcW w:w="0" w:type="auto"/>
            <w:vAlign w:val="center"/>
            <w:hideMark/>
          </w:tcPr>
          <w:p w14:paraId="7B62EC6D" w14:textId="77777777" w:rsidR="006D469E" w:rsidRPr="006D469E" w:rsidRDefault="006D469E" w:rsidP="006D469E">
            <w:pPr>
              <w:ind w:firstLine="0"/>
              <w:jc w:val="center"/>
              <w:rPr>
                <w:lang w:val="en-US"/>
              </w:rPr>
            </w:pPr>
            <w:r w:rsidRPr="006D469E">
              <w:rPr>
                <w:lang w:val="en-US"/>
              </w:rPr>
              <w:t>OE-2, OE-5</w:t>
            </w:r>
          </w:p>
        </w:tc>
        <w:tc>
          <w:tcPr>
            <w:tcW w:w="0" w:type="auto"/>
            <w:vAlign w:val="center"/>
            <w:hideMark/>
          </w:tcPr>
          <w:p w14:paraId="1D1519E5" w14:textId="77777777" w:rsidR="006D469E" w:rsidRPr="006D469E" w:rsidRDefault="006D469E" w:rsidP="006D469E">
            <w:pPr>
              <w:ind w:firstLine="0"/>
              <w:jc w:val="center"/>
              <w:rPr>
                <w:lang w:val="en-US"/>
              </w:rPr>
            </w:pPr>
            <w:r w:rsidRPr="006D469E">
              <w:rPr>
                <w:lang w:val="en-US"/>
              </w:rPr>
              <w:t>RF-5, RF-7, RF-11</w:t>
            </w:r>
          </w:p>
        </w:tc>
      </w:tr>
      <w:tr w:rsidR="006D469E" w:rsidRPr="006D469E" w14:paraId="7200A8ED" w14:textId="77777777" w:rsidTr="006D469E">
        <w:tc>
          <w:tcPr>
            <w:tcW w:w="0" w:type="auto"/>
            <w:vAlign w:val="center"/>
            <w:hideMark/>
          </w:tcPr>
          <w:p w14:paraId="082E6BE6" w14:textId="77777777" w:rsidR="006D469E" w:rsidRPr="006D469E" w:rsidRDefault="006D469E" w:rsidP="006D469E">
            <w:pPr>
              <w:ind w:firstLine="0"/>
              <w:jc w:val="center"/>
              <w:rPr>
                <w:lang w:val="en-US"/>
              </w:rPr>
            </w:pPr>
            <w:r w:rsidRPr="006D469E">
              <w:rPr>
                <w:b/>
                <w:bCs/>
                <w:lang w:val="en-US"/>
              </w:rPr>
              <w:t>Gestor de Consentimiento</w:t>
            </w:r>
          </w:p>
        </w:tc>
        <w:tc>
          <w:tcPr>
            <w:tcW w:w="0" w:type="auto"/>
            <w:vAlign w:val="center"/>
            <w:hideMark/>
          </w:tcPr>
          <w:p w14:paraId="77EDFC64" w14:textId="77777777" w:rsidR="006D469E" w:rsidRPr="006D469E" w:rsidRDefault="006D469E" w:rsidP="006D469E">
            <w:pPr>
              <w:ind w:firstLine="0"/>
              <w:jc w:val="center"/>
              <w:rPr>
                <w:lang w:val="es-MX"/>
              </w:rPr>
            </w:pPr>
            <w:r w:rsidRPr="006D469E">
              <w:rPr>
                <w:lang w:val="es-MX"/>
              </w:rPr>
              <w:t xml:space="preserve">Gestionar el flujo de obtención, registro y verificación del consentimiento informado y expreso </w:t>
            </w:r>
            <w:r w:rsidRPr="006D469E">
              <w:rPr>
                <w:lang w:val="es-MX"/>
              </w:rPr>
              <w:lastRenderedPageBreak/>
              <w:t>del titular antes de activar cualquier consulta financiera o crediticia, en cumplimiento de la Ley 172-13; bloquear RF-13 si no existe consentimiento registrado válido.</w:t>
            </w:r>
          </w:p>
        </w:tc>
        <w:tc>
          <w:tcPr>
            <w:tcW w:w="0" w:type="auto"/>
            <w:vAlign w:val="center"/>
            <w:hideMark/>
          </w:tcPr>
          <w:p w14:paraId="7FF87E1D" w14:textId="77777777" w:rsidR="006D469E" w:rsidRPr="006D469E" w:rsidRDefault="006D469E" w:rsidP="006D469E">
            <w:pPr>
              <w:ind w:firstLine="0"/>
              <w:jc w:val="center"/>
              <w:rPr>
                <w:lang w:val="en-US"/>
              </w:rPr>
            </w:pPr>
            <w:r w:rsidRPr="006D469E">
              <w:rPr>
                <w:lang w:val="en-US"/>
              </w:rPr>
              <w:lastRenderedPageBreak/>
              <w:t>OE-6</w:t>
            </w:r>
          </w:p>
        </w:tc>
        <w:tc>
          <w:tcPr>
            <w:tcW w:w="0" w:type="auto"/>
            <w:vAlign w:val="center"/>
            <w:hideMark/>
          </w:tcPr>
          <w:p w14:paraId="7B0B0D0D" w14:textId="77777777" w:rsidR="006D469E" w:rsidRPr="006D469E" w:rsidRDefault="006D469E" w:rsidP="006D469E">
            <w:pPr>
              <w:ind w:firstLine="0"/>
              <w:jc w:val="center"/>
              <w:rPr>
                <w:lang w:val="en-US"/>
              </w:rPr>
            </w:pPr>
            <w:r w:rsidRPr="006D469E">
              <w:rPr>
                <w:lang w:val="en-US"/>
              </w:rPr>
              <w:t>RF-12, RF-13</w:t>
            </w:r>
          </w:p>
        </w:tc>
      </w:tr>
      <w:tr w:rsidR="006D469E" w:rsidRPr="006D469E" w14:paraId="2845F5BC" w14:textId="77777777" w:rsidTr="006D469E">
        <w:tc>
          <w:tcPr>
            <w:tcW w:w="0" w:type="auto"/>
            <w:vAlign w:val="center"/>
            <w:hideMark/>
          </w:tcPr>
          <w:p w14:paraId="1E5D7A05" w14:textId="77777777" w:rsidR="006D469E" w:rsidRPr="006D469E" w:rsidRDefault="006D469E" w:rsidP="006D469E">
            <w:pPr>
              <w:ind w:firstLine="0"/>
              <w:jc w:val="center"/>
              <w:rPr>
                <w:lang w:val="en-US"/>
              </w:rPr>
            </w:pPr>
            <w:r w:rsidRPr="006D469E">
              <w:rPr>
                <w:b/>
                <w:bCs/>
                <w:lang w:val="en-US"/>
              </w:rPr>
              <w:t>Motor de Certificación</w:t>
            </w:r>
          </w:p>
        </w:tc>
        <w:tc>
          <w:tcPr>
            <w:tcW w:w="0" w:type="auto"/>
            <w:vAlign w:val="center"/>
            <w:hideMark/>
          </w:tcPr>
          <w:p w14:paraId="031ED747" w14:textId="77777777" w:rsidR="006D469E" w:rsidRPr="006D469E" w:rsidRDefault="006D469E" w:rsidP="006D469E">
            <w:pPr>
              <w:ind w:firstLine="0"/>
              <w:jc w:val="center"/>
              <w:rPr>
                <w:lang w:val="es-MX"/>
              </w:rPr>
            </w:pPr>
            <w:r w:rsidRPr="006D469E">
              <w:rPr>
                <w:lang w:val="es-MX"/>
              </w:rPr>
              <w:t>Evaluar el resultado consolidado de todas las validaciones del expediente; decidir si se emite o rechaza el Sello de Integridad; generar el sello con código QR y firma digital bajo el artículo 32 del Cap. 1 de la Ley 126-02; producir el reporte de hallazgos y habilitar la consulta pública controlada del resultado.</w:t>
            </w:r>
          </w:p>
        </w:tc>
        <w:tc>
          <w:tcPr>
            <w:tcW w:w="0" w:type="auto"/>
            <w:vAlign w:val="center"/>
            <w:hideMark/>
          </w:tcPr>
          <w:p w14:paraId="513580E1" w14:textId="77777777" w:rsidR="006D469E" w:rsidRPr="006D469E" w:rsidRDefault="006D469E" w:rsidP="006D469E">
            <w:pPr>
              <w:ind w:firstLine="0"/>
              <w:jc w:val="center"/>
              <w:rPr>
                <w:lang w:val="en-US"/>
              </w:rPr>
            </w:pPr>
            <w:r w:rsidRPr="006D469E">
              <w:rPr>
                <w:lang w:val="en-US"/>
              </w:rPr>
              <w:t>OE-7</w:t>
            </w:r>
          </w:p>
        </w:tc>
        <w:tc>
          <w:tcPr>
            <w:tcW w:w="0" w:type="auto"/>
            <w:vAlign w:val="center"/>
            <w:hideMark/>
          </w:tcPr>
          <w:p w14:paraId="0C9E1987" w14:textId="77777777" w:rsidR="006D469E" w:rsidRPr="006D469E" w:rsidRDefault="006D469E" w:rsidP="006D469E">
            <w:pPr>
              <w:ind w:firstLine="0"/>
              <w:jc w:val="center"/>
              <w:rPr>
                <w:lang w:val="en-US"/>
              </w:rPr>
            </w:pPr>
            <w:r w:rsidRPr="006D469E">
              <w:rPr>
                <w:lang w:val="en-US"/>
              </w:rPr>
              <w:t>RF-14, RF-15, RF-16</w:t>
            </w:r>
          </w:p>
        </w:tc>
      </w:tr>
    </w:tbl>
    <w:p w14:paraId="68BC94FD" w14:textId="3F780D63" w:rsidR="006D469E" w:rsidRDefault="004C3DF9" w:rsidP="00433A7F">
      <w:pPr>
        <w:rPr>
          <w:i/>
        </w:rPr>
      </w:pPr>
      <w:r w:rsidRPr="004C3DF9">
        <w:rPr>
          <w:i/>
          <w:iCs/>
        </w:rPr>
        <w:t xml:space="preserve">Fuente: Elaboración propia. Basada en </w:t>
      </w:r>
      <w:sdt>
        <w:sdtPr>
          <w:rPr>
            <w:i/>
            <w:iCs/>
          </w:rPr>
          <w:id w:val="523832688"/>
          <w:citation/>
        </w:sdtPr>
        <w:sdtEndPr/>
        <w:sdtContent>
          <w:r w:rsidR="001565DD">
            <w:rPr>
              <w:i/>
              <w:iCs/>
            </w:rPr>
            <w:fldChar w:fldCharType="begin"/>
          </w:r>
          <w:r w:rsidR="001565DD">
            <w:rPr>
              <w:i/>
              <w:iCs/>
              <w:lang w:val="es-MX"/>
            </w:rPr>
            <w:instrText xml:space="preserve"> CITATION Som11 \l 2058 </w:instrText>
          </w:r>
          <w:r w:rsidR="001565DD">
            <w:rPr>
              <w:i/>
              <w:iCs/>
            </w:rPr>
            <w:fldChar w:fldCharType="separate"/>
          </w:r>
          <w:r w:rsidR="00852EF3">
            <w:rPr>
              <w:noProof/>
              <w:lang w:val="es-MX"/>
            </w:rPr>
            <w:t>(Sommerville, 2011)</w:t>
          </w:r>
          <w:r w:rsidR="001565DD">
            <w:rPr>
              <w:i/>
              <w:iCs/>
            </w:rPr>
            <w:fldChar w:fldCharType="end"/>
          </w:r>
        </w:sdtContent>
      </w:sdt>
      <w:r w:rsidRPr="004C3DF9">
        <w:rPr>
          <w:i/>
          <w:iCs/>
        </w:rPr>
        <w:t xml:space="preserve">; </w:t>
      </w:r>
      <w:sdt>
        <w:sdtPr>
          <w:rPr>
            <w:i/>
            <w:iCs/>
          </w:rPr>
          <w:id w:val="1983421224"/>
          <w:citation/>
        </w:sdtPr>
        <w:sdtEndPr/>
        <w:sdtContent>
          <w:r w:rsidR="001565DD">
            <w:rPr>
              <w:i/>
              <w:iCs/>
            </w:rPr>
            <w:fldChar w:fldCharType="begin"/>
          </w:r>
          <w:r w:rsidR="001565DD">
            <w:rPr>
              <w:i/>
              <w:iCs/>
              <w:lang w:val="es-MX"/>
            </w:rPr>
            <w:instrText xml:space="preserve"> CITATION Bla20 \l 2058 </w:instrText>
          </w:r>
          <w:r w:rsidR="001565DD">
            <w:rPr>
              <w:i/>
              <w:iCs/>
            </w:rPr>
            <w:fldChar w:fldCharType="separate"/>
          </w:r>
          <w:r w:rsidR="00852EF3">
            <w:rPr>
              <w:noProof/>
              <w:lang w:val="es-MX"/>
            </w:rPr>
            <w:t>(Blancarte, 2020)</w:t>
          </w:r>
          <w:r w:rsidR="001565DD">
            <w:rPr>
              <w:i/>
              <w:iCs/>
            </w:rPr>
            <w:fldChar w:fldCharType="end"/>
          </w:r>
        </w:sdtContent>
      </w:sdt>
      <w:r w:rsidRPr="004C3DF9">
        <w:rPr>
          <w:i/>
          <w:iCs/>
        </w:rPr>
        <w:t xml:space="preserve">; </w:t>
      </w:r>
      <w:sdt>
        <w:sdtPr>
          <w:rPr>
            <w:i/>
            <w:iCs/>
          </w:rPr>
          <w:id w:val="14200804"/>
          <w:citation/>
        </w:sdtPr>
        <w:sdtEndPr/>
        <w:sdtContent>
          <w:r w:rsidR="001565DD">
            <w:rPr>
              <w:i/>
              <w:iCs/>
            </w:rPr>
            <w:fldChar w:fldCharType="begin"/>
          </w:r>
          <w:r w:rsidR="001565DD">
            <w:rPr>
              <w:i/>
              <w:iCs/>
              <w:lang w:val="es-MX"/>
            </w:rPr>
            <w:instrText xml:space="preserve">CITATION Con02 \t  \l 2058 </w:instrText>
          </w:r>
          <w:r w:rsidR="001565DD">
            <w:rPr>
              <w:i/>
              <w:iCs/>
            </w:rPr>
            <w:fldChar w:fldCharType="separate"/>
          </w:r>
          <w:r w:rsidR="00852EF3">
            <w:rPr>
              <w:lang w:val="es-MX"/>
            </w:rPr>
            <w:t>(Congreso Nacional de la República Dominicana, 2002)</w:t>
          </w:r>
          <w:r w:rsidR="001565DD">
            <w:rPr>
              <w:i/>
              <w:iCs/>
            </w:rPr>
            <w:fldChar w:fldCharType="end"/>
          </w:r>
        </w:sdtContent>
      </w:sdt>
      <w:r w:rsidRPr="004C3DF9">
        <w:rPr>
          <w:i/>
          <w:iCs/>
        </w:rPr>
        <w:t xml:space="preserve">; </w:t>
      </w:r>
      <w:sdt>
        <w:sdtPr>
          <w:rPr>
            <w:i/>
            <w:iCs/>
          </w:rPr>
          <w:id w:val="-708264659"/>
          <w:citation/>
        </w:sdtPr>
        <w:sdtEndPr/>
        <w:sdtContent>
          <w:r w:rsidR="001565DD">
            <w:rPr>
              <w:i/>
              <w:iCs/>
            </w:rPr>
            <w:fldChar w:fldCharType="begin"/>
          </w:r>
          <w:r w:rsidR="001565DD">
            <w:rPr>
              <w:i/>
              <w:iCs/>
              <w:lang w:val="es-MX"/>
            </w:rPr>
            <w:instrText xml:space="preserve">CITATION Con13 \t  \l 2058 </w:instrText>
          </w:r>
          <w:r w:rsidR="001565DD">
            <w:rPr>
              <w:i/>
              <w:iCs/>
            </w:rPr>
            <w:fldChar w:fldCharType="separate"/>
          </w:r>
          <w:r w:rsidR="00852EF3">
            <w:rPr>
              <w:lang w:val="es-MX"/>
            </w:rPr>
            <w:t>(Congreso Nacional de la República Dominicana, 2013)</w:t>
          </w:r>
          <w:r w:rsidR="001565DD">
            <w:rPr>
              <w:i/>
              <w:iCs/>
            </w:rPr>
            <w:fldChar w:fldCharType="end"/>
          </w:r>
        </w:sdtContent>
      </w:sdt>
    </w:p>
    <w:p w14:paraId="55D2BECE" w14:textId="77777777" w:rsidR="00DF0F66" w:rsidRPr="00433A7F" w:rsidRDefault="00DF0F66" w:rsidP="00433A7F">
      <w:pPr>
        <w:rPr>
          <w:lang w:val="es-MX"/>
        </w:rPr>
      </w:pPr>
    </w:p>
    <w:p w14:paraId="0AB44650" w14:textId="5A50F626" w:rsidR="00A755C4" w:rsidRPr="00B531F2" w:rsidRDefault="00A755C4" w:rsidP="002521BA">
      <w:pPr>
        <w:pStyle w:val="Ttulo4"/>
      </w:pPr>
      <w:r w:rsidRPr="00B531F2">
        <w:t xml:space="preserve">Posicionamiento </w:t>
      </w:r>
      <w:r w:rsidR="008334AC">
        <w:t>F</w:t>
      </w:r>
      <w:r w:rsidRPr="00B531F2">
        <w:t xml:space="preserve">rente a otras </w:t>
      </w:r>
      <w:r w:rsidR="008334AC">
        <w:t>A</w:t>
      </w:r>
      <w:r w:rsidRPr="00B531F2">
        <w:t>rquitecturas</w:t>
      </w:r>
    </w:p>
    <w:p w14:paraId="40FA1386" w14:textId="77777777" w:rsidR="00A755C4" w:rsidRPr="00B531F2" w:rsidRDefault="00A755C4" w:rsidP="00A755C4">
      <w:r w:rsidRPr="00B531F2">
        <w:t xml:space="preserve">La elección de Arquitectura en Capas + REST se justifica también por descarte frente a las alternativas analizadas: </w:t>
      </w:r>
    </w:p>
    <w:p w14:paraId="54CBD8D1" w14:textId="57E83643" w:rsidR="00A755C4" w:rsidRPr="00B531F2" w:rsidRDefault="00A755C4" w:rsidP="00380681">
      <w:pPr>
        <w:numPr>
          <w:ilvl w:val="0"/>
          <w:numId w:val="35"/>
        </w:numPr>
      </w:pPr>
      <w:r w:rsidRPr="00B531F2">
        <w:rPr>
          <w:b/>
          <w:bCs/>
        </w:rPr>
        <w:t>Microservicios:</w:t>
      </w:r>
      <w:r w:rsidRPr="00B531F2">
        <w:t xml:space="preserve"> Si bien ofrecen mayor escalabilidad independiente, </w:t>
      </w:r>
      <w:sdt>
        <w:sdtPr>
          <w:id w:val="92909883"/>
          <w:citation/>
        </w:sdtPr>
        <w:sdtEndPr/>
        <w:sdtContent>
          <w:r w:rsidR="000C17CE" w:rsidRPr="00B531F2">
            <w:fldChar w:fldCharType="begin"/>
          </w:r>
          <w:r w:rsidR="000C17CE" w:rsidRPr="00B531F2">
            <w:instrText xml:space="preserve"> CITATION Bla20 \l 2058 </w:instrText>
          </w:r>
          <w:r w:rsidR="000C17CE" w:rsidRPr="00B531F2">
            <w:fldChar w:fldCharType="separate"/>
          </w:r>
          <w:r w:rsidR="00852EF3" w:rsidRPr="00852EF3">
            <w:rPr>
              <w:noProof/>
            </w:rPr>
            <w:t>(Blancarte, 2020)</w:t>
          </w:r>
          <w:r w:rsidR="000C17CE" w:rsidRPr="00B531F2">
            <w:fldChar w:fldCharType="end"/>
          </w:r>
        </w:sdtContent>
      </w:sdt>
      <w:r w:rsidRPr="00B531F2">
        <w:t xml:space="preserve"> advierte que </w:t>
      </w:r>
      <w:r w:rsidRPr="00B531F2">
        <w:rPr>
          <w:i/>
          <w:iCs/>
        </w:rPr>
        <w:t>"deben utilizarse cuando la complejidad del dominio y el tamaño del equipo justifican la sobrecarga operativa"</w:t>
      </w:r>
      <w:r w:rsidRPr="00B531F2">
        <w:t xml:space="preserve">; para un equipo de desarrollo pequeño en fase inicial de un SaaS, la complejidad de orquestar múltiples servicios independientes supera los beneficios. </w:t>
      </w:r>
    </w:p>
    <w:p w14:paraId="2B499B4D" w14:textId="77777777" w:rsidR="00A755C4" w:rsidRPr="00B531F2" w:rsidRDefault="00A755C4" w:rsidP="00380681">
      <w:pPr>
        <w:numPr>
          <w:ilvl w:val="0"/>
          <w:numId w:val="35"/>
        </w:numPr>
      </w:pPr>
      <w:r w:rsidRPr="00B531F2">
        <w:rPr>
          <w:b/>
          <w:bCs/>
        </w:rPr>
        <w:t>Monolítico puro:</w:t>
      </w:r>
      <w:r w:rsidRPr="00B531F2">
        <w:t xml:space="preserve"> No permite la separación cliente-servidor necesaria para operar como SaaS ni la integración limpia con APIs externas gubernamentales. </w:t>
      </w:r>
    </w:p>
    <w:p w14:paraId="41D7967D" w14:textId="77777777" w:rsidR="00A755C4" w:rsidRPr="00B531F2" w:rsidRDefault="00A755C4" w:rsidP="00380681">
      <w:pPr>
        <w:numPr>
          <w:ilvl w:val="0"/>
          <w:numId w:val="35"/>
        </w:numPr>
      </w:pPr>
      <w:r w:rsidRPr="00B531F2">
        <w:rPr>
          <w:b/>
          <w:bCs/>
        </w:rPr>
        <w:t>SOA (Service-Oriented Architecture):</w:t>
      </w:r>
      <w:r w:rsidRPr="00B531F2">
        <w:t xml:space="preserve"> Aunque conceptualmente similar, SOA implica una infraestructura de mensajería más pesada (ESB), innecesaria para el alcance del presente proyecto. </w:t>
      </w:r>
    </w:p>
    <w:p w14:paraId="06B51820" w14:textId="36105D02" w:rsidR="00A755C4" w:rsidRPr="00B531F2" w:rsidRDefault="00A755C4" w:rsidP="00A755C4">
      <w:r w:rsidRPr="00B531F2">
        <w:t xml:space="preserve">En conclusión, la </w:t>
      </w:r>
      <w:r w:rsidRPr="00B531F2">
        <w:rPr>
          <w:b/>
          <w:bCs/>
        </w:rPr>
        <w:t>Arquitectura en Capas con comunicación REST</w:t>
      </w:r>
      <w:r w:rsidRPr="00B531F2">
        <w:t xml:space="preserve"> representa la decisión arquitectónica óptima para VeriFinca, equilibrando simplicidad operativa, mantenibilidad, escalabilidad progresiva y alineación con el stack tecnológico seleccionado, conforme a los criterios de calidad de software definidos por </w:t>
      </w:r>
      <w:sdt>
        <w:sdtPr>
          <w:id w:val="-747801556"/>
          <w:citation/>
        </w:sdtPr>
        <w:sdtEndPr/>
        <w:sdtContent>
          <w:r w:rsidR="00A96287">
            <w:fldChar w:fldCharType="begin"/>
          </w:r>
          <w:r w:rsidR="00A96287">
            <w:rPr>
              <w:lang w:val="es-MX"/>
            </w:rPr>
            <w:instrText xml:space="preserve"> CITATION Som11 \l 2058 </w:instrText>
          </w:r>
          <w:r w:rsidR="00A96287">
            <w:fldChar w:fldCharType="separate"/>
          </w:r>
          <w:r w:rsidR="00852EF3">
            <w:rPr>
              <w:noProof/>
              <w:lang w:val="es-MX"/>
            </w:rPr>
            <w:t>(Sommerville, 2011)</w:t>
          </w:r>
          <w:r w:rsidR="00A96287">
            <w:fldChar w:fldCharType="end"/>
          </w:r>
        </w:sdtContent>
      </w:sdt>
      <w:r w:rsidRPr="00B531F2">
        <w:t xml:space="preserve"> en cuanto a </w:t>
      </w:r>
      <w:r w:rsidRPr="00B531F2">
        <w:rPr>
          <w:i/>
          <w:iCs/>
        </w:rPr>
        <w:t>modificabilidad, testabilidad, seguridad y disponibilidad</w:t>
      </w:r>
      <w:r w:rsidRPr="00B531F2">
        <w:t>.</w:t>
      </w:r>
    </w:p>
    <w:bookmarkEnd w:id="9"/>
    <w:p w14:paraId="65D7CD04" w14:textId="002AA477" w:rsidR="00A755C4" w:rsidRPr="00B531F2" w:rsidRDefault="00A755C4" w:rsidP="00A755C4">
      <w:pPr>
        <w:spacing w:before="120" w:after="200" w:line="264" w:lineRule="auto"/>
        <w:ind w:firstLine="0"/>
        <w:rPr>
          <w:rFonts w:eastAsiaTheme="majorEastAsia" w:cstheme="majorBidi"/>
          <w:b/>
          <w:bCs/>
          <w:color w:val="000000" w:themeColor="accent1"/>
          <w:spacing w:val="-2"/>
        </w:rPr>
      </w:pPr>
    </w:p>
    <w:p w14:paraId="22E0F92F" w14:textId="0F049F1A" w:rsidR="00A755C4" w:rsidRPr="00B531F2" w:rsidRDefault="00A755C4" w:rsidP="00AC2130">
      <w:pPr>
        <w:pStyle w:val="Ttulo2"/>
      </w:pPr>
      <w:bookmarkStart w:id="91" w:name="_Toc227357307"/>
      <w:r w:rsidRPr="00B531F2">
        <w:lastRenderedPageBreak/>
        <w:t>Diagramas y Especificación de Casos de Uso</w:t>
      </w:r>
      <w:bookmarkEnd w:id="91"/>
    </w:p>
    <w:p w14:paraId="5F42F122" w14:textId="0F96828E" w:rsidR="00920CA1" w:rsidRDefault="00920CA1" w:rsidP="00920CA1">
      <w:r>
        <w:t xml:space="preserve">El Diagrama de Caso de Uso General modela la interacción global de los cinco actores principales identificados en el ecosistema inmobiliario: </w:t>
      </w:r>
      <w:r w:rsidRPr="009A50D4">
        <w:rPr>
          <w:b/>
          <w:bCs/>
        </w:rPr>
        <w:t>Desarrolladores</w:t>
      </w:r>
      <w:r>
        <w:t xml:space="preserve">, </w:t>
      </w:r>
      <w:r w:rsidRPr="009A50D4">
        <w:rPr>
          <w:b/>
          <w:bCs/>
        </w:rPr>
        <w:t>Compradores/Inversionistas</w:t>
      </w:r>
      <w:r>
        <w:t xml:space="preserve">, </w:t>
      </w:r>
      <w:r w:rsidRPr="009A50D4">
        <w:rPr>
          <w:b/>
          <w:bCs/>
        </w:rPr>
        <w:t>Notarios/Abogados</w:t>
      </w:r>
      <w:r>
        <w:t xml:space="preserve">, </w:t>
      </w:r>
      <w:r w:rsidRPr="009A50D4">
        <w:rPr>
          <w:b/>
          <w:bCs/>
        </w:rPr>
        <w:t>Instituciones Financieras</w:t>
      </w:r>
      <w:r>
        <w:t xml:space="preserve"> y el </w:t>
      </w:r>
      <w:r w:rsidRPr="009A50D4">
        <w:rPr>
          <w:b/>
          <w:bCs/>
        </w:rPr>
        <w:t>Administrador del Sistema</w:t>
      </w:r>
      <w:r>
        <w:t xml:space="preserve">. El sistema opera como un "Notario Digital Automatizado", centralizando las solicitudes de validación que se ejecutan internamente contra fuentes de datos oficiales como la </w:t>
      </w:r>
      <w:r w:rsidR="004D76EB">
        <w:t>RI</w:t>
      </w:r>
      <w:r>
        <w:t>, el Catastro Nacional, el MIVHED, la DGII, los Ayuntamientos locales y el .</w:t>
      </w:r>
    </w:p>
    <w:p w14:paraId="26299632" w14:textId="4A52F930" w:rsidR="00920CA1" w:rsidRDefault="00920CA1" w:rsidP="00920CA1">
      <w:r w:rsidRPr="009A50D4">
        <w:rPr>
          <w:b/>
          <w:bCs/>
        </w:rPr>
        <w:t>Alcance</w:t>
      </w:r>
      <w:r>
        <w:t>: Cubre desde el registro de proyectos inmobiliarios hasta la emisión del certificado final de integridad con su respectivo código QR.</w:t>
      </w:r>
    </w:p>
    <w:p w14:paraId="43F81865" w14:textId="13324B37" w:rsidR="00A755C4" w:rsidRPr="00B531F2" w:rsidRDefault="00A755C4" w:rsidP="00920CA1">
      <w:pPr>
        <w:rPr>
          <w:rFonts w:eastAsia="Georgia" w:cs="Georgia"/>
        </w:rPr>
      </w:pPr>
      <w:r w:rsidRPr="00B531F2">
        <w:rPr>
          <w:rFonts w:eastAsia="Georgia" w:cs="Georgia"/>
          <w:b/>
          <w:bCs/>
        </w:rPr>
        <w:t>Interacción</w:t>
      </w:r>
      <w:r>
        <w:t>:</w:t>
      </w:r>
      <w:r w:rsidRPr="00B531F2">
        <w:rPr>
          <w:rFonts w:eastAsia="Georgia" w:cs="Georgia"/>
        </w:rPr>
        <w:t xml:space="preserve"> Los actores gestionan información en tiempo real, </w:t>
      </w:r>
      <w:r w:rsidR="00920CA1">
        <w:t>lo que permite reducir</w:t>
      </w:r>
      <w:r w:rsidRPr="00B531F2">
        <w:rPr>
          <w:rFonts w:eastAsia="Georgia" w:cs="Georgia"/>
        </w:rPr>
        <w:t xml:space="preserve"> los tiempos de respuesta de </w:t>
      </w:r>
      <w:r w:rsidR="00920CA1">
        <w:t xml:space="preserve">un proceso manual de </w:t>
      </w:r>
      <w:r w:rsidRPr="00B531F2">
        <w:rPr>
          <w:rFonts w:eastAsia="Georgia" w:cs="Georgia"/>
        </w:rPr>
        <w:t xml:space="preserve">5 </w:t>
      </w:r>
      <w:r w:rsidR="00920CA1">
        <w:t>a</w:t>
      </w:r>
      <w:r w:rsidRPr="00B531F2">
        <w:rPr>
          <w:rFonts w:eastAsia="Georgia" w:cs="Georgia"/>
        </w:rPr>
        <w:t xml:space="preserve"> 15 </w:t>
      </w:r>
      <w:r w:rsidR="00920CA1">
        <w:t xml:space="preserve">o más </w:t>
      </w:r>
      <w:r w:rsidRPr="00B531F2">
        <w:rPr>
          <w:rFonts w:eastAsia="Georgia" w:cs="Georgia"/>
        </w:rPr>
        <w:t xml:space="preserve">días a aproximadamente 2 </w:t>
      </w:r>
      <w:r w:rsidR="00920CA1">
        <w:t xml:space="preserve">a 15 </w:t>
      </w:r>
      <w:r w:rsidRPr="00B531F2">
        <w:rPr>
          <w:rFonts w:eastAsia="Georgia" w:cs="Georgia"/>
        </w:rPr>
        <w:t>minutos.</w:t>
      </w:r>
    </w:p>
    <w:p w14:paraId="1FCCBE59" w14:textId="0D16F43B" w:rsidR="00A755C4" w:rsidRPr="00B531F2" w:rsidRDefault="00A755C4" w:rsidP="00AC2130">
      <w:pPr>
        <w:pStyle w:val="Ttulo3"/>
      </w:pPr>
      <w:bookmarkStart w:id="92" w:name="_Toc227357308"/>
      <w:r w:rsidRPr="00B531F2">
        <w:t>General</w:t>
      </w:r>
      <w:bookmarkEnd w:id="92"/>
    </w:p>
    <w:p w14:paraId="0BD4BF3B" w14:textId="321F55D4" w:rsidR="009A4C6B" w:rsidRDefault="005C2244" w:rsidP="009A50D4">
      <w:r>
        <w:rPr>
          <w:noProof/>
        </w:rPr>
        <mc:AlternateContent>
          <mc:Choice Requires="wps">
            <w:drawing>
              <wp:anchor distT="0" distB="0" distL="114300" distR="114300" simplePos="0" relativeHeight="251658256" behindDoc="0" locked="0" layoutInCell="1" allowOverlap="1" wp14:anchorId="264759DC" wp14:editId="3147CFAB">
                <wp:simplePos x="0" y="0"/>
                <wp:positionH relativeFrom="margin">
                  <wp:align>left</wp:align>
                </wp:positionH>
                <wp:positionV relativeFrom="paragraph">
                  <wp:posOffset>1371542</wp:posOffset>
                </wp:positionV>
                <wp:extent cx="4572000" cy="457200"/>
                <wp:effectExtent l="0" t="0" r="0" b="0"/>
                <wp:wrapTopAndBottom/>
                <wp:docPr id="16" name="Cuadro de texto 16"/>
                <wp:cNvGraphicFramePr/>
                <a:graphic xmlns:a="http://schemas.openxmlformats.org/drawingml/2006/main">
                  <a:graphicData uri="http://schemas.microsoft.com/office/word/2010/wordprocessingShape">
                    <wps:wsp>
                      <wps:cNvSpPr txBox="1"/>
                      <wps:spPr>
                        <a:xfrm>
                          <a:off x="0" y="0"/>
                          <a:ext cx="4572000" cy="457200"/>
                        </a:xfrm>
                        <a:prstGeom prst="rect">
                          <a:avLst/>
                        </a:prstGeom>
                        <a:solidFill>
                          <a:prstClr val="white"/>
                        </a:solidFill>
                        <a:ln>
                          <a:noFill/>
                        </a:ln>
                      </wps:spPr>
                      <wps:txbx>
                        <w:txbxContent>
                          <w:p w14:paraId="779AA026" w14:textId="591145DD" w:rsidR="005C2244" w:rsidRPr="008F479F" w:rsidRDefault="00F73143" w:rsidP="005C2244">
                            <w:pPr>
                              <w:pStyle w:val="Figuras"/>
                              <w:rPr>
                                <w:noProof/>
                                <w:szCs w:val="22"/>
                              </w:rPr>
                            </w:pPr>
                            <w:bookmarkStart w:id="93" w:name="_Toc227666433"/>
                            <w:r>
                              <w:t>Figura</w:t>
                            </w:r>
                            <w:r w:rsidR="005C2244">
                              <w:t xml:space="preserve"> </w:t>
                            </w:r>
                            <w:r w:rsidR="004F2367">
                              <w:t>4</w:t>
                            </w:r>
                            <w:r>
                              <w:fldChar w:fldCharType="begin"/>
                            </w:r>
                            <w:r>
                              <w:instrText xml:space="preserve"> SEQ Ilustración \* ARABIC </w:instrText>
                            </w:r>
                            <w:r>
                              <w:fldChar w:fldCharType="separate"/>
                            </w:r>
                            <w:r w:rsidR="00B111AF">
                              <w:rPr>
                                <w:noProof/>
                              </w:rPr>
                              <w:t>4</w:t>
                            </w:r>
                            <w:r>
                              <w:fldChar w:fldCharType="end"/>
                            </w:r>
                            <w:r w:rsidR="005C2244">
                              <w:br/>
                            </w:r>
                            <w:r w:rsidR="005C2244" w:rsidRPr="005C2244">
                              <w:rPr>
                                <w:b w:val="0"/>
                                <w:bCs w:val="0"/>
                              </w:rPr>
                              <w:t>Diagrama de Casos de Uso General</w:t>
                            </w:r>
                            <w:bookmarkEnd w:id="9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64759DC" id="Cuadro de texto 16" o:spid="_x0000_s1031" type="#_x0000_t202" style="position:absolute;left:0;text-align:left;margin-left:0;margin-top:108pt;width:5in;height:36pt;z-index:25165825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" stroked="f">
                <v:textbox inset="0,0,0,0">
                  <w:txbxContent>
                    <w:p w14:paraId="779AA026" w14:textId="591145DD" w:rsidR="005C2244" w:rsidRPr="008F479F" w:rsidRDefault="00F73143" w:rsidP="005C2244">
                      <w:pPr>
                        <w:pStyle w:val="Figuras"/>
                        <w:rPr>
                          <w:noProof/>
                          <w:szCs w:val="22"/>
                        </w:rPr>
                      </w:pPr>
                      <w:bookmarkStart w:id="94" w:name="_Toc227666433"/>
                      <w:r>
                        <w:t>Figura</w:t>
                      </w:r>
                      <w:r w:rsidR="005C2244">
                        <w:t xml:space="preserve"> </w:t>
                      </w:r>
                      <w:r w:rsidR="004F2367">
                        <w:t>4</w:t>
                      </w:r>
                      <w:r>
                        <w:fldChar w:fldCharType="begin"/>
                      </w:r>
                      <w:r>
                        <w:instrText xml:space="preserve"> SEQ Ilustración \* ARABIC </w:instrText>
                      </w:r>
                      <w:r>
                        <w:fldChar w:fldCharType="separate"/>
                      </w:r>
                      <w:r w:rsidR="00B111AF">
                        <w:rPr>
                          <w:noProof/>
                        </w:rPr>
                        <w:t>4</w:t>
                      </w:r>
                      <w:r>
                        <w:fldChar w:fldCharType="end"/>
                      </w:r>
                      <w:r w:rsidR="005C2244">
                        <w:br/>
                      </w:r>
                      <w:r w:rsidR="005C2244" w:rsidRPr="005C2244">
                        <w:rPr>
                          <w:b w:val="0"/>
                          <w:bCs w:val="0"/>
                        </w:rPr>
                        <w:t>Diagrama de Casos de Uso General</w:t>
                      </w:r>
                      <w:bookmarkEnd w:id="94"/>
                    </w:p>
                  </w:txbxContent>
                </v:textbox>
                <w10:wrap type="topAndBottom" anchorx="margin"/>
              </v:shape>
            </w:pict>
          </mc:Fallback>
        </mc:AlternateContent>
      </w:r>
      <w:r w:rsidR="00E7214D" w:rsidRPr="003454AA">
        <w:rPr>
          <w:noProof/>
        </w:rPr>
        <w:drawing>
          <wp:anchor distT="0" distB="0" distL="114300" distR="114300" simplePos="0" relativeHeight="251658244" behindDoc="0" locked="0" layoutInCell="1" allowOverlap="1" wp14:anchorId="4234401E" wp14:editId="1EC095AA">
            <wp:simplePos x="0" y="0"/>
            <wp:positionH relativeFrom="margin">
              <wp:align>center</wp:align>
            </wp:positionH>
            <wp:positionV relativeFrom="paragraph">
              <wp:posOffset>1821815</wp:posOffset>
            </wp:positionV>
            <wp:extent cx="4572000" cy="2513330"/>
            <wp:effectExtent l="0" t="0" r="0" b="1270"/>
            <wp:wrapTopAndBottom/>
            <wp:docPr id="899800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800000" name=""/>
                    <pic:cNvPicPr/>
                  </pic:nvPicPr>
                  <pic:blipFill>
                    <a:blip r:embed="rId102"/>
                    <a:stretch>
                      <a:fillRect/>
                    </a:stretch>
                  </pic:blipFill>
                  <pic:spPr>
                    <a:xfrm>
                      <a:off x="0" y="0"/>
                      <a:ext cx="4572000" cy="2513330"/>
                    </a:xfrm>
                    <a:prstGeom prst="rect">
                      <a:avLst/>
                    </a:prstGeom>
                  </pic:spPr>
                </pic:pic>
              </a:graphicData>
            </a:graphic>
            <wp14:sizeRelH relativeFrom="margin">
              <wp14:pctWidth>0</wp14:pctWidth>
            </wp14:sizeRelH>
            <wp14:sizeRelV relativeFrom="margin">
              <wp14:pctHeight>0</wp14:pctHeight>
            </wp14:sizeRelV>
          </wp:anchor>
        </w:drawing>
      </w:r>
      <w:r w:rsidR="009A4C6B" w:rsidRPr="009A4C6B">
        <w:t xml:space="preserve">El Diagrama de Caso de Uso General constituye la representación de alto nivel de las interacciones entre los actores externos y el sistema </w:t>
      </w:r>
      <w:r w:rsidR="009A4C6B" w:rsidRPr="009A4C6B">
        <w:rPr>
          <w:b/>
          <w:bCs/>
        </w:rPr>
        <w:t>VeriFinca</w:t>
      </w:r>
      <w:r w:rsidR="009A4C6B" w:rsidRPr="009A4C6B">
        <w:t>. En el marco de esta investigación, este modelo es fundamental para visualizar cómo la plataforma actúa como un intermediario tecnológico o "Notario Digital Automatizado", centralizando procesos que actualmente se encuentran fragmentados en diversas instituciones.</w:t>
      </w:r>
    </w:p>
    <w:p w14:paraId="40D03FEC" w14:textId="7742EECF" w:rsidR="00603FD9" w:rsidRDefault="00603FD9" w:rsidP="00647120">
      <w:pPr>
        <w:ind w:left="720"/>
      </w:pPr>
      <w:r w:rsidRPr="00C52B81">
        <w:rPr>
          <w:i/>
          <w:iCs/>
        </w:rPr>
        <w:t>Fuente</w:t>
      </w:r>
      <w:r>
        <w:t xml:space="preserve">: </w:t>
      </w:r>
      <w:r w:rsidR="00C91887">
        <w:t>Elaboración</w:t>
      </w:r>
      <w:r w:rsidR="004550E7">
        <w:t xml:space="preserve"> p</w:t>
      </w:r>
      <w:r>
        <w:t>ropia</w:t>
      </w:r>
      <w:r w:rsidR="004550E7">
        <w:t xml:space="preserve"> bajo el estándar de UML 2.5.</w:t>
      </w:r>
    </w:p>
    <w:p w14:paraId="21A15EB4" w14:textId="00D819B3" w:rsidR="00603FD9" w:rsidRDefault="00603FD9" w:rsidP="009F3508"/>
    <w:p w14:paraId="25E708E7" w14:textId="106A6395" w:rsidR="009F3508" w:rsidRDefault="009F3508" w:rsidP="009F3508">
      <w:r w:rsidRPr="009F3508">
        <w:t>La representación lógica se centra en el sistema como un intermediario que orquesta las consultas automáticas para asegurar la veracidad de la información patrimonial y legal</w:t>
      </w:r>
      <w:r w:rsidR="00F44525">
        <w:t>,</w:t>
      </w:r>
      <w:r w:rsidR="00905CCC">
        <w:t xml:space="preserve"> además de un espacio seguro para inversionistas y </w:t>
      </w:r>
      <w:r w:rsidR="00284A00">
        <w:t>desarrolladores de propiedades e inmuebles que buscan visibilidad en un sitio seguro y confiable</w:t>
      </w:r>
      <w:r w:rsidRPr="009F3508">
        <w:t>. La estructura de la frontera del sistema delimita claramente las funciones de registro, análisis mediante el motor de validación y la generación de productos certificados.</w:t>
      </w:r>
    </w:p>
    <w:p w14:paraId="6C649F11" w14:textId="691BA0D0" w:rsidR="00A755C4" w:rsidRPr="00B531F2" w:rsidRDefault="00A755C4" w:rsidP="00AC2130">
      <w:pPr>
        <w:pStyle w:val="Ttulo3"/>
      </w:pPr>
      <w:bookmarkStart w:id="95" w:name="_Toc227357309"/>
      <w:r w:rsidRPr="00B531F2">
        <w:t>Específicos</w:t>
      </w:r>
      <w:bookmarkEnd w:id="95"/>
    </w:p>
    <w:p w14:paraId="2B1EAF34" w14:textId="0BA0D5B9" w:rsidR="008B1C01" w:rsidRDefault="005C2244" w:rsidP="008B1C01">
      <w:r>
        <w:rPr>
          <w:noProof/>
        </w:rPr>
        <mc:AlternateContent>
          <mc:Choice Requires="wps">
            <w:drawing>
              <wp:anchor distT="0" distB="0" distL="114300" distR="114300" simplePos="0" relativeHeight="251658257" behindDoc="0" locked="0" layoutInCell="1" allowOverlap="1" wp14:anchorId="0DC273C6" wp14:editId="5834A59C">
                <wp:simplePos x="0" y="0"/>
                <wp:positionH relativeFrom="margin">
                  <wp:align>right</wp:align>
                </wp:positionH>
                <wp:positionV relativeFrom="paragraph">
                  <wp:posOffset>510078</wp:posOffset>
                </wp:positionV>
                <wp:extent cx="5943600" cy="457200"/>
                <wp:effectExtent l="0" t="0" r="0" b="0"/>
                <wp:wrapSquare wrapText="bothSides"/>
                <wp:docPr id="18" name="Cuadro de texto 18"/>
                <wp:cNvGraphicFramePr/>
                <a:graphic xmlns:a="http://schemas.openxmlformats.org/drawingml/2006/main">
                  <a:graphicData uri="http://schemas.microsoft.com/office/word/2010/wordprocessingShape">
                    <wps:wsp>
                      <wps:cNvSpPr txBox="1"/>
                      <wps:spPr>
                        <a:xfrm>
                          <a:off x="0" y="0"/>
                          <a:ext cx="5943600" cy="457200"/>
                        </a:xfrm>
                        <a:prstGeom prst="rect">
                          <a:avLst/>
                        </a:prstGeom>
                        <a:solidFill>
                          <a:prstClr val="white"/>
                        </a:solidFill>
                        <a:ln>
                          <a:noFill/>
                        </a:ln>
                      </wps:spPr>
                      <wps:txbx>
                        <w:txbxContent>
                          <w:p w14:paraId="1A9C8493" w14:textId="13FFEE2C" w:rsidR="005C2244" w:rsidRPr="00C76562" w:rsidRDefault="00F73143" w:rsidP="005C2244">
                            <w:pPr>
                              <w:pStyle w:val="Figuras"/>
                              <w:rPr>
                                <w:noProof/>
                                <w:szCs w:val="22"/>
                              </w:rPr>
                            </w:pPr>
                            <w:bookmarkStart w:id="96" w:name="_Toc227666434"/>
                            <w:r>
                              <w:t>Figura</w:t>
                            </w:r>
                            <w:r w:rsidR="005C2244">
                              <w:t xml:space="preserve"> </w:t>
                            </w:r>
                            <w:r w:rsidR="004F2367">
                              <w:t>5</w:t>
                            </w:r>
                            <w:r>
                              <w:fldChar w:fldCharType="begin"/>
                            </w:r>
                            <w:r>
                              <w:instrText xml:space="preserve"> SEQ Ilustración \* ARABIC </w:instrText>
                            </w:r>
                            <w:r>
                              <w:fldChar w:fldCharType="separate"/>
                            </w:r>
                            <w:r w:rsidR="00B111AF">
                              <w:rPr>
                                <w:noProof/>
                              </w:rPr>
                              <w:t>5</w:t>
                            </w:r>
                            <w:r>
                              <w:fldChar w:fldCharType="end"/>
                            </w:r>
                            <w:r w:rsidR="005C2244">
                              <w:br/>
                            </w:r>
                            <w:r w:rsidR="005C2244" w:rsidRPr="005C2244">
                              <w:rPr>
                                <w:b w:val="0"/>
                                <w:bCs w:val="0"/>
                              </w:rPr>
                              <w:t>Diagrama de Casos de Usos Específico</w:t>
                            </w:r>
                            <w:bookmarkEnd w:id="9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DC273C6" id="Cuadro de texto 18" o:spid="_x0000_s1032" type="#_x0000_t202" style="position:absolute;left:0;text-align:left;margin-left:416.8pt;margin-top:40.15pt;width:468pt;height:36pt;z-index:251658257;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" stroked="f">
                <v:textbox inset="0,0,0,0">
                  <w:txbxContent>
                    <w:p w14:paraId="1A9C8493" w14:textId="13FFEE2C" w:rsidR="005C2244" w:rsidRPr="00C76562" w:rsidRDefault="00F73143" w:rsidP="005C2244">
                      <w:pPr>
                        <w:pStyle w:val="Figuras"/>
                        <w:rPr>
                          <w:noProof/>
                          <w:szCs w:val="22"/>
                        </w:rPr>
                      </w:pPr>
                      <w:bookmarkStart w:id="97" w:name="_Toc227666434"/>
                      <w:r>
                        <w:t>Figura</w:t>
                      </w:r>
                      <w:r w:rsidR="005C2244">
                        <w:t xml:space="preserve"> </w:t>
                      </w:r>
                      <w:r w:rsidR="004F2367">
                        <w:t>5</w:t>
                      </w:r>
                      <w:r>
                        <w:fldChar w:fldCharType="begin"/>
                      </w:r>
                      <w:r>
                        <w:instrText xml:space="preserve"> SEQ Ilustración \* ARABIC </w:instrText>
                      </w:r>
                      <w:r>
                        <w:fldChar w:fldCharType="separate"/>
                      </w:r>
                      <w:r w:rsidR="00B111AF">
                        <w:rPr>
                          <w:noProof/>
                        </w:rPr>
                        <w:t>5</w:t>
                      </w:r>
                      <w:r>
                        <w:fldChar w:fldCharType="end"/>
                      </w:r>
                      <w:r w:rsidR="005C2244">
                        <w:br/>
                      </w:r>
                      <w:r w:rsidR="005C2244" w:rsidRPr="005C2244">
                        <w:rPr>
                          <w:b w:val="0"/>
                          <w:bCs w:val="0"/>
                        </w:rPr>
                        <w:t>Diagrama de Casos de Usos Específico</w:t>
                      </w:r>
                      <w:bookmarkEnd w:id="97"/>
                    </w:p>
                  </w:txbxContent>
                </v:textbox>
                <w10:wrap type="square" anchorx="margin"/>
              </v:shape>
            </w:pict>
          </mc:Fallback>
        </mc:AlternateContent>
      </w:r>
      <w:r w:rsidR="00647120" w:rsidRPr="00647120">
        <w:rPr>
          <w:noProof/>
        </w:rPr>
        <w:drawing>
          <wp:anchor distT="0" distB="0" distL="114300" distR="114300" simplePos="0" relativeHeight="251658250" behindDoc="0" locked="0" layoutInCell="1" allowOverlap="1" wp14:anchorId="2B2227E2" wp14:editId="1D09AA77">
            <wp:simplePos x="0" y="0"/>
            <wp:positionH relativeFrom="column">
              <wp:posOffset>83127</wp:posOffset>
            </wp:positionH>
            <wp:positionV relativeFrom="paragraph">
              <wp:posOffset>1064665</wp:posOffset>
            </wp:positionV>
            <wp:extent cx="5943600" cy="3301365"/>
            <wp:effectExtent l="0" t="0" r="0" b="0"/>
            <wp:wrapSquare wrapText="bothSides"/>
            <wp:docPr id="920718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18871" name=""/>
                    <pic:cNvPicPr/>
                  </pic:nvPicPr>
                  <pic:blipFill>
                    <a:blip r:embed="rId103"/>
                    <a:stretch>
                      <a:fillRect/>
                    </a:stretch>
                  </pic:blipFill>
                  <pic:spPr>
                    <a:xfrm>
                      <a:off x="0" y="0"/>
                      <a:ext cx="5943600" cy="3301365"/>
                    </a:xfrm>
                    <a:prstGeom prst="rect">
                      <a:avLst/>
                    </a:prstGeom>
                  </pic:spPr>
                </pic:pic>
              </a:graphicData>
            </a:graphic>
          </wp:anchor>
        </w:drawing>
      </w:r>
      <w:r w:rsidR="008B1C01" w:rsidRPr="00B531F2">
        <w:t>Este diagrama se enfoca en el proceso central de tu propuesta: la validación automática contra bases de datos gubernamentales.</w:t>
      </w:r>
    </w:p>
    <w:p w14:paraId="7ABF8B17" w14:textId="0267DE07" w:rsidR="00BF009A" w:rsidRPr="00927E90" w:rsidRDefault="00C91887" w:rsidP="00927E90">
      <w:r w:rsidRPr="004C3B40">
        <w:rPr>
          <w:i/>
          <w:iCs/>
        </w:rPr>
        <w:t>Fuente</w:t>
      </w:r>
      <w:r>
        <w:t>: Elaboración propia bajo el estándar de UML 2.5.</w:t>
      </w:r>
      <w:r w:rsidR="00993ADF">
        <w:t xml:space="preserve"> </w:t>
      </w:r>
      <w:r w:rsidR="00A755C4" w:rsidRPr="00B531F2">
        <w:t xml:space="preserve">Este diagrama detalla el "Motor de Inferencia"(mecanismos de validación). Describe específicamente cómo el sistema desglosa la integridad de un proyecto en múltiples sub-validaciones técnicas, conectándose con el </w:t>
      </w:r>
      <w:r w:rsidR="00956ED2" w:rsidRPr="00B531F2">
        <w:t>MIVHED</w:t>
      </w:r>
      <w:r w:rsidR="00A755C4" w:rsidRPr="00B531F2">
        <w:t xml:space="preserve"> para licencias y con la </w:t>
      </w:r>
      <w:r w:rsidR="004D76EB">
        <w:t>RI</w:t>
      </w:r>
      <w:r w:rsidR="00A755C4" w:rsidRPr="00B531F2">
        <w:t xml:space="preserve"> para la cadena de propiedad, reduciendo el riesgo de estafas por duplicidad o documentos falsificados.</w:t>
      </w:r>
    </w:p>
    <w:p w14:paraId="7B279773" w14:textId="77777777" w:rsidR="00A755C4" w:rsidRPr="00B531F2" w:rsidRDefault="00A755C4" w:rsidP="00AC2130">
      <w:pPr>
        <w:pStyle w:val="Ttulo3"/>
      </w:pPr>
      <w:bookmarkStart w:id="98" w:name="_Toc227357310"/>
      <w:r w:rsidRPr="00B531F2">
        <w:lastRenderedPageBreak/>
        <w:t>Diagrama de Actividad de Casos de Uso (Proceso de validación)</w:t>
      </w:r>
      <w:bookmarkEnd w:id="98"/>
    </w:p>
    <w:p w14:paraId="2131D469" w14:textId="77777777" w:rsidR="00D62EEE" w:rsidRDefault="005C2244" w:rsidP="00C52B81">
      <w:r>
        <w:rPr>
          <w:noProof/>
        </w:rPr>
        <mc:AlternateContent>
          <mc:Choice Requires="wps">
            <w:drawing>
              <wp:anchor distT="0" distB="0" distL="114300" distR="114300" simplePos="0" relativeHeight="251658258" behindDoc="0" locked="0" layoutInCell="1" allowOverlap="1" wp14:anchorId="7BAE4BF0" wp14:editId="1107C8A4">
                <wp:simplePos x="0" y="0"/>
                <wp:positionH relativeFrom="column">
                  <wp:posOffset>114300</wp:posOffset>
                </wp:positionH>
                <wp:positionV relativeFrom="paragraph">
                  <wp:posOffset>623570</wp:posOffset>
                </wp:positionV>
                <wp:extent cx="5705475" cy="457200"/>
                <wp:effectExtent l="0" t="0" r="9525" b="0"/>
                <wp:wrapTopAndBottom/>
                <wp:docPr id="19" name="Cuadro de texto 19"/>
                <wp:cNvGraphicFramePr/>
                <a:graphic xmlns:a="http://schemas.openxmlformats.org/drawingml/2006/main">
                  <a:graphicData uri="http://schemas.microsoft.com/office/word/2010/wordprocessingShape">
                    <wps:wsp>
                      <wps:cNvSpPr txBox="1"/>
                      <wps:spPr>
                        <a:xfrm>
                          <a:off x="0" y="0"/>
                          <a:ext cx="5705475" cy="457200"/>
                        </a:xfrm>
                        <a:prstGeom prst="rect">
                          <a:avLst/>
                        </a:prstGeom>
                        <a:solidFill>
                          <a:prstClr val="white"/>
                        </a:solidFill>
                        <a:ln>
                          <a:noFill/>
                        </a:ln>
                      </wps:spPr>
                      <wps:txbx>
                        <w:txbxContent>
                          <w:p w14:paraId="09C8491D" w14:textId="04AF792A" w:rsidR="005C2244" w:rsidRPr="0078050C" w:rsidRDefault="00F73143" w:rsidP="005C2244">
                            <w:pPr>
                              <w:pStyle w:val="Figuras"/>
                              <w:rPr>
                                <w:noProof/>
                                <w:szCs w:val="22"/>
                              </w:rPr>
                            </w:pPr>
                            <w:bookmarkStart w:id="99" w:name="_Toc227666435"/>
                            <w:r>
                              <w:t>Figura</w:t>
                            </w:r>
                            <w:r w:rsidR="005C2244">
                              <w:t xml:space="preserve"> </w:t>
                            </w:r>
                            <w:r w:rsidR="004F2367">
                              <w:t>6</w:t>
                            </w:r>
                            <w:r>
                              <w:fldChar w:fldCharType="begin"/>
                            </w:r>
                            <w:r>
                              <w:instrText xml:space="preserve"> SEQ Ilustración \* ARABIC </w:instrText>
                            </w:r>
                            <w:r>
                              <w:fldChar w:fldCharType="separate"/>
                            </w:r>
                            <w:r w:rsidR="00B111AF">
                              <w:rPr>
                                <w:noProof/>
                              </w:rPr>
                              <w:t>6</w:t>
                            </w:r>
                            <w:r>
                              <w:fldChar w:fldCharType="end"/>
                            </w:r>
                            <w:r w:rsidR="005C2244">
                              <w:br/>
                            </w:r>
                            <w:r w:rsidR="005C2244" w:rsidRPr="005C2244">
                              <w:rPr>
                                <w:b w:val="0"/>
                                <w:bCs w:val="0"/>
                              </w:rPr>
                              <w:t>Diagrama de Actividad de Casos de Uso (Proceso de validación)</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7BAE4BF0" id="Cuadro de texto 19" o:spid="_x0000_s1033" type="#_x0000_t202" style="position:absolute;left:0;text-align:left;margin-left:9pt;margin-top:49.1pt;width:449.25pt;height:36pt;z-index:25165825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" stroked="f">
                <v:textbox inset="0,0,0,0">
                  <w:txbxContent>
                    <w:p w14:paraId="09C8491D" w14:textId="04AF792A" w:rsidR="005C2244" w:rsidRPr="0078050C" w:rsidRDefault="00F73143" w:rsidP="005C2244">
                      <w:pPr>
                        <w:pStyle w:val="Figuras"/>
                        <w:rPr>
                          <w:noProof/>
                          <w:szCs w:val="22"/>
                        </w:rPr>
                      </w:pPr>
                      <w:bookmarkStart w:id="100" w:name="_Toc227666435"/>
                      <w:r>
                        <w:t>Figura</w:t>
                      </w:r>
                      <w:r w:rsidR="005C2244">
                        <w:t xml:space="preserve"> </w:t>
                      </w:r>
                      <w:r w:rsidR="004F2367">
                        <w:t>6</w:t>
                      </w:r>
                      <w:r>
                        <w:fldChar w:fldCharType="begin"/>
                      </w:r>
                      <w:r>
                        <w:instrText xml:space="preserve"> SEQ Ilustración \* ARABIC </w:instrText>
                      </w:r>
                      <w:r>
                        <w:fldChar w:fldCharType="separate"/>
                      </w:r>
                      <w:r w:rsidR="00B111AF">
                        <w:rPr>
                          <w:noProof/>
                        </w:rPr>
                        <w:t>6</w:t>
                      </w:r>
                      <w:r>
                        <w:fldChar w:fldCharType="end"/>
                      </w:r>
                      <w:r w:rsidR="005C2244">
                        <w:br/>
                      </w:r>
                      <w:r w:rsidR="005C2244" w:rsidRPr="005C2244">
                        <w:rPr>
                          <w:b w:val="0"/>
                          <w:bCs w:val="0"/>
                        </w:rPr>
                        <w:t>Diagrama de Actividad de Casos de Uso (Proceso de validación)</w:t>
                      </w:r>
                      <w:bookmarkEnd w:id="100"/>
                    </w:p>
                  </w:txbxContent>
                </v:textbox>
                <w10:wrap type="topAndBottom"/>
              </v:shape>
            </w:pict>
          </mc:Fallback>
        </mc:AlternateContent>
      </w:r>
    </w:p>
    <w:p w14:paraId="023444BF" w14:textId="0FAE8382" w:rsidR="00C0580E" w:rsidRDefault="00C0580E" w:rsidP="00C52B81">
      <w:r>
        <w:rPr>
          <w:noProof/>
        </w:rPr>
        <w:drawing>
          <wp:anchor distT="0" distB="0" distL="114300" distR="114300" simplePos="0" relativeHeight="251658245" behindDoc="0" locked="0" layoutInCell="1" allowOverlap="1" wp14:anchorId="2A6BC903" wp14:editId="02F26800">
            <wp:simplePos x="0" y="0"/>
            <wp:positionH relativeFrom="margin">
              <wp:align>center</wp:align>
            </wp:positionH>
            <wp:positionV relativeFrom="paragraph">
              <wp:posOffset>1081058</wp:posOffset>
            </wp:positionV>
            <wp:extent cx="5705475" cy="5635625"/>
            <wp:effectExtent l="0" t="0" r="9525" b="3175"/>
            <wp:wrapTopAndBottom/>
            <wp:docPr id="131956389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05475" cy="5635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755C4" w:rsidRPr="00B531F2">
        <w:t>Basados en las actividades que este proyecto realizara este diagrama muestra el flujo lógico desde que se carga un documento hasta que se emite el Sello de Integridad.</w:t>
      </w:r>
      <w:r w:rsidR="00D7371A">
        <w:t xml:space="preserve">       </w:t>
      </w:r>
    </w:p>
    <w:p w14:paraId="746A37DB" w14:textId="65F30984" w:rsidR="00FE67D0" w:rsidRDefault="00C91887" w:rsidP="00A755C4">
      <w:r w:rsidRPr="004C3B40">
        <w:rPr>
          <w:i/>
          <w:iCs/>
        </w:rPr>
        <w:t>Fuente</w:t>
      </w:r>
      <w:r>
        <w:t>: Elaboración propia bajo el estándar de UML 2.5.</w:t>
      </w:r>
      <w:r w:rsidR="00A755C4" w:rsidRPr="00B531F2">
        <w:t xml:space="preserve">Este flujo representa la transición del modelo manual de 5 o </w:t>
      </w:r>
      <w:r w:rsidR="00357EC0">
        <w:t xml:space="preserve">más de </w:t>
      </w:r>
      <w:r w:rsidR="00A755C4" w:rsidRPr="00B531F2">
        <w:t>15 días al modelo a un movimiento digital de ~</w:t>
      </w:r>
      <w:r w:rsidR="00EC0F5C">
        <w:t>5 a 15</w:t>
      </w:r>
      <w:r w:rsidR="00A755C4" w:rsidRPr="00B531F2">
        <w:t xml:space="preserve"> minutos sujeto a la disponibilidad de la información en él sistema. Se destaca el procesamiento paralelo de las consultas </w:t>
      </w:r>
      <w:r w:rsidR="00A755C4" w:rsidRPr="00B531F2">
        <w:lastRenderedPageBreak/>
        <w:t>externas para optimizar el tiempo de respuesta y el punto de decisión crítico donde el sistema bloquea transacciones fraudulentas antes de su formalización.</w:t>
      </w:r>
    </w:p>
    <w:p w14:paraId="1FBEAA14" w14:textId="77777777" w:rsidR="00FE67D0" w:rsidRPr="00B531F2" w:rsidRDefault="00FE67D0" w:rsidP="00A755C4"/>
    <w:p w14:paraId="41AC2DCF" w14:textId="77777777" w:rsidR="00274065" w:rsidRPr="00B531F2" w:rsidRDefault="00274065" w:rsidP="00AC2130">
      <w:pPr>
        <w:pStyle w:val="Ttulo3"/>
      </w:pPr>
      <w:bookmarkStart w:id="101" w:name="_Toc227357311"/>
      <w:r w:rsidRPr="00B531F2">
        <w:t>Diagrama de Clases</w:t>
      </w:r>
      <w:bookmarkEnd w:id="101"/>
    </w:p>
    <w:p w14:paraId="221A6889" w14:textId="77777777" w:rsidR="00D62EEE" w:rsidRDefault="005C2244" w:rsidP="00C52B81">
      <w:r>
        <w:rPr>
          <w:noProof/>
        </w:rPr>
        <w:drawing>
          <wp:anchor distT="0" distB="0" distL="114300" distR="114300" simplePos="0" relativeHeight="251658259" behindDoc="0" locked="0" layoutInCell="1" allowOverlap="1" wp14:anchorId="5B374AB5" wp14:editId="10A29E77">
            <wp:simplePos x="0" y="0"/>
            <wp:positionH relativeFrom="margin">
              <wp:align>right</wp:align>
            </wp:positionH>
            <wp:positionV relativeFrom="paragraph">
              <wp:posOffset>803160</wp:posOffset>
            </wp:positionV>
            <wp:extent cx="5943600" cy="4315460"/>
            <wp:effectExtent l="0" t="0" r="0" b="8890"/>
            <wp:wrapSquare wrapText="bothSides"/>
            <wp:docPr id="1803939116"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943600" cy="4315460"/>
                    </a:xfrm>
                    <a:prstGeom prst="rect">
                      <a:avLst/>
                    </a:prstGeom>
                    <a:noFill/>
                    <a:ln>
                      <a:noFill/>
                    </a:ln>
                  </pic:spPr>
                </pic:pic>
              </a:graphicData>
            </a:graphic>
          </wp:anchor>
        </w:drawing>
      </w:r>
      <w:r>
        <w:rPr>
          <w:noProof/>
        </w:rPr>
        <mc:AlternateContent>
          <mc:Choice Requires="wps">
            <w:drawing>
              <wp:anchor distT="0" distB="0" distL="114300" distR="114300" simplePos="0" relativeHeight="251658260" behindDoc="0" locked="0" layoutInCell="1" allowOverlap="1" wp14:anchorId="2EEDF14E" wp14:editId="553DE9A1">
                <wp:simplePos x="0" y="0"/>
                <wp:positionH relativeFrom="margin">
                  <wp:align>right</wp:align>
                </wp:positionH>
                <wp:positionV relativeFrom="paragraph">
                  <wp:posOffset>284307</wp:posOffset>
                </wp:positionV>
                <wp:extent cx="5943600" cy="457200"/>
                <wp:effectExtent l="0" t="0" r="0" b="0"/>
                <wp:wrapSquare wrapText="bothSides"/>
                <wp:docPr id="20" name="Cuadro de texto 20"/>
                <wp:cNvGraphicFramePr/>
                <a:graphic xmlns:a="http://schemas.openxmlformats.org/drawingml/2006/main">
                  <a:graphicData uri="http://schemas.microsoft.com/office/word/2010/wordprocessingShape">
                    <wps:wsp>
                      <wps:cNvSpPr txBox="1"/>
                      <wps:spPr>
                        <a:xfrm>
                          <a:off x="0" y="0"/>
                          <a:ext cx="5943600" cy="457200"/>
                        </a:xfrm>
                        <a:prstGeom prst="rect">
                          <a:avLst/>
                        </a:prstGeom>
                        <a:solidFill>
                          <a:prstClr val="white"/>
                        </a:solidFill>
                        <a:ln>
                          <a:noFill/>
                        </a:ln>
                      </wps:spPr>
                      <wps:txbx>
                        <w:txbxContent>
                          <w:p w14:paraId="28EC5F52" w14:textId="3503CD91" w:rsidR="005C2244" w:rsidRPr="00B51C48" w:rsidRDefault="00F73143" w:rsidP="00B51C48">
                            <w:pPr>
                              <w:pStyle w:val="Figuras"/>
                            </w:pPr>
                            <w:bookmarkStart w:id="102" w:name="_Toc227666436"/>
                            <w:r w:rsidRPr="00B51C48">
                              <w:t>Figura</w:t>
                            </w:r>
                            <w:r w:rsidR="005C2244" w:rsidRPr="00B51C48">
                              <w:t xml:space="preserve"> </w:t>
                            </w:r>
                            <w:r w:rsidR="004F2367">
                              <w:t>7</w:t>
                            </w:r>
                            <w:r>
                              <w:fldChar w:fldCharType="begin"/>
                            </w:r>
                            <w:r>
                              <w:instrText xml:space="preserve"> SEQ Ilustración \* ARABIC </w:instrText>
                            </w:r>
                            <w:r>
                              <w:fldChar w:fldCharType="separate"/>
                            </w:r>
                            <w:r w:rsidR="00B111AF">
                              <w:rPr>
                                <w:noProof/>
                              </w:rPr>
                              <w:t>7</w:t>
                            </w:r>
                            <w:r>
                              <w:fldChar w:fldCharType="end"/>
                            </w:r>
                            <w:r w:rsidR="005C2244" w:rsidRPr="00B51C48">
                              <w:br/>
                              <w:t>Diagrama de Clases</w:t>
                            </w:r>
                            <w:bookmarkEnd w:id="10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EEDF14E" id="Cuadro de texto 20" o:spid="_x0000_s1034" type="#_x0000_t202" style="position:absolute;left:0;text-align:left;margin-left:416.8pt;margin-top:22.4pt;width:468pt;height:36pt;z-index:25165826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" stroked="f">
                <v:textbox inset="0,0,0,0">
                  <w:txbxContent>
                    <w:p w14:paraId="28EC5F52" w14:textId="3503CD91" w:rsidR="005C2244" w:rsidRPr="00B51C48" w:rsidRDefault="00F73143" w:rsidP="00B51C48">
                      <w:pPr>
                        <w:pStyle w:val="Figuras"/>
                      </w:pPr>
                      <w:bookmarkStart w:id="103" w:name="_Toc227666436"/>
                      <w:r w:rsidRPr="00B51C48">
                        <w:t>Figura</w:t>
                      </w:r>
                      <w:r w:rsidR="005C2244" w:rsidRPr="00B51C48">
                        <w:t xml:space="preserve"> </w:t>
                      </w:r>
                      <w:r w:rsidR="004F2367">
                        <w:t>7</w:t>
                      </w:r>
                      <w:r>
                        <w:fldChar w:fldCharType="begin"/>
                      </w:r>
                      <w:r>
                        <w:instrText xml:space="preserve"> SEQ Ilustración \* ARABIC </w:instrText>
                      </w:r>
                      <w:r>
                        <w:fldChar w:fldCharType="separate"/>
                      </w:r>
                      <w:r w:rsidR="00B111AF">
                        <w:rPr>
                          <w:noProof/>
                        </w:rPr>
                        <w:t>7</w:t>
                      </w:r>
                      <w:r>
                        <w:fldChar w:fldCharType="end"/>
                      </w:r>
                      <w:r w:rsidR="005C2244" w:rsidRPr="00B51C48">
                        <w:br/>
                        <w:t>Diagrama de Clases</w:t>
                      </w:r>
                      <w:bookmarkEnd w:id="103"/>
                    </w:p>
                  </w:txbxContent>
                </v:textbox>
                <w10:wrap type="square" anchorx="margin"/>
              </v:shape>
            </w:pict>
          </mc:Fallback>
        </mc:AlternateContent>
      </w:r>
    </w:p>
    <w:p w14:paraId="4E19F11E" w14:textId="401AF550" w:rsidR="005611D4" w:rsidRPr="001522CC" w:rsidRDefault="00274065" w:rsidP="005C2244">
      <w:r w:rsidRPr="00B531F2">
        <w:t>Define la estructura estática y los datos que manejará tu aplicación web.</w:t>
      </w:r>
    </w:p>
    <w:p w14:paraId="2A644E7B" w14:textId="77F3BE42" w:rsidR="008E28A8" w:rsidRDefault="00C91887" w:rsidP="00A755C4">
      <w:r w:rsidRPr="004C3B40">
        <w:rPr>
          <w:i/>
          <w:iCs/>
        </w:rPr>
        <w:t>Fuente</w:t>
      </w:r>
      <w:r>
        <w:t>: Elaboración propia bajo el estándar de UML 2.5.</w:t>
      </w:r>
      <w:r w:rsidR="002B6DDD" w:rsidRPr="002B6DDD">
        <w:t xml:space="preserve">El modelo se articula en torno a objetos de negocio clave identificados en el análisis: el Proyecto como raíz de agregado, los Usuarios, la Gestión Documental, el Motor de Validación (APIs de Gobierno y Pagos) y el Sello de Integridad. Las relaciones entre clases se definen mediante asociaciones y composiciones, indicando explícitamente la multiplicidad de las interacciones (por ejemplo, un Proyecto que contiene múltiples Documentos y genera un único Sello). </w:t>
      </w:r>
      <w:r w:rsidR="002B6DDD" w:rsidRPr="002B6DDD">
        <w:lastRenderedPageBreak/>
        <w:t>Este enfoque asegura que la validación de integridad, regida por la Ley 126-02, esté intrínsecamente ligada a la estructura misma del software.</w:t>
      </w:r>
    </w:p>
    <w:p w14:paraId="178C0492" w14:textId="7032F416" w:rsidR="00F75D76" w:rsidRDefault="002B4028" w:rsidP="00AC2130">
      <w:pPr>
        <w:pStyle w:val="Ttulo3"/>
      </w:pPr>
      <w:bookmarkStart w:id="104" w:name="_Toc227357312"/>
      <w:r>
        <w:t>Diagrama de Secuencia</w:t>
      </w:r>
      <w:bookmarkEnd w:id="104"/>
    </w:p>
    <w:p w14:paraId="4A02163A" w14:textId="3044B3E2" w:rsidR="005C2244" w:rsidRPr="005C2244" w:rsidRDefault="004F2367" w:rsidP="005C2244">
      <w:r>
        <w:rPr>
          <w:noProof/>
        </w:rPr>
        <mc:AlternateContent>
          <mc:Choice Requires="wps">
            <w:drawing>
              <wp:anchor distT="0" distB="0" distL="114300" distR="114300" simplePos="0" relativeHeight="251658262" behindDoc="0" locked="0" layoutInCell="1" allowOverlap="1" wp14:anchorId="0D531E6E" wp14:editId="56B5B9B2">
                <wp:simplePos x="0" y="0"/>
                <wp:positionH relativeFrom="margin">
                  <wp:align>right</wp:align>
                </wp:positionH>
                <wp:positionV relativeFrom="paragraph">
                  <wp:posOffset>1241425</wp:posOffset>
                </wp:positionV>
                <wp:extent cx="5943600" cy="457200"/>
                <wp:effectExtent l="0" t="0" r="0" b="0"/>
                <wp:wrapSquare wrapText="bothSides"/>
                <wp:docPr id="21" name="Cuadro de texto 21"/>
                <wp:cNvGraphicFramePr/>
                <a:graphic xmlns:a="http://schemas.openxmlformats.org/drawingml/2006/main">
                  <a:graphicData uri="http://schemas.microsoft.com/office/word/2010/wordprocessingShape">
                    <wps:wsp>
                      <wps:cNvSpPr txBox="1"/>
                      <wps:spPr>
                        <a:xfrm>
                          <a:off x="0" y="0"/>
                          <a:ext cx="5943600" cy="457200"/>
                        </a:xfrm>
                        <a:prstGeom prst="rect">
                          <a:avLst/>
                        </a:prstGeom>
                        <a:solidFill>
                          <a:prstClr val="white"/>
                        </a:solidFill>
                        <a:ln>
                          <a:noFill/>
                        </a:ln>
                      </wps:spPr>
                      <wps:txbx>
                        <w:txbxContent>
                          <w:p w14:paraId="5BF6B563" w14:textId="78C926DA" w:rsidR="005C2244" w:rsidRPr="00B262E7" w:rsidRDefault="00F73143" w:rsidP="005C2244">
                            <w:pPr>
                              <w:pStyle w:val="Figuras"/>
                              <w:rPr>
                                <w:noProof/>
                                <w:szCs w:val="22"/>
                              </w:rPr>
                            </w:pPr>
                            <w:bookmarkStart w:id="105" w:name="_Toc227666437"/>
                            <w:r>
                              <w:t>Figura</w:t>
                            </w:r>
                            <w:r w:rsidR="005C2244">
                              <w:t xml:space="preserve"> </w:t>
                            </w:r>
                            <w:r w:rsidR="004F2367">
                              <w:t>8</w:t>
                            </w:r>
                            <w:r>
                              <w:fldChar w:fldCharType="begin"/>
                            </w:r>
                            <w:r>
                              <w:instrText xml:space="preserve"> SEQ Ilustración \* ARABIC </w:instrText>
                            </w:r>
                            <w:r>
                              <w:fldChar w:fldCharType="separate"/>
                            </w:r>
                            <w:r w:rsidR="00B111AF">
                              <w:rPr>
                                <w:noProof/>
                              </w:rPr>
                              <w:t>8</w:t>
                            </w:r>
                            <w:r>
                              <w:fldChar w:fldCharType="end"/>
                            </w:r>
                            <w:r w:rsidR="005C2244">
                              <w:br/>
                            </w:r>
                            <w:r w:rsidR="005C2244" w:rsidRPr="005C2244">
                              <w:rPr>
                                <w:b w:val="0"/>
                                <w:bCs w:val="0"/>
                              </w:rPr>
                              <w:t>Diagrama de Secuencia</w:t>
                            </w:r>
                            <w:bookmarkEnd w:id="10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D531E6E" id="Cuadro de texto 21" o:spid="_x0000_s1035" type="#_x0000_t202" style="position:absolute;left:0;text-align:left;margin-left:416.8pt;margin-top:97.75pt;width:468pt;height:36pt;z-index:251658262;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" stroked="f">
                <v:textbox inset="0,0,0,0">
                  <w:txbxContent>
                    <w:p w14:paraId="5BF6B563" w14:textId="78C926DA" w:rsidR="005C2244" w:rsidRPr="00B262E7" w:rsidRDefault="00F73143" w:rsidP="005C2244">
                      <w:pPr>
                        <w:pStyle w:val="Figuras"/>
                        <w:rPr>
                          <w:noProof/>
                          <w:szCs w:val="22"/>
                        </w:rPr>
                      </w:pPr>
                      <w:bookmarkStart w:id="106" w:name="_Toc227666437"/>
                      <w:r>
                        <w:t>Figura</w:t>
                      </w:r>
                      <w:r w:rsidR="005C2244">
                        <w:t xml:space="preserve"> </w:t>
                      </w:r>
                      <w:r w:rsidR="004F2367">
                        <w:t>8</w:t>
                      </w:r>
                      <w:r>
                        <w:fldChar w:fldCharType="begin"/>
                      </w:r>
                      <w:r>
                        <w:instrText xml:space="preserve"> SEQ Ilustración \* ARABIC </w:instrText>
                      </w:r>
                      <w:r>
                        <w:fldChar w:fldCharType="separate"/>
                      </w:r>
                      <w:r w:rsidR="00B111AF">
                        <w:rPr>
                          <w:noProof/>
                        </w:rPr>
                        <w:t>8</w:t>
                      </w:r>
                      <w:r>
                        <w:fldChar w:fldCharType="end"/>
                      </w:r>
                      <w:r w:rsidR="005C2244">
                        <w:br/>
                      </w:r>
                      <w:r w:rsidR="005C2244" w:rsidRPr="005C2244">
                        <w:rPr>
                          <w:b w:val="0"/>
                          <w:bCs w:val="0"/>
                        </w:rPr>
                        <w:t>Diagrama de Secuencia</w:t>
                      </w:r>
                      <w:bookmarkEnd w:id="106"/>
                    </w:p>
                  </w:txbxContent>
                </v:textbox>
                <w10:wrap type="square" anchorx="margin"/>
              </v:shape>
            </w:pict>
          </mc:Fallback>
        </mc:AlternateContent>
      </w:r>
      <w:r w:rsidR="005C2244">
        <w:rPr>
          <w:noProof/>
        </w:rPr>
        <w:drawing>
          <wp:anchor distT="0" distB="0" distL="114300" distR="114300" simplePos="0" relativeHeight="251658261" behindDoc="0" locked="0" layoutInCell="1" allowOverlap="1" wp14:anchorId="5B46E43A" wp14:editId="3738D943">
            <wp:simplePos x="0" y="0"/>
            <wp:positionH relativeFrom="margin">
              <wp:align>right</wp:align>
            </wp:positionH>
            <wp:positionV relativeFrom="paragraph">
              <wp:posOffset>1726508</wp:posOffset>
            </wp:positionV>
            <wp:extent cx="5943600" cy="3815080"/>
            <wp:effectExtent l="0" t="0" r="0" b="0"/>
            <wp:wrapSquare wrapText="bothSides"/>
            <wp:docPr id="75923946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5943600" cy="3815080"/>
                    </a:xfrm>
                    <a:prstGeom prst="rect">
                      <a:avLst/>
                    </a:prstGeom>
                    <a:noFill/>
                    <a:ln>
                      <a:noFill/>
                    </a:ln>
                  </pic:spPr>
                </pic:pic>
              </a:graphicData>
            </a:graphic>
          </wp:anchor>
        </w:drawing>
      </w:r>
      <w:r w:rsidR="000A12F9" w:rsidRPr="00D7771E">
        <w:t xml:space="preserve">El Diagrama de Secuencia modela la interacción de los objetos del sistema ordenados en el tiempo. Su objetivo es detallar el flujo de mensajes y llamadas asíncronas que permiten al Motor de Validación procesar los expedientes inmobiliarios. Este modelo </w:t>
      </w:r>
      <w:r w:rsidR="00EB2C01">
        <w:t>sirve</w:t>
      </w:r>
      <w:r w:rsidR="000A12F9" w:rsidRPr="00D7771E">
        <w:t xml:space="preserve"> para demostrar técnicamente cómo se logra la reducción de tiempos de respuesta a </w:t>
      </w:r>
      <w:r w:rsidR="000A12F9">
        <w:t>5</w:t>
      </w:r>
      <w:r w:rsidR="000A12F9" w:rsidRPr="00D7771E">
        <w:t>~</w:t>
      </w:r>
      <w:r w:rsidR="000A12F9">
        <w:t>15</w:t>
      </w:r>
      <w:r w:rsidR="000A12F9" w:rsidRPr="00D7771E">
        <w:t xml:space="preserve"> minutos mediante la orquestación de servicios en la nube y consultas externas.</w:t>
      </w:r>
    </w:p>
    <w:p w14:paraId="1B44C062" w14:textId="0548968D" w:rsidR="000A12F9" w:rsidRPr="000D0773" w:rsidRDefault="00C91887" w:rsidP="000A12F9">
      <w:r w:rsidRPr="004C3B40">
        <w:rPr>
          <w:i/>
          <w:iCs/>
        </w:rPr>
        <w:t>Fuente</w:t>
      </w:r>
      <w:r>
        <w:t>: Elaboración propia bajo el estándar de UML 2.5.</w:t>
      </w:r>
      <w:r w:rsidR="000A12F9" w:rsidRPr="000D0773">
        <w:t xml:space="preserve">El diagrama ilustra el ciclo de vida de una petición dentro de VeriFinca, donde la </w:t>
      </w:r>
      <w:r w:rsidR="000A12F9" w:rsidRPr="000D0773">
        <w:rPr>
          <w:b/>
          <w:bCs/>
        </w:rPr>
        <w:t>Lógica de Negocio</w:t>
      </w:r>
      <w:r w:rsidR="000A12F9" w:rsidRPr="000D0773">
        <w:t xml:space="preserve"> actúa como el eje central que coordina la persistencia y la obtención de fe pública digital de las instituciones dominicanas. Se destaca el uso de mensajes secuenciales que garantizan la trazabilidad y seguridad en cada etapa del proceso de autenticación integral.</w:t>
      </w:r>
    </w:p>
    <w:p w14:paraId="38DF59A9" w14:textId="77777777" w:rsidR="000A12F9" w:rsidRPr="00F75D76" w:rsidRDefault="000A12F9" w:rsidP="00F75D76"/>
    <w:p w14:paraId="08B520E9" w14:textId="6764952A" w:rsidR="002B4028" w:rsidRDefault="002B4028" w:rsidP="00AC2130">
      <w:pPr>
        <w:pStyle w:val="Ttulo3"/>
      </w:pPr>
      <w:bookmarkStart w:id="107" w:name="_Toc227357313"/>
      <w:r>
        <w:lastRenderedPageBreak/>
        <w:t>Diagramas de Interacción</w:t>
      </w:r>
      <w:bookmarkEnd w:id="107"/>
    </w:p>
    <w:p w14:paraId="5EA29CD7" w14:textId="6B81259F" w:rsidR="00EB2263" w:rsidRDefault="00364B74" w:rsidP="00EB2263">
      <w:r>
        <w:rPr>
          <w:noProof/>
        </w:rPr>
        <w:drawing>
          <wp:anchor distT="0" distB="0" distL="114300" distR="114300" simplePos="0" relativeHeight="251658246" behindDoc="0" locked="0" layoutInCell="1" allowOverlap="1" wp14:anchorId="2E035A4C" wp14:editId="548D4064">
            <wp:simplePos x="0" y="0"/>
            <wp:positionH relativeFrom="margin">
              <wp:align>center</wp:align>
            </wp:positionH>
            <wp:positionV relativeFrom="paragraph">
              <wp:posOffset>2007918</wp:posOffset>
            </wp:positionV>
            <wp:extent cx="7500892" cy="852054"/>
            <wp:effectExtent l="0" t="0" r="5080" b="5715"/>
            <wp:wrapSquare wrapText="bothSides"/>
            <wp:docPr id="25299961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7500892" cy="85205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B2263" w:rsidRPr="00EB2263">
        <w:t xml:space="preserve">El Diagrama de Comunicación se enfoca en la organización estructural de los objetos que colaboran para ejecutar una tarea específica. A diferencia del diagrama de secuencia, este modelo prioriza la visibilidad de los vínculos entre los componentes de la arquitectura </w:t>
      </w:r>
      <w:r w:rsidR="00EB2263" w:rsidRPr="00EB2263">
        <w:rPr>
          <w:b/>
          <w:bCs/>
        </w:rPr>
        <w:t>N-Tier</w:t>
      </w:r>
      <w:r w:rsidR="00EB2263" w:rsidRPr="00EB2263">
        <w:t>, facilitando la comprensión de cómo el sistema mantiene el bajo acoplamiento entre la interfaz de usuario y los conectores de datos externos.</w:t>
      </w:r>
    </w:p>
    <w:p w14:paraId="6868EE25" w14:textId="77777777" w:rsidR="00D62EEE" w:rsidRDefault="005C2244" w:rsidP="00C52B81">
      <w:pPr>
        <w:pStyle w:val="Figuras"/>
        <w:rPr>
          <w:b w:val="0"/>
        </w:rPr>
      </w:pPr>
      <w:r>
        <w:rPr>
          <w:noProof/>
        </w:rPr>
        <mc:AlternateContent>
          <mc:Choice Requires="wps">
            <w:drawing>
              <wp:anchor distT="0" distB="0" distL="114300" distR="114300" simplePos="0" relativeHeight="251658263" behindDoc="0" locked="0" layoutInCell="1" allowOverlap="1" wp14:anchorId="6DF53BAB" wp14:editId="4FCB79A9">
                <wp:simplePos x="0" y="0"/>
                <wp:positionH relativeFrom="column">
                  <wp:posOffset>-781050</wp:posOffset>
                </wp:positionH>
                <wp:positionV relativeFrom="paragraph">
                  <wp:posOffset>127635</wp:posOffset>
                </wp:positionV>
                <wp:extent cx="7500620" cy="457200"/>
                <wp:effectExtent l="0" t="0" r="5080" b="0"/>
                <wp:wrapSquare wrapText="bothSides"/>
                <wp:docPr id="22" name="Cuadro de texto 22"/>
                <wp:cNvGraphicFramePr/>
                <a:graphic xmlns:a="http://schemas.openxmlformats.org/drawingml/2006/main">
                  <a:graphicData uri="http://schemas.microsoft.com/office/word/2010/wordprocessingShape">
                    <wps:wsp>
                      <wps:cNvSpPr txBox="1"/>
                      <wps:spPr>
                        <a:xfrm>
                          <a:off x="0" y="0"/>
                          <a:ext cx="7500620" cy="457200"/>
                        </a:xfrm>
                        <a:prstGeom prst="rect">
                          <a:avLst/>
                        </a:prstGeom>
                        <a:solidFill>
                          <a:prstClr val="white"/>
                        </a:solidFill>
                        <a:ln>
                          <a:noFill/>
                        </a:ln>
                      </wps:spPr>
                      <wps:txbx>
                        <w:txbxContent>
                          <w:p w14:paraId="4D5D8FAA" w14:textId="09A4CF63" w:rsidR="005C2244" w:rsidRPr="00236ABD" w:rsidRDefault="00364B74" w:rsidP="005C2244">
                            <w:pPr>
                              <w:pStyle w:val="Figuras"/>
                              <w:rPr>
                                <w:noProof/>
                              </w:rPr>
                            </w:pPr>
                            <w:bookmarkStart w:id="108" w:name="_Toc227666438"/>
                            <w:r>
                              <w:t>Figura</w:t>
                            </w:r>
                            <w:r w:rsidR="005C2244">
                              <w:t xml:space="preserve"> </w:t>
                            </w:r>
                            <w:r w:rsidR="004F2367">
                              <w:t>9</w:t>
                            </w:r>
                            <w:r>
                              <w:fldChar w:fldCharType="begin"/>
                            </w:r>
                            <w:r>
                              <w:instrText xml:space="preserve"> SEQ Ilustración \* ARABIC </w:instrText>
                            </w:r>
                            <w:r>
                              <w:fldChar w:fldCharType="separate"/>
                            </w:r>
                            <w:r w:rsidR="00B111AF">
                              <w:rPr>
                                <w:noProof/>
                              </w:rPr>
                              <w:t>9</w:t>
                            </w:r>
                            <w:r>
                              <w:fldChar w:fldCharType="end"/>
                            </w:r>
                            <w:r w:rsidR="005C2244">
                              <w:br/>
                            </w:r>
                            <w:r w:rsidR="005C2244" w:rsidRPr="005C2244">
                              <w:rPr>
                                <w:b w:val="0"/>
                                <w:bCs w:val="0"/>
                              </w:rPr>
                              <w:t>Diagrama de Interacción</w:t>
                            </w:r>
                            <w:bookmarkEnd w:id="10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6DF53BAB" id="Cuadro de texto 22" o:spid="_x0000_s1036" type="#_x0000_t202" style="position:absolute;margin-left:-61.5pt;margin-top:10.05pt;width:590.6pt;height:36pt;z-index:25165826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" stroked="f">
                <v:textbox inset="0,0,0,0">
                  <w:txbxContent>
                    <w:p w14:paraId="4D5D8FAA" w14:textId="09A4CF63" w:rsidR="005C2244" w:rsidRPr="00236ABD" w:rsidRDefault="00364B74" w:rsidP="005C2244">
                      <w:pPr>
                        <w:pStyle w:val="Figuras"/>
                        <w:rPr>
                          <w:noProof/>
                        </w:rPr>
                      </w:pPr>
                      <w:bookmarkStart w:id="109" w:name="_Toc227666438"/>
                      <w:r>
                        <w:t>Figura</w:t>
                      </w:r>
                      <w:r w:rsidR="005C2244">
                        <w:t xml:space="preserve"> </w:t>
                      </w:r>
                      <w:r w:rsidR="004F2367">
                        <w:t>9</w:t>
                      </w:r>
                      <w:r>
                        <w:fldChar w:fldCharType="begin"/>
                      </w:r>
                      <w:r>
                        <w:instrText xml:space="preserve"> SEQ Ilustración \* ARABIC </w:instrText>
                      </w:r>
                      <w:r>
                        <w:fldChar w:fldCharType="separate"/>
                      </w:r>
                      <w:r w:rsidR="00B111AF">
                        <w:rPr>
                          <w:noProof/>
                        </w:rPr>
                        <w:t>9</w:t>
                      </w:r>
                      <w:r>
                        <w:fldChar w:fldCharType="end"/>
                      </w:r>
                      <w:r w:rsidR="005C2244">
                        <w:br/>
                      </w:r>
                      <w:r w:rsidR="005C2244" w:rsidRPr="005C2244">
                        <w:rPr>
                          <w:b w:val="0"/>
                          <w:bCs w:val="0"/>
                        </w:rPr>
                        <w:t>Diagrama de Interacción</w:t>
                      </w:r>
                      <w:bookmarkEnd w:id="109"/>
                    </w:p>
                  </w:txbxContent>
                </v:textbox>
                <w10:wrap type="square"/>
              </v:shape>
            </w:pict>
          </mc:Fallback>
        </mc:AlternateContent>
      </w:r>
    </w:p>
    <w:p w14:paraId="1456D85E" w14:textId="1596694C" w:rsidR="00E86A85" w:rsidRDefault="00E86A85" w:rsidP="00C52B81">
      <w:pPr>
        <w:pStyle w:val="Figuras"/>
      </w:pPr>
    </w:p>
    <w:p w14:paraId="1E3F79E6" w14:textId="37CCD702" w:rsidR="00C05D7C" w:rsidRPr="00B531F2" w:rsidRDefault="00C91887" w:rsidP="00C05D7C">
      <w:r w:rsidRPr="004C3B40">
        <w:rPr>
          <w:i/>
          <w:iCs/>
        </w:rPr>
        <w:t>Fuente</w:t>
      </w:r>
      <w:r>
        <w:t>: Elaboración propia bajo el estándar de UML 2.5.</w:t>
      </w:r>
    </w:p>
    <w:p w14:paraId="1EDCCD0E" w14:textId="26DF2113" w:rsidR="0053714E" w:rsidRDefault="00E86A85" w:rsidP="00EB2263">
      <w:r w:rsidRPr="00E86A85">
        <w:t xml:space="preserve">Este modelo representa la red de colaboración del sistema, subrayando que toda interacción con las </w:t>
      </w:r>
      <w:r w:rsidRPr="00E86A85">
        <w:rPr>
          <w:b/>
          <w:bCs/>
        </w:rPr>
        <w:t xml:space="preserve">APIs </w:t>
      </w:r>
      <w:r w:rsidR="00490CC0">
        <w:rPr>
          <w:b/>
          <w:bCs/>
        </w:rPr>
        <w:t>Gubernamentales</w:t>
      </w:r>
      <w:r w:rsidRPr="00E86A85">
        <w:t xml:space="preserve"> y la </w:t>
      </w:r>
      <w:r w:rsidRPr="00E86A85">
        <w:rPr>
          <w:b/>
          <w:bCs/>
        </w:rPr>
        <w:t>Base de Datos</w:t>
      </w:r>
      <w:r w:rsidRPr="00E86A85">
        <w:t xml:space="preserve"> debe pasar obligatoriamente por el </w:t>
      </w:r>
      <w:r w:rsidRPr="00E86A85">
        <w:rPr>
          <w:b/>
          <w:bCs/>
        </w:rPr>
        <w:t>Motor de Validación</w:t>
      </w:r>
      <w:r w:rsidRPr="00E86A85">
        <w:t>. Esta disposición garantiza la integridad de la información y permite aplicar las reglas de negocio de forma centralizada antes de cualquier salida de datos hacia el usuario.</w:t>
      </w:r>
    </w:p>
    <w:p w14:paraId="47F07BDF" w14:textId="77777777" w:rsidR="0053714E" w:rsidRDefault="0053714E">
      <w:pPr>
        <w:spacing w:before="120" w:after="200" w:line="264" w:lineRule="auto"/>
        <w:ind w:firstLine="0"/>
        <w:jc w:val="left"/>
      </w:pPr>
      <w:r>
        <w:br w:type="page"/>
      </w:r>
    </w:p>
    <w:p w14:paraId="27BC3668" w14:textId="18BB5396" w:rsidR="002B4028" w:rsidRDefault="002B4028" w:rsidP="00AC2130">
      <w:pPr>
        <w:pStyle w:val="Ttulo3"/>
      </w:pPr>
      <w:bookmarkStart w:id="110" w:name="_Toc227357314"/>
      <w:r>
        <w:lastRenderedPageBreak/>
        <w:t>Diagrama de Implementación</w:t>
      </w:r>
      <w:bookmarkEnd w:id="110"/>
    </w:p>
    <w:p w14:paraId="37FBF9A1" w14:textId="5C495130" w:rsidR="00925C5B" w:rsidRDefault="005C2244" w:rsidP="00925C5B">
      <w:r w:rsidRPr="00C52B81">
        <w:rPr>
          <w:b/>
          <w:bCs/>
          <w:noProof/>
        </w:rPr>
        <w:drawing>
          <wp:anchor distT="0" distB="0" distL="114300" distR="114300" simplePos="0" relativeHeight="251658247" behindDoc="0" locked="0" layoutInCell="1" allowOverlap="1" wp14:anchorId="17DE39F7" wp14:editId="65922B95">
            <wp:simplePos x="0" y="0"/>
            <wp:positionH relativeFrom="margin">
              <wp:align>right</wp:align>
            </wp:positionH>
            <wp:positionV relativeFrom="paragraph">
              <wp:posOffset>1813560</wp:posOffset>
            </wp:positionV>
            <wp:extent cx="5943600" cy="2293620"/>
            <wp:effectExtent l="0" t="0" r="0" b="0"/>
            <wp:wrapSquare wrapText="bothSides"/>
            <wp:docPr id="203182393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943600" cy="2293620"/>
                    </a:xfrm>
                    <a:prstGeom prst="rect">
                      <a:avLst/>
                    </a:prstGeom>
                    <a:noFill/>
                    <a:ln>
                      <a:noFill/>
                    </a:ln>
                  </pic:spPr>
                </pic:pic>
              </a:graphicData>
            </a:graphic>
          </wp:anchor>
        </w:drawing>
      </w:r>
      <w:r w:rsidR="002B4028">
        <w:t> </w:t>
      </w:r>
      <w:r w:rsidR="00D7771E" w:rsidRPr="00D7771E">
        <w:t xml:space="preserve"> </w:t>
      </w:r>
      <w:r w:rsidR="004A7A0C" w:rsidRPr="004A7A0C">
        <w:t xml:space="preserve">El Diagrama de Implementación describe la arquitectura física de los nodos de hardware y los componentes de software que se ejecutan en ellos. Para este proyecto, el diagrama detalla el despliegue en la infraestructura de </w:t>
      </w:r>
      <w:r w:rsidR="004A7A0C" w:rsidRPr="004A7A0C">
        <w:rPr>
          <w:b/>
          <w:bCs/>
        </w:rPr>
        <w:t>Microsoft Azure</w:t>
      </w:r>
      <w:r w:rsidR="004A7A0C" w:rsidRPr="004A7A0C">
        <w:t xml:space="preserve">, especificando cómo interactúan los dispositivos de los clientes con los servicios administrados de la nube y las plataformas del Estado Dominicano bajo protocolos de seguridad </w:t>
      </w:r>
      <w:r w:rsidR="004A7A0C" w:rsidRPr="004A7A0C">
        <w:rPr>
          <w:b/>
          <w:bCs/>
        </w:rPr>
        <w:t>HTTPS</w:t>
      </w:r>
      <w:r w:rsidR="004A7A0C" w:rsidRPr="004A7A0C">
        <w:t>.</w:t>
      </w:r>
      <w:r w:rsidR="00925C5B" w:rsidRPr="00925C5B">
        <w:t xml:space="preserve"> </w:t>
      </w:r>
    </w:p>
    <w:p w14:paraId="64270C29" w14:textId="40584C9C" w:rsidR="005C2244" w:rsidRPr="005C2244" w:rsidRDefault="005C2244" w:rsidP="005C2244">
      <w:pPr>
        <w:pStyle w:val="Figuras"/>
      </w:pPr>
      <w:r>
        <w:rPr>
          <w:noProof/>
        </w:rPr>
        <mc:AlternateContent>
          <mc:Choice Requires="wps">
            <w:drawing>
              <wp:anchor distT="0" distB="0" distL="114300" distR="114300" simplePos="0" relativeHeight="251658264" behindDoc="0" locked="0" layoutInCell="1" allowOverlap="1" wp14:anchorId="349DB287" wp14:editId="73551988">
                <wp:simplePos x="0" y="0"/>
                <wp:positionH relativeFrom="column">
                  <wp:posOffset>0</wp:posOffset>
                </wp:positionH>
                <wp:positionV relativeFrom="paragraph">
                  <wp:posOffset>29845</wp:posOffset>
                </wp:positionV>
                <wp:extent cx="5943600" cy="457200"/>
                <wp:effectExtent l="0" t="0" r="0" b="0"/>
                <wp:wrapSquare wrapText="bothSides"/>
                <wp:docPr id="23" name="Cuadro de texto 23"/>
                <wp:cNvGraphicFramePr/>
                <a:graphic xmlns:a="http://schemas.openxmlformats.org/drawingml/2006/main">
                  <a:graphicData uri="http://schemas.microsoft.com/office/word/2010/wordprocessingShape">
                    <wps:wsp>
                      <wps:cNvSpPr txBox="1"/>
                      <wps:spPr>
                        <a:xfrm>
                          <a:off x="0" y="0"/>
                          <a:ext cx="5943600" cy="457200"/>
                        </a:xfrm>
                        <a:prstGeom prst="rect">
                          <a:avLst/>
                        </a:prstGeom>
                        <a:solidFill>
                          <a:prstClr val="white"/>
                        </a:solidFill>
                        <a:ln>
                          <a:noFill/>
                        </a:ln>
                      </wps:spPr>
                      <wps:txbx>
                        <w:txbxContent>
                          <w:p w14:paraId="3B7D653F" w14:textId="0CDF0F2A" w:rsidR="005C2244" w:rsidRPr="00241F84" w:rsidRDefault="00364B74" w:rsidP="005C2244">
                            <w:pPr>
                              <w:pStyle w:val="Figuras"/>
                              <w:rPr>
                                <w:noProof/>
                              </w:rPr>
                            </w:pPr>
                            <w:bookmarkStart w:id="111" w:name="_Toc227666439"/>
                            <w:r>
                              <w:t>Figura</w:t>
                            </w:r>
                            <w:r w:rsidR="005C2244">
                              <w:t xml:space="preserve"> </w:t>
                            </w:r>
                            <w:r w:rsidR="004F2367">
                              <w:t>10</w:t>
                            </w:r>
                            <w:r>
                              <w:fldChar w:fldCharType="begin"/>
                            </w:r>
                            <w:r>
                              <w:instrText xml:space="preserve"> SEQ Ilustración \* ARABIC </w:instrText>
                            </w:r>
                            <w:r>
                              <w:fldChar w:fldCharType="separate"/>
                            </w:r>
                            <w:r w:rsidR="00B111AF">
                              <w:rPr>
                                <w:noProof/>
                              </w:rPr>
                              <w:t>10</w:t>
                            </w:r>
                            <w:r>
                              <w:fldChar w:fldCharType="end"/>
                            </w:r>
                            <w:r w:rsidR="005C2244">
                              <w:br/>
                            </w:r>
                            <w:r w:rsidR="005C2244" w:rsidRPr="005C2244">
                              <w:rPr>
                                <w:b w:val="0"/>
                                <w:bCs w:val="0"/>
                              </w:rPr>
                              <w:t>Diagrama de Implementación</w:t>
                            </w:r>
                            <w:bookmarkEnd w:id="11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49DB287" id="Cuadro de texto 23" o:spid="_x0000_s1037" type="#_x0000_t202" style="position:absolute;margin-left:0;margin-top:2.35pt;width:468pt;height:36pt;z-index:251658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" stroked="f">
                <v:textbox inset="0,0,0,0">
                  <w:txbxContent>
                    <w:p w14:paraId="3B7D653F" w14:textId="0CDF0F2A" w:rsidR="005C2244" w:rsidRPr="00241F84" w:rsidRDefault="00364B74" w:rsidP="005C2244">
                      <w:pPr>
                        <w:pStyle w:val="Figuras"/>
                        <w:rPr>
                          <w:noProof/>
                        </w:rPr>
                      </w:pPr>
                      <w:bookmarkStart w:id="112" w:name="_Toc227666439"/>
                      <w:r>
                        <w:t>Figura</w:t>
                      </w:r>
                      <w:r w:rsidR="005C2244">
                        <w:t xml:space="preserve"> </w:t>
                      </w:r>
                      <w:r w:rsidR="004F2367">
                        <w:t>10</w:t>
                      </w:r>
                      <w:r>
                        <w:fldChar w:fldCharType="begin"/>
                      </w:r>
                      <w:r>
                        <w:instrText xml:space="preserve"> SEQ Ilustración \* ARABIC </w:instrText>
                      </w:r>
                      <w:r>
                        <w:fldChar w:fldCharType="separate"/>
                      </w:r>
                      <w:r w:rsidR="00B111AF">
                        <w:rPr>
                          <w:noProof/>
                        </w:rPr>
                        <w:t>10</w:t>
                      </w:r>
                      <w:r>
                        <w:fldChar w:fldCharType="end"/>
                      </w:r>
                      <w:r w:rsidR="005C2244">
                        <w:br/>
                      </w:r>
                      <w:r w:rsidR="005C2244" w:rsidRPr="005C2244">
                        <w:rPr>
                          <w:b w:val="0"/>
                          <w:bCs w:val="0"/>
                        </w:rPr>
                        <w:t>Diagrama de Implementación</w:t>
                      </w:r>
                      <w:bookmarkEnd w:id="112"/>
                    </w:p>
                  </w:txbxContent>
                </v:textbox>
                <w10:wrap type="square"/>
              </v:shape>
            </w:pict>
          </mc:Fallback>
        </mc:AlternateContent>
      </w:r>
    </w:p>
    <w:p w14:paraId="7A80013F" w14:textId="647AA7BC" w:rsidR="002B4028" w:rsidRDefault="00C91887" w:rsidP="00D7771E">
      <w:r w:rsidRPr="004C3B40">
        <w:rPr>
          <w:i/>
          <w:iCs/>
        </w:rPr>
        <w:t>Fuente</w:t>
      </w:r>
      <w:r>
        <w:t>: Elaboración propia bajo el estándar de UML 2.5.</w:t>
      </w:r>
      <w:r w:rsidR="0053714E" w:rsidRPr="0053714E">
        <w:t xml:space="preserve">La configuración de distribución física asegura una alta disponibilidad y escalabilidad del sistema mediante el uso de </w:t>
      </w:r>
      <w:r w:rsidR="0053714E" w:rsidRPr="0053714E">
        <w:rPr>
          <w:b/>
          <w:bCs/>
        </w:rPr>
        <w:t>PaaS</w:t>
      </w:r>
      <w:r w:rsidR="0053714E" w:rsidRPr="0053714E">
        <w:t xml:space="preserve"> (Plataforma como Servicio). Al alojar los documentos en un </w:t>
      </w:r>
      <w:r w:rsidR="0053714E" w:rsidRPr="0053714E">
        <w:rPr>
          <w:b/>
          <w:bCs/>
        </w:rPr>
        <w:t>Blob Storage</w:t>
      </w:r>
      <w:r w:rsidR="0053714E" w:rsidRPr="0053714E">
        <w:t xml:space="preserve"> cifrado y separar la base de datos relacional del servidor de aplicaciones, se cumple con la </w:t>
      </w:r>
      <w:r w:rsidR="0053714E" w:rsidRPr="0053714E">
        <w:rPr>
          <w:b/>
          <w:bCs/>
        </w:rPr>
        <w:t>Nortic A7</w:t>
      </w:r>
      <w:r w:rsidR="0053714E" w:rsidRPr="0053714E">
        <w:t xml:space="preserve"> de seguridad de la información y se garantiza que el sistema pueda manejar cargas masivas de validaciones simultáneas.</w:t>
      </w:r>
    </w:p>
    <w:p w14:paraId="15239BBB" w14:textId="21E461CF" w:rsidR="00925C5B" w:rsidRDefault="00925C5B" w:rsidP="00D7771E"/>
    <w:p w14:paraId="274BD870" w14:textId="2D36987B" w:rsidR="00FA3AD6" w:rsidRDefault="00FA3AD6" w:rsidP="00D7771E"/>
    <w:p w14:paraId="7E8028BC" w14:textId="77777777" w:rsidR="000D0773" w:rsidRPr="000D0773" w:rsidRDefault="000D0773" w:rsidP="000D0773"/>
    <w:p w14:paraId="0E29166A" w14:textId="7E4339AA" w:rsidR="00AC2130" w:rsidRDefault="00AC2130" w:rsidP="00AC2130">
      <w:pPr>
        <w:pStyle w:val="Ttulo1"/>
      </w:pPr>
      <w:bookmarkStart w:id="113" w:name="_Toc227357315"/>
      <w:r>
        <w:lastRenderedPageBreak/>
        <w:t>Capítulo III</w:t>
      </w:r>
      <w:bookmarkEnd w:id="113"/>
    </w:p>
    <w:p w14:paraId="1BBCB7CD" w14:textId="1B00F0F8" w:rsidR="002B4028" w:rsidRDefault="002B4028" w:rsidP="00AC2130">
      <w:pPr>
        <w:pStyle w:val="Ttulo2"/>
      </w:pPr>
      <w:bookmarkStart w:id="114" w:name="_Toc227357316"/>
      <w:r>
        <w:t>Diseño del Sistema</w:t>
      </w:r>
      <w:bookmarkEnd w:id="114"/>
      <w:r>
        <w:t xml:space="preserve"> </w:t>
      </w:r>
    </w:p>
    <w:p w14:paraId="31E3F08A" w14:textId="5081B87A" w:rsidR="002B4028" w:rsidRDefault="002B4028" w:rsidP="00AC2130">
      <w:pPr>
        <w:pStyle w:val="Ttulo3"/>
      </w:pPr>
      <w:bookmarkStart w:id="115" w:name="_Toc227357317"/>
      <w:r>
        <w:t xml:space="preserve">Diagrama Entidad-Relación </w:t>
      </w:r>
      <w:r w:rsidR="00F4097F">
        <w:rPr>
          <w:lang w:val="es-ES"/>
        </w:rPr>
        <w:t>notación de Chen</w:t>
      </w:r>
      <w:r>
        <w:t>:</w:t>
      </w:r>
      <w:bookmarkEnd w:id="115"/>
    </w:p>
    <w:p w14:paraId="7516BD97" w14:textId="72C61DF3" w:rsidR="00D62EEE" w:rsidRDefault="00D62EEE" w:rsidP="0053714E">
      <w:pPr>
        <w:rPr>
          <w:noProof/>
        </w:rPr>
      </w:pPr>
    </w:p>
    <w:p w14:paraId="7AFD7D24" w14:textId="57699745" w:rsidR="00313CF8" w:rsidRDefault="00B51C48" w:rsidP="0053714E">
      <w:r>
        <w:rPr>
          <w:noProof/>
        </w:rPr>
        <mc:AlternateContent>
          <mc:Choice Requires="wps">
            <w:drawing>
              <wp:anchor distT="0" distB="0" distL="114300" distR="114300" simplePos="0" relativeHeight="251658265" behindDoc="0" locked="0" layoutInCell="1" allowOverlap="1" wp14:anchorId="0FD11B10" wp14:editId="32B42399">
                <wp:simplePos x="0" y="0"/>
                <wp:positionH relativeFrom="margin">
                  <wp:align>right</wp:align>
                </wp:positionH>
                <wp:positionV relativeFrom="paragraph">
                  <wp:posOffset>2013585</wp:posOffset>
                </wp:positionV>
                <wp:extent cx="5943600" cy="457200"/>
                <wp:effectExtent l="0" t="0" r="0" b="0"/>
                <wp:wrapSquare wrapText="bothSides"/>
                <wp:docPr id="24" name="Cuadro de texto 24"/>
                <wp:cNvGraphicFramePr/>
                <a:graphic xmlns:a="http://schemas.openxmlformats.org/drawingml/2006/main">
                  <a:graphicData uri="http://schemas.microsoft.com/office/word/2010/wordprocessingShape">
                    <wps:wsp>
                      <wps:cNvSpPr txBox="1"/>
                      <wps:spPr>
                        <a:xfrm>
                          <a:off x="0" y="0"/>
                          <a:ext cx="5943600" cy="457200"/>
                        </a:xfrm>
                        <a:prstGeom prst="rect">
                          <a:avLst/>
                        </a:prstGeom>
                        <a:solidFill>
                          <a:prstClr val="white"/>
                        </a:solidFill>
                        <a:ln>
                          <a:noFill/>
                        </a:ln>
                      </wps:spPr>
                      <wps:txbx>
                        <w:txbxContent>
                          <w:p w14:paraId="3F1AAAFC" w14:textId="6A092B41" w:rsidR="005C2244" w:rsidRPr="00F321F8" w:rsidRDefault="00F73143" w:rsidP="005C2244">
                            <w:pPr>
                              <w:pStyle w:val="Figuras"/>
                              <w:rPr>
                                <w:noProof/>
                                <w:szCs w:val="22"/>
                              </w:rPr>
                            </w:pPr>
                            <w:bookmarkStart w:id="116" w:name="_Toc227666440"/>
                            <w:r>
                              <w:t>Figura</w:t>
                            </w:r>
                            <w:r w:rsidR="005C2244">
                              <w:t xml:space="preserve"> </w:t>
                            </w:r>
                            <w:r w:rsidR="004F2367">
                              <w:t>12</w:t>
                            </w:r>
                            <w:r>
                              <w:fldChar w:fldCharType="begin"/>
                            </w:r>
                            <w:r>
                              <w:instrText xml:space="preserve"> SEQ Ilustración \* ARABIC </w:instrText>
                            </w:r>
                            <w:r>
                              <w:fldChar w:fldCharType="separate"/>
                            </w:r>
                            <w:r w:rsidR="00B111AF">
                              <w:rPr>
                                <w:noProof/>
                              </w:rPr>
                              <w:t>11</w:t>
                            </w:r>
                            <w:r>
                              <w:fldChar w:fldCharType="end"/>
                            </w:r>
                            <w:r w:rsidR="005C2244">
                              <w:br/>
                            </w:r>
                            <w:r w:rsidR="005C2244" w:rsidRPr="005C2244">
                              <w:rPr>
                                <w:b w:val="0"/>
                                <w:bCs w:val="0"/>
                              </w:rPr>
                              <w:t>Diagrama Entidad-Relación notación de Chen</w:t>
                            </w:r>
                            <w:bookmarkEnd w:id="11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FD11B10" id="Cuadro de texto 24" o:spid="_x0000_s1038" type="#_x0000_t202" style="position:absolute;left:0;text-align:left;margin-left:416.8pt;margin-top:158.55pt;width:468pt;height:36pt;z-index:251658265;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" stroked="f">
                <v:textbox inset="0,0,0,0">
                  <w:txbxContent>
                    <w:p w14:paraId="3F1AAAFC" w14:textId="6A092B41" w:rsidR="005C2244" w:rsidRPr="00F321F8" w:rsidRDefault="00F73143" w:rsidP="005C2244">
                      <w:pPr>
                        <w:pStyle w:val="Figuras"/>
                        <w:rPr>
                          <w:noProof/>
                          <w:szCs w:val="22"/>
                        </w:rPr>
                      </w:pPr>
                      <w:bookmarkStart w:id="117" w:name="_Toc227666440"/>
                      <w:r>
                        <w:t>Figura</w:t>
                      </w:r>
                      <w:r w:rsidR="005C2244">
                        <w:t xml:space="preserve"> </w:t>
                      </w:r>
                      <w:r w:rsidR="004F2367">
                        <w:t>12</w:t>
                      </w:r>
                      <w:r>
                        <w:fldChar w:fldCharType="begin"/>
                      </w:r>
                      <w:r>
                        <w:instrText xml:space="preserve"> SEQ Ilustración \* ARABIC </w:instrText>
                      </w:r>
                      <w:r>
                        <w:fldChar w:fldCharType="separate"/>
                      </w:r>
                      <w:r w:rsidR="00B111AF">
                        <w:rPr>
                          <w:noProof/>
                        </w:rPr>
                        <w:t>11</w:t>
                      </w:r>
                      <w:r>
                        <w:fldChar w:fldCharType="end"/>
                      </w:r>
                      <w:r w:rsidR="005C2244">
                        <w:br/>
                      </w:r>
                      <w:r w:rsidR="005C2244" w:rsidRPr="005C2244">
                        <w:rPr>
                          <w:b w:val="0"/>
                          <w:bCs w:val="0"/>
                        </w:rPr>
                        <w:t>Diagrama Entidad-Relación notación de Chen</w:t>
                      </w:r>
                      <w:bookmarkEnd w:id="117"/>
                    </w:p>
                  </w:txbxContent>
                </v:textbox>
                <w10:wrap type="square" anchorx="margin"/>
              </v:shape>
            </w:pict>
          </mc:Fallback>
        </mc:AlternateContent>
      </w:r>
      <w:r>
        <w:rPr>
          <w:noProof/>
        </w:rPr>
        <w:drawing>
          <wp:anchor distT="0" distB="0" distL="114300" distR="114300" simplePos="0" relativeHeight="251658248" behindDoc="0" locked="0" layoutInCell="1" allowOverlap="1" wp14:anchorId="17EB1BFD" wp14:editId="032B2C88">
            <wp:simplePos x="0" y="0"/>
            <wp:positionH relativeFrom="margin">
              <wp:align>right</wp:align>
            </wp:positionH>
            <wp:positionV relativeFrom="paragraph">
              <wp:posOffset>2548890</wp:posOffset>
            </wp:positionV>
            <wp:extent cx="5943600" cy="2091690"/>
            <wp:effectExtent l="0" t="0" r="0" b="3810"/>
            <wp:wrapSquare wrapText="bothSides"/>
            <wp:docPr id="174860949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943600" cy="2091690"/>
                    </a:xfrm>
                    <a:prstGeom prst="rect">
                      <a:avLst/>
                    </a:prstGeom>
                    <a:noFill/>
                    <a:ln>
                      <a:noFill/>
                    </a:ln>
                  </pic:spPr>
                </pic:pic>
              </a:graphicData>
            </a:graphic>
          </wp:anchor>
        </w:drawing>
      </w:r>
      <w:r w:rsidR="00A84A09">
        <w:rPr>
          <w:noProof/>
        </w:rPr>
        <w:t xml:space="preserve"> </w:t>
      </w:r>
      <w:r w:rsidR="002B4028">
        <w:t>El diagrama entidad-relación (E-R) de VeriFinca modela conceptualmente la base de datos del sistema, mostrando las entidades involucradas, sus atributos más relevantes y las relaciones entre ellas. Se ha aplicado un proceso de normalización hasta la Tercera Forma Normal (3FN) para garantizar la consistencia de los datos, eliminar redundancias y facilitar el mantenimiento futuro. Las entidades representan los objetos del dominio inmobiliario identificados en el análisis: usuarios del sistema, proyectos inmobiliarios, documentos asociados, resultados de validaciones con entidades gubernamentales y los sellos de integridad emitidos. Las claves primarias (PK) y foráneas (FK) se indican explícitamente, así como las relaciones de multiplicidad (uno a muchos, uno a uno).</w:t>
      </w:r>
    </w:p>
    <w:p w14:paraId="6D5F8755" w14:textId="22CBABC6" w:rsidR="007245D0" w:rsidRDefault="00C91887" w:rsidP="00DA266F">
      <w:r w:rsidRPr="004C3B40">
        <w:rPr>
          <w:i/>
          <w:iCs/>
        </w:rPr>
        <w:t>Fuente</w:t>
      </w:r>
      <w:r>
        <w:t>: Elaboración propia bajo el estándar de UML 2.5.</w:t>
      </w:r>
      <w:r w:rsidR="002B4028">
        <w:t>Diagrama Entidad-Relación de VeriFinca (notación de entidades con atributos y relaciones</w:t>
      </w:r>
      <w:r w:rsidR="00FE0DB3">
        <w:rPr>
          <w:lang w:val="es-ES"/>
        </w:rPr>
        <w:t>¨notación de Chen¨</w:t>
      </w:r>
      <w:r w:rsidR="002B4028">
        <w:t>)</w:t>
      </w:r>
      <w:r w:rsidR="002F2D7B">
        <w:t xml:space="preserve">; en la sección de anexos </w:t>
      </w:r>
      <w:r w:rsidR="00B0189B">
        <w:t>el numero 2 contiene un diagrama de base de datos basado en normalización</w:t>
      </w:r>
      <w:r w:rsidR="002B4028">
        <w:t>.</w:t>
      </w:r>
    </w:p>
    <w:p w14:paraId="0644970B" w14:textId="77777777" w:rsidR="0069632D" w:rsidRPr="00DA266F" w:rsidRDefault="0069632D" w:rsidP="00DA266F"/>
    <w:p w14:paraId="660304C1" w14:textId="77777777" w:rsidR="00F47DAD" w:rsidRDefault="00F47DAD" w:rsidP="00AC2130">
      <w:pPr>
        <w:pStyle w:val="Ttulo3"/>
      </w:pPr>
      <w:bookmarkStart w:id="118" w:name="_Toc227357318"/>
      <w:r w:rsidRPr="00F47DAD">
        <w:t>Descripción de tablas normalizadas:</w:t>
      </w:r>
      <w:bookmarkEnd w:id="118"/>
    </w:p>
    <w:p w14:paraId="301BE52C" w14:textId="438C826B" w:rsidR="00BF0CEA" w:rsidRDefault="00BF0CEA" w:rsidP="00BF0CEA">
      <w:r>
        <w:t xml:space="preserve">La base de datos de VeriFinca se compone de nueve tablas interrelacionadas que orquestan el funcionamiento del "Notario Digital Automatizado". La estructura separa la identidad y roles de los </w:t>
      </w:r>
      <w:r>
        <w:lastRenderedPageBreak/>
        <w:t>usuarios (tablas Usuarios y Roles) de la lógica de validación documental para mantener la seguridad y el aislamiento de datos. Adicionalmente, se incluyen las tablas SellosIntegridad para la certificación final y LogsAuditoria para la trazabilidad de las operaciones, cumpliendo con los requisitos de auditoría y no repudio.</w:t>
      </w:r>
    </w:p>
    <w:p w14:paraId="4E2CCCBA" w14:textId="393387ED" w:rsidR="00ED37AB" w:rsidRDefault="00BF0CEA" w:rsidP="00BF0CEA">
      <w:r>
        <w:t>Para optimizar el rendimiento y la integridad de los procesos, el sistema implementa mecanismos de automatización mediante procedimientos almacenados y disparadores. Entre los procedimientos destacan:</w:t>
      </w:r>
    </w:p>
    <w:p w14:paraId="1A507D87" w14:textId="2D63C036" w:rsidR="00642C00" w:rsidRPr="005A541C" w:rsidRDefault="00642C00" w:rsidP="005A541C">
      <w:pPr>
        <w:pStyle w:val="Figuras"/>
      </w:pPr>
      <w:bookmarkStart w:id="119" w:name="_Toc227357405"/>
      <w:r w:rsidRPr="00C52B81">
        <w:rPr>
          <w:b w:val="0"/>
        </w:rPr>
        <w:t xml:space="preserve">Tabla </w:t>
      </w:r>
      <w:r w:rsidRPr="00C52B81">
        <w:rPr>
          <w:b w:val="0"/>
        </w:rPr>
        <w:fldChar w:fldCharType="begin"/>
      </w:r>
      <w:r w:rsidRPr="00C52B81">
        <w:rPr>
          <w:b w:val="0"/>
        </w:rPr>
        <w:instrText xml:space="preserve"> SEQ Tabla \* ARABIC </w:instrText>
      </w:r>
      <w:r w:rsidRPr="00C52B81">
        <w:rPr>
          <w:b w:val="0"/>
        </w:rPr>
        <w:fldChar w:fldCharType="separate"/>
      </w:r>
      <w:r w:rsidR="00B111AF">
        <w:rPr>
          <w:b w:val="0"/>
          <w:noProof/>
        </w:rPr>
        <w:t>35</w:t>
      </w:r>
      <w:r w:rsidRPr="00C52B81">
        <w:rPr>
          <w:b w:val="0"/>
        </w:rPr>
        <w:fldChar w:fldCharType="end"/>
      </w:r>
      <w:r w:rsidRPr="005A541C">
        <w:br/>
        <w:t>Procedimientos Almacenados</w:t>
      </w:r>
      <w:bookmarkEnd w:id="119"/>
    </w:p>
    <w:tbl>
      <w:tblPr>
        <w:tblStyle w:val="Tablanormal2"/>
        <w:tblW w:w="0" w:type="auto"/>
        <w:tblLayout w:type="fixed"/>
        <w:tblLook w:val="0620" w:firstRow="1" w:lastRow="0" w:firstColumn="0" w:lastColumn="0" w:noHBand="1" w:noVBand="1"/>
      </w:tblPr>
      <w:tblGrid>
        <w:gridCol w:w="2610"/>
        <w:gridCol w:w="6750"/>
      </w:tblGrid>
      <w:tr w:rsidR="004B634D" w:rsidRPr="004B634D" w14:paraId="5CA82DC4" w14:textId="77777777" w:rsidTr="00C52B81">
        <w:trPr>
          <w:cnfStyle w:val="100000000000" w:firstRow="1" w:lastRow="0" w:firstColumn="0" w:lastColumn="0" w:oddVBand="0" w:evenVBand="0" w:oddHBand="0" w:evenHBand="0" w:firstRowFirstColumn="0" w:firstRowLastColumn="0" w:lastRowFirstColumn="0" w:lastRowLastColumn="0"/>
        </w:trPr>
        <w:tc>
          <w:tcPr>
            <w:tcW w:w="2610" w:type="dxa"/>
            <w:vAlign w:val="center"/>
            <w:hideMark/>
          </w:tcPr>
          <w:p w14:paraId="67D5B18D" w14:textId="77777777" w:rsidR="004B634D" w:rsidRPr="004B634D" w:rsidRDefault="004B634D" w:rsidP="00C52B81">
            <w:pPr>
              <w:spacing w:before="120" w:after="0"/>
              <w:ind w:firstLine="0"/>
              <w:jc w:val="center"/>
              <w:rPr>
                <w:lang w:val="es-US"/>
              </w:rPr>
            </w:pPr>
            <w:r w:rsidRPr="004B634D">
              <w:rPr>
                <w:lang w:val="es-US"/>
              </w:rPr>
              <w:t>Procedimiento</w:t>
            </w:r>
          </w:p>
        </w:tc>
        <w:tc>
          <w:tcPr>
            <w:tcW w:w="6750" w:type="dxa"/>
            <w:vAlign w:val="center"/>
            <w:hideMark/>
          </w:tcPr>
          <w:p w14:paraId="0C095255" w14:textId="77777777" w:rsidR="004B634D" w:rsidRPr="004B634D" w:rsidRDefault="004B634D" w:rsidP="00C52B81">
            <w:pPr>
              <w:spacing w:before="120" w:after="0"/>
              <w:ind w:firstLine="0"/>
              <w:jc w:val="center"/>
              <w:rPr>
                <w:lang w:val="es-US"/>
              </w:rPr>
            </w:pPr>
            <w:r w:rsidRPr="004B634D">
              <w:rPr>
                <w:lang w:val="es-US"/>
              </w:rPr>
              <w:t>Descripción</w:t>
            </w:r>
          </w:p>
        </w:tc>
      </w:tr>
      <w:tr w:rsidR="004B634D" w:rsidRPr="004B634D" w14:paraId="45F9D550" w14:textId="77777777" w:rsidTr="00C52B81">
        <w:tc>
          <w:tcPr>
            <w:tcW w:w="2610" w:type="dxa"/>
            <w:vAlign w:val="center"/>
            <w:hideMark/>
          </w:tcPr>
          <w:p w14:paraId="3AF09C75" w14:textId="77777777" w:rsidR="004B634D" w:rsidRPr="004B634D" w:rsidRDefault="004B634D" w:rsidP="00C52B81">
            <w:pPr>
              <w:spacing w:before="120" w:after="0"/>
              <w:ind w:firstLine="0"/>
              <w:jc w:val="center"/>
              <w:rPr>
                <w:lang w:val="es-US"/>
              </w:rPr>
            </w:pPr>
            <w:r w:rsidRPr="004B634D">
              <w:rPr>
                <w:lang w:val="es-US"/>
              </w:rPr>
              <w:t>sp_RegistrarProyecto</w:t>
            </w:r>
          </w:p>
        </w:tc>
        <w:tc>
          <w:tcPr>
            <w:tcW w:w="6750" w:type="dxa"/>
            <w:vAlign w:val="center"/>
            <w:hideMark/>
          </w:tcPr>
          <w:p w14:paraId="3BAF0FB1" w14:textId="77777777" w:rsidR="004B634D" w:rsidRPr="004B634D" w:rsidRDefault="004B634D" w:rsidP="00C52B81">
            <w:pPr>
              <w:spacing w:before="120" w:after="0"/>
              <w:ind w:firstLine="0"/>
              <w:jc w:val="center"/>
              <w:rPr>
                <w:lang w:val="es-US"/>
              </w:rPr>
            </w:pPr>
            <w:r w:rsidRPr="004B634D">
              <w:rPr>
                <w:lang w:val="es-US"/>
              </w:rPr>
              <w:t>Inserta un nuevo proyecto en la tabla ProyectosInmobiliarios y retorna su identificador único. Valida la existencia del usuario y los datos obligatorios.</w:t>
            </w:r>
          </w:p>
        </w:tc>
      </w:tr>
      <w:tr w:rsidR="004B634D" w:rsidRPr="004B634D" w14:paraId="7753912E" w14:textId="77777777" w:rsidTr="00C52B81">
        <w:tc>
          <w:tcPr>
            <w:tcW w:w="2610" w:type="dxa"/>
            <w:vAlign w:val="center"/>
            <w:hideMark/>
          </w:tcPr>
          <w:p w14:paraId="1C793A01" w14:textId="77777777" w:rsidR="004B634D" w:rsidRPr="004B634D" w:rsidRDefault="004B634D" w:rsidP="00C52B81">
            <w:pPr>
              <w:spacing w:before="120" w:after="0"/>
              <w:ind w:firstLine="0"/>
              <w:jc w:val="center"/>
              <w:rPr>
                <w:lang w:val="es-US"/>
              </w:rPr>
            </w:pPr>
            <w:r w:rsidRPr="004B634D">
              <w:rPr>
                <w:lang w:val="es-US"/>
              </w:rPr>
              <w:t>sp_ValidarDocumento</w:t>
            </w:r>
          </w:p>
        </w:tc>
        <w:tc>
          <w:tcPr>
            <w:tcW w:w="6750" w:type="dxa"/>
            <w:vAlign w:val="center"/>
            <w:hideMark/>
          </w:tcPr>
          <w:p w14:paraId="71B2E6F7" w14:textId="0FFF0820" w:rsidR="004B634D" w:rsidRPr="004B634D" w:rsidRDefault="004B634D" w:rsidP="00C52B81">
            <w:pPr>
              <w:spacing w:before="120" w:after="0"/>
              <w:ind w:firstLine="0"/>
              <w:jc w:val="center"/>
              <w:rPr>
                <w:lang w:val="es-US"/>
              </w:rPr>
            </w:pPr>
            <w:r w:rsidRPr="004B634D">
              <w:rPr>
                <w:lang w:val="es-US"/>
              </w:rPr>
              <w:t>Procesa automáticamente la validación de un documento recién cargado. Inserta registros en ResultadosValidacion para cada agencia relevante según el tipo de documento, invocando las consultas a las APIs correspondientes.</w:t>
            </w:r>
          </w:p>
        </w:tc>
      </w:tr>
      <w:tr w:rsidR="004B634D" w:rsidRPr="004B634D" w14:paraId="3E1CF501" w14:textId="77777777" w:rsidTr="00C52B81">
        <w:tc>
          <w:tcPr>
            <w:tcW w:w="2610" w:type="dxa"/>
            <w:vAlign w:val="center"/>
            <w:hideMark/>
          </w:tcPr>
          <w:p w14:paraId="5BF590DD" w14:textId="77777777" w:rsidR="004B634D" w:rsidRPr="004B634D" w:rsidRDefault="004B634D" w:rsidP="00C52B81">
            <w:pPr>
              <w:spacing w:before="120" w:after="0"/>
              <w:ind w:firstLine="0"/>
              <w:jc w:val="center"/>
              <w:rPr>
                <w:lang w:val="es-US"/>
              </w:rPr>
            </w:pPr>
            <w:r w:rsidRPr="004B634D">
              <w:rPr>
                <w:lang w:val="es-US"/>
              </w:rPr>
              <w:t>sp_EmitirSello</w:t>
            </w:r>
          </w:p>
        </w:tc>
        <w:tc>
          <w:tcPr>
            <w:tcW w:w="6750" w:type="dxa"/>
            <w:vAlign w:val="center"/>
            <w:hideMark/>
          </w:tcPr>
          <w:p w14:paraId="76C35190" w14:textId="77777777" w:rsidR="004B634D" w:rsidRPr="004B634D" w:rsidRDefault="004B634D" w:rsidP="00C52B81">
            <w:pPr>
              <w:spacing w:before="120" w:after="0"/>
              <w:ind w:firstLine="0"/>
              <w:jc w:val="center"/>
              <w:rPr>
                <w:lang w:val="es-US"/>
              </w:rPr>
            </w:pPr>
            <w:r w:rsidRPr="004B634D">
              <w:rPr>
                <w:lang w:val="es-US"/>
              </w:rPr>
              <w:t>Verifica que todas las validaciones de un proyecto sean exitosas y, en caso afirmativo, genera un nuevo registro en SellosIntegridad, creando un código QR único y una firma digital.</w:t>
            </w:r>
          </w:p>
        </w:tc>
      </w:tr>
      <w:tr w:rsidR="004B634D" w:rsidRPr="004B634D" w14:paraId="7EF11176" w14:textId="77777777" w:rsidTr="00C52B81">
        <w:tc>
          <w:tcPr>
            <w:tcW w:w="2610" w:type="dxa"/>
            <w:vAlign w:val="center"/>
            <w:hideMark/>
          </w:tcPr>
          <w:p w14:paraId="77EFEC38" w14:textId="77777777" w:rsidR="004B634D" w:rsidRPr="004B634D" w:rsidRDefault="004B634D" w:rsidP="00C52B81">
            <w:pPr>
              <w:spacing w:before="120" w:after="0"/>
              <w:ind w:firstLine="0"/>
              <w:jc w:val="center"/>
              <w:rPr>
                <w:lang w:val="es-US"/>
              </w:rPr>
            </w:pPr>
            <w:r w:rsidRPr="004B634D">
              <w:rPr>
                <w:lang w:val="es-US"/>
              </w:rPr>
              <w:t>sp_ConsultarProyecto</w:t>
            </w:r>
          </w:p>
        </w:tc>
        <w:tc>
          <w:tcPr>
            <w:tcW w:w="6750" w:type="dxa"/>
            <w:vAlign w:val="center"/>
            <w:hideMark/>
          </w:tcPr>
          <w:p w14:paraId="4A461DC6" w14:textId="77777777" w:rsidR="004B634D" w:rsidRPr="004B634D" w:rsidRDefault="004B634D" w:rsidP="00C52B81">
            <w:pPr>
              <w:spacing w:before="120" w:after="0"/>
              <w:ind w:firstLine="0"/>
              <w:jc w:val="center"/>
              <w:rPr>
                <w:lang w:val="es-US"/>
              </w:rPr>
            </w:pPr>
            <w:r w:rsidRPr="004B634D">
              <w:rPr>
                <w:lang w:val="es-US"/>
              </w:rPr>
              <w:t>Retorna un conjunto de datos completo de un proyecto, incluyendo sus documentos, resultados de validación y sello de integridad (si existe), para ser consumido por la capa de presentación.</w:t>
            </w:r>
          </w:p>
        </w:tc>
      </w:tr>
      <w:tr w:rsidR="004B634D" w:rsidRPr="004B634D" w14:paraId="038C747E" w14:textId="77777777" w:rsidTr="00C52B81">
        <w:tc>
          <w:tcPr>
            <w:tcW w:w="2610" w:type="dxa"/>
            <w:vAlign w:val="center"/>
            <w:hideMark/>
          </w:tcPr>
          <w:p w14:paraId="0137E896" w14:textId="77777777" w:rsidR="004B634D" w:rsidRPr="004B634D" w:rsidRDefault="004B634D" w:rsidP="00C52B81">
            <w:pPr>
              <w:spacing w:before="120" w:after="0"/>
              <w:ind w:firstLine="0"/>
              <w:jc w:val="center"/>
              <w:rPr>
                <w:lang w:val="es-US"/>
              </w:rPr>
            </w:pPr>
            <w:r w:rsidRPr="004B634D">
              <w:rPr>
                <w:lang w:val="es-US"/>
              </w:rPr>
              <w:t>sp_GenerarReporteAuditoria</w:t>
            </w:r>
          </w:p>
        </w:tc>
        <w:tc>
          <w:tcPr>
            <w:tcW w:w="6750" w:type="dxa"/>
            <w:vAlign w:val="center"/>
            <w:hideMark/>
          </w:tcPr>
          <w:p w14:paraId="58E27AC3" w14:textId="77777777" w:rsidR="004B634D" w:rsidRPr="004B634D" w:rsidRDefault="004B634D" w:rsidP="00C52B81">
            <w:pPr>
              <w:spacing w:before="120" w:after="0"/>
              <w:ind w:firstLine="0"/>
              <w:jc w:val="center"/>
              <w:rPr>
                <w:lang w:val="es-US"/>
              </w:rPr>
            </w:pPr>
            <w:r w:rsidRPr="004B634D">
              <w:rPr>
                <w:lang w:val="es-US"/>
              </w:rPr>
              <w:t>Construye un reporte de auditoría con filtros por fechas, usuarios y tipos de acción, exportable en formatos PDF y Excel.</w:t>
            </w:r>
          </w:p>
        </w:tc>
      </w:tr>
      <w:tr w:rsidR="004B634D" w:rsidRPr="004B634D" w14:paraId="59F8870D" w14:textId="77777777" w:rsidTr="00C52B81">
        <w:tc>
          <w:tcPr>
            <w:tcW w:w="2610" w:type="dxa"/>
            <w:vAlign w:val="center"/>
            <w:hideMark/>
          </w:tcPr>
          <w:p w14:paraId="3E5DC90F" w14:textId="77777777" w:rsidR="004B634D" w:rsidRPr="004B634D" w:rsidRDefault="004B634D" w:rsidP="00C52B81">
            <w:pPr>
              <w:spacing w:before="120" w:after="0"/>
              <w:ind w:firstLine="0"/>
              <w:jc w:val="center"/>
              <w:rPr>
                <w:lang w:val="es-US"/>
              </w:rPr>
            </w:pPr>
            <w:r w:rsidRPr="004B634D">
              <w:rPr>
                <w:lang w:val="es-US"/>
              </w:rPr>
              <w:t>sp_ConfigurarRegla</w:t>
            </w:r>
          </w:p>
        </w:tc>
        <w:tc>
          <w:tcPr>
            <w:tcW w:w="6750" w:type="dxa"/>
            <w:vAlign w:val="center"/>
            <w:hideMark/>
          </w:tcPr>
          <w:p w14:paraId="2EF722A3" w14:textId="77777777" w:rsidR="004B634D" w:rsidRPr="004B634D" w:rsidRDefault="004B634D" w:rsidP="00C52B81">
            <w:pPr>
              <w:spacing w:before="120" w:after="0"/>
              <w:ind w:firstLine="0"/>
              <w:jc w:val="center"/>
              <w:rPr>
                <w:lang w:val="es-US"/>
              </w:rPr>
            </w:pPr>
            <w:r w:rsidRPr="004B634D">
              <w:rPr>
                <w:lang w:val="es-US"/>
              </w:rPr>
              <w:t>Permite a los administradores insertar, modificar o desactivar reglas de validación en la tabla ReglasValidacion (entidad no mostrada en el diagrama por simplicidad, pero que formaría parte de una versión extendida del modelo).</w:t>
            </w:r>
          </w:p>
        </w:tc>
      </w:tr>
    </w:tbl>
    <w:p w14:paraId="5007EC1D" w14:textId="106334DA" w:rsidR="00DA266F" w:rsidRDefault="00DA266F">
      <w:pPr>
        <w:spacing w:before="120" w:after="200" w:line="264" w:lineRule="auto"/>
        <w:ind w:firstLine="0"/>
        <w:jc w:val="left"/>
        <w:rPr>
          <w:b/>
          <w:bCs/>
          <w:lang w:val="es-US"/>
        </w:rPr>
      </w:pPr>
    </w:p>
    <w:p w14:paraId="5A6A1535" w14:textId="6D106509" w:rsidR="00642C00" w:rsidRDefault="00642C00" w:rsidP="005A541C">
      <w:pPr>
        <w:pStyle w:val="Figuras"/>
      </w:pPr>
      <w:bookmarkStart w:id="120" w:name="_Toc227357406"/>
      <w:r w:rsidRPr="00C52B81">
        <w:rPr>
          <w:b w:val="0"/>
        </w:rPr>
        <w:t xml:space="preserve">Tabla </w:t>
      </w:r>
      <w:r w:rsidRPr="00C52B81">
        <w:rPr>
          <w:b w:val="0"/>
        </w:rPr>
        <w:fldChar w:fldCharType="begin"/>
      </w:r>
      <w:r w:rsidRPr="00C52B81">
        <w:rPr>
          <w:b w:val="0"/>
        </w:rPr>
        <w:instrText xml:space="preserve"> SEQ Tabla \* ARABIC </w:instrText>
      </w:r>
      <w:r w:rsidRPr="00C52B81">
        <w:rPr>
          <w:b w:val="0"/>
        </w:rPr>
        <w:fldChar w:fldCharType="separate"/>
      </w:r>
      <w:r w:rsidR="00B111AF">
        <w:rPr>
          <w:b w:val="0"/>
          <w:noProof/>
        </w:rPr>
        <w:t>36</w:t>
      </w:r>
      <w:r w:rsidRPr="00C52B81">
        <w:rPr>
          <w:b w:val="0"/>
        </w:rPr>
        <w:fldChar w:fldCharType="end"/>
      </w:r>
      <w:r>
        <w:br/>
      </w:r>
      <w:r w:rsidRPr="006749CE">
        <w:t>Disparadores</w:t>
      </w:r>
      <w:bookmarkEnd w:id="120"/>
    </w:p>
    <w:tbl>
      <w:tblPr>
        <w:tblStyle w:val="Tablanormal2"/>
        <w:tblW w:w="9600" w:type="dxa"/>
        <w:tblLayout w:type="fixed"/>
        <w:tblLook w:val="0620" w:firstRow="1" w:lastRow="0" w:firstColumn="0" w:lastColumn="0" w:noHBand="1" w:noVBand="1"/>
      </w:tblPr>
      <w:tblGrid>
        <w:gridCol w:w="2520"/>
        <w:gridCol w:w="7080"/>
      </w:tblGrid>
      <w:tr w:rsidR="00142FB4" w:rsidRPr="00142FB4" w14:paraId="04F0D41F" w14:textId="77777777" w:rsidTr="00C52B81">
        <w:trPr>
          <w:cnfStyle w:val="100000000000" w:firstRow="1" w:lastRow="0" w:firstColumn="0" w:lastColumn="0" w:oddVBand="0" w:evenVBand="0" w:oddHBand="0" w:evenHBand="0" w:firstRowFirstColumn="0" w:firstRowLastColumn="0" w:lastRowFirstColumn="0" w:lastRowLastColumn="0"/>
        </w:trPr>
        <w:tc>
          <w:tcPr>
            <w:tcW w:w="2520" w:type="dxa"/>
            <w:vAlign w:val="center"/>
            <w:hideMark/>
          </w:tcPr>
          <w:p w14:paraId="290E856F" w14:textId="77777777" w:rsidR="00142FB4" w:rsidRPr="00142FB4" w:rsidRDefault="00142FB4" w:rsidP="00314FA8">
            <w:pPr>
              <w:spacing w:before="120" w:after="0"/>
              <w:ind w:firstLine="0"/>
              <w:jc w:val="center"/>
              <w:rPr>
                <w:lang w:val="es-US"/>
              </w:rPr>
            </w:pPr>
            <w:r w:rsidRPr="00142FB4">
              <w:rPr>
                <w:lang w:val="es-US"/>
              </w:rPr>
              <w:t>Trigger</w:t>
            </w:r>
          </w:p>
        </w:tc>
        <w:tc>
          <w:tcPr>
            <w:tcW w:w="7080" w:type="dxa"/>
            <w:vAlign w:val="center"/>
            <w:hideMark/>
          </w:tcPr>
          <w:p w14:paraId="2D21CE37" w14:textId="77777777" w:rsidR="00142FB4" w:rsidRPr="00142FB4" w:rsidRDefault="00142FB4" w:rsidP="00314FA8">
            <w:pPr>
              <w:spacing w:before="120" w:after="0"/>
              <w:ind w:firstLine="0"/>
              <w:jc w:val="center"/>
              <w:rPr>
                <w:lang w:val="es-US"/>
              </w:rPr>
            </w:pPr>
            <w:r w:rsidRPr="00142FB4">
              <w:rPr>
                <w:lang w:val="es-US"/>
              </w:rPr>
              <w:t>Descripción</w:t>
            </w:r>
          </w:p>
        </w:tc>
      </w:tr>
      <w:tr w:rsidR="00142FB4" w:rsidRPr="00142FB4" w14:paraId="19847B28" w14:textId="77777777" w:rsidTr="00C52B81">
        <w:tc>
          <w:tcPr>
            <w:tcW w:w="2520" w:type="dxa"/>
            <w:vAlign w:val="center"/>
            <w:hideMark/>
          </w:tcPr>
          <w:p w14:paraId="26066F52" w14:textId="77777777" w:rsidR="00142FB4" w:rsidRPr="00142FB4" w:rsidRDefault="00142FB4" w:rsidP="00314FA8">
            <w:pPr>
              <w:spacing w:before="120" w:after="0"/>
              <w:ind w:firstLine="0"/>
              <w:jc w:val="center"/>
              <w:rPr>
                <w:lang w:val="es-US"/>
              </w:rPr>
            </w:pPr>
            <w:r w:rsidRPr="00142FB4">
              <w:rPr>
                <w:lang w:val="es-US"/>
              </w:rPr>
              <w:lastRenderedPageBreak/>
              <w:t>trg_AfterInsertDocumento</w:t>
            </w:r>
          </w:p>
        </w:tc>
        <w:tc>
          <w:tcPr>
            <w:tcW w:w="7080" w:type="dxa"/>
            <w:vAlign w:val="center"/>
            <w:hideMark/>
          </w:tcPr>
          <w:p w14:paraId="5FE97042" w14:textId="77777777" w:rsidR="00142FB4" w:rsidRPr="00142FB4" w:rsidRDefault="00142FB4" w:rsidP="00314FA8">
            <w:pPr>
              <w:spacing w:before="120" w:after="0"/>
              <w:ind w:firstLine="0"/>
              <w:jc w:val="center"/>
              <w:rPr>
                <w:lang w:val="es-US"/>
              </w:rPr>
            </w:pPr>
            <w:r w:rsidRPr="00142FB4">
              <w:rPr>
                <w:lang w:val="es-US"/>
              </w:rPr>
              <w:t>Se ejecuta después de insertar un documento. Llama automáticamente a sp_ValidarDocumento para iniciar las validaciones externas sin intervención manual.</w:t>
            </w:r>
          </w:p>
        </w:tc>
      </w:tr>
      <w:tr w:rsidR="00142FB4" w:rsidRPr="00142FB4" w14:paraId="65E16CC6" w14:textId="77777777" w:rsidTr="00C52B81">
        <w:tc>
          <w:tcPr>
            <w:tcW w:w="2520" w:type="dxa"/>
            <w:vAlign w:val="center"/>
            <w:hideMark/>
          </w:tcPr>
          <w:p w14:paraId="0A756595" w14:textId="77777777" w:rsidR="00142FB4" w:rsidRPr="00640AF5" w:rsidRDefault="00142FB4" w:rsidP="00314FA8">
            <w:pPr>
              <w:spacing w:before="120" w:after="0"/>
              <w:ind w:firstLine="0"/>
              <w:jc w:val="center"/>
            </w:pPr>
            <w:r w:rsidRPr="00142FB4">
              <w:rPr>
                <w:lang w:val="es-US"/>
              </w:rPr>
              <w:t>trg_AfterUpdateResultadoValidacion</w:t>
            </w:r>
          </w:p>
        </w:tc>
        <w:tc>
          <w:tcPr>
            <w:tcW w:w="7080" w:type="dxa"/>
            <w:vAlign w:val="center"/>
            <w:hideMark/>
          </w:tcPr>
          <w:p w14:paraId="54C6B382" w14:textId="77777777" w:rsidR="00142FB4" w:rsidRPr="00142FB4" w:rsidRDefault="00142FB4" w:rsidP="00314FA8">
            <w:pPr>
              <w:spacing w:before="120" w:after="0"/>
              <w:ind w:firstLine="0"/>
              <w:jc w:val="center"/>
              <w:rPr>
                <w:lang w:val="es-US"/>
              </w:rPr>
            </w:pPr>
            <w:r w:rsidRPr="00142FB4">
              <w:rPr>
                <w:lang w:val="es-US"/>
              </w:rPr>
              <w:t>Tras cada actualización de un resultado de validación, verifica si todos los documentos del proyecto asociado tienen resultados positivos; de ser así, invoca sp_EmitirSello.</w:t>
            </w:r>
          </w:p>
        </w:tc>
      </w:tr>
      <w:tr w:rsidR="00142FB4" w:rsidRPr="00142FB4" w14:paraId="70FE2D25" w14:textId="77777777" w:rsidTr="00C52B81">
        <w:tc>
          <w:tcPr>
            <w:tcW w:w="2520" w:type="dxa"/>
            <w:vAlign w:val="center"/>
            <w:hideMark/>
          </w:tcPr>
          <w:p w14:paraId="1416CD03" w14:textId="77777777" w:rsidR="00142FB4" w:rsidRPr="00142FB4" w:rsidRDefault="00142FB4" w:rsidP="00314FA8">
            <w:pPr>
              <w:spacing w:before="120" w:after="0"/>
              <w:ind w:firstLine="0"/>
              <w:jc w:val="center"/>
              <w:rPr>
                <w:lang w:val="es-US"/>
              </w:rPr>
            </w:pPr>
            <w:r w:rsidRPr="00142FB4">
              <w:rPr>
                <w:lang w:val="es-US"/>
              </w:rPr>
              <w:t>trg_BeforeInsertLogAuditoria</w:t>
            </w:r>
          </w:p>
        </w:tc>
        <w:tc>
          <w:tcPr>
            <w:tcW w:w="7080" w:type="dxa"/>
            <w:vAlign w:val="center"/>
            <w:hideMark/>
          </w:tcPr>
          <w:p w14:paraId="49C3A0D7" w14:textId="77777777" w:rsidR="00142FB4" w:rsidRPr="00142FB4" w:rsidRDefault="00142FB4" w:rsidP="00314FA8">
            <w:pPr>
              <w:spacing w:before="120" w:after="0"/>
              <w:ind w:firstLine="0"/>
              <w:jc w:val="center"/>
              <w:rPr>
                <w:lang w:val="es-US"/>
              </w:rPr>
            </w:pPr>
            <w:r w:rsidRPr="00142FB4">
              <w:rPr>
                <w:lang w:val="es-US"/>
              </w:rPr>
              <w:t>Completa automáticamente el campo timestamp con la fecha y hora actuales antes de insertar un registro en LogsAuditoria.</w:t>
            </w:r>
          </w:p>
        </w:tc>
      </w:tr>
    </w:tbl>
    <w:p w14:paraId="11F8560F" w14:textId="77777777" w:rsidR="00BB58F1" w:rsidRDefault="00BB58F1" w:rsidP="00F47DAD"/>
    <w:p w14:paraId="44FE0607" w14:textId="77777777" w:rsidR="00BB58F1" w:rsidRDefault="00BB58F1" w:rsidP="00F47DAD"/>
    <w:p w14:paraId="1A1BF265" w14:textId="77777777" w:rsidR="00642C00" w:rsidRDefault="00642C00">
      <w:pPr>
        <w:spacing w:before="120" w:after="200" w:line="264" w:lineRule="auto"/>
        <w:ind w:firstLine="0"/>
        <w:jc w:val="left"/>
        <w:rPr>
          <w:rFonts w:eastAsiaTheme="majorEastAsia" w:cstheme="majorBidi"/>
          <w:b/>
          <w:bCs/>
          <w:i/>
          <w:color w:val="auto"/>
          <w:spacing w:val="-5"/>
          <w:sz w:val="32"/>
        </w:rPr>
      </w:pPr>
      <w:r>
        <w:br w:type="page"/>
      </w:r>
    </w:p>
    <w:p w14:paraId="603A1C2C" w14:textId="54F6D8D7" w:rsidR="00BB58F1" w:rsidRDefault="0034047A" w:rsidP="00AC2130">
      <w:pPr>
        <w:pStyle w:val="Ttulo3"/>
      </w:pPr>
      <w:bookmarkStart w:id="121" w:name="_Toc227357319"/>
      <w:r w:rsidRPr="0034047A">
        <w:lastRenderedPageBreak/>
        <w:t>Diccionario de Datos</w:t>
      </w:r>
      <w:bookmarkEnd w:id="121"/>
    </w:p>
    <w:p w14:paraId="28065E57" w14:textId="3A773F8D" w:rsidR="003F2271" w:rsidRDefault="000D2363" w:rsidP="00F47DAD">
      <w:r w:rsidRPr="000D2363">
        <w:t xml:space="preserve">El Diccionario de Datos detalla la estructura lógica y física de las </w:t>
      </w:r>
      <w:r w:rsidR="00336FD5">
        <w:t>quince</w:t>
      </w:r>
      <w:r w:rsidRPr="000D2363">
        <w:t xml:space="preserve"> tablas que conforman el núcleo de la plataforma. Esta definición garantiza que la comunicación entre el </w:t>
      </w:r>
      <w:r w:rsidRPr="000D2363">
        <w:rPr>
          <w:b/>
          <w:bCs/>
        </w:rPr>
        <w:t>Motor de Inferencia</w:t>
      </w:r>
      <w:r w:rsidRPr="000D2363">
        <w:t xml:space="preserve"> y las bases de datos gubernamentales dominicanas sea precisa, eliminando ambigüedades en el tipado y asegurando el cumplimiento de la </w:t>
      </w:r>
      <w:r w:rsidRPr="000D2363">
        <w:rPr>
          <w:b/>
          <w:bCs/>
        </w:rPr>
        <w:t>Tercera Forma Normal (3FN)</w:t>
      </w:r>
      <w:r w:rsidRPr="000D2363">
        <w:t xml:space="preserve">. Cada atributo ha sido definido considerando su dominio legal y técnico, permitiendo una trazabilidad completa desde la carga del documento hasta la emisión del </w:t>
      </w:r>
      <w:r w:rsidRPr="000D2363">
        <w:rPr>
          <w:b/>
          <w:bCs/>
        </w:rPr>
        <w:t>Sello de Integridad</w:t>
      </w:r>
      <w:r w:rsidRPr="000D2363">
        <w:t>.</w:t>
      </w:r>
    </w:p>
    <w:p w14:paraId="0222BC8F" w14:textId="0B8508FD" w:rsidR="00642C00" w:rsidRDefault="00642C00" w:rsidP="005A541C">
      <w:pPr>
        <w:pStyle w:val="Figuras"/>
      </w:pPr>
      <w:bookmarkStart w:id="122" w:name="_Toc227357407"/>
      <w:r w:rsidRPr="00642C00">
        <w:t xml:space="preserve">Tabla </w:t>
      </w:r>
      <w:r>
        <w:fldChar w:fldCharType="begin"/>
      </w:r>
      <w:r>
        <w:instrText xml:space="preserve"> SEQ Tabla \* ARABIC </w:instrText>
      </w:r>
      <w:r>
        <w:fldChar w:fldCharType="separate"/>
      </w:r>
      <w:r w:rsidR="00B111AF">
        <w:rPr>
          <w:noProof/>
        </w:rPr>
        <w:t>37</w:t>
      </w:r>
      <w:r>
        <w:rPr>
          <w:noProof/>
        </w:rPr>
        <w:fldChar w:fldCharType="end"/>
      </w:r>
      <w:r w:rsidR="001A432F">
        <w:br/>
      </w:r>
      <w:r w:rsidRPr="00147507">
        <w:t>Base de Datos: VeriFinca</w:t>
      </w:r>
      <w:bookmarkEnd w:id="122"/>
    </w:p>
    <w:tbl>
      <w:tblPr>
        <w:tblStyle w:val="Tablanormal2"/>
        <w:tblW w:w="0" w:type="auto"/>
        <w:tblLook w:val="0620" w:firstRow="1" w:lastRow="0" w:firstColumn="0" w:lastColumn="0" w:noHBand="1" w:noVBand="1"/>
      </w:tblPr>
      <w:tblGrid>
        <w:gridCol w:w="1916"/>
        <w:gridCol w:w="2346"/>
        <w:gridCol w:w="1136"/>
        <w:gridCol w:w="857"/>
        <w:gridCol w:w="656"/>
        <w:gridCol w:w="2449"/>
      </w:tblGrid>
      <w:tr w:rsidR="000A6504" w:rsidRPr="00667F33" w14:paraId="55374B07" w14:textId="77777777" w:rsidTr="00C52B81">
        <w:trPr>
          <w:cnfStyle w:val="100000000000" w:firstRow="1" w:lastRow="0" w:firstColumn="0" w:lastColumn="0" w:oddVBand="0" w:evenVBand="0" w:oddHBand="0" w:evenHBand="0" w:firstRowFirstColumn="0" w:firstRowLastColumn="0" w:lastRowFirstColumn="0" w:lastRowLastColumn="0"/>
          <w:trHeight w:val="300"/>
        </w:trPr>
        <w:tc>
          <w:tcPr>
            <w:tcW w:w="0" w:type="auto"/>
            <w:vAlign w:val="center"/>
            <w:hideMark/>
          </w:tcPr>
          <w:p w14:paraId="0AA3086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Tabla</w:t>
            </w:r>
          </w:p>
        </w:tc>
        <w:tc>
          <w:tcPr>
            <w:tcW w:w="0" w:type="auto"/>
            <w:vAlign w:val="center"/>
            <w:hideMark/>
          </w:tcPr>
          <w:p w14:paraId="2B851DD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Atributo</w:t>
            </w:r>
          </w:p>
        </w:tc>
        <w:tc>
          <w:tcPr>
            <w:tcW w:w="0" w:type="auto"/>
            <w:vAlign w:val="center"/>
            <w:hideMark/>
          </w:tcPr>
          <w:p w14:paraId="2CD5DE0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Tipo</w:t>
            </w:r>
          </w:p>
        </w:tc>
        <w:tc>
          <w:tcPr>
            <w:tcW w:w="0" w:type="auto"/>
            <w:vAlign w:val="center"/>
            <w:hideMark/>
          </w:tcPr>
          <w:p w14:paraId="23B46D9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Tamaño</w:t>
            </w:r>
          </w:p>
        </w:tc>
        <w:tc>
          <w:tcPr>
            <w:tcW w:w="0" w:type="auto"/>
            <w:vAlign w:val="center"/>
            <w:hideMark/>
          </w:tcPr>
          <w:p w14:paraId="5BDE188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Clave</w:t>
            </w:r>
          </w:p>
        </w:tc>
        <w:tc>
          <w:tcPr>
            <w:tcW w:w="0" w:type="auto"/>
            <w:vAlign w:val="center"/>
            <w:hideMark/>
          </w:tcPr>
          <w:p w14:paraId="725F832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Descripción</w:t>
            </w:r>
          </w:p>
        </w:tc>
      </w:tr>
      <w:tr w:rsidR="009D725B" w:rsidRPr="00667F33" w14:paraId="1AD465AD" w14:textId="77777777" w:rsidTr="00C52B81">
        <w:trPr>
          <w:trHeight w:val="900"/>
        </w:trPr>
        <w:tc>
          <w:tcPr>
            <w:tcW w:w="0" w:type="auto"/>
            <w:vAlign w:val="center"/>
            <w:hideMark/>
          </w:tcPr>
          <w:p w14:paraId="4546400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Usuario</w:t>
            </w:r>
          </w:p>
        </w:tc>
        <w:tc>
          <w:tcPr>
            <w:tcW w:w="0" w:type="auto"/>
            <w:vAlign w:val="center"/>
            <w:hideMark/>
          </w:tcPr>
          <w:p w14:paraId="3314443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idUsuario</w:t>
            </w:r>
          </w:p>
        </w:tc>
        <w:tc>
          <w:tcPr>
            <w:tcW w:w="0" w:type="auto"/>
            <w:vAlign w:val="center"/>
            <w:hideMark/>
          </w:tcPr>
          <w:p w14:paraId="2B8A81E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7BA60EB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2C8EC11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PK</w:t>
            </w:r>
          </w:p>
        </w:tc>
        <w:tc>
          <w:tcPr>
            <w:tcW w:w="0" w:type="auto"/>
            <w:vAlign w:val="center"/>
            <w:hideMark/>
          </w:tcPr>
          <w:p w14:paraId="7B91937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Identificador único autogenerado para cada usuario o cliente del sistema. Se usa como llave primaria en todas las relaciones con roles, proyectos y pagos.</w:t>
            </w:r>
          </w:p>
        </w:tc>
      </w:tr>
      <w:tr w:rsidR="009D725B" w:rsidRPr="00667F33" w14:paraId="5CC8D5F9" w14:textId="77777777" w:rsidTr="00C52B81">
        <w:trPr>
          <w:trHeight w:val="600"/>
        </w:trPr>
        <w:tc>
          <w:tcPr>
            <w:tcW w:w="0" w:type="auto"/>
            <w:vAlign w:val="center"/>
            <w:hideMark/>
          </w:tcPr>
          <w:p w14:paraId="614D5F1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Usuario</w:t>
            </w:r>
          </w:p>
        </w:tc>
        <w:tc>
          <w:tcPr>
            <w:tcW w:w="0" w:type="auto"/>
            <w:vAlign w:val="center"/>
            <w:hideMark/>
          </w:tcPr>
          <w:p w14:paraId="7046970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nombre</w:t>
            </w:r>
          </w:p>
        </w:tc>
        <w:tc>
          <w:tcPr>
            <w:tcW w:w="0" w:type="auto"/>
            <w:vAlign w:val="center"/>
            <w:hideMark/>
          </w:tcPr>
          <w:p w14:paraId="5F1CC9E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6E7B4F9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50</w:t>
            </w:r>
          </w:p>
        </w:tc>
        <w:tc>
          <w:tcPr>
            <w:tcW w:w="0" w:type="auto"/>
            <w:vAlign w:val="center"/>
            <w:hideMark/>
          </w:tcPr>
          <w:p w14:paraId="0BA9C43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0AD9B38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Nombres de pila del usuario registrado (sin apellidos). Este campo se valida contra caracteres no alfabéticos.</w:t>
            </w:r>
          </w:p>
        </w:tc>
      </w:tr>
      <w:tr w:rsidR="009D725B" w:rsidRPr="00667F33" w14:paraId="1C354BF8" w14:textId="77777777" w:rsidTr="00C52B81">
        <w:trPr>
          <w:trHeight w:val="600"/>
        </w:trPr>
        <w:tc>
          <w:tcPr>
            <w:tcW w:w="0" w:type="auto"/>
            <w:vAlign w:val="center"/>
            <w:hideMark/>
          </w:tcPr>
          <w:p w14:paraId="1FC5977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Usuario</w:t>
            </w:r>
          </w:p>
        </w:tc>
        <w:tc>
          <w:tcPr>
            <w:tcW w:w="0" w:type="auto"/>
            <w:vAlign w:val="center"/>
            <w:hideMark/>
          </w:tcPr>
          <w:p w14:paraId="7A4F5F5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apellido</w:t>
            </w:r>
          </w:p>
        </w:tc>
        <w:tc>
          <w:tcPr>
            <w:tcW w:w="0" w:type="auto"/>
            <w:vAlign w:val="center"/>
            <w:hideMark/>
          </w:tcPr>
          <w:p w14:paraId="520909D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3FCB150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50</w:t>
            </w:r>
          </w:p>
        </w:tc>
        <w:tc>
          <w:tcPr>
            <w:tcW w:w="0" w:type="auto"/>
            <w:vAlign w:val="center"/>
            <w:hideMark/>
          </w:tcPr>
          <w:p w14:paraId="6CF1C56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122E7B1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Apellidos legales del usuario, tal como figuran en su cédula dominicana. Obligatorio para contratos y facturación.</w:t>
            </w:r>
          </w:p>
        </w:tc>
      </w:tr>
      <w:tr w:rsidR="009D725B" w:rsidRPr="00667F33" w14:paraId="32CF619D" w14:textId="77777777" w:rsidTr="00C52B81">
        <w:trPr>
          <w:trHeight w:val="900"/>
        </w:trPr>
        <w:tc>
          <w:tcPr>
            <w:tcW w:w="0" w:type="auto"/>
            <w:vAlign w:val="center"/>
            <w:hideMark/>
          </w:tcPr>
          <w:p w14:paraId="43B0336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Usuario</w:t>
            </w:r>
          </w:p>
        </w:tc>
        <w:tc>
          <w:tcPr>
            <w:tcW w:w="0" w:type="auto"/>
            <w:vAlign w:val="center"/>
            <w:hideMark/>
          </w:tcPr>
          <w:p w14:paraId="59B1974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cedula</w:t>
            </w:r>
          </w:p>
        </w:tc>
        <w:tc>
          <w:tcPr>
            <w:tcW w:w="0" w:type="auto"/>
            <w:vAlign w:val="center"/>
            <w:hideMark/>
          </w:tcPr>
          <w:p w14:paraId="0D04EE2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1131684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11</w:t>
            </w:r>
          </w:p>
        </w:tc>
        <w:tc>
          <w:tcPr>
            <w:tcW w:w="0" w:type="auto"/>
            <w:vAlign w:val="center"/>
            <w:hideMark/>
          </w:tcPr>
          <w:p w14:paraId="2F7AF77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1B7356A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Cédula de Identidad y Electoral dominicana (formato: 001-1234567-8). Se valida con API de la JCE para verificar identidad.</w:t>
            </w:r>
          </w:p>
        </w:tc>
      </w:tr>
      <w:tr w:rsidR="009D725B" w:rsidRPr="00667F33" w14:paraId="240EE8EE" w14:textId="77777777" w:rsidTr="00C52B81">
        <w:trPr>
          <w:trHeight w:val="900"/>
        </w:trPr>
        <w:tc>
          <w:tcPr>
            <w:tcW w:w="0" w:type="auto"/>
            <w:vAlign w:val="center"/>
            <w:hideMark/>
          </w:tcPr>
          <w:p w14:paraId="58E098E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Usuario</w:t>
            </w:r>
          </w:p>
        </w:tc>
        <w:tc>
          <w:tcPr>
            <w:tcW w:w="0" w:type="auto"/>
            <w:vAlign w:val="center"/>
            <w:hideMark/>
          </w:tcPr>
          <w:p w14:paraId="3B57B49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correo</w:t>
            </w:r>
          </w:p>
        </w:tc>
        <w:tc>
          <w:tcPr>
            <w:tcW w:w="0" w:type="auto"/>
            <w:vAlign w:val="center"/>
            <w:hideMark/>
          </w:tcPr>
          <w:p w14:paraId="2EB794F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53DAA39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100</w:t>
            </w:r>
          </w:p>
        </w:tc>
        <w:tc>
          <w:tcPr>
            <w:tcW w:w="0" w:type="auto"/>
            <w:vAlign w:val="center"/>
            <w:hideMark/>
          </w:tcPr>
          <w:p w14:paraId="05C2CC3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1D215D8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Dirección electrónica única por usuario. Se usa para acceso al sistema, recuperación de contraseña y envío de reportes de integridad de proyectos.</w:t>
            </w:r>
          </w:p>
        </w:tc>
      </w:tr>
      <w:tr w:rsidR="009D725B" w:rsidRPr="00667F33" w14:paraId="3E686068" w14:textId="77777777" w:rsidTr="00C52B81">
        <w:trPr>
          <w:trHeight w:val="900"/>
        </w:trPr>
        <w:tc>
          <w:tcPr>
            <w:tcW w:w="0" w:type="auto"/>
            <w:vAlign w:val="center"/>
            <w:hideMark/>
          </w:tcPr>
          <w:p w14:paraId="6B0AABD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Usuario</w:t>
            </w:r>
          </w:p>
        </w:tc>
        <w:tc>
          <w:tcPr>
            <w:tcW w:w="0" w:type="auto"/>
            <w:vAlign w:val="center"/>
            <w:hideMark/>
          </w:tcPr>
          <w:p w14:paraId="136FCFA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contraseñaHash</w:t>
            </w:r>
          </w:p>
        </w:tc>
        <w:tc>
          <w:tcPr>
            <w:tcW w:w="0" w:type="auto"/>
            <w:vAlign w:val="center"/>
            <w:hideMark/>
          </w:tcPr>
          <w:p w14:paraId="437DB3C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4865992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255</w:t>
            </w:r>
          </w:p>
        </w:tc>
        <w:tc>
          <w:tcPr>
            <w:tcW w:w="0" w:type="auto"/>
            <w:vAlign w:val="center"/>
            <w:hideMark/>
          </w:tcPr>
          <w:p w14:paraId="7CB237A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5C0ECA0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Hash de la contraseña del usuario almacenado con algoritmo bcrypt o Argon2. Nunca se almacena la contraseña en texto plano.</w:t>
            </w:r>
          </w:p>
        </w:tc>
      </w:tr>
      <w:tr w:rsidR="009D725B" w:rsidRPr="00667F33" w14:paraId="13561198" w14:textId="77777777" w:rsidTr="00C52B81">
        <w:trPr>
          <w:trHeight w:val="600"/>
        </w:trPr>
        <w:tc>
          <w:tcPr>
            <w:tcW w:w="0" w:type="auto"/>
            <w:vAlign w:val="center"/>
            <w:hideMark/>
          </w:tcPr>
          <w:p w14:paraId="454739A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Usuario</w:t>
            </w:r>
          </w:p>
        </w:tc>
        <w:tc>
          <w:tcPr>
            <w:tcW w:w="0" w:type="auto"/>
            <w:vAlign w:val="center"/>
            <w:hideMark/>
          </w:tcPr>
          <w:p w14:paraId="587C1E5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telefono</w:t>
            </w:r>
          </w:p>
        </w:tc>
        <w:tc>
          <w:tcPr>
            <w:tcW w:w="0" w:type="auto"/>
            <w:vAlign w:val="center"/>
            <w:hideMark/>
          </w:tcPr>
          <w:p w14:paraId="2CA441C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347B364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13</w:t>
            </w:r>
          </w:p>
        </w:tc>
        <w:tc>
          <w:tcPr>
            <w:tcW w:w="0" w:type="auto"/>
            <w:vAlign w:val="center"/>
            <w:hideMark/>
          </w:tcPr>
          <w:p w14:paraId="75DEC96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7EE0DB9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Número de teléfono móvil del usuario (formato: 809-123-4567). Usado para notificaciones y recuperación de cuenta.</w:t>
            </w:r>
          </w:p>
        </w:tc>
      </w:tr>
      <w:tr w:rsidR="009D725B" w:rsidRPr="00667F33" w14:paraId="31A5B255" w14:textId="77777777" w:rsidTr="00C52B81">
        <w:trPr>
          <w:trHeight w:val="600"/>
        </w:trPr>
        <w:tc>
          <w:tcPr>
            <w:tcW w:w="0" w:type="auto"/>
            <w:vAlign w:val="center"/>
            <w:hideMark/>
          </w:tcPr>
          <w:p w14:paraId="67EDBBE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Usuario</w:t>
            </w:r>
          </w:p>
        </w:tc>
        <w:tc>
          <w:tcPr>
            <w:tcW w:w="0" w:type="auto"/>
            <w:vAlign w:val="center"/>
            <w:hideMark/>
          </w:tcPr>
          <w:p w14:paraId="264F466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token2FA</w:t>
            </w:r>
          </w:p>
        </w:tc>
        <w:tc>
          <w:tcPr>
            <w:tcW w:w="0" w:type="auto"/>
            <w:vAlign w:val="center"/>
            <w:hideMark/>
          </w:tcPr>
          <w:p w14:paraId="4A4D501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130728D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6</w:t>
            </w:r>
          </w:p>
        </w:tc>
        <w:tc>
          <w:tcPr>
            <w:tcW w:w="0" w:type="auto"/>
            <w:vAlign w:val="center"/>
            <w:hideMark/>
          </w:tcPr>
          <w:p w14:paraId="14B5FAA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245D7D8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Token temporal de 6 dígitos para autenticación de dos factores (2FA). Expira cada 5 minutos.</w:t>
            </w:r>
          </w:p>
        </w:tc>
      </w:tr>
      <w:tr w:rsidR="009D725B" w:rsidRPr="00667F33" w14:paraId="4E7F7F02" w14:textId="77777777" w:rsidTr="00C52B81">
        <w:trPr>
          <w:trHeight w:val="600"/>
        </w:trPr>
        <w:tc>
          <w:tcPr>
            <w:tcW w:w="0" w:type="auto"/>
            <w:vAlign w:val="center"/>
            <w:hideMark/>
          </w:tcPr>
          <w:p w14:paraId="3CB73E3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Usuario</w:t>
            </w:r>
          </w:p>
        </w:tc>
        <w:tc>
          <w:tcPr>
            <w:tcW w:w="0" w:type="auto"/>
            <w:vAlign w:val="center"/>
            <w:hideMark/>
          </w:tcPr>
          <w:p w14:paraId="5CDBC8C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idRol</w:t>
            </w:r>
          </w:p>
        </w:tc>
        <w:tc>
          <w:tcPr>
            <w:tcW w:w="0" w:type="auto"/>
            <w:vAlign w:val="center"/>
            <w:hideMark/>
          </w:tcPr>
          <w:p w14:paraId="76B28EF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3B22E88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453E69D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066E3F4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 xml:space="preserve">Rol principal del usuario dentro del sistema (Administrador, Inmobiliaria, </w:t>
            </w:r>
            <w:r w:rsidRPr="00667F33">
              <w:rPr>
                <w:rFonts w:eastAsia="Times New Roman" w:cs="Times New Roman"/>
                <w:color w:val="000000"/>
                <w:sz w:val="18"/>
                <w:szCs w:val="18"/>
                <w:lang w:val="es-US" w:eastAsia="es-US"/>
              </w:rPr>
              <w:lastRenderedPageBreak/>
              <w:t>Comprador). Relación con tabla Roles.</w:t>
            </w:r>
          </w:p>
        </w:tc>
      </w:tr>
      <w:tr w:rsidR="009D725B" w:rsidRPr="00667F33" w14:paraId="3127C8CC" w14:textId="77777777" w:rsidTr="00C52B81">
        <w:trPr>
          <w:trHeight w:val="600"/>
        </w:trPr>
        <w:tc>
          <w:tcPr>
            <w:tcW w:w="0" w:type="auto"/>
            <w:vAlign w:val="center"/>
            <w:hideMark/>
          </w:tcPr>
          <w:p w14:paraId="0C384A3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lastRenderedPageBreak/>
              <w:t>Usuario</w:t>
            </w:r>
          </w:p>
        </w:tc>
        <w:tc>
          <w:tcPr>
            <w:tcW w:w="0" w:type="auto"/>
            <w:vAlign w:val="center"/>
            <w:hideMark/>
          </w:tcPr>
          <w:p w14:paraId="6684F02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fechaRegistro</w:t>
            </w:r>
          </w:p>
        </w:tc>
        <w:tc>
          <w:tcPr>
            <w:tcW w:w="0" w:type="auto"/>
            <w:vAlign w:val="center"/>
            <w:hideMark/>
          </w:tcPr>
          <w:p w14:paraId="14FF15B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DATETIME</w:t>
            </w:r>
          </w:p>
        </w:tc>
        <w:tc>
          <w:tcPr>
            <w:tcW w:w="0" w:type="auto"/>
            <w:vAlign w:val="center"/>
            <w:hideMark/>
          </w:tcPr>
          <w:p w14:paraId="18F1C54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0E29476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60A4E66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Marca de tiempo de creación de la cuenta de usuario.</w:t>
            </w:r>
          </w:p>
        </w:tc>
      </w:tr>
      <w:tr w:rsidR="009D725B" w:rsidRPr="00667F33" w14:paraId="265DA972" w14:textId="77777777" w:rsidTr="00C52B81">
        <w:trPr>
          <w:trHeight w:val="600"/>
        </w:trPr>
        <w:tc>
          <w:tcPr>
            <w:tcW w:w="0" w:type="auto"/>
            <w:vAlign w:val="center"/>
            <w:hideMark/>
          </w:tcPr>
          <w:p w14:paraId="5E4F099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Usuario</w:t>
            </w:r>
          </w:p>
        </w:tc>
        <w:tc>
          <w:tcPr>
            <w:tcW w:w="0" w:type="auto"/>
            <w:vAlign w:val="center"/>
            <w:hideMark/>
          </w:tcPr>
          <w:p w14:paraId="193074C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ultimoAcceso</w:t>
            </w:r>
          </w:p>
        </w:tc>
        <w:tc>
          <w:tcPr>
            <w:tcW w:w="0" w:type="auto"/>
            <w:vAlign w:val="center"/>
            <w:hideMark/>
          </w:tcPr>
          <w:p w14:paraId="72FD88C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DATETIME</w:t>
            </w:r>
          </w:p>
        </w:tc>
        <w:tc>
          <w:tcPr>
            <w:tcW w:w="0" w:type="auto"/>
            <w:vAlign w:val="center"/>
            <w:hideMark/>
          </w:tcPr>
          <w:p w14:paraId="03743B5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1D16445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7A478F9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Marca de tiempo del último inicio de sesión exitoso del usuario.</w:t>
            </w:r>
          </w:p>
        </w:tc>
      </w:tr>
      <w:tr w:rsidR="009D725B" w:rsidRPr="00667F33" w14:paraId="6F7C62C1" w14:textId="77777777" w:rsidTr="00C52B81">
        <w:trPr>
          <w:trHeight w:val="600"/>
        </w:trPr>
        <w:tc>
          <w:tcPr>
            <w:tcW w:w="0" w:type="auto"/>
            <w:vAlign w:val="center"/>
            <w:hideMark/>
          </w:tcPr>
          <w:p w14:paraId="723A366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Usuario</w:t>
            </w:r>
          </w:p>
        </w:tc>
        <w:tc>
          <w:tcPr>
            <w:tcW w:w="0" w:type="auto"/>
            <w:vAlign w:val="center"/>
            <w:hideMark/>
          </w:tcPr>
          <w:p w14:paraId="3E4706C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activo</w:t>
            </w:r>
          </w:p>
        </w:tc>
        <w:tc>
          <w:tcPr>
            <w:tcW w:w="0" w:type="auto"/>
            <w:vAlign w:val="center"/>
            <w:hideMark/>
          </w:tcPr>
          <w:p w14:paraId="45DB106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BOOLEAN</w:t>
            </w:r>
          </w:p>
        </w:tc>
        <w:tc>
          <w:tcPr>
            <w:tcW w:w="0" w:type="auto"/>
            <w:vAlign w:val="center"/>
            <w:hideMark/>
          </w:tcPr>
          <w:p w14:paraId="0011F82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4C6A69E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296DAC6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Indica si la cuenta del usuario está activa (TRUE) o suspendida/deshabilitada (FALSE).</w:t>
            </w:r>
          </w:p>
        </w:tc>
      </w:tr>
      <w:tr w:rsidR="009D725B" w:rsidRPr="00667F33" w14:paraId="24F30013" w14:textId="77777777" w:rsidTr="00C52B81">
        <w:trPr>
          <w:trHeight w:val="600"/>
        </w:trPr>
        <w:tc>
          <w:tcPr>
            <w:tcW w:w="0" w:type="auto"/>
            <w:vAlign w:val="center"/>
            <w:hideMark/>
          </w:tcPr>
          <w:p w14:paraId="11E576C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Roles</w:t>
            </w:r>
          </w:p>
        </w:tc>
        <w:tc>
          <w:tcPr>
            <w:tcW w:w="0" w:type="auto"/>
            <w:vAlign w:val="center"/>
            <w:hideMark/>
          </w:tcPr>
          <w:p w14:paraId="2B0B9DD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idRol</w:t>
            </w:r>
          </w:p>
        </w:tc>
        <w:tc>
          <w:tcPr>
            <w:tcW w:w="0" w:type="auto"/>
            <w:vAlign w:val="center"/>
            <w:hideMark/>
          </w:tcPr>
          <w:p w14:paraId="77B4301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56A6493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4453688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PK</w:t>
            </w:r>
          </w:p>
        </w:tc>
        <w:tc>
          <w:tcPr>
            <w:tcW w:w="0" w:type="auto"/>
            <w:vAlign w:val="center"/>
            <w:hideMark/>
          </w:tcPr>
          <w:p w14:paraId="4EDD903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Identificador numérico del rol de seguridad (1=Administrador, 2=Inmobiliaria, 3=Comprador, 4=Auditor).</w:t>
            </w:r>
          </w:p>
        </w:tc>
      </w:tr>
      <w:tr w:rsidR="009D725B" w:rsidRPr="00667F33" w14:paraId="07492A63" w14:textId="77777777" w:rsidTr="00C52B81">
        <w:trPr>
          <w:trHeight w:val="600"/>
        </w:trPr>
        <w:tc>
          <w:tcPr>
            <w:tcW w:w="0" w:type="auto"/>
            <w:vAlign w:val="center"/>
            <w:hideMark/>
          </w:tcPr>
          <w:p w14:paraId="1956AE2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Roles</w:t>
            </w:r>
          </w:p>
        </w:tc>
        <w:tc>
          <w:tcPr>
            <w:tcW w:w="0" w:type="auto"/>
            <w:vAlign w:val="center"/>
            <w:hideMark/>
          </w:tcPr>
          <w:p w14:paraId="2D649C9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descripcion</w:t>
            </w:r>
          </w:p>
        </w:tc>
        <w:tc>
          <w:tcPr>
            <w:tcW w:w="0" w:type="auto"/>
            <w:vAlign w:val="center"/>
            <w:hideMark/>
          </w:tcPr>
          <w:p w14:paraId="07D7EEB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01EE0CF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50</w:t>
            </w:r>
          </w:p>
        </w:tc>
        <w:tc>
          <w:tcPr>
            <w:tcW w:w="0" w:type="auto"/>
            <w:vAlign w:val="center"/>
            <w:hideMark/>
          </w:tcPr>
          <w:p w14:paraId="24735C4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78A9059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Descripción legible del rol (ej. "Administrador del Sistema", "Promotor Inmobiliario", "Comprador Final").</w:t>
            </w:r>
          </w:p>
        </w:tc>
      </w:tr>
      <w:tr w:rsidR="009D725B" w:rsidRPr="00667F33" w14:paraId="024A98A1" w14:textId="77777777" w:rsidTr="00C52B81">
        <w:trPr>
          <w:trHeight w:val="600"/>
        </w:trPr>
        <w:tc>
          <w:tcPr>
            <w:tcW w:w="0" w:type="auto"/>
            <w:vAlign w:val="center"/>
            <w:hideMark/>
          </w:tcPr>
          <w:p w14:paraId="1CEBBD0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Perfiles</w:t>
            </w:r>
          </w:p>
        </w:tc>
        <w:tc>
          <w:tcPr>
            <w:tcW w:w="0" w:type="auto"/>
            <w:vAlign w:val="center"/>
            <w:hideMark/>
          </w:tcPr>
          <w:p w14:paraId="1AC0988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idPerfil</w:t>
            </w:r>
          </w:p>
        </w:tc>
        <w:tc>
          <w:tcPr>
            <w:tcW w:w="0" w:type="auto"/>
            <w:vAlign w:val="center"/>
            <w:hideMark/>
          </w:tcPr>
          <w:p w14:paraId="69A94A9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1E9F55E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61AE561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PK</w:t>
            </w:r>
          </w:p>
        </w:tc>
        <w:tc>
          <w:tcPr>
            <w:tcW w:w="0" w:type="auto"/>
            <w:vAlign w:val="center"/>
            <w:hideMark/>
          </w:tcPr>
          <w:p w14:paraId="782A1A9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Identificador numérico del perfil dentro de la plataforma (1=Administrador, 2=Inmobiliaria, 3=Comprador Final).</w:t>
            </w:r>
          </w:p>
        </w:tc>
      </w:tr>
      <w:tr w:rsidR="009D725B" w:rsidRPr="00667F33" w14:paraId="0E5B4C3A" w14:textId="77777777" w:rsidTr="00C52B81">
        <w:trPr>
          <w:trHeight w:val="600"/>
        </w:trPr>
        <w:tc>
          <w:tcPr>
            <w:tcW w:w="0" w:type="auto"/>
            <w:vAlign w:val="center"/>
            <w:hideMark/>
          </w:tcPr>
          <w:p w14:paraId="02CE0B8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Perfiles</w:t>
            </w:r>
          </w:p>
        </w:tc>
        <w:tc>
          <w:tcPr>
            <w:tcW w:w="0" w:type="auto"/>
            <w:vAlign w:val="center"/>
            <w:hideMark/>
          </w:tcPr>
          <w:p w14:paraId="359C952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idUsuario</w:t>
            </w:r>
          </w:p>
        </w:tc>
        <w:tc>
          <w:tcPr>
            <w:tcW w:w="0" w:type="auto"/>
            <w:vAlign w:val="center"/>
            <w:hideMark/>
          </w:tcPr>
          <w:p w14:paraId="5313E87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3DC9D88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038373F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6505109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Relación con la tabla Usuario para asignar responsabilidades específicas a cada persona dentro de un rol.</w:t>
            </w:r>
          </w:p>
        </w:tc>
      </w:tr>
      <w:tr w:rsidR="009D725B" w:rsidRPr="00667F33" w14:paraId="66E924D0" w14:textId="77777777" w:rsidTr="00C52B81">
        <w:trPr>
          <w:trHeight w:val="900"/>
        </w:trPr>
        <w:tc>
          <w:tcPr>
            <w:tcW w:w="0" w:type="auto"/>
            <w:vAlign w:val="center"/>
            <w:hideMark/>
          </w:tcPr>
          <w:p w14:paraId="5F8803D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Perfiles</w:t>
            </w:r>
          </w:p>
        </w:tc>
        <w:tc>
          <w:tcPr>
            <w:tcW w:w="0" w:type="auto"/>
            <w:vAlign w:val="center"/>
            <w:hideMark/>
          </w:tcPr>
          <w:p w14:paraId="000846D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nombrePerfil</w:t>
            </w:r>
          </w:p>
        </w:tc>
        <w:tc>
          <w:tcPr>
            <w:tcW w:w="0" w:type="auto"/>
            <w:vAlign w:val="center"/>
            <w:hideMark/>
          </w:tcPr>
          <w:p w14:paraId="589289F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08C4674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50</w:t>
            </w:r>
          </w:p>
        </w:tc>
        <w:tc>
          <w:tcPr>
            <w:tcW w:w="0" w:type="auto"/>
            <w:vAlign w:val="center"/>
            <w:hideMark/>
          </w:tcPr>
          <w:p w14:paraId="71BA26D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0D71EEF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Denominación legible del perfil (ej. "Administrador", "Inmobiliaria", "Comprador Final"). Controla visibilidad de módulos.</w:t>
            </w:r>
          </w:p>
        </w:tc>
      </w:tr>
      <w:tr w:rsidR="009D725B" w:rsidRPr="00667F33" w14:paraId="00A8965F" w14:textId="77777777" w:rsidTr="00C52B81">
        <w:trPr>
          <w:trHeight w:val="600"/>
        </w:trPr>
        <w:tc>
          <w:tcPr>
            <w:tcW w:w="0" w:type="auto"/>
            <w:vAlign w:val="center"/>
            <w:hideMark/>
          </w:tcPr>
          <w:p w14:paraId="19362A6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Acceso</w:t>
            </w:r>
          </w:p>
        </w:tc>
        <w:tc>
          <w:tcPr>
            <w:tcW w:w="0" w:type="auto"/>
            <w:vAlign w:val="center"/>
            <w:hideMark/>
          </w:tcPr>
          <w:p w14:paraId="4E05D8B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idAcceso</w:t>
            </w:r>
          </w:p>
        </w:tc>
        <w:tc>
          <w:tcPr>
            <w:tcW w:w="0" w:type="auto"/>
            <w:vAlign w:val="center"/>
            <w:hideMark/>
          </w:tcPr>
          <w:p w14:paraId="51586EE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48A450A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62B6758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PK</w:t>
            </w:r>
          </w:p>
        </w:tc>
        <w:tc>
          <w:tcPr>
            <w:tcW w:w="0" w:type="auto"/>
            <w:vAlign w:val="center"/>
            <w:hideMark/>
          </w:tcPr>
          <w:p w14:paraId="0CC8712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Identificador único del registro de acceso o credencial. Cada nuevo login genera un registro.</w:t>
            </w:r>
          </w:p>
        </w:tc>
      </w:tr>
      <w:tr w:rsidR="009D725B" w:rsidRPr="00667F33" w14:paraId="31CA5D5A" w14:textId="77777777" w:rsidTr="00C52B81">
        <w:trPr>
          <w:trHeight w:val="600"/>
        </w:trPr>
        <w:tc>
          <w:tcPr>
            <w:tcW w:w="0" w:type="auto"/>
            <w:vAlign w:val="center"/>
            <w:hideMark/>
          </w:tcPr>
          <w:p w14:paraId="5E9D616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Acceso</w:t>
            </w:r>
          </w:p>
        </w:tc>
        <w:tc>
          <w:tcPr>
            <w:tcW w:w="0" w:type="auto"/>
            <w:vAlign w:val="center"/>
            <w:hideMark/>
          </w:tcPr>
          <w:p w14:paraId="56AE6A4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idPerfil</w:t>
            </w:r>
          </w:p>
        </w:tc>
        <w:tc>
          <w:tcPr>
            <w:tcW w:w="0" w:type="auto"/>
            <w:vAlign w:val="center"/>
            <w:hideMark/>
          </w:tcPr>
          <w:p w14:paraId="7C313F5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085833B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3AC3D89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06597AD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Vinculación con el perfil que autoriza la entrada a ciertos módulos. Un perfil puede tener múltiples accesos.</w:t>
            </w:r>
          </w:p>
        </w:tc>
      </w:tr>
      <w:tr w:rsidR="009D725B" w:rsidRPr="00667F33" w14:paraId="51FE9D06" w14:textId="77777777" w:rsidTr="00C52B81">
        <w:trPr>
          <w:trHeight w:val="900"/>
        </w:trPr>
        <w:tc>
          <w:tcPr>
            <w:tcW w:w="0" w:type="auto"/>
            <w:vAlign w:val="center"/>
            <w:hideMark/>
          </w:tcPr>
          <w:p w14:paraId="3B6C17F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Acceso</w:t>
            </w:r>
          </w:p>
        </w:tc>
        <w:tc>
          <w:tcPr>
            <w:tcW w:w="0" w:type="auto"/>
            <w:vAlign w:val="center"/>
            <w:hideMark/>
          </w:tcPr>
          <w:p w14:paraId="3CE0498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fechaCreacion</w:t>
            </w:r>
          </w:p>
        </w:tc>
        <w:tc>
          <w:tcPr>
            <w:tcW w:w="0" w:type="auto"/>
            <w:vAlign w:val="center"/>
            <w:hideMark/>
          </w:tcPr>
          <w:p w14:paraId="0370AD7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DATETIME</w:t>
            </w:r>
          </w:p>
        </w:tc>
        <w:tc>
          <w:tcPr>
            <w:tcW w:w="0" w:type="auto"/>
            <w:vAlign w:val="center"/>
            <w:hideMark/>
          </w:tcPr>
          <w:p w14:paraId="14BC3CC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1475344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6F635D4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Marca de tiempo exacta (YYYY-MM-DD HH:MM:SS) en que se generó la credencial de acceso. Se usa para auditoría de sesiones.</w:t>
            </w:r>
          </w:p>
        </w:tc>
      </w:tr>
      <w:tr w:rsidR="009D725B" w:rsidRPr="00667F33" w14:paraId="637E1B3C" w14:textId="77777777" w:rsidTr="00C52B81">
        <w:trPr>
          <w:trHeight w:val="600"/>
        </w:trPr>
        <w:tc>
          <w:tcPr>
            <w:tcW w:w="0" w:type="auto"/>
            <w:vAlign w:val="center"/>
            <w:hideMark/>
          </w:tcPr>
          <w:p w14:paraId="2FDAD16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Acceso</w:t>
            </w:r>
          </w:p>
        </w:tc>
        <w:tc>
          <w:tcPr>
            <w:tcW w:w="0" w:type="auto"/>
            <w:vAlign w:val="center"/>
            <w:hideMark/>
          </w:tcPr>
          <w:p w14:paraId="78A0880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ultimoUso</w:t>
            </w:r>
          </w:p>
        </w:tc>
        <w:tc>
          <w:tcPr>
            <w:tcW w:w="0" w:type="auto"/>
            <w:vAlign w:val="center"/>
            <w:hideMark/>
          </w:tcPr>
          <w:p w14:paraId="418E668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DATETIME</w:t>
            </w:r>
          </w:p>
        </w:tc>
        <w:tc>
          <w:tcPr>
            <w:tcW w:w="0" w:type="auto"/>
            <w:vAlign w:val="center"/>
            <w:hideMark/>
          </w:tcPr>
          <w:p w14:paraId="0F01277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3A5487F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57F16A0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 y hora del último uso de esta credencial de acceso.</w:t>
            </w:r>
          </w:p>
        </w:tc>
      </w:tr>
      <w:tr w:rsidR="009D725B" w:rsidRPr="00667F33" w14:paraId="7C995AE4" w14:textId="77777777" w:rsidTr="00C52B81">
        <w:trPr>
          <w:trHeight w:val="600"/>
        </w:trPr>
        <w:tc>
          <w:tcPr>
            <w:tcW w:w="0" w:type="auto"/>
            <w:vAlign w:val="center"/>
            <w:hideMark/>
          </w:tcPr>
          <w:p w14:paraId="77E7B49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Acceso</w:t>
            </w:r>
          </w:p>
        </w:tc>
        <w:tc>
          <w:tcPr>
            <w:tcW w:w="0" w:type="auto"/>
            <w:vAlign w:val="center"/>
            <w:hideMark/>
          </w:tcPr>
          <w:p w14:paraId="0F0734D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activo</w:t>
            </w:r>
          </w:p>
        </w:tc>
        <w:tc>
          <w:tcPr>
            <w:tcW w:w="0" w:type="auto"/>
            <w:vAlign w:val="center"/>
            <w:hideMark/>
          </w:tcPr>
          <w:p w14:paraId="2282A98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BOOLEAN</w:t>
            </w:r>
          </w:p>
        </w:tc>
        <w:tc>
          <w:tcPr>
            <w:tcW w:w="0" w:type="auto"/>
            <w:vAlign w:val="center"/>
            <w:hideMark/>
          </w:tcPr>
          <w:p w14:paraId="09AE1A8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773B696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3D478A8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Indica si la credencial de acceso sigue vigente (TRUE) o ha sido revocada (FALSE).</w:t>
            </w:r>
          </w:p>
        </w:tc>
      </w:tr>
      <w:tr w:rsidR="009D725B" w:rsidRPr="00667F33" w14:paraId="018BBB88" w14:textId="77777777" w:rsidTr="00C52B81">
        <w:trPr>
          <w:trHeight w:val="600"/>
        </w:trPr>
        <w:tc>
          <w:tcPr>
            <w:tcW w:w="0" w:type="auto"/>
            <w:vAlign w:val="center"/>
            <w:hideMark/>
          </w:tcPr>
          <w:p w14:paraId="2240C97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Permisos</w:t>
            </w:r>
          </w:p>
        </w:tc>
        <w:tc>
          <w:tcPr>
            <w:tcW w:w="0" w:type="auto"/>
            <w:vAlign w:val="center"/>
            <w:hideMark/>
          </w:tcPr>
          <w:p w14:paraId="2A7E0F7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idPermiso</w:t>
            </w:r>
          </w:p>
        </w:tc>
        <w:tc>
          <w:tcPr>
            <w:tcW w:w="0" w:type="auto"/>
            <w:vAlign w:val="center"/>
            <w:hideMark/>
          </w:tcPr>
          <w:p w14:paraId="4124CA6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3B76DB9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59D4075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PK</w:t>
            </w:r>
          </w:p>
        </w:tc>
        <w:tc>
          <w:tcPr>
            <w:tcW w:w="0" w:type="auto"/>
            <w:vAlign w:val="center"/>
            <w:hideMark/>
          </w:tcPr>
          <w:p w14:paraId="3629ED9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Código único de la acción autorizada (ej. 101="Validar Proyecto", 102="Editar Documento", 103="Consultar API").</w:t>
            </w:r>
          </w:p>
        </w:tc>
      </w:tr>
      <w:tr w:rsidR="009D725B" w:rsidRPr="00667F33" w14:paraId="45852D50" w14:textId="77777777" w:rsidTr="00C52B81">
        <w:trPr>
          <w:trHeight w:val="600"/>
        </w:trPr>
        <w:tc>
          <w:tcPr>
            <w:tcW w:w="0" w:type="auto"/>
            <w:vAlign w:val="center"/>
            <w:hideMark/>
          </w:tcPr>
          <w:p w14:paraId="68A5FA7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lastRenderedPageBreak/>
              <w:t>Permisos</w:t>
            </w:r>
          </w:p>
        </w:tc>
        <w:tc>
          <w:tcPr>
            <w:tcW w:w="0" w:type="auto"/>
            <w:vAlign w:val="center"/>
            <w:hideMark/>
          </w:tcPr>
          <w:p w14:paraId="4285971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idUsuario</w:t>
            </w:r>
          </w:p>
        </w:tc>
        <w:tc>
          <w:tcPr>
            <w:tcW w:w="0" w:type="auto"/>
            <w:vAlign w:val="center"/>
            <w:hideMark/>
          </w:tcPr>
          <w:p w14:paraId="1A01609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41E231A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1D98B0F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05CA860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Usuario específico al que se le otorga una facultad adicional sobre su perfil base (permiso explícito).</w:t>
            </w:r>
          </w:p>
        </w:tc>
      </w:tr>
      <w:tr w:rsidR="009D725B" w:rsidRPr="00667F33" w14:paraId="4A971F5F" w14:textId="77777777" w:rsidTr="00C52B81">
        <w:trPr>
          <w:trHeight w:val="600"/>
        </w:trPr>
        <w:tc>
          <w:tcPr>
            <w:tcW w:w="0" w:type="auto"/>
            <w:vAlign w:val="center"/>
            <w:hideMark/>
          </w:tcPr>
          <w:p w14:paraId="21281D5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Permisos</w:t>
            </w:r>
          </w:p>
        </w:tc>
        <w:tc>
          <w:tcPr>
            <w:tcW w:w="0" w:type="auto"/>
            <w:vAlign w:val="center"/>
            <w:hideMark/>
          </w:tcPr>
          <w:p w14:paraId="1AF9A2A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idAcceso</w:t>
            </w:r>
          </w:p>
        </w:tc>
        <w:tc>
          <w:tcPr>
            <w:tcW w:w="0" w:type="auto"/>
            <w:vAlign w:val="center"/>
            <w:hideMark/>
          </w:tcPr>
          <w:p w14:paraId="75E21F5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7ED9F0D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09F8B7C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25AF212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Módulo de acceso vinculado a este permiso. Un permiso puede aplicarse a múltiples módulos.</w:t>
            </w:r>
          </w:p>
        </w:tc>
      </w:tr>
      <w:tr w:rsidR="009D725B" w:rsidRPr="00667F33" w14:paraId="6290F4A2" w14:textId="77777777" w:rsidTr="00C52B81">
        <w:trPr>
          <w:trHeight w:val="600"/>
        </w:trPr>
        <w:tc>
          <w:tcPr>
            <w:tcW w:w="0" w:type="auto"/>
            <w:vAlign w:val="center"/>
            <w:hideMark/>
          </w:tcPr>
          <w:p w14:paraId="229B495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Permisos</w:t>
            </w:r>
          </w:p>
        </w:tc>
        <w:tc>
          <w:tcPr>
            <w:tcW w:w="0" w:type="auto"/>
            <w:vAlign w:val="center"/>
            <w:hideMark/>
          </w:tcPr>
          <w:p w14:paraId="3A587F0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idPerfil</w:t>
            </w:r>
          </w:p>
        </w:tc>
        <w:tc>
          <w:tcPr>
            <w:tcW w:w="0" w:type="auto"/>
            <w:vAlign w:val="center"/>
            <w:hideMark/>
          </w:tcPr>
          <w:p w14:paraId="700EA1E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7C673EF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1FE76E5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0C81972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Perfil jerárquico que hereda estos permisos por defecto. Útil para roles base.</w:t>
            </w:r>
          </w:p>
        </w:tc>
      </w:tr>
      <w:tr w:rsidR="009D725B" w:rsidRPr="00667F33" w14:paraId="634ADD6C" w14:textId="77777777" w:rsidTr="00C52B81">
        <w:trPr>
          <w:trHeight w:val="600"/>
        </w:trPr>
        <w:tc>
          <w:tcPr>
            <w:tcW w:w="0" w:type="auto"/>
            <w:vAlign w:val="center"/>
            <w:hideMark/>
          </w:tcPr>
          <w:p w14:paraId="6E05C48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Permisos</w:t>
            </w:r>
          </w:p>
        </w:tc>
        <w:tc>
          <w:tcPr>
            <w:tcW w:w="0" w:type="auto"/>
            <w:vAlign w:val="center"/>
            <w:hideMark/>
          </w:tcPr>
          <w:p w14:paraId="6E51CC3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nombrePermiso</w:t>
            </w:r>
          </w:p>
        </w:tc>
        <w:tc>
          <w:tcPr>
            <w:tcW w:w="0" w:type="auto"/>
            <w:vAlign w:val="center"/>
            <w:hideMark/>
          </w:tcPr>
          <w:p w14:paraId="5314D51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613EBAB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100</w:t>
            </w:r>
          </w:p>
        </w:tc>
        <w:tc>
          <w:tcPr>
            <w:tcW w:w="0" w:type="auto"/>
            <w:vAlign w:val="center"/>
            <w:hideMark/>
          </w:tcPr>
          <w:p w14:paraId="3E8E4B5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73ECECF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Nombre legible del permiso (ej. "Validar Proyecto", "Editar Documento", "Ver Reportes").</w:t>
            </w:r>
          </w:p>
        </w:tc>
      </w:tr>
      <w:tr w:rsidR="009D725B" w:rsidRPr="00667F33" w14:paraId="3FC6B278" w14:textId="77777777" w:rsidTr="00C52B81">
        <w:trPr>
          <w:trHeight w:val="600"/>
        </w:trPr>
        <w:tc>
          <w:tcPr>
            <w:tcW w:w="0" w:type="auto"/>
            <w:vAlign w:val="center"/>
            <w:hideMark/>
          </w:tcPr>
          <w:p w14:paraId="4A1D6C7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Provincia</w:t>
            </w:r>
          </w:p>
        </w:tc>
        <w:tc>
          <w:tcPr>
            <w:tcW w:w="0" w:type="auto"/>
            <w:vAlign w:val="center"/>
            <w:hideMark/>
          </w:tcPr>
          <w:p w14:paraId="65D6470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idProvincia</w:t>
            </w:r>
          </w:p>
        </w:tc>
        <w:tc>
          <w:tcPr>
            <w:tcW w:w="0" w:type="auto"/>
            <w:vAlign w:val="center"/>
            <w:hideMark/>
          </w:tcPr>
          <w:p w14:paraId="68709E4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4375F55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1F52171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PK</w:t>
            </w:r>
          </w:p>
        </w:tc>
        <w:tc>
          <w:tcPr>
            <w:tcW w:w="0" w:type="auto"/>
            <w:vAlign w:val="center"/>
            <w:hideMark/>
          </w:tcPr>
          <w:p w14:paraId="2B4CE3A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Identificador numérico de la provincia dominicana según el catastro nacional (1=Distrito Nacional, 2=Santiago, etc.).</w:t>
            </w:r>
          </w:p>
        </w:tc>
      </w:tr>
      <w:tr w:rsidR="009D725B" w:rsidRPr="00667F33" w14:paraId="518C81B7" w14:textId="77777777" w:rsidTr="00C52B81">
        <w:trPr>
          <w:trHeight w:val="600"/>
        </w:trPr>
        <w:tc>
          <w:tcPr>
            <w:tcW w:w="0" w:type="auto"/>
            <w:vAlign w:val="center"/>
            <w:hideMark/>
          </w:tcPr>
          <w:p w14:paraId="44B98AE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Provincia</w:t>
            </w:r>
          </w:p>
        </w:tc>
        <w:tc>
          <w:tcPr>
            <w:tcW w:w="0" w:type="auto"/>
            <w:vAlign w:val="center"/>
            <w:hideMark/>
          </w:tcPr>
          <w:p w14:paraId="1D12633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nombreProvincia</w:t>
            </w:r>
          </w:p>
        </w:tc>
        <w:tc>
          <w:tcPr>
            <w:tcW w:w="0" w:type="auto"/>
            <w:vAlign w:val="center"/>
            <w:hideMark/>
          </w:tcPr>
          <w:p w14:paraId="6574D74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4E745FC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100</w:t>
            </w:r>
          </w:p>
        </w:tc>
        <w:tc>
          <w:tcPr>
            <w:tcW w:w="0" w:type="auto"/>
            <w:vAlign w:val="center"/>
            <w:hideMark/>
          </w:tcPr>
          <w:p w14:paraId="618BB8C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483C6F7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Nombre geográfico oficial de la provincia, usado en reportes y búsquedas.</w:t>
            </w:r>
          </w:p>
        </w:tc>
      </w:tr>
      <w:tr w:rsidR="009D725B" w:rsidRPr="00667F33" w14:paraId="388D1DE3" w14:textId="77777777" w:rsidTr="00C52B81">
        <w:trPr>
          <w:trHeight w:val="600"/>
        </w:trPr>
        <w:tc>
          <w:tcPr>
            <w:tcW w:w="0" w:type="auto"/>
            <w:vAlign w:val="center"/>
            <w:hideMark/>
          </w:tcPr>
          <w:p w14:paraId="16593BC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Municipio</w:t>
            </w:r>
          </w:p>
        </w:tc>
        <w:tc>
          <w:tcPr>
            <w:tcW w:w="0" w:type="auto"/>
            <w:vAlign w:val="center"/>
            <w:hideMark/>
          </w:tcPr>
          <w:p w14:paraId="7855E84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idMunicipio</w:t>
            </w:r>
          </w:p>
        </w:tc>
        <w:tc>
          <w:tcPr>
            <w:tcW w:w="0" w:type="auto"/>
            <w:vAlign w:val="center"/>
            <w:hideMark/>
          </w:tcPr>
          <w:p w14:paraId="12BDAA9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11471E6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706544C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PK</w:t>
            </w:r>
          </w:p>
        </w:tc>
        <w:tc>
          <w:tcPr>
            <w:tcW w:w="0" w:type="auto"/>
            <w:vAlign w:val="center"/>
            <w:hideMark/>
          </w:tcPr>
          <w:p w14:paraId="780D7D4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Identificador único del municipio o distrito municipal dentro de una provincia.</w:t>
            </w:r>
          </w:p>
        </w:tc>
      </w:tr>
      <w:tr w:rsidR="009D725B" w:rsidRPr="00667F33" w14:paraId="6409A94A" w14:textId="77777777" w:rsidTr="00C52B81">
        <w:trPr>
          <w:trHeight w:val="600"/>
        </w:trPr>
        <w:tc>
          <w:tcPr>
            <w:tcW w:w="0" w:type="auto"/>
            <w:vAlign w:val="center"/>
            <w:hideMark/>
          </w:tcPr>
          <w:p w14:paraId="18C04D6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Municipio</w:t>
            </w:r>
          </w:p>
        </w:tc>
        <w:tc>
          <w:tcPr>
            <w:tcW w:w="0" w:type="auto"/>
            <w:vAlign w:val="center"/>
            <w:hideMark/>
          </w:tcPr>
          <w:p w14:paraId="246559C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idProvincia</w:t>
            </w:r>
          </w:p>
        </w:tc>
        <w:tc>
          <w:tcPr>
            <w:tcW w:w="0" w:type="auto"/>
            <w:vAlign w:val="center"/>
            <w:hideMark/>
          </w:tcPr>
          <w:p w14:paraId="5F3120F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7AC9C9F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2A55F1B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3E2672A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Provincia a la cual pertenece la demarcación municipal. Clave foránea para integridad referencial.</w:t>
            </w:r>
          </w:p>
        </w:tc>
      </w:tr>
      <w:tr w:rsidR="009D725B" w:rsidRPr="00667F33" w14:paraId="6826E3CB" w14:textId="77777777" w:rsidTr="00C52B81">
        <w:trPr>
          <w:trHeight w:val="600"/>
        </w:trPr>
        <w:tc>
          <w:tcPr>
            <w:tcW w:w="0" w:type="auto"/>
            <w:vAlign w:val="center"/>
            <w:hideMark/>
          </w:tcPr>
          <w:p w14:paraId="61B06B4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Municipio</w:t>
            </w:r>
          </w:p>
        </w:tc>
        <w:tc>
          <w:tcPr>
            <w:tcW w:w="0" w:type="auto"/>
            <w:vAlign w:val="center"/>
            <w:hideMark/>
          </w:tcPr>
          <w:p w14:paraId="481146A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nombreMunicipio</w:t>
            </w:r>
          </w:p>
        </w:tc>
        <w:tc>
          <w:tcPr>
            <w:tcW w:w="0" w:type="auto"/>
            <w:vAlign w:val="center"/>
            <w:hideMark/>
          </w:tcPr>
          <w:p w14:paraId="59CF90A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0AECAA9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100</w:t>
            </w:r>
          </w:p>
        </w:tc>
        <w:tc>
          <w:tcPr>
            <w:tcW w:w="0" w:type="auto"/>
            <w:vAlign w:val="center"/>
            <w:hideMark/>
          </w:tcPr>
          <w:p w14:paraId="345A040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7C58725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Nombre del ayuntamiento o demarcación local (ej. "Santo Domingo Este", "Los Alcarrizos").</w:t>
            </w:r>
          </w:p>
        </w:tc>
      </w:tr>
      <w:tr w:rsidR="009D725B" w:rsidRPr="00667F33" w14:paraId="0FCE0857" w14:textId="77777777" w:rsidTr="00C52B81">
        <w:trPr>
          <w:trHeight w:val="900"/>
        </w:trPr>
        <w:tc>
          <w:tcPr>
            <w:tcW w:w="0" w:type="auto"/>
            <w:vAlign w:val="center"/>
            <w:hideMark/>
          </w:tcPr>
          <w:p w14:paraId="36FDD68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TipoInmobiliario</w:t>
            </w:r>
          </w:p>
        </w:tc>
        <w:tc>
          <w:tcPr>
            <w:tcW w:w="0" w:type="auto"/>
            <w:vAlign w:val="center"/>
            <w:hideMark/>
          </w:tcPr>
          <w:p w14:paraId="431B2B6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idMoviliario</w:t>
            </w:r>
          </w:p>
        </w:tc>
        <w:tc>
          <w:tcPr>
            <w:tcW w:w="0" w:type="auto"/>
            <w:vAlign w:val="center"/>
            <w:hideMark/>
          </w:tcPr>
          <w:p w14:paraId="045D7AD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113D80B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7F7EB4D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PK</w:t>
            </w:r>
          </w:p>
        </w:tc>
        <w:tc>
          <w:tcPr>
            <w:tcW w:w="0" w:type="auto"/>
            <w:vAlign w:val="center"/>
            <w:hideMark/>
          </w:tcPr>
          <w:p w14:paraId="3AEC218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Código de clasificación del tipo de propiedad, heredado del catastro nacional (1=Solar, 2=Vivienda, 3=Comercial, 4=Mixto).</w:t>
            </w:r>
          </w:p>
        </w:tc>
      </w:tr>
      <w:tr w:rsidR="009D725B" w:rsidRPr="00667F33" w14:paraId="151332B6" w14:textId="77777777" w:rsidTr="00C52B81">
        <w:trPr>
          <w:trHeight w:val="600"/>
        </w:trPr>
        <w:tc>
          <w:tcPr>
            <w:tcW w:w="0" w:type="auto"/>
            <w:vAlign w:val="center"/>
            <w:hideMark/>
          </w:tcPr>
          <w:p w14:paraId="6E22A71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TipoInmobiliario</w:t>
            </w:r>
          </w:p>
        </w:tc>
        <w:tc>
          <w:tcPr>
            <w:tcW w:w="0" w:type="auto"/>
            <w:vAlign w:val="center"/>
            <w:hideMark/>
          </w:tcPr>
          <w:p w14:paraId="427184C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tipoInmobiliario</w:t>
            </w:r>
          </w:p>
        </w:tc>
        <w:tc>
          <w:tcPr>
            <w:tcW w:w="0" w:type="auto"/>
            <w:vAlign w:val="center"/>
            <w:hideMark/>
          </w:tcPr>
          <w:p w14:paraId="1800D67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7331325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50</w:t>
            </w:r>
          </w:p>
        </w:tc>
        <w:tc>
          <w:tcPr>
            <w:tcW w:w="0" w:type="auto"/>
            <w:vAlign w:val="center"/>
            <w:hideMark/>
          </w:tcPr>
          <w:p w14:paraId="4165A8B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7405943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Descripción amigable de la propiedad (ej. "Apartamento", "Villa", "Local de Oficinas", "Terreno Industrial").</w:t>
            </w:r>
          </w:p>
        </w:tc>
      </w:tr>
      <w:tr w:rsidR="009D725B" w:rsidRPr="00667F33" w14:paraId="74A944C6" w14:textId="77777777" w:rsidTr="00C52B81">
        <w:trPr>
          <w:trHeight w:val="900"/>
        </w:trPr>
        <w:tc>
          <w:tcPr>
            <w:tcW w:w="0" w:type="auto"/>
            <w:vAlign w:val="center"/>
            <w:hideMark/>
          </w:tcPr>
          <w:p w14:paraId="1C8D1D0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ProyectosInmobiliarios</w:t>
            </w:r>
          </w:p>
        </w:tc>
        <w:tc>
          <w:tcPr>
            <w:tcW w:w="0" w:type="auto"/>
            <w:vAlign w:val="center"/>
            <w:hideMark/>
          </w:tcPr>
          <w:p w14:paraId="6C9E5B4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idProyecto</w:t>
            </w:r>
          </w:p>
        </w:tc>
        <w:tc>
          <w:tcPr>
            <w:tcW w:w="0" w:type="auto"/>
            <w:vAlign w:val="center"/>
            <w:hideMark/>
          </w:tcPr>
          <w:p w14:paraId="122050D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7CCA1BC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70995D3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PK</w:t>
            </w:r>
          </w:p>
        </w:tc>
        <w:tc>
          <w:tcPr>
            <w:tcW w:w="0" w:type="auto"/>
            <w:vAlign w:val="center"/>
            <w:hideMark/>
          </w:tcPr>
          <w:p w14:paraId="4698F2D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Identificador único del proyecto objeto de verificación. Se genera automáticamente al crear un proyecto.</w:t>
            </w:r>
          </w:p>
        </w:tc>
      </w:tr>
      <w:tr w:rsidR="009D725B" w:rsidRPr="00667F33" w14:paraId="5CDD9D53" w14:textId="77777777" w:rsidTr="00C52B81">
        <w:trPr>
          <w:trHeight w:val="900"/>
        </w:trPr>
        <w:tc>
          <w:tcPr>
            <w:tcW w:w="0" w:type="auto"/>
            <w:vAlign w:val="center"/>
            <w:hideMark/>
          </w:tcPr>
          <w:p w14:paraId="1CC046E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ProyectosInmobiliarios</w:t>
            </w:r>
          </w:p>
        </w:tc>
        <w:tc>
          <w:tcPr>
            <w:tcW w:w="0" w:type="auto"/>
            <w:vAlign w:val="center"/>
            <w:hideMark/>
          </w:tcPr>
          <w:p w14:paraId="176C15C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nombreProyecto</w:t>
            </w:r>
          </w:p>
        </w:tc>
        <w:tc>
          <w:tcPr>
            <w:tcW w:w="0" w:type="auto"/>
            <w:vAlign w:val="center"/>
            <w:hideMark/>
          </w:tcPr>
          <w:p w14:paraId="288B7C2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0A26EBB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150</w:t>
            </w:r>
          </w:p>
        </w:tc>
        <w:tc>
          <w:tcPr>
            <w:tcW w:w="0" w:type="auto"/>
            <w:vAlign w:val="center"/>
            <w:hideMark/>
          </w:tcPr>
          <w:p w14:paraId="122D958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79CD87B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Nombre comercial del residencial, torre o urbanización en construcción. Debe ser único por promotor.</w:t>
            </w:r>
          </w:p>
        </w:tc>
      </w:tr>
      <w:tr w:rsidR="009D725B" w:rsidRPr="00667F33" w14:paraId="6A96B5B6" w14:textId="77777777" w:rsidTr="00C52B81">
        <w:trPr>
          <w:trHeight w:val="900"/>
        </w:trPr>
        <w:tc>
          <w:tcPr>
            <w:tcW w:w="0" w:type="auto"/>
            <w:vAlign w:val="center"/>
            <w:hideMark/>
          </w:tcPr>
          <w:p w14:paraId="3CE96B9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ProyectosInmobiliarios</w:t>
            </w:r>
          </w:p>
        </w:tc>
        <w:tc>
          <w:tcPr>
            <w:tcW w:w="0" w:type="auto"/>
            <w:vAlign w:val="center"/>
            <w:hideMark/>
          </w:tcPr>
          <w:p w14:paraId="61D0818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ubicacion</w:t>
            </w:r>
          </w:p>
        </w:tc>
        <w:tc>
          <w:tcPr>
            <w:tcW w:w="0" w:type="auto"/>
            <w:vAlign w:val="center"/>
            <w:hideMark/>
          </w:tcPr>
          <w:p w14:paraId="1705E87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58B30D1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225</w:t>
            </w:r>
          </w:p>
        </w:tc>
        <w:tc>
          <w:tcPr>
            <w:tcW w:w="0" w:type="auto"/>
            <w:vAlign w:val="center"/>
            <w:hideMark/>
          </w:tcPr>
          <w:p w14:paraId="6809331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43FA0B7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Dirección física o coordenadas geográficas del proyecto inmobiliario.</w:t>
            </w:r>
          </w:p>
        </w:tc>
      </w:tr>
      <w:tr w:rsidR="009D725B" w:rsidRPr="00667F33" w14:paraId="71DB8984" w14:textId="77777777" w:rsidTr="00C52B81">
        <w:trPr>
          <w:trHeight w:val="900"/>
        </w:trPr>
        <w:tc>
          <w:tcPr>
            <w:tcW w:w="0" w:type="auto"/>
            <w:vAlign w:val="center"/>
            <w:hideMark/>
          </w:tcPr>
          <w:p w14:paraId="32C5ED0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ProyectosInmobiliarios</w:t>
            </w:r>
          </w:p>
        </w:tc>
        <w:tc>
          <w:tcPr>
            <w:tcW w:w="0" w:type="auto"/>
            <w:vAlign w:val="center"/>
            <w:hideMark/>
          </w:tcPr>
          <w:p w14:paraId="6E22B3D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valorFiscal</w:t>
            </w:r>
          </w:p>
        </w:tc>
        <w:tc>
          <w:tcPr>
            <w:tcW w:w="0" w:type="auto"/>
            <w:vAlign w:val="center"/>
            <w:hideMark/>
          </w:tcPr>
          <w:p w14:paraId="445AA6A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DECIMAL</w:t>
            </w:r>
          </w:p>
        </w:tc>
        <w:tc>
          <w:tcPr>
            <w:tcW w:w="0" w:type="auto"/>
            <w:vAlign w:val="center"/>
            <w:hideMark/>
          </w:tcPr>
          <w:p w14:paraId="64B7792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18,2</w:t>
            </w:r>
          </w:p>
        </w:tc>
        <w:tc>
          <w:tcPr>
            <w:tcW w:w="0" w:type="auto"/>
            <w:vAlign w:val="center"/>
            <w:hideMark/>
          </w:tcPr>
          <w:p w14:paraId="6DB0BBD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30240B8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Valor fiscal declarado del proyecto ante la DGII. Usado para cálculos de impuestos y tasaciones.</w:t>
            </w:r>
          </w:p>
        </w:tc>
      </w:tr>
      <w:tr w:rsidR="009D725B" w:rsidRPr="00667F33" w14:paraId="337757FB" w14:textId="77777777" w:rsidTr="00C52B81">
        <w:trPr>
          <w:trHeight w:val="900"/>
        </w:trPr>
        <w:tc>
          <w:tcPr>
            <w:tcW w:w="0" w:type="auto"/>
            <w:vAlign w:val="center"/>
            <w:hideMark/>
          </w:tcPr>
          <w:p w14:paraId="0E378BB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lastRenderedPageBreak/>
              <w:t>ProyectosInmobiliarios</w:t>
            </w:r>
          </w:p>
        </w:tc>
        <w:tc>
          <w:tcPr>
            <w:tcW w:w="0" w:type="auto"/>
            <w:vAlign w:val="center"/>
            <w:hideMark/>
          </w:tcPr>
          <w:p w14:paraId="03F86BA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statusIntegridad</w:t>
            </w:r>
          </w:p>
        </w:tc>
        <w:tc>
          <w:tcPr>
            <w:tcW w:w="0" w:type="auto"/>
            <w:vAlign w:val="center"/>
            <w:hideMark/>
          </w:tcPr>
          <w:p w14:paraId="6C470D5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7CD8498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20</w:t>
            </w:r>
          </w:p>
        </w:tc>
        <w:tc>
          <w:tcPr>
            <w:tcW w:w="0" w:type="auto"/>
            <w:vAlign w:val="center"/>
            <w:hideMark/>
          </w:tcPr>
          <w:p w14:paraId="1089A86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0C0EEBC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Estado actual de la verificación del proyecto (PENDIENTE, EN_VALIDACION, APROBADO, RECHAZADO, SELLO_EMITIDO).</w:t>
            </w:r>
          </w:p>
        </w:tc>
      </w:tr>
      <w:tr w:rsidR="009D725B" w:rsidRPr="00667F33" w14:paraId="11D0820F" w14:textId="77777777" w:rsidTr="00C52B81">
        <w:trPr>
          <w:trHeight w:val="900"/>
        </w:trPr>
        <w:tc>
          <w:tcPr>
            <w:tcW w:w="0" w:type="auto"/>
            <w:vAlign w:val="center"/>
            <w:hideMark/>
          </w:tcPr>
          <w:p w14:paraId="0476FE3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ProyectosInmobiliarios</w:t>
            </w:r>
          </w:p>
        </w:tc>
        <w:tc>
          <w:tcPr>
            <w:tcW w:w="0" w:type="auto"/>
            <w:vAlign w:val="center"/>
            <w:hideMark/>
          </w:tcPr>
          <w:p w14:paraId="640463F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idProvincia</w:t>
            </w:r>
          </w:p>
        </w:tc>
        <w:tc>
          <w:tcPr>
            <w:tcW w:w="0" w:type="auto"/>
            <w:vAlign w:val="center"/>
            <w:hideMark/>
          </w:tcPr>
          <w:p w14:paraId="177CEE7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2ED4903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2BAC562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0D730D4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Localización provincial donde se ejecuta la obra. Se valida contra tabla Provincia.</w:t>
            </w:r>
          </w:p>
        </w:tc>
      </w:tr>
      <w:tr w:rsidR="009D725B" w:rsidRPr="00667F33" w14:paraId="0163BE05" w14:textId="77777777" w:rsidTr="00C52B81">
        <w:trPr>
          <w:trHeight w:val="900"/>
        </w:trPr>
        <w:tc>
          <w:tcPr>
            <w:tcW w:w="0" w:type="auto"/>
            <w:vAlign w:val="center"/>
            <w:hideMark/>
          </w:tcPr>
          <w:p w14:paraId="071A2E3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ProyectosInmobiliarios</w:t>
            </w:r>
          </w:p>
        </w:tc>
        <w:tc>
          <w:tcPr>
            <w:tcW w:w="0" w:type="auto"/>
            <w:vAlign w:val="center"/>
            <w:hideMark/>
          </w:tcPr>
          <w:p w14:paraId="126B2F9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idUsuario</w:t>
            </w:r>
          </w:p>
        </w:tc>
        <w:tc>
          <w:tcPr>
            <w:tcW w:w="0" w:type="auto"/>
            <w:vAlign w:val="center"/>
            <w:hideMark/>
          </w:tcPr>
          <w:p w14:paraId="350CD41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483197A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3194A47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2E7609D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Desarrollador o promotor responsable del proyecto ante el sistema. Un usuario puede tener múltiples proyectos.</w:t>
            </w:r>
          </w:p>
        </w:tc>
      </w:tr>
      <w:tr w:rsidR="009D725B" w:rsidRPr="00667F33" w14:paraId="1D6D768E" w14:textId="77777777" w:rsidTr="00C52B81">
        <w:trPr>
          <w:trHeight w:val="900"/>
        </w:trPr>
        <w:tc>
          <w:tcPr>
            <w:tcW w:w="0" w:type="auto"/>
            <w:vAlign w:val="center"/>
            <w:hideMark/>
          </w:tcPr>
          <w:p w14:paraId="6A7D7B8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ProyectosInmobiliarios</w:t>
            </w:r>
          </w:p>
        </w:tc>
        <w:tc>
          <w:tcPr>
            <w:tcW w:w="0" w:type="auto"/>
            <w:vAlign w:val="center"/>
            <w:hideMark/>
          </w:tcPr>
          <w:p w14:paraId="6AF9400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idMoviliario</w:t>
            </w:r>
          </w:p>
        </w:tc>
        <w:tc>
          <w:tcPr>
            <w:tcW w:w="0" w:type="auto"/>
            <w:vAlign w:val="center"/>
            <w:hideMark/>
          </w:tcPr>
          <w:p w14:paraId="771A9BF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52DD645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1260085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092CF98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Clasificación del activo (1=Solar, 2=Vivienda, 3=Comercial). Determina validaciones requeridas.</w:t>
            </w:r>
          </w:p>
        </w:tc>
      </w:tr>
      <w:tr w:rsidR="009D725B" w:rsidRPr="00667F33" w14:paraId="15459531" w14:textId="77777777" w:rsidTr="00C52B81">
        <w:trPr>
          <w:trHeight w:val="900"/>
        </w:trPr>
        <w:tc>
          <w:tcPr>
            <w:tcW w:w="0" w:type="auto"/>
            <w:vAlign w:val="center"/>
            <w:hideMark/>
          </w:tcPr>
          <w:p w14:paraId="0B69D62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ProyectosInmobiliarios</w:t>
            </w:r>
          </w:p>
        </w:tc>
        <w:tc>
          <w:tcPr>
            <w:tcW w:w="0" w:type="auto"/>
            <w:vAlign w:val="center"/>
            <w:hideMark/>
          </w:tcPr>
          <w:p w14:paraId="7648F18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fechaCreacion</w:t>
            </w:r>
          </w:p>
        </w:tc>
        <w:tc>
          <w:tcPr>
            <w:tcW w:w="0" w:type="auto"/>
            <w:vAlign w:val="center"/>
            <w:hideMark/>
          </w:tcPr>
          <w:p w14:paraId="6766A8B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DATETIME</w:t>
            </w:r>
          </w:p>
        </w:tc>
        <w:tc>
          <w:tcPr>
            <w:tcW w:w="0" w:type="auto"/>
            <w:vAlign w:val="center"/>
            <w:hideMark/>
          </w:tcPr>
          <w:p w14:paraId="6862C12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2F98E51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179A4B4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 de registro del proyecto en el sistema.</w:t>
            </w:r>
          </w:p>
        </w:tc>
      </w:tr>
      <w:tr w:rsidR="009D725B" w:rsidRPr="00667F33" w14:paraId="118618C6" w14:textId="77777777" w:rsidTr="00C52B81">
        <w:trPr>
          <w:trHeight w:val="900"/>
        </w:trPr>
        <w:tc>
          <w:tcPr>
            <w:tcW w:w="0" w:type="auto"/>
            <w:vAlign w:val="center"/>
            <w:hideMark/>
          </w:tcPr>
          <w:p w14:paraId="2979427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ProyectosInmobiliarios</w:t>
            </w:r>
          </w:p>
        </w:tc>
        <w:tc>
          <w:tcPr>
            <w:tcW w:w="0" w:type="auto"/>
            <w:vAlign w:val="center"/>
            <w:hideMark/>
          </w:tcPr>
          <w:p w14:paraId="2BF74B3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fechaActualizacion</w:t>
            </w:r>
          </w:p>
        </w:tc>
        <w:tc>
          <w:tcPr>
            <w:tcW w:w="0" w:type="auto"/>
            <w:vAlign w:val="center"/>
            <w:hideMark/>
          </w:tcPr>
          <w:p w14:paraId="490C2B4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DATETIME</w:t>
            </w:r>
          </w:p>
        </w:tc>
        <w:tc>
          <w:tcPr>
            <w:tcW w:w="0" w:type="auto"/>
            <w:vAlign w:val="center"/>
            <w:hideMark/>
          </w:tcPr>
          <w:p w14:paraId="72E44D0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3B6B0AE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148D731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Última fecha de modificación del proyecto.</w:t>
            </w:r>
          </w:p>
        </w:tc>
      </w:tr>
      <w:tr w:rsidR="009D725B" w:rsidRPr="00667F33" w14:paraId="0FD69944" w14:textId="77777777" w:rsidTr="00C52B81">
        <w:trPr>
          <w:trHeight w:val="600"/>
        </w:trPr>
        <w:tc>
          <w:tcPr>
            <w:tcW w:w="0" w:type="auto"/>
            <w:vAlign w:val="center"/>
            <w:hideMark/>
          </w:tcPr>
          <w:p w14:paraId="6071135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TipoDocumento</w:t>
            </w:r>
          </w:p>
        </w:tc>
        <w:tc>
          <w:tcPr>
            <w:tcW w:w="0" w:type="auto"/>
            <w:vAlign w:val="center"/>
            <w:hideMark/>
          </w:tcPr>
          <w:p w14:paraId="6D00896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idTipoDocumento</w:t>
            </w:r>
          </w:p>
        </w:tc>
        <w:tc>
          <w:tcPr>
            <w:tcW w:w="0" w:type="auto"/>
            <w:vAlign w:val="center"/>
            <w:hideMark/>
          </w:tcPr>
          <w:p w14:paraId="48A55F6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0B4B05C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5828B48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PK</w:t>
            </w:r>
          </w:p>
        </w:tc>
        <w:tc>
          <w:tcPr>
            <w:tcW w:w="0" w:type="auto"/>
            <w:vAlign w:val="center"/>
            <w:hideMark/>
          </w:tcPr>
          <w:p w14:paraId="2CA34D3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Identificador de la categoría documental para auditoría legal y técnica (1=Título Propiedad, 2=Plano, 3=Contrato).</w:t>
            </w:r>
          </w:p>
        </w:tc>
      </w:tr>
      <w:tr w:rsidR="009D725B" w:rsidRPr="00667F33" w14:paraId="2F3169C1" w14:textId="77777777" w:rsidTr="00C52B81">
        <w:trPr>
          <w:trHeight w:val="900"/>
        </w:trPr>
        <w:tc>
          <w:tcPr>
            <w:tcW w:w="0" w:type="auto"/>
            <w:vAlign w:val="center"/>
            <w:hideMark/>
          </w:tcPr>
          <w:p w14:paraId="36C28E7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TipoDocumento</w:t>
            </w:r>
          </w:p>
        </w:tc>
        <w:tc>
          <w:tcPr>
            <w:tcW w:w="0" w:type="auto"/>
            <w:vAlign w:val="center"/>
            <w:hideMark/>
          </w:tcPr>
          <w:p w14:paraId="60E006A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tipoDocumento</w:t>
            </w:r>
          </w:p>
        </w:tc>
        <w:tc>
          <w:tcPr>
            <w:tcW w:w="0" w:type="auto"/>
            <w:vAlign w:val="center"/>
            <w:hideMark/>
          </w:tcPr>
          <w:p w14:paraId="0D6C20F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0838831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100</w:t>
            </w:r>
          </w:p>
        </w:tc>
        <w:tc>
          <w:tcPr>
            <w:tcW w:w="0" w:type="auto"/>
            <w:vAlign w:val="center"/>
            <w:hideMark/>
          </w:tcPr>
          <w:p w14:paraId="7B09AC0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3D1A260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Descripción técnica del documento (ej. "Plano Aprobado MIVHED", "Acta de Mensura", "Contrato de Compraventa", "Certificado Catastral").</w:t>
            </w:r>
          </w:p>
        </w:tc>
      </w:tr>
      <w:tr w:rsidR="009D725B" w:rsidRPr="00667F33" w14:paraId="69B17008" w14:textId="77777777" w:rsidTr="00C52B81">
        <w:trPr>
          <w:trHeight w:val="600"/>
        </w:trPr>
        <w:tc>
          <w:tcPr>
            <w:tcW w:w="0" w:type="auto"/>
            <w:vAlign w:val="center"/>
            <w:hideMark/>
          </w:tcPr>
          <w:p w14:paraId="15B2E61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Documento</w:t>
            </w:r>
          </w:p>
        </w:tc>
        <w:tc>
          <w:tcPr>
            <w:tcW w:w="0" w:type="auto"/>
            <w:vAlign w:val="center"/>
            <w:hideMark/>
          </w:tcPr>
          <w:p w14:paraId="0B318CB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idDocumento</w:t>
            </w:r>
          </w:p>
        </w:tc>
        <w:tc>
          <w:tcPr>
            <w:tcW w:w="0" w:type="auto"/>
            <w:vAlign w:val="center"/>
            <w:hideMark/>
          </w:tcPr>
          <w:p w14:paraId="06F0479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4AF6153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5D979CE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PK</w:t>
            </w:r>
          </w:p>
        </w:tc>
        <w:tc>
          <w:tcPr>
            <w:tcW w:w="0" w:type="auto"/>
            <w:vAlign w:val="center"/>
            <w:hideMark/>
          </w:tcPr>
          <w:p w14:paraId="1C6BABF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 del registro de archivo digital subido al sistema. Cada archivo tiene un registro único.</w:t>
            </w:r>
          </w:p>
        </w:tc>
      </w:tr>
      <w:tr w:rsidR="009D725B" w:rsidRPr="00667F33" w14:paraId="23C1DDE3" w14:textId="77777777" w:rsidTr="00C52B81">
        <w:trPr>
          <w:trHeight w:val="600"/>
        </w:trPr>
        <w:tc>
          <w:tcPr>
            <w:tcW w:w="0" w:type="auto"/>
            <w:vAlign w:val="center"/>
            <w:hideMark/>
          </w:tcPr>
          <w:p w14:paraId="5723D76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Documento</w:t>
            </w:r>
          </w:p>
        </w:tc>
        <w:tc>
          <w:tcPr>
            <w:tcW w:w="0" w:type="auto"/>
            <w:vAlign w:val="center"/>
            <w:hideMark/>
          </w:tcPr>
          <w:p w14:paraId="150C0F0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idProyecto</w:t>
            </w:r>
          </w:p>
        </w:tc>
        <w:tc>
          <w:tcPr>
            <w:tcW w:w="0" w:type="auto"/>
            <w:vAlign w:val="center"/>
            <w:hideMark/>
          </w:tcPr>
          <w:p w14:paraId="0AA902E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10E1AB8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3C7DBEF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3F15008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Proyecto inmobiliario al que pertenece la documentación legal. Un proyecto puede tener varios documentos.</w:t>
            </w:r>
          </w:p>
        </w:tc>
      </w:tr>
      <w:tr w:rsidR="009D725B" w:rsidRPr="00667F33" w14:paraId="1CCE4CD6" w14:textId="77777777" w:rsidTr="00C52B81">
        <w:trPr>
          <w:trHeight w:val="600"/>
        </w:trPr>
        <w:tc>
          <w:tcPr>
            <w:tcW w:w="0" w:type="auto"/>
            <w:vAlign w:val="center"/>
            <w:hideMark/>
          </w:tcPr>
          <w:p w14:paraId="5F6A12B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Documento</w:t>
            </w:r>
          </w:p>
        </w:tc>
        <w:tc>
          <w:tcPr>
            <w:tcW w:w="0" w:type="auto"/>
            <w:vAlign w:val="center"/>
            <w:hideMark/>
          </w:tcPr>
          <w:p w14:paraId="035C309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idTipoDocumento</w:t>
            </w:r>
          </w:p>
        </w:tc>
        <w:tc>
          <w:tcPr>
            <w:tcW w:w="0" w:type="auto"/>
            <w:vAlign w:val="center"/>
            <w:hideMark/>
          </w:tcPr>
          <w:p w14:paraId="02C03F3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2444C85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7DC76CE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66A9D7F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Categoría del documento (ej. 1=Título de Propiedad, 2=Plano Arquitectónico, 3=Permiso Municipal).</w:t>
            </w:r>
          </w:p>
        </w:tc>
      </w:tr>
      <w:tr w:rsidR="009D725B" w:rsidRPr="00667F33" w14:paraId="38476BA1" w14:textId="77777777" w:rsidTr="00C52B81">
        <w:trPr>
          <w:trHeight w:val="600"/>
        </w:trPr>
        <w:tc>
          <w:tcPr>
            <w:tcW w:w="0" w:type="auto"/>
            <w:vAlign w:val="center"/>
            <w:hideMark/>
          </w:tcPr>
          <w:p w14:paraId="3166732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Documento</w:t>
            </w:r>
          </w:p>
        </w:tc>
        <w:tc>
          <w:tcPr>
            <w:tcW w:w="0" w:type="auto"/>
            <w:vAlign w:val="center"/>
            <w:hideMark/>
          </w:tcPr>
          <w:p w14:paraId="425B741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urlArchivo</w:t>
            </w:r>
          </w:p>
        </w:tc>
        <w:tc>
          <w:tcPr>
            <w:tcW w:w="0" w:type="auto"/>
            <w:vAlign w:val="center"/>
            <w:hideMark/>
          </w:tcPr>
          <w:p w14:paraId="498215B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1E87C22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255</w:t>
            </w:r>
          </w:p>
        </w:tc>
        <w:tc>
          <w:tcPr>
            <w:tcW w:w="0" w:type="auto"/>
            <w:vAlign w:val="center"/>
            <w:hideMark/>
          </w:tcPr>
          <w:p w14:paraId="5930469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2C118C7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Dirección lógica (ruta relativa o URL pública) donde se hospeda el documento PDF, imagen o ZIP.</w:t>
            </w:r>
          </w:p>
        </w:tc>
      </w:tr>
      <w:tr w:rsidR="009D725B" w:rsidRPr="00667F33" w14:paraId="66278E92" w14:textId="77777777" w:rsidTr="00C52B81">
        <w:trPr>
          <w:trHeight w:val="600"/>
        </w:trPr>
        <w:tc>
          <w:tcPr>
            <w:tcW w:w="0" w:type="auto"/>
            <w:vAlign w:val="center"/>
            <w:hideMark/>
          </w:tcPr>
          <w:p w14:paraId="26F8DFA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Documento</w:t>
            </w:r>
          </w:p>
        </w:tc>
        <w:tc>
          <w:tcPr>
            <w:tcW w:w="0" w:type="auto"/>
            <w:vAlign w:val="center"/>
            <w:hideMark/>
          </w:tcPr>
          <w:p w14:paraId="34A7B25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hashArchivo</w:t>
            </w:r>
          </w:p>
        </w:tc>
        <w:tc>
          <w:tcPr>
            <w:tcW w:w="0" w:type="auto"/>
            <w:vAlign w:val="center"/>
            <w:hideMark/>
          </w:tcPr>
          <w:p w14:paraId="2070F2A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28196B4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64</w:t>
            </w:r>
          </w:p>
        </w:tc>
        <w:tc>
          <w:tcPr>
            <w:tcW w:w="0" w:type="auto"/>
            <w:vAlign w:val="center"/>
            <w:hideMark/>
          </w:tcPr>
          <w:p w14:paraId="7235334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7DFCCBE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Hash SHA-256 del archivo para verificar integridad y detectar alteraciones.</w:t>
            </w:r>
          </w:p>
        </w:tc>
      </w:tr>
      <w:tr w:rsidR="009D725B" w:rsidRPr="00667F33" w14:paraId="6A32438D" w14:textId="77777777" w:rsidTr="00C52B81">
        <w:trPr>
          <w:trHeight w:val="600"/>
        </w:trPr>
        <w:tc>
          <w:tcPr>
            <w:tcW w:w="0" w:type="auto"/>
            <w:vAlign w:val="center"/>
            <w:hideMark/>
          </w:tcPr>
          <w:p w14:paraId="16956AA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Documento</w:t>
            </w:r>
          </w:p>
        </w:tc>
        <w:tc>
          <w:tcPr>
            <w:tcW w:w="0" w:type="auto"/>
            <w:vAlign w:val="center"/>
            <w:hideMark/>
          </w:tcPr>
          <w:p w14:paraId="7D296CE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fechaCarga</w:t>
            </w:r>
          </w:p>
        </w:tc>
        <w:tc>
          <w:tcPr>
            <w:tcW w:w="0" w:type="auto"/>
            <w:vAlign w:val="center"/>
            <w:hideMark/>
          </w:tcPr>
          <w:p w14:paraId="394474E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DATETIME</w:t>
            </w:r>
          </w:p>
        </w:tc>
        <w:tc>
          <w:tcPr>
            <w:tcW w:w="0" w:type="auto"/>
            <w:vAlign w:val="center"/>
            <w:hideMark/>
          </w:tcPr>
          <w:p w14:paraId="12465DD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308A243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3E9B630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 y hora en que el documento fue subido al sistema.</w:t>
            </w:r>
          </w:p>
        </w:tc>
      </w:tr>
      <w:tr w:rsidR="009D725B" w:rsidRPr="00667F33" w14:paraId="18CD1A97" w14:textId="77777777" w:rsidTr="00C52B81">
        <w:trPr>
          <w:trHeight w:val="600"/>
        </w:trPr>
        <w:tc>
          <w:tcPr>
            <w:tcW w:w="0" w:type="auto"/>
            <w:vAlign w:val="center"/>
            <w:hideMark/>
          </w:tcPr>
          <w:p w14:paraId="255673C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lastRenderedPageBreak/>
              <w:t>Documento</w:t>
            </w:r>
          </w:p>
        </w:tc>
        <w:tc>
          <w:tcPr>
            <w:tcW w:w="0" w:type="auto"/>
            <w:vAlign w:val="center"/>
            <w:hideMark/>
          </w:tcPr>
          <w:p w14:paraId="00A4874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metaDato</w:t>
            </w:r>
          </w:p>
        </w:tc>
        <w:tc>
          <w:tcPr>
            <w:tcW w:w="0" w:type="auto"/>
            <w:vAlign w:val="center"/>
            <w:hideMark/>
          </w:tcPr>
          <w:p w14:paraId="42E6EE3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JSON</w:t>
            </w:r>
          </w:p>
        </w:tc>
        <w:tc>
          <w:tcPr>
            <w:tcW w:w="0" w:type="auto"/>
            <w:vAlign w:val="center"/>
            <w:hideMark/>
          </w:tcPr>
          <w:p w14:paraId="304E512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478C5D4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6EE315E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Metadatos adicionales del documento (tamaño, formato, páginas, etc.) almacenados en formato JSON.</w:t>
            </w:r>
          </w:p>
        </w:tc>
      </w:tr>
      <w:tr w:rsidR="009D725B" w:rsidRPr="00667F33" w14:paraId="4251B7FF" w14:textId="77777777" w:rsidTr="00C52B81">
        <w:trPr>
          <w:trHeight w:val="600"/>
        </w:trPr>
        <w:tc>
          <w:tcPr>
            <w:tcW w:w="0" w:type="auto"/>
            <w:vAlign w:val="center"/>
            <w:hideMark/>
          </w:tcPr>
          <w:p w14:paraId="0F81BF2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CatastroTitulo</w:t>
            </w:r>
          </w:p>
        </w:tc>
        <w:tc>
          <w:tcPr>
            <w:tcW w:w="0" w:type="auto"/>
            <w:vAlign w:val="center"/>
            <w:hideMark/>
          </w:tcPr>
          <w:p w14:paraId="7F8E88F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idCatastroTitulo</w:t>
            </w:r>
          </w:p>
        </w:tc>
        <w:tc>
          <w:tcPr>
            <w:tcW w:w="0" w:type="auto"/>
            <w:vAlign w:val="center"/>
            <w:hideMark/>
          </w:tcPr>
          <w:p w14:paraId="1A29511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3E196FD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70E5898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PK</w:t>
            </w:r>
          </w:p>
        </w:tc>
        <w:tc>
          <w:tcPr>
            <w:tcW w:w="0" w:type="auto"/>
            <w:vAlign w:val="center"/>
            <w:hideMark/>
          </w:tcPr>
          <w:p w14:paraId="30DA509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Identificador del registro ante la Jurisdicción Inmobiliaria. Cada título tiene un registro único.</w:t>
            </w:r>
          </w:p>
        </w:tc>
      </w:tr>
      <w:tr w:rsidR="009D725B" w:rsidRPr="00667F33" w14:paraId="4559A605" w14:textId="77777777" w:rsidTr="00C52B81">
        <w:trPr>
          <w:trHeight w:val="600"/>
        </w:trPr>
        <w:tc>
          <w:tcPr>
            <w:tcW w:w="0" w:type="auto"/>
            <w:vAlign w:val="center"/>
            <w:hideMark/>
          </w:tcPr>
          <w:p w14:paraId="540C8C0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CatastroTitulo</w:t>
            </w:r>
          </w:p>
        </w:tc>
        <w:tc>
          <w:tcPr>
            <w:tcW w:w="0" w:type="auto"/>
            <w:vAlign w:val="center"/>
            <w:hideMark/>
          </w:tcPr>
          <w:p w14:paraId="0063B81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idProyecto</w:t>
            </w:r>
          </w:p>
        </w:tc>
        <w:tc>
          <w:tcPr>
            <w:tcW w:w="0" w:type="auto"/>
            <w:vAlign w:val="center"/>
            <w:hideMark/>
          </w:tcPr>
          <w:p w14:paraId="0C9A06E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0C07766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1556354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27460C7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Proyecto inmobiliario asociado a este título catastral.</w:t>
            </w:r>
          </w:p>
        </w:tc>
      </w:tr>
      <w:tr w:rsidR="009D725B" w:rsidRPr="00667F33" w14:paraId="4A4988DC" w14:textId="77777777" w:rsidTr="00C52B81">
        <w:trPr>
          <w:trHeight w:val="600"/>
        </w:trPr>
        <w:tc>
          <w:tcPr>
            <w:tcW w:w="0" w:type="auto"/>
            <w:vAlign w:val="center"/>
            <w:hideMark/>
          </w:tcPr>
          <w:p w14:paraId="1B42F7C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CatastroTitulo</w:t>
            </w:r>
          </w:p>
        </w:tc>
        <w:tc>
          <w:tcPr>
            <w:tcW w:w="0" w:type="auto"/>
            <w:vAlign w:val="center"/>
            <w:hideMark/>
          </w:tcPr>
          <w:p w14:paraId="7327EDE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idCatastro</w:t>
            </w:r>
          </w:p>
        </w:tc>
        <w:tc>
          <w:tcPr>
            <w:tcW w:w="0" w:type="auto"/>
            <w:vAlign w:val="center"/>
            <w:hideMark/>
          </w:tcPr>
          <w:p w14:paraId="5DDE664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38065D7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50</w:t>
            </w:r>
          </w:p>
        </w:tc>
        <w:tc>
          <w:tcPr>
            <w:tcW w:w="0" w:type="auto"/>
            <w:vAlign w:val="center"/>
            <w:hideMark/>
          </w:tcPr>
          <w:p w14:paraId="673CE73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267DFC6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Número de parcela o designación catastral oficial (formato: "PARC-123456"). Se valida contra API de Catastro.</w:t>
            </w:r>
          </w:p>
        </w:tc>
      </w:tr>
      <w:tr w:rsidR="009D725B" w:rsidRPr="00667F33" w14:paraId="5349C2A3" w14:textId="77777777" w:rsidTr="00C52B81">
        <w:trPr>
          <w:trHeight w:val="900"/>
        </w:trPr>
        <w:tc>
          <w:tcPr>
            <w:tcW w:w="0" w:type="auto"/>
            <w:vAlign w:val="center"/>
            <w:hideMark/>
          </w:tcPr>
          <w:p w14:paraId="021440A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CatastroTitulo</w:t>
            </w:r>
          </w:p>
        </w:tc>
        <w:tc>
          <w:tcPr>
            <w:tcW w:w="0" w:type="auto"/>
            <w:vAlign w:val="center"/>
            <w:hideMark/>
          </w:tcPr>
          <w:p w14:paraId="5E01339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numeroCertificadoCatastro</w:t>
            </w:r>
          </w:p>
        </w:tc>
        <w:tc>
          <w:tcPr>
            <w:tcW w:w="0" w:type="auto"/>
            <w:vAlign w:val="center"/>
            <w:hideMark/>
          </w:tcPr>
          <w:p w14:paraId="6F25EBE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1CD89E1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50</w:t>
            </w:r>
          </w:p>
        </w:tc>
        <w:tc>
          <w:tcPr>
            <w:tcW w:w="0" w:type="auto"/>
            <w:vAlign w:val="center"/>
            <w:hideMark/>
          </w:tcPr>
          <w:p w14:paraId="3D34CA3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2D3E8A3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Número de certificado de título emitido por la Jurisdicción Inmobiliaria.</w:t>
            </w:r>
          </w:p>
        </w:tc>
      </w:tr>
      <w:tr w:rsidR="009D725B" w:rsidRPr="00667F33" w14:paraId="38992738" w14:textId="77777777" w:rsidTr="00C52B81">
        <w:trPr>
          <w:trHeight w:val="600"/>
        </w:trPr>
        <w:tc>
          <w:tcPr>
            <w:tcW w:w="0" w:type="auto"/>
            <w:vAlign w:val="center"/>
            <w:hideMark/>
          </w:tcPr>
          <w:p w14:paraId="4FBCD2D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CatastroTitulo</w:t>
            </w:r>
          </w:p>
        </w:tc>
        <w:tc>
          <w:tcPr>
            <w:tcW w:w="0" w:type="auto"/>
            <w:vAlign w:val="center"/>
            <w:hideMark/>
          </w:tcPr>
          <w:p w14:paraId="19F0491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nombreTitular</w:t>
            </w:r>
          </w:p>
        </w:tc>
        <w:tc>
          <w:tcPr>
            <w:tcW w:w="0" w:type="auto"/>
            <w:vAlign w:val="center"/>
            <w:hideMark/>
          </w:tcPr>
          <w:p w14:paraId="32317EF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2FE030E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100</w:t>
            </w:r>
          </w:p>
        </w:tc>
        <w:tc>
          <w:tcPr>
            <w:tcW w:w="0" w:type="auto"/>
            <w:vAlign w:val="center"/>
            <w:hideMark/>
          </w:tcPr>
          <w:p w14:paraId="46C1EF9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1910E7C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Nombre del propietario registrado en el título catastral.</w:t>
            </w:r>
          </w:p>
        </w:tc>
      </w:tr>
      <w:tr w:rsidR="009D725B" w:rsidRPr="00667F33" w14:paraId="6ED80452" w14:textId="77777777" w:rsidTr="00C52B81">
        <w:trPr>
          <w:trHeight w:val="600"/>
        </w:trPr>
        <w:tc>
          <w:tcPr>
            <w:tcW w:w="0" w:type="auto"/>
            <w:vAlign w:val="center"/>
            <w:hideMark/>
          </w:tcPr>
          <w:p w14:paraId="66826C5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CatastroTitulo</w:t>
            </w:r>
          </w:p>
        </w:tc>
        <w:tc>
          <w:tcPr>
            <w:tcW w:w="0" w:type="auto"/>
            <w:vAlign w:val="center"/>
            <w:hideMark/>
          </w:tcPr>
          <w:p w14:paraId="3482BC5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metrosCuadrados</w:t>
            </w:r>
          </w:p>
        </w:tc>
        <w:tc>
          <w:tcPr>
            <w:tcW w:w="0" w:type="auto"/>
            <w:vAlign w:val="center"/>
            <w:hideMark/>
          </w:tcPr>
          <w:p w14:paraId="167F353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DECIMAL</w:t>
            </w:r>
          </w:p>
        </w:tc>
        <w:tc>
          <w:tcPr>
            <w:tcW w:w="0" w:type="auto"/>
            <w:vAlign w:val="center"/>
            <w:hideMark/>
          </w:tcPr>
          <w:p w14:paraId="29282A0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10,2</w:t>
            </w:r>
          </w:p>
        </w:tc>
        <w:tc>
          <w:tcPr>
            <w:tcW w:w="0" w:type="auto"/>
            <w:vAlign w:val="center"/>
            <w:hideMark/>
          </w:tcPr>
          <w:p w14:paraId="04E16C9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570ED39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Metros cuadrados del terreno según certificado catastral.</w:t>
            </w:r>
          </w:p>
        </w:tc>
      </w:tr>
      <w:tr w:rsidR="009D725B" w:rsidRPr="00667F33" w14:paraId="030A461E" w14:textId="77777777" w:rsidTr="00C52B81">
        <w:trPr>
          <w:trHeight w:val="600"/>
        </w:trPr>
        <w:tc>
          <w:tcPr>
            <w:tcW w:w="0" w:type="auto"/>
            <w:vAlign w:val="center"/>
            <w:hideMark/>
          </w:tcPr>
          <w:p w14:paraId="702AAE0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EstudioSuelo</w:t>
            </w:r>
          </w:p>
        </w:tc>
        <w:tc>
          <w:tcPr>
            <w:tcW w:w="0" w:type="auto"/>
            <w:vAlign w:val="center"/>
            <w:hideMark/>
          </w:tcPr>
          <w:p w14:paraId="306346A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idESuelo</w:t>
            </w:r>
          </w:p>
        </w:tc>
        <w:tc>
          <w:tcPr>
            <w:tcW w:w="0" w:type="auto"/>
            <w:vAlign w:val="center"/>
            <w:hideMark/>
          </w:tcPr>
          <w:p w14:paraId="6B99E46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09DC5A0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657675E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PK</w:t>
            </w:r>
          </w:p>
        </w:tc>
        <w:tc>
          <w:tcPr>
            <w:tcW w:w="0" w:type="auto"/>
            <w:vAlign w:val="center"/>
            <w:hideMark/>
          </w:tcPr>
          <w:p w14:paraId="0C9674C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 del reporte técnico que certifica la calidad, resistencia y composición del terreno.</w:t>
            </w:r>
          </w:p>
        </w:tc>
      </w:tr>
      <w:tr w:rsidR="009D725B" w:rsidRPr="00667F33" w14:paraId="4F25C81F" w14:textId="77777777" w:rsidTr="00C52B81">
        <w:trPr>
          <w:trHeight w:val="600"/>
        </w:trPr>
        <w:tc>
          <w:tcPr>
            <w:tcW w:w="0" w:type="auto"/>
            <w:vAlign w:val="center"/>
            <w:hideMark/>
          </w:tcPr>
          <w:p w14:paraId="3C30A83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EstudioSuelo</w:t>
            </w:r>
          </w:p>
        </w:tc>
        <w:tc>
          <w:tcPr>
            <w:tcW w:w="0" w:type="auto"/>
            <w:vAlign w:val="center"/>
            <w:hideMark/>
          </w:tcPr>
          <w:p w14:paraId="31B326F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idProyecto</w:t>
            </w:r>
          </w:p>
        </w:tc>
        <w:tc>
          <w:tcPr>
            <w:tcW w:w="0" w:type="auto"/>
            <w:vAlign w:val="center"/>
            <w:hideMark/>
          </w:tcPr>
          <w:p w14:paraId="40EADDC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0D4ABB1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06F72F4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53DC8D4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Proyecto inmobiliario asociado al estudio de suelo.</w:t>
            </w:r>
          </w:p>
        </w:tc>
      </w:tr>
      <w:tr w:rsidR="009D725B" w:rsidRPr="00667F33" w14:paraId="2B6F7F65" w14:textId="77777777" w:rsidTr="00C52B81">
        <w:trPr>
          <w:trHeight w:val="600"/>
        </w:trPr>
        <w:tc>
          <w:tcPr>
            <w:tcW w:w="0" w:type="auto"/>
            <w:vAlign w:val="center"/>
            <w:hideMark/>
          </w:tcPr>
          <w:p w14:paraId="777B1E7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EstudioSuelo</w:t>
            </w:r>
          </w:p>
        </w:tc>
        <w:tc>
          <w:tcPr>
            <w:tcW w:w="0" w:type="auto"/>
            <w:vAlign w:val="center"/>
            <w:hideMark/>
          </w:tcPr>
          <w:p w14:paraId="494D50F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fechaEstudio</w:t>
            </w:r>
          </w:p>
        </w:tc>
        <w:tc>
          <w:tcPr>
            <w:tcW w:w="0" w:type="auto"/>
            <w:vAlign w:val="center"/>
            <w:hideMark/>
          </w:tcPr>
          <w:p w14:paraId="3628E0F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DATE</w:t>
            </w:r>
          </w:p>
        </w:tc>
        <w:tc>
          <w:tcPr>
            <w:tcW w:w="0" w:type="auto"/>
            <w:vAlign w:val="center"/>
            <w:hideMark/>
          </w:tcPr>
          <w:p w14:paraId="594A27A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0CE05B6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161E820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 en que se realizó el estudio de mecánica de suelos.</w:t>
            </w:r>
          </w:p>
        </w:tc>
      </w:tr>
      <w:tr w:rsidR="009D725B" w:rsidRPr="00667F33" w14:paraId="68516D4F" w14:textId="77777777" w:rsidTr="00C52B81">
        <w:trPr>
          <w:trHeight w:val="600"/>
        </w:trPr>
        <w:tc>
          <w:tcPr>
            <w:tcW w:w="0" w:type="auto"/>
            <w:vAlign w:val="center"/>
            <w:hideMark/>
          </w:tcPr>
          <w:p w14:paraId="6F76FD4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EstudioSuelo</w:t>
            </w:r>
          </w:p>
        </w:tc>
        <w:tc>
          <w:tcPr>
            <w:tcW w:w="0" w:type="auto"/>
            <w:vAlign w:val="center"/>
            <w:hideMark/>
          </w:tcPr>
          <w:p w14:paraId="42DFD12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capacidadCarga</w:t>
            </w:r>
          </w:p>
        </w:tc>
        <w:tc>
          <w:tcPr>
            <w:tcW w:w="0" w:type="auto"/>
            <w:vAlign w:val="center"/>
            <w:hideMark/>
          </w:tcPr>
          <w:p w14:paraId="1F68AEB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DECIMAL</w:t>
            </w:r>
          </w:p>
        </w:tc>
        <w:tc>
          <w:tcPr>
            <w:tcW w:w="0" w:type="auto"/>
            <w:vAlign w:val="center"/>
            <w:hideMark/>
          </w:tcPr>
          <w:p w14:paraId="0E02CC7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10,2</w:t>
            </w:r>
          </w:p>
        </w:tc>
        <w:tc>
          <w:tcPr>
            <w:tcW w:w="0" w:type="auto"/>
            <w:vAlign w:val="center"/>
            <w:hideMark/>
          </w:tcPr>
          <w:p w14:paraId="1C6AB6F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44FAE5D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Capacidad de carga del suelo en kg/cm².</w:t>
            </w:r>
          </w:p>
        </w:tc>
      </w:tr>
      <w:tr w:rsidR="009D725B" w:rsidRPr="00667F33" w14:paraId="7C9ABD88" w14:textId="77777777" w:rsidTr="00C52B81">
        <w:trPr>
          <w:trHeight w:val="600"/>
        </w:trPr>
        <w:tc>
          <w:tcPr>
            <w:tcW w:w="0" w:type="auto"/>
            <w:vAlign w:val="center"/>
            <w:hideMark/>
          </w:tcPr>
          <w:p w14:paraId="16DB4C9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EstudioSuelo</w:t>
            </w:r>
          </w:p>
        </w:tc>
        <w:tc>
          <w:tcPr>
            <w:tcW w:w="0" w:type="auto"/>
            <w:vAlign w:val="center"/>
            <w:hideMark/>
          </w:tcPr>
          <w:p w14:paraId="7616DF8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dictamenFavorable</w:t>
            </w:r>
          </w:p>
        </w:tc>
        <w:tc>
          <w:tcPr>
            <w:tcW w:w="0" w:type="auto"/>
            <w:vAlign w:val="center"/>
            <w:hideMark/>
          </w:tcPr>
          <w:p w14:paraId="668921B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BOOLEAN</w:t>
            </w:r>
          </w:p>
        </w:tc>
        <w:tc>
          <w:tcPr>
            <w:tcW w:w="0" w:type="auto"/>
            <w:vAlign w:val="center"/>
            <w:hideMark/>
          </w:tcPr>
          <w:p w14:paraId="35E053C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79FA1C3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0B19ECB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Indica si el estudio de suelo es favorable para la construcción (TRUE) o no (FALSE).</w:t>
            </w:r>
          </w:p>
        </w:tc>
      </w:tr>
      <w:tr w:rsidR="009D725B" w:rsidRPr="00667F33" w14:paraId="713DDDFE" w14:textId="77777777" w:rsidTr="00C52B81">
        <w:trPr>
          <w:trHeight w:val="600"/>
        </w:trPr>
        <w:tc>
          <w:tcPr>
            <w:tcW w:w="0" w:type="auto"/>
            <w:vAlign w:val="center"/>
            <w:hideMark/>
          </w:tcPr>
          <w:p w14:paraId="57660C2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PermisoSuelo</w:t>
            </w:r>
          </w:p>
        </w:tc>
        <w:tc>
          <w:tcPr>
            <w:tcW w:w="0" w:type="auto"/>
            <w:vAlign w:val="center"/>
            <w:hideMark/>
          </w:tcPr>
          <w:p w14:paraId="00EE31A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idPSuelo</w:t>
            </w:r>
          </w:p>
        </w:tc>
        <w:tc>
          <w:tcPr>
            <w:tcW w:w="0" w:type="auto"/>
            <w:vAlign w:val="center"/>
            <w:hideMark/>
          </w:tcPr>
          <w:p w14:paraId="4CF2BD1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174BE4E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5599724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PK</w:t>
            </w:r>
          </w:p>
        </w:tc>
        <w:tc>
          <w:tcPr>
            <w:tcW w:w="0" w:type="auto"/>
            <w:vAlign w:val="center"/>
            <w:hideMark/>
          </w:tcPr>
          <w:p w14:paraId="7AC1A0A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Identificador de la certificación de uso de suelo municipal. Obligatorio para proyectos nuevos.</w:t>
            </w:r>
          </w:p>
        </w:tc>
      </w:tr>
      <w:tr w:rsidR="009D725B" w:rsidRPr="00667F33" w14:paraId="0D35E932" w14:textId="77777777" w:rsidTr="00C52B81">
        <w:trPr>
          <w:trHeight w:val="600"/>
        </w:trPr>
        <w:tc>
          <w:tcPr>
            <w:tcW w:w="0" w:type="auto"/>
            <w:vAlign w:val="center"/>
            <w:hideMark/>
          </w:tcPr>
          <w:p w14:paraId="6D7A4EA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PermisoSuelo</w:t>
            </w:r>
          </w:p>
        </w:tc>
        <w:tc>
          <w:tcPr>
            <w:tcW w:w="0" w:type="auto"/>
            <w:vAlign w:val="center"/>
            <w:hideMark/>
          </w:tcPr>
          <w:p w14:paraId="082981B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idProyecto</w:t>
            </w:r>
          </w:p>
        </w:tc>
        <w:tc>
          <w:tcPr>
            <w:tcW w:w="0" w:type="auto"/>
            <w:vAlign w:val="center"/>
            <w:hideMark/>
          </w:tcPr>
          <w:p w14:paraId="3B612F5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1A62778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4E91064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2CA9E7F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Proyecto inmobiliario asociado al permiso de uso de suelo.</w:t>
            </w:r>
          </w:p>
        </w:tc>
      </w:tr>
      <w:tr w:rsidR="009D725B" w:rsidRPr="00667F33" w14:paraId="540D62EB" w14:textId="77777777" w:rsidTr="00C52B81">
        <w:trPr>
          <w:trHeight w:val="600"/>
        </w:trPr>
        <w:tc>
          <w:tcPr>
            <w:tcW w:w="0" w:type="auto"/>
            <w:vAlign w:val="center"/>
            <w:hideMark/>
          </w:tcPr>
          <w:p w14:paraId="683FE88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PermisoSuelo</w:t>
            </w:r>
          </w:p>
        </w:tc>
        <w:tc>
          <w:tcPr>
            <w:tcW w:w="0" w:type="auto"/>
            <w:vAlign w:val="center"/>
            <w:hideMark/>
          </w:tcPr>
          <w:p w14:paraId="76C9245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numeroPermiso</w:t>
            </w:r>
          </w:p>
        </w:tc>
        <w:tc>
          <w:tcPr>
            <w:tcW w:w="0" w:type="auto"/>
            <w:vAlign w:val="center"/>
            <w:hideMark/>
          </w:tcPr>
          <w:p w14:paraId="1D84038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6C876D4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50</w:t>
            </w:r>
          </w:p>
        </w:tc>
        <w:tc>
          <w:tcPr>
            <w:tcW w:w="0" w:type="auto"/>
            <w:vAlign w:val="center"/>
            <w:hideMark/>
          </w:tcPr>
          <w:p w14:paraId="227797C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6106919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Número de expediente del permiso de uso de suelo emitido por el ayuntamiento.</w:t>
            </w:r>
          </w:p>
        </w:tc>
      </w:tr>
      <w:tr w:rsidR="009D725B" w:rsidRPr="00667F33" w14:paraId="60CA1C80" w14:textId="77777777" w:rsidTr="00C52B81">
        <w:trPr>
          <w:trHeight w:val="600"/>
        </w:trPr>
        <w:tc>
          <w:tcPr>
            <w:tcW w:w="0" w:type="auto"/>
            <w:vAlign w:val="center"/>
            <w:hideMark/>
          </w:tcPr>
          <w:p w14:paraId="2098A94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PermisoSuelo</w:t>
            </w:r>
          </w:p>
        </w:tc>
        <w:tc>
          <w:tcPr>
            <w:tcW w:w="0" w:type="auto"/>
            <w:vAlign w:val="center"/>
            <w:hideMark/>
          </w:tcPr>
          <w:p w14:paraId="1BA24BA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fechaEmision</w:t>
            </w:r>
          </w:p>
        </w:tc>
        <w:tc>
          <w:tcPr>
            <w:tcW w:w="0" w:type="auto"/>
            <w:vAlign w:val="center"/>
            <w:hideMark/>
          </w:tcPr>
          <w:p w14:paraId="3C3D171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DATE</w:t>
            </w:r>
          </w:p>
        </w:tc>
        <w:tc>
          <w:tcPr>
            <w:tcW w:w="0" w:type="auto"/>
            <w:vAlign w:val="center"/>
            <w:hideMark/>
          </w:tcPr>
          <w:p w14:paraId="0EAC9E6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0F44F03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62BF526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 de emisión del permiso de uso de suelo.</w:t>
            </w:r>
          </w:p>
        </w:tc>
      </w:tr>
      <w:tr w:rsidR="009D725B" w:rsidRPr="00667F33" w14:paraId="7F291358" w14:textId="77777777" w:rsidTr="00C52B81">
        <w:trPr>
          <w:trHeight w:val="600"/>
        </w:trPr>
        <w:tc>
          <w:tcPr>
            <w:tcW w:w="0" w:type="auto"/>
            <w:vAlign w:val="center"/>
            <w:hideMark/>
          </w:tcPr>
          <w:p w14:paraId="44B452D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PermisoSuelo</w:t>
            </w:r>
          </w:p>
        </w:tc>
        <w:tc>
          <w:tcPr>
            <w:tcW w:w="0" w:type="auto"/>
            <w:vAlign w:val="center"/>
            <w:hideMark/>
          </w:tcPr>
          <w:p w14:paraId="54DAAAA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usoSueloAprobado</w:t>
            </w:r>
          </w:p>
        </w:tc>
        <w:tc>
          <w:tcPr>
            <w:tcW w:w="0" w:type="auto"/>
            <w:vAlign w:val="center"/>
            <w:hideMark/>
          </w:tcPr>
          <w:p w14:paraId="63D139A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6C9EBBD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100</w:t>
            </w:r>
          </w:p>
        </w:tc>
        <w:tc>
          <w:tcPr>
            <w:tcW w:w="0" w:type="auto"/>
            <w:vAlign w:val="center"/>
            <w:hideMark/>
          </w:tcPr>
          <w:p w14:paraId="209871E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1356AC9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Tipo de uso de suelo aprobado (Residencial, Comercial, Mixto, Industrial).</w:t>
            </w:r>
          </w:p>
        </w:tc>
      </w:tr>
      <w:tr w:rsidR="009D725B" w:rsidRPr="00667F33" w14:paraId="265DC1C9" w14:textId="77777777" w:rsidTr="00C52B81">
        <w:trPr>
          <w:trHeight w:val="600"/>
        </w:trPr>
        <w:tc>
          <w:tcPr>
            <w:tcW w:w="0" w:type="auto"/>
            <w:vAlign w:val="center"/>
            <w:hideMark/>
          </w:tcPr>
          <w:p w14:paraId="65D8110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CertiMivhed</w:t>
            </w:r>
          </w:p>
        </w:tc>
        <w:tc>
          <w:tcPr>
            <w:tcW w:w="0" w:type="auto"/>
            <w:vAlign w:val="center"/>
            <w:hideMark/>
          </w:tcPr>
          <w:p w14:paraId="2D120F5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idCertificado</w:t>
            </w:r>
          </w:p>
        </w:tc>
        <w:tc>
          <w:tcPr>
            <w:tcW w:w="0" w:type="auto"/>
            <w:vAlign w:val="center"/>
            <w:hideMark/>
          </w:tcPr>
          <w:p w14:paraId="28E32F4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2E98C8B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3659419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PK</w:t>
            </w:r>
          </w:p>
        </w:tc>
        <w:tc>
          <w:tcPr>
            <w:tcW w:w="0" w:type="auto"/>
            <w:vAlign w:val="center"/>
            <w:hideMark/>
          </w:tcPr>
          <w:p w14:paraId="193521C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 de la licencia de edificación otorgada por el Ministerio de Vivienda (MIVHED).</w:t>
            </w:r>
          </w:p>
        </w:tc>
      </w:tr>
      <w:tr w:rsidR="009D725B" w:rsidRPr="00667F33" w14:paraId="4AC4496A" w14:textId="77777777" w:rsidTr="00C52B81">
        <w:trPr>
          <w:trHeight w:val="600"/>
        </w:trPr>
        <w:tc>
          <w:tcPr>
            <w:tcW w:w="0" w:type="auto"/>
            <w:vAlign w:val="center"/>
            <w:hideMark/>
          </w:tcPr>
          <w:p w14:paraId="75E0047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lastRenderedPageBreak/>
              <w:t>CertiMivhed</w:t>
            </w:r>
          </w:p>
        </w:tc>
        <w:tc>
          <w:tcPr>
            <w:tcW w:w="0" w:type="auto"/>
            <w:vAlign w:val="center"/>
            <w:hideMark/>
          </w:tcPr>
          <w:p w14:paraId="2E18889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idProyecto</w:t>
            </w:r>
          </w:p>
        </w:tc>
        <w:tc>
          <w:tcPr>
            <w:tcW w:w="0" w:type="auto"/>
            <w:vAlign w:val="center"/>
            <w:hideMark/>
          </w:tcPr>
          <w:p w14:paraId="7E3D2C1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0BD2999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295B51A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2F577F8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Proyecto inmobiliario asociado a la licencia MIVHED.</w:t>
            </w:r>
          </w:p>
        </w:tc>
      </w:tr>
      <w:tr w:rsidR="009D725B" w:rsidRPr="00667F33" w14:paraId="489B90F3" w14:textId="77777777" w:rsidTr="00C52B81">
        <w:trPr>
          <w:trHeight w:val="600"/>
        </w:trPr>
        <w:tc>
          <w:tcPr>
            <w:tcW w:w="0" w:type="auto"/>
            <w:vAlign w:val="center"/>
            <w:hideMark/>
          </w:tcPr>
          <w:p w14:paraId="67414C8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CertiMivhed</w:t>
            </w:r>
          </w:p>
        </w:tc>
        <w:tc>
          <w:tcPr>
            <w:tcW w:w="0" w:type="auto"/>
            <w:vAlign w:val="center"/>
            <w:hideMark/>
          </w:tcPr>
          <w:p w14:paraId="4F2111B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idMivhed</w:t>
            </w:r>
          </w:p>
        </w:tc>
        <w:tc>
          <w:tcPr>
            <w:tcW w:w="0" w:type="auto"/>
            <w:vAlign w:val="center"/>
            <w:hideMark/>
          </w:tcPr>
          <w:p w14:paraId="42B2327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4946B88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50</w:t>
            </w:r>
          </w:p>
        </w:tc>
        <w:tc>
          <w:tcPr>
            <w:tcW w:w="0" w:type="auto"/>
            <w:vAlign w:val="center"/>
            <w:hideMark/>
          </w:tcPr>
          <w:p w14:paraId="3922D15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07C5C17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Código de expediente oficial en el Ministerio de Vivienda (formato: "MIV-2025-XXXX").</w:t>
            </w:r>
          </w:p>
        </w:tc>
      </w:tr>
      <w:tr w:rsidR="009D725B" w:rsidRPr="00667F33" w14:paraId="7661848D" w14:textId="77777777" w:rsidTr="00C52B81">
        <w:trPr>
          <w:trHeight w:val="900"/>
        </w:trPr>
        <w:tc>
          <w:tcPr>
            <w:tcW w:w="0" w:type="auto"/>
            <w:vAlign w:val="center"/>
            <w:hideMark/>
          </w:tcPr>
          <w:p w14:paraId="1314A64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CertiMivhed</w:t>
            </w:r>
          </w:p>
        </w:tc>
        <w:tc>
          <w:tcPr>
            <w:tcW w:w="0" w:type="auto"/>
            <w:vAlign w:val="center"/>
            <w:hideMark/>
          </w:tcPr>
          <w:p w14:paraId="1A3AB54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numeroLicenciaConstruccion</w:t>
            </w:r>
          </w:p>
        </w:tc>
        <w:tc>
          <w:tcPr>
            <w:tcW w:w="0" w:type="auto"/>
            <w:vAlign w:val="center"/>
            <w:hideMark/>
          </w:tcPr>
          <w:p w14:paraId="594917F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6429614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50</w:t>
            </w:r>
          </w:p>
        </w:tc>
        <w:tc>
          <w:tcPr>
            <w:tcW w:w="0" w:type="auto"/>
            <w:vAlign w:val="center"/>
            <w:hideMark/>
          </w:tcPr>
          <w:p w14:paraId="2284E47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5F3E5C2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Número de licencia de construcción emitida por MIVHED.</w:t>
            </w:r>
          </w:p>
        </w:tc>
      </w:tr>
      <w:tr w:rsidR="009D725B" w:rsidRPr="00667F33" w14:paraId="443D0546" w14:textId="77777777" w:rsidTr="00C52B81">
        <w:trPr>
          <w:trHeight w:val="600"/>
        </w:trPr>
        <w:tc>
          <w:tcPr>
            <w:tcW w:w="0" w:type="auto"/>
            <w:vAlign w:val="center"/>
            <w:hideMark/>
          </w:tcPr>
          <w:p w14:paraId="16270D4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CertiMivhed</w:t>
            </w:r>
          </w:p>
        </w:tc>
        <w:tc>
          <w:tcPr>
            <w:tcW w:w="0" w:type="auto"/>
            <w:vAlign w:val="center"/>
            <w:hideMark/>
          </w:tcPr>
          <w:p w14:paraId="7334768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estatusObra</w:t>
            </w:r>
          </w:p>
        </w:tc>
        <w:tc>
          <w:tcPr>
            <w:tcW w:w="0" w:type="auto"/>
            <w:vAlign w:val="center"/>
            <w:hideMark/>
          </w:tcPr>
          <w:p w14:paraId="3EB3821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07937C9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50</w:t>
            </w:r>
          </w:p>
        </w:tc>
        <w:tc>
          <w:tcPr>
            <w:tcW w:w="0" w:type="auto"/>
            <w:vAlign w:val="center"/>
            <w:hideMark/>
          </w:tcPr>
          <w:p w14:paraId="401E549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66A0DCA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Estado actual de la obra según MIVHED (APROBADO, EN_CONSTRUCCION, FINALIZADO, SUSPENDIDO).</w:t>
            </w:r>
          </w:p>
        </w:tc>
      </w:tr>
      <w:tr w:rsidR="009D725B" w:rsidRPr="00667F33" w14:paraId="018EA648" w14:textId="77777777" w:rsidTr="00C52B81">
        <w:trPr>
          <w:trHeight w:val="600"/>
        </w:trPr>
        <w:tc>
          <w:tcPr>
            <w:tcW w:w="0" w:type="auto"/>
            <w:vAlign w:val="center"/>
            <w:hideMark/>
          </w:tcPr>
          <w:p w14:paraId="740020C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CertiMivhed</w:t>
            </w:r>
          </w:p>
        </w:tc>
        <w:tc>
          <w:tcPr>
            <w:tcW w:w="0" w:type="auto"/>
            <w:vAlign w:val="center"/>
            <w:hideMark/>
          </w:tcPr>
          <w:p w14:paraId="43F63DA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fechaSolicitud</w:t>
            </w:r>
          </w:p>
        </w:tc>
        <w:tc>
          <w:tcPr>
            <w:tcW w:w="0" w:type="auto"/>
            <w:vAlign w:val="center"/>
            <w:hideMark/>
          </w:tcPr>
          <w:p w14:paraId="58A8BF2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DATE</w:t>
            </w:r>
          </w:p>
        </w:tc>
        <w:tc>
          <w:tcPr>
            <w:tcW w:w="0" w:type="auto"/>
            <w:vAlign w:val="center"/>
            <w:hideMark/>
          </w:tcPr>
          <w:p w14:paraId="5CB9586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4D81A4E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01A066A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 de solicitud de la licencia de construcción.</w:t>
            </w:r>
          </w:p>
        </w:tc>
      </w:tr>
      <w:tr w:rsidR="009D725B" w:rsidRPr="00667F33" w14:paraId="7BFBF5E3" w14:textId="77777777" w:rsidTr="00C52B81">
        <w:trPr>
          <w:trHeight w:val="600"/>
        </w:trPr>
        <w:tc>
          <w:tcPr>
            <w:tcW w:w="0" w:type="auto"/>
            <w:vAlign w:val="center"/>
            <w:hideMark/>
          </w:tcPr>
          <w:p w14:paraId="588DBF9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CertiMivhed</w:t>
            </w:r>
          </w:p>
        </w:tc>
        <w:tc>
          <w:tcPr>
            <w:tcW w:w="0" w:type="auto"/>
            <w:vAlign w:val="center"/>
            <w:hideMark/>
          </w:tcPr>
          <w:p w14:paraId="50FB17D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fechaEmision</w:t>
            </w:r>
          </w:p>
        </w:tc>
        <w:tc>
          <w:tcPr>
            <w:tcW w:w="0" w:type="auto"/>
            <w:vAlign w:val="center"/>
            <w:hideMark/>
          </w:tcPr>
          <w:p w14:paraId="4BCE95D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DATE</w:t>
            </w:r>
          </w:p>
        </w:tc>
        <w:tc>
          <w:tcPr>
            <w:tcW w:w="0" w:type="auto"/>
            <w:vAlign w:val="center"/>
            <w:hideMark/>
          </w:tcPr>
          <w:p w14:paraId="4F57CAF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7612992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428B7B0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 de emisión de la licencia de construcción.</w:t>
            </w:r>
          </w:p>
        </w:tc>
      </w:tr>
      <w:tr w:rsidR="009D725B" w:rsidRPr="00667F33" w14:paraId="43573737" w14:textId="77777777" w:rsidTr="00C52B81">
        <w:trPr>
          <w:trHeight w:val="600"/>
        </w:trPr>
        <w:tc>
          <w:tcPr>
            <w:tcW w:w="0" w:type="auto"/>
            <w:vAlign w:val="center"/>
            <w:hideMark/>
          </w:tcPr>
          <w:p w14:paraId="0C14FBB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SueloAyuntamiento</w:t>
            </w:r>
          </w:p>
        </w:tc>
        <w:tc>
          <w:tcPr>
            <w:tcW w:w="0" w:type="auto"/>
            <w:vAlign w:val="center"/>
            <w:hideMark/>
          </w:tcPr>
          <w:p w14:paraId="1C08F42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idTarifaAyuntamiento</w:t>
            </w:r>
          </w:p>
        </w:tc>
        <w:tc>
          <w:tcPr>
            <w:tcW w:w="0" w:type="auto"/>
            <w:vAlign w:val="center"/>
            <w:hideMark/>
          </w:tcPr>
          <w:p w14:paraId="1E8AFB6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54DC18C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1AAE78A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PK</w:t>
            </w:r>
          </w:p>
        </w:tc>
        <w:tc>
          <w:tcPr>
            <w:tcW w:w="0" w:type="auto"/>
            <w:vAlign w:val="center"/>
            <w:hideMark/>
          </w:tcPr>
          <w:p w14:paraId="3256B47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 del pago de arbitrios municipales por derecho de construcción. Cada proyecto debe tener uno.</w:t>
            </w:r>
          </w:p>
        </w:tc>
      </w:tr>
      <w:tr w:rsidR="009D725B" w:rsidRPr="00667F33" w14:paraId="12A0FF11" w14:textId="77777777" w:rsidTr="00C52B81">
        <w:trPr>
          <w:trHeight w:val="600"/>
        </w:trPr>
        <w:tc>
          <w:tcPr>
            <w:tcW w:w="0" w:type="auto"/>
            <w:vAlign w:val="center"/>
            <w:hideMark/>
          </w:tcPr>
          <w:p w14:paraId="03EE12F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SueloAyuntamiento</w:t>
            </w:r>
          </w:p>
        </w:tc>
        <w:tc>
          <w:tcPr>
            <w:tcW w:w="0" w:type="auto"/>
            <w:vAlign w:val="center"/>
            <w:hideMark/>
          </w:tcPr>
          <w:p w14:paraId="5F5A93B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idProyecto</w:t>
            </w:r>
          </w:p>
        </w:tc>
        <w:tc>
          <w:tcPr>
            <w:tcW w:w="0" w:type="auto"/>
            <w:vAlign w:val="center"/>
            <w:hideMark/>
          </w:tcPr>
          <w:p w14:paraId="30E1318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4A364A1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1FC5D8E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041E1F3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Proyecto inmobiliario asociado al pago de arbitrios municipales.</w:t>
            </w:r>
          </w:p>
        </w:tc>
      </w:tr>
      <w:tr w:rsidR="009D725B" w:rsidRPr="00667F33" w14:paraId="0C9D7FF8" w14:textId="77777777" w:rsidTr="00C52B81">
        <w:trPr>
          <w:trHeight w:val="600"/>
        </w:trPr>
        <w:tc>
          <w:tcPr>
            <w:tcW w:w="0" w:type="auto"/>
            <w:vAlign w:val="center"/>
            <w:hideMark/>
          </w:tcPr>
          <w:p w14:paraId="4565E07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SueloAyuntamiento</w:t>
            </w:r>
          </w:p>
        </w:tc>
        <w:tc>
          <w:tcPr>
            <w:tcW w:w="0" w:type="auto"/>
            <w:vAlign w:val="center"/>
            <w:hideMark/>
          </w:tcPr>
          <w:p w14:paraId="7061961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idAyuntamiento</w:t>
            </w:r>
          </w:p>
        </w:tc>
        <w:tc>
          <w:tcPr>
            <w:tcW w:w="0" w:type="auto"/>
            <w:vAlign w:val="center"/>
            <w:hideMark/>
          </w:tcPr>
          <w:p w14:paraId="6AC7CE2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0E3D0AF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56DB246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3010B93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Referencia al ayuntamiento emisor del permiso municipal (relación con Municipio).</w:t>
            </w:r>
          </w:p>
        </w:tc>
      </w:tr>
      <w:tr w:rsidR="009D725B" w:rsidRPr="00667F33" w14:paraId="263884DF" w14:textId="77777777" w:rsidTr="00C52B81">
        <w:trPr>
          <w:trHeight w:val="600"/>
        </w:trPr>
        <w:tc>
          <w:tcPr>
            <w:tcW w:w="0" w:type="auto"/>
            <w:vAlign w:val="center"/>
            <w:hideMark/>
          </w:tcPr>
          <w:p w14:paraId="1143078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SueloAyuntamiento</w:t>
            </w:r>
          </w:p>
        </w:tc>
        <w:tc>
          <w:tcPr>
            <w:tcW w:w="0" w:type="auto"/>
            <w:vAlign w:val="center"/>
            <w:hideMark/>
          </w:tcPr>
          <w:p w14:paraId="538506A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numeroArbitrio</w:t>
            </w:r>
          </w:p>
        </w:tc>
        <w:tc>
          <w:tcPr>
            <w:tcW w:w="0" w:type="auto"/>
            <w:vAlign w:val="center"/>
            <w:hideMark/>
          </w:tcPr>
          <w:p w14:paraId="315E415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07FD715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50</w:t>
            </w:r>
          </w:p>
        </w:tc>
        <w:tc>
          <w:tcPr>
            <w:tcW w:w="0" w:type="auto"/>
            <w:vAlign w:val="center"/>
            <w:hideMark/>
          </w:tcPr>
          <w:p w14:paraId="20F0C13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4F31027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Número de recibo o comprobante de pago de arbitrios municipales.</w:t>
            </w:r>
          </w:p>
        </w:tc>
      </w:tr>
      <w:tr w:rsidR="009D725B" w:rsidRPr="00667F33" w14:paraId="17B7D43A" w14:textId="77777777" w:rsidTr="00C52B81">
        <w:trPr>
          <w:trHeight w:val="600"/>
        </w:trPr>
        <w:tc>
          <w:tcPr>
            <w:tcW w:w="0" w:type="auto"/>
            <w:vAlign w:val="center"/>
            <w:hideMark/>
          </w:tcPr>
          <w:p w14:paraId="614E193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SueloAyuntamiento</w:t>
            </w:r>
          </w:p>
        </w:tc>
        <w:tc>
          <w:tcPr>
            <w:tcW w:w="0" w:type="auto"/>
            <w:vAlign w:val="center"/>
            <w:hideMark/>
          </w:tcPr>
          <w:p w14:paraId="0C2ACB7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montoPagado</w:t>
            </w:r>
          </w:p>
        </w:tc>
        <w:tc>
          <w:tcPr>
            <w:tcW w:w="0" w:type="auto"/>
            <w:vAlign w:val="center"/>
            <w:hideMark/>
          </w:tcPr>
          <w:p w14:paraId="60CB942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DECIMAL</w:t>
            </w:r>
          </w:p>
        </w:tc>
        <w:tc>
          <w:tcPr>
            <w:tcW w:w="0" w:type="auto"/>
            <w:vAlign w:val="center"/>
            <w:hideMark/>
          </w:tcPr>
          <w:p w14:paraId="7D00724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10,2</w:t>
            </w:r>
          </w:p>
        </w:tc>
        <w:tc>
          <w:tcPr>
            <w:tcW w:w="0" w:type="auto"/>
            <w:vAlign w:val="center"/>
            <w:hideMark/>
          </w:tcPr>
          <w:p w14:paraId="152D68F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0A20646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Monto pagado por concepto de arbitrios y derechos de construcción.</w:t>
            </w:r>
          </w:p>
        </w:tc>
      </w:tr>
      <w:tr w:rsidR="009D725B" w:rsidRPr="00667F33" w14:paraId="3ED74F62" w14:textId="77777777" w:rsidTr="00C52B81">
        <w:trPr>
          <w:trHeight w:val="600"/>
        </w:trPr>
        <w:tc>
          <w:tcPr>
            <w:tcW w:w="0" w:type="auto"/>
            <w:vAlign w:val="center"/>
            <w:hideMark/>
          </w:tcPr>
          <w:p w14:paraId="025579A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SueloAyuntamiento</w:t>
            </w:r>
          </w:p>
        </w:tc>
        <w:tc>
          <w:tcPr>
            <w:tcW w:w="0" w:type="auto"/>
            <w:vAlign w:val="center"/>
            <w:hideMark/>
          </w:tcPr>
          <w:p w14:paraId="2427F70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fechaPago</w:t>
            </w:r>
          </w:p>
        </w:tc>
        <w:tc>
          <w:tcPr>
            <w:tcW w:w="0" w:type="auto"/>
            <w:vAlign w:val="center"/>
            <w:hideMark/>
          </w:tcPr>
          <w:p w14:paraId="2C3D4DD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DATE</w:t>
            </w:r>
          </w:p>
        </w:tc>
        <w:tc>
          <w:tcPr>
            <w:tcW w:w="0" w:type="auto"/>
            <w:vAlign w:val="center"/>
            <w:hideMark/>
          </w:tcPr>
          <w:p w14:paraId="46E12B9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4751456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13E121B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 de pago de la tarifa municipal.</w:t>
            </w:r>
          </w:p>
        </w:tc>
      </w:tr>
      <w:tr w:rsidR="009D725B" w:rsidRPr="00667F33" w14:paraId="6F3DA19F" w14:textId="77777777" w:rsidTr="00C52B81">
        <w:trPr>
          <w:trHeight w:val="600"/>
        </w:trPr>
        <w:tc>
          <w:tcPr>
            <w:tcW w:w="0" w:type="auto"/>
            <w:vAlign w:val="center"/>
            <w:hideMark/>
          </w:tcPr>
          <w:p w14:paraId="650D3DA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ApiGobernanza</w:t>
            </w:r>
          </w:p>
        </w:tc>
        <w:tc>
          <w:tcPr>
            <w:tcW w:w="0" w:type="auto"/>
            <w:vAlign w:val="center"/>
            <w:hideMark/>
          </w:tcPr>
          <w:p w14:paraId="48028AA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idApiGobernanza</w:t>
            </w:r>
          </w:p>
        </w:tc>
        <w:tc>
          <w:tcPr>
            <w:tcW w:w="0" w:type="auto"/>
            <w:vAlign w:val="center"/>
            <w:hideMark/>
          </w:tcPr>
          <w:p w14:paraId="248E0CD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788FB50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3C2193D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PK</w:t>
            </w:r>
          </w:p>
        </w:tc>
        <w:tc>
          <w:tcPr>
            <w:tcW w:w="0" w:type="auto"/>
            <w:vAlign w:val="center"/>
            <w:hideMark/>
          </w:tcPr>
          <w:p w14:paraId="6F32143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Nodo central de consulta que integra datos de DGII, MIVHED y Catastro. Se genera por cada consulta externa.</w:t>
            </w:r>
          </w:p>
        </w:tc>
      </w:tr>
      <w:tr w:rsidR="009D725B" w:rsidRPr="00667F33" w14:paraId="62C9B4EF" w14:textId="77777777" w:rsidTr="00C52B81">
        <w:trPr>
          <w:trHeight w:val="900"/>
        </w:trPr>
        <w:tc>
          <w:tcPr>
            <w:tcW w:w="0" w:type="auto"/>
            <w:vAlign w:val="center"/>
            <w:hideMark/>
          </w:tcPr>
          <w:p w14:paraId="2A6E3A7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ApiGobernanza</w:t>
            </w:r>
          </w:p>
        </w:tc>
        <w:tc>
          <w:tcPr>
            <w:tcW w:w="0" w:type="auto"/>
            <w:vAlign w:val="center"/>
            <w:hideMark/>
          </w:tcPr>
          <w:p w14:paraId="61C68C4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idDGII</w:t>
            </w:r>
          </w:p>
        </w:tc>
        <w:tc>
          <w:tcPr>
            <w:tcW w:w="0" w:type="auto"/>
            <w:vAlign w:val="center"/>
            <w:hideMark/>
          </w:tcPr>
          <w:p w14:paraId="1900427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3A03357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20</w:t>
            </w:r>
          </w:p>
        </w:tc>
        <w:tc>
          <w:tcPr>
            <w:tcW w:w="0" w:type="auto"/>
            <w:vAlign w:val="center"/>
            <w:hideMark/>
          </w:tcPr>
          <w:p w14:paraId="2827B6D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169EBD1D" w14:textId="6CDF0E23"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Resultado de la validación de RNC</w:t>
            </w:r>
            <w:r w:rsidR="00EE0CB7">
              <w:rPr>
                <w:rFonts w:eastAsia="Times New Roman" w:cs="Times New Roman"/>
                <w:color w:val="000000"/>
                <w:sz w:val="18"/>
                <w:szCs w:val="18"/>
                <w:lang w:val="es-US" w:eastAsia="es-US"/>
              </w:rPr>
              <w:t>.</w:t>
            </w:r>
          </w:p>
        </w:tc>
      </w:tr>
      <w:tr w:rsidR="009D725B" w:rsidRPr="00667F33" w14:paraId="68149701" w14:textId="77777777" w:rsidTr="00C52B81">
        <w:trPr>
          <w:trHeight w:val="900"/>
        </w:trPr>
        <w:tc>
          <w:tcPr>
            <w:tcW w:w="0" w:type="auto"/>
            <w:vAlign w:val="center"/>
            <w:hideMark/>
          </w:tcPr>
          <w:p w14:paraId="6F2F25E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ApiGobernanza</w:t>
            </w:r>
          </w:p>
        </w:tc>
        <w:tc>
          <w:tcPr>
            <w:tcW w:w="0" w:type="auto"/>
            <w:vAlign w:val="center"/>
            <w:hideMark/>
          </w:tcPr>
          <w:p w14:paraId="7ECD795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idMivhed</w:t>
            </w:r>
          </w:p>
        </w:tc>
        <w:tc>
          <w:tcPr>
            <w:tcW w:w="0" w:type="auto"/>
            <w:vAlign w:val="center"/>
            <w:hideMark/>
          </w:tcPr>
          <w:p w14:paraId="2BB4CC7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521473D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50</w:t>
            </w:r>
          </w:p>
        </w:tc>
        <w:tc>
          <w:tcPr>
            <w:tcW w:w="0" w:type="auto"/>
            <w:vAlign w:val="center"/>
            <w:hideMark/>
          </w:tcPr>
          <w:p w14:paraId="75AD59B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1658CF47" w14:textId="3152EB9D"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Validación de estatus de la licencia de construcción</w:t>
            </w:r>
            <w:r w:rsidR="00EE0CB7">
              <w:rPr>
                <w:rFonts w:eastAsia="Times New Roman" w:cs="Times New Roman"/>
                <w:color w:val="000000"/>
                <w:sz w:val="18"/>
                <w:szCs w:val="18"/>
                <w:lang w:val="es-US" w:eastAsia="es-US"/>
              </w:rPr>
              <w:t>.</w:t>
            </w:r>
          </w:p>
        </w:tc>
      </w:tr>
      <w:tr w:rsidR="009D725B" w:rsidRPr="00667F33" w14:paraId="4C20CC91" w14:textId="77777777" w:rsidTr="00C52B81">
        <w:trPr>
          <w:trHeight w:val="900"/>
        </w:trPr>
        <w:tc>
          <w:tcPr>
            <w:tcW w:w="0" w:type="auto"/>
            <w:vAlign w:val="center"/>
            <w:hideMark/>
          </w:tcPr>
          <w:p w14:paraId="78F1F4C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ApiGobernanza</w:t>
            </w:r>
          </w:p>
        </w:tc>
        <w:tc>
          <w:tcPr>
            <w:tcW w:w="0" w:type="auto"/>
            <w:vAlign w:val="center"/>
            <w:hideMark/>
          </w:tcPr>
          <w:p w14:paraId="75475F7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idCatastro</w:t>
            </w:r>
          </w:p>
        </w:tc>
        <w:tc>
          <w:tcPr>
            <w:tcW w:w="0" w:type="auto"/>
            <w:vAlign w:val="center"/>
            <w:hideMark/>
          </w:tcPr>
          <w:p w14:paraId="4E26197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26ACD8B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50</w:t>
            </w:r>
          </w:p>
        </w:tc>
        <w:tc>
          <w:tcPr>
            <w:tcW w:w="0" w:type="auto"/>
            <w:vAlign w:val="center"/>
            <w:hideMark/>
          </w:tcPr>
          <w:p w14:paraId="50025AB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055FED57" w14:textId="6D1FBF91"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Validación de la existencia de gravámenes, hipotecas o cargas en el título</w:t>
            </w:r>
            <w:r w:rsidR="00EE0CB7">
              <w:rPr>
                <w:rFonts w:eastAsia="Times New Roman" w:cs="Times New Roman"/>
                <w:color w:val="000000"/>
                <w:sz w:val="18"/>
                <w:szCs w:val="18"/>
                <w:lang w:val="es-US" w:eastAsia="es-US"/>
              </w:rPr>
              <w:t>.</w:t>
            </w:r>
          </w:p>
        </w:tc>
      </w:tr>
      <w:tr w:rsidR="009D725B" w:rsidRPr="00667F33" w14:paraId="656E4EC3" w14:textId="77777777" w:rsidTr="00C52B81">
        <w:trPr>
          <w:trHeight w:val="600"/>
        </w:trPr>
        <w:tc>
          <w:tcPr>
            <w:tcW w:w="0" w:type="auto"/>
            <w:vAlign w:val="center"/>
            <w:hideMark/>
          </w:tcPr>
          <w:p w14:paraId="2154A5B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ApiGobernanza</w:t>
            </w:r>
          </w:p>
        </w:tc>
        <w:tc>
          <w:tcPr>
            <w:tcW w:w="0" w:type="auto"/>
            <w:vAlign w:val="center"/>
            <w:hideMark/>
          </w:tcPr>
          <w:p w14:paraId="47669C3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idMunicipal</w:t>
            </w:r>
          </w:p>
        </w:tc>
        <w:tc>
          <w:tcPr>
            <w:tcW w:w="0" w:type="auto"/>
            <w:vAlign w:val="center"/>
            <w:hideMark/>
          </w:tcPr>
          <w:p w14:paraId="4685084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789AB0F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50</w:t>
            </w:r>
          </w:p>
        </w:tc>
        <w:tc>
          <w:tcPr>
            <w:tcW w:w="0" w:type="auto"/>
            <w:vAlign w:val="center"/>
            <w:hideMark/>
          </w:tcPr>
          <w:p w14:paraId="6184615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2E96ACC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 xml:space="preserve">Validación de permisos municipales y pago de arbitrios ("AL_DIA", </w:t>
            </w:r>
            <w:r w:rsidRPr="00667F33">
              <w:rPr>
                <w:rFonts w:eastAsia="Times New Roman" w:cs="Times New Roman"/>
                <w:color w:val="000000"/>
                <w:sz w:val="18"/>
                <w:szCs w:val="18"/>
                <w:lang w:val="es-US" w:eastAsia="es-US"/>
              </w:rPr>
              <w:lastRenderedPageBreak/>
              <w:t>"MORA", "SIN_REGISTRO").</w:t>
            </w:r>
          </w:p>
        </w:tc>
      </w:tr>
      <w:tr w:rsidR="009D725B" w:rsidRPr="00667F33" w14:paraId="1085CA99" w14:textId="77777777" w:rsidTr="00C52B81">
        <w:trPr>
          <w:trHeight w:val="600"/>
        </w:trPr>
        <w:tc>
          <w:tcPr>
            <w:tcW w:w="0" w:type="auto"/>
            <w:vAlign w:val="center"/>
            <w:hideMark/>
          </w:tcPr>
          <w:p w14:paraId="53D0893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lastRenderedPageBreak/>
              <w:t>ApiGobernanza</w:t>
            </w:r>
          </w:p>
        </w:tc>
        <w:tc>
          <w:tcPr>
            <w:tcW w:w="0" w:type="auto"/>
            <w:vAlign w:val="center"/>
            <w:hideMark/>
          </w:tcPr>
          <w:p w14:paraId="022C34C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fechaConsulta</w:t>
            </w:r>
          </w:p>
        </w:tc>
        <w:tc>
          <w:tcPr>
            <w:tcW w:w="0" w:type="auto"/>
            <w:vAlign w:val="center"/>
            <w:hideMark/>
          </w:tcPr>
          <w:p w14:paraId="74F0B80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DATETIME</w:t>
            </w:r>
          </w:p>
        </w:tc>
        <w:tc>
          <w:tcPr>
            <w:tcW w:w="0" w:type="auto"/>
            <w:vAlign w:val="center"/>
            <w:hideMark/>
          </w:tcPr>
          <w:p w14:paraId="51D12F0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6104FBF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17436BA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 y hora en que se realizó la consulta a las APIs externas.</w:t>
            </w:r>
          </w:p>
        </w:tc>
      </w:tr>
      <w:tr w:rsidR="009D725B" w:rsidRPr="00667F33" w14:paraId="79B2D10E" w14:textId="77777777" w:rsidTr="00C52B81">
        <w:trPr>
          <w:trHeight w:val="900"/>
        </w:trPr>
        <w:tc>
          <w:tcPr>
            <w:tcW w:w="0" w:type="auto"/>
            <w:vAlign w:val="center"/>
            <w:hideMark/>
          </w:tcPr>
          <w:p w14:paraId="77BA1CC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SelloIntegridad</w:t>
            </w:r>
          </w:p>
        </w:tc>
        <w:tc>
          <w:tcPr>
            <w:tcW w:w="0" w:type="auto"/>
            <w:vAlign w:val="center"/>
            <w:hideMark/>
          </w:tcPr>
          <w:p w14:paraId="39EE1BC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idSello</w:t>
            </w:r>
          </w:p>
        </w:tc>
        <w:tc>
          <w:tcPr>
            <w:tcW w:w="0" w:type="auto"/>
            <w:vAlign w:val="center"/>
            <w:hideMark/>
          </w:tcPr>
          <w:p w14:paraId="7EABE73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23D2585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5792D06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PK</w:t>
            </w:r>
          </w:p>
        </w:tc>
        <w:tc>
          <w:tcPr>
            <w:tcW w:w="0" w:type="auto"/>
            <w:vAlign w:val="center"/>
            <w:hideMark/>
          </w:tcPr>
          <w:p w14:paraId="3651C30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Identificador del certificado de confianza digital emitido por VeriFinca cuando un proyecto aprueba todas las validaciones.</w:t>
            </w:r>
          </w:p>
        </w:tc>
      </w:tr>
      <w:tr w:rsidR="009D725B" w:rsidRPr="00667F33" w14:paraId="68FF7CFA" w14:textId="77777777" w:rsidTr="00C52B81">
        <w:trPr>
          <w:trHeight w:val="900"/>
        </w:trPr>
        <w:tc>
          <w:tcPr>
            <w:tcW w:w="0" w:type="auto"/>
            <w:vAlign w:val="center"/>
            <w:hideMark/>
          </w:tcPr>
          <w:p w14:paraId="5C0B022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SelloIntegridad</w:t>
            </w:r>
          </w:p>
        </w:tc>
        <w:tc>
          <w:tcPr>
            <w:tcW w:w="0" w:type="auto"/>
            <w:vAlign w:val="center"/>
            <w:hideMark/>
          </w:tcPr>
          <w:p w14:paraId="2D5EFDA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idProyecto</w:t>
            </w:r>
          </w:p>
        </w:tc>
        <w:tc>
          <w:tcPr>
            <w:tcW w:w="0" w:type="auto"/>
            <w:vAlign w:val="center"/>
            <w:hideMark/>
          </w:tcPr>
          <w:p w14:paraId="30365EF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30E6EFE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268DF1D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2E82BFA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Proyecto que ha superado todas las validaciones gubernamentales (DGII, Catastro, MIVHED, Ayuntamiento).</w:t>
            </w:r>
          </w:p>
        </w:tc>
      </w:tr>
      <w:tr w:rsidR="009D725B" w:rsidRPr="00667F33" w14:paraId="1039C0E0" w14:textId="77777777" w:rsidTr="00C52B81">
        <w:trPr>
          <w:trHeight w:val="600"/>
        </w:trPr>
        <w:tc>
          <w:tcPr>
            <w:tcW w:w="0" w:type="auto"/>
            <w:vAlign w:val="center"/>
            <w:hideMark/>
          </w:tcPr>
          <w:p w14:paraId="2C6A60B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SelloIntegridad</w:t>
            </w:r>
          </w:p>
        </w:tc>
        <w:tc>
          <w:tcPr>
            <w:tcW w:w="0" w:type="auto"/>
            <w:vAlign w:val="center"/>
            <w:hideMark/>
          </w:tcPr>
          <w:p w14:paraId="080CCA1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idApiGobernanza</w:t>
            </w:r>
          </w:p>
        </w:tc>
        <w:tc>
          <w:tcPr>
            <w:tcW w:w="0" w:type="auto"/>
            <w:vAlign w:val="center"/>
            <w:hideMark/>
          </w:tcPr>
          <w:p w14:paraId="6DB168A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4A08FDD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55FF61B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4155B62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Referencia a la consulta de gobernanza que validó el proyecto para emitir el sello.</w:t>
            </w:r>
          </w:p>
        </w:tc>
      </w:tr>
      <w:tr w:rsidR="009D725B" w:rsidRPr="00667F33" w14:paraId="25190983" w14:textId="77777777" w:rsidTr="00C52B81">
        <w:trPr>
          <w:trHeight w:val="600"/>
        </w:trPr>
        <w:tc>
          <w:tcPr>
            <w:tcW w:w="0" w:type="auto"/>
            <w:vAlign w:val="center"/>
            <w:hideMark/>
          </w:tcPr>
          <w:p w14:paraId="12A9088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SelloIntegridad</w:t>
            </w:r>
          </w:p>
        </w:tc>
        <w:tc>
          <w:tcPr>
            <w:tcW w:w="0" w:type="auto"/>
            <w:vAlign w:val="center"/>
            <w:hideMark/>
          </w:tcPr>
          <w:p w14:paraId="79B8CA8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codigoQR</w:t>
            </w:r>
          </w:p>
        </w:tc>
        <w:tc>
          <w:tcPr>
            <w:tcW w:w="0" w:type="auto"/>
            <w:vAlign w:val="center"/>
            <w:hideMark/>
          </w:tcPr>
          <w:p w14:paraId="413E92A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188DFDF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255</w:t>
            </w:r>
          </w:p>
        </w:tc>
        <w:tc>
          <w:tcPr>
            <w:tcW w:w="0" w:type="auto"/>
            <w:vAlign w:val="center"/>
            <w:hideMark/>
          </w:tcPr>
          <w:p w14:paraId="1A53F38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21B12D0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Código QR único que permite verificar la autenticidad del sello en cualquier dispositivo móvil.</w:t>
            </w:r>
          </w:p>
        </w:tc>
      </w:tr>
      <w:tr w:rsidR="009D725B" w:rsidRPr="00667F33" w14:paraId="418AF2BC" w14:textId="77777777" w:rsidTr="00C52B81">
        <w:trPr>
          <w:trHeight w:val="600"/>
        </w:trPr>
        <w:tc>
          <w:tcPr>
            <w:tcW w:w="0" w:type="auto"/>
            <w:vAlign w:val="center"/>
            <w:hideMark/>
          </w:tcPr>
          <w:p w14:paraId="4C8EA14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SelloIntegridad</w:t>
            </w:r>
          </w:p>
        </w:tc>
        <w:tc>
          <w:tcPr>
            <w:tcW w:w="0" w:type="auto"/>
            <w:vAlign w:val="center"/>
            <w:hideMark/>
          </w:tcPr>
          <w:p w14:paraId="16CD436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firmaDigital</w:t>
            </w:r>
          </w:p>
        </w:tc>
        <w:tc>
          <w:tcPr>
            <w:tcW w:w="0" w:type="auto"/>
            <w:vAlign w:val="center"/>
            <w:hideMark/>
          </w:tcPr>
          <w:p w14:paraId="5BA0C6B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TEXT</w:t>
            </w:r>
          </w:p>
        </w:tc>
        <w:tc>
          <w:tcPr>
            <w:tcW w:w="0" w:type="auto"/>
            <w:vAlign w:val="center"/>
            <w:hideMark/>
          </w:tcPr>
          <w:p w14:paraId="41F4996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5FADB10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256C29C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Firma digital del sello usando criptografía asimétrica (hash firmado con clave privada de VeriFinca).</w:t>
            </w:r>
          </w:p>
        </w:tc>
      </w:tr>
      <w:tr w:rsidR="009D725B" w:rsidRPr="00667F33" w14:paraId="77BA9BD4" w14:textId="77777777" w:rsidTr="00C52B81">
        <w:trPr>
          <w:trHeight w:val="600"/>
        </w:trPr>
        <w:tc>
          <w:tcPr>
            <w:tcW w:w="0" w:type="auto"/>
            <w:vAlign w:val="center"/>
            <w:hideMark/>
          </w:tcPr>
          <w:p w14:paraId="0A8EE86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SelloIntegridad</w:t>
            </w:r>
          </w:p>
        </w:tc>
        <w:tc>
          <w:tcPr>
            <w:tcW w:w="0" w:type="auto"/>
            <w:vAlign w:val="center"/>
            <w:hideMark/>
          </w:tcPr>
          <w:p w14:paraId="27772DB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fechaEmision</w:t>
            </w:r>
          </w:p>
        </w:tc>
        <w:tc>
          <w:tcPr>
            <w:tcW w:w="0" w:type="auto"/>
            <w:vAlign w:val="center"/>
            <w:hideMark/>
          </w:tcPr>
          <w:p w14:paraId="2221549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DATETIME</w:t>
            </w:r>
          </w:p>
        </w:tc>
        <w:tc>
          <w:tcPr>
            <w:tcW w:w="0" w:type="auto"/>
            <w:vAlign w:val="center"/>
            <w:hideMark/>
          </w:tcPr>
          <w:p w14:paraId="73B7FF6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74CDC94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15AF0E0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 y hora de emisión del certificado de integridad.</w:t>
            </w:r>
          </w:p>
        </w:tc>
      </w:tr>
      <w:tr w:rsidR="009D725B" w:rsidRPr="00667F33" w14:paraId="78E74DC4" w14:textId="77777777" w:rsidTr="00C52B81">
        <w:trPr>
          <w:trHeight w:val="600"/>
        </w:trPr>
        <w:tc>
          <w:tcPr>
            <w:tcW w:w="0" w:type="auto"/>
            <w:vAlign w:val="center"/>
            <w:hideMark/>
          </w:tcPr>
          <w:p w14:paraId="4CF8FA1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SelloIntegridad</w:t>
            </w:r>
          </w:p>
        </w:tc>
        <w:tc>
          <w:tcPr>
            <w:tcW w:w="0" w:type="auto"/>
            <w:vAlign w:val="center"/>
            <w:hideMark/>
          </w:tcPr>
          <w:p w14:paraId="069E474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fechaExpiracion</w:t>
            </w:r>
          </w:p>
        </w:tc>
        <w:tc>
          <w:tcPr>
            <w:tcW w:w="0" w:type="auto"/>
            <w:vAlign w:val="center"/>
            <w:hideMark/>
          </w:tcPr>
          <w:p w14:paraId="012228B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DATETIME</w:t>
            </w:r>
          </w:p>
        </w:tc>
        <w:tc>
          <w:tcPr>
            <w:tcW w:w="0" w:type="auto"/>
            <w:vAlign w:val="center"/>
            <w:hideMark/>
          </w:tcPr>
          <w:p w14:paraId="1681DDB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0F235D0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5AB550B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 de vencimiento del sello de integridad (renovable anualmente).</w:t>
            </w:r>
          </w:p>
        </w:tc>
      </w:tr>
      <w:tr w:rsidR="009D725B" w:rsidRPr="00667F33" w14:paraId="0972FC7F" w14:textId="77777777" w:rsidTr="00C52B81">
        <w:trPr>
          <w:trHeight w:val="600"/>
        </w:trPr>
        <w:tc>
          <w:tcPr>
            <w:tcW w:w="0" w:type="auto"/>
            <w:vAlign w:val="center"/>
            <w:hideMark/>
          </w:tcPr>
          <w:p w14:paraId="5C9F5E5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SolvenciaFinanciera</w:t>
            </w:r>
          </w:p>
        </w:tc>
        <w:tc>
          <w:tcPr>
            <w:tcW w:w="0" w:type="auto"/>
            <w:vAlign w:val="center"/>
            <w:hideMark/>
          </w:tcPr>
          <w:p w14:paraId="68F2756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idSolvencia</w:t>
            </w:r>
          </w:p>
        </w:tc>
        <w:tc>
          <w:tcPr>
            <w:tcW w:w="0" w:type="auto"/>
            <w:vAlign w:val="center"/>
            <w:hideMark/>
          </w:tcPr>
          <w:p w14:paraId="388E2BA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412CC96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6E386A2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PK</w:t>
            </w:r>
          </w:p>
        </w:tc>
        <w:tc>
          <w:tcPr>
            <w:tcW w:w="0" w:type="auto"/>
            <w:vAlign w:val="center"/>
            <w:hideMark/>
          </w:tcPr>
          <w:p w14:paraId="054D81A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 del análisis de capacidad de pago, liquidez y solidez financiera del proyecto.</w:t>
            </w:r>
          </w:p>
        </w:tc>
      </w:tr>
      <w:tr w:rsidR="009D725B" w:rsidRPr="00667F33" w14:paraId="1D2DCD28" w14:textId="77777777" w:rsidTr="00C52B81">
        <w:trPr>
          <w:trHeight w:val="900"/>
        </w:trPr>
        <w:tc>
          <w:tcPr>
            <w:tcW w:w="0" w:type="auto"/>
            <w:vAlign w:val="center"/>
            <w:hideMark/>
          </w:tcPr>
          <w:p w14:paraId="1B4D430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SolvenciaFinanciera</w:t>
            </w:r>
          </w:p>
        </w:tc>
        <w:tc>
          <w:tcPr>
            <w:tcW w:w="0" w:type="auto"/>
            <w:vAlign w:val="center"/>
            <w:hideMark/>
          </w:tcPr>
          <w:p w14:paraId="7E11CB9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idProyecto</w:t>
            </w:r>
          </w:p>
        </w:tc>
        <w:tc>
          <w:tcPr>
            <w:tcW w:w="0" w:type="auto"/>
            <w:vAlign w:val="center"/>
            <w:hideMark/>
          </w:tcPr>
          <w:p w14:paraId="0BBC74D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57DA2D4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68089F5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2DD69C1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Vinculación del análisis financiero con el proyecto inmobiliario. Un proyecto puede tener múltiples análisis históricos.</w:t>
            </w:r>
          </w:p>
        </w:tc>
      </w:tr>
      <w:tr w:rsidR="009D725B" w:rsidRPr="00667F33" w14:paraId="1F9D0E6D" w14:textId="77777777" w:rsidTr="00C52B81">
        <w:trPr>
          <w:trHeight w:val="600"/>
        </w:trPr>
        <w:tc>
          <w:tcPr>
            <w:tcW w:w="0" w:type="auto"/>
            <w:vAlign w:val="center"/>
            <w:hideMark/>
          </w:tcPr>
          <w:p w14:paraId="01244BF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SolvenciaFinanciera</w:t>
            </w:r>
          </w:p>
        </w:tc>
        <w:tc>
          <w:tcPr>
            <w:tcW w:w="0" w:type="auto"/>
            <w:vAlign w:val="center"/>
            <w:hideMark/>
          </w:tcPr>
          <w:p w14:paraId="6883847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idMoviliario</w:t>
            </w:r>
          </w:p>
        </w:tc>
        <w:tc>
          <w:tcPr>
            <w:tcW w:w="0" w:type="auto"/>
            <w:vAlign w:val="center"/>
            <w:hideMark/>
          </w:tcPr>
          <w:p w14:paraId="187ECB5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534B875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13932FE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10A185F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Tipo de inmueble asociado al análisis de solvencia.</w:t>
            </w:r>
          </w:p>
        </w:tc>
      </w:tr>
      <w:tr w:rsidR="009D725B" w:rsidRPr="00667F33" w14:paraId="2B4AF8AF" w14:textId="77777777" w:rsidTr="00C52B81">
        <w:trPr>
          <w:trHeight w:val="600"/>
        </w:trPr>
        <w:tc>
          <w:tcPr>
            <w:tcW w:w="0" w:type="auto"/>
            <w:vAlign w:val="center"/>
            <w:hideMark/>
          </w:tcPr>
          <w:p w14:paraId="673F403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SolvenciaFinanciera</w:t>
            </w:r>
          </w:p>
        </w:tc>
        <w:tc>
          <w:tcPr>
            <w:tcW w:w="0" w:type="auto"/>
            <w:vAlign w:val="center"/>
            <w:hideMark/>
          </w:tcPr>
          <w:p w14:paraId="008E746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ingresoMensual</w:t>
            </w:r>
          </w:p>
        </w:tc>
        <w:tc>
          <w:tcPr>
            <w:tcW w:w="0" w:type="auto"/>
            <w:vAlign w:val="center"/>
            <w:hideMark/>
          </w:tcPr>
          <w:p w14:paraId="7414CD7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DECIMAL</w:t>
            </w:r>
          </w:p>
        </w:tc>
        <w:tc>
          <w:tcPr>
            <w:tcW w:w="0" w:type="auto"/>
            <w:vAlign w:val="center"/>
            <w:hideMark/>
          </w:tcPr>
          <w:p w14:paraId="5D1B289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12,2</w:t>
            </w:r>
          </w:p>
        </w:tc>
        <w:tc>
          <w:tcPr>
            <w:tcW w:w="0" w:type="auto"/>
            <w:vAlign w:val="center"/>
            <w:hideMark/>
          </w:tcPr>
          <w:p w14:paraId="75F136D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41D1DE5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Ingreso mensual declarado por el promotor o desarrollador.</w:t>
            </w:r>
          </w:p>
        </w:tc>
      </w:tr>
      <w:tr w:rsidR="009D725B" w:rsidRPr="00667F33" w14:paraId="3DE35190" w14:textId="77777777" w:rsidTr="00C52B81">
        <w:trPr>
          <w:trHeight w:val="900"/>
        </w:trPr>
        <w:tc>
          <w:tcPr>
            <w:tcW w:w="0" w:type="auto"/>
            <w:vAlign w:val="center"/>
            <w:hideMark/>
          </w:tcPr>
          <w:p w14:paraId="763325F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SolvenciaFinanciera</w:t>
            </w:r>
          </w:p>
        </w:tc>
        <w:tc>
          <w:tcPr>
            <w:tcW w:w="0" w:type="auto"/>
            <w:vAlign w:val="center"/>
            <w:hideMark/>
          </w:tcPr>
          <w:p w14:paraId="23437C9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capacidadEndeudamiento</w:t>
            </w:r>
          </w:p>
        </w:tc>
        <w:tc>
          <w:tcPr>
            <w:tcW w:w="0" w:type="auto"/>
            <w:vAlign w:val="center"/>
            <w:hideMark/>
          </w:tcPr>
          <w:p w14:paraId="6F10B32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DECIMAL</w:t>
            </w:r>
          </w:p>
        </w:tc>
        <w:tc>
          <w:tcPr>
            <w:tcW w:w="0" w:type="auto"/>
            <w:vAlign w:val="center"/>
            <w:hideMark/>
          </w:tcPr>
          <w:p w14:paraId="6EB5E5B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5,2</w:t>
            </w:r>
          </w:p>
        </w:tc>
        <w:tc>
          <w:tcPr>
            <w:tcW w:w="0" w:type="auto"/>
            <w:vAlign w:val="center"/>
            <w:hideMark/>
          </w:tcPr>
          <w:p w14:paraId="533B663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28CC3A3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Porcentaje de capacidad de endeudamiento calculado (ej. 35.50 para 35.5%).</w:t>
            </w:r>
          </w:p>
        </w:tc>
      </w:tr>
      <w:tr w:rsidR="009D725B" w:rsidRPr="00667F33" w14:paraId="0E148920" w14:textId="77777777" w:rsidTr="00C52B81">
        <w:trPr>
          <w:trHeight w:val="600"/>
        </w:trPr>
        <w:tc>
          <w:tcPr>
            <w:tcW w:w="0" w:type="auto"/>
            <w:vAlign w:val="center"/>
            <w:hideMark/>
          </w:tcPr>
          <w:p w14:paraId="54BCD08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SolvenciaFinanciera</w:t>
            </w:r>
          </w:p>
        </w:tc>
        <w:tc>
          <w:tcPr>
            <w:tcW w:w="0" w:type="auto"/>
            <w:vAlign w:val="center"/>
            <w:hideMark/>
          </w:tcPr>
          <w:p w14:paraId="6A980B3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dictamen</w:t>
            </w:r>
          </w:p>
        </w:tc>
        <w:tc>
          <w:tcPr>
            <w:tcW w:w="0" w:type="auto"/>
            <w:vAlign w:val="center"/>
            <w:hideMark/>
          </w:tcPr>
          <w:p w14:paraId="65F2AD0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29E47E9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20</w:t>
            </w:r>
          </w:p>
        </w:tc>
        <w:tc>
          <w:tcPr>
            <w:tcW w:w="0" w:type="auto"/>
            <w:vAlign w:val="center"/>
            <w:hideMark/>
          </w:tcPr>
          <w:p w14:paraId="3DD8742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33EC5F6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Resultado del análisis (APROBADO, RECHAZADO, EN_REVISION, CONDICIONADO).</w:t>
            </w:r>
          </w:p>
        </w:tc>
      </w:tr>
      <w:tr w:rsidR="009D725B" w:rsidRPr="00667F33" w14:paraId="68D011B8" w14:textId="77777777" w:rsidTr="00C52B81">
        <w:trPr>
          <w:trHeight w:val="600"/>
        </w:trPr>
        <w:tc>
          <w:tcPr>
            <w:tcW w:w="0" w:type="auto"/>
            <w:vAlign w:val="center"/>
            <w:hideMark/>
          </w:tcPr>
          <w:p w14:paraId="44DD458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SolvenciaFinanciera</w:t>
            </w:r>
          </w:p>
        </w:tc>
        <w:tc>
          <w:tcPr>
            <w:tcW w:w="0" w:type="auto"/>
            <w:vAlign w:val="center"/>
            <w:hideMark/>
          </w:tcPr>
          <w:p w14:paraId="77C108A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fechaAnalisis</w:t>
            </w:r>
          </w:p>
        </w:tc>
        <w:tc>
          <w:tcPr>
            <w:tcW w:w="0" w:type="auto"/>
            <w:vAlign w:val="center"/>
            <w:hideMark/>
          </w:tcPr>
          <w:p w14:paraId="4376133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DATETIME</w:t>
            </w:r>
          </w:p>
        </w:tc>
        <w:tc>
          <w:tcPr>
            <w:tcW w:w="0" w:type="auto"/>
            <w:vAlign w:val="center"/>
            <w:hideMark/>
          </w:tcPr>
          <w:p w14:paraId="23CBD3F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5D8F59E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5F7A104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 de realización del análisis financiero.</w:t>
            </w:r>
          </w:p>
        </w:tc>
      </w:tr>
      <w:tr w:rsidR="009D725B" w:rsidRPr="00667F33" w14:paraId="02254576" w14:textId="77777777" w:rsidTr="00C52B81">
        <w:trPr>
          <w:trHeight w:val="900"/>
        </w:trPr>
        <w:tc>
          <w:tcPr>
            <w:tcW w:w="0" w:type="auto"/>
            <w:vAlign w:val="center"/>
            <w:hideMark/>
          </w:tcPr>
          <w:p w14:paraId="11449F1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lastRenderedPageBreak/>
              <w:t>PlanSuscripcion</w:t>
            </w:r>
          </w:p>
        </w:tc>
        <w:tc>
          <w:tcPr>
            <w:tcW w:w="0" w:type="auto"/>
            <w:vAlign w:val="center"/>
            <w:hideMark/>
          </w:tcPr>
          <w:p w14:paraId="109796F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idSuscripcion</w:t>
            </w:r>
          </w:p>
        </w:tc>
        <w:tc>
          <w:tcPr>
            <w:tcW w:w="0" w:type="auto"/>
            <w:vAlign w:val="center"/>
            <w:hideMark/>
          </w:tcPr>
          <w:p w14:paraId="2286326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1148829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25C7C22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PK</w:t>
            </w:r>
          </w:p>
        </w:tc>
        <w:tc>
          <w:tcPr>
            <w:tcW w:w="0" w:type="auto"/>
            <w:vAlign w:val="center"/>
            <w:hideMark/>
          </w:tcPr>
          <w:p w14:paraId="7B6F914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Identificador del modelo de suscripción (1=Plan Gratis, 2=Plan Básico, 3=Plan Premium, 4=Plan Corporativo, 5=Fremium).</w:t>
            </w:r>
          </w:p>
        </w:tc>
      </w:tr>
      <w:tr w:rsidR="009D725B" w:rsidRPr="00667F33" w14:paraId="2EAB3AD8" w14:textId="77777777" w:rsidTr="00C52B81">
        <w:trPr>
          <w:trHeight w:val="600"/>
        </w:trPr>
        <w:tc>
          <w:tcPr>
            <w:tcW w:w="0" w:type="auto"/>
            <w:vAlign w:val="center"/>
            <w:hideMark/>
          </w:tcPr>
          <w:p w14:paraId="6AE66C4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PlanSuscripcion</w:t>
            </w:r>
          </w:p>
        </w:tc>
        <w:tc>
          <w:tcPr>
            <w:tcW w:w="0" w:type="auto"/>
            <w:vAlign w:val="center"/>
            <w:hideMark/>
          </w:tcPr>
          <w:p w14:paraId="24D594C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nombrePlan</w:t>
            </w:r>
          </w:p>
        </w:tc>
        <w:tc>
          <w:tcPr>
            <w:tcW w:w="0" w:type="auto"/>
            <w:vAlign w:val="center"/>
            <w:hideMark/>
          </w:tcPr>
          <w:p w14:paraId="30BA4A5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75C2216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50</w:t>
            </w:r>
          </w:p>
        </w:tc>
        <w:tc>
          <w:tcPr>
            <w:tcW w:w="0" w:type="auto"/>
            <w:vAlign w:val="center"/>
            <w:hideMark/>
          </w:tcPr>
          <w:p w14:paraId="3389332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317D4AC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Nombre comercial del paquete de servicios (ej. "Gratis", "Premium Plus", "Fremium").</w:t>
            </w:r>
          </w:p>
        </w:tc>
      </w:tr>
      <w:tr w:rsidR="009D725B" w:rsidRPr="00667F33" w14:paraId="64E76502" w14:textId="77777777" w:rsidTr="00C52B81">
        <w:trPr>
          <w:trHeight w:val="600"/>
        </w:trPr>
        <w:tc>
          <w:tcPr>
            <w:tcW w:w="0" w:type="auto"/>
            <w:vAlign w:val="center"/>
            <w:hideMark/>
          </w:tcPr>
          <w:p w14:paraId="79FD35E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PlanSuscripcion</w:t>
            </w:r>
          </w:p>
        </w:tc>
        <w:tc>
          <w:tcPr>
            <w:tcW w:w="0" w:type="auto"/>
            <w:vAlign w:val="center"/>
            <w:hideMark/>
          </w:tcPr>
          <w:p w14:paraId="020AAD8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precioMensual</w:t>
            </w:r>
          </w:p>
        </w:tc>
        <w:tc>
          <w:tcPr>
            <w:tcW w:w="0" w:type="auto"/>
            <w:vAlign w:val="center"/>
            <w:hideMark/>
          </w:tcPr>
          <w:p w14:paraId="6EB0B5C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DECIMAL</w:t>
            </w:r>
          </w:p>
        </w:tc>
        <w:tc>
          <w:tcPr>
            <w:tcW w:w="0" w:type="auto"/>
            <w:vAlign w:val="center"/>
            <w:hideMark/>
          </w:tcPr>
          <w:p w14:paraId="0C3AEFB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10,2</w:t>
            </w:r>
          </w:p>
        </w:tc>
        <w:tc>
          <w:tcPr>
            <w:tcW w:w="0" w:type="auto"/>
            <w:vAlign w:val="center"/>
            <w:hideMark/>
          </w:tcPr>
          <w:p w14:paraId="4C0BD8B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7D84A62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Precio mensual del plan en pesos dominicanos (DOP).</w:t>
            </w:r>
          </w:p>
        </w:tc>
      </w:tr>
      <w:tr w:rsidR="009D725B" w:rsidRPr="00667F33" w14:paraId="76831811" w14:textId="77777777" w:rsidTr="00C52B81">
        <w:trPr>
          <w:trHeight w:val="600"/>
        </w:trPr>
        <w:tc>
          <w:tcPr>
            <w:tcW w:w="0" w:type="auto"/>
            <w:vAlign w:val="center"/>
            <w:hideMark/>
          </w:tcPr>
          <w:p w14:paraId="1C1AF02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PlanSuscripcion</w:t>
            </w:r>
          </w:p>
        </w:tc>
        <w:tc>
          <w:tcPr>
            <w:tcW w:w="0" w:type="auto"/>
            <w:vAlign w:val="center"/>
            <w:hideMark/>
          </w:tcPr>
          <w:p w14:paraId="507B7CE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precioAnual</w:t>
            </w:r>
          </w:p>
        </w:tc>
        <w:tc>
          <w:tcPr>
            <w:tcW w:w="0" w:type="auto"/>
            <w:vAlign w:val="center"/>
            <w:hideMark/>
          </w:tcPr>
          <w:p w14:paraId="2C7486D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DECIMAL</w:t>
            </w:r>
          </w:p>
        </w:tc>
        <w:tc>
          <w:tcPr>
            <w:tcW w:w="0" w:type="auto"/>
            <w:vAlign w:val="center"/>
            <w:hideMark/>
          </w:tcPr>
          <w:p w14:paraId="0D667BF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10,2</w:t>
            </w:r>
          </w:p>
        </w:tc>
        <w:tc>
          <w:tcPr>
            <w:tcW w:w="0" w:type="auto"/>
            <w:vAlign w:val="center"/>
            <w:hideMark/>
          </w:tcPr>
          <w:p w14:paraId="2FAD941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3117BB8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Precio anual del plan con descuento incluido en pesos dominicanos (DOP).</w:t>
            </w:r>
          </w:p>
        </w:tc>
      </w:tr>
      <w:tr w:rsidR="009D725B" w:rsidRPr="00667F33" w14:paraId="228C2835" w14:textId="77777777" w:rsidTr="00C52B81">
        <w:trPr>
          <w:trHeight w:val="600"/>
        </w:trPr>
        <w:tc>
          <w:tcPr>
            <w:tcW w:w="0" w:type="auto"/>
            <w:vAlign w:val="center"/>
            <w:hideMark/>
          </w:tcPr>
          <w:p w14:paraId="1E3F2A1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PlanSuscripcion</w:t>
            </w:r>
          </w:p>
        </w:tc>
        <w:tc>
          <w:tcPr>
            <w:tcW w:w="0" w:type="auto"/>
            <w:vAlign w:val="center"/>
            <w:hideMark/>
          </w:tcPr>
          <w:p w14:paraId="783E1C4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limiteConsultas</w:t>
            </w:r>
          </w:p>
        </w:tc>
        <w:tc>
          <w:tcPr>
            <w:tcW w:w="0" w:type="auto"/>
            <w:vAlign w:val="center"/>
            <w:hideMark/>
          </w:tcPr>
          <w:p w14:paraId="01D0AA6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3D26627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049C9E1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076AAD6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Número máximo de consultas a APIs permitidas por mes en este plan.</w:t>
            </w:r>
          </w:p>
        </w:tc>
      </w:tr>
      <w:tr w:rsidR="009D725B" w:rsidRPr="00667F33" w14:paraId="69EAFD8F" w14:textId="77777777" w:rsidTr="00C52B81">
        <w:trPr>
          <w:trHeight w:val="600"/>
        </w:trPr>
        <w:tc>
          <w:tcPr>
            <w:tcW w:w="0" w:type="auto"/>
            <w:vAlign w:val="center"/>
            <w:hideMark/>
          </w:tcPr>
          <w:p w14:paraId="75EF4B8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PlanCaracteristica</w:t>
            </w:r>
          </w:p>
        </w:tc>
        <w:tc>
          <w:tcPr>
            <w:tcW w:w="0" w:type="auto"/>
            <w:vAlign w:val="center"/>
            <w:hideMark/>
          </w:tcPr>
          <w:p w14:paraId="78313E7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idPlan</w:t>
            </w:r>
          </w:p>
        </w:tc>
        <w:tc>
          <w:tcPr>
            <w:tcW w:w="0" w:type="auto"/>
            <w:vAlign w:val="center"/>
            <w:hideMark/>
          </w:tcPr>
          <w:p w14:paraId="1435BBD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6C73D68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32FA1EC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PK</w:t>
            </w:r>
          </w:p>
        </w:tc>
        <w:tc>
          <w:tcPr>
            <w:tcW w:w="0" w:type="auto"/>
            <w:vAlign w:val="center"/>
            <w:hideMark/>
          </w:tcPr>
          <w:p w14:paraId="407BD6C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 de la ventaja competitiva o funcionalidad asociada a un plan de suscripción.</w:t>
            </w:r>
          </w:p>
        </w:tc>
      </w:tr>
      <w:tr w:rsidR="009D725B" w:rsidRPr="00667F33" w14:paraId="5A92EAD2" w14:textId="77777777" w:rsidTr="00C52B81">
        <w:trPr>
          <w:trHeight w:val="600"/>
        </w:trPr>
        <w:tc>
          <w:tcPr>
            <w:tcW w:w="0" w:type="auto"/>
            <w:vAlign w:val="center"/>
            <w:hideMark/>
          </w:tcPr>
          <w:p w14:paraId="770E476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PlanCaracteristica</w:t>
            </w:r>
          </w:p>
        </w:tc>
        <w:tc>
          <w:tcPr>
            <w:tcW w:w="0" w:type="auto"/>
            <w:vAlign w:val="center"/>
            <w:hideMark/>
          </w:tcPr>
          <w:p w14:paraId="79D69FF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idSuscripcion</w:t>
            </w:r>
          </w:p>
        </w:tc>
        <w:tc>
          <w:tcPr>
            <w:tcW w:w="0" w:type="auto"/>
            <w:vAlign w:val="center"/>
            <w:hideMark/>
          </w:tcPr>
          <w:p w14:paraId="39C4E87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52169CD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488C5AE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4B88CFA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Suscripción a la que pertenece esta característica o beneficio.</w:t>
            </w:r>
          </w:p>
        </w:tc>
      </w:tr>
      <w:tr w:rsidR="009D725B" w:rsidRPr="00667F33" w14:paraId="07C61BFA" w14:textId="77777777" w:rsidTr="00C52B81">
        <w:trPr>
          <w:trHeight w:val="900"/>
        </w:trPr>
        <w:tc>
          <w:tcPr>
            <w:tcW w:w="0" w:type="auto"/>
            <w:vAlign w:val="center"/>
            <w:hideMark/>
          </w:tcPr>
          <w:p w14:paraId="51475A1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PlanCaracteristica</w:t>
            </w:r>
          </w:p>
        </w:tc>
        <w:tc>
          <w:tcPr>
            <w:tcW w:w="0" w:type="auto"/>
            <w:vAlign w:val="center"/>
            <w:hideMark/>
          </w:tcPr>
          <w:p w14:paraId="39593D5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descripcion</w:t>
            </w:r>
          </w:p>
        </w:tc>
        <w:tc>
          <w:tcPr>
            <w:tcW w:w="0" w:type="auto"/>
            <w:vAlign w:val="center"/>
            <w:hideMark/>
          </w:tcPr>
          <w:p w14:paraId="2F920F0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1157B87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255</w:t>
            </w:r>
          </w:p>
        </w:tc>
        <w:tc>
          <w:tcPr>
            <w:tcW w:w="0" w:type="auto"/>
            <w:vAlign w:val="center"/>
            <w:hideMark/>
          </w:tcPr>
          <w:p w14:paraId="6D4C922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2D8FFC1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Descripción textual de lo que incluye el plan (ej. "Consultas ilimitadas a DGII", "Verificación de hasta 10 proyectos", "Sello de integridad digital").</w:t>
            </w:r>
          </w:p>
        </w:tc>
      </w:tr>
      <w:tr w:rsidR="009D725B" w:rsidRPr="00667F33" w14:paraId="6E9900F7" w14:textId="77777777" w:rsidTr="00C52B81">
        <w:trPr>
          <w:trHeight w:val="600"/>
        </w:trPr>
        <w:tc>
          <w:tcPr>
            <w:tcW w:w="0" w:type="auto"/>
            <w:vAlign w:val="center"/>
            <w:hideMark/>
          </w:tcPr>
          <w:p w14:paraId="562C0CB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Pagos</w:t>
            </w:r>
          </w:p>
        </w:tc>
        <w:tc>
          <w:tcPr>
            <w:tcW w:w="0" w:type="auto"/>
            <w:vAlign w:val="center"/>
            <w:hideMark/>
          </w:tcPr>
          <w:p w14:paraId="72F028C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idPago</w:t>
            </w:r>
          </w:p>
        </w:tc>
        <w:tc>
          <w:tcPr>
            <w:tcW w:w="0" w:type="auto"/>
            <w:vAlign w:val="center"/>
            <w:hideMark/>
          </w:tcPr>
          <w:p w14:paraId="0259873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3FA59E9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4FC24E5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PK</w:t>
            </w:r>
          </w:p>
        </w:tc>
        <w:tc>
          <w:tcPr>
            <w:tcW w:w="0" w:type="auto"/>
            <w:vAlign w:val="center"/>
            <w:hideMark/>
          </w:tcPr>
          <w:p w14:paraId="6C43582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Identificador único del pago procesado, generado por la pasarela de pagos (Stripe, Braintree, etc.).</w:t>
            </w:r>
          </w:p>
        </w:tc>
      </w:tr>
      <w:tr w:rsidR="009D725B" w:rsidRPr="00667F33" w14:paraId="7AF9B57A" w14:textId="77777777" w:rsidTr="00C52B81">
        <w:trPr>
          <w:trHeight w:val="600"/>
        </w:trPr>
        <w:tc>
          <w:tcPr>
            <w:tcW w:w="0" w:type="auto"/>
            <w:vAlign w:val="center"/>
            <w:hideMark/>
          </w:tcPr>
          <w:p w14:paraId="7EC7043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Pagos</w:t>
            </w:r>
          </w:p>
        </w:tc>
        <w:tc>
          <w:tcPr>
            <w:tcW w:w="0" w:type="auto"/>
            <w:vAlign w:val="center"/>
            <w:hideMark/>
          </w:tcPr>
          <w:p w14:paraId="33FA390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idUsuario</w:t>
            </w:r>
          </w:p>
        </w:tc>
        <w:tc>
          <w:tcPr>
            <w:tcW w:w="0" w:type="auto"/>
            <w:vAlign w:val="center"/>
            <w:hideMark/>
          </w:tcPr>
          <w:p w14:paraId="216B9E0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389A91D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1CD9C56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6976507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Usuario que efectuó el pago de la suscripción o consulta puntual.</w:t>
            </w:r>
          </w:p>
        </w:tc>
      </w:tr>
      <w:tr w:rsidR="009D725B" w:rsidRPr="00667F33" w14:paraId="76597789" w14:textId="77777777" w:rsidTr="00C52B81">
        <w:trPr>
          <w:trHeight w:val="600"/>
        </w:trPr>
        <w:tc>
          <w:tcPr>
            <w:tcW w:w="0" w:type="auto"/>
            <w:vAlign w:val="center"/>
            <w:hideMark/>
          </w:tcPr>
          <w:p w14:paraId="58B3F7C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Pagos</w:t>
            </w:r>
          </w:p>
        </w:tc>
        <w:tc>
          <w:tcPr>
            <w:tcW w:w="0" w:type="auto"/>
            <w:vAlign w:val="center"/>
            <w:hideMark/>
          </w:tcPr>
          <w:p w14:paraId="0B34EA2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idSuscripcion</w:t>
            </w:r>
          </w:p>
        </w:tc>
        <w:tc>
          <w:tcPr>
            <w:tcW w:w="0" w:type="auto"/>
            <w:vAlign w:val="center"/>
            <w:hideMark/>
          </w:tcPr>
          <w:p w14:paraId="0807ACB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297AAEF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62963D0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38B0EBF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Suscripción por la cual se realiza el pago (puede ser NULL en pagos de consultas puntuales Fremium).</w:t>
            </w:r>
          </w:p>
        </w:tc>
      </w:tr>
      <w:tr w:rsidR="009D725B" w:rsidRPr="00667F33" w14:paraId="4D8A1C3C" w14:textId="77777777" w:rsidTr="00C52B81">
        <w:trPr>
          <w:trHeight w:val="600"/>
        </w:trPr>
        <w:tc>
          <w:tcPr>
            <w:tcW w:w="0" w:type="auto"/>
            <w:vAlign w:val="center"/>
            <w:hideMark/>
          </w:tcPr>
          <w:p w14:paraId="614BB8E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Pagos</w:t>
            </w:r>
          </w:p>
        </w:tc>
        <w:tc>
          <w:tcPr>
            <w:tcW w:w="0" w:type="auto"/>
            <w:vAlign w:val="center"/>
            <w:hideMark/>
          </w:tcPr>
          <w:p w14:paraId="31026D8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monto</w:t>
            </w:r>
          </w:p>
        </w:tc>
        <w:tc>
          <w:tcPr>
            <w:tcW w:w="0" w:type="auto"/>
            <w:vAlign w:val="center"/>
            <w:hideMark/>
          </w:tcPr>
          <w:p w14:paraId="4530E9E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DECIMAL</w:t>
            </w:r>
          </w:p>
        </w:tc>
        <w:tc>
          <w:tcPr>
            <w:tcW w:w="0" w:type="auto"/>
            <w:vAlign w:val="center"/>
            <w:hideMark/>
          </w:tcPr>
          <w:p w14:paraId="008A013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10,2</w:t>
            </w:r>
          </w:p>
        </w:tc>
        <w:tc>
          <w:tcPr>
            <w:tcW w:w="0" w:type="auto"/>
            <w:vAlign w:val="center"/>
            <w:hideMark/>
          </w:tcPr>
          <w:p w14:paraId="495C3FB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7306236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Cantidad pagada en pesos dominicanos (DOP). Formato con dos decimales. Se valida contra el precio del plan.</w:t>
            </w:r>
          </w:p>
        </w:tc>
      </w:tr>
      <w:tr w:rsidR="009D725B" w:rsidRPr="00667F33" w14:paraId="5EFB1DA1" w14:textId="77777777" w:rsidTr="00C52B81">
        <w:trPr>
          <w:trHeight w:val="600"/>
        </w:trPr>
        <w:tc>
          <w:tcPr>
            <w:tcW w:w="0" w:type="auto"/>
            <w:vAlign w:val="center"/>
            <w:hideMark/>
          </w:tcPr>
          <w:p w14:paraId="466A0B9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Pagos</w:t>
            </w:r>
          </w:p>
        </w:tc>
        <w:tc>
          <w:tcPr>
            <w:tcW w:w="0" w:type="auto"/>
            <w:vAlign w:val="center"/>
            <w:hideMark/>
          </w:tcPr>
          <w:p w14:paraId="6D4B082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metodoPago</w:t>
            </w:r>
          </w:p>
        </w:tc>
        <w:tc>
          <w:tcPr>
            <w:tcW w:w="0" w:type="auto"/>
            <w:vAlign w:val="center"/>
            <w:hideMark/>
          </w:tcPr>
          <w:p w14:paraId="7285974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0A08DB5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50</w:t>
            </w:r>
          </w:p>
        </w:tc>
        <w:tc>
          <w:tcPr>
            <w:tcW w:w="0" w:type="auto"/>
            <w:vAlign w:val="center"/>
            <w:hideMark/>
          </w:tcPr>
          <w:p w14:paraId="10D3E8D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2C9804C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Método de pago utilizado (Tarjeta_Credito, Transferencia, Paypal, Stripe, Braintree).</w:t>
            </w:r>
          </w:p>
        </w:tc>
      </w:tr>
      <w:tr w:rsidR="009D725B" w:rsidRPr="00667F33" w14:paraId="6448E57D" w14:textId="77777777" w:rsidTr="00C52B81">
        <w:trPr>
          <w:trHeight w:val="900"/>
        </w:trPr>
        <w:tc>
          <w:tcPr>
            <w:tcW w:w="0" w:type="auto"/>
            <w:vAlign w:val="center"/>
            <w:hideMark/>
          </w:tcPr>
          <w:p w14:paraId="62AC883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Pagos</w:t>
            </w:r>
          </w:p>
        </w:tc>
        <w:tc>
          <w:tcPr>
            <w:tcW w:w="0" w:type="auto"/>
            <w:vAlign w:val="center"/>
            <w:hideMark/>
          </w:tcPr>
          <w:p w14:paraId="0FF1D6C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referenciaTransaccion</w:t>
            </w:r>
          </w:p>
        </w:tc>
        <w:tc>
          <w:tcPr>
            <w:tcW w:w="0" w:type="auto"/>
            <w:vAlign w:val="center"/>
            <w:hideMark/>
          </w:tcPr>
          <w:p w14:paraId="4BC990B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0EC1C96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100</w:t>
            </w:r>
          </w:p>
        </w:tc>
        <w:tc>
          <w:tcPr>
            <w:tcW w:w="0" w:type="auto"/>
            <w:vAlign w:val="center"/>
            <w:hideMark/>
          </w:tcPr>
          <w:p w14:paraId="3B59014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609236B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Identificador único de la transacción devuelto por la pasarela de pagos.</w:t>
            </w:r>
          </w:p>
        </w:tc>
      </w:tr>
      <w:tr w:rsidR="009D725B" w:rsidRPr="00667F33" w14:paraId="7934E6A8" w14:textId="77777777" w:rsidTr="00C52B81">
        <w:trPr>
          <w:trHeight w:val="600"/>
        </w:trPr>
        <w:tc>
          <w:tcPr>
            <w:tcW w:w="0" w:type="auto"/>
            <w:vAlign w:val="center"/>
            <w:hideMark/>
          </w:tcPr>
          <w:p w14:paraId="5B98C74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Pagos</w:t>
            </w:r>
          </w:p>
        </w:tc>
        <w:tc>
          <w:tcPr>
            <w:tcW w:w="0" w:type="auto"/>
            <w:vAlign w:val="center"/>
            <w:hideMark/>
          </w:tcPr>
          <w:p w14:paraId="0F22951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fechaPago</w:t>
            </w:r>
          </w:p>
        </w:tc>
        <w:tc>
          <w:tcPr>
            <w:tcW w:w="0" w:type="auto"/>
            <w:vAlign w:val="center"/>
            <w:hideMark/>
          </w:tcPr>
          <w:p w14:paraId="3CBF3F9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DATETIME</w:t>
            </w:r>
          </w:p>
        </w:tc>
        <w:tc>
          <w:tcPr>
            <w:tcW w:w="0" w:type="auto"/>
            <w:vAlign w:val="center"/>
            <w:hideMark/>
          </w:tcPr>
          <w:p w14:paraId="0FF77DB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249DB01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507A26F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 y hora en que se procesó el pago exitosamente.</w:t>
            </w:r>
          </w:p>
        </w:tc>
      </w:tr>
      <w:tr w:rsidR="009D725B" w:rsidRPr="00667F33" w14:paraId="1417D1DB" w14:textId="77777777" w:rsidTr="00C52B81">
        <w:trPr>
          <w:trHeight w:val="600"/>
        </w:trPr>
        <w:tc>
          <w:tcPr>
            <w:tcW w:w="0" w:type="auto"/>
            <w:vAlign w:val="center"/>
            <w:hideMark/>
          </w:tcPr>
          <w:p w14:paraId="7D81A59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Pagos</w:t>
            </w:r>
          </w:p>
        </w:tc>
        <w:tc>
          <w:tcPr>
            <w:tcW w:w="0" w:type="auto"/>
            <w:vAlign w:val="center"/>
            <w:hideMark/>
          </w:tcPr>
          <w:p w14:paraId="71BA03F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estado</w:t>
            </w:r>
          </w:p>
        </w:tc>
        <w:tc>
          <w:tcPr>
            <w:tcW w:w="0" w:type="auto"/>
            <w:vAlign w:val="center"/>
            <w:hideMark/>
          </w:tcPr>
          <w:p w14:paraId="0838106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69D9ECE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20</w:t>
            </w:r>
          </w:p>
        </w:tc>
        <w:tc>
          <w:tcPr>
            <w:tcW w:w="0" w:type="auto"/>
            <w:vAlign w:val="center"/>
            <w:hideMark/>
          </w:tcPr>
          <w:p w14:paraId="6862173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16213C6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Estado del pago (PENDIENTE, COMPLETADO, FALLIDO, REEMBOLSADO, CANCELADO).</w:t>
            </w:r>
          </w:p>
        </w:tc>
      </w:tr>
      <w:tr w:rsidR="009D725B" w:rsidRPr="00667F33" w14:paraId="60C807E1" w14:textId="77777777" w:rsidTr="00C52B81">
        <w:trPr>
          <w:trHeight w:val="600"/>
        </w:trPr>
        <w:tc>
          <w:tcPr>
            <w:tcW w:w="0" w:type="auto"/>
            <w:vAlign w:val="center"/>
            <w:hideMark/>
          </w:tcPr>
          <w:p w14:paraId="70DA712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lastRenderedPageBreak/>
              <w:t>Recibo</w:t>
            </w:r>
          </w:p>
        </w:tc>
        <w:tc>
          <w:tcPr>
            <w:tcW w:w="0" w:type="auto"/>
            <w:vAlign w:val="center"/>
            <w:hideMark/>
          </w:tcPr>
          <w:p w14:paraId="0733167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idRecibo</w:t>
            </w:r>
          </w:p>
        </w:tc>
        <w:tc>
          <w:tcPr>
            <w:tcW w:w="0" w:type="auto"/>
            <w:vAlign w:val="center"/>
            <w:hideMark/>
          </w:tcPr>
          <w:p w14:paraId="4DF2C46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75657B1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512FC26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PK</w:t>
            </w:r>
          </w:p>
        </w:tc>
        <w:tc>
          <w:tcPr>
            <w:tcW w:w="0" w:type="auto"/>
            <w:vAlign w:val="center"/>
            <w:hideMark/>
          </w:tcPr>
          <w:p w14:paraId="3041A0F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Identificador único del comprobante fiscal de pago (equivalente a factura electrónica).</w:t>
            </w:r>
          </w:p>
        </w:tc>
      </w:tr>
      <w:tr w:rsidR="009D725B" w:rsidRPr="00667F33" w14:paraId="1B26D044" w14:textId="77777777" w:rsidTr="00C52B81">
        <w:trPr>
          <w:trHeight w:val="600"/>
        </w:trPr>
        <w:tc>
          <w:tcPr>
            <w:tcW w:w="0" w:type="auto"/>
            <w:vAlign w:val="center"/>
            <w:hideMark/>
          </w:tcPr>
          <w:p w14:paraId="74E323C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Recibo</w:t>
            </w:r>
          </w:p>
        </w:tc>
        <w:tc>
          <w:tcPr>
            <w:tcW w:w="0" w:type="auto"/>
            <w:vAlign w:val="center"/>
            <w:hideMark/>
          </w:tcPr>
          <w:p w14:paraId="48E01F0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idPago</w:t>
            </w:r>
          </w:p>
        </w:tc>
        <w:tc>
          <w:tcPr>
            <w:tcW w:w="0" w:type="auto"/>
            <w:vAlign w:val="center"/>
            <w:hideMark/>
          </w:tcPr>
          <w:p w14:paraId="5912F6B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47903DB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039BC6B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0A23D17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Referencia al pago que originó el comprobante. Relación uno a uno.</w:t>
            </w:r>
          </w:p>
        </w:tc>
      </w:tr>
      <w:tr w:rsidR="009D725B" w:rsidRPr="00667F33" w14:paraId="31CC3A1E" w14:textId="77777777" w:rsidTr="00C52B81">
        <w:trPr>
          <w:trHeight w:val="600"/>
        </w:trPr>
        <w:tc>
          <w:tcPr>
            <w:tcW w:w="0" w:type="auto"/>
            <w:vAlign w:val="center"/>
            <w:hideMark/>
          </w:tcPr>
          <w:p w14:paraId="3B108FF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Recibo</w:t>
            </w:r>
          </w:p>
        </w:tc>
        <w:tc>
          <w:tcPr>
            <w:tcW w:w="0" w:type="auto"/>
            <w:vAlign w:val="center"/>
            <w:hideMark/>
          </w:tcPr>
          <w:p w14:paraId="05704A6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idUsuario</w:t>
            </w:r>
          </w:p>
        </w:tc>
        <w:tc>
          <w:tcPr>
            <w:tcW w:w="0" w:type="auto"/>
            <w:vAlign w:val="center"/>
            <w:hideMark/>
          </w:tcPr>
          <w:p w14:paraId="3FE3306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09C5ABB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7F59C82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326041E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Usuario que recibe el comprobante para fines impositivos (persona natural o jurídica).</w:t>
            </w:r>
          </w:p>
        </w:tc>
      </w:tr>
      <w:tr w:rsidR="009D725B" w:rsidRPr="00667F33" w14:paraId="0C01DFF5" w14:textId="77777777" w:rsidTr="00C52B81">
        <w:trPr>
          <w:trHeight w:val="600"/>
        </w:trPr>
        <w:tc>
          <w:tcPr>
            <w:tcW w:w="0" w:type="auto"/>
            <w:vAlign w:val="center"/>
            <w:hideMark/>
          </w:tcPr>
          <w:p w14:paraId="02DE618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Recibo</w:t>
            </w:r>
          </w:p>
        </w:tc>
        <w:tc>
          <w:tcPr>
            <w:tcW w:w="0" w:type="auto"/>
            <w:vAlign w:val="center"/>
            <w:hideMark/>
          </w:tcPr>
          <w:p w14:paraId="2850163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ncf</w:t>
            </w:r>
          </w:p>
        </w:tc>
        <w:tc>
          <w:tcPr>
            <w:tcW w:w="0" w:type="auto"/>
            <w:vAlign w:val="center"/>
            <w:hideMark/>
          </w:tcPr>
          <w:p w14:paraId="237203B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6805875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11</w:t>
            </w:r>
          </w:p>
        </w:tc>
        <w:tc>
          <w:tcPr>
            <w:tcW w:w="0" w:type="auto"/>
            <w:vAlign w:val="center"/>
            <w:hideMark/>
          </w:tcPr>
          <w:p w14:paraId="37267BE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5A6C68E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Número de Comprobante Fiscal (NCF) emitido por la DGII (formato: B0100000001). Obligatorio para empresas.</w:t>
            </w:r>
          </w:p>
        </w:tc>
      </w:tr>
      <w:tr w:rsidR="009D725B" w:rsidRPr="00667F33" w14:paraId="4B127059" w14:textId="77777777" w:rsidTr="00C52B81">
        <w:trPr>
          <w:trHeight w:val="600"/>
        </w:trPr>
        <w:tc>
          <w:tcPr>
            <w:tcW w:w="0" w:type="auto"/>
            <w:vAlign w:val="center"/>
            <w:hideMark/>
          </w:tcPr>
          <w:p w14:paraId="3EF972A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Recibo</w:t>
            </w:r>
          </w:p>
        </w:tc>
        <w:tc>
          <w:tcPr>
            <w:tcW w:w="0" w:type="auto"/>
            <w:vAlign w:val="center"/>
            <w:hideMark/>
          </w:tcPr>
          <w:p w14:paraId="02B0307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rncCedula</w:t>
            </w:r>
          </w:p>
        </w:tc>
        <w:tc>
          <w:tcPr>
            <w:tcW w:w="0" w:type="auto"/>
            <w:vAlign w:val="center"/>
            <w:hideMark/>
          </w:tcPr>
          <w:p w14:paraId="3C3EDBE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528714F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15</w:t>
            </w:r>
          </w:p>
        </w:tc>
        <w:tc>
          <w:tcPr>
            <w:tcW w:w="0" w:type="auto"/>
            <w:vAlign w:val="center"/>
            <w:hideMark/>
          </w:tcPr>
          <w:p w14:paraId="233D509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024924B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RNC (para empresas) o cédula (para personas físicas) del receptor del comprobante.</w:t>
            </w:r>
          </w:p>
        </w:tc>
      </w:tr>
      <w:tr w:rsidR="009D725B" w:rsidRPr="00667F33" w14:paraId="01400802" w14:textId="77777777" w:rsidTr="00C52B81">
        <w:trPr>
          <w:trHeight w:val="600"/>
        </w:trPr>
        <w:tc>
          <w:tcPr>
            <w:tcW w:w="0" w:type="auto"/>
            <w:vAlign w:val="center"/>
            <w:hideMark/>
          </w:tcPr>
          <w:p w14:paraId="1D6CE77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Recibo</w:t>
            </w:r>
          </w:p>
        </w:tc>
        <w:tc>
          <w:tcPr>
            <w:tcW w:w="0" w:type="auto"/>
            <w:vAlign w:val="center"/>
            <w:hideMark/>
          </w:tcPr>
          <w:p w14:paraId="75F7B41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fechaEmision</w:t>
            </w:r>
          </w:p>
        </w:tc>
        <w:tc>
          <w:tcPr>
            <w:tcW w:w="0" w:type="auto"/>
            <w:vAlign w:val="center"/>
            <w:hideMark/>
          </w:tcPr>
          <w:p w14:paraId="3AC5A31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DATETIME</w:t>
            </w:r>
          </w:p>
        </w:tc>
        <w:tc>
          <w:tcPr>
            <w:tcW w:w="0" w:type="auto"/>
            <w:vAlign w:val="center"/>
            <w:hideMark/>
          </w:tcPr>
          <w:p w14:paraId="4B0F5CA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2761AF8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6997D7D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 y hora de emisión del comprobante fiscal.</w:t>
            </w:r>
          </w:p>
        </w:tc>
      </w:tr>
      <w:tr w:rsidR="009D725B" w:rsidRPr="00667F33" w14:paraId="6957FB1D" w14:textId="77777777" w:rsidTr="00C52B81">
        <w:trPr>
          <w:trHeight w:val="600"/>
        </w:trPr>
        <w:tc>
          <w:tcPr>
            <w:tcW w:w="0" w:type="auto"/>
            <w:vAlign w:val="center"/>
            <w:hideMark/>
          </w:tcPr>
          <w:p w14:paraId="107FF15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Recibo</w:t>
            </w:r>
          </w:p>
        </w:tc>
        <w:tc>
          <w:tcPr>
            <w:tcW w:w="0" w:type="auto"/>
            <w:vAlign w:val="center"/>
            <w:hideMark/>
          </w:tcPr>
          <w:p w14:paraId="175A94C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urlPDF</w:t>
            </w:r>
          </w:p>
        </w:tc>
        <w:tc>
          <w:tcPr>
            <w:tcW w:w="0" w:type="auto"/>
            <w:vAlign w:val="center"/>
            <w:hideMark/>
          </w:tcPr>
          <w:p w14:paraId="090AC3D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7D08D98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255</w:t>
            </w:r>
          </w:p>
        </w:tc>
        <w:tc>
          <w:tcPr>
            <w:tcW w:w="0" w:type="auto"/>
            <w:vAlign w:val="center"/>
            <w:hideMark/>
          </w:tcPr>
          <w:p w14:paraId="578CEE6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54A216F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URL donde se puede descargar el comprobante fiscal en formato PDF.</w:t>
            </w:r>
          </w:p>
        </w:tc>
      </w:tr>
      <w:tr w:rsidR="009D725B" w:rsidRPr="00667F33" w14:paraId="473C9DF3" w14:textId="77777777" w:rsidTr="00C52B81">
        <w:trPr>
          <w:trHeight w:val="900"/>
        </w:trPr>
        <w:tc>
          <w:tcPr>
            <w:tcW w:w="0" w:type="auto"/>
            <w:vAlign w:val="center"/>
            <w:hideMark/>
          </w:tcPr>
          <w:p w14:paraId="6F496B4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LogPagos</w:t>
            </w:r>
          </w:p>
        </w:tc>
        <w:tc>
          <w:tcPr>
            <w:tcW w:w="0" w:type="auto"/>
            <w:vAlign w:val="center"/>
            <w:hideMark/>
          </w:tcPr>
          <w:p w14:paraId="6EA4E07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idLog</w:t>
            </w:r>
          </w:p>
        </w:tc>
        <w:tc>
          <w:tcPr>
            <w:tcW w:w="0" w:type="auto"/>
            <w:vAlign w:val="center"/>
            <w:hideMark/>
          </w:tcPr>
          <w:p w14:paraId="46447AF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4C2E3D0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24E92E6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PK</w:t>
            </w:r>
          </w:p>
        </w:tc>
        <w:tc>
          <w:tcPr>
            <w:tcW w:w="0" w:type="auto"/>
            <w:vAlign w:val="center"/>
            <w:hideMark/>
          </w:tcPr>
          <w:p w14:paraId="20A724D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Registro histórico para conciliación bancaria y auditoría financiera. Incluye fecha, estado y referencia de transacción.</w:t>
            </w:r>
          </w:p>
        </w:tc>
      </w:tr>
      <w:tr w:rsidR="009D725B" w:rsidRPr="00667F33" w14:paraId="2CC8A790" w14:textId="77777777" w:rsidTr="00C52B81">
        <w:trPr>
          <w:trHeight w:val="600"/>
        </w:trPr>
        <w:tc>
          <w:tcPr>
            <w:tcW w:w="0" w:type="auto"/>
            <w:vAlign w:val="center"/>
            <w:hideMark/>
          </w:tcPr>
          <w:p w14:paraId="7B84514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LogPagos</w:t>
            </w:r>
          </w:p>
        </w:tc>
        <w:tc>
          <w:tcPr>
            <w:tcW w:w="0" w:type="auto"/>
            <w:vAlign w:val="center"/>
            <w:hideMark/>
          </w:tcPr>
          <w:p w14:paraId="1E30425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idPago</w:t>
            </w:r>
          </w:p>
        </w:tc>
        <w:tc>
          <w:tcPr>
            <w:tcW w:w="0" w:type="auto"/>
            <w:vAlign w:val="center"/>
            <w:hideMark/>
          </w:tcPr>
          <w:p w14:paraId="3C6D697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4C73784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04DA46A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44D4A4F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Vínculo con el pago procesado. Un pago puede tener varios logs (intentos, confirmaciones, fallos).</w:t>
            </w:r>
          </w:p>
        </w:tc>
      </w:tr>
      <w:tr w:rsidR="009D725B" w:rsidRPr="00667F33" w14:paraId="5E6D73B2" w14:textId="77777777" w:rsidTr="00C52B81">
        <w:trPr>
          <w:trHeight w:val="600"/>
        </w:trPr>
        <w:tc>
          <w:tcPr>
            <w:tcW w:w="0" w:type="auto"/>
            <w:vAlign w:val="center"/>
            <w:hideMark/>
          </w:tcPr>
          <w:p w14:paraId="28D11C6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LogPagos</w:t>
            </w:r>
          </w:p>
        </w:tc>
        <w:tc>
          <w:tcPr>
            <w:tcW w:w="0" w:type="auto"/>
            <w:vAlign w:val="center"/>
            <w:hideMark/>
          </w:tcPr>
          <w:p w14:paraId="793A594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idUsuario</w:t>
            </w:r>
          </w:p>
        </w:tc>
        <w:tc>
          <w:tcPr>
            <w:tcW w:w="0" w:type="auto"/>
            <w:vAlign w:val="center"/>
            <w:hideMark/>
          </w:tcPr>
          <w:p w14:paraId="4E7FE0C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1ADFAA1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118CB56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5E181F1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Usuario auditado en la transacción financiera. Ayuda a rastrear actividad sospechosa.</w:t>
            </w:r>
          </w:p>
        </w:tc>
      </w:tr>
      <w:tr w:rsidR="009D725B" w:rsidRPr="00667F33" w14:paraId="67A753AC" w14:textId="77777777" w:rsidTr="00C52B81">
        <w:trPr>
          <w:trHeight w:val="600"/>
        </w:trPr>
        <w:tc>
          <w:tcPr>
            <w:tcW w:w="0" w:type="auto"/>
            <w:vAlign w:val="center"/>
            <w:hideMark/>
          </w:tcPr>
          <w:p w14:paraId="27FC524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LogPagos</w:t>
            </w:r>
          </w:p>
        </w:tc>
        <w:tc>
          <w:tcPr>
            <w:tcW w:w="0" w:type="auto"/>
            <w:vAlign w:val="center"/>
            <w:hideMark/>
          </w:tcPr>
          <w:p w14:paraId="15EE174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idSuscripcion</w:t>
            </w:r>
          </w:p>
        </w:tc>
        <w:tc>
          <w:tcPr>
            <w:tcW w:w="0" w:type="auto"/>
            <w:vAlign w:val="center"/>
            <w:hideMark/>
          </w:tcPr>
          <w:p w14:paraId="69FF1D2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7B0E941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795453A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33192B8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Suscripción que se activó o renovó mediante este pago.</w:t>
            </w:r>
          </w:p>
        </w:tc>
      </w:tr>
      <w:tr w:rsidR="009D725B" w:rsidRPr="00667F33" w14:paraId="43955BAE" w14:textId="77777777" w:rsidTr="00C52B81">
        <w:trPr>
          <w:trHeight w:val="600"/>
        </w:trPr>
        <w:tc>
          <w:tcPr>
            <w:tcW w:w="0" w:type="auto"/>
            <w:vAlign w:val="center"/>
            <w:hideMark/>
          </w:tcPr>
          <w:p w14:paraId="1941DCD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LogPagos</w:t>
            </w:r>
          </w:p>
        </w:tc>
        <w:tc>
          <w:tcPr>
            <w:tcW w:w="0" w:type="auto"/>
            <w:vAlign w:val="center"/>
            <w:hideMark/>
          </w:tcPr>
          <w:p w14:paraId="0EC187B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evento</w:t>
            </w:r>
          </w:p>
        </w:tc>
        <w:tc>
          <w:tcPr>
            <w:tcW w:w="0" w:type="auto"/>
            <w:vAlign w:val="center"/>
            <w:hideMark/>
          </w:tcPr>
          <w:p w14:paraId="31800AA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1825E26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50</w:t>
            </w:r>
          </w:p>
        </w:tc>
        <w:tc>
          <w:tcPr>
            <w:tcW w:w="0" w:type="auto"/>
            <w:vAlign w:val="center"/>
            <w:hideMark/>
          </w:tcPr>
          <w:p w14:paraId="006BE15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45B172F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Tipo de evento registrado (INTENTO, EXITO, FALLO, REEMBOLSO, CONTESTACION).</w:t>
            </w:r>
          </w:p>
        </w:tc>
      </w:tr>
      <w:tr w:rsidR="009D725B" w:rsidRPr="00667F33" w14:paraId="60D3B80E" w14:textId="77777777" w:rsidTr="00C52B81">
        <w:trPr>
          <w:trHeight w:val="600"/>
        </w:trPr>
        <w:tc>
          <w:tcPr>
            <w:tcW w:w="0" w:type="auto"/>
            <w:vAlign w:val="center"/>
            <w:hideMark/>
          </w:tcPr>
          <w:p w14:paraId="53EB0C9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LogPagos</w:t>
            </w:r>
          </w:p>
        </w:tc>
        <w:tc>
          <w:tcPr>
            <w:tcW w:w="0" w:type="auto"/>
            <w:vAlign w:val="center"/>
            <w:hideMark/>
          </w:tcPr>
          <w:p w14:paraId="7B4F93C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mensaje</w:t>
            </w:r>
          </w:p>
        </w:tc>
        <w:tc>
          <w:tcPr>
            <w:tcW w:w="0" w:type="auto"/>
            <w:vAlign w:val="center"/>
            <w:hideMark/>
          </w:tcPr>
          <w:p w14:paraId="36E675E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42468CD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255</w:t>
            </w:r>
          </w:p>
        </w:tc>
        <w:tc>
          <w:tcPr>
            <w:tcW w:w="0" w:type="auto"/>
            <w:vAlign w:val="center"/>
            <w:hideMark/>
          </w:tcPr>
          <w:p w14:paraId="2794FC9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19AB6F2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Descripción detallada del evento o error ocurrido en la transacción.</w:t>
            </w:r>
          </w:p>
        </w:tc>
      </w:tr>
      <w:tr w:rsidR="009D725B" w:rsidRPr="00667F33" w14:paraId="6BFD7C8A" w14:textId="77777777" w:rsidTr="00C52B81">
        <w:trPr>
          <w:trHeight w:val="600"/>
        </w:trPr>
        <w:tc>
          <w:tcPr>
            <w:tcW w:w="0" w:type="auto"/>
            <w:vAlign w:val="center"/>
            <w:hideMark/>
          </w:tcPr>
          <w:p w14:paraId="3548D43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LogPagos</w:t>
            </w:r>
          </w:p>
        </w:tc>
        <w:tc>
          <w:tcPr>
            <w:tcW w:w="0" w:type="auto"/>
            <w:vAlign w:val="center"/>
            <w:hideMark/>
          </w:tcPr>
          <w:p w14:paraId="460227B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timestamp</w:t>
            </w:r>
          </w:p>
        </w:tc>
        <w:tc>
          <w:tcPr>
            <w:tcW w:w="0" w:type="auto"/>
            <w:vAlign w:val="center"/>
            <w:hideMark/>
          </w:tcPr>
          <w:p w14:paraId="5BBB246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DATETIME</w:t>
            </w:r>
          </w:p>
        </w:tc>
        <w:tc>
          <w:tcPr>
            <w:tcW w:w="0" w:type="auto"/>
            <w:vAlign w:val="center"/>
            <w:hideMark/>
          </w:tcPr>
          <w:p w14:paraId="3570336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2C6FA6F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526446D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 y hora exacta del evento registrado.</w:t>
            </w:r>
          </w:p>
        </w:tc>
      </w:tr>
      <w:tr w:rsidR="009D725B" w:rsidRPr="00667F33" w14:paraId="477D81C6" w14:textId="77777777" w:rsidTr="00C52B81">
        <w:trPr>
          <w:trHeight w:val="600"/>
        </w:trPr>
        <w:tc>
          <w:tcPr>
            <w:tcW w:w="0" w:type="auto"/>
            <w:vAlign w:val="center"/>
            <w:hideMark/>
          </w:tcPr>
          <w:p w14:paraId="769FB84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LogPagos</w:t>
            </w:r>
          </w:p>
        </w:tc>
        <w:tc>
          <w:tcPr>
            <w:tcW w:w="0" w:type="auto"/>
            <w:vAlign w:val="center"/>
            <w:hideMark/>
          </w:tcPr>
          <w:p w14:paraId="686EAA6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ipOrigen</w:t>
            </w:r>
          </w:p>
        </w:tc>
        <w:tc>
          <w:tcPr>
            <w:tcW w:w="0" w:type="auto"/>
            <w:vAlign w:val="center"/>
            <w:hideMark/>
          </w:tcPr>
          <w:p w14:paraId="788C2D6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34B779A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45</w:t>
            </w:r>
          </w:p>
        </w:tc>
        <w:tc>
          <w:tcPr>
            <w:tcW w:w="0" w:type="auto"/>
            <w:vAlign w:val="center"/>
            <w:hideMark/>
          </w:tcPr>
          <w:p w14:paraId="7DC3BBF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590FA01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Dirección IP desde donde se originó la transacción.</w:t>
            </w:r>
          </w:p>
        </w:tc>
      </w:tr>
      <w:tr w:rsidR="009D725B" w:rsidRPr="00667F33" w14:paraId="66866F40" w14:textId="77777777" w:rsidTr="00C52B81">
        <w:trPr>
          <w:trHeight w:val="600"/>
        </w:trPr>
        <w:tc>
          <w:tcPr>
            <w:tcW w:w="0" w:type="auto"/>
            <w:vAlign w:val="center"/>
            <w:hideMark/>
          </w:tcPr>
          <w:p w14:paraId="34E8669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LogConsultas</w:t>
            </w:r>
          </w:p>
        </w:tc>
        <w:tc>
          <w:tcPr>
            <w:tcW w:w="0" w:type="auto"/>
            <w:vAlign w:val="center"/>
            <w:hideMark/>
          </w:tcPr>
          <w:p w14:paraId="52B48AA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idLog</w:t>
            </w:r>
          </w:p>
        </w:tc>
        <w:tc>
          <w:tcPr>
            <w:tcW w:w="0" w:type="auto"/>
            <w:vAlign w:val="center"/>
            <w:hideMark/>
          </w:tcPr>
          <w:p w14:paraId="7337A2F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38740BC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56F51C6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PK</w:t>
            </w:r>
          </w:p>
        </w:tc>
        <w:tc>
          <w:tcPr>
            <w:tcW w:w="0" w:type="auto"/>
            <w:vAlign w:val="center"/>
            <w:hideMark/>
          </w:tcPr>
          <w:p w14:paraId="1450457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Registro de auditoría para rastrear quién consultó qué información externa (APIs) y cuándo.</w:t>
            </w:r>
          </w:p>
        </w:tc>
      </w:tr>
      <w:tr w:rsidR="009D725B" w:rsidRPr="00667F33" w14:paraId="7957C318" w14:textId="77777777" w:rsidTr="00C52B81">
        <w:trPr>
          <w:trHeight w:val="600"/>
        </w:trPr>
        <w:tc>
          <w:tcPr>
            <w:tcW w:w="0" w:type="auto"/>
            <w:vAlign w:val="center"/>
            <w:hideMark/>
          </w:tcPr>
          <w:p w14:paraId="4E66D5D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LogConsultas</w:t>
            </w:r>
          </w:p>
        </w:tc>
        <w:tc>
          <w:tcPr>
            <w:tcW w:w="0" w:type="auto"/>
            <w:vAlign w:val="center"/>
            <w:hideMark/>
          </w:tcPr>
          <w:p w14:paraId="5A26B96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idUsuario</w:t>
            </w:r>
          </w:p>
        </w:tc>
        <w:tc>
          <w:tcPr>
            <w:tcW w:w="0" w:type="auto"/>
            <w:vAlign w:val="center"/>
            <w:hideMark/>
          </w:tcPr>
          <w:p w14:paraId="1AA2860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67FC481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546708E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0FCE532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Identificador del usuario que realizó la consulta. Útil para detectar accesos no autorizados.</w:t>
            </w:r>
          </w:p>
        </w:tc>
      </w:tr>
      <w:tr w:rsidR="009D725B" w:rsidRPr="00667F33" w14:paraId="527B7FAF" w14:textId="77777777" w:rsidTr="00C52B81">
        <w:trPr>
          <w:trHeight w:val="600"/>
        </w:trPr>
        <w:tc>
          <w:tcPr>
            <w:tcW w:w="0" w:type="auto"/>
            <w:vAlign w:val="center"/>
            <w:hideMark/>
          </w:tcPr>
          <w:p w14:paraId="36E4731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lastRenderedPageBreak/>
              <w:t>LogConsultas</w:t>
            </w:r>
          </w:p>
        </w:tc>
        <w:tc>
          <w:tcPr>
            <w:tcW w:w="0" w:type="auto"/>
            <w:vAlign w:val="center"/>
            <w:hideMark/>
          </w:tcPr>
          <w:p w14:paraId="751F3D0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idApiGobernanza</w:t>
            </w:r>
          </w:p>
        </w:tc>
        <w:tc>
          <w:tcPr>
            <w:tcW w:w="0" w:type="auto"/>
            <w:vAlign w:val="center"/>
            <w:hideMark/>
          </w:tcPr>
          <w:p w14:paraId="4A75E87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28635D9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070B481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56D8B3E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Referencia a la consulta específica realizada a las APIs de gobernanza.</w:t>
            </w:r>
          </w:p>
        </w:tc>
      </w:tr>
      <w:tr w:rsidR="00055524" w:rsidRPr="00044127" w14:paraId="4A5DFAD8" w14:textId="77777777" w:rsidTr="00C52B81">
        <w:trPr>
          <w:trHeight w:val="900"/>
        </w:trPr>
        <w:tc>
          <w:tcPr>
            <w:tcW w:w="0" w:type="auto"/>
            <w:vAlign w:val="center"/>
            <w:hideMark/>
          </w:tcPr>
          <w:p w14:paraId="66DE4EB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LogConsultas</w:t>
            </w:r>
          </w:p>
        </w:tc>
        <w:tc>
          <w:tcPr>
            <w:tcW w:w="0" w:type="auto"/>
            <w:vAlign w:val="center"/>
            <w:hideMark/>
          </w:tcPr>
          <w:p w14:paraId="797DA84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idResultado</w:t>
            </w:r>
          </w:p>
        </w:tc>
        <w:tc>
          <w:tcPr>
            <w:tcW w:w="0" w:type="auto"/>
            <w:vAlign w:val="center"/>
            <w:hideMark/>
          </w:tcPr>
          <w:p w14:paraId="64AD8CA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70FA9D7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255</w:t>
            </w:r>
          </w:p>
        </w:tc>
        <w:tc>
          <w:tcPr>
            <w:tcW w:w="0" w:type="auto"/>
            <w:vAlign w:val="center"/>
            <w:hideMark/>
          </w:tcPr>
          <w:p w14:paraId="5976D4A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3EC944B7" w14:textId="77777777" w:rsidR="00667F33" w:rsidRPr="00667F33" w:rsidRDefault="00667F33" w:rsidP="00C52B81">
            <w:pPr>
              <w:spacing w:after="0" w:line="240" w:lineRule="auto"/>
              <w:ind w:firstLine="0"/>
              <w:jc w:val="center"/>
              <w:rPr>
                <w:rFonts w:eastAsia="Times New Roman" w:cs="Times New Roman"/>
                <w:color w:val="000000"/>
                <w:sz w:val="18"/>
                <w:szCs w:val="18"/>
                <w:lang w:val="en-US" w:eastAsia="es-US"/>
              </w:rPr>
            </w:pPr>
            <w:r w:rsidRPr="00667F33">
              <w:rPr>
                <w:rFonts w:eastAsia="Times New Roman" w:cs="Times New Roman"/>
                <w:color w:val="000000"/>
                <w:sz w:val="18"/>
                <w:szCs w:val="18"/>
                <w:lang w:val="es-US" w:eastAsia="es-US"/>
              </w:rPr>
              <w:t xml:space="preserve">Detalle del éxito o error retornado por las APIs externas (ej. </w:t>
            </w:r>
            <w:r w:rsidRPr="00667F33">
              <w:rPr>
                <w:rFonts w:eastAsia="Times New Roman" w:cs="Times New Roman"/>
                <w:color w:val="000000"/>
                <w:sz w:val="18"/>
                <w:szCs w:val="18"/>
                <w:lang w:val="en-US" w:eastAsia="es-US"/>
              </w:rPr>
              <w:t>"200 OK", "404 No encontrado", "TIMEOUT", "403 Forbidden").</w:t>
            </w:r>
          </w:p>
        </w:tc>
      </w:tr>
      <w:tr w:rsidR="009D725B" w:rsidRPr="00667F33" w14:paraId="3DE8588F" w14:textId="77777777" w:rsidTr="00C52B81">
        <w:trPr>
          <w:trHeight w:val="600"/>
        </w:trPr>
        <w:tc>
          <w:tcPr>
            <w:tcW w:w="0" w:type="auto"/>
            <w:vAlign w:val="center"/>
            <w:hideMark/>
          </w:tcPr>
          <w:p w14:paraId="126D0C8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LogConsultas</w:t>
            </w:r>
          </w:p>
        </w:tc>
        <w:tc>
          <w:tcPr>
            <w:tcW w:w="0" w:type="auto"/>
            <w:vAlign w:val="center"/>
            <w:hideMark/>
          </w:tcPr>
          <w:p w14:paraId="7C87867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timestamp</w:t>
            </w:r>
          </w:p>
        </w:tc>
        <w:tc>
          <w:tcPr>
            <w:tcW w:w="0" w:type="auto"/>
            <w:vAlign w:val="center"/>
            <w:hideMark/>
          </w:tcPr>
          <w:p w14:paraId="763F609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DATETIME</w:t>
            </w:r>
          </w:p>
        </w:tc>
        <w:tc>
          <w:tcPr>
            <w:tcW w:w="0" w:type="auto"/>
            <w:vAlign w:val="center"/>
            <w:hideMark/>
          </w:tcPr>
          <w:p w14:paraId="786A8D4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2ABB9F3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7AD7A52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 y hora exacta de la consulta.</w:t>
            </w:r>
          </w:p>
        </w:tc>
      </w:tr>
      <w:tr w:rsidR="009D725B" w:rsidRPr="00667F33" w14:paraId="23C55B8F" w14:textId="77777777" w:rsidTr="00C52B81">
        <w:trPr>
          <w:trHeight w:val="600"/>
        </w:trPr>
        <w:tc>
          <w:tcPr>
            <w:tcW w:w="0" w:type="auto"/>
            <w:vAlign w:val="center"/>
            <w:hideMark/>
          </w:tcPr>
          <w:p w14:paraId="159A3C3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LogConsultas</w:t>
            </w:r>
          </w:p>
        </w:tc>
        <w:tc>
          <w:tcPr>
            <w:tcW w:w="0" w:type="auto"/>
            <w:vAlign w:val="center"/>
            <w:hideMark/>
          </w:tcPr>
          <w:p w14:paraId="5904004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ipOrigen</w:t>
            </w:r>
          </w:p>
        </w:tc>
        <w:tc>
          <w:tcPr>
            <w:tcW w:w="0" w:type="auto"/>
            <w:vAlign w:val="center"/>
            <w:hideMark/>
          </w:tcPr>
          <w:p w14:paraId="098AE9B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313540D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45</w:t>
            </w:r>
          </w:p>
        </w:tc>
        <w:tc>
          <w:tcPr>
            <w:tcW w:w="0" w:type="auto"/>
            <w:vAlign w:val="center"/>
            <w:hideMark/>
          </w:tcPr>
          <w:p w14:paraId="630446E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3620CF8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Dirección IP desde donde se realizó la consulta.</w:t>
            </w:r>
          </w:p>
        </w:tc>
      </w:tr>
      <w:tr w:rsidR="009D725B" w:rsidRPr="00667F33" w14:paraId="5542597A" w14:textId="77777777" w:rsidTr="00C52B81">
        <w:trPr>
          <w:trHeight w:val="600"/>
        </w:trPr>
        <w:tc>
          <w:tcPr>
            <w:tcW w:w="0" w:type="auto"/>
            <w:vAlign w:val="center"/>
            <w:hideMark/>
          </w:tcPr>
          <w:p w14:paraId="655652A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LogProyectos</w:t>
            </w:r>
          </w:p>
        </w:tc>
        <w:tc>
          <w:tcPr>
            <w:tcW w:w="0" w:type="auto"/>
            <w:vAlign w:val="center"/>
            <w:hideMark/>
          </w:tcPr>
          <w:p w14:paraId="3BAE3C2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idLog</w:t>
            </w:r>
          </w:p>
        </w:tc>
        <w:tc>
          <w:tcPr>
            <w:tcW w:w="0" w:type="auto"/>
            <w:vAlign w:val="center"/>
            <w:hideMark/>
          </w:tcPr>
          <w:p w14:paraId="2647137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0FC3826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5A6E2A5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PK</w:t>
            </w:r>
          </w:p>
        </w:tc>
        <w:tc>
          <w:tcPr>
            <w:tcW w:w="0" w:type="auto"/>
            <w:vAlign w:val="center"/>
            <w:hideMark/>
          </w:tcPr>
          <w:p w14:paraId="4F5A462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Historial de cambios realizados en el expediente de un proyecto (creación, edición, eliminación de documentos).</w:t>
            </w:r>
          </w:p>
        </w:tc>
      </w:tr>
      <w:tr w:rsidR="009D725B" w:rsidRPr="00667F33" w14:paraId="77348396" w14:textId="77777777" w:rsidTr="00C52B81">
        <w:trPr>
          <w:trHeight w:val="600"/>
        </w:trPr>
        <w:tc>
          <w:tcPr>
            <w:tcW w:w="0" w:type="auto"/>
            <w:vAlign w:val="center"/>
            <w:hideMark/>
          </w:tcPr>
          <w:p w14:paraId="6D6F7B3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LogProyectos</w:t>
            </w:r>
          </w:p>
        </w:tc>
        <w:tc>
          <w:tcPr>
            <w:tcW w:w="0" w:type="auto"/>
            <w:vAlign w:val="center"/>
            <w:hideMark/>
          </w:tcPr>
          <w:p w14:paraId="68D66A9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idProyecto</w:t>
            </w:r>
          </w:p>
        </w:tc>
        <w:tc>
          <w:tcPr>
            <w:tcW w:w="0" w:type="auto"/>
            <w:vAlign w:val="center"/>
            <w:hideMark/>
          </w:tcPr>
          <w:p w14:paraId="04C3B72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6356825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08D3841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357F7EE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Proyecto que sufrió la modificación o actualización. Se usa para trazabilidad completa.</w:t>
            </w:r>
          </w:p>
        </w:tc>
      </w:tr>
      <w:tr w:rsidR="009D725B" w:rsidRPr="00667F33" w14:paraId="776C985A" w14:textId="77777777" w:rsidTr="00C52B81">
        <w:trPr>
          <w:trHeight w:val="600"/>
        </w:trPr>
        <w:tc>
          <w:tcPr>
            <w:tcW w:w="0" w:type="auto"/>
            <w:vAlign w:val="center"/>
            <w:hideMark/>
          </w:tcPr>
          <w:p w14:paraId="34A9149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LogProyectos</w:t>
            </w:r>
          </w:p>
        </w:tc>
        <w:tc>
          <w:tcPr>
            <w:tcW w:w="0" w:type="auto"/>
            <w:vAlign w:val="center"/>
            <w:hideMark/>
          </w:tcPr>
          <w:p w14:paraId="5588C67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idUsuario</w:t>
            </w:r>
          </w:p>
        </w:tc>
        <w:tc>
          <w:tcPr>
            <w:tcW w:w="0" w:type="auto"/>
            <w:vAlign w:val="center"/>
            <w:hideMark/>
          </w:tcPr>
          <w:p w14:paraId="7B31BD1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3E30AFC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6CD3CEE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14B4CEC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Usuario que cargó nuevos documentos, modificó el estatus o eliminó información del proyecto.</w:t>
            </w:r>
          </w:p>
        </w:tc>
      </w:tr>
      <w:tr w:rsidR="009D725B" w:rsidRPr="00667F33" w14:paraId="35D55DED" w14:textId="77777777" w:rsidTr="00C52B81">
        <w:trPr>
          <w:trHeight w:val="900"/>
        </w:trPr>
        <w:tc>
          <w:tcPr>
            <w:tcW w:w="0" w:type="auto"/>
            <w:vAlign w:val="center"/>
            <w:hideMark/>
          </w:tcPr>
          <w:p w14:paraId="1C1DB78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LogProyectos</w:t>
            </w:r>
          </w:p>
        </w:tc>
        <w:tc>
          <w:tcPr>
            <w:tcW w:w="0" w:type="auto"/>
            <w:vAlign w:val="center"/>
            <w:hideMark/>
          </w:tcPr>
          <w:p w14:paraId="3B1648D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accion</w:t>
            </w:r>
          </w:p>
        </w:tc>
        <w:tc>
          <w:tcPr>
            <w:tcW w:w="0" w:type="auto"/>
            <w:vAlign w:val="center"/>
            <w:hideMark/>
          </w:tcPr>
          <w:p w14:paraId="60F59D5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49A33EF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255</w:t>
            </w:r>
          </w:p>
        </w:tc>
        <w:tc>
          <w:tcPr>
            <w:tcW w:w="0" w:type="auto"/>
            <w:vAlign w:val="center"/>
            <w:hideMark/>
          </w:tcPr>
          <w:p w14:paraId="16B39AC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03462A6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Acción realizada (CREAR_PROYECTO, EDITAR_DOCUMENTO, ELIMINAR_DOCUMENTO, CAMBIAR_STATUS, EMITIR_SELLO).</w:t>
            </w:r>
          </w:p>
        </w:tc>
      </w:tr>
      <w:tr w:rsidR="009D725B" w:rsidRPr="00667F33" w14:paraId="4C04899F" w14:textId="77777777" w:rsidTr="00C52B81">
        <w:trPr>
          <w:trHeight w:val="600"/>
        </w:trPr>
        <w:tc>
          <w:tcPr>
            <w:tcW w:w="0" w:type="auto"/>
            <w:vAlign w:val="center"/>
            <w:hideMark/>
          </w:tcPr>
          <w:p w14:paraId="558122E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LogProyectos</w:t>
            </w:r>
          </w:p>
        </w:tc>
        <w:tc>
          <w:tcPr>
            <w:tcW w:w="0" w:type="auto"/>
            <w:vAlign w:val="center"/>
            <w:hideMark/>
          </w:tcPr>
          <w:p w14:paraId="562474D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detalle</w:t>
            </w:r>
          </w:p>
        </w:tc>
        <w:tc>
          <w:tcPr>
            <w:tcW w:w="0" w:type="auto"/>
            <w:vAlign w:val="center"/>
            <w:hideMark/>
          </w:tcPr>
          <w:p w14:paraId="4FA3718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TEXT</w:t>
            </w:r>
          </w:p>
        </w:tc>
        <w:tc>
          <w:tcPr>
            <w:tcW w:w="0" w:type="auto"/>
            <w:vAlign w:val="center"/>
            <w:hideMark/>
          </w:tcPr>
          <w:p w14:paraId="4C468FC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4A0668F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72F56A8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Descripción detallada de los cambios realizados (valores anteriores y nuevos).</w:t>
            </w:r>
          </w:p>
        </w:tc>
      </w:tr>
      <w:tr w:rsidR="009D725B" w:rsidRPr="00667F33" w14:paraId="34361CBC" w14:textId="77777777" w:rsidTr="00C52B81">
        <w:trPr>
          <w:trHeight w:val="600"/>
        </w:trPr>
        <w:tc>
          <w:tcPr>
            <w:tcW w:w="0" w:type="auto"/>
            <w:vAlign w:val="center"/>
            <w:hideMark/>
          </w:tcPr>
          <w:p w14:paraId="652064D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LogProyectos</w:t>
            </w:r>
          </w:p>
        </w:tc>
        <w:tc>
          <w:tcPr>
            <w:tcW w:w="0" w:type="auto"/>
            <w:vAlign w:val="center"/>
            <w:hideMark/>
          </w:tcPr>
          <w:p w14:paraId="26C8676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timestamp</w:t>
            </w:r>
          </w:p>
        </w:tc>
        <w:tc>
          <w:tcPr>
            <w:tcW w:w="0" w:type="auto"/>
            <w:vAlign w:val="center"/>
            <w:hideMark/>
          </w:tcPr>
          <w:p w14:paraId="71341DE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DATETIME</w:t>
            </w:r>
          </w:p>
        </w:tc>
        <w:tc>
          <w:tcPr>
            <w:tcW w:w="0" w:type="auto"/>
            <w:vAlign w:val="center"/>
            <w:hideMark/>
          </w:tcPr>
          <w:p w14:paraId="776C234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0A93088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45BB0ED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 y hora exacta de la modificación.</w:t>
            </w:r>
          </w:p>
        </w:tc>
      </w:tr>
      <w:tr w:rsidR="009D725B" w:rsidRPr="00667F33" w14:paraId="2DABEE0A" w14:textId="77777777" w:rsidTr="00C52B81">
        <w:trPr>
          <w:trHeight w:val="600"/>
        </w:trPr>
        <w:tc>
          <w:tcPr>
            <w:tcW w:w="0" w:type="auto"/>
            <w:vAlign w:val="center"/>
            <w:hideMark/>
          </w:tcPr>
          <w:p w14:paraId="1AF93A1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LogProyectos</w:t>
            </w:r>
          </w:p>
        </w:tc>
        <w:tc>
          <w:tcPr>
            <w:tcW w:w="0" w:type="auto"/>
            <w:vAlign w:val="center"/>
            <w:hideMark/>
          </w:tcPr>
          <w:p w14:paraId="6635ECA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ipOrigen</w:t>
            </w:r>
          </w:p>
        </w:tc>
        <w:tc>
          <w:tcPr>
            <w:tcW w:w="0" w:type="auto"/>
            <w:vAlign w:val="center"/>
            <w:hideMark/>
          </w:tcPr>
          <w:p w14:paraId="3DC599C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60A8C3C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45</w:t>
            </w:r>
          </w:p>
        </w:tc>
        <w:tc>
          <w:tcPr>
            <w:tcW w:w="0" w:type="auto"/>
            <w:vAlign w:val="center"/>
            <w:hideMark/>
          </w:tcPr>
          <w:p w14:paraId="456B7F6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4802C77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Dirección IP desde donde se realizó la modificación.</w:t>
            </w:r>
          </w:p>
        </w:tc>
      </w:tr>
      <w:tr w:rsidR="009D725B" w:rsidRPr="00667F33" w14:paraId="76875C3F" w14:textId="77777777" w:rsidTr="00C52B81">
        <w:trPr>
          <w:trHeight w:val="600"/>
        </w:trPr>
        <w:tc>
          <w:tcPr>
            <w:tcW w:w="0" w:type="auto"/>
            <w:vAlign w:val="center"/>
            <w:hideMark/>
          </w:tcPr>
          <w:p w14:paraId="37D7B12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LogAuditoria</w:t>
            </w:r>
          </w:p>
        </w:tc>
        <w:tc>
          <w:tcPr>
            <w:tcW w:w="0" w:type="auto"/>
            <w:vAlign w:val="center"/>
            <w:hideMark/>
          </w:tcPr>
          <w:p w14:paraId="68B2FB0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idLog</w:t>
            </w:r>
          </w:p>
        </w:tc>
        <w:tc>
          <w:tcPr>
            <w:tcW w:w="0" w:type="auto"/>
            <w:vAlign w:val="center"/>
            <w:hideMark/>
          </w:tcPr>
          <w:p w14:paraId="3554422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7C7AEED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1329A70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PK</w:t>
            </w:r>
          </w:p>
        </w:tc>
        <w:tc>
          <w:tcPr>
            <w:tcW w:w="0" w:type="auto"/>
            <w:vAlign w:val="center"/>
            <w:hideMark/>
          </w:tcPr>
          <w:p w14:paraId="3FFA0B1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Registro maestro de auditoría para eventos críticos del sistema.</w:t>
            </w:r>
          </w:p>
        </w:tc>
      </w:tr>
      <w:tr w:rsidR="009D725B" w:rsidRPr="00667F33" w14:paraId="7B73EDA2" w14:textId="77777777" w:rsidTr="00C52B81">
        <w:trPr>
          <w:trHeight w:val="600"/>
        </w:trPr>
        <w:tc>
          <w:tcPr>
            <w:tcW w:w="0" w:type="auto"/>
            <w:vAlign w:val="center"/>
            <w:hideMark/>
          </w:tcPr>
          <w:p w14:paraId="41EACB4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LogAuditoria</w:t>
            </w:r>
          </w:p>
        </w:tc>
        <w:tc>
          <w:tcPr>
            <w:tcW w:w="0" w:type="auto"/>
            <w:vAlign w:val="center"/>
            <w:hideMark/>
          </w:tcPr>
          <w:p w14:paraId="67846BE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idUsuario</w:t>
            </w:r>
          </w:p>
        </w:tc>
        <w:tc>
          <w:tcPr>
            <w:tcW w:w="0" w:type="auto"/>
            <w:vAlign w:val="center"/>
            <w:hideMark/>
          </w:tcPr>
          <w:p w14:paraId="5E2B8CD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47C65EA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202B25D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32582AE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Usuario que ejecutó la acción auditada.</w:t>
            </w:r>
          </w:p>
        </w:tc>
      </w:tr>
      <w:tr w:rsidR="009D725B" w:rsidRPr="00667F33" w14:paraId="67AD1855" w14:textId="77777777" w:rsidTr="00C52B81">
        <w:trPr>
          <w:trHeight w:val="600"/>
        </w:trPr>
        <w:tc>
          <w:tcPr>
            <w:tcW w:w="0" w:type="auto"/>
            <w:vAlign w:val="center"/>
            <w:hideMark/>
          </w:tcPr>
          <w:p w14:paraId="297065C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LogAuditoria</w:t>
            </w:r>
          </w:p>
        </w:tc>
        <w:tc>
          <w:tcPr>
            <w:tcW w:w="0" w:type="auto"/>
            <w:vAlign w:val="center"/>
            <w:hideMark/>
          </w:tcPr>
          <w:p w14:paraId="57FC410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idProyecto</w:t>
            </w:r>
          </w:p>
        </w:tc>
        <w:tc>
          <w:tcPr>
            <w:tcW w:w="0" w:type="auto"/>
            <w:vAlign w:val="center"/>
            <w:hideMark/>
          </w:tcPr>
          <w:p w14:paraId="03569D6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2CE2452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7F849C5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1D6FDE3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Proyecto afectado por la acción (si aplica).</w:t>
            </w:r>
          </w:p>
        </w:tc>
      </w:tr>
      <w:tr w:rsidR="009D725B" w:rsidRPr="00667F33" w14:paraId="6D48601C" w14:textId="77777777" w:rsidTr="00C52B81">
        <w:trPr>
          <w:trHeight w:val="600"/>
        </w:trPr>
        <w:tc>
          <w:tcPr>
            <w:tcW w:w="0" w:type="auto"/>
            <w:vAlign w:val="center"/>
            <w:hideMark/>
          </w:tcPr>
          <w:p w14:paraId="768B56B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LogAuditoria</w:t>
            </w:r>
          </w:p>
        </w:tc>
        <w:tc>
          <w:tcPr>
            <w:tcW w:w="0" w:type="auto"/>
            <w:vAlign w:val="center"/>
            <w:hideMark/>
          </w:tcPr>
          <w:p w14:paraId="5A8B4CA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idResultado</w:t>
            </w:r>
          </w:p>
        </w:tc>
        <w:tc>
          <w:tcPr>
            <w:tcW w:w="0" w:type="auto"/>
            <w:vAlign w:val="center"/>
            <w:hideMark/>
          </w:tcPr>
          <w:p w14:paraId="2D0975B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5EF5EAC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1B3C094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693D3C8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Resultado de validación asociado al evento (si aplica).</w:t>
            </w:r>
          </w:p>
        </w:tc>
      </w:tr>
      <w:tr w:rsidR="009D725B" w:rsidRPr="00667F33" w14:paraId="6E7D9F22" w14:textId="77777777" w:rsidTr="00C52B81">
        <w:trPr>
          <w:trHeight w:val="900"/>
        </w:trPr>
        <w:tc>
          <w:tcPr>
            <w:tcW w:w="0" w:type="auto"/>
            <w:vAlign w:val="center"/>
            <w:hideMark/>
          </w:tcPr>
          <w:p w14:paraId="0C9BF42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LogAuditoria</w:t>
            </w:r>
          </w:p>
        </w:tc>
        <w:tc>
          <w:tcPr>
            <w:tcW w:w="0" w:type="auto"/>
            <w:vAlign w:val="center"/>
            <w:hideMark/>
          </w:tcPr>
          <w:p w14:paraId="55F352A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accion</w:t>
            </w:r>
          </w:p>
        </w:tc>
        <w:tc>
          <w:tcPr>
            <w:tcW w:w="0" w:type="auto"/>
            <w:vAlign w:val="center"/>
            <w:hideMark/>
          </w:tcPr>
          <w:p w14:paraId="72B7284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779255C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255</w:t>
            </w:r>
          </w:p>
        </w:tc>
        <w:tc>
          <w:tcPr>
            <w:tcW w:w="0" w:type="auto"/>
            <w:vAlign w:val="center"/>
            <w:hideMark/>
          </w:tcPr>
          <w:p w14:paraId="43F0E57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0B9F048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Acción auditada (LOGIN, LOGOUT, CONSULTA_API, EMISION_SELLO, PAGO_PROCESADO, DESCARGA_RECIBO).</w:t>
            </w:r>
          </w:p>
        </w:tc>
      </w:tr>
      <w:tr w:rsidR="009D725B" w:rsidRPr="00667F33" w14:paraId="28100704" w14:textId="77777777" w:rsidTr="00C52B81">
        <w:trPr>
          <w:trHeight w:val="600"/>
        </w:trPr>
        <w:tc>
          <w:tcPr>
            <w:tcW w:w="0" w:type="auto"/>
            <w:vAlign w:val="center"/>
            <w:hideMark/>
          </w:tcPr>
          <w:p w14:paraId="644ED15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LogAuditoria</w:t>
            </w:r>
          </w:p>
        </w:tc>
        <w:tc>
          <w:tcPr>
            <w:tcW w:w="0" w:type="auto"/>
            <w:vAlign w:val="center"/>
            <w:hideMark/>
          </w:tcPr>
          <w:p w14:paraId="3EC2B9E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timestamp</w:t>
            </w:r>
          </w:p>
        </w:tc>
        <w:tc>
          <w:tcPr>
            <w:tcW w:w="0" w:type="auto"/>
            <w:vAlign w:val="center"/>
            <w:hideMark/>
          </w:tcPr>
          <w:p w14:paraId="4F63641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DATETIME</w:t>
            </w:r>
          </w:p>
        </w:tc>
        <w:tc>
          <w:tcPr>
            <w:tcW w:w="0" w:type="auto"/>
            <w:vAlign w:val="center"/>
            <w:hideMark/>
          </w:tcPr>
          <w:p w14:paraId="330443B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45A595A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7C6ACB8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 y hora exacta del evento.</w:t>
            </w:r>
          </w:p>
        </w:tc>
      </w:tr>
      <w:tr w:rsidR="009D725B" w:rsidRPr="00667F33" w14:paraId="2EFDE942" w14:textId="77777777" w:rsidTr="00C52B81">
        <w:trPr>
          <w:trHeight w:val="600"/>
        </w:trPr>
        <w:tc>
          <w:tcPr>
            <w:tcW w:w="0" w:type="auto"/>
            <w:vAlign w:val="center"/>
            <w:hideMark/>
          </w:tcPr>
          <w:p w14:paraId="09E9E4D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lastRenderedPageBreak/>
              <w:t>LogAuditoria</w:t>
            </w:r>
          </w:p>
        </w:tc>
        <w:tc>
          <w:tcPr>
            <w:tcW w:w="0" w:type="auto"/>
            <w:vAlign w:val="center"/>
            <w:hideMark/>
          </w:tcPr>
          <w:p w14:paraId="6CFC00E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ipOrigen</w:t>
            </w:r>
          </w:p>
        </w:tc>
        <w:tc>
          <w:tcPr>
            <w:tcW w:w="0" w:type="auto"/>
            <w:vAlign w:val="center"/>
            <w:hideMark/>
          </w:tcPr>
          <w:p w14:paraId="1ABAF1F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10E0463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45</w:t>
            </w:r>
          </w:p>
        </w:tc>
        <w:tc>
          <w:tcPr>
            <w:tcW w:w="0" w:type="auto"/>
            <w:vAlign w:val="center"/>
            <w:hideMark/>
          </w:tcPr>
          <w:p w14:paraId="06F1ED5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0A2B022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Dirección IP desde donde se originó la acción.</w:t>
            </w:r>
          </w:p>
        </w:tc>
      </w:tr>
      <w:tr w:rsidR="009D725B" w:rsidRPr="00667F33" w14:paraId="23BAED31" w14:textId="77777777" w:rsidTr="00C52B81">
        <w:trPr>
          <w:trHeight w:val="600"/>
        </w:trPr>
        <w:tc>
          <w:tcPr>
            <w:tcW w:w="0" w:type="auto"/>
            <w:vAlign w:val="center"/>
            <w:hideMark/>
          </w:tcPr>
          <w:p w14:paraId="5DEA5C1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ResultadoValidacion</w:t>
            </w:r>
          </w:p>
        </w:tc>
        <w:tc>
          <w:tcPr>
            <w:tcW w:w="0" w:type="auto"/>
            <w:vAlign w:val="center"/>
            <w:hideMark/>
          </w:tcPr>
          <w:p w14:paraId="02DB093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idResultado</w:t>
            </w:r>
          </w:p>
        </w:tc>
        <w:tc>
          <w:tcPr>
            <w:tcW w:w="0" w:type="auto"/>
            <w:vAlign w:val="center"/>
            <w:hideMark/>
          </w:tcPr>
          <w:p w14:paraId="27FE35D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5E633F6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2085721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PK</w:t>
            </w:r>
          </w:p>
        </w:tc>
        <w:tc>
          <w:tcPr>
            <w:tcW w:w="0" w:type="auto"/>
            <w:vAlign w:val="center"/>
            <w:hideMark/>
          </w:tcPr>
          <w:p w14:paraId="3A77DF3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Identificador único del resultado de una validación externa (DGII, Catastro, MIVHED, Ayuntamiento).</w:t>
            </w:r>
          </w:p>
        </w:tc>
      </w:tr>
      <w:tr w:rsidR="009D725B" w:rsidRPr="00667F33" w14:paraId="0045D077" w14:textId="77777777" w:rsidTr="00C52B81">
        <w:trPr>
          <w:trHeight w:val="600"/>
        </w:trPr>
        <w:tc>
          <w:tcPr>
            <w:tcW w:w="0" w:type="auto"/>
            <w:vAlign w:val="center"/>
            <w:hideMark/>
          </w:tcPr>
          <w:p w14:paraId="552A2AB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ResultadoValidacion</w:t>
            </w:r>
          </w:p>
        </w:tc>
        <w:tc>
          <w:tcPr>
            <w:tcW w:w="0" w:type="auto"/>
            <w:vAlign w:val="center"/>
            <w:hideMark/>
          </w:tcPr>
          <w:p w14:paraId="4DB5BE5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idDocumento</w:t>
            </w:r>
          </w:p>
        </w:tc>
        <w:tc>
          <w:tcPr>
            <w:tcW w:w="0" w:type="auto"/>
            <w:vAlign w:val="center"/>
            <w:hideMark/>
          </w:tcPr>
          <w:p w14:paraId="5054063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427F5A6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2ABCD76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29A028B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Documento que fue validado contra fuentes externas.</w:t>
            </w:r>
          </w:p>
        </w:tc>
      </w:tr>
      <w:tr w:rsidR="009D725B" w:rsidRPr="00667F33" w14:paraId="7C0E95EA" w14:textId="77777777" w:rsidTr="00C52B81">
        <w:trPr>
          <w:trHeight w:val="900"/>
        </w:trPr>
        <w:tc>
          <w:tcPr>
            <w:tcW w:w="0" w:type="auto"/>
            <w:vAlign w:val="center"/>
            <w:hideMark/>
          </w:tcPr>
          <w:p w14:paraId="115B279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ResultadoValidacion</w:t>
            </w:r>
          </w:p>
        </w:tc>
        <w:tc>
          <w:tcPr>
            <w:tcW w:w="0" w:type="auto"/>
            <w:vAlign w:val="center"/>
            <w:hideMark/>
          </w:tcPr>
          <w:p w14:paraId="710BAFB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esLegitimo</w:t>
            </w:r>
          </w:p>
        </w:tc>
        <w:tc>
          <w:tcPr>
            <w:tcW w:w="0" w:type="auto"/>
            <w:vAlign w:val="center"/>
            <w:hideMark/>
          </w:tcPr>
          <w:p w14:paraId="685FF29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BOOLEAN</w:t>
            </w:r>
          </w:p>
        </w:tc>
        <w:tc>
          <w:tcPr>
            <w:tcW w:w="0" w:type="auto"/>
            <w:vAlign w:val="center"/>
            <w:hideMark/>
          </w:tcPr>
          <w:p w14:paraId="43EAA6C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1C0D204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3E9BDA3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Indica si el documento es legítimo y coincide con los registros oficiales (TRUE = Legítimo, FALSE = Sospechoso/Fraudulento).</w:t>
            </w:r>
          </w:p>
        </w:tc>
      </w:tr>
      <w:tr w:rsidR="009D725B" w:rsidRPr="00667F33" w14:paraId="02A0E236" w14:textId="77777777" w:rsidTr="00C52B81">
        <w:trPr>
          <w:trHeight w:val="600"/>
        </w:trPr>
        <w:tc>
          <w:tcPr>
            <w:tcW w:w="0" w:type="auto"/>
            <w:vAlign w:val="center"/>
            <w:hideMark/>
          </w:tcPr>
          <w:p w14:paraId="569A257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ResultadoValidacion</w:t>
            </w:r>
          </w:p>
        </w:tc>
        <w:tc>
          <w:tcPr>
            <w:tcW w:w="0" w:type="auto"/>
            <w:vAlign w:val="center"/>
            <w:hideMark/>
          </w:tcPr>
          <w:p w14:paraId="729C695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detallesHallazgo</w:t>
            </w:r>
          </w:p>
        </w:tc>
        <w:tc>
          <w:tcPr>
            <w:tcW w:w="0" w:type="auto"/>
            <w:vAlign w:val="center"/>
            <w:hideMark/>
          </w:tcPr>
          <w:p w14:paraId="758265B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TEXT</w:t>
            </w:r>
          </w:p>
        </w:tc>
        <w:tc>
          <w:tcPr>
            <w:tcW w:w="0" w:type="auto"/>
            <w:vAlign w:val="center"/>
            <w:hideMark/>
          </w:tcPr>
          <w:p w14:paraId="26858E1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6CA8525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106B622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Descripción detallada de los hallazgos, discrepancias o anomalías encontradas durante la validación.</w:t>
            </w:r>
          </w:p>
        </w:tc>
      </w:tr>
      <w:tr w:rsidR="009D725B" w:rsidRPr="00667F33" w14:paraId="0C9F4087" w14:textId="77777777" w:rsidTr="00C52B81">
        <w:trPr>
          <w:trHeight w:val="600"/>
        </w:trPr>
        <w:tc>
          <w:tcPr>
            <w:tcW w:w="0" w:type="auto"/>
            <w:vAlign w:val="center"/>
            <w:hideMark/>
          </w:tcPr>
          <w:p w14:paraId="7112F10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ResultadoValidacion</w:t>
            </w:r>
          </w:p>
        </w:tc>
        <w:tc>
          <w:tcPr>
            <w:tcW w:w="0" w:type="auto"/>
            <w:vAlign w:val="center"/>
            <w:hideMark/>
          </w:tcPr>
          <w:p w14:paraId="7EB4A6D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fechaValidacion</w:t>
            </w:r>
          </w:p>
        </w:tc>
        <w:tc>
          <w:tcPr>
            <w:tcW w:w="0" w:type="auto"/>
            <w:vAlign w:val="center"/>
            <w:hideMark/>
          </w:tcPr>
          <w:p w14:paraId="7371005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DATETIME</w:t>
            </w:r>
          </w:p>
        </w:tc>
        <w:tc>
          <w:tcPr>
            <w:tcW w:w="0" w:type="auto"/>
            <w:vAlign w:val="center"/>
            <w:hideMark/>
          </w:tcPr>
          <w:p w14:paraId="5126BDA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56479F5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14B8B25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 y hora en que se realizó la validación.</w:t>
            </w:r>
          </w:p>
        </w:tc>
      </w:tr>
      <w:tr w:rsidR="009D725B" w:rsidRPr="00667F33" w14:paraId="0FF05C0D" w14:textId="77777777" w:rsidTr="00C52B81">
        <w:trPr>
          <w:trHeight w:val="900"/>
        </w:trPr>
        <w:tc>
          <w:tcPr>
            <w:tcW w:w="0" w:type="auto"/>
            <w:vAlign w:val="center"/>
            <w:hideMark/>
          </w:tcPr>
          <w:p w14:paraId="547B2AF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FremiunConsultas_Log</w:t>
            </w:r>
          </w:p>
        </w:tc>
        <w:tc>
          <w:tcPr>
            <w:tcW w:w="0" w:type="auto"/>
            <w:vAlign w:val="center"/>
            <w:hideMark/>
          </w:tcPr>
          <w:p w14:paraId="142D5C1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idConsultaLog</w:t>
            </w:r>
          </w:p>
        </w:tc>
        <w:tc>
          <w:tcPr>
            <w:tcW w:w="0" w:type="auto"/>
            <w:vAlign w:val="center"/>
            <w:hideMark/>
          </w:tcPr>
          <w:p w14:paraId="2B31D37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318952A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7C3541E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PK</w:t>
            </w:r>
          </w:p>
        </w:tc>
        <w:tc>
          <w:tcPr>
            <w:tcW w:w="0" w:type="auto"/>
            <w:vAlign w:val="center"/>
            <w:hideMark/>
          </w:tcPr>
          <w:p w14:paraId="222F6988"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Identificador único del registro de consulta premium realizada por un usuario a través del módulo Fremium.</w:t>
            </w:r>
          </w:p>
        </w:tc>
      </w:tr>
      <w:tr w:rsidR="009D725B" w:rsidRPr="00667F33" w14:paraId="2395970D" w14:textId="77777777" w:rsidTr="00C52B81">
        <w:trPr>
          <w:trHeight w:val="900"/>
        </w:trPr>
        <w:tc>
          <w:tcPr>
            <w:tcW w:w="0" w:type="auto"/>
            <w:vAlign w:val="center"/>
            <w:hideMark/>
          </w:tcPr>
          <w:p w14:paraId="130829C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FremiunConsultas_Log</w:t>
            </w:r>
          </w:p>
        </w:tc>
        <w:tc>
          <w:tcPr>
            <w:tcW w:w="0" w:type="auto"/>
            <w:vAlign w:val="center"/>
            <w:hideMark/>
          </w:tcPr>
          <w:p w14:paraId="3B38777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idUsuario</w:t>
            </w:r>
          </w:p>
        </w:tc>
        <w:tc>
          <w:tcPr>
            <w:tcW w:w="0" w:type="auto"/>
            <w:vAlign w:val="center"/>
            <w:hideMark/>
          </w:tcPr>
          <w:p w14:paraId="004BC97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767D1E7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3906B09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50B0A42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Usuario que ejecutó la consulta premium. Relación con la tabla Usuario para auditoría y facturación por consumo.</w:t>
            </w:r>
          </w:p>
        </w:tc>
      </w:tr>
      <w:tr w:rsidR="009D725B" w:rsidRPr="00667F33" w14:paraId="53E44A1F" w14:textId="77777777" w:rsidTr="00C52B81">
        <w:trPr>
          <w:trHeight w:val="900"/>
        </w:trPr>
        <w:tc>
          <w:tcPr>
            <w:tcW w:w="0" w:type="auto"/>
            <w:vAlign w:val="center"/>
            <w:hideMark/>
          </w:tcPr>
          <w:p w14:paraId="3CD09A6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FremiunConsultas_Log</w:t>
            </w:r>
          </w:p>
        </w:tc>
        <w:tc>
          <w:tcPr>
            <w:tcW w:w="0" w:type="auto"/>
            <w:vAlign w:val="center"/>
            <w:hideMark/>
          </w:tcPr>
          <w:p w14:paraId="29BF27B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idConsulta</w:t>
            </w:r>
          </w:p>
        </w:tc>
        <w:tc>
          <w:tcPr>
            <w:tcW w:w="0" w:type="auto"/>
            <w:vAlign w:val="center"/>
            <w:hideMark/>
          </w:tcPr>
          <w:p w14:paraId="2564A02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2061DDB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6583FA5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1326D5C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Identificador numérico de la consulta específica realizada (1=DGII, 2=Catastro, 3=MIVHED, 4=Todo en uno).</w:t>
            </w:r>
          </w:p>
        </w:tc>
      </w:tr>
      <w:tr w:rsidR="009D725B" w:rsidRPr="00667F33" w14:paraId="512B6DF8" w14:textId="77777777" w:rsidTr="00C52B81">
        <w:trPr>
          <w:trHeight w:val="900"/>
        </w:trPr>
        <w:tc>
          <w:tcPr>
            <w:tcW w:w="0" w:type="auto"/>
            <w:vAlign w:val="center"/>
            <w:hideMark/>
          </w:tcPr>
          <w:p w14:paraId="77FC79C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FremiunConsultas_Log</w:t>
            </w:r>
          </w:p>
        </w:tc>
        <w:tc>
          <w:tcPr>
            <w:tcW w:w="0" w:type="auto"/>
            <w:vAlign w:val="center"/>
            <w:hideMark/>
          </w:tcPr>
          <w:p w14:paraId="2BD7A992"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idApiGobernanza</w:t>
            </w:r>
          </w:p>
        </w:tc>
        <w:tc>
          <w:tcPr>
            <w:tcW w:w="0" w:type="auto"/>
            <w:vAlign w:val="center"/>
            <w:hideMark/>
          </w:tcPr>
          <w:p w14:paraId="0B91126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577B63B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33AC3D3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71B53E7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Referencia a la tabla ApiGobernanza que contiene los resultados de la consulta a las APIs externas.</w:t>
            </w:r>
          </w:p>
        </w:tc>
      </w:tr>
      <w:tr w:rsidR="009D725B" w:rsidRPr="00667F33" w14:paraId="5E90A4EA" w14:textId="77777777" w:rsidTr="00C52B81">
        <w:trPr>
          <w:trHeight w:val="900"/>
        </w:trPr>
        <w:tc>
          <w:tcPr>
            <w:tcW w:w="0" w:type="auto"/>
            <w:vAlign w:val="center"/>
            <w:hideMark/>
          </w:tcPr>
          <w:p w14:paraId="0A26A93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FremiunConsultas_Log</w:t>
            </w:r>
          </w:p>
        </w:tc>
        <w:tc>
          <w:tcPr>
            <w:tcW w:w="0" w:type="auto"/>
            <w:vAlign w:val="center"/>
            <w:hideMark/>
          </w:tcPr>
          <w:p w14:paraId="0836B94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fechaConsulta</w:t>
            </w:r>
          </w:p>
        </w:tc>
        <w:tc>
          <w:tcPr>
            <w:tcW w:w="0" w:type="auto"/>
            <w:vAlign w:val="center"/>
            <w:hideMark/>
          </w:tcPr>
          <w:p w14:paraId="366F0D9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DATETIME</w:t>
            </w:r>
          </w:p>
        </w:tc>
        <w:tc>
          <w:tcPr>
            <w:tcW w:w="0" w:type="auto"/>
            <w:vAlign w:val="center"/>
            <w:hideMark/>
          </w:tcPr>
          <w:p w14:paraId="5D69658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2F688F5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594F9EE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Marca de tiempo exacta en que se realizó la consulta premium. Útil para auditoría y límites de uso.</w:t>
            </w:r>
          </w:p>
        </w:tc>
      </w:tr>
      <w:tr w:rsidR="009D725B" w:rsidRPr="00667F33" w14:paraId="085DEC4F" w14:textId="77777777" w:rsidTr="00C52B81">
        <w:trPr>
          <w:trHeight w:val="900"/>
        </w:trPr>
        <w:tc>
          <w:tcPr>
            <w:tcW w:w="0" w:type="auto"/>
            <w:vAlign w:val="center"/>
            <w:hideMark/>
          </w:tcPr>
          <w:p w14:paraId="6E13956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FremiunConsultas_Log</w:t>
            </w:r>
          </w:p>
        </w:tc>
        <w:tc>
          <w:tcPr>
            <w:tcW w:w="0" w:type="auto"/>
            <w:vAlign w:val="center"/>
            <w:hideMark/>
          </w:tcPr>
          <w:p w14:paraId="0057559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ipOrigen</w:t>
            </w:r>
          </w:p>
        </w:tc>
        <w:tc>
          <w:tcPr>
            <w:tcW w:w="0" w:type="auto"/>
            <w:vAlign w:val="center"/>
            <w:hideMark/>
          </w:tcPr>
          <w:p w14:paraId="317ADB6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51406AB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45</w:t>
            </w:r>
          </w:p>
        </w:tc>
        <w:tc>
          <w:tcPr>
            <w:tcW w:w="0" w:type="auto"/>
            <w:vAlign w:val="center"/>
            <w:hideMark/>
          </w:tcPr>
          <w:p w14:paraId="2F4BDF3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0CBEA21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Dirección IP desde la cual se originó la consulta premium. Cumple con estándares de auditoría y seguridad.</w:t>
            </w:r>
          </w:p>
        </w:tc>
      </w:tr>
      <w:tr w:rsidR="009D725B" w:rsidRPr="00667F33" w14:paraId="21497603" w14:textId="77777777" w:rsidTr="00C52B81">
        <w:trPr>
          <w:trHeight w:val="900"/>
        </w:trPr>
        <w:tc>
          <w:tcPr>
            <w:tcW w:w="0" w:type="auto"/>
            <w:vAlign w:val="center"/>
            <w:hideMark/>
          </w:tcPr>
          <w:p w14:paraId="163F47E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FremiunProyectos_Log</w:t>
            </w:r>
          </w:p>
        </w:tc>
        <w:tc>
          <w:tcPr>
            <w:tcW w:w="0" w:type="auto"/>
            <w:vAlign w:val="center"/>
            <w:hideMark/>
          </w:tcPr>
          <w:p w14:paraId="14B61B0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idProyectoLog</w:t>
            </w:r>
          </w:p>
        </w:tc>
        <w:tc>
          <w:tcPr>
            <w:tcW w:w="0" w:type="auto"/>
            <w:vAlign w:val="center"/>
            <w:hideMark/>
          </w:tcPr>
          <w:p w14:paraId="293862B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732EF72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6BCC0DE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PK</w:t>
            </w:r>
          </w:p>
        </w:tc>
        <w:tc>
          <w:tcPr>
            <w:tcW w:w="0" w:type="auto"/>
            <w:vAlign w:val="center"/>
            <w:hideMark/>
          </w:tcPr>
          <w:p w14:paraId="0E3EFBA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Identificador único del registro de proyecto premium auditado o verificado dentro del módulo Fremium.</w:t>
            </w:r>
          </w:p>
        </w:tc>
      </w:tr>
      <w:tr w:rsidR="009D725B" w:rsidRPr="00667F33" w14:paraId="4F815F9E" w14:textId="77777777" w:rsidTr="00C52B81">
        <w:trPr>
          <w:trHeight w:val="900"/>
        </w:trPr>
        <w:tc>
          <w:tcPr>
            <w:tcW w:w="0" w:type="auto"/>
            <w:vAlign w:val="center"/>
            <w:hideMark/>
          </w:tcPr>
          <w:p w14:paraId="1A410EF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FremiunProyectos_Log</w:t>
            </w:r>
          </w:p>
        </w:tc>
        <w:tc>
          <w:tcPr>
            <w:tcW w:w="0" w:type="auto"/>
            <w:vAlign w:val="center"/>
            <w:hideMark/>
          </w:tcPr>
          <w:p w14:paraId="4CE88E5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idProyecto</w:t>
            </w:r>
          </w:p>
        </w:tc>
        <w:tc>
          <w:tcPr>
            <w:tcW w:w="0" w:type="auto"/>
            <w:vAlign w:val="center"/>
            <w:hideMark/>
          </w:tcPr>
          <w:p w14:paraId="10AAAE8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7EF6269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4434505E"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25FBFF6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Proyecto inmobiliario que fue auditado o verificado a través del módulo Fremium.</w:t>
            </w:r>
          </w:p>
        </w:tc>
      </w:tr>
      <w:tr w:rsidR="009D725B" w:rsidRPr="00667F33" w14:paraId="50920C27" w14:textId="77777777" w:rsidTr="00C52B81">
        <w:trPr>
          <w:trHeight w:val="900"/>
        </w:trPr>
        <w:tc>
          <w:tcPr>
            <w:tcW w:w="0" w:type="auto"/>
            <w:vAlign w:val="center"/>
            <w:hideMark/>
          </w:tcPr>
          <w:p w14:paraId="313E0465"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FremiunProyectos_Log</w:t>
            </w:r>
          </w:p>
        </w:tc>
        <w:tc>
          <w:tcPr>
            <w:tcW w:w="0" w:type="auto"/>
            <w:vAlign w:val="center"/>
            <w:hideMark/>
          </w:tcPr>
          <w:p w14:paraId="333B61EC"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idUsuario</w:t>
            </w:r>
          </w:p>
        </w:tc>
        <w:tc>
          <w:tcPr>
            <w:tcW w:w="0" w:type="auto"/>
            <w:vAlign w:val="center"/>
            <w:hideMark/>
          </w:tcPr>
          <w:p w14:paraId="08285C4D"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INT</w:t>
            </w:r>
          </w:p>
        </w:tc>
        <w:tc>
          <w:tcPr>
            <w:tcW w:w="0" w:type="auto"/>
            <w:vAlign w:val="center"/>
            <w:hideMark/>
          </w:tcPr>
          <w:p w14:paraId="0F69A6F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633796B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FK</w:t>
            </w:r>
          </w:p>
        </w:tc>
        <w:tc>
          <w:tcPr>
            <w:tcW w:w="0" w:type="auto"/>
            <w:vAlign w:val="center"/>
            <w:hideMark/>
          </w:tcPr>
          <w:p w14:paraId="669DD8C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Usuario que solicitó la verificación premium del proyecto.</w:t>
            </w:r>
          </w:p>
        </w:tc>
      </w:tr>
      <w:tr w:rsidR="009D725B" w:rsidRPr="00667F33" w14:paraId="3E7B7AE1" w14:textId="77777777" w:rsidTr="00C52B81">
        <w:trPr>
          <w:trHeight w:val="900"/>
        </w:trPr>
        <w:tc>
          <w:tcPr>
            <w:tcW w:w="0" w:type="auto"/>
            <w:vAlign w:val="center"/>
            <w:hideMark/>
          </w:tcPr>
          <w:p w14:paraId="0DE92769"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lastRenderedPageBreak/>
              <w:t>FremiunProyectos_Log</w:t>
            </w:r>
          </w:p>
        </w:tc>
        <w:tc>
          <w:tcPr>
            <w:tcW w:w="0" w:type="auto"/>
            <w:vAlign w:val="center"/>
            <w:hideMark/>
          </w:tcPr>
          <w:p w14:paraId="4499A88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fechaSolicitud</w:t>
            </w:r>
          </w:p>
        </w:tc>
        <w:tc>
          <w:tcPr>
            <w:tcW w:w="0" w:type="auto"/>
            <w:vAlign w:val="center"/>
            <w:hideMark/>
          </w:tcPr>
          <w:p w14:paraId="55E43F6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DATETIME</w:t>
            </w:r>
          </w:p>
        </w:tc>
        <w:tc>
          <w:tcPr>
            <w:tcW w:w="0" w:type="auto"/>
            <w:vAlign w:val="center"/>
            <w:hideMark/>
          </w:tcPr>
          <w:p w14:paraId="30604661"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7878BE6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4B2DFE2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Fecha y hora en que se solicitó la verificación premium del proyecto.</w:t>
            </w:r>
          </w:p>
        </w:tc>
      </w:tr>
      <w:tr w:rsidR="009D725B" w:rsidRPr="00667F33" w14:paraId="666215FC" w14:textId="77777777" w:rsidTr="00C52B81">
        <w:trPr>
          <w:trHeight w:val="900"/>
        </w:trPr>
        <w:tc>
          <w:tcPr>
            <w:tcW w:w="0" w:type="auto"/>
            <w:vAlign w:val="center"/>
            <w:hideMark/>
          </w:tcPr>
          <w:p w14:paraId="2225CE6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FremiunProyectos_Log</w:t>
            </w:r>
          </w:p>
        </w:tc>
        <w:tc>
          <w:tcPr>
            <w:tcW w:w="0" w:type="auto"/>
            <w:vAlign w:val="center"/>
            <w:hideMark/>
          </w:tcPr>
          <w:p w14:paraId="1F6AFB0A"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estado</w:t>
            </w:r>
          </w:p>
        </w:tc>
        <w:tc>
          <w:tcPr>
            <w:tcW w:w="0" w:type="auto"/>
            <w:vAlign w:val="center"/>
            <w:hideMark/>
          </w:tcPr>
          <w:p w14:paraId="662D7104"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7855A41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20</w:t>
            </w:r>
          </w:p>
        </w:tc>
        <w:tc>
          <w:tcPr>
            <w:tcW w:w="0" w:type="auto"/>
            <w:vAlign w:val="center"/>
            <w:hideMark/>
          </w:tcPr>
          <w:p w14:paraId="0885911B"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071C5E8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Estado de la solicitud premium (PENDIENTE, PROCESADO, COMPLETADO, FALLIDO, EN_REVISION).</w:t>
            </w:r>
          </w:p>
        </w:tc>
      </w:tr>
      <w:tr w:rsidR="00A74E61" w:rsidRPr="00667F33" w14:paraId="5F365B8D" w14:textId="77777777" w:rsidTr="00C52B81">
        <w:trPr>
          <w:trHeight w:val="900"/>
        </w:trPr>
        <w:tc>
          <w:tcPr>
            <w:tcW w:w="0" w:type="auto"/>
            <w:vAlign w:val="center"/>
            <w:hideMark/>
          </w:tcPr>
          <w:p w14:paraId="5BF25B4F"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FremiunProyectos_Log</w:t>
            </w:r>
          </w:p>
        </w:tc>
        <w:tc>
          <w:tcPr>
            <w:tcW w:w="0" w:type="auto"/>
            <w:vAlign w:val="center"/>
            <w:hideMark/>
          </w:tcPr>
          <w:p w14:paraId="7BA5BBB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ipOrigen</w:t>
            </w:r>
          </w:p>
        </w:tc>
        <w:tc>
          <w:tcPr>
            <w:tcW w:w="0" w:type="auto"/>
            <w:vAlign w:val="center"/>
            <w:hideMark/>
          </w:tcPr>
          <w:p w14:paraId="201F4967"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VARCHAR</w:t>
            </w:r>
          </w:p>
        </w:tc>
        <w:tc>
          <w:tcPr>
            <w:tcW w:w="0" w:type="auto"/>
            <w:vAlign w:val="center"/>
            <w:hideMark/>
          </w:tcPr>
          <w:p w14:paraId="6B4FB9E0"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45</w:t>
            </w:r>
          </w:p>
        </w:tc>
        <w:tc>
          <w:tcPr>
            <w:tcW w:w="0" w:type="auto"/>
            <w:vAlign w:val="center"/>
            <w:hideMark/>
          </w:tcPr>
          <w:p w14:paraId="6C9AAED3"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w:t>
            </w:r>
          </w:p>
        </w:tc>
        <w:tc>
          <w:tcPr>
            <w:tcW w:w="0" w:type="auto"/>
            <w:vAlign w:val="center"/>
            <w:hideMark/>
          </w:tcPr>
          <w:p w14:paraId="0531B696" w14:textId="77777777" w:rsidR="00667F33" w:rsidRPr="00667F33" w:rsidRDefault="00667F33" w:rsidP="00C52B81">
            <w:pPr>
              <w:spacing w:after="0" w:line="240" w:lineRule="auto"/>
              <w:ind w:firstLine="0"/>
              <w:jc w:val="center"/>
              <w:rPr>
                <w:rFonts w:eastAsia="Times New Roman" w:cs="Times New Roman"/>
                <w:color w:val="000000"/>
                <w:sz w:val="18"/>
                <w:szCs w:val="18"/>
                <w:lang w:val="es-US" w:eastAsia="es-US"/>
              </w:rPr>
            </w:pPr>
            <w:r w:rsidRPr="00667F33">
              <w:rPr>
                <w:rFonts w:eastAsia="Times New Roman" w:cs="Times New Roman"/>
                <w:color w:val="000000"/>
                <w:sz w:val="18"/>
                <w:szCs w:val="18"/>
                <w:lang w:val="es-US" w:eastAsia="es-US"/>
              </w:rPr>
              <w:t>Dirección IP desde donde se originó la solicitud de verificación premium.</w:t>
            </w:r>
          </w:p>
        </w:tc>
      </w:tr>
    </w:tbl>
    <w:p w14:paraId="4D0A633B" w14:textId="77777777" w:rsidR="00C214E9" w:rsidRPr="00C214E9" w:rsidRDefault="00C214E9" w:rsidP="005A541C">
      <w:pPr>
        <w:pStyle w:val="Figuras"/>
        <w:rPr>
          <w:lang w:val="es-US"/>
        </w:rPr>
      </w:pPr>
    </w:p>
    <w:p w14:paraId="194988EE" w14:textId="366EC979" w:rsidR="003E41FA" w:rsidRPr="003E41FA" w:rsidRDefault="003E41FA" w:rsidP="009356D1">
      <w:pPr>
        <w:jc w:val="left"/>
        <w:rPr>
          <w:lang w:val="es-US"/>
        </w:rPr>
      </w:pPr>
      <w:r w:rsidRPr="003E41FA">
        <w:rPr>
          <w:b/>
          <w:bCs/>
          <w:lang w:val="es-US"/>
        </w:rPr>
        <w:t>Nota:</w:t>
      </w:r>
      <w:r w:rsidR="00DE5F25">
        <w:rPr>
          <w:b/>
          <w:bCs/>
          <w:lang w:val="es-US"/>
        </w:rPr>
        <w:t xml:space="preserve"> </w:t>
      </w:r>
      <w:r w:rsidRPr="003E41FA">
        <w:rPr>
          <w:lang w:val="es-US"/>
        </w:rPr>
        <w:t>Todas las tablas han sido diseñadas para cumplir con la </w:t>
      </w:r>
      <w:r w:rsidRPr="003E41FA">
        <w:rPr>
          <w:b/>
          <w:bCs/>
          <w:lang w:val="es-US"/>
        </w:rPr>
        <w:t>Tercera Forma Normal (3FN)</w:t>
      </w:r>
      <w:r w:rsidRPr="003E41FA">
        <w:rPr>
          <w:lang w:val="es-US"/>
        </w:rPr>
        <w:t>, eliminando redundancias y garantizando la integridad referencial mediante claves foráneas explícitas (ej. idUsuario en Perfiles, idProyecto en Documento, idPago en Recibo).</w:t>
      </w:r>
    </w:p>
    <w:p w14:paraId="3516C796" w14:textId="39F03461" w:rsidR="003E41FA" w:rsidRDefault="003E41FA" w:rsidP="009356D1">
      <w:pPr>
        <w:jc w:val="left"/>
        <w:rPr>
          <w:lang w:val="es-US"/>
        </w:rPr>
      </w:pPr>
      <w:r w:rsidRPr="003E41FA">
        <w:rPr>
          <w:lang w:val="es-US"/>
        </w:rPr>
        <w:t>Los campos que en el modelo lógico podrían representarse como ENUM (como nombrePerfil, tipoInmobiliario, o tipoDocumento) se han implementado como </w:t>
      </w:r>
      <w:r w:rsidRPr="003E41FA">
        <w:rPr>
          <w:b/>
          <w:bCs/>
          <w:lang w:val="es-US"/>
        </w:rPr>
        <w:t>tablas independientes</w:t>
      </w:r>
      <w:r w:rsidRPr="003E41FA">
        <w:rPr>
          <w:lang w:val="es-US"/>
        </w:rPr>
        <w:t> (Perfiles, TipoInmobiliario, TipoDocumento) o como </w:t>
      </w:r>
      <w:r w:rsidRPr="003E41FA">
        <w:rPr>
          <w:b/>
          <w:bCs/>
          <w:lang w:val="es-US"/>
        </w:rPr>
        <w:t>columnas con valores predefinidos y validados por la aplicación</w:t>
      </w:r>
      <w:r w:rsidRPr="003E41FA">
        <w:rPr>
          <w:lang w:val="es-US"/>
        </w:rPr>
        <w:t>, siguiendo las mejores prácticas de diseño de bases de datos relacionales para garantizar escalabilidad y mantenibilidad.</w:t>
      </w:r>
    </w:p>
    <w:p w14:paraId="4FD7279E" w14:textId="77777777" w:rsidR="003544B7" w:rsidRPr="003E41FA" w:rsidRDefault="003544B7" w:rsidP="009356D1">
      <w:pPr>
        <w:jc w:val="left"/>
        <w:rPr>
          <w:lang w:val="es-US"/>
        </w:rPr>
      </w:pPr>
    </w:p>
    <w:p w14:paraId="20913E58" w14:textId="4F164055" w:rsidR="00362A54" w:rsidRDefault="003E41FA" w:rsidP="00C52B81">
      <w:pPr>
        <w:pStyle w:val="Ttulo4"/>
        <w:rPr>
          <w:lang w:val="es-US"/>
        </w:rPr>
      </w:pPr>
      <w:r w:rsidRPr="003E41FA">
        <w:rPr>
          <w:lang w:val="es-US"/>
        </w:rPr>
        <w:t>Política de Auditoría y Logs:</w:t>
      </w:r>
    </w:p>
    <w:p w14:paraId="45F39704" w14:textId="653E42B0" w:rsidR="003E41FA" w:rsidRPr="003E41FA" w:rsidRDefault="003E41FA" w:rsidP="009356D1">
      <w:pPr>
        <w:jc w:val="left"/>
        <w:rPr>
          <w:lang w:val="es-US"/>
        </w:rPr>
      </w:pPr>
      <w:r w:rsidRPr="003E41FA">
        <w:rPr>
          <w:lang w:val="es-US"/>
        </w:rPr>
        <w:t>Las tablas LogConsultas, LogProyectos y LogPagos constituyen el </w:t>
      </w:r>
      <w:r w:rsidRPr="003E41FA">
        <w:rPr>
          <w:b/>
          <w:bCs/>
          <w:lang w:val="es-US"/>
        </w:rPr>
        <w:t>subsistema de trazabilidad obligatoria</w:t>
      </w:r>
      <w:r w:rsidRPr="003E41FA">
        <w:rPr>
          <w:lang w:val="es-US"/>
        </w:rPr>
        <w:t> del sistema VeriFinca. Toda interacción crítica (consultas a APIs gubernamentales, modificaciones a expedientes de proyectos, transacciones financieras y cambios de estado de integridad) genera automáticamente un registro inmutable con timestamp, idUsuario responsable y el resultado o detalle de la operación. </w:t>
      </w:r>
    </w:p>
    <w:p w14:paraId="341BFA7E" w14:textId="48B52229" w:rsidR="00A755C4" w:rsidRDefault="00A755C4" w:rsidP="00F47DAD">
      <w:r w:rsidRPr="00B531F2">
        <w:br w:type="page"/>
      </w:r>
    </w:p>
    <w:bookmarkStart w:id="123" w:name="_Toc227357320" w:displacedByCustomXml="next"/>
    <w:sdt>
      <w:sdtPr>
        <w:rPr>
          <w:rFonts w:eastAsiaTheme="minorEastAsia" w:cstheme="minorBidi"/>
          <w:b w:val="0"/>
          <w:bCs w:val="0"/>
          <w:color w:val="000000" w:themeColor="text2"/>
          <w:spacing w:val="0"/>
          <w:sz w:val="22"/>
          <w:szCs w:val="22"/>
        </w:rPr>
        <w:id w:val="2115175574"/>
        <w:docPartObj>
          <w:docPartGallery w:val="Bibliographies"/>
          <w:docPartUnique/>
        </w:docPartObj>
      </w:sdtPr>
      <w:sdtEndPr>
        <w:rPr>
          <w:color w:val="000000" w:themeColor="accent3"/>
        </w:rPr>
      </w:sdtEndPr>
      <w:sdtContent>
        <w:p w14:paraId="30657DE2" w14:textId="6BFCC9BE" w:rsidR="00A755C4" w:rsidRPr="00B531F2" w:rsidRDefault="00A755C4" w:rsidP="00AC2130">
          <w:pPr>
            <w:pStyle w:val="Ttulo2"/>
          </w:pPr>
          <w:r w:rsidRPr="00B531F2">
            <w:t>Bibliografía</w:t>
          </w:r>
          <w:bookmarkEnd w:id="123"/>
        </w:p>
        <w:sdt>
          <w:sdtPr>
            <w:id w:val="111145805"/>
            <w:bibliography/>
          </w:sdtPr>
          <w:sdtEndPr/>
          <w:sdtContent>
            <w:p w14:paraId="18DC7D4D" w14:textId="77777777" w:rsidR="00852EF3" w:rsidRDefault="00A755C4" w:rsidP="00852EF3">
              <w:pPr>
                <w:pStyle w:val="Bibliografa"/>
                <w:ind w:left="720" w:hanging="720"/>
                <w:rPr>
                  <w:noProof/>
                  <w:sz w:val="24"/>
                  <w:szCs w:val="24"/>
                </w:rPr>
              </w:pPr>
              <w:r w:rsidRPr="006F3880">
                <w:rPr>
                  <w:sz w:val="20"/>
                  <w:szCs w:val="20"/>
                </w:rPr>
                <w:fldChar w:fldCharType="begin"/>
              </w:r>
              <w:r w:rsidRPr="00B531F2">
                <w:instrText>BIBLIOGRAPHY</w:instrText>
              </w:r>
              <w:r w:rsidRPr="006F3880">
                <w:rPr>
                  <w:sz w:val="20"/>
                  <w:szCs w:val="20"/>
                </w:rPr>
                <w:fldChar w:fldCharType="separate"/>
              </w:r>
              <w:r w:rsidR="00852EF3">
                <w:rPr>
                  <w:noProof/>
                </w:rPr>
                <w:t xml:space="preserve">Jurisdicción Inmobiliaria. (2024). </w:t>
              </w:r>
              <w:r w:rsidR="00852EF3">
                <w:rPr>
                  <w:i/>
                  <w:iCs/>
                  <w:noProof/>
                </w:rPr>
                <w:t>Consultas y comparecencias virtuales.</w:t>
              </w:r>
              <w:r w:rsidR="00852EF3">
                <w:rPr>
                  <w:noProof/>
                </w:rPr>
                <w:t xml:space="preserve"> Obtenido de https://ri.gob.do/?page_id=4912</w:t>
              </w:r>
            </w:p>
            <w:p w14:paraId="5DBFC41E" w14:textId="77777777" w:rsidR="00852EF3" w:rsidRDefault="00852EF3" w:rsidP="00852EF3">
              <w:pPr>
                <w:pStyle w:val="Bibliografa"/>
                <w:ind w:left="720" w:hanging="720"/>
                <w:rPr>
                  <w:noProof/>
                </w:rPr>
              </w:pPr>
              <w:r>
                <w:rPr>
                  <w:noProof/>
                </w:rPr>
                <w:t xml:space="preserve">Abubakar-Sadiq, S., António, P., &amp; Correia, M. (2022). </w:t>
              </w:r>
              <w:r w:rsidRPr="00C52B81">
                <w:rPr>
                  <w:i/>
                  <w:lang w:val="en-US"/>
                </w:rPr>
                <w:t>A Decentralised Real Estate Transfer Verification based on Self-Sovereign Identity and Smart Contracts.</w:t>
              </w:r>
              <w:r w:rsidRPr="00C52B81">
                <w:rPr>
                  <w:lang w:val="en-US"/>
                </w:rPr>
                <w:t xml:space="preserve"> Artículo académico, University of Porto, Bayero University Kano,, Department of Computer Science, Department of Information Technology. </w:t>
              </w:r>
              <w:r>
                <w:rPr>
                  <w:noProof/>
                </w:rPr>
                <w:t>Obtenido de https://www.scitepress.org/Papers/2022/113847/113847.pdf</w:t>
              </w:r>
            </w:p>
            <w:p w14:paraId="20D3A83D" w14:textId="77777777" w:rsidR="00852EF3" w:rsidRDefault="00852EF3" w:rsidP="00852EF3">
              <w:pPr>
                <w:pStyle w:val="Bibliografa"/>
                <w:ind w:left="720" w:hanging="720"/>
                <w:rPr>
                  <w:noProof/>
                </w:rPr>
              </w:pPr>
              <w:r>
                <w:rPr>
                  <w:noProof/>
                </w:rPr>
                <w:t xml:space="preserve">Acento. (7 de Junio de 2023). </w:t>
              </w:r>
              <w:r>
                <w:rPr>
                  <w:i/>
                  <w:iCs/>
                  <w:noProof/>
                </w:rPr>
                <w:t>Ponen en funcionamiento oficina virtual</w:t>
              </w:r>
              <w:r>
                <w:rPr>
                  <w:noProof/>
                </w:rPr>
                <w:t>. Obtenido de https://acento.com.do/actualidad/ponen-en-funcionamiento-oficina-virtual-para-tramites-de-los-registros-de-titulos-8928441.html</w:t>
              </w:r>
            </w:p>
            <w:p w14:paraId="72E9F0DE" w14:textId="77777777" w:rsidR="00852EF3" w:rsidRDefault="00852EF3" w:rsidP="00852EF3">
              <w:pPr>
                <w:pStyle w:val="Bibliografa"/>
                <w:ind w:left="720" w:hanging="720"/>
                <w:rPr>
                  <w:noProof/>
                </w:rPr>
              </w:pPr>
              <w:r>
                <w:rPr>
                  <w:noProof/>
                </w:rPr>
                <w:t xml:space="preserve">Axios. (15 de Julio de 2025). </w:t>
              </w:r>
              <w:r>
                <w:rPr>
                  <w:i/>
                  <w:iCs/>
                  <w:noProof/>
                </w:rPr>
                <w:t>Exclusive: CertifID raises $47.5 million to fight real estate wire fraud.</w:t>
              </w:r>
              <w:r>
                <w:rPr>
                  <w:noProof/>
                </w:rPr>
                <w:t xml:space="preserve"> Obtenido de https://www.axios.com/pro/fintech-deals/2025/07/15/</w:t>
              </w:r>
            </w:p>
            <w:p w14:paraId="13CA6425" w14:textId="77777777" w:rsidR="00852EF3" w:rsidRDefault="00852EF3" w:rsidP="00852EF3">
              <w:pPr>
                <w:pStyle w:val="Bibliografa"/>
                <w:ind w:left="720" w:hanging="720"/>
                <w:rPr>
                  <w:noProof/>
                </w:rPr>
              </w:pPr>
              <w:r>
                <w:rPr>
                  <w:noProof/>
                </w:rPr>
                <w:t xml:space="preserve">Baca Urbina, G. (2001). </w:t>
              </w:r>
              <w:r>
                <w:rPr>
                  <w:i/>
                  <w:iCs/>
                  <w:noProof/>
                </w:rPr>
                <w:t>(4.ª ed.). Evaluación de proyectos.</w:t>
              </w:r>
              <w:r>
                <w:rPr>
                  <w:noProof/>
                </w:rPr>
                <w:t xml:space="preserve"> McGraw</w:t>
              </w:r>
              <w:r>
                <w:rPr>
                  <w:noProof/>
                </w:rPr>
                <w:noBreakHyphen/>
                <w:t>Hill. Obtenido de https://econforesyproyec.files.wordpress.com/2014/11/evaluacion-de-proyectos-gabriel-baca-urbina-corregido.pdf</w:t>
              </w:r>
            </w:p>
            <w:p w14:paraId="56709DB5" w14:textId="77777777" w:rsidR="00852EF3" w:rsidRDefault="00852EF3" w:rsidP="00852EF3">
              <w:pPr>
                <w:pStyle w:val="Bibliografa"/>
                <w:ind w:left="720" w:hanging="720"/>
                <w:rPr>
                  <w:noProof/>
                </w:rPr>
              </w:pPr>
              <w:r>
                <w:rPr>
                  <w:noProof/>
                </w:rPr>
                <w:t xml:space="preserve">Banco Central de la República Dominicana. (24 de Febrero de 2026). </w:t>
              </w:r>
              <w:r>
                <w:rPr>
                  <w:i/>
                  <w:iCs/>
                  <w:noProof/>
                </w:rPr>
                <w:t>Tipo de cambio: Tasa de venta</w:t>
              </w:r>
              <w:r>
                <w:rPr>
                  <w:noProof/>
                </w:rPr>
                <w:t>. Obtenido de https://www.bancentral.gov.do/SectorExterno/HistoricoTasas</w:t>
              </w:r>
            </w:p>
            <w:p w14:paraId="395F006C" w14:textId="77777777" w:rsidR="00852EF3" w:rsidRDefault="00852EF3" w:rsidP="00852EF3">
              <w:pPr>
                <w:pStyle w:val="Bibliografa"/>
                <w:ind w:left="720" w:hanging="720"/>
                <w:rPr>
                  <w:noProof/>
                </w:rPr>
              </w:pPr>
              <w:r>
                <w:rPr>
                  <w:noProof/>
                </w:rPr>
                <w:t xml:space="preserve">Banco Popular Dominicano. (2025). </w:t>
              </w:r>
              <w:r>
                <w:rPr>
                  <w:i/>
                  <w:iCs/>
                  <w:noProof/>
                </w:rPr>
                <w:t>Financiamientos PYME: préstamos comerciales.</w:t>
              </w:r>
              <w:r>
                <w:rPr>
                  <w:noProof/>
                </w:rPr>
                <w:t xml:space="preserve"> Obtenido de https://www.popular.com.do/pyme/paginas/prestamos/Default.aspx</w:t>
              </w:r>
            </w:p>
            <w:p w14:paraId="0C9FF6A5" w14:textId="77777777" w:rsidR="00852EF3" w:rsidRDefault="00852EF3" w:rsidP="00852EF3">
              <w:pPr>
                <w:pStyle w:val="Bibliografa"/>
                <w:ind w:left="720" w:hanging="720"/>
                <w:rPr>
                  <w:noProof/>
                </w:rPr>
              </w:pPr>
              <w:r>
                <w:rPr>
                  <w:noProof/>
                </w:rPr>
                <w:t xml:space="preserve">BID, B. I. (Octubre de 2019). </w:t>
              </w:r>
              <w:r>
                <w:rPr>
                  <w:i/>
                  <w:iCs/>
                  <w:noProof/>
                </w:rPr>
                <w:t>Infraestructura digital en República Dominicana: Diagnóstico, desafíos y oportunidades.</w:t>
              </w:r>
              <w:r>
                <w:rPr>
                  <w:noProof/>
                </w:rPr>
                <w:t xml:space="preserve"> Obtenido de https://publications.iadb.org/es/infraestructura-digital-en-republica-dominicana-diagnostico-desafios-y-oportunidades</w:t>
              </w:r>
            </w:p>
            <w:p w14:paraId="6FC5CF63" w14:textId="77777777" w:rsidR="00852EF3" w:rsidRDefault="00852EF3" w:rsidP="00852EF3">
              <w:pPr>
                <w:pStyle w:val="Bibliografa"/>
                <w:ind w:left="720" w:hanging="720"/>
                <w:rPr>
                  <w:noProof/>
                </w:rPr>
              </w:pPr>
              <w:r>
                <w:rPr>
                  <w:noProof/>
                </w:rPr>
                <w:t xml:space="preserve">Blancarte. (2020). </w:t>
              </w:r>
              <w:r>
                <w:rPr>
                  <w:i/>
                  <w:iCs/>
                  <w:noProof/>
                </w:rPr>
                <w:t>Introducción a la arquitectura de software (1.ª ed.).</w:t>
              </w:r>
              <w:r>
                <w:rPr>
                  <w:noProof/>
                </w:rPr>
                <w:t xml:space="preserve"> México: Reactive Programming. Obtenido de https://reactiveprogramming.io/books/software-architecture/es</w:t>
              </w:r>
            </w:p>
            <w:p w14:paraId="12B1F2B1" w14:textId="77777777" w:rsidR="00852EF3" w:rsidRDefault="00852EF3" w:rsidP="00852EF3">
              <w:pPr>
                <w:pStyle w:val="Bibliografa"/>
                <w:ind w:left="720" w:hanging="720"/>
                <w:rPr>
                  <w:noProof/>
                </w:rPr>
              </w:pPr>
              <w:r>
                <w:rPr>
                  <w:noProof/>
                </w:rPr>
                <w:t xml:space="preserve">BuiltWorld, (. (s.f.). </w:t>
              </w:r>
              <w:r>
                <w:rPr>
                  <w:i/>
                  <w:iCs/>
                  <w:noProof/>
                </w:rPr>
                <w:t>Propy</w:t>
              </w:r>
              <w:r>
                <w:rPr>
                  <w:noProof/>
                </w:rPr>
                <w:t>. Obtenido de https://www.builtworld.com/company/propy</w:t>
              </w:r>
            </w:p>
            <w:p w14:paraId="4FB82F2A" w14:textId="77777777" w:rsidR="00852EF3" w:rsidRDefault="00852EF3" w:rsidP="00852EF3">
              <w:pPr>
                <w:pStyle w:val="Bibliografa"/>
                <w:ind w:left="720" w:hanging="720"/>
                <w:rPr>
                  <w:noProof/>
                </w:rPr>
              </w:pPr>
              <w:r>
                <w:rPr>
                  <w:noProof/>
                </w:rPr>
                <w:t xml:space="preserve">Calderón, L. M. (28 de Marzo de 2022). </w:t>
              </w:r>
              <w:r>
                <w:rPr>
                  <w:i/>
                  <w:iCs/>
                  <w:noProof/>
                </w:rPr>
                <w:t>ulisescabrera.com</w:t>
              </w:r>
              <w:r>
                <w:rPr>
                  <w:noProof/>
                </w:rPr>
                <w:t>. Obtenido de https://www.ulisescabrera.com/7-recomendaciones-para-sana-negociacion-en-proceso-de-transferencias-inmobiliarias-en-republica-dominicana/</w:t>
              </w:r>
            </w:p>
            <w:p w14:paraId="67F6474E" w14:textId="77777777" w:rsidR="00852EF3" w:rsidRDefault="00852EF3" w:rsidP="00852EF3">
              <w:pPr>
                <w:pStyle w:val="Bibliografa"/>
                <w:ind w:left="720" w:hanging="720"/>
                <w:rPr>
                  <w:noProof/>
                </w:rPr>
              </w:pPr>
              <w:r>
                <w:rPr>
                  <w:noProof/>
                </w:rPr>
                <w:lastRenderedPageBreak/>
                <w:t xml:space="preserve">Castillo Terrero Abogados. (2025). </w:t>
              </w:r>
              <w:r>
                <w:rPr>
                  <w:i/>
                  <w:iCs/>
                  <w:noProof/>
                </w:rPr>
                <w:t>Constituir empresa en República Dominicana: SRL, SA, SAS</w:t>
              </w:r>
              <w:r>
                <w:rPr>
                  <w:noProof/>
                </w:rPr>
                <w:t>. Obtenido de https://castilloterrero.com/constituir-empresa-en-republica-dominicana/</w:t>
              </w:r>
            </w:p>
            <w:p w14:paraId="6E1A6E80" w14:textId="77777777" w:rsidR="00852EF3" w:rsidRDefault="00852EF3" w:rsidP="00852EF3">
              <w:pPr>
                <w:pStyle w:val="Bibliografa"/>
                <w:ind w:left="720" w:hanging="720"/>
                <w:rPr>
                  <w:noProof/>
                </w:rPr>
              </w:pPr>
              <w:r>
                <w:rPr>
                  <w:noProof/>
                </w:rPr>
                <w:t xml:space="preserve">Castro, A. (2 de Julio de 2018). </w:t>
              </w:r>
              <w:r>
                <w:rPr>
                  <w:i/>
                  <w:iCs/>
                  <w:noProof/>
                </w:rPr>
                <w:t>Se reduce tiempo de entrega certificación títulos propiedad.</w:t>
              </w:r>
              <w:r>
                <w:rPr>
                  <w:noProof/>
                </w:rPr>
                <w:t xml:space="preserve"> Obtenido de Hoy Digital.: https://hoy.com.do/economia/se-reduce-tiempo-de-entrega-certificacion-titulos-propiedad_750632.html</w:t>
              </w:r>
            </w:p>
            <w:p w14:paraId="070E0550" w14:textId="77777777" w:rsidR="00852EF3" w:rsidRDefault="00852EF3" w:rsidP="00852EF3">
              <w:pPr>
                <w:pStyle w:val="Bibliografa"/>
                <w:ind w:left="720" w:hanging="720"/>
                <w:rPr>
                  <w:noProof/>
                </w:rPr>
              </w:pPr>
              <w:r>
                <w:rPr>
                  <w:noProof/>
                </w:rPr>
                <w:t xml:space="preserve">Congreso Nacional de la República Dominicana. (2000). </w:t>
              </w:r>
              <w:r>
                <w:rPr>
                  <w:i/>
                  <w:iCs/>
                  <w:noProof/>
                </w:rPr>
                <w:t>Ley No. 20-00 sobre propiedad industrial. Organización Mundial de la Propiedad Intelectual (OMPI) / ONAPI.</w:t>
              </w:r>
              <w:r>
                <w:rPr>
                  <w:noProof/>
                </w:rPr>
                <w:t xml:space="preserve"> Obtenido de https://www.wipo.int/wipolex/es/legislation/details/1190</w:t>
              </w:r>
            </w:p>
            <w:p w14:paraId="3FEE7540" w14:textId="77777777" w:rsidR="00852EF3" w:rsidRDefault="00852EF3" w:rsidP="00852EF3">
              <w:pPr>
                <w:pStyle w:val="Bibliografa"/>
                <w:ind w:left="720" w:hanging="720"/>
                <w:rPr>
                  <w:noProof/>
                </w:rPr>
              </w:pPr>
              <w:r>
                <w:rPr>
                  <w:noProof/>
                </w:rPr>
                <w:t xml:space="preserve">Congreso Nacional de la República Dominicana. (2002). </w:t>
              </w:r>
              <w:r>
                <w:rPr>
                  <w:i/>
                  <w:iCs/>
                  <w:noProof/>
                </w:rPr>
                <w:t>Ley No. 126-02 de comercio electrónico, documentos y firmas digitales. Dirección General de Impuestos Internos (DGII).</w:t>
              </w:r>
              <w:r>
                <w:rPr>
                  <w:noProof/>
                </w:rPr>
                <w:t xml:space="preserve"> Obtenido de https://dgii.gov.do/legislacion/leyesTributarias/Documents/Otras%20Leyes%20de%20Inter%C3%A9s/126-02.pdf</w:t>
              </w:r>
            </w:p>
            <w:p w14:paraId="3A14F204" w14:textId="77777777" w:rsidR="00852EF3" w:rsidRDefault="00852EF3" w:rsidP="00852EF3">
              <w:pPr>
                <w:pStyle w:val="Bibliografa"/>
                <w:ind w:left="720" w:hanging="720"/>
                <w:rPr>
                  <w:noProof/>
                </w:rPr>
              </w:pPr>
              <w:r>
                <w:rPr>
                  <w:noProof/>
                </w:rPr>
                <w:t>Congreso Nacional de la República Dominicana. (23 de Marzo de 2005). Obtenido de Ley No. 108-05 de Registro Inmobiliario. Gaceta Oficial No. 10316. Registro Inmobiliario de la República Dominicana.: https://ri.gob.do/wp-content/uploads/2023/10/Libro-Ley-108-05-de-registro-inmobiliario.pdf</w:t>
              </w:r>
            </w:p>
            <w:p w14:paraId="50954E28" w14:textId="77777777" w:rsidR="00852EF3" w:rsidRDefault="00852EF3" w:rsidP="00852EF3">
              <w:pPr>
                <w:pStyle w:val="Bibliografa"/>
                <w:ind w:left="720" w:hanging="720"/>
                <w:rPr>
                  <w:noProof/>
                </w:rPr>
              </w:pPr>
              <w:r>
                <w:rPr>
                  <w:noProof/>
                </w:rPr>
                <w:t xml:space="preserve">Congreso Nacional de la República Dominicana. (2008). </w:t>
              </w:r>
              <w:r>
                <w:rPr>
                  <w:i/>
                  <w:iCs/>
                  <w:noProof/>
                </w:rPr>
                <w:t>Ley No. 479-08 general de las sociedades comerciales y empresas individuales de responsabilidad limitada (modificada por la Ley No. 31-11). Cámara de Comercio y Producción.</w:t>
              </w:r>
              <w:r>
                <w:rPr>
                  <w:noProof/>
                </w:rPr>
                <w:t xml:space="preserve"> Obtenido de https://dgii.gov.do/legislacion/leyesTributarias/Documents/Otras%20Leyes%20de%20Inter%C3%A9s/479-08.pdf</w:t>
              </w:r>
            </w:p>
            <w:p w14:paraId="0AE4320C" w14:textId="77777777" w:rsidR="00852EF3" w:rsidRDefault="00852EF3" w:rsidP="00852EF3">
              <w:pPr>
                <w:pStyle w:val="Bibliografa"/>
                <w:ind w:left="720" w:hanging="720"/>
                <w:rPr>
                  <w:noProof/>
                </w:rPr>
              </w:pPr>
              <w:r>
                <w:rPr>
                  <w:noProof/>
                </w:rPr>
                <w:t xml:space="preserve">Congreso Nacional de la República Dominicana. (26 de Enero de 2012). </w:t>
              </w:r>
              <w:r>
                <w:rPr>
                  <w:i/>
                  <w:iCs/>
                  <w:noProof/>
                </w:rPr>
                <w:t>Ley No. 1-12 que establece la Estrategia Nacional de Desarrollo 2030. Ministerio de Economía, Planificación y Desarrollo.</w:t>
              </w:r>
              <w:r>
                <w:rPr>
                  <w:noProof/>
                </w:rPr>
                <w:t xml:space="preserve"> Obtenido de https://mepyd.gob.do/wp-content/uploads/drive/UAAES/END/Informes%20Anuales%20END/end_2030.pdf</w:t>
              </w:r>
            </w:p>
            <w:p w14:paraId="6F609DD8" w14:textId="77777777" w:rsidR="00852EF3" w:rsidRDefault="00852EF3" w:rsidP="00852EF3">
              <w:pPr>
                <w:pStyle w:val="Bibliografa"/>
                <w:ind w:left="720" w:hanging="720"/>
                <w:rPr>
                  <w:noProof/>
                </w:rPr>
              </w:pPr>
              <w:r>
                <w:rPr>
                  <w:noProof/>
                </w:rPr>
                <w:t xml:space="preserve">Congreso Nacional de la República Dominicana. (15 de Diciembre de 2013). </w:t>
              </w:r>
              <w:r>
                <w:rPr>
                  <w:i/>
                  <w:iCs/>
                  <w:noProof/>
                </w:rPr>
                <w:t>Ley No. 172-13 sobre la protección integral de los datos personales. Oficina Nacional de Estadística.</w:t>
              </w:r>
              <w:r>
                <w:rPr>
                  <w:noProof/>
                </w:rPr>
                <w:t xml:space="preserve"> Obtenido de https://www.one.gob.do/media/u5ohmfyp/ley-172-13.pdf</w:t>
              </w:r>
            </w:p>
            <w:p w14:paraId="68945D1B" w14:textId="77777777" w:rsidR="00852EF3" w:rsidRDefault="00852EF3" w:rsidP="00852EF3">
              <w:pPr>
                <w:pStyle w:val="Bibliografa"/>
                <w:ind w:left="720" w:hanging="720"/>
                <w:rPr>
                  <w:noProof/>
                </w:rPr>
              </w:pPr>
              <w:r>
                <w:rPr>
                  <w:noProof/>
                </w:rPr>
                <w:t xml:space="preserve">Congreso Nacional de la República Dominicana. (1 de Junio de 2017). </w:t>
              </w:r>
              <w:r>
                <w:rPr>
                  <w:i/>
                  <w:iCs/>
                  <w:noProof/>
                </w:rPr>
                <w:t xml:space="preserve">Ley No. 155-17 sobre lavado de activos y el financiamiento del terrorismo. Superintendencia de Bancos de la República </w:t>
              </w:r>
              <w:r>
                <w:rPr>
                  <w:i/>
                  <w:iCs/>
                  <w:noProof/>
                </w:rPr>
                <w:lastRenderedPageBreak/>
                <w:t>Dominicana.</w:t>
              </w:r>
              <w:r>
                <w:rPr>
                  <w:noProof/>
                </w:rPr>
                <w:t xml:space="preserve"> Obtenido de https://sb.gob.do/regulacion/compendio-de-leyes-y-reglamentos/ley-no-155-17-lavado-de-activos-y-el-financiamiento-del-terrorismo/</w:t>
              </w:r>
            </w:p>
            <w:p w14:paraId="1EC4B58B" w14:textId="77777777" w:rsidR="00852EF3" w:rsidRDefault="00852EF3" w:rsidP="00852EF3">
              <w:pPr>
                <w:pStyle w:val="Bibliografa"/>
                <w:ind w:left="720" w:hanging="720"/>
                <w:rPr>
                  <w:noProof/>
                </w:rPr>
              </w:pPr>
              <w:r>
                <w:rPr>
                  <w:noProof/>
                </w:rPr>
                <w:t xml:space="preserve">DGII, D. G. (1 de Octubre de 2024). </w:t>
              </w:r>
              <w:r>
                <w:rPr>
                  <w:i/>
                  <w:iCs/>
                  <w:noProof/>
                </w:rPr>
                <w:t>Aviso: registro de proyectos inmobiliarios. DGII.</w:t>
              </w:r>
              <w:r>
                <w:rPr>
                  <w:noProof/>
                </w:rPr>
                <w:t xml:space="preserve"> Obtenido de https://dgii.gov.do/publicacionesOficiales/avisosInformativos/Documents/2024/Aviso%2017-24.pdf</w:t>
              </w:r>
            </w:p>
            <w:p w14:paraId="7B755C13" w14:textId="77777777" w:rsidR="00852EF3" w:rsidRDefault="00852EF3" w:rsidP="00852EF3">
              <w:pPr>
                <w:pStyle w:val="Bibliografa"/>
                <w:ind w:left="720" w:hanging="720"/>
                <w:rPr>
                  <w:noProof/>
                </w:rPr>
              </w:pPr>
              <w:r>
                <w:rPr>
                  <w:noProof/>
                </w:rPr>
                <w:t xml:space="preserve">Docker. (3 de Marzo de 2026). </w:t>
              </w:r>
              <w:r>
                <w:rPr>
                  <w:i/>
                  <w:iCs/>
                  <w:noProof/>
                </w:rPr>
                <w:t>Docker Plan</w:t>
              </w:r>
              <w:r>
                <w:rPr>
                  <w:noProof/>
                </w:rPr>
                <w:t>. Obtenido de https://www.docker.com/pricing/</w:t>
              </w:r>
            </w:p>
            <w:p w14:paraId="605A4926" w14:textId="77777777" w:rsidR="00852EF3" w:rsidRDefault="00852EF3" w:rsidP="00852EF3">
              <w:pPr>
                <w:pStyle w:val="Bibliografa"/>
                <w:ind w:left="720" w:hanging="720"/>
                <w:rPr>
                  <w:noProof/>
                </w:rPr>
              </w:pPr>
              <w:r>
                <w:rPr>
                  <w:noProof/>
                </w:rPr>
                <w:t xml:space="preserve">Dominicana, S. d. (22 de Noviembre de 2023). </w:t>
              </w:r>
              <w:r>
                <w:rPr>
                  <w:i/>
                  <w:iCs/>
                  <w:noProof/>
                </w:rPr>
                <w:t>Actualizar el algoritmo que generará el Código de verificación, que se asignará al momento de contratar un instrumento de captación, exceptuando las cuentas de ahorro, corrientes y los instrumentos de oferta pública.</w:t>
              </w:r>
              <w:r>
                <w:rPr>
                  <w:noProof/>
                </w:rPr>
                <w:t xml:space="preserve"> Obtenido de https://sb.gob.do/media/fiubxpq4/circular-sb-csb-reg-202300013-codigo-verificacion-captaciones-signed.pdf</w:t>
              </w:r>
            </w:p>
            <w:p w14:paraId="02B52793" w14:textId="77777777" w:rsidR="00852EF3" w:rsidRDefault="00852EF3" w:rsidP="00852EF3">
              <w:pPr>
                <w:pStyle w:val="Bibliografa"/>
                <w:ind w:left="720" w:hanging="720"/>
                <w:rPr>
                  <w:noProof/>
                </w:rPr>
              </w:pPr>
              <w:r>
                <w:rPr>
                  <w:noProof/>
                </w:rPr>
                <w:t>Estate, A. R. (30 de Junio de 2025). Guía paso a paso para una transacción inmobiliaria segura en República Dominicana. República Dominicana. Obtenido de https://asvenrd.com/blog/guia-paso-a-paso-para-una-transaccion-inmobiliaria-segura-en-republica-dominicana/25589</w:t>
              </w:r>
            </w:p>
            <w:p w14:paraId="7ABBF409" w14:textId="77777777" w:rsidR="00852EF3" w:rsidRDefault="00852EF3" w:rsidP="00852EF3">
              <w:pPr>
                <w:pStyle w:val="Bibliografa"/>
                <w:ind w:left="720" w:hanging="720"/>
                <w:rPr>
                  <w:noProof/>
                </w:rPr>
              </w:pPr>
              <w:r>
                <w:rPr>
                  <w:noProof/>
                </w:rPr>
                <w:t xml:space="preserve">Figma. (3 de Marzo de 2026). </w:t>
              </w:r>
              <w:r>
                <w:rPr>
                  <w:i/>
                  <w:iCs/>
                  <w:noProof/>
                </w:rPr>
                <w:t>Pricing</w:t>
              </w:r>
              <w:r>
                <w:rPr>
                  <w:noProof/>
                </w:rPr>
                <w:t>. Obtenido de https://www.figma.com/es-la/pricing/</w:t>
              </w:r>
            </w:p>
            <w:p w14:paraId="178E01F9" w14:textId="77777777" w:rsidR="00852EF3" w:rsidRDefault="00852EF3" w:rsidP="00852EF3">
              <w:pPr>
                <w:pStyle w:val="Bibliografa"/>
                <w:ind w:left="720" w:hanging="720"/>
                <w:rPr>
                  <w:noProof/>
                </w:rPr>
              </w:pPr>
              <w:r w:rsidRPr="00C52B81">
                <w:rPr>
                  <w:lang w:val="en-US"/>
                </w:rPr>
                <w:t xml:space="preserve">Gate. (17 de Agosto de 2025). </w:t>
              </w:r>
              <w:r w:rsidRPr="00C52B81">
                <w:rPr>
                  <w:i/>
                  <w:lang w:val="en-US"/>
                </w:rPr>
                <w:t>What is Propy? All you need to know about PRO</w:t>
              </w:r>
              <w:r w:rsidRPr="00C52B81">
                <w:rPr>
                  <w:lang w:val="en-US"/>
                </w:rPr>
                <w:t xml:space="preserve">. </w:t>
              </w:r>
              <w:r>
                <w:rPr>
                  <w:noProof/>
                </w:rPr>
                <w:t>Obtenido de https://www.gate.com/learn/articles/what-is-propy-all-you-</w:t>
              </w:r>
            </w:p>
            <w:p w14:paraId="3DEE6BDF" w14:textId="77777777" w:rsidR="00852EF3" w:rsidRDefault="00852EF3" w:rsidP="00852EF3">
              <w:pPr>
                <w:pStyle w:val="Bibliografa"/>
                <w:ind w:left="720" w:hanging="720"/>
                <w:rPr>
                  <w:noProof/>
                </w:rPr>
              </w:pPr>
              <w:r w:rsidRPr="00C52B81">
                <w:rPr>
                  <w:lang w:val="en-US"/>
                </w:rPr>
                <w:t xml:space="preserve">GetMonetizely. (18 de Julio de 2025). </w:t>
              </w:r>
              <w:r w:rsidRPr="00C52B81">
                <w:rPr>
                  <w:i/>
                  <w:lang w:val="en-US"/>
                </w:rPr>
                <w:t>Effective SaaS pricing strategy testing for real estate software companies</w:t>
              </w:r>
              <w:r w:rsidRPr="00C52B81">
                <w:rPr>
                  <w:lang w:val="en-US"/>
                </w:rPr>
                <w:t xml:space="preserve">. </w:t>
              </w:r>
              <w:r>
                <w:rPr>
                  <w:noProof/>
                </w:rPr>
                <w:t>Obtenido de https://www.getmonetizely.com/articles/effective-saas-pricing-strategy-testing-for-real-estate-software-companies</w:t>
              </w:r>
            </w:p>
            <w:p w14:paraId="7EAD2F9C" w14:textId="77777777" w:rsidR="00852EF3" w:rsidRDefault="00852EF3" w:rsidP="00852EF3">
              <w:pPr>
                <w:pStyle w:val="Bibliografa"/>
                <w:ind w:left="720" w:hanging="720"/>
                <w:rPr>
                  <w:noProof/>
                </w:rPr>
              </w:pPr>
              <w:r w:rsidRPr="00C52B81">
                <w:rPr>
                  <w:lang w:val="en-US"/>
                </w:rPr>
                <w:t xml:space="preserve">Ghuman, A. (2024). </w:t>
              </w:r>
              <w:r w:rsidRPr="00C52B81">
                <w:rPr>
                  <w:i/>
                  <w:lang w:val="en-US"/>
                </w:rPr>
                <w:t>Price to scale: Practical pricing for your high-growth SaaS startup [Libro digital]</w:t>
              </w:r>
              <w:r w:rsidRPr="00C52B81">
                <w:rPr>
                  <w:lang w:val="en-US"/>
                </w:rPr>
                <w:t xml:space="preserve">. </w:t>
              </w:r>
              <w:r>
                <w:rPr>
                  <w:noProof/>
                </w:rPr>
                <w:t>Obtenido de Scribd: https://www.scribd.com/document/820766419/</w:t>
              </w:r>
            </w:p>
            <w:p w14:paraId="55087F90" w14:textId="77777777" w:rsidR="00852EF3" w:rsidRDefault="00852EF3" w:rsidP="00852EF3">
              <w:pPr>
                <w:pStyle w:val="Bibliografa"/>
                <w:ind w:left="720" w:hanging="720"/>
                <w:rPr>
                  <w:noProof/>
                </w:rPr>
              </w:pPr>
              <w:r>
                <w:rPr>
                  <w:noProof/>
                </w:rPr>
                <w:t xml:space="preserve">GitHub. (3 de Marzo de 2026). </w:t>
              </w:r>
              <w:r>
                <w:rPr>
                  <w:i/>
                  <w:iCs/>
                  <w:noProof/>
                </w:rPr>
                <w:t>Plans</w:t>
              </w:r>
              <w:r>
                <w:rPr>
                  <w:noProof/>
                </w:rPr>
                <w:t>. Obtenido de https://github.com/pricing</w:t>
              </w:r>
            </w:p>
            <w:p w14:paraId="421295F2" w14:textId="77777777" w:rsidR="00852EF3" w:rsidRDefault="00852EF3" w:rsidP="00852EF3">
              <w:pPr>
                <w:pStyle w:val="Bibliografa"/>
                <w:ind w:left="720" w:hanging="720"/>
                <w:rPr>
                  <w:noProof/>
                </w:rPr>
              </w:pPr>
              <w:r>
                <w:rPr>
                  <w:noProof/>
                </w:rPr>
                <w:t xml:space="preserve">Gobierno Dominicano, (. (10 de Marzo de 2026). </w:t>
              </w:r>
              <w:r>
                <w:rPr>
                  <w:i/>
                  <w:iCs/>
                  <w:noProof/>
                </w:rPr>
                <w:t xml:space="preserve">Certificación de estado jurídico del inmueble. </w:t>
              </w:r>
              <w:r>
                <w:rPr>
                  <w:noProof/>
                </w:rPr>
                <w:t>. Obtenido de Portal de Servicios del Gobierno Dominicano.: https://www.gob.do/servicios/certificacion-de-estado-</w:t>
              </w:r>
            </w:p>
            <w:p w14:paraId="5E0F4E90" w14:textId="77777777" w:rsidR="00852EF3" w:rsidRDefault="00852EF3" w:rsidP="00852EF3">
              <w:pPr>
                <w:pStyle w:val="Bibliografa"/>
                <w:ind w:left="720" w:hanging="720"/>
                <w:rPr>
                  <w:noProof/>
                </w:rPr>
              </w:pPr>
              <w:r>
                <w:rPr>
                  <w:noProof/>
                </w:rPr>
                <w:t xml:space="preserve">Henriquez, K. (3 de Enero de 2026). ¿Cómo prevenir un fraude inmobiliario en RD? </w:t>
              </w:r>
              <w:r>
                <w:rPr>
                  <w:i/>
                  <w:iCs/>
                  <w:noProof/>
                </w:rPr>
                <w:t>Listín Diario</w:t>
              </w:r>
              <w:r>
                <w:rPr>
                  <w:noProof/>
                </w:rPr>
                <w:t>. Obtenido de https://listindiario.com/puntos-de-vista/20260103/como-prevenir-fraude-inmobiliario-rd_888258.html</w:t>
              </w:r>
            </w:p>
            <w:p w14:paraId="0C45C880" w14:textId="77777777" w:rsidR="00852EF3" w:rsidRDefault="00852EF3" w:rsidP="00852EF3">
              <w:pPr>
                <w:pStyle w:val="Bibliografa"/>
                <w:ind w:left="720" w:hanging="720"/>
                <w:rPr>
                  <w:noProof/>
                </w:rPr>
              </w:pPr>
              <w:r>
                <w:rPr>
                  <w:noProof/>
                </w:rPr>
                <w:lastRenderedPageBreak/>
                <w:t>Henriquez, K. (17 de Febrero de 2026). Entrevista sobre el proceso de verificación registral inmobiliaria en la República Dominicana. (R. Ventura, Entrevistador)</w:t>
              </w:r>
            </w:p>
            <w:p w14:paraId="6C299656" w14:textId="77777777" w:rsidR="00852EF3" w:rsidRDefault="00852EF3" w:rsidP="00852EF3">
              <w:pPr>
                <w:pStyle w:val="Bibliografa"/>
                <w:ind w:left="720" w:hanging="720"/>
                <w:rPr>
                  <w:noProof/>
                </w:rPr>
              </w:pPr>
              <w:r>
                <w:rPr>
                  <w:noProof/>
                </w:rPr>
                <w:t xml:space="preserve">Hernández Sampieri, R. e. (2014). </w:t>
              </w:r>
              <w:r>
                <w:rPr>
                  <w:i/>
                  <w:iCs/>
                  <w:noProof/>
                </w:rPr>
                <w:t>Metodología de la investigación (6.ª ed.).</w:t>
              </w:r>
              <w:r>
                <w:rPr>
                  <w:noProof/>
                </w:rPr>
                <w:t xml:space="preserve"> McGraw-Hill. Obtenido de https://apiperiodico.jalisco.gob.mx/api/sites/periodicooficial.jalisco.gob.mx/files/metodologia_de_la_investigacion_-_roberto_hernandez_sampieri.pdf</w:t>
              </w:r>
            </w:p>
            <w:p w14:paraId="12795828" w14:textId="77777777" w:rsidR="00852EF3" w:rsidRDefault="00852EF3" w:rsidP="00852EF3">
              <w:pPr>
                <w:pStyle w:val="Bibliografa"/>
                <w:ind w:left="720" w:hanging="720"/>
                <w:rPr>
                  <w:noProof/>
                </w:rPr>
              </w:pPr>
              <w:r>
                <w:rPr>
                  <w:noProof/>
                </w:rPr>
                <w:t xml:space="preserve">HousingWire. (2 de Febrero de 2025). </w:t>
              </w:r>
              <w:r>
                <w:rPr>
                  <w:i/>
                  <w:iCs/>
                  <w:noProof/>
                </w:rPr>
                <w:t>CertifID</w:t>
              </w:r>
              <w:r>
                <w:rPr>
                  <w:noProof/>
                </w:rPr>
                <w:t>. Obtenido de https://www.housingwire.com/company-profile/2025-tech100-</w:t>
              </w:r>
            </w:p>
            <w:p w14:paraId="5437B432" w14:textId="77777777" w:rsidR="00852EF3" w:rsidRPr="00C52B81" w:rsidRDefault="00852EF3" w:rsidP="00852EF3">
              <w:pPr>
                <w:pStyle w:val="Bibliografa"/>
                <w:ind w:left="720" w:hanging="720"/>
                <w:rPr>
                  <w:lang w:val="en-US"/>
                </w:rPr>
              </w:pPr>
              <w:r w:rsidRPr="00C52B81">
                <w:rPr>
                  <w:lang w:val="en-US"/>
                </w:rPr>
                <w:t xml:space="preserve">Hussain, M., &amp; Kumar, S. (2026). </w:t>
              </w:r>
              <w:r w:rsidRPr="00C52B81">
                <w:rPr>
                  <w:i/>
                  <w:lang w:val="en-US"/>
                </w:rPr>
                <w:t>Online Real Estate Property Management.</w:t>
              </w:r>
              <w:r w:rsidRPr="00C52B81">
                <w:rPr>
                  <w:lang w:val="en-US"/>
                </w:rPr>
                <w:t xml:space="preserve"> Jaypee University of Information Technology. Obtenido de http://www.ir.juit.ac.in:8080/jspui/bitstream/123456789/6050/1/Online%20Real%20Estate%20Property%20Management.pdf</w:t>
              </w:r>
            </w:p>
            <w:p w14:paraId="7808CECF" w14:textId="77777777" w:rsidR="00852EF3" w:rsidRDefault="00852EF3" w:rsidP="00852EF3">
              <w:pPr>
                <w:pStyle w:val="Bibliografa"/>
                <w:ind w:left="720" w:hanging="720"/>
                <w:rPr>
                  <w:noProof/>
                </w:rPr>
              </w:pPr>
              <w:r w:rsidRPr="00C52B81">
                <w:rPr>
                  <w:lang w:val="en-US"/>
                </w:rPr>
                <w:t xml:space="preserve">Hyperglance. (29 de Enero de 2026). </w:t>
              </w:r>
              <w:r w:rsidRPr="00C52B81">
                <w:rPr>
                  <w:i/>
                  <w:lang w:val="en-US"/>
                </w:rPr>
                <w:t>Azure Storage pricing guide 2026: From complexity to cost control</w:t>
              </w:r>
              <w:r w:rsidRPr="00C52B81">
                <w:rPr>
                  <w:lang w:val="en-US"/>
                </w:rPr>
                <w:t xml:space="preserve">. </w:t>
              </w:r>
              <w:r>
                <w:rPr>
                  <w:noProof/>
                </w:rPr>
                <w:t>Obtenido de https://www.hyperglance.com/blog/azure-storage-pricing-guide/</w:t>
              </w:r>
            </w:p>
            <w:p w14:paraId="04F2C394" w14:textId="77777777" w:rsidR="00852EF3" w:rsidRPr="00C52B81" w:rsidRDefault="00852EF3" w:rsidP="00852EF3">
              <w:pPr>
                <w:pStyle w:val="Bibliografa"/>
                <w:ind w:left="720" w:hanging="720"/>
                <w:rPr>
                  <w:lang w:val="en-US"/>
                </w:rPr>
              </w:pPr>
              <w:r>
                <w:rPr>
                  <w:noProof/>
                </w:rPr>
                <w:t xml:space="preserve">Inmobiliaria, J. (2024). </w:t>
              </w:r>
              <w:r>
                <w:rPr>
                  <w:i/>
                  <w:iCs/>
                  <w:noProof/>
                </w:rPr>
                <w:t>RIMóvil (Versión 5.1) [Aplicación móvil].</w:t>
              </w:r>
              <w:r>
                <w:rPr>
                  <w:noProof/>
                </w:rPr>
                <w:t xml:space="preserve"> Obtenido de Google Play Store / App Store.: Jurisdicción Inmobiliaria. (2024). RIMóvil (Versión 5.1) [Aplicación móvil]. </w:t>
              </w:r>
              <w:r w:rsidRPr="00C52B81">
                <w:rPr>
                  <w:lang w:val="en-US"/>
                </w:rPr>
                <w:t>Google Play Store / App Store. https://play.google.com/store/apps/details?id=com.ri.rimovil</w:t>
              </w:r>
            </w:p>
            <w:p w14:paraId="7045B94A" w14:textId="77777777" w:rsidR="00852EF3" w:rsidRDefault="00852EF3" w:rsidP="00852EF3">
              <w:pPr>
                <w:pStyle w:val="Bibliografa"/>
                <w:ind w:left="720" w:hanging="720"/>
                <w:rPr>
                  <w:noProof/>
                </w:rPr>
              </w:pPr>
              <w:r w:rsidRPr="00C52B81">
                <w:rPr>
                  <w:lang w:val="en-US"/>
                </w:rPr>
                <w:t xml:space="preserve">JetBrains. (3 de Marzo de 2026). </w:t>
              </w:r>
              <w:r w:rsidRPr="00C52B81">
                <w:rPr>
                  <w:i/>
                  <w:lang w:val="en-US"/>
                </w:rPr>
                <w:t>Subscription Options and Pricing</w:t>
              </w:r>
              <w:r w:rsidRPr="00C52B81">
                <w:rPr>
                  <w:lang w:val="en-US"/>
                </w:rPr>
                <w:t xml:space="preserve">. </w:t>
              </w:r>
              <w:r>
                <w:rPr>
                  <w:noProof/>
                </w:rPr>
                <w:t>Obtenido de https://www.jetbrains.com/store/?section=commercial&amp;billing=yearly</w:t>
              </w:r>
            </w:p>
            <w:p w14:paraId="3DE23263" w14:textId="77777777" w:rsidR="00852EF3" w:rsidRDefault="00852EF3" w:rsidP="00852EF3">
              <w:pPr>
                <w:pStyle w:val="Bibliografa"/>
                <w:ind w:left="720" w:hanging="720"/>
                <w:rPr>
                  <w:noProof/>
                </w:rPr>
              </w:pPr>
              <w:r>
                <w:rPr>
                  <w:noProof/>
                </w:rPr>
                <w:t xml:space="preserve">Learn, M. (21 de Octubre de 2025). </w:t>
              </w:r>
              <w:r w:rsidRPr="00C52B81">
                <w:rPr>
                  <w:i/>
                  <w:lang w:val="en-US"/>
                </w:rPr>
                <w:t>How is Azure Document Intelligence priced</w:t>
              </w:r>
              <w:r w:rsidRPr="00C52B81">
                <w:rPr>
                  <w:lang w:val="en-US"/>
                </w:rPr>
                <w:t xml:space="preserve">. </w:t>
              </w:r>
              <w:r>
                <w:rPr>
                  <w:noProof/>
                </w:rPr>
                <w:t>Obtenido de Microsoft Q&amp;A: https://learn.microsoft.com/en-us/answers/questions/5592258/how-is-azure-document-intelligence-priced</w:t>
              </w:r>
            </w:p>
            <w:p w14:paraId="29B3C606" w14:textId="77777777" w:rsidR="00852EF3" w:rsidRDefault="00852EF3" w:rsidP="00852EF3">
              <w:pPr>
                <w:pStyle w:val="Bibliografa"/>
                <w:ind w:left="720" w:hanging="720"/>
                <w:rPr>
                  <w:noProof/>
                </w:rPr>
              </w:pPr>
              <w:r>
                <w:rPr>
                  <w:noProof/>
                </w:rPr>
                <w:t xml:space="preserve">Lopez Duran, J. O. (14 de Mayo de 2025). </w:t>
              </w:r>
              <w:r>
                <w:rPr>
                  <w:i/>
                  <w:iCs/>
                  <w:noProof/>
                </w:rPr>
                <w:t>La Transferencia Inmobiliaria en la República Dominicana: Un Proceso Vital con Cifras Reveladoras</w:t>
              </w:r>
              <w:r>
                <w:rPr>
                  <w:noProof/>
                </w:rPr>
                <w:t>. República Dominicana. Obtenido de https://abogadosiglo21.blogspot.com/2025/05/la-transferencia-inmobiliaria-en-la.html</w:t>
              </w:r>
            </w:p>
            <w:p w14:paraId="70C0A7A6" w14:textId="77777777" w:rsidR="00852EF3" w:rsidRDefault="00852EF3" w:rsidP="00852EF3">
              <w:pPr>
                <w:pStyle w:val="Bibliografa"/>
                <w:ind w:left="720" w:hanging="720"/>
                <w:rPr>
                  <w:noProof/>
                </w:rPr>
              </w:pPr>
              <w:r>
                <w:rPr>
                  <w:noProof/>
                </w:rPr>
                <w:t xml:space="preserve">MICM, M. d. (1 de Abril de 2019). </w:t>
              </w:r>
              <w:r>
                <w:rPr>
                  <w:i/>
                  <w:iCs/>
                  <w:noProof/>
                </w:rPr>
                <w:t>MICM desarrolla estrategia para insertar mipymes al comercio electrónico.</w:t>
              </w:r>
              <w:r>
                <w:rPr>
                  <w:noProof/>
                </w:rPr>
                <w:t xml:space="preserve"> Obtenido de https://micm.gob.do/transparencia/micm-desarrolla-estrategia-para-insertar-mipymes-al-comercio-electronico</w:t>
              </w:r>
            </w:p>
            <w:p w14:paraId="29EC727C" w14:textId="77777777" w:rsidR="00852EF3" w:rsidRDefault="00852EF3" w:rsidP="00852EF3">
              <w:pPr>
                <w:pStyle w:val="Bibliografa"/>
                <w:ind w:left="720" w:hanging="720"/>
                <w:rPr>
                  <w:noProof/>
                </w:rPr>
              </w:pPr>
              <w:r w:rsidRPr="00C52B81">
                <w:rPr>
                  <w:lang w:val="en-US"/>
                </w:rPr>
                <w:t xml:space="preserve">Microsoft. (2026). </w:t>
              </w:r>
              <w:r w:rsidRPr="00C52B81">
                <w:rPr>
                  <w:i/>
                  <w:lang w:val="en-US"/>
                </w:rPr>
                <w:t>Azure Active Directory B2C pricing</w:t>
              </w:r>
              <w:r w:rsidRPr="00C52B81">
                <w:rPr>
                  <w:lang w:val="en-US"/>
                </w:rPr>
                <w:t xml:space="preserve">. </w:t>
              </w:r>
              <w:r>
                <w:rPr>
                  <w:noProof/>
                </w:rPr>
                <w:t>Obtenido de https://azure.microsoft.com/en-us/pricing/details/active-directory/external-identities/</w:t>
              </w:r>
            </w:p>
            <w:p w14:paraId="6EF0B72A" w14:textId="77777777" w:rsidR="00852EF3" w:rsidRDefault="00852EF3" w:rsidP="00852EF3">
              <w:pPr>
                <w:pStyle w:val="Bibliografa"/>
                <w:ind w:left="720" w:hanging="720"/>
                <w:rPr>
                  <w:noProof/>
                </w:rPr>
              </w:pPr>
              <w:r w:rsidRPr="00C52B81">
                <w:rPr>
                  <w:lang w:val="en-US"/>
                </w:rPr>
                <w:lastRenderedPageBreak/>
                <w:t xml:space="preserve">Microsoft. (2026). </w:t>
              </w:r>
              <w:r w:rsidRPr="00C52B81">
                <w:rPr>
                  <w:i/>
                  <w:lang w:val="en-US"/>
                </w:rPr>
                <w:t>Azure AI Document Intelligence pricing</w:t>
              </w:r>
              <w:r w:rsidRPr="00C52B81">
                <w:rPr>
                  <w:lang w:val="en-US"/>
                </w:rPr>
                <w:t xml:space="preserve">. </w:t>
              </w:r>
              <w:r>
                <w:rPr>
                  <w:noProof/>
                </w:rPr>
                <w:t>Obtenido de https://azure.microsoft.com/en-us/pricing/details/document-intelligence/</w:t>
              </w:r>
            </w:p>
            <w:p w14:paraId="23AFC856" w14:textId="77777777" w:rsidR="00852EF3" w:rsidRDefault="00852EF3" w:rsidP="00852EF3">
              <w:pPr>
                <w:pStyle w:val="Bibliografa"/>
                <w:ind w:left="720" w:hanging="720"/>
                <w:rPr>
                  <w:noProof/>
                </w:rPr>
              </w:pPr>
              <w:r w:rsidRPr="00C52B81">
                <w:rPr>
                  <w:lang w:val="en-US"/>
                </w:rPr>
                <w:t xml:space="preserve">Microsoft. (24 de Febrero de 2026). </w:t>
              </w:r>
              <w:r w:rsidRPr="00C52B81">
                <w:rPr>
                  <w:i/>
                  <w:lang w:val="en-US"/>
                </w:rPr>
                <w:t>Azure App Service on Windows pricing</w:t>
              </w:r>
              <w:r w:rsidRPr="00C52B81">
                <w:rPr>
                  <w:lang w:val="en-US"/>
                </w:rPr>
                <w:t xml:space="preserve">. </w:t>
              </w:r>
              <w:r>
                <w:rPr>
                  <w:noProof/>
                </w:rPr>
                <w:t>Obtenido de Microsoft Azure: https://azure.microsoft.com/en-us/pricing/details/app-service/windows/</w:t>
              </w:r>
            </w:p>
            <w:p w14:paraId="29A54B4F" w14:textId="77777777" w:rsidR="00852EF3" w:rsidRDefault="00852EF3" w:rsidP="00852EF3">
              <w:pPr>
                <w:pStyle w:val="Bibliografa"/>
                <w:ind w:left="720" w:hanging="720"/>
                <w:rPr>
                  <w:noProof/>
                </w:rPr>
              </w:pPr>
              <w:r w:rsidRPr="00C52B81">
                <w:rPr>
                  <w:lang w:val="en-US"/>
                </w:rPr>
                <w:t xml:space="preserve">Microsoft. (2026). </w:t>
              </w:r>
              <w:r w:rsidRPr="00C52B81">
                <w:rPr>
                  <w:i/>
                  <w:lang w:val="en-US"/>
                </w:rPr>
                <w:t>Azure Blob Storage pricing</w:t>
              </w:r>
              <w:r w:rsidRPr="00C52B81">
                <w:rPr>
                  <w:lang w:val="en-US"/>
                </w:rPr>
                <w:t xml:space="preserve">. </w:t>
              </w:r>
              <w:r>
                <w:rPr>
                  <w:noProof/>
                </w:rPr>
                <w:t>Obtenido de https://azure.microsoft.com/en-us/pricing/details/storage/blobs/</w:t>
              </w:r>
            </w:p>
            <w:p w14:paraId="4546D4CA" w14:textId="77777777" w:rsidR="00852EF3" w:rsidRDefault="00852EF3" w:rsidP="00852EF3">
              <w:pPr>
                <w:pStyle w:val="Bibliografa"/>
                <w:ind w:left="720" w:hanging="720"/>
                <w:rPr>
                  <w:noProof/>
                </w:rPr>
              </w:pPr>
              <w:r w:rsidRPr="00C52B81">
                <w:rPr>
                  <w:lang w:val="en-US"/>
                </w:rPr>
                <w:t xml:space="preserve">Microsoft. (2026). </w:t>
              </w:r>
              <w:r w:rsidRPr="00C52B81">
                <w:rPr>
                  <w:i/>
                  <w:lang w:val="en-US"/>
                </w:rPr>
                <w:t>Azure Key Vault pricing</w:t>
              </w:r>
              <w:r w:rsidRPr="00C52B81">
                <w:rPr>
                  <w:lang w:val="en-US"/>
                </w:rPr>
                <w:t xml:space="preserve">. </w:t>
              </w:r>
              <w:r>
                <w:rPr>
                  <w:noProof/>
                </w:rPr>
                <w:t>Obtenido de https://azure.microsoft.com/en-us/pricing/details/key-vault/</w:t>
              </w:r>
            </w:p>
            <w:p w14:paraId="495E20F9" w14:textId="77777777" w:rsidR="00852EF3" w:rsidRDefault="00852EF3" w:rsidP="00852EF3">
              <w:pPr>
                <w:pStyle w:val="Bibliografa"/>
                <w:ind w:left="720" w:hanging="720"/>
                <w:rPr>
                  <w:noProof/>
                </w:rPr>
              </w:pPr>
              <w:r>
                <w:rPr>
                  <w:noProof/>
                </w:rPr>
                <w:t xml:space="preserve">Microsoft. (2026). </w:t>
              </w:r>
              <w:r>
                <w:rPr>
                  <w:i/>
                  <w:iCs/>
                  <w:noProof/>
                </w:rPr>
                <w:t>Azure Maps pricing</w:t>
              </w:r>
              <w:r>
                <w:rPr>
                  <w:noProof/>
                </w:rPr>
                <w:t>. Obtenido de https://azure.microsoft.com/en-us/pricing/details/azure-maps/</w:t>
              </w:r>
            </w:p>
            <w:p w14:paraId="3B23D742" w14:textId="77777777" w:rsidR="00852EF3" w:rsidRDefault="00852EF3" w:rsidP="00852EF3">
              <w:pPr>
                <w:pStyle w:val="Bibliografa"/>
                <w:ind w:left="720" w:hanging="720"/>
                <w:rPr>
                  <w:noProof/>
                </w:rPr>
              </w:pPr>
              <w:r>
                <w:rPr>
                  <w:noProof/>
                </w:rPr>
                <w:t xml:space="preserve">Microsoft. (24 de Febero de 2026). </w:t>
              </w:r>
              <w:r>
                <w:rPr>
                  <w:i/>
                  <w:iCs/>
                  <w:noProof/>
                </w:rPr>
                <w:t>Azure SQL Database pricing</w:t>
              </w:r>
              <w:r>
                <w:rPr>
                  <w:noProof/>
                </w:rPr>
                <w:t>. Obtenido de Microsoft Azure: https://azure.microsoft.com/en-us/pricing/details/azure-sql-database/single/</w:t>
              </w:r>
            </w:p>
            <w:p w14:paraId="6905E0E8" w14:textId="77777777" w:rsidR="00852EF3" w:rsidRDefault="00852EF3" w:rsidP="00852EF3">
              <w:pPr>
                <w:pStyle w:val="Bibliografa"/>
                <w:ind w:left="720" w:hanging="720"/>
                <w:rPr>
                  <w:noProof/>
                </w:rPr>
              </w:pPr>
              <w:r>
                <w:rPr>
                  <w:noProof/>
                </w:rPr>
                <w:t xml:space="preserve">Microsoft. (4 de Marzo de 2026). </w:t>
              </w:r>
              <w:r>
                <w:rPr>
                  <w:i/>
                  <w:iCs/>
                  <w:noProof/>
                </w:rPr>
                <w:t>Bandwidth pricing</w:t>
              </w:r>
              <w:r>
                <w:rPr>
                  <w:noProof/>
                </w:rPr>
                <w:t>. Obtenido de Microsoft Azure: https://azure.microsoft.com/en-us/pricing/details/bandwidth/</w:t>
              </w:r>
            </w:p>
            <w:p w14:paraId="21920DA2" w14:textId="77777777" w:rsidR="00852EF3" w:rsidRDefault="00852EF3" w:rsidP="00852EF3">
              <w:pPr>
                <w:pStyle w:val="Bibliografa"/>
                <w:ind w:left="720" w:hanging="720"/>
                <w:rPr>
                  <w:noProof/>
                </w:rPr>
              </w:pPr>
              <w:r>
                <w:rPr>
                  <w:noProof/>
                </w:rPr>
                <w:t xml:space="preserve">Microsoft. (2026 de Febero de 2026). </w:t>
              </w:r>
              <w:r>
                <w:rPr>
                  <w:i/>
                  <w:iCs/>
                  <w:noProof/>
                </w:rPr>
                <w:t>Why Azure vs. AWS. Microsoft Azure</w:t>
              </w:r>
              <w:r>
                <w:rPr>
                  <w:noProof/>
                </w:rPr>
                <w:t>. Obtenido de Microsoft Azure: https://azure.microsoft.com/en-us/pricing/azure-vs-aws</w:t>
              </w:r>
            </w:p>
            <w:p w14:paraId="7B21C229" w14:textId="77777777" w:rsidR="00852EF3" w:rsidRDefault="00852EF3" w:rsidP="00852EF3">
              <w:pPr>
                <w:pStyle w:val="Bibliografa"/>
                <w:ind w:left="720" w:hanging="720"/>
                <w:rPr>
                  <w:noProof/>
                </w:rPr>
              </w:pPr>
              <w:r>
                <w:rPr>
                  <w:noProof/>
                </w:rPr>
                <w:t>MIVED</w:t>
              </w:r>
              <w:r w:rsidR="00F01700">
                <w:rPr>
                  <w:noProof/>
                </w:rPr>
                <w:t xml:space="preserve">. (10 de Marzo de 2026a). </w:t>
              </w:r>
              <w:r w:rsidR="00F01700">
                <w:rPr>
                  <w:i/>
                  <w:iCs/>
                  <w:noProof/>
                </w:rPr>
                <w:t>Emisión de licencia de construcción.</w:t>
              </w:r>
              <w:r w:rsidR="00F01700">
                <w:rPr>
                  <w:noProof/>
                </w:rPr>
                <w:t xml:space="preserve"> Obtenido de Ministerio de Vivienda y Edificaciones.: https://mived.gob.do/emision-de-licencia-de-construccion</w:t>
              </w:r>
              <w:r>
                <w:rPr>
                  <w:noProof/>
                </w:rPr>
                <w:t>/</w:t>
              </w:r>
            </w:p>
            <w:p w14:paraId="59229594" w14:textId="77777777" w:rsidR="0033434B" w:rsidRDefault="00F01700">
              <w:pPr>
                <w:pStyle w:val="Bibliografa"/>
                <w:ind w:left="720" w:hanging="720"/>
                <w:rPr>
                  <w:noProof/>
                </w:rPr>
              </w:pPr>
              <w:r>
                <w:rPr>
                  <w:noProof/>
                </w:rPr>
                <w:t xml:space="preserve">MIVED. (10 de Marzo de 2026b). </w:t>
              </w:r>
              <w:r>
                <w:rPr>
                  <w:i/>
                  <w:iCs/>
                  <w:noProof/>
                </w:rPr>
                <w:t>Permiso de inicio de construcción.</w:t>
              </w:r>
              <w:r>
                <w:rPr>
                  <w:noProof/>
                </w:rPr>
                <w:t xml:space="preserve"> Obtenido de Ministerio de Vivienda y Edificaciones.: https://mived.gob.do/permiso-de-inicio-de-construccion/</w:t>
              </w:r>
            </w:p>
            <w:p w14:paraId="1ED1442E" w14:textId="77777777" w:rsidR="0033434B" w:rsidRDefault="00F01700">
              <w:pPr>
                <w:pStyle w:val="Bibliografa"/>
                <w:ind w:left="720" w:hanging="720"/>
                <w:rPr>
                  <w:noProof/>
                </w:rPr>
              </w:pPr>
              <w:r>
                <w:rPr>
                  <w:noProof/>
                </w:rPr>
                <w:t xml:space="preserve">MIVED, M. d. (2025). </w:t>
              </w:r>
              <w:r>
                <w:rPr>
                  <w:i/>
                  <w:iCs/>
                  <w:noProof/>
                </w:rPr>
                <w:t>VIVIENDA SEGURA</w:t>
              </w:r>
              <w:r>
                <w:rPr>
                  <w:noProof/>
                </w:rPr>
                <w:t>. Obtenido de https://viviendasegura.mived.gob.do/</w:t>
              </w:r>
            </w:p>
            <w:p w14:paraId="5D316463" w14:textId="77777777" w:rsidR="00852EF3" w:rsidRDefault="00852EF3" w:rsidP="00852EF3">
              <w:pPr>
                <w:pStyle w:val="Bibliografa"/>
                <w:ind w:left="720" w:hanging="720"/>
                <w:rPr>
                  <w:noProof/>
                </w:rPr>
              </w:pPr>
              <w:r w:rsidRPr="00C52B81">
                <w:rPr>
                  <w:lang w:val="en-US"/>
                </w:rPr>
                <w:t xml:space="preserve">Namecheap. (3 de Marzo de 2026). </w:t>
              </w:r>
              <w:r w:rsidRPr="00C52B81">
                <w:rPr>
                  <w:i/>
                  <w:lang w:val="en-US"/>
                </w:rPr>
                <w:t>Domain name search and pricing</w:t>
              </w:r>
              <w:r w:rsidRPr="00C52B81">
                <w:rPr>
                  <w:lang w:val="en-US"/>
                </w:rPr>
                <w:t xml:space="preserve">. </w:t>
              </w:r>
              <w:r>
                <w:rPr>
                  <w:noProof/>
                </w:rPr>
                <w:t>Obtenido de https://www.namecheap.com/domains/</w:t>
              </w:r>
            </w:p>
            <w:p w14:paraId="4AE51556" w14:textId="77777777" w:rsidR="00852EF3" w:rsidRDefault="00852EF3" w:rsidP="00852EF3">
              <w:pPr>
                <w:pStyle w:val="Bibliografa"/>
                <w:ind w:left="720" w:hanging="720"/>
                <w:rPr>
                  <w:noProof/>
                </w:rPr>
              </w:pPr>
              <w:r>
                <w:rPr>
                  <w:noProof/>
                </w:rPr>
                <w:t xml:space="preserve">Namecheap. (2026). </w:t>
              </w:r>
              <w:r>
                <w:rPr>
                  <w:i/>
                  <w:iCs/>
                  <w:noProof/>
                </w:rPr>
                <w:t>SSL certificates</w:t>
              </w:r>
              <w:r>
                <w:rPr>
                  <w:noProof/>
                </w:rPr>
                <w:t>. Obtenido de https://www.namecheap.com/security/ssl-certificates/</w:t>
              </w:r>
            </w:p>
            <w:p w14:paraId="5170693F" w14:textId="77777777" w:rsidR="00852EF3" w:rsidRDefault="00852EF3" w:rsidP="00852EF3">
              <w:pPr>
                <w:pStyle w:val="Bibliografa"/>
                <w:ind w:left="720" w:hanging="720"/>
                <w:rPr>
                  <w:noProof/>
                </w:rPr>
              </w:pPr>
              <w:r>
                <w:rPr>
                  <w:noProof/>
                </w:rPr>
                <w:t xml:space="preserve">OGTIC, O. G. (2022). </w:t>
              </w:r>
              <w:r>
                <w:rPr>
                  <w:i/>
                  <w:iCs/>
                  <w:noProof/>
                </w:rPr>
                <w:t>Agenda Digital 2030.</w:t>
              </w:r>
              <w:r>
                <w:rPr>
                  <w:noProof/>
                </w:rPr>
                <w:t xml:space="preserve"> Obtenido de Gobierno de la República Dominicana: https://publications.iadb.org/publications/spanish/document/Prioridades-para-la-digitalizacion-empresarial-en-America-Latina-y-el-Caribe.pdf</w:t>
              </w:r>
            </w:p>
            <w:p w14:paraId="60826A08" w14:textId="77777777" w:rsidR="00852EF3" w:rsidRDefault="00852EF3" w:rsidP="00852EF3">
              <w:pPr>
                <w:pStyle w:val="Bibliografa"/>
                <w:ind w:left="720" w:hanging="720"/>
                <w:rPr>
                  <w:noProof/>
                </w:rPr>
              </w:pPr>
              <w:r>
                <w:rPr>
                  <w:noProof/>
                </w:rPr>
                <w:lastRenderedPageBreak/>
                <w:t xml:space="preserve">OGTIC, O. G. (2025). </w:t>
              </w:r>
              <w:r>
                <w:rPr>
                  <w:i/>
                  <w:iCs/>
                  <w:noProof/>
                </w:rPr>
                <w:t>NORTIC A7: Norma para la administración de la seguridad de las tecnologías de la información y comunicación en el Estado dominicano.</w:t>
              </w:r>
              <w:r>
                <w:rPr>
                  <w:noProof/>
                </w:rPr>
                <w:t xml:space="preserve"> Obtenido de https://ogtic.gob.do/wp-content/uploads/2025/12/NORTIC-A7_2025.pdf</w:t>
              </w:r>
            </w:p>
            <w:p w14:paraId="062A8E13" w14:textId="77777777" w:rsidR="00852EF3" w:rsidRDefault="00852EF3" w:rsidP="00852EF3">
              <w:pPr>
                <w:pStyle w:val="Bibliografa"/>
                <w:ind w:left="720" w:hanging="720"/>
                <w:rPr>
                  <w:noProof/>
                </w:rPr>
              </w:pPr>
              <w:r>
                <w:rPr>
                  <w:noProof/>
                </w:rPr>
                <w:t xml:space="preserve">ONAPI, O. N. (2023). </w:t>
              </w:r>
              <w:r>
                <w:rPr>
                  <w:i/>
                  <w:iCs/>
                  <w:noProof/>
                </w:rPr>
                <w:t>Registro de marca denominativa: tasas de servicio vigentes.</w:t>
              </w:r>
              <w:r>
                <w:rPr>
                  <w:noProof/>
                </w:rPr>
                <w:t xml:space="preserve"> Obtenido de https://www.onapi.gov.do/index.php/servicios/signos-distintivos/marcas/item/574-registro-de-marca-denominativa-2k23</w:t>
              </w:r>
            </w:p>
            <w:p w14:paraId="29992839" w14:textId="77777777" w:rsidR="00852EF3" w:rsidRDefault="00852EF3" w:rsidP="00852EF3">
              <w:pPr>
                <w:pStyle w:val="Bibliografa"/>
                <w:ind w:left="720" w:hanging="720"/>
                <w:rPr>
                  <w:noProof/>
                </w:rPr>
              </w:pPr>
              <w:r>
                <w:rPr>
                  <w:noProof/>
                </w:rPr>
                <w:t xml:space="preserve">ONE, O. (2022). </w:t>
              </w:r>
              <w:r>
                <w:rPr>
                  <w:i/>
                  <w:iCs/>
                  <w:noProof/>
                </w:rPr>
                <w:t>Análisis de la mipyme en República Dominicana: Un enfoque de género del módulo ENHOGAR 2022.</w:t>
              </w:r>
              <w:r>
                <w:rPr>
                  <w:noProof/>
                </w:rPr>
                <w:t xml:space="preserve"> Obtenido de https://www.one.gob.do/media/inqmh2au/an%C3%A1lisis-de-la-mipyme-en-rd-un-enfoque-de-g%C3%A9nero-del-m%C3%B3dulo-enhogar-2022.pdf</w:t>
              </w:r>
            </w:p>
            <w:p w14:paraId="73A8EAD2" w14:textId="77777777" w:rsidR="00852EF3" w:rsidRDefault="00852EF3" w:rsidP="00852EF3">
              <w:pPr>
                <w:pStyle w:val="Bibliografa"/>
                <w:ind w:left="720" w:hanging="720"/>
                <w:rPr>
                  <w:noProof/>
                </w:rPr>
              </w:pPr>
              <w:r>
                <w:rPr>
                  <w:noProof/>
                </w:rPr>
                <w:t xml:space="preserve">ONE, O. (2025). </w:t>
              </w:r>
              <w:r>
                <w:rPr>
                  <w:i/>
                  <w:iCs/>
                  <w:noProof/>
                </w:rPr>
                <w:t>Construcción y actividades inmobiliarias: Series estadísticas 2013–2025.</w:t>
              </w:r>
              <w:r>
                <w:rPr>
                  <w:noProof/>
                </w:rPr>
                <w:t xml:space="preserve"> Obtenido de https://www.one.gob.do/datos-y-estadisticas/temas/estadisticas-economicas/estadisticas-sectoriales/construccion-y-actividades-inmobiliarias/</w:t>
              </w:r>
            </w:p>
            <w:p w14:paraId="32456B82" w14:textId="77777777" w:rsidR="00852EF3" w:rsidRDefault="00852EF3" w:rsidP="00852EF3">
              <w:pPr>
                <w:pStyle w:val="Bibliografa"/>
                <w:ind w:left="720" w:hanging="720"/>
                <w:rPr>
                  <w:noProof/>
                </w:rPr>
              </w:pPr>
              <w:r>
                <w:rPr>
                  <w:noProof/>
                </w:rPr>
                <w:t xml:space="preserve">Oreate, A. (13 de Febrero de 2026). </w:t>
              </w:r>
              <w:r w:rsidRPr="00C52B81">
                <w:rPr>
                  <w:i/>
                  <w:lang w:val="en-US"/>
                </w:rPr>
                <w:t>Demystifying Azure AI Document Intelligence Pricing: What You Need to Know</w:t>
              </w:r>
              <w:r w:rsidRPr="00C52B81">
                <w:rPr>
                  <w:lang w:val="en-US"/>
                </w:rPr>
                <w:t xml:space="preserve">. </w:t>
              </w:r>
              <w:r>
                <w:rPr>
                  <w:noProof/>
                </w:rPr>
                <w:t>Obtenido de https://www.oreateai.com/blog/demystifying-azure-ai-document-intelligence-pricing-what-you-need-to-know/b27ce523161c1b961e85576eef9de580</w:t>
              </w:r>
            </w:p>
            <w:p w14:paraId="2C3A1F63" w14:textId="77777777" w:rsidR="00852EF3" w:rsidRDefault="00852EF3" w:rsidP="00852EF3">
              <w:pPr>
                <w:pStyle w:val="Bibliografa"/>
                <w:ind w:left="720" w:hanging="720"/>
                <w:rPr>
                  <w:noProof/>
                </w:rPr>
              </w:pPr>
              <w:r>
                <w:rPr>
                  <w:noProof/>
                </w:rPr>
                <w:t xml:space="preserve">PentestingTeam. (3 de Marzo de 2026). </w:t>
              </w:r>
              <w:r>
                <w:rPr>
                  <w:i/>
                  <w:iCs/>
                  <w:noProof/>
                </w:rPr>
                <w:t>Servicios de pentesting en República Dominicana</w:t>
              </w:r>
              <w:r>
                <w:rPr>
                  <w:noProof/>
                </w:rPr>
                <w:t>. Obtenido de https://pentestingteam.com/servicios/#audits</w:t>
              </w:r>
            </w:p>
            <w:p w14:paraId="4CD2E58B" w14:textId="77777777" w:rsidR="00852EF3" w:rsidRDefault="00852EF3" w:rsidP="00852EF3">
              <w:pPr>
                <w:pStyle w:val="Bibliografa"/>
                <w:ind w:left="720" w:hanging="720"/>
                <w:rPr>
                  <w:noProof/>
                </w:rPr>
              </w:pPr>
              <w:r>
                <w:rPr>
                  <w:noProof/>
                </w:rPr>
                <w:t xml:space="preserve">PHLaw. (21 de Julio de 2025). </w:t>
              </w:r>
              <w:r>
                <w:rPr>
                  <w:i/>
                  <w:iCs/>
                  <w:noProof/>
                </w:rPr>
                <w:t>Registro de marca en República Dominicana: guía completa 2025.</w:t>
              </w:r>
              <w:r>
                <w:rPr>
                  <w:noProof/>
                </w:rPr>
                <w:t xml:space="preserve"> Obtenido de https://phlaw.com/es/post/registro-de-marca-en-republica-dominicana/</w:t>
              </w:r>
            </w:p>
            <w:p w14:paraId="51BCD166" w14:textId="77777777" w:rsidR="00852EF3" w:rsidRDefault="00852EF3" w:rsidP="00852EF3">
              <w:pPr>
                <w:pStyle w:val="Bibliografa"/>
                <w:ind w:left="720" w:hanging="720"/>
                <w:rPr>
                  <w:noProof/>
                </w:rPr>
              </w:pPr>
              <w:r>
                <w:rPr>
                  <w:noProof/>
                </w:rPr>
                <w:t xml:space="preserve">PNUD, P. d. (s.f.). </w:t>
              </w:r>
              <w:r>
                <w:rPr>
                  <w:i/>
                  <w:iCs/>
                  <w:noProof/>
                </w:rPr>
                <w:t>Fomento a las mipymes: República Digital Productiva.</w:t>
              </w:r>
              <w:r>
                <w:rPr>
                  <w:noProof/>
                </w:rPr>
                <w:t xml:space="preserve"> Obtenido de https://www.undp.org/es/dominican-republic/proyectos/fomento-las-mipymes/republica-digital-productiva</w:t>
              </w:r>
            </w:p>
            <w:p w14:paraId="53BA0FF8" w14:textId="77777777" w:rsidR="00852EF3" w:rsidRDefault="00852EF3" w:rsidP="00852EF3">
              <w:pPr>
                <w:pStyle w:val="Bibliografa"/>
                <w:ind w:left="720" w:hanging="720"/>
                <w:rPr>
                  <w:noProof/>
                </w:rPr>
              </w:pPr>
              <w:r w:rsidRPr="00C52B81">
                <w:rPr>
                  <w:lang w:val="en-US"/>
                </w:rPr>
                <w:t xml:space="preserve">Postman. (3 de Marzo de 2026). </w:t>
              </w:r>
              <w:r w:rsidRPr="00C52B81">
                <w:rPr>
                  <w:i/>
                  <w:lang w:val="en-US"/>
                </w:rPr>
                <w:t>Pricing built for how you work</w:t>
              </w:r>
              <w:r w:rsidRPr="00C52B81">
                <w:rPr>
                  <w:lang w:val="en-US"/>
                </w:rPr>
                <w:t xml:space="preserve">. </w:t>
              </w:r>
              <w:r>
                <w:rPr>
                  <w:noProof/>
                </w:rPr>
                <w:t>Obtenido de https://www.postman.com/pricing/</w:t>
              </w:r>
            </w:p>
            <w:p w14:paraId="240375BC" w14:textId="77777777" w:rsidR="00852EF3" w:rsidRDefault="00852EF3" w:rsidP="00852EF3">
              <w:pPr>
                <w:pStyle w:val="Bibliografa"/>
                <w:ind w:left="720" w:hanging="720"/>
                <w:rPr>
                  <w:noProof/>
                </w:rPr>
              </w:pPr>
              <w:r w:rsidRPr="00C52B81">
                <w:rPr>
                  <w:lang w:val="en-US"/>
                </w:rPr>
                <w:t xml:space="preserve">PRWeb. (3 de Octubre de 2023). </w:t>
              </w:r>
              <w:r w:rsidRPr="00C52B81">
                <w:rPr>
                  <w:i/>
                  <w:lang w:val="en-US"/>
                </w:rPr>
                <w:t>Qualia launches new wire fraud detection product for title companies.</w:t>
              </w:r>
              <w:r w:rsidRPr="00C52B81">
                <w:rPr>
                  <w:lang w:val="en-US"/>
                </w:rPr>
                <w:t xml:space="preserve"> </w:t>
              </w:r>
              <w:r>
                <w:rPr>
                  <w:noProof/>
                </w:rPr>
                <w:t>Obtenido de https://www.prweb.com/releases/qualia-launches-new-wire-</w:t>
              </w:r>
            </w:p>
            <w:p w14:paraId="33C88291" w14:textId="77777777" w:rsidR="00852EF3" w:rsidRDefault="00852EF3" w:rsidP="00852EF3">
              <w:pPr>
                <w:pStyle w:val="Bibliografa"/>
                <w:ind w:left="720" w:hanging="720"/>
                <w:rPr>
                  <w:noProof/>
                </w:rPr>
              </w:pPr>
              <w:r>
                <w:rPr>
                  <w:noProof/>
                </w:rPr>
                <w:t xml:space="preserve">Qualia. (3 de Octubre de 2023). </w:t>
              </w:r>
              <w:r>
                <w:rPr>
                  <w:i/>
                  <w:iCs/>
                  <w:noProof/>
                </w:rPr>
                <w:t>Announcing Qualia Shield.</w:t>
              </w:r>
              <w:r>
                <w:rPr>
                  <w:noProof/>
                </w:rPr>
                <w:t xml:space="preserve"> Obtenido de Qualia Blog.: https://blog.qualia.com/qualia-shield/</w:t>
              </w:r>
            </w:p>
            <w:p w14:paraId="2E45C347" w14:textId="77777777" w:rsidR="00852EF3" w:rsidRDefault="00852EF3" w:rsidP="00852EF3">
              <w:pPr>
                <w:pStyle w:val="Bibliografa"/>
                <w:ind w:left="720" w:hanging="720"/>
                <w:rPr>
                  <w:noProof/>
                </w:rPr>
              </w:pPr>
              <w:r>
                <w:rPr>
                  <w:noProof/>
                </w:rPr>
                <w:lastRenderedPageBreak/>
                <w:t xml:space="preserve">R.I, R. I. (18 de Noviembre de 2021). </w:t>
              </w:r>
              <w:r>
                <w:rPr>
                  <w:i/>
                  <w:iCs/>
                  <w:noProof/>
                </w:rPr>
                <w:t>Registro Inmobiliario presenta nuevas innovaciones digitales a profesionales de agrimensura</w:t>
              </w:r>
              <w:r>
                <w:rPr>
                  <w:noProof/>
                </w:rPr>
                <w:t>. Obtenido de https://ri.gob.do/?p=10516</w:t>
              </w:r>
            </w:p>
            <w:p w14:paraId="45614306" w14:textId="77777777" w:rsidR="00852EF3" w:rsidRDefault="00852EF3" w:rsidP="00852EF3">
              <w:pPr>
                <w:pStyle w:val="Bibliografa"/>
                <w:ind w:left="720" w:hanging="720"/>
                <w:rPr>
                  <w:noProof/>
                </w:rPr>
              </w:pPr>
              <w:r>
                <w:rPr>
                  <w:noProof/>
                </w:rPr>
                <w:t xml:space="preserve">Registro Inmobiliario. (2024). </w:t>
              </w:r>
              <w:r>
                <w:rPr>
                  <w:i/>
                  <w:iCs/>
                  <w:noProof/>
                </w:rPr>
                <w:t>Historia del Registro Inmobiliario</w:t>
              </w:r>
              <w:r>
                <w:rPr>
                  <w:noProof/>
                </w:rPr>
                <w:t>. Obtenido de https://ri.gob.do/?p=507</w:t>
              </w:r>
            </w:p>
            <w:p w14:paraId="3F551AEA" w14:textId="77777777" w:rsidR="00852EF3" w:rsidRDefault="00852EF3" w:rsidP="00852EF3">
              <w:pPr>
                <w:pStyle w:val="Bibliografa"/>
                <w:ind w:left="720" w:hanging="720"/>
                <w:rPr>
                  <w:noProof/>
                </w:rPr>
              </w:pPr>
              <w:r>
                <w:rPr>
                  <w:noProof/>
                </w:rPr>
                <w:t xml:space="preserve">Registro Inmobiliario de la República Dominicana, (. (20 de Febrero de 2026). </w:t>
              </w:r>
              <w:r>
                <w:rPr>
                  <w:i/>
                  <w:iCs/>
                  <w:noProof/>
                </w:rPr>
                <w:t>Servicios virtuales. Registro Inmobiliario.</w:t>
              </w:r>
              <w:r>
                <w:rPr>
                  <w:noProof/>
                </w:rPr>
                <w:t xml:space="preserve"> Obtenido de https://servicios.ri.gob.do/</w:t>
              </w:r>
            </w:p>
            <w:p w14:paraId="3EF665C4" w14:textId="77777777" w:rsidR="00852EF3" w:rsidRDefault="00852EF3" w:rsidP="00852EF3">
              <w:pPr>
                <w:pStyle w:val="Bibliografa"/>
                <w:ind w:left="720" w:hanging="720"/>
                <w:rPr>
                  <w:noProof/>
                </w:rPr>
              </w:pPr>
              <w:r>
                <w:rPr>
                  <w:noProof/>
                </w:rPr>
                <w:t xml:space="preserve">Resend. (2 de Abril de 2026). </w:t>
              </w:r>
              <w:r>
                <w:rPr>
                  <w:i/>
                  <w:iCs/>
                  <w:noProof/>
                </w:rPr>
                <w:t>Resend</w:t>
              </w:r>
              <w:r>
                <w:rPr>
                  <w:noProof/>
                </w:rPr>
                <w:t>. Obtenido de https://resend.com/pricing</w:t>
              </w:r>
            </w:p>
            <w:p w14:paraId="0DAAD31E" w14:textId="77777777" w:rsidR="00852EF3" w:rsidRDefault="00852EF3" w:rsidP="00852EF3">
              <w:pPr>
                <w:pStyle w:val="Bibliografa"/>
                <w:ind w:left="720" w:hanging="720"/>
                <w:rPr>
                  <w:noProof/>
                </w:rPr>
              </w:pPr>
              <w:r>
                <w:rPr>
                  <w:noProof/>
                </w:rPr>
                <w:t>Reynoso, R. (16 de Febrero de 2026). Tiempo de la debida diligencia. (A. A. Gonzalez, Entrevistador)</w:t>
              </w:r>
            </w:p>
            <w:p w14:paraId="6D71E13D" w14:textId="77777777" w:rsidR="00852EF3" w:rsidRDefault="00852EF3" w:rsidP="00852EF3">
              <w:pPr>
                <w:pStyle w:val="Bibliografa"/>
                <w:ind w:left="720" w:hanging="720"/>
                <w:rPr>
                  <w:noProof/>
                </w:rPr>
              </w:pPr>
              <w:r>
                <w:rPr>
                  <w:noProof/>
                </w:rPr>
                <w:t xml:space="preserve">Sentry. (25 de Febrero de 2026). </w:t>
              </w:r>
              <w:r>
                <w:rPr>
                  <w:i/>
                  <w:iCs/>
                  <w:noProof/>
                </w:rPr>
                <w:t>Sentry pricing</w:t>
              </w:r>
              <w:r>
                <w:rPr>
                  <w:noProof/>
                </w:rPr>
                <w:t>. Obtenido de https://sentry.io/pricing/</w:t>
              </w:r>
            </w:p>
            <w:p w14:paraId="44DADBF8" w14:textId="77777777" w:rsidR="00852EF3" w:rsidRDefault="00852EF3" w:rsidP="00852EF3">
              <w:pPr>
                <w:pStyle w:val="Bibliografa"/>
                <w:ind w:left="720" w:hanging="720"/>
                <w:rPr>
                  <w:noProof/>
                </w:rPr>
              </w:pPr>
              <w:r>
                <w:rPr>
                  <w:noProof/>
                </w:rPr>
                <w:t xml:space="preserve">Sepúlveda Larroucau, M. A., &amp; Saquel Olivares, M. (s.f.). </w:t>
              </w:r>
              <w:r>
                <w:rPr>
                  <w:i/>
                  <w:iCs/>
                  <w:noProof/>
                </w:rPr>
                <w:t>El Fraude Inmobiliario en Chile.</w:t>
              </w:r>
              <w:r>
                <w:rPr>
                  <w:noProof/>
                </w:rPr>
                <w:t xml:space="preserve"> Artículo académico, Santiago, Chile. Obtenido de https://www.scribd.com/document/314259841/Fraude-Inmobiliario-Marco-A-Sepu-lveda</w:t>
              </w:r>
            </w:p>
            <w:p w14:paraId="1B3587D9" w14:textId="77777777" w:rsidR="00852EF3" w:rsidRDefault="00852EF3" w:rsidP="00852EF3">
              <w:pPr>
                <w:pStyle w:val="Bibliografa"/>
                <w:ind w:left="720" w:hanging="720"/>
                <w:rPr>
                  <w:noProof/>
                </w:rPr>
              </w:pPr>
              <w:r>
                <w:rPr>
                  <w:noProof/>
                </w:rPr>
                <w:t xml:space="preserve">Solis, P. (8 de Julio de 2025). </w:t>
              </w:r>
              <w:r>
                <w:rPr>
                  <w:i/>
                  <w:iCs/>
                  <w:noProof/>
                </w:rPr>
                <w:t>¿Cuáles son las instituciones que intervienen en el ecosistema inmobiliario de la República Dominicana?</w:t>
              </w:r>
              <w:r>
                <w:rPr>
                  <w:noProof/>
                </w:rPr>
                <w:t xml:space="preserve"> Obtenido de inmobiliario.do: https://inmobiliario.do/cuales-son-las-instituciones-que-intervienen-en-el-ecosistema-inmobiliario-de-la-republica-dominicana/</w:t>
              </w:r>
            </w:p>
            <w:p w14:paraId="6FA93FA2" w14:textId="77777777" w:rsidR="00852EF3" w:rsidRPr="00C52B81" w:rsidRDefault="00852EF3" w:rsidP="00852EF3">
              <w:pPr>
                <w:pStyle w:val="Bibliografa"/>
                <w:ind w:left="720" w:hanging="720"/>
                <w:rPr>
                  <w:lang w:val="en-US"/>
                </w:rPr>
              </w:pPr>
              <w:r w:rsidRPr="00C52B81">
                <w:rPr>
                  <w:lang w:val="en-US"/>
                </w:rPr>
                <w:t xml:space="preserve">Sommerville, I. (2011). </w:t>
              </w:r>
              <w:r w:rsidRPr="00C52B81">
                <w:rPr>
                  <w:i/>
                  <w:lang w:val="en-US"/>
                </w:rPr>
                <w:t>Software engineering (9.ª ed.).</w:t>
              </w:r>
              <w:r w:rsidRPr="00C52B81">
                <w:rPr>
                  <w:lang w:val="en-US"/>
                </w:rPr>
                <w:t xml:space="preserve"> Pearson.</w:t>
              </w:r>
            </w:p>
            <w:p w14:paraId="4AFB25B5" w14:textId="77777777" w:rsidR="00852EF3" w:rsidRDefault="00852EF3" w:rsidP="00852EF3">
              <w:pPr>
                <w:pStyle w:val="Bibliografa"/>
                <w:ind w:left="720" w:hanging="720"/>
                <w:rPr>
                  <w:noProof/>
                </w:rPr>
              </w:pPr>
              <w:r w:rsidRPr="00C52B81">
                <w:rPr>
                  <w:lang w:val="en-US"/>
                </w:rPr>
                <w:t xml:space="preserve">Stack Overflow. (2025). </w:t>
              </w:r>
              <w:r w:rsidRPr="00C52B81">
                <w:rPr>
                  <w:i/>
                  <w:lang w:val="en-US"/>
                </w:rPr>
                <w:t>Stack Overflow Developer Survey 2025: Salary Compensation</w:t>
              </w:r>
              <w:r w:rsidRPr="00C52B81">
                <w:rPr>
                  <w:lang w:val="en-US"/>
                </w:rPr>
                <w:t xml:space="preserve">. </w:t>
              </w:r>
              <w:r>
                <w:rPr>
                  <w:noProof/>
                </w:rPr>
                <w:t>Obtenido de https://survey.stackoverflow.co/2025/work/#salary</w:t>
              </w:r>
            </w:p>
            <w:p w14:paraId="1FE27456" w14:textId="77777777" w:rsidR="00852EF3" w:rsidRDefault="00852EF3" w:rsidP="00852EF3">
              <w:pPr>
                <w:pStyle w:val="Bibliografa"/>
                <w:ind w:left="720" w:hanging="720"/>
                <w:rPr>
                  <w:noProof/>
                </w:rPr>
              </w:pPr>
              <w:r>
                <w:rPr>
                  <w:noProof/>
                </w:rPr>
                <w:t xml:space="preserve">Stream, B. (6 de Diciembre de 2024). </w:t>
              </w:r>
              <w:r w:rsidRPr="00C52B81">
                <w:rPr>
                  <w:i/>
                  <w:lang w:val="en-US"/>
                </w:rPr>
                <w:t>Complete guide to 8 SaaS pricing models to grow subscriptions with examples</w:t>
              </w:r>
              <w:r w:rsidRPr="00C52B81">
                <w:rPr>
                  <w:lang w:val="en-US"/>
                </w:rPr>
                <w:t xml:space="preserve">. </w:t>
              </w:r>
              <w:r>
                <w:rPr>
                  <w:noProof/>
                </w:rPr>
                <w:t>Obtenido de https://binarystream.com/complete-guide-to-8-saas-pricing-models-to-grow-subscriptions-with-examples/</w:t>
              </w:r>
            </w:p>
            <w:p w14:paraId="4D95CA14" w14:textId="77777777" w:rsidR="00852EF3" w:rsidRDefault="00852EF3" w:rsidP="00852EF3">
              <w:pPr>
                <w:pStyle w:val="Bibliografa"/>
                <w:ind w:left="720" w:hanging="720"/>
                <w:rPr>
                  <w:noProof/>
                </w:rPr>
              </w:pPr>
              <w:r>
                <w:rPr>
                  <w:noProof/>
                </w:rPr>
                <w:t xml:space="preserve">Stripe. (2 de Abril de 2026). </w:t>
              </w:r>
              <w:r>
                <w:rPr>
                  <w:i/>
                  <w:iCs/>
                  <w:noProof/>
                </w:rPr>
                <w:t>Stripe</w:t>
              </w:r>
              <w:r>
                <w:rPr>
                  <w:noProof/>
                </w:rPr>
                <w:t>. Obtenido de https://stripe.com/pricing</w:t>
              </w:r>
            </w:p>
            <w:p w14:paraId="06763C02" w14:textId="77777777" w:rsidR="00852EF3" w:rsidRDefault="00852EF3" w:rsidP="00852EF3">
              <w:pPr>
                <w:pStyle w:val="Bibliografa"/>
                <w:ind w:left="720" w:hanging="720"/>
                <w:rPr>
                  <w:noProof/>
                </w:rPr>
              </w:pPr>
              <w:r>
                <w:rPr>
                  <w:noProof/>
                </w:rPr>
                <w:t xml:space="preserve">Suprema Corte de Justicia de la República Dominica. (2009). </w:t>
              </w:r>
              <w:r>
                <w:rPr>
                  <w:i/>
                  <w:iCs/>
                  <w:noProof/>
                </w:rPr>
                <w:t>Resolución No. 628-2009: Reglamento General de Mensuras Catastrales. Jurisdicción Inmobiliaria.</w:t>
              </w:r>
              <w:r>
                <w:rPr>
                  <w:noProof/>
                </w:rPr>
                <w:t xml:space="preserve"> Obtenido de https://docs.republica-dominicana.justia.com/nacionales/reglamentos/resolucion-no-628-2009.pdf</w:t>
              </w:r>
            </w:p>
            <w:p w14:paraId="00E8CAEF" w14:textId="77777777" w:rsidR="00852EF3" w:rsidRDefault="00852EF3" w:rsidP="00852EF3">
              <w:pPr>
                <w:pStyle w:val="Bibliografa"/>
                <w:ind w:left="720" w:hanging="720"/>
                <w:rPr>
                  <w:noProof/>
                </w:rPr>
              </w:pPr>
              <w:r>
                <w:rPr>
                  <w:noProof/>
                </w:rPr>
                <w:t xml:space="preserve">Twilio. (25 de Febrero de 2026). </w:t>
              </w:r>
              <w:r>
                <w:rPr>
                  <w:i/>
                  <w:iCs/>
                  <w:noProof/>
                </w:rPr>
                <w:t>Twilio pricing overview</w:t>
              </w:r>
              <w:r>
                <w:rPr>
                  <w:noProof/>
                </w:rPr>
                <w:t>. Obtenido de https://www.twilio.com/en-us/pricing</w:t>
              </w:r>
            </w:p>
            <w:p w14:paraId="7DBDDAC2" w14:textId="77777777" w:rsidR="00852EF3" w:rsidRDefault="00852EF3" w:rsidP="00852EF3">
              <w:pPr>
                <w:pStyle w:val="Bibliografa"/>
                <w:ind w:left="720" w:hanging="720"/>
                <w:rPr>
                  <w:noProof/>
                </w:rPr>
              </w:pPr>
              <w:r>
                <w:rPr>
                  <w:noProof/>
                </w:rPr>
                <w:t xml:space="preserve">Twilio. (25 de Febrero de 2026). </w:t>
              </w:r>
              <w:r>
                <w:rPr>
                  <w:i/>
                  <w:iCs/>
                  <w:noProof/>
                </w:rPr>
                <w:t>Twilio Verify pricing</w:t>
              </w:r>
              <w:r>
                <w:rPr>
                  <w:noProof/>
                </w:rPr>
                <w:t>. Obtenido de https://www.twilio.com/en-us/verify/pricing</w:t>
              </w:r>
            </w:p>
            <w:p w14:paraId="777E3D8F" w14:textId="77777777" w:rsidR="00852EF3" w:rsidRDefault="00852EF3" w:rsidP="00852EF3">
              <w:pPr>
                <w:pStyle w:val="Bibliografa"/>
                <w:ind w:left="720" w:hanging="720"/>
                <w:rPr>
                  <w:noProof/>
                </w:rPr>
              </w:pPr>
              <w:r>
                <w:rPr>
                  <w:noProof/>
                </w:rPr>
                <w:lastRenderedPageBreak/>
                <w:t xml:space="preserve">Vivar, C., &amp; Benji, S. (2021). </w:t>
              </w:r>
              <w:r>
                <w:rPr>
                  <w:i/>
                  <w:iCs/>
                  <w:noProof/>
                </w:rPr>
                <w:t>Desarrollo De Un Sistema De Control Para Prevenir El Fraude Comercial Realizado Por Tramitadores, Aplicando Estrategias De Inteligencia De Negocios En Una Empresa De Telecomunicaciones.</w:t>
              </w:r>
              <w:r>
                <w:rPr>
                  <w:noProof/>
                </w:rPr>
                <w:t xml:space="preserve"> Tesis de grado, Universidad Nacional Tecnológica de Lima Sur (UNTELS), Lima, Perú. Obtenido de https://repositorio.untels.edu.pe/backend/api/core/bitstreams/4c525760-ba25-4767-bed6-91373c471113/content</w:t>
              </w:r>
            </w:p>
            <w:p w14:paraId="0DE283EA" w14:textId="77777777" w:rsidR="00A755C4" w:rsidRPr="00B531F2" w:rsidRDefault="00A755C4" w:rsidP="00852EF3">
              <w:pPr>
                <w:ind w:firstLine="0"/>
              </w:pPr>
              <w:r w:rsidRPr="006F3880">
                <w:rPr>
                  <w:b/>
                  <w:sz w:val="20"/>
                  <w:szCs w:val="20"/>
                </w:rPr>
                <w:fldChar w:fldCharType="end"/>
              </w:r>
            </w:p>
          </w:sdtContent>
        </w:sdt>
      </w:sdtContent>
    </w:sdt>
    <w:p w14:paraId="45EB6945" w14:textId="77777777" w:rsidR="00A755C4" w:rsidRPr="00B531F2" w:rsidRDefault="00A755C4" w:rsidP="00A755C4">
      <w:pPr>
        <w:ind w:firstLine="0"/>
      </w:pPr>
    </w:p>
    <w:p w14:paraId="73325DEC" w14:textId="77777777" w:rsidR="00A755C4" w:rsidRPr="00B531F2" w:rsidRDefault="00A755C4" w:rsidP="00A755C4">
      <w:pPr>
        <w:spacing w:before="120" w:after="200" w:line="264" w:lineRule="auto"/>
        <w:ind w:firstLine="0"/>
      </w:pPr>
      <w:r w:rsidRPr="00B531F2">
        <w:br w:type="page"/>
      </w:r>
    </w:p>
    <w:p w14:paraId="5421A7D8" w14:textId="3F466FBA" w:rsidR="00A2493E" w:rsidRPr="00735032" w:rsidRDefault="00A755C4" w:rsidP="00AC2130">
      <w:pPr>
        <w:pStyle w:val="Ttulo2"/>
      </w:pPr>
      <w:bookmarkStart w:id="124" w:name="_Toc227357321"/>
      <w:r w:rsidRPr="00B531F2">
        <w:lastRenderedPageBreak/>
        <w:t>Anexos</w:t>
      </w:r>
      <w:bookmarkEnd w:id="124"/>
    </w:p>
    <w:p w14:paraId="7D586935" w14:textId="6C5520A7" w:rsidR="00A2493E" w:rsidRDefault="00A2493E" w:rsidP="00A755C4">
      <w:pPr>
        <w:rPr>
          <w:b/>
          <w:bCs/>
        </w:rPr>
      </w:pPr>
      <w:r>
        <w:rPr>
          <w:b/>
          <w:bCs/>
        </w:rPr>
        <w:t xml:space="preserve">Anexo </w:t>
      </w:r>
      <w:r w:rsidR="00B22B26">
        <w:rPr>
          <w:b/>
          <w:bCs/>
        </w:rPr>
        <w:t>1</w:t>
      </w:r>
    </w:p>
    <w:p w14:paraId="62C5265E" w14:textId="0970E5DA" w:rsidR="00F4097F" w:rsidRDefault="00883636" w:rsidP="00A755C4">
      <w:pPr>
        <w:rPr>
          <w:b/>
          <w:bCs/>
        </w:rPr>
      </w:pPr>
      <w:r>
        <w:rPr>
          <w:noProof/>
        </w:rPr>
        <w:drawing>
          <wp:anchor distT="0" distB="0" distL="114300" distR="114300" simplePos="0" relativeHeight="251658249" behindDoc="0" locked="0" layoutInCell="1" allowOverlap="1" wp14:anchorId="1F35B39A" wp14:editId="4DF261B5">
            <wp:simplePos x="0" y="0"/>
            <wp:positionH relativeFrom="margin">
              <wp:align>center</wp:align>
            </wp:positionH>
            <wp:positionV relativeFrom="paragraph">
              <wp:posOffset>228080</wp:posOffset>
            </wp:positionV>
            <wp:extent cx="7515860" cy="3027045"/>
            <wp:effectExtent l="0" t="0" r="8890" b="1905"/>
            <wp:wrapTopAndBottom/>
            <wp:docPr id="71038737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7515860" cy="30270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4097F" w:rsidRPr="00FB251B">
        <w:t xml:space="preserve">Diagrama Entidad-Relación </w:t>
      </w:r>
      <w:r w:rsidR="00F4097F">
        <w:rPr>
          <w:lang w:val="es-ES"/>
        </w:rPr>
        <w:t>Normalizado.</w:t>
      </w:r>
    </w:p>
    <w:p w14:paraId="14C43D93" w14:textId="77777777" w:rsidR="00E931AF" w:rsidRDefault="00E931AF" w:rsidP="00B22B26">
      <w:pPr>
        <w:rPr>
          <w:b/>
          <w:bCs/>
        </w:rPr>
      </w:pPr>
    </w:p>
    <w:p w14:paraId="54C970B2" w14:textId="6D0AB532" w:rsidR="00B22B26" w:rsidRDefault="00B22B26" w:rsidP="00B22B26">
      <w:pPr>
        <w:rPr>
          <w:b/>
          <w:bCs/>
        </w:rPr>
      </w:pPr>
      <w:r>
        <w:rPr>
          <w:b/>
          <w:bCs/>
        </w:rPr>
        <w:t>Anexo 2</w:t>
      </w:r>
    </w:p>
    <w:p w14:paraId="15B86743" w14:textId="3D07DE74" w:rsidR="00F4097F" w:rsidRDefault="00A54424" w:rsidP="00A755C4">
      <w:pPr>
        <w:rPr>
          <w:noProof/>
        </w:rPr>
      </w:pPr>
      <w:r>
        <w:rPr>
          <w:noProof/>
        </w:rPr>
        <w:t xml:space="preserve">Respuesta </w:t>
      </w:r>
      <w:r w:rsidR="00AD5A0D">
        <w:rPr>
          <w:noProof/>
        </w:rPr>
        <w:t>en solicitud de</w:t>
      </w:r>
      <w:r w:rsidR="00B22B26">
        <w:rPr>
          <w:noProof/>
        </w:rPr>
        <w:t xml:space="preserve"> datos institucionales de parte de SIB</w:t>
      </w:r>
    </w:p>
    <w:p w14:paraId="76B104DB" w14:textId="13600B5E" w:rsidR="00236075" w:rsidRDefault="006E563D" w:rsidP="006E563D">
      <w:pPr>
        <w:ind w:firstLine="0"/>
        <w:rPr>
          <w:b/>
          <w:bCs/>
        </w:rPr>
      </w:pPr>
      <w:hyperlink r:id="rId111" w:history="1">
        <w:r w:rsidRPr="004F5B20">
          <w:rPr>
            <w:rStyle w:val="Hipervnculo"/>
            <w:b/>
            <w:bCs/>
          </w:rPr>
          <w:t>https://app.saip.gob.do/ConsultExt/?Number=SIP-06952C62&amp;RegisterNumber=40225184387</w:t>
        </w:r>
      </w:hyperlink>
    </w:p>
    <w:p w14:paraId="576E882C" w14:textId="77777777" w:rsidR="00E931AF" w:rsidRDefault="00E931AF" w:rsidP="007B4790">
      <w:pPr>
        <w:rPr>
          <w:b/>
          <w:bCs/>
        </w:rPr>
      </w:pPr>
    </w:p>
    <w:p w14:paraId="31F6C25F" w14:textId="1A5BD9E6" w:rsidR="007B4790" w:rsidRDefault="007B4790" w:rsidP="007B4790">
      <w:pPr>
        <w:rPr>
          <w:b/>
          <w:bCs/>
        </w:rPr>
      </w:pPr>
      <w:r>
        <w:rPr>
          <w:b/>
          <w:bCs/>
        </w:rPr>
        <w:t xml:space="preserve">Anexo </w:t>
      </w:r>
      <w:r w:rsidR="00B53A77">
        <w:rPr>
          <w:b/>
          <w:bCs/>
        </w:rPr>
        <w:t>3</w:t>
      </w:r>
    </w:p>
    <w:p w14:paraId="628B82B6" w14:textId="1C04CDE8" w:rsidR="007B4790" w:rsidRDefault="007B4790" w:rsidP="007B4790">
      <w:pPr>
        <w:rPr>
          <w:noProof/>
        </w:rPr>
      </w:pPr>
      <w:r>
        <w:rPr>
          <w:noProof/>
        </w:rPr>
        <w:t xml:space="preserve">Respuesta en solicitud de datos institucionales de parte de </w:t>
      </w:r>
      <w:r w:rsidR="000B50DC">
        <w:rPr>
          <w:noProof/>
        </w:rPr>
        <w:t>Ayuntamiento San Pedro de Macorís</w:t>
      </w:r>
    </w:p>
    <w:p w14:paraId="08F308D4" w14:textId="6BCD1A92" w:rsidR="000B50DC" w:rsidRDefault="00B53A77" w:rsidP="00B53A77">
      <w:pPr>
        <w:ind w:firstLine="0"/>
        <w:rPr>
          <w:noProof/>
        </w:rPr>
      </w:pPr>
      <w:hyperlink r:id="rId112" w:history="1">
        <w:r w:rsidRPr="004F5B20">
          <w:rPr>
            <w:rStyle w:val="Hipervnculo"/>
            <w:noProof/>
          </w:rPr>
          <w:t>https://app.saip.gob.do/ConsultExt/?Number=SIP-689E2084&amp;RegisterNumber=40225184387</w:t>
        </w:r>
      </w:hyperlink>
    </w:p>
    <w:p w14:paraId="3B0E08B9" w14:textId="77777777" w:rsidR="00E931AF" w:rsidRDefault="00E931AF" w:rsidP="00B53A77">
      <w:pPr>
        <w:rPr>
          <w:b/>
          <w:bCs/>
        </w:rPr>
      </w:pPr>
    </w:p>
    <w:p w14:paraId="56544B65" w14:textId="18C940BE" w:rsidR="00B53A77" w:rsidRDefault="00B53A77" w:rsidP="00B53A77">
      <w:pPr>
        <w:rPr>
          <w:b/>
          <w:bCs/>
        </w:rPr>
      </w:pPr>
      <w:r>
        <w:rPr>
          <w:b/>
          <w:bCs/>
        </w:rPr>
        <w:t>Anexo 4</w:t>
      </w:r>
    </w:p>
    <w:p w14:paraId="7ADD4F15" w14:textId="4AFFB12B" w:rsidR="00B53A77" w:rsidRDefault="00B53A77" w:rsidP="00B53A77">
      <w:pPr>
        <w:rPr>
          <w:noProof/>
        </w:rPr>
      </w:pPr>
      <w:r>
        <w:rPr>
          <w:noProof/>
        </w:rPr>
        <w:t>Respuesta en solicitud de datos institucionales de parte de DGII</w:t>
      </w:r>
    </w:p>
    <w:p w14:paraId="4646C1C3" w14:textId="05D786CE" w:rsidR="006B70C2" w:rsidRDefault="000771C4" w:rsidP="006E563D">
      <w:pPr>
        <w:ind w:firstLine="0"/>
        <w:rPr>
          <w:b/>
          <w:bCs/>
        </w:rPr>
      </w:pPr>
      <w:hyperlink r:id="rId113" w:history="1">
        <w:r w:rsidRPr="000E1939">
          <w:rPr>
            <w:rStyle w:val="Hipervnculo"/>
            <w:noProof/>
          </w:rPr>
          <w:t>https://app.saip.gob.do/ConsultExt/?Number=SIP-9DF76652&amp;RegisterNumber=40225184387</w:t>
        </w:r>
      </w:hyperlink>
    </w:p>
    <w:p w14:paraId="1180175A" w14:textId="77777777" w:rsidR="00A755C4" w:rsidRPr="00B531F2" w:rsidRDefault="00A755C4" w:rsidP="00A755C4">
      <w:r w:rsidRPr="00B531F2">
        <w:rPr>
          <w:b/>
          <w:bCs/>
        </w:rPr>
        <w:lastRenderedPageBreak/>
        <w:t>Opción A: Acrónimos Técnicos (Ideal para Tesis/Proyectos Académicos)</w:t>
      </w:r>
    </w:p>
    <w:p w14:paraId="7A0C8DDE" w14:textId="77777777" w:rsidR="00A755C4" w:rsidRPr="00B531F2" w:rsidRDefault="00A755C4" w:rsidP="00380681">
      <w:pPr>
        <w:numPr>
          <w:ilvl w:val="0"/>
          <w:numId w:val="19"/>
        </w:numPr>
      </w:pPr>
      <w:r w:rsidRPr="00B531F2">
        <w:rPr>
          <w:b/>
          <w:bCs/>
        </w:rPr>
        <w:t>SIVIP:</w:t>
      </w:r>
      <w:r w:rsidRPr="00B531F2">
        <w:t xml:space="preserve"> Sistema Integral de Verificación Inmobiliaria y Proyectos.</w:t>
      </w:r>
    </w:p>
    <w:p w14:paraId="4EAB6400" w14:textId="77777777" w:rsidR="00A755C4" w:rsidRPr="00B531F2" w:rsidRDefault="00A755C4" w:rsidP="00380681">
      <w:pPr>
        <w:numPr>
          <w:ilvl w:val="0"/>
          <w:numId w:val="19"/>
        </w:numPr>
      </w:pPr>
      <w:r w:rsidRPr="00B531F2">
        <w:rPr>
          <w:b/>
          <w:bCs/>
        </w:rPr>
        <w:t>REVISPRO:</w:t>
      </w:r>
      <w:r w:rsidRPr="00B531F2">
        <w:t xml:space="preserve"> Red de Verificación e Integridad de Proyectos.</w:t>
      </w:r>
    </w:p>
    <w:p w14:paraId="202832A3" w14:textId="77777777" w:rsidR="00A755C4" w:rsidRPr="00B531F2" w:rsidRDefault="00A755C4" w:rsidP="00A755C4">
      <w:r w:rsidRPr="00B531F2">
        <w:rPr>
          <w:b/>
          <w:bCs/>
        </w:rPr>
        <w:t>Opción B: Nombres Comerciales/Modernos (Estilo Startup)</w:t>
      </w:r>
    </w:p>
    <w:p w14:paraId="373BBEB0" w14:textId="77777777" w:rsidR="00A755C4" w:rsidRPr="00B531F2" w:rsidRDefault="00A755C4" w:rsidP="00380681">
      <w:pPr>
        <w:numPr>
          <w:ilvl w:val="0"/>
          <w:numId w:val="20"/>
        </w:numPr>
      </w:pPr>
      <w:r w:rsidRPr="00B531F2">
        <w:rPr>
          <w:b/>
          <w:bCs/>
        </w:rPr>
        <w:t>InmoGuard:</w:t>
      </w:r>
      <w:r w:rsidRPr="00B531F2">
        <w:t xml:space="preserve"> (Sugiere protección y guardia sobre los inmuebles).</w:t>
      </w:r>
    </w:p>
    <w:p w14:paraId="6E093916" w14:textId="7D781BEF" w:rsidR="009E79C0" w:rsidRPr="009E79C0" w:rsidRDefault="00A755C4" w:rsidP="009E79C0">
      <w:pPr>
        <w:numPr>
          <w:ilvl w:val="0"/>
          <w:numId w:val="20"/>
        </w:numPr>
      </w:pPr>
      <w:r w:rsidRPr="00B531F2">
        <w:rPr>
          <w:b/>
          <w:bCs/>
        </w:rPr>
        <w:t>Cimento:</w:t>
      </w:r>
      <w:r w:rsidRPr="00B531F2">
        <w:t xml:space="preserve"> (Juego de palabras entre "Cimiento" -base sólida- y "Cemento").</w:t>
      </w:r>
    </w:p>
    <w:p w14:paraId="37D75771" w14:textId="77777777" w:rsidR="00E931AF" w:rsidRDefault="00E931AF" w:rsidP="000771C4">
      <w:pPr>
        <w:ind w:firstLine="0"/>
        <w:rPr>
          <w:b/>
          <w:bCs/>
        </w:rPr>
      </w:pPr>
    </w:p>
    <w:p w14:paraId="7FD9403B" w14:textId="2EB861A2" w:rsidR="000771C4" w:rsidRPr="009E79C0" w:rsidRDefault="000771C4" w:rsidP="000771C4">
      <w:pPr>
        <w:ind w:firstLine="0"/>
      </w:pPr>
      <w:r>
        <w:rPr>
          <w:b/>
          <w:bCs/>
        </w:rPr>
        <w:t>Anexo 4</w:t>
      </w:r>
    </w:p>
    <w:p w14:paraId="170DA7BE" w14:textId="5C00DBBF" w:rsidR="009E79C0" w:rsidRDefault="009E79C0" w:rsidP="009E79C0">
      <w:pPr>
        <w:ind w:firstLine="0"/>
      </w:pPr>
      <w:r>
        <w:rPr>
          <w:b/>
          <w:bCs/>
        </w:rPr>
        <w:t>Matriz de Consistencia</w:t>
      </w:r>
    </w:p>
    <w:tbl>
      <w:tblPr>
        <w:tblStyle w:val="Tablanormal2"/>
        <w:tblW w:w="5000" w:type="pct"/>
        <w:tblCellMar>
          <w:left w:w="0" w:type="dxa"/>
          <w:right w:w="0" w:type="dxa"/>
        </w:tblCellMar>
        <w:tblLook w:val="0420" w:firstRow="1" w:lastRow="0" w:firstColumn="0" w:lastColumn="0" w:noHBand="0" w:noVBand="1"/>
      </w:tblPr>
      <w:tblGrid>
        <w:gridCol w:w="886"/>
        <w:gridCol w:w="1667"/>
        <w:gridCol w:w="1749"/>
        <w:gridCol w:w="1757"/>
        <w:gridCol w:w="1721"/>
        <w:gridCol w:w="1580"/>
      </w:tblGrid>
      <w:tr w:rsidR="007C2005" w:rsidRPr="007C2005" w14:paraId="3A141210" w14:textId="77777777" w:rsidTr="007C2005">
        <w:trPr>
          <w:cnfStyle w:val="100000000000" w:firstRow="1" w:lastRow="0" w:firstColumn="0" w:lastColumn="0" w:oddVBand="0" w:evenVBand="0" w:oddHBand="0" w:evenHBand="0" w:firstRowFirstColumn="0" w:firstRowLastColumn="0" w:lastRowFirstColumn="0" w:lastRowLastColumn="0"/>
        </w:trPr>
        <w:tc>
          <w:tcPr>
            <w:tcW w:w="483" w:type="pct"/>
            <w:vAlign w:val="center"/>
            <w:hideMark/>
          </w:tcPr>
          <w:p w14:paraId="7F8B0FE8" w14:textId="77777777" w:rsidR="007C2005" w:rsidRPr="007C2005" w:rsidRDefault="007C2005" w:rsidP="007C2005">
            <w:pPr>
              <w:ind w:firstLine="0"/>
              <w:jc w:val="center"/>
              <w:rPr>
                <w:lang w:val="en-US"/>
              </w:rPr>
            </w:pPr>
            <w:r w:rsidRPr="007C2005">
              <w:rPr>
                <w:lang w:val="en-US"/>
              </w:rPr>
              <w:t>N°</w:t>
            </w:r>
          </w:p>
        </w:tc>
        <w:tc>
          <w:tcPr>
            <w:tcW w:w="843" w:type="pct"/>
            <w:vAlign w:val="center"/>
            <w:hideMark/>
          </w:tcPr>
          <w:p w14:paraId="14EE25F4" w14:textId="77777777" w:rsidR="007C2005" w:rsidRPr="007C2005" w:rsidRDefault="007C2005" w:rsidP="007C2005">
            <w:pPr>
              <w:ind w:firstLine="0"/>
              <w:jc w:val="center"/>
              <w:rPr>
                <w:lang w:val="en-US"/>
              </w:rPr>
            </w:pPr>
            <w:r w:rsidRPr="007C2005">
              <w:rPr>
                <w:lang w:val="en-US"/>
              </w:rPr>
              <w:t>PROBLEMA (Pregunta)</w:t>
            </w:r>
          </w:p>
        </w:tc>
        <w:tc>
          <w:tcPr>
            <w:tcW w:w="944" w:type="pct"/>
            <w:vAlign w:val="center"/>
            <w:hideMark/>
          </w:tcPr>
          <w:p w14:paraId="0F32C00F" w14:textId="77777777" w:rsidR="007C2005" w:rsidRPr="007C2005" w:rsidRDefault="007C2005" w:rsidP="007C2005">
            <w:pPr>
              <w:ind w:firstLine="0"/>
              <w:jc w:val="center"/>
              <w:rPr>
                <w:lang w:val="en-US"/>
              </w:rPr>
            </w:pPr>
            <w:r w:rsidRPr="007C2005">
              <w:rPr>
                <w:lang w:val="en-US"/>
              </w:rPr>
              <w:t>OBJETIVO</w:t>
            </w:r>
          </w:p>
        </w:tc>
        <w:tc>
          <w:tcPr>
            <w:tcW w:w="948" w:type="pct"/>
            <w:vAlign w:val="center"/>
            <w:hideMark/>
          </w:tcPr>
          <w:p w14:paraId="28FEBEB1" w14:textId="77777777" w:rsidR="007C2005" w:rsidRPr="007C2005" w:rsidRDefault="007C2005" w:rsidP="007C2005">
            <w:pPr>
              <w:ind w:firstLine="0"/>
              <w:jc w:val="center"/>
              <w:rPr>
                <w:lang w:val="en-US"/>
              </w:rPr>
            </w:pPr>
            <w:r w:rsidRPr="007C2005">
              <w:rPr>
                <w:lang w:val="en-US"/>
              </w:rPr>
              <w:t>HIPÓTESIS</w:t>
            </w:r>
          </w:p>
        </w:tc>
        <w:tc>
          <w:tcPr>
            <w:tcW w:w="929" w:type="pct"/>
            <w:vAlign w:val="center"/>
            <w:hideMark/>
          </w:tcPr>
          <w:p w14:paraId="4FE64B77" w14:textId="77777777" w:rsidR="007C2005" w:rsidRPr="007C2005" w:rsidRDefault="007C2005" w:rsidP="007C2005">
            <w:pPr>
              <w:ind w:firstLine="0"/>
              <w:jc w:val="center"/>
              <w:rPr>
                <w:lang w:val="en-US"/>
              </w:rPr>
            </w:pPr>
            <w:r w:rsidRPr="007C2005">
              <w:rPr>
                <w:lang w:val="en-US"/>
              </w:rPr>
              <w:t>VARIABLE / DIMENSIÓN</w:t>
            </w:r>
          </w:p>
        </w:tc>
        <w:tc>
          <w:tcPr>
            <w:tcW w:w="853" w:type="pct"/>
            <w:vAlign w:val="center"/>
            <w:hideMark/>
          </w:tcPr>
          <w:p w14:paraId="50E9F2CA" w14:textId="77777777" w:rsidR="007C2005" w:rsidRPr="007C2005" w:rsidRDefault="007C2005" w:rsidP="007C2005">
            <w:pPr>
              <w:ind w:firstLine="0"/>
              <w:jc w:val="center"/>
              <w:rPr>
                <w:lang w:val="en-US"/>
              </w:rPr>
            </w:pPr>
            <w:r w:rsidRPr="007C2005">
              <w:rPr>
                <w:lang w:val="en-US"/>
              </w:rPr>
              <w:t>INDICADOR</w:t>
            </w:r>
          </w:p>
        </w:tc>
      </w:tr>
      <w:tr w:rsidR="007C2005" w:rsidRPr="007C2005" w14:paraId="116DA4E7" w14:textId="77777777" w:rsidTr="00B47DB7">
        <w:trPr>
          <w:cnfStyle w:val="000000100000" w:firstRow="0" w:lastRow="0" w:firstColumn="0" w:lastColumn="0" w:oddVBand="0" w:evenVBand="0" w:oddHBand="1" w:evenHBand="0" w:firstRowFirstColumn="0" w:firstRowLastColumn="0" w:lastRowFirstColumn="0" w:lastRowLastColumn="0"/>
        </w:trPr>
        <w:tc>
          <w:tcPr>
            <w:tcW w:w="483" w:type="pct"/>
            <w:vAlign w:val="center"/>
            <w:hideMark/>
          </w:tcPr>
          <w:p w14:paraId="2F05D21F" w14:textId="77777777" w:rsidR="007C2005" w:rsidRPr="007C2005" w:rsidRDefault="007C2005" w:rsidP="007C2005">
            <w:pPr>
              <w:ind w:firstLine="0"/>
              <w:jc w:val="center"/>
              <w:rPr>
                <w:lang w:val="en-US"/>
              </w:rPr>
            </w:pPr>
            <w:bookmarkStart w:id="125" w:name="_Hlk227346950"/>
            <w:r w:rsidRPr="007C2005">
              <w:rPr>
                <w:b/>
                <w:bCs/>
                <w:lang w:val="en-US"/>
              </w:rPr>
              <w:t>General</w:t>
            </w:r>
          </w:p>
        </w:tc>
        <w:tc>
          <w:tcPr>
            <w:tcW w:w="843" w:type="pct"/>
            <w:hideMark/>
          </w:tcPr>
          <w:p w14:paraId="0D5AAEBB" w14:textId="385B5059" w:rsidR="007C2005" w:rsidRPr="007C2005" w:rsidRDefault="00A71130" w:rsidP="007C2005">
            <w:pPr>
              <w:ind w:firstLine="0"/>
              <w:jc w:val="center"/>
              <w:rPr>
                <w:lang w:val="es-MX"/>
              </w:rPr>
            </w:pPr>
            <w:r w:rsidRPr="009A4865">
              <w:t>PG - ¿Cómo desarrollar un sistema web de verificación y autenticación integral de proyectos inmobiliarios que prevenga estafas financieras mediante la validación de documentación legal, financiera y de propiedad en la República Dominicana</w:t>
            </w:r>
            <w:r w:rsidR="007C2005" w:rsidRPr="009A4865">
              <w:t>?</w:t>
            </w:r>
          </w:p>
        </w:tc>
        <w:tc>
          <w:tcPr>
            <w:tcW w:w="944" w:type="pct"/>
            <w:vAlign w:val="center"/>
            <w:hideMark/>
          </w:tcPr>
          <w:p w14:paraId="6AEDE9A3" w14:textId="77777777" w:rsidR="007C2005" w:rsidRPr="007C2005" w:rsidRDefault="007C2005" w:rsidP="007C2005">
            <w:pPr>
              <w:ind w:firstLine="0"/>
              <w:jc w:val="center"/>
              <w:rPr>
                <w:lang w:val="es-MX"/>
              </w:rPr>
            </w:pPr>
            <w:r w:rsidRPr="007C2005">
              <w:rPr>
                <w:lang w:val="es-MX"/>
              </w:rPr>
              <w:t>Desarrollar un sistema web de verificación integral de proyectos inmobiliarios para prevenir estafas en RD.</w:t>
            </w:r>
          </w:p>
        </w:tc>
        <w:tc>
          <w:tcPr>
            <w:tcW w:w="948" w:type="pct"/>
            <w:vAlign w:val="center"/>
            <w:hideMark/>
          </w:tcPr>
          <w:p w14:paraId="44290AC6" w14:textId="77777777" w:rsidR="007C2005" w:rsidRPr="007C2005" w:rsidRDefault="007C2005" w:rsidP="007C2005">
            <w:pPr>
              <w:ind w:firstLine="0"/>
              <w:jc w:val="center"/>
              <w:rPr>
                <w:lang w:val="es-MX"/>
              </w:rPr>
            </w:pPr>
            <w:r w:rsidRPr="007C2005">
              <w:rPr>
                <w:lang w:val="es-MX"/>
              </w:rPr>
              <w:t>Un sistema web de verificación centralizada reduce las brechas que habilitan el fraude inmobiliario.</w:t>
            </w:r>
          </w:p>
        </w:tc>
        <w:tc>
          <w:tcPr>
            <w:tcW w:w="929" w:type="pct"/>
            <w:vAlign w:val="center"/>
            <w:hideMark/>
          </w:tcPr>
          <w:p w14:paraId="758F31CE" w14:textId="77777777" w:rsidR="007C2005" w:rsidRPr="007C2005" w:rsidRDefault="007C2005" w:rsidP="007C2005">
            <w:pPr>
              <w:ind w:firstLine="0"/>
              <w:jc w:val="center"/>
              <w:rPr>
                <w:lang w:val="es-MX"/>
              </w:rPr>
            </w:pPr>
            <w:r w:rsidRPr="007C2005">
              <w:rPr>
                <w:lang w:val="es-MX"/>
              </w:rPr>
              <w:t>VI: Sistema VeriFinca VD: Prevención de estafas inmobiliarias</w:t>
            </w:r>
          </w:p>
        </w:tc>
        <w:tc>
          <w:tcPr>
            <w:tcW w:w="853" w:type="pct"/>
            <w:vAlign w:val="center"/>
            <w:hideMark/>
          </w:tcPr>
          <w:p w14:paraId="1176B0E9" w14:textId="77777777" w:rsidR="007C2005" w:rsidRPr="007C2005" w:rsidRDefault="007C2005" w:rsidP="007C2005">
            <w:pPr>
              <w:ind w:firstLine="0"/>
              <w:jc w:val="center"/>
              <w:rPr>
                <w:lang w:val="es-MX"/>
              </w:rPr>
            </w:pPr>
            <w:r w:rsidRPr="007C2005">
              <w:rPr>
                <w:lang w:val="es-MX"/>
              </w:rPr>
              <w:t>Reducción del tiempo de debida diligencia; tasa de detección de irregularidades</w:t>
            </w:r>
          </w:p>
        </w:tc>
      </w:tr>
      <w:tr w:rsidR="007C2005" w:rsidRPr="007C2005" w14:paraId="3FE5BF93" w14:textId="77777777" w:rsidTr="00B47DB7">
        <w:tc>
          <w:tcPr>
            <w:tcW w:w="483" w:type="pct"/>
            <w:vAlign w:val="center"/>
            <w:hideMark/>
          </w:tcPr>
          <w:p w14:paraId="365BE59F" w14:textId="77777777" w:rsidR="007C2005" w:rsidRPr="007C2005" w:rsidRDefault="007C2005" w:rsidP="007C2005">
            <w:pPr>
              <w:ind w:firstLine="0"/>
              <w:jc w:val="center"/>
              <w:rPr>
                <w:lang w:val="en-US"/>
              </w:rPr>
            </w:pPr>
            <w:r w:rsidRPr="007C2005">
              <w:rPr>
                <w:b/>
                <w:bCs/>
                <w:lang w:val="en-US"/>
              </w:rPr>
              <w:t>E1</w:t>
            </w:r>
          </w:p>
        </w:tc>
        <w:tc>
          <w:tcPr>
            <w:tcW w:w="843" w:type="pct"/>
            <w:hideMark/>
          </w:tcPr>
          <w:p w14:paraId="7E84C4F9" w14:textId="22263310" w:rsidR="007C2005" w:rsidRPr="007C2005" w:rsidRDefault="00A71130" w:rsidP="007C2005">
            <w:pPr>
              <w:ind w:firstLine="0"/>
              <w:jc w:val="center"/>
              <w:rPr>
                <w:lang w:val="es-MX"/>
              </w:rPr>
            </w:pPr>
            <w:r w:rsidRPr="009A4865">
              <w:t xml:space="preserve">PE – 1 </w:t>
            </w:r>
            <w:r w:rsidR="007C2005" w:rsidRPr="009A4865">
              <w:t xml:space="preserve">¿Qué documentos esenciales requiere la verificación </w:t>
            </w:r>
            <w:r w:rsidR="007C2005" w:rsidRPr="009A4865">
              <w:lastRenderedPageBreak/>
              <w:t xml:space="preserve">inmobiliaria y cómo estructurar una base de </w:t>
            </w:r>
            <w:r w:rsidRPr="009A4865">
              <w:t>conocimiento de validación legal para el usuario a partir del análisis de la normativa del Registro Inmobiliario</w:t>
            </w:r>
            <w:r w:rsidR="007C2005" w:rsidRPr="009A4865">
              <w:t>?</w:t>
            </w:r>
          </w:p>
        </w:tc>
        <w:tc>
          <w:tcPr>
            <w:tcW w:w="944" w:type="pct"/>
            <w:vAlign w:val="center"/>
            <w:hideMark/>
          </w:tcPr>
          <w:p w14:paraId="468577D9" w14:textId="77777777" w:rsidR="007C2005" w:rsidRPr="007C2005" w:rsidRDefault="007C2005" w:rsidP="007C2005">
            <w:pPr>
              <w:ind w:firstLine="0"/>
              <w:jc w:val="center"/>
              <w:rPr>
                <w:lang w:val="es-MX"/>
              </w:rPr>
            </w:pPr>
            <w:r w:rsidRPr="007C2005">
              <w:rPr>
                <w:lang w:val="es-MX"/>
              </w:rPr>
              <w:lastRenderedPageBreak/>
              <w:t xml:space="preserve">Diagnosticar documentos esenciales para establecer una base </w:t>
            </w:r>
            <w:r w:rsidRPr="007C2005">
              <w:rPr>
                <w:lang w:val="es-MX"/>
              </w:rPr>
              <w:lastRenderedPageBreak/>
              <w:t>de conocimiento legal mediante análisis de la normativa RI.</w:t>
            </w:r>
          </w:p>
        </w:tc>
        <w:tc>
          <w:tcPr>
            <w:tcW w:w="948" w:type="pct"/>
            <w:vAlign w:val="center"/>
            <w:hideMark/>
          </w:tcPr>
          <w:p w14:paraId="09538F2F" w14:textId="77777777" w:rsidR="007C2005" w:rsidRPr="007C2005" w:rsidRDefault="007C2005" w:rsidP="007C2005">
            <w:pPr>
              <w:ind w:firstLine="0"/>
              <w:jc w:val="center"/>
              <w:rPr>
                <w:lang w:val="es-MX"/>
              </w:rPr>
            </w:pPr>
            <w:r w:rsidRPr="007C2005">
              <w:rPr>
                <w:lang w:val="es-MX"/>
              </w:rPr>
              <w:lastRenderedPageBreak/>
              <w:t xml:space="preserve">La normativa RI permite catalogar documentos esenciales y construir </w:t>
            </w:r>
            <w:r w:rsidRPr="007C2005">
              <w:rPr>
                <w:lang w:val="es-MX"/>
              </w:rPr>
              <w:lastRenderedPageBreak/>
              <w:t>una base de conocimiento automatizable.</w:t>
            </w:r>
          </w:p>
        </w:tc>
        <w:tc>
          <w:tcPr>
            <w:tcW w:w="929" w:type="pct"/>
            <w:vAlign w:val="center"/>
            <w:hideMark/>
          </w:tcPr>
          <w:p w14:paraId="65A8BF43" w14:textId="77777777" w:rsidR="007C2005" w:rsidRPr="007C2005" w:rsidRDefault="007C2005" w:rsidP="007C2005">
            <w:pPr>
              <w:ind w:firstLine="0"/>
              <w:jc w:val="center"/>
              <w:rPr>
                <w:lang w:val="es-MX"/>
              </w:rPr>
            </w:pPr>
            <w:r w:rsidRPr="007C2005">
              <w:rPr>
                <w:lang w:val="es-MX"/>
              </w:rPr>
              <w:lastRenderedPageBreak/>
              <w:t>D1 – Base de conocimiento documental legal</w:t>
            </w:r>
          </w:p>
        </w:tc>
        <w:tc>
          <w:tcPr>
            <w:tcW w:w="853" w:type="pct"/>
            <w:vAlign w:val="center"/>
            <w:hideMark/>
          </w:tcPr>
          <w:p w14:paraId="15BE483B" w14:textId="77777777" w:rsidR="007C2005" w:rsidRPr="007C2005" w:rsidRDefault="007C2005" w:rsidP="007C2005">
            <w:pPr>
              <w:ind w:firstLine="0"/>
              <w:jc w:val="center"/>
              <w:rPr>
                <w:lang w:val="es-MX"/>
              </w:rPr>
            </w:pPr>
            <w:r w:rsidRPr="007C2005">
              <w:rPr>
                <w:lang w:val="es-MX"/>
              </w:rPr>
              <w:t xml:space="preserve">Lista de documentos validados; cobertura </w:t>
            </w:r>
            <w:r w:rsidRPr="007C2005">
              <w:rPr>
                <w:lang w:val="es-MX"/>
              </w:rPr>
              <w:lastRenderedPageBreak/>
              <w:t>normativa Ley 108-05</w:t>
            </w:r>
          </w:p>
        </w:tc>
      </w:tr>
      <w:tr w:rsidR="007C2005" w:rsidRPr="007C2005" w14:paraId="5D64E876" w14:textId="77777777" w:rsidTr="00B47DB7">
        <w:trPr>
          <w:cnfStyle w:val="000000100000" w:firstRow="0" w:lastRow="0" w:firstColumn="0" w:lastColumn="0" w:oddVBand="0" w:evenVBand="0" w:oddHBand="1" w:evenHBand="0" w:firstRowFirstColumn="0" w:firstRowLastColumn="0" w:lastRowFirstColumn="0" w:lastRowLastColumn="0"/>
        </w:trPr>
        <w:tc>
          <w:tcPr>
            <w:tcW w:w="483" w:type="pct"/>
            <w:vAlign w:val="center"/>
            <w:hideMark/>
          </w:tcPr>
          <w:p w14:paraId="6BF33075" w14:textId="77777777" w:rsidR="007C2005" w:rsidRPr="007C2005" w:rsidRDefault="007C2005" w:rsidP="007C2005">
            <w:pPr>
              <w:ind w:firstLine="0"/>
              <w:jc w:val="center"/>
              <w:rPr>
                <w:lang w:val="en-US"/>
              </w:rPr>
            </w:pPr>
            <w:r w:rsidRPr="007C2005">
              <w:rPr>
                <w:b/>
                <w:bCs/>
                <w:lang w:val="en-US"/>
              </w:rPr>
              <w:lastRenderedPageBreak/>
              <w:t>E2</w:t>
            </w:r>
          </w:p>
        </w:tc>
        <w:tc>
          <w:tcPr>
            <w:tcW w:w="843" w:type="pct"/>
            <w:hideMark/>
          </w:tcPr>
          <w:p w14:paraId="6B96F256" w14:textId="2E81A04A" w:rsidR="007C2005" w:rsidRPr="007C2005" w:rsidRDefault="00A71130" w:rsidP="007C2005">
            <w:pPr>
              <w:ind w:firstLine="0"/>
              <w:jc w:val="center"/>
              <w:rPr>
                <w:lang w:val="es-MX"/>
              </w:rPr>
            </w:pPr>
            <w:r w:rsidRPr="009A4865">
              <w:t>PE – 2 ¿Cómo automatizar la validación de un proyecto inmobiliario para confirmar su legitimidad operativa mediante el contraste con registros y certificaciones de la DGII, el Registro Catastral y, cuando exista disponibilidad institucional, los Ayuntamientos competentes?¿Cómo detectar duplicidades registrales y documentales para prevenir fraudes por reutilización de títulos?</w:t>
            </w:r>
          </w:p>
        </w:tc>
        <w:tc>
          <w:tcPr>
            <w:tcW w:w="944" w:type="pct"/>
            <w:vAlign w:val="center"/>
            <w:hideMark/>
          </w:tcPr>
          <w:p w14:paraId="18DBB492" w14:textId="77777777" w:rsidR="007C2005" w:rsidRPr="007C2005" w:rsidRDefault="007C2005" w:rsidP="007C2005">
            <w:pPr>
              <w:ind w:firstLine="0"/>
              <w:jc w:val="center"/>
              <w:rPr>
                <w:lang w:val="es-MX"/>
              </w:rPr>
            </w:pPr>
            <w:r w:rsidRPr="007C2005">
              <w:rPr>
                <w:lang w:val="es-MX"/>
              </w:rPr>
              <w:t>Automatizar la validación de legitimidad operativa contrastando documentación con DGII, Catastro y Ayuntamientos.</w:t>
            </w:r>
          </w:p>
        </w:tc>
        <w:tc>
          <w:tcPr>
            <w:tcW w:w="948" w:type="pct"/>
            <w:vAlign w:val="center"/>
            <w:hideMark/>
          </w:tcPr>
          <w:p w14:paraId="3FAB0B19" w14:textId="77777777" w:rsidR="007C2005" w:rsidRPr="007C2005" w:rsidRDefault="007C2005" w:rsidP="007C2005">
            <w:pPr>
              <w:ind w:firstLine="0"/>
              <w:jc w:val="center"/>
              <w:rPr>
                <w:lang w:val="es-MX"/>
              </w:rPr>
            </w:pPr>
            <w:r w:rsidRPr="007C2005">
              <w:rPr>
                <w:lang w:val="es-MX"/>
              </w:rPr>
              <w:t>La integración con DGII, Catastro y Ayuntamientos confirma legitimidad operativa con mayor precisión que el proceso manual.</w:t>
            </w:r>
          </w:p>
        </w:tc>
        <w:tc>
          <w:tcPr>
            <w:tcW w:w="929" w:type="pct"/>
            <w:vAlign w:val="center"/>
            <w:hideMark/>
          </w:tcPr>
          <w:p w14:paraId="1FD5918E" w14:textId="77777777" w:rsidR="007C2005" w:rsidRPr="007C2005" w:rsidRDefault="007C2005" w:rsidP="007C2005">
            <w:pPr>
              <w:ind w:firstLine="0"/>
              <w:jc w:val="center"/>
              <w:rPr>
                <w:lang w:val="es-MX"/>
              </w:rPr>
            </w:pPr>
            <w:r w:rsidRPr="007C2005">
              <w:rPr>
                <w:lang w:val="es-MX"/>
              </w:rPr>
              <w:t>D2 – Módulo de validación operativa automatizada</w:t>
            </w:r>
          </w:p>
        </w:tc>
        <w:tc>
          <w:tcPr>
            <w:tcW w:w="853" w:type="pct"/>
            <w:vAlign w:val="center"/>
            <w:hideMark/>
          </w:tcPr>
          <w:p w14:paraId="5F3DB566" w14:textId="77777777" w:rsidR="007C2005" w:rsidRPr="007C2005" w:rsidRDefault="007C2005" w:rsidP="007C2005">
            <w:pPr>
              <w:ind w:firstLine="0"/>
              <w:jc w:val="center"/>
              <w:rPr>
                <w:lang w:val="es-MX"/>
              </w:rPr>
            </w:pPr>
            <w:r w:rsidRPr="007C2005">
              <w:rPr>
                <w:lang w:val="es-MX"/>
              </w:rPr>
              <w:t>Fuentes integradas; precisión automatizada vs. proceso manual</w:t>
            </w:r>
          </w:p>
        </w:tc>
      </w:tr>
      <w:tr w:rsidR="007C2005" w:rsidRPr="007C2005" w14:paraId="1C50AC7E" w14:textId="77777777" w:rsidTr="00B47DB7">
        <w:tc>
          <w:tcPr>
            <w:tcW w:w="483" w:type="pct"/>
            <w:vAlign w:val="center"/>
            <w:hideMark/>
          </w:tcPr>
          <w:p w14:paraId="0336F1FA" w14:textId="77777777" w:rsidR="007C2005" w:rsidRPr="007C2005" w:rsidRDefault="007C2005" w:rsidP="007C2005">
            <w:pPr>
              <w:ind w:firstLine="0"/>
              <w:jc w:val="center"/>
              <w:rPr>
                <w:lang w:val="en-US"/>
              </w:rPr>
            </w:pPr>
            <w:r w:rsidRPr="007C2005">
              <w:rPr>
                <w:b/>
                <w:bCs/>
                <w:lang w:val="en-US"/>
              </w:rPr>
              <w:t>E3</w:t>
            </w:r>
          </w:p>
        </w:tc>
        <w:tc>
          <w:tcPr>
            <w:tcW w:w="843" w:type="pct"/>
            <w:hideMark/>
          </w:tcPr>
          <w:p w14:paraId="6DEDC801" w14:textId="3DEF088E" w:rsidR="007C2005" w:rsidRPr="007C2005" w:rsidRDefault="00A71130" w:rsidP="007C2005">
            <w:pPr>
              <w:ind w:firstLine="0"/>
              <w:jc w:val="center"/>
              <w:rPr>
                <w:lang w:val="es-MX"/>
              </w:rPr>
            </w:pPr>
            <w:r w:rsidRPr="009A4865">
              <w:t xml:space="preserve">PE – 3 ¿De qué manera detectar duplicidades </w:t>
            </w:r>
            <w:r w:rsidRPr="009A4865">
              <w:lastRenderedPageBreak/>
              <w:t>registrales y documentales asociadas a inmuebles para prevenir fraudes por reutilización de títulos o expedientes, mediante la verificación automatizada de matrícula, designación catastral, extensión superficial y datos de ubicación contrastados con certificaciones registrales</w:t>
            </w:r>
            <w:r w:rsidR="007C2005" w:rsidRPr="009A4865">
              <w:t>?</w:t>
            </w:r>
          </w:p>
        </w:tc>
        <w:tc>
          <w:tcPr>
            <w:tcW w:w="944" w:type="pct"/>
            <w:vAlign w:val="center"/>
            <w:hideMark/>
          </w:tcPr>
          <w:p w14:paraId="561EB371" w14:textId="77777777" w:rsidR="007C2005" w:rsidRPr="007C2005" w:rsidRDefault="007C2005" w:rsidP="007C2005">
            <w:pPr>
              <w:ind w:firstLine="0"/>
              <w:jc w:val="center"/>
              <w:rPr>
                <w:lang w:val="es-MX"/>
              </w:rPr>
            </w:pPr>
            <w:r w:rsidRPr="007C2005">
              <w:rPr>
                <w:lang w:val="es-MX"/>
              </w:rPr>
              <w:lastRenderedPageBreak/>
              <w:t xml:space="preserve">Detectar duplicidades mediante verificación automatizada de </w:t>
            </w:r>
            <w:r w:rsidRPr="007C2005">
              <w:rPr>
                <w:lang w:val="es-MX"/>
              </w:rPr>
              <w:lastRenderedPageBreak/>
              <w:t>matrícula, designación catastral y datos de ubicación.</w:t>
            </w:r>
          </w:p>
        </w:tc>
        <w:tc>
          <w:tcPr>
            <w:tcW w:w="948" w:type="pct"/>
            <w:vAlign w:val="center"/>
            <w:hideMark/>
          </w:tcPr>
          <w:p w14:paraId="72D6E82A" w14:textId="77777777" w:rsidR="007C2005" w:rsidRPr="007C2005" w:rsidRDefault="007C2005" w:rsidP="007C2005">
            <w:pPr>
              <w:ind w:firstLine="0"/>
              <w:jc w:val="center"/>
              <w:rPr>
                <w:lang w:val="es-MX"/>
              </w:rPr>
            </w:pPr>
            <w:r w:rsidRPr="007C2005">
              <w:rPr>
                <w:lang w:val="es-MX"/>
              </w:rPr>
              <w:lastRenderedPageBreak/>
              <w:t xml:space="preserve">La verificación automatizada de matrícula y catastro </w:t>
            </w:r>
            <w:r w:rsidRPr="007C2005">
              <w:rPr>
                <w:lang w:val="es-MX"/>
              </w:rPr>
              <w:lastRenderedPageBreak/>
              <w:t>detecta duplicidades que habilitan fraudes por reutilización de títulos.</w:t>
            </w:r>
          </w:p>
        </w:tc>
        <w:tc>
          <w:tcPr>
            <w:tcW w:w="929" w:type="pct"/>
            <w:vAlign w:val="center"/>
            <w:hideMark/>
          </w:tcPr>
          <w:p w14:paraId="39958599" w14:textId="77777777" w:rsidR="007C2005" w:rsidRPr="007C2005" w:rsidRDefault="007C2005" w:rsidP="007C2005">
            <w:pPr>
              <w:ind w:firstLine="0"/>
              <w:jc w:val="center"/>
              <w:rPr>
                <w:lang w:val="es-MX"/>
              </w:rPr>
            </w:pPr>
            <w:r w:rsidRPr="007C2005">
              <w:rPr>
                <w:lang w:val="es-MX"/>
              </w:rPr>
              <w:lastRenderedPageBreak/>
              <w:t xml:space="preserve">D3 – Módulo de detección de </w:t>
            </w:r>
            <w:r w:rsidRPr="007C2005">
              <w:rPr>
                <w:lang w:val="es-MX"/>
              </w:rPr>
              <w:lastRenderedPageBreak/>
              <w:t>duplicidades registrales</w:t>
            </w:r>
          </w:p>
        </w:tc>
        <w:tc>
          <w:tcPr>
            <w:tcW w:w="853" w:type="pct"/>
            <w:vAlign w:val="center"/>
            <w:hideMark/>
          </w:tcPr>
          <w:p w14:paraId="38331F9D" w14:textId="77777777" w:rsidR="007C2005" w:rsidRPr="007C2005" w:rsidRDefault="007C2005" w:rsidP="007C2005">
            <w:pPr>
              <w:ind w:firstLine="0"/>
              <w:jc w:val="center"/>
              <w:rPr>
                <w:lang w:val="es-MX"/>
              </w:rPr>
            </w:pPr>
            <w:r w:rsidRPr="007C2005">
              <w:rPr>
                <w:lang w:val="es-MX"/>
              </w:rPr>
              <w:lastRenderedPageBreak/>
              <w:t xml:space="preserve">Duplicidades detectadas; tiempo </w:t>
            </w:r>
            <w:r w:rsidRPr="007C2005">
              <w:rPr>
                <w:lang w:val="es-MX"/>
              </w:rPr>
              <w:lastRenderedPageBreak/>
              <w:t>de detección; tasa de falsos positivos</w:t>
            </w:r>
          </w:p>
        </w:tc>
      </w:tr>
      <w:tr w:rsidR="007C2005" w:rsidRPr="007C2005" w14:paraId="73B740B7" w14:textId="77777777" w:rsidTr="00B47DB7">
        <w:trPr>
          <w:cnfStyle w:val="000000100000" w:firstRow="0" w:lastRow="0" w:firstColumn="0" w:lastColumn="0" w:oddVBand="0" w:evenVBand="0" w:oddHBand="1" w:evenHBand="0" w:firstRowFirstColumn="0" w:firstRowLastColumn="0" w:lastRowFirstColumn="0" w:lastRowLastColumn="0"/>
        </w:trPr>
        <w:tc>
          <w:tcPr>
            <w:tcW w:w="483" w:type="pct"/>
            <w:vAlign w:val="center"/>
            <w:hideMark/>
          </w:tcPr>
          <w:p w14:paraId="5DF62B2C" w14:textId="77777777" w:rsidR="007C2005" w:rsidRPr="007C2005" w:rsidRDefault="007C2005" w:rsidP="007C2005">
            <w:pPr>
              <w:ind w:firstLine="0"/>
              <w:jc w:val="center"/>
              <w:rPr>
                <w:lang w:val="en-US"/>
              </w:rPr>
            </w:pPr>
            <w:r w:rsidRPr="007C2005">
              <w:rPr>
                <w:b/>
                <w:bCs/>
                <w:lang w:val="en-US"/>
              </w:rPr>
              <w:lastRenderedPageBreak/>
              <w:t>E4</w:t>
            </w:r>
          </w:p>
        </w:tc>
        <w:tc>
          <w:tcPr>
            <w:tcW w:w="843" w:type="pct"/>
            <w:hideMark/>
          </w:tcPr>
          <w:p w14:paraId="47E3292D" w14:textId="162808FA" w:rsidR="007C2005" w:rsidRPr="007C2005" w:rsidRDefault="00A71130" w:rsidP="007C2005">
            <w:pPr>
              <w:ind w:firstLine="0"/>
              <w:jc w:val="center"/>
              <w:rPr>
                <w:lang w:val="es-MX"/>
              </w:rPr>
            </w:pPr>
            <w:r w:rsidRPr="009A4865">
              <w:rPr>
                <w:b/>
                <w:bCs/>
                <w:lang w:val="es-MX"/>
              </w:rPr>
              <w:t xml:space="preserve">PE – 4 </w:t>
            </w:r>
            <w:r w:rsidRPr="009A4865">
              <w:rPr>
                <w:lang w:val="es-MX"/>
              </w:rPr>
              <w:t xml:space="preserve">¿Cómo identificar inconsistencias de vigencia, completitud y formalidad documental en expedientes inmobiliarios para advertir a los usuarios sobre posibles irregularidades administrativas, mediante un sistema de alertas basado en reglas de negocio y </w:t>
            </w:r>
            <w:r w:rsidRPr="009A4865">
              <w:rPr>
                <w:lang w:val="es-MX"/>
              </w:rPr>
              <w:lastRenderedPageBreak/>
              <w:t>contraste con fuentes institucionales integradas</w:t>
            </w:r>
            <w:r w:rsidRPr="007C2005" w:rsidDel="00B32342">
              <w:rPr>
                <w:lang w:val="es-MX"/>
              </w:rPr>
              <w:t>?</w:t>
            </w:r>
          </w:p>
        </w:tc>
        <w:tc>
          <w:tcPr>
            <w:tcW w:w="944" w:type="pct"/>
            <w:vAlign w:val="center"/>
            <w:hideMark/>
          </w:tcPr>
          <w:p w14:paraId="70AF764A" w14:textId="77777777" w:rsidR="007C2005" w:rsidRPr="007C2005" w:rsidRDefault="007C2005" w:rsidP="007C2005">
            <w:pPr>
              <w:ind w:firstLine="0"/>
              <w:jc w:val="center"/>
              <w:rPr>
                <w:lang w:val="es-MX"/>
              </w:rPr>
            </w:pPr>
            <w:r w:rsidRPr="007C2005">
              <w:rPr>
                <w:lang w:val="es-MX"/>
              </w:rPr>
              <w:lastRenderedPageBreak/>
              <w:t>Detectar inconsistencias documentales mediante alertas basadas en reglas de negocio y contraste con fuentes institucionales.</w:t>
            </w:r>
          </w:p>
        </w:tc>
        <w:tc>
          <w:tcPr>
            <w:tcW w:w="948" w:type="pct"/>
            <w:vAlign w:val="center"/>
            <w:hideMark/>
          </w:tcPr>
          <w:p w14:paraId="1659F803" w14:textId="77777777" w:rsidR="007C2005" w:rsidRPr="007C2005" w:rsidRDefault="007C2005" w:rsidP="007C2005">
            <w:pPr>
              <w:ind w:firstLine="0"/>
              <w:jc w:val="center"/>
              <w:rPr>
                <w:lang w:val="es-MX"/>
              </w:rPr>
            </w:pPr>
            <w:r w:rsidRPr="007C2005">
              <w:rPr>
                <w:lang w:val="es-MX"/>
              </w:rPr>
              <w:t>Un motor de reglas de negocio identifica inconsistencias documentales, reduciendo la exposición a irregularidades administrativas.</w:t>
            </w:r>
          </w:p>
        </w:tc>
        <w:tc>
          <w:tcPr>
            <w:tcW w:w="929" w:type="pct"/>
            <w:vAlign w:val="center"/>
            <w:hideMark/>
          </w:tcPr>
          <w:p w14:paraId="148C39C6" w14:textId="77777777" w:rsidR="007C2005" w:rsidRPr="007C2005" w:rsidRDefault="007C2005" w:rsidP="007C2005">
            <w:pPr>
              <w:ind w:firstLine="0"/>
              <w:jc w:val="center"/>
              <w:rPr>
                <w:lang w:val="es-MX"/>
              </w:rPr>
            </w:pPr>
            <w:r w:rsidRPr="007C2005">
              <w:rPr>
                <w:lang w:val="es-MX"/>
              </w:rPr>
              <w:t>D4 – Motor de reglas documentales / Sistema de alertas</w:t>
            </w:r>
          </w:p>
        </w:tc>
        <w:tc>
          <w:tcPr>
            <w:tcW w:w="853" w:type="pct"/>
            <w:vAlign w:val="center"/>
            <w:hideMark/>
          </w:tcPr>
          <w:p w14:paraId="62911A9F" w14:textId="77777777" w:rsidR="007C2005" w:rsidRPr="007C2005" w:rsidRDefault="007C2005" w:rsidP="007C2005">
            <w:pPr>
              <w:ind w:firstLine="0"/>
              <w:jc w:val="center"/>
              <w:rPr>
                <w:lang w:val="es-MX"/>
              </w:rPr>
            </w:pPr>
            <w:r w:rsidRPr="007C2005">
              <w:rPr>
                <w:lang w:val="es-MX"/>
              </w:rPr>
              <w:t>Reglas implementadas; tasa de detección de inconsistencias</w:t>
            </w:r>
          </w:p>
        </w:tc>
      </w:tr>
      <w:tr w:rsidR="007C2005" w:rsidRPr="007C2005" w14:paraId="6AC6DB0C" w14:textId="77777777" w:rsidTr="00B47DB7">
        <w:tc>
          <w:tcPr>
            <w:tcW w:w="483" w:type="pct"/>
            <w:vAlign w:val="center"/>
            <w:hideMark/>
          </w:tcPr>
          <w:p w14:paraId="583AAF74" w14:textId="77777777" w:rsidR="007C2005" w:rsidRPr="007C2005" w:rsidRDefault="007C2005" w:rsidP="007C2005">
            <w:pPr>
              <w:ind w:firstLine="0"/>
              <w:jc w:val="center"/>
              <w:rPr>
                <w:lang w:val="en-US"/>
              </w:rPr>
            </w:pPr>
            <w:r w:rsidRPr="007C2005">
              <w:rPr>
                <w:b/>
                <w:bCs/>
                <w:lang w:val="en-US"/>
              </w:rPr>
              <w:t>E5</w:t>
            </w:r>
          </w:p>
        </w:tc>
        <w:tc>
          <w:tcPr>
            <w:tcW w:w="843" w:type="pct"/>
            <w:hideMark/>
          </w:tcPr>
          <w:p w14:paraId="5E69E276" w14:textId="18ED2D0C" w:rsidR="007C2005" w:rsidRPr="007C2005" w:rsidRDefault="00A71130" w:rsidP="007C2005">
            <w:pPr>
              <w:ind w:firstLine="0"/>
              <w:jc w:val="center"/>
              <w:rPr>
                <w:lang w:val="es-MX"/>
              </w:rPr>
            </w:pPr>
            <w:r w:rsidRPr="009A4865">
              <w:rPr>
                <w:b/>
                <w:bCs/>
                <w:lang w:val="es-MX"/>
              </w:rPr>
              <w:t xml:space="preserve">PE – 5 </w:t>
            </w:r>
            <w:r w:rsidRPr="009A4865">
              <w:rPr>
                <w:lang w:val="es-MX"/>
              </w:rPr>
              <w:t>¿Cómo validar la correspondencia territorial entre la ubicación física declarada de un proyecto y su documentación, para evitar fraudes por discrepancias de uso de suelo o localización, mediante georreferenciación y contraste con el Catastro Nacional y, cuando exista disponibilidad institucional, con los Ayuntamientos competentes</w:t>
            </w:r>
            <w:r w:rsidRPr="007C2005" w:rsidDel="00B32342">
              <w:rPr>
                <w:lang w:val="es-MX"/>
              </w:rPr>
              <w:t>?</w:t>
            </w:r>
          </w:p>
        </w:tc>
        <w:tc>
          <w:tcPr>
            <w:tcW w:w="944" w:type="pct"/>
            <w:vAlign w:val="center"/>
            <w:hideMark/>
          </w:tcPr>
          <w:p w14:paraId="1F21A33C" w14:textId="77777777" w:rsidR="007C2005" w:rsidRPr="007C2005" w:rsidRDefault="007C2005" w:rsidP="007C2005">
            <w:pPr>
              <w:ind w:firstLine="0"/>
              <w:jc w:val="center"/>
              <w:rPr>
                <w:lang w:val="es-MX"/>
              </w:rPr>
            </w:pPr>
            <w:r w:rsidRPr="007C2005">
              <w:rPr>
                <w:lang w:val="es-MX"/>
              </w:rPr>
              <w:t>Validar correspondencia territorial mediante georreferenciación y contraste con Catastro Nacional y Ayuntamientos.</w:t>
            </w:r>
          </w:p>
        </w:tc>
        <w:tc>
          <w:tcPr>
            <w:tcW w:w="948" w:type="pct"/>
            <w:vAlign w:val="center"/>
            <w:hideMark/>
          </w:tcPr>
          <w:p w14:paraId="687FEA85" w14:textId="77777777" w:rsidR="007C2005" w:rsidRPr="007C2005" w:rsidRDefault="007C2005" w:rsidP="007C2005">
            <w:pPr>
              <w:ind w:firstLine="0"/>
              <w:jc w:val="center"/>
              <w:rPr>
                <w:lang w:val="es-MX"/>
              </w:rPr>
            </w:pPr>
            <w:r w:rsidRPr="007C2005">
              <w:rPr>
                <w:lang w:val="es-MX"/>
              </w:rPr>
              <w:t>La georreferenciación con datos del Catastro detecta discrepancias territoriales que encubren fraudes por uso irregular del suelo.</w:t>
            </w:r>
          </w:p>
        </w:tc>
        <w:tc>
          <w:tcPr>
            <w:tcW w:w="929" w:type="pct"/>
            <w:vAlign w:val="center"/>
            <w:hideMark/>
          </w:tcPr>
          <w:p w14:paraId="0E54D33A" w14:textId="77777777" w:rsidR="007C2005" w:rsidRPr="007C2005" w:rsidRDefault="007C2005" w:rsidP="007C2005">
            <w:pPr>
              <w:ind w:firstLine="0"/>
              <w:jc w:val="center"/>
              <w:rPr>
                <w:lang w:val="es-MX"/>
              </w:rPr>
            </w:pPr>
            <w:r w:rsidRPr="007C2005">
              <w:rPr>
                <w:lang w:val="es-MX"/>
              </w:rPr>
              <w:t>D5 – Módulo de georreferenciación y validación territorial</w:t>
            </w:r>
          </w:p>
        </w:tc>
        <w:tc>
          <w:tcPr>
            <w:tcW w:w="853" w:type="pct"/>
            <w:vAlign w:val="center"/>
            <w:hideMark/>
          </w:tcPr>
          <w:p w14:paraId="6738028D" w14:textId="77777777" w:rsidR="007C2005" w:rsidRPr="007C2005" w:rsidRDefault="007C2005" w:rsidP="007C2005">
            <w:pPr>
              <w:ind w:firstLine="0"/>
              <w:jc w:val="center"/>
              <w:rPr>
                <w:lang w:val="es-MX"/>
              </w:rPr>
            </w:pPr>
            <w:r w:rsidRPr="007C2005">
              <w:rPr>
                <w:lang w:val="es-MX"/>
              </w:rPr>
              <w:t>Discrepancias territoriales detectadas; porcentaje de correspondencia validada</w:t>
            </w:r>
          </w:p>
        </w:tc>
      </w:tr>
      <w:tr w:rsidR="007C2005" w:rsidRPr="007C2005" w14:paraId="76947260" w14:textId="77777777" w:rsidTr="00B47DB7">
        <w:trPr>
          <w:cnfStyle w:val="000000100000" w:firstRow="0" w:lastRow="0" w:firstColumn="0" w:lastColumn="0" w:oddVBand="0" w:evenVBand="0" w:oddHBand="1" w:evenHBand="0" w:firstRowFirstColumn="0" w:firstRowLastColumn="0" w:lastRowFirstColumn="0" w:lastRowLastColumn="0"/>
        </w:trPr>
        <w:tc>
          <w:tcPr>
            <w:tcW w:w="483" w:type="pct"/>
            <w:vAlign w:val="center"/>
            <w:hideMark/>
          </w:tcPr>
          <w:p w14:paraId="69CE56EA" w14:textId="77777777" w:rsidR="007C2005" w:rsidRPr="007C2005" w:rsidRDefault="007C2005" w:rsidP="007C2005">
            <w:pPr>
              <w:ind w:firstLine="0"/>
              <w:jc w:val="center"/>
              <w:rPr>
                <w:lang w:val="en-US"/>
              </w:rPr>
            </w:pPr>
            <w:r w:rsidRPr="007C2005">
              <w:rPr>
                <w:b/>
                <w:bCs/>
                <w:lang w:val="en-US"/>
              </w:rPr>
              <w:t>E6</w:t>
            </w:r>
          </w:p>
        </w:tc>
        <w:tc>
          <w:tcPr>
            <w:tcW w:w="843" w:type="pct"/>
            <w:hideMark/>
          </w:tcPr>
          <w:p w14:paraId="2BE93D14" w14:textId="5DE5F11C" w:rsidR="007C2005" w:rsidRPr="007C2005" w:rsidRDefault="00A71130" w:rsidP="007C2005">
            <w:pPr>
              <w:ind w:firstLine="0"/>
              <w:jc w:val="center"/>
              <w:rPr>
                <w:lang w:val="es-MX"/>
              </w:rPr>
            </w:pPr>
            <w:r w:rsidRPr="009A4865">
              <w:rPr>
                <w:b/>
                <w:bCs/>
                <w:lang w:val="es-MX"/>
              </w:rPr>
              <w:t xml:space="preserve">PE – 6 </w:t>
            </w:r>
            <w:r w:rsidRPr="009A4865">
              <w:rPr>
                <w:lang w:val="es-MX"/>
              </w:rPr>
              <w:t xml:space="preserve">¿De qué forma verificar el estado financiero y crediticio de los desarrolladores para reducir el riesgo de inversión en proyectos sin solvencia comprobable, mediante el análisis </w:t>
            </w:r>
            <w:r w:rsidRPr="009A4865">
              <w:rPr>
                <w:lang w:val="es-MX"/>
              </w:rPr>
              <w:lastRenderedPageBreak/>
              <w:t>de certificaciones bancarias y consultas automatizadas a TransUnion, con previo consentimiento bajo la Ley 172-13 de Protección de Datos Personales</w:t>
            </w:r>
            <w:r w:rsidR="007C2005" w:rsidRPr="007C2005">
              <w:rPr>
                <w:lang w:val="es-MX"/>
              </w:rPr>
              <w:t>?</w:t>
            </w:r>
          </w:p>
        </w:tc>
        <w:tc>
          <w:tcPr>
            <w:tcW w:w="944" w:type="pct"/>
            <w:vAlign w:val="center"/>
            <w:hideMark/>
          </w:tcPr>
          <w:p w14:paraId="2DD8FB96" w14:textId="77777777" w:rsidR="007C2005" w:rsidRPr="007C2005" w:rsidRDefault="007C2005" w:rsidP="007C2005">
            <w:pPr>
              <w:ind w:firstLine="0"/>
              <w:jc w:val="center"/>
              <w:rPr>
                <w:lang w:val="es-MX"/>
              </w:rPr>
            </w:pPr>
            <w:r w:rsidRPr="007C2005">
              <w:rPr>
                <w:lang w:val="es-MX"/>
              </w:rPr>
              <w:lastRenderedPageBreak/>
              <w:t>Verificar solvencia financiera mediante certificaciones bancarias y consultas a TransUnion con consentimiento bajo Ley 172-13.</w:t>
            </w:r>
          </w:p>
        </w:tc>
        <w:tc>
          <w:tcPr>
            <w:tcW w:w="948" w:type="pct"/>
            <w:vAlign w:val="center"/>
            <w:hideMark/>
          </w:tcPr>
          <w:p w14:paraId="783882BB" w14:textId="77777777" w:rsidR="007C2005" w:rsidRPr="007C2005" w:rsidRDefault="007C2005" w:rsidP="007C2005">
            <w:pPr>
              <w:ind w:firstLine="0"/>
              <w:jc w:val="center"/>
              <w:rPr>
                <w:lang w:val="es-MX"/>
              </w:rPr>
            </w:pPr>
            <w:r w:rsidRPr="007C2005">
              <w:rPr>
                <w:lang w:val="es-MX"/>
              </w:rPr>
              <w:t>La consulta automatizada a TransUnion bajo esquema de consentimiento Ley 172-13 reduce el riesgo de inversión en proyectos insolventes.</w:t>
            </w:r>
          </w:p>
        </w:tc>
        <w:tc>
          <w:tcPr>
            <w:tcW w:w="929" w:type="pct"/>
            <w:vAlign w:val="center"/>
            <w:hideMark/>
          </w:tcPr>
          <w:p w14:paraId="2AFC2696" w14:textId="77777777" w:rsidR="007C2005" w:rsidRPr="007C2005" w:rsidRDefault="007C2005" w:rsidP="007C2005">
            <w:pPr>
              <w:ind w:firstLine="0"/>
              <w:jc w:val="center"/>
              <w:rPr>
                <w:lang w:val="es-MX"/>
              </w:rPr>
            </w:pPr>
            <w:r w:rsidRPr="007C2005">
              <w:rPr>
                <w:lang w:val="es-MX"/>
              </w:rPr>
              <w:t>D6 – Módulo de verificación financiera / Gestor de Consentimiento</w:t>
            </w:r>
          </w:p>
        </w:tc>
        <w:tc>
          <w:tcPr>
            <w:tcW w:w="853" w:type="pct"/>
            <w:vAlign w:val="center"/>
            <w:hideMark/>
          </w:tcPr>
          <w:p w14:paraId="26611CA3" w14:textId="77777777" w:rsidR="007C2005" w:rsidRPr="007C2005" w:rsidRDefault="007C2005" w:rsidP="007C2005">
            <w:pPr>
              <w:ind w:firstLine="0"/>
              <w:jc w:val="center"/>
              <w:rPr>
                <w:lang w:val="es-MX"/>
              </w:rPr>
            </w:pPr>
            <w:r w:rsidRPr="007C2005">
              <w:rPr>
                <w:lang w:val="es-MX"/>
              </w:rPr>
              <w:t>Consentimientos registrados; informes de solvencia emitidos; cumplimiento Ley 172-13</w:t>
            </w:r>
          </w:p>
        </w:tc>
      </w:tr>
      <w:tr w:rsidR="007C2005" w:rsidRPr="007C2005" w14:paraId="3BBE880B" w14:textId="77777777" w:rsidTr="00B47DB7">
        <w:tc>
          <w:tcPr>
            <w:tcW w:w="483" w:type="pct"/>
            <w:vAlign w:val="center"/>
            <w:hideMark/>
          </w:tcPr>
          <w:p w14:paraId="37F4D2EC" w14:textId="77777777" w:rsidR="007C2005" w:rsidRPr="007C2005" w:rsidRDefault="007C2005" w:rsidP="007C2005">
            <w:pPr>
              <w:ind w:firstLine="0"/>
              <w:jc w:val="center"/>
              <w:rPr>
                <w:lang w:val="en-US"/>
              </w:rPr>
            </w:pPr>
            <w:r w:rsidRPr="007C2005">
              <w:rPr>
                <w:b/>
                <w:bCs/>
                <w:lang w:val="en-US"/>
              </w:rPr>
              <w:t>E7</w:t>
            </w:r>
          </w:p>
        </w:tc>
        <w:tc>
          <w:tcPr>
            <w:tcW w:w="843" w:type="pct"/>
            <w:hideMark/>
          </w:tcPr>
          <w:p w14:paraId="464C7FED" w14:textId="595FB183" w:rsidR="007C2005" w:rsidRPr="007C2005" w:rsidRDefault="00A71130" w:rsidP="007C2005">
            <w:pPr>
              <w:ind w:firstLine="0"/>
              <w:jc w:val="center"/>
              <w:rPr>
                <w:lang w:val="es-MX"/>
              </w:rPr>
            </w:pPr>
            <w:r w:rsidRPr="009A4865">
              <w:rPr>
                <w:b/>
                <w:bCs/>
                <w:lang w:val="es-MX"/>
              </w:rPr>
              <w:t xml:space="preserve">PE – 7 </w:t>
            </w:r>
            <w:r w:rsidRPr="009A4865">
              <w:rPr>
                <w:lang w:val="es-MX"/>
              </w:rPr>
              <w:t>¿Qué mecanismo tecnológico permite certificar la integridad de los proyectos validados y ofrecer garantía pública a los consultantes, mediante la emisión de un Sello de Integridad con código QR y firma digital bajo el artículo 32 del Capítulo 1 de la Ley 126-02 de Comercio Electrónico, Documentos y Firma Digital</w:t>
            </w:r>
            <w:r w:rsidRPr="007C2005" w:rsidDel="00B32342">
              <w:rPr>
                <w:lang w:val="es-MX"/>
              </w:rPr>
              <w:t>?</w:t>
            </w:r>
          </w:p>
        </w:tc>
        <w:tc>
          <w:tcPr>
            <w:tcW w:w="944" w:type="pct"/>
            <w:vAlign w:val="center"/>
            <w:hideMark/>
          </w:tcPr>
          <w:p w14:paraId="7FD478EA" w14:textId="77777777" w:rsidR="007C2005" w:rsidRPr="007C2005" w:rsidRDefault="007C2005" w:rsidP="007C2005">
            <w:pPr>
              <w:ind w:firstLine="0"/>
              <w:jc w:val="center"/>
              <w:rPr>
                <w:lang w:val="es-MX"/>
              </w:rPr>
            </w:pPr>
            <w:r w:rsidRPr="007C2005">
              <w:rPr>
                <w:lang w:val="es-MX"/>
              </w:rPr>
              <w:t>Certificar la integridad de proyectos mediante un "Sello de Integridad" con QR y firma digital bajo Ley 126-02.</w:t>
            </w:r>
          </w:p>
        </w:tc>
        <w:tc>
          <w:tcPr>
            <w:tcW w:w="948" w:type="pct"/>
            <w:vAlign w:val="center"/>
            <w:hideMark/>
          </w:tcPr>
          <w:p w14:paraId="152FB6B3" w14:textId="77777777" w:rsidR="007C2005" w:rsidRPr="007C2005" w:rsidRDefault="007C2005" w:rsidP="007C2005">
            <w:pPr>
              <w:ind w:firstLine="0"/>
              <w:jc w:val="center"/>
              <w:rPr>
                <w:lang w:val="es-MX"/>
              </w:rPr>
            </w:pPr>
            <w:r w:rsidRPr="007C2005">
              <w:rPr>
                <w:lang w:val="es-MX"/>
              </w:rPr>
              <w:t>El "Sello de Integridad" con QR y firma digital bajo Ley 126-02 constituye una garantía pública válida y verificable del proyecto.</w:t>
            </w:r>
          </w:p>
        </w:tc>
        <w:tc>
          <w:tcPr>
            <w:tcW w:w="929" w:type="pct"/>
            <w:vAlign w:val="center"/>
            <w:hideMark/>
          </w:tcPr>
          <w:p w14:paraId="6280B715" w14:textId="77777777" w:rsidR="007C2005" w:rsidRPr="007C2005" w:rsidRDefault="007C2005" w:rsidP="007C2005">
            <w:pPr>
              <w:ind w:firstLine="0"/>
              <w:jc w:val="center"/>
              <w:rPr>
                <w:lang w:val="es-MX"/>
              </w:rPr>
            </w:pPr>
            <w:r w:rsidRPr="007C2005">
              <w:rPr>
                <w:lang w:val="es-MX"/>
              </w:rPr>
              <w:t>D7 – Motor de Certificación / Sello QR</w:t>
            </w:r>
          </w:p>
        </w:tc>
        <w:tc>
          <w:tcPr>
            <w:tcW w:w="853" w:type="pct"/>
            <w:vAlign w:val="center"/>
            <w:hideMark/>
          </w:tcPr>
          <w:p w14:paraId="7EFC9A75" w14:textId="77777777" w:rsidR="007C2005" w:rsidRPr="007C2005" w:rsidRDefault="007C2005" w:rsidP="007C2005">
            <w:pPr>
              <w:ind w:firstLine="0"/>
              <w:jc w:val="center"/>
              <w:rPr>
                <w:lang w:val="es-MX"/>
              </w:rPr>
            </w:pPr>
            <w:r w:rsidRPr="007C2005">
              <w:rPr>
                <w:lang w:val="es-MX"/>
              </w:rPr>
              <w:t>Sellos emitidos; verificaciones exitosas del QR; validez jurídica Ley 126-02</w:t>
            </w:r>
          </w:p>
        </w:tc>
      </w:tr>
      <w:bookmarkEnd w:id="125"/>
    </w:tbl>
    <w:p w14:paraId="71B02699" w14:textId="77777777" w:rsidR="007C2005" w:rsidRDefault="007C2005" w:rsidP="007C2005">
      <w:pPr>
        <w:ind w:firstLine="0"/>
        <w:rPr>
          <w:lang w:val="es-MX"/>
        </w:rPr>
      </w:pPr>
    </w:p>
    <w:p w14:paraId="0B1BF4D2" w14:textId="102ADF1D" w:rsidR="00FC57D8" w:rsidRDefault="00FC57D8" w:rsidP="007C2005">
      <w:pPr>
        <w:ind w:firstLine="0"/>
        <w:rPr>
          <w:lang w:val="es-MX"/>
        </w:rPr>
      </w:pPr>
      <w:r>
        <w:rPr>
          <w:lang w:val="es-MX"/>
        </w:rPr>
        <w:t>Anexo 5</w:t>
      </w:r>
    </w:p>
    <w:p w14:paraId="4441953B" w14:textId="0838EE55" w:rsidR="00FC57D8" w:rsidRDefault="00FC57D8" w:rsidP="007C2005">
      <w:pPr>
        <w:ind w:firstLine="0"/>
        <w:rPr>
          <w:lang w:val="es-MX"/>
        </w:rPr>
      </w:pPr>
      <w:r>
        <w:rPr>
          <w:lang w:val="es-MX"/>
        </w:rPr>
        <w:t>Excel Estudio de Factibilidad</w:t>
      </w:r>
    </w:p>
    <w:p w14:paraId="65A4FBE0" w14:textId="66536763" w:rsidR="007C2005" w:rsidRPr="007C2005" w:rsidRDefault="00FC57D8" w:rsidP="007C2005">
      <w:pPr>
        <w:ind w:firstLine="0"/>
        <w:rPr>
          <w:lang w:val="es-MX"/>
        </w:rPr>
      </w:pPr>
      <w:hyperlink r:id="rId114" w:history="1">
        <w:r w:rsidRPr="00FC57D8">
          <w:rPr>
            <w:rStyle w:val="Hipervnculo"/>
          </w:rPr>
          <w:t>Estudio_Factibilidad_SAAS.xlsx</w:t>
        </w:r>
      </w:hyperlink>
    </w:p>
    <w:sectPr w:rsidR="007C2005" w:rsidRPr="007C2005" w:rsidSect="00BF1EC1">
      <w:headerReference w:type="default" r:id="rId115"/>
      <w:headerReference w:type="first" r:id="rId116"/>
      <w:pgSz w:w="12240" w:h="15840" w:code="1"/>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12520" w14:textId="77777777" w:rsidR="00C66E37" w:rsidRPr="001A5B93" w:rsidRDefault="00C66E37">
      <w:pPr>
        <w:spacing w:after="0"/>
      </w:pPr>
      <w:r w:rsidRPr="001A5B93">
        <w:separator/>
      </w:r>
    </w:p>
  </w:endnote>
  <w:endnote w:type="continuationSeparator" w:id="0">
    <w:p w14:paraId="6A1E053B" w14:textId="77777777" w:rsidR="00C66E37" w:rsidRPr="001A5B93" w:rsidRDefault="00C66E37">
      <w:pPr>
        <w:spacing w:after="0"/>
      </w:pPr>
      <w:r w:rsidRPr="001A5B93">
        <w:continuationSeparator/>
      </w:r>
    </w:p>
  </w:endnote>
  <w:endnote w:type="continuationNotice" w:id="1">
    <w:p w14:paraId="655B513B" w14:textId="77777777" w:rsidR="00C66E37" w:rsidRPr="001A5B93" w:rsidRDefault="00C66E37">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tantia">
    <w:panose1 w:val="02030602050306030303"/>
    <w:charset w:val="00"/>
    <w:family w:val="roman"/>
    <w:pitch w:val="variable"/>
    <w:sig w:usb0="A00002EF" w:usb1="4000204B" w:usb2="00000000" w:usb3="00000000" w:csb0="0000019F" w:csb1="00000000"/>
  </w:font>
  <w:font w:name="HGMinchoE">
    <w:charset w:val="80"/>
    <w:family w:val="modern"/>
    <w:pitch w:val="fixed"/>
    <w:sig w:usb0="E00002FF" w:usb1="2AC7EDFE" w:usb2="00000012" w:usb3="00000000" w:csb0="0002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87E40" w14:textId="77777777" w:rsidR="00A755C4" w:rsidRPr="001A5B93" w:rsidRDefault="00C66E37">
    <w:pPr>
      <w:pStyle w:val="Piedepgina"/>
    </w:pPr>
    <w:sdt>
      <w:sdtPr>
        <w:id w:val="592208750"/>
        <w:docPartObj>
          <w:docPartGallery w:val="Page Numbers (Bottom of Page)"/>
          <w:docPartUnique/>
        </w:docPartObj>
      </w:sdtPr>
      <w:sdtEndPr/>
      <w:sdtContent>
        <w:r w:rsidR="00A755C4" w:rsidRPr="001A5B93">
          <w:t xml:space="preserve">Página | </w:t>
        </w:r>
        <w:r w:rsidR="00A755C4" w:rsidRPr="001A5B93">
          <w:fldChar w:fldCharType="begin"/>
        </w:r>
        <w:r w:rsidR="00A755C4" w:rsidRPr="001A5B93">
          <w:instrText>PAGE   \* MERGEFORMAT</w:instrText>
        </w:r>
        <w:r w:rsidR="00A755C4" w:rsidRPr="001A5B93">
          <w:fldChar w:fldCharType="separate"/>
        </w:r>
        <w:r w:rsidR="00A755C4" w:rsidRPr="001A5B93">
          <w:t>2</w:t>
        </w:r>
        <w:r w:rsidR="00A755C4" w:rsidRPr="001A5B93">
          <w:fldChar w:fldCharType="end"/>
        </w:r>
        <w:r w:rsidR="00A755C4" w:rsidRPr="001A5B93">
          <w:t xml:space="preserve"> </w:t>
        </w:r>
      </w:sdtContent>
    </w:sdt>
  </w:p>
  <w:p w14:paraId="26D0233C" w14:textId="77777777" w:rsidR="00A755C4" w:rsidRPr="001A5B93" w:rsidRDefault="00A755C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EC8D5" w14:textId="77777777" w:rsidR="00A755C4" w:rsidRPr="001A5B93" w:rsidRDefault="00A755C4">
    <w:pPr>
      <w:pStyle w:val="Piedepgina"/>
    </w:pPr>
  </w:p>
  <w:p w14:paraId="3A9B7BD4" w14:textId="77777777" w:rsidR="00A755C4" w:rsidRPr="001A5B93" w:rsidRDefault="00A755C4">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52015" w14:textId="77777777" w:rsidR="00A755C4" w:rsidRPr="001A5B93" w:rsidRDefault="00A755C4" w:rsidP="00A80B45">
    <w:pPr>
      <w:pStyle w:val="Piedepgina"/>
      <w:ind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80509" w14:textId="77777777" w:rsidR="00C66E37" w:rsidRPr="001A5B93" w:rsidRDefault="00C66E37">
      <w:pPr>
        <w:spacing w:after="0"/>
      </w:pPr>
      <w:r w:rsidRPr="001A5B93">
        <w:separator/>
      </w:r>
    </w:p>
  </w:footnote>
  <w:footnote w:type="continuationSeparator" w:id="0">
    <w:p w14:paraId="10C39C0F" w14:textId="77777777" w:rsidR="00C66E37" w:rsidRPr="001A5B93" w:rsidRDefault="00C66E37">
      <w:pPr>
        <w:spacing w:after="0"/>
      </w:pPr>
      <w:r w:rsidRPr="001A5B93">
        <w:continuationSeparator/>
      </w:r>
    </w:p>
  </w:footnote>
  <w:footnote w:type="continuationNotice" w:id="1">
    <w:p w14:paraId="1FAD7760" w14:textId="77777777" w:rsidR="00C66E37" w:rsidRPr="001A5B93" w:rsidRDefault="00C66E37">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A1279B" w:rsidRPr="001A5B93" w14:paraId="6A1192D4" w14:textId="77777777" w:rsidTr="50EF31E2">
      <w:trPr>
        <w:trHeight w:val="300"/>
      </w:trPr>
      <w:tc>
        <w:tcPr>
          <w:tcW w:w="3120" w:type="dxa"/>
        </w:tcPr>
        <w:p w14:paraId="7CB3772E" w14:textId="77777777" w:rsidR="00A755C4" w:rsidRPr="001A5B93" w:rsidRDefault="00A755C4" w:rsidP="50EF31E2">
          <w:pPr>
            <w:pStyle w:val="Encabezado"/>
            <w:ind w:left="-115"/>
          </w:pPr>
        </w:p>
      </w:tc>
      <w:tc>
        <w:tcPr>
          <w:tcW w:w="3120" w:type="dxa"/>
        </w:tcPr>
        <w:p w14:paraId="0BF02B3B" w14:textId="77777777" w:rsidR="00A755C4" w:rsidRPr="001A5B93" w:rsidRDefault="00A755C4" w:rsidP="50EF31E2">
          <w:pPr>
            <w:pStyle w:val="Encabezado"/>
            <w:jc w:val="center"/>
          </w:pPr>
        </w:p>
      </w:tc>
      <w:tc>
        <w:tcPr>
          <w:tcW w:w="3120" w:type="dxa"/>
        </w:tcPr>
        <w:p w14:paraId="17B7324E" w14:textId="77777777" w:rsidR="00A755C4" w:rsidRPr="001A5B93" w:rsidRDefault="00A755C4" w:rsidP="50EF31E2">
          <w:pPr>
            <w:pStyle w:val="Encabezado"/>
            <w:ind w:right="-115"/>
            <w:jc w:val="right"/>
          </w:pPr>
        </w:p>
      </w:tc>
    </w:tr>
  </w:tbl>
  <w:p w14:paraId="3F3ACD92" w14:textId="77777777" w:rsidR="00A755C4" w:rsidRPr="001A5B93" w:rsidRDefault="00A755C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2B03B4" w:rsidRPr="001A5B93" w14:paraId="0B5D76F7" w14:textId="77777777" w:rsidTr="50EF31E2">
      <w:trPr>
        <w:trHeight w:val="300"/>
      </w:trPr>
      <w:tc>
        <w:tcPr>
          <w:tcW w:w="3120" w:type="dxa"/>
        </w:tcPr>
        <w:p w14:paraId="6E412BE7" w14:textId="77777777" w:rsidR="00A755C4" w:rsidRPr="001A5B93" w:rsidRDefault="00A755C4" w:rsidP="50EF31E2">
          <w:pPr>
            <w:pStyle w:val="Encabezado"/>
            <w:ind w:left="-115"/>
          </w:pPr>
        </w:p>
      </w:tc>
      <w:tc>
        <w:tcPr>
          <w:tcW w:w="3120" w:type="dxa"/>
        </w:tcPr>
        <w:p w14:paraId="553E4151" w14:textId="77777777" w:rsidR="00A755C4" w:rsidRPr="001A5B93" w:rsidRDefault="00A755C4" w:rsidP="50EF31E2">
          <w:pPr>
            <w:pStyle w:val="Encabezado"/>
            <w:jc w:val="center"/>
          </w:pPr>
        </w:p>
      </w:tc>
      <w:tc>
        <w:tcPr>
          <w:tcW w:w="3120" w:type="dxa"/>
        </w:tcPr>
        <w:p w14:paraId="505C98C4" w14:textId="77777777" w:rsidR="00A755C4" w:rsidRPr="001A5B93" w:rsidRDefault="00A755C4" w:rsidP="50EF31E2">
          <w:pPr>
            <w:pStyle w:val="Encabezado"/>
            <w:ind w:right="-115"/>
            <w:jc w:val="right"/>
          </w:pPr>
        </w:p>
      </w:tc>
    </w:tr>
  </w:tbl>
  <w:p w14:paraId="1BA99A74" w14:textId="77777777" w:rsidR="00A755C4" w:rsidRPr="001A5B93" w:rsidRDefault="00A755C4">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A1279B" w:rsidRPr="001A5B93" w14:paraId="5D6A289A" w14:textId="77777777" w:rsidTr="50EF31E2">
      <w:trPr>
        <w:trHeight w:val="300"/>
      </w:trPr>
      <w:tc>
        <w:tcPr>
          <w:tcW w:w="3120" w:type="dxa"/>
        </w:tcPr>
        <w:p w14:paraId="2DEA4E86" w14:textId="77777777" w:rsidR="00A755C4" w:rsidRPr="001A5B93" w:rsidRDefault="00A755C4" w:rsidP="50EF31E2">
          <w:pPr>
            <w:pStyle w:val="Encabezado"/>
            <w:ind w:left="-115"/>
          </w:pPr>
        </w:p>
      </w:tc>
      <w:tc>
        <w:tcPr>
          <w:tcW w:w="3120" w:type="dxa"/>
        </w:tcPr>
        <w:p w14:paraId="10D3353D" w14:textId="77777777" w:rsidR="00A755C4" w:rsidRPr="001A5B93" w:rsidRDefault="00A755C4" w:rsidP="50EF31E2">
          <w:pPr>
            <w:pStyle w:val="Encabezado"/>
            <w:jc w:val="center"/>
          </w:pPr>
        </w:p>
      </w:tc>
      <w:tc>
        <w:tcPr>
          <w:tcW w:w="3120" w:type="dxa"/>
        </w:tcPr>
        <w:p w14:paraId="11AE0E60" w14:textId="77777777" w:rsidR="00A755C4" w:rsidRPr="001A5B93" w:rsidRDefault="00A755C4" w:rsidP="50EF31E2">
          <w:pPr>
            <w:pStyle w:val="Encabezado"/>
            <w:ind w:right="-115"/>
            <w:jc w:val="right"/>
          </w:pPr>
        </w:p>
      </w:tc>
    </w:tr>
  </w:tbl>
  <w:p w14:paraId="4CA490D5" w14:textId="77777777" w:rsidR="00A755C4" w:rsidRPr="001A5B93" w:rsidRDefault="00A755C4">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A1279B" w:rsidRPr="001A5B93" w14:paraId="47EEF550" w14:textId="77777777" w:rsidTr="50EF31E2">
      <w:trPr>
        <w:trHeight w:val="300"/>
      </w:trPr>
      <w:tc>
        <w:tcPr>
          <w:tcW w:w="3120" w:type="dxa"/>
        </w:tcPr>
        <w:p w14:paraId="3D2CBF38" w14:textId="77777777" w:rsidR="00A755C4" w:rsidRPr="001A5B93" w:rsidRDefault="00A755C4" w:rsidP="50EF31E2">
          <w:pPr>
            <w:pStyle w:val="Encabezado"/>
            <w:ind w:left="-115"/>
          </w:pPr>
        </w:p>
      </w:tc>
      <w:tc>
        <w:tcPr>
          <w:tcW w:w="3120" w:type="dxa"/>
        </w:tcPr>
        <w:p w14:paraId="78B0A9B9" w14:textId="77777777" w:rsidR="00A755C4" w:rsidRPr="001A5B93" w:rsidRDefault="00A755C4" w:rsidP="50EF31E2">
          <w:pPr>
            <w:pStyle w:val="Encabezado"/>
            <w:jc w:val="center"/>
          </w:pPr>
        </w:p>
      </w:tc>
      <w:tc>
        <w:tcPr>
          <w:tcW w:w="3120" w:type="dxa"/>
        </w:tcPr>
        <w:p w14:paraId="2C6C0B01" w14:textId="77777777" w:rsidR="00A755C4" w:rsidRPr="001A5B93" w:rsidRDefault="00A755C4" w:rsidP="50EF31E2">
          <w:pPr>
            <w:pStyle w:val="Encabezado"/>
            <w:ind w:right="-115"/>
            <w:jc w:val="right"/>
          </w:pPr>
        </w:p>
      </w:tc>
    </w:tr>
  </w:tbl>
  <w:p w14:paraId="3545D0A2" w14:textId="77777777" w:rsidR="00A755C4" w:rsidRPr="001A5B93" w:rsidRDefault="00A755C4">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1170381"/>
      <w:docPartObj>
        <w:docPartGallery w:val="Page Numbers (Top of Page)"/>
        <w:docPartUnique/>
      </w:docPartObj>
    </w:sdtPr>
    <w:sdtEndPr/>
    <w:sdtContent>
      <w:p w14:paraId="09BB7CDB" w14:textId="77777777" w:rsidR="00A755C4" w:rsidRPr="001A5B93" w:rsidRDefault="00A755C4">
        <w:pPr>
          <w:pStyle w:val="Encabezado"/>
          <w:jc w:val="right"/>
        </w:pPr>
        <w:r w:rsidRPr="001A5B93">
          <w:fldChar w:fldCharType="begin"/>
        </w:r>
        <w:r w:rsidRPr="001A5B93">
          <w:instrText>PAGE   \* MERGEFORMAT</w:instrText>
        </w:r>
        <w:r w:rsidRPr="001A5B93">
          <w:fldChar w:fldCharType="separate"/>
        </w:r>
        <w:r w:rsidRPr="001A5B93">
          <w:t>2</w:t>
        </w:r>
        <w:r w:rsidRPr="001A5B93">
          <w:fldChar w:fldCharType="end"/>
        </w:r>
      </w:p>
    </w:sdtContent>
  </w:sdt>
  <w:p w14:paraId="78B18771" w14:textId="77777777" w:rsidR="00A755C4" w:rsidRPr="001A5B93" w:rsidRDefault="00A755C4">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00A1279B" w:rsidRPr="001A5B93" w14:paraId="11518A35" w14:textId="77777777" w:rsidTr="50EF31E2">
      <w:trPr>
        <w:trHeight w:val="300"/>
      </w:trPr>
      <w:tc>
        <w:tcPr>
          <w:tcW w:w="3120" w:type="dxa"/>
        </w:tcPr>
        <w:p w14:paraId="24677ABF" w14:textId="77777777" w:rsidR="00A755C4" w:rsidRPr="001A5B93" w:rsidRDefault="00A755C4" w:rsidP="50EF31E2">
          <w:pPr>
            <w:pStyle w:val="Encabezado"/>
            <w:ind w:left="-115"/>
          </w:pPr>
        </w:p>
      </w:tc>
      <w:tc>
        <w:tcPr>
          <w:tcW w:w="3120" w:type="dxa"/>
        </w:tcPr>
        <w:p w14:paraId="30DCC276" w14:textId="77777777" w:rsidR="00A755C4" w:rsidRPr="001A5B93" w:rsidRDefault="00A755C4" w:rsidP="50EF31E2">
          <w:pPr>
            <w:pStyle w:val="Encabezado"/>
            <w:jc w:val="center"/>
          </w:pPr>
        </w:p>
      </w:tc>
      <w:tc>
        <w:tcPr>
          <w:tcW w:w="3120" w:type="dxa"/>
        </w:tcPr>
        <w:p w14:paraId="201CF0E0" w14:textId="77777777" w:rsidR="00A755C4" w:rsidRPr="001A5B93" w:rsidRDefault="00A755C4" w:rsidP="50EF31E2">
          <w:pPr>
            <w:pStyle w:val="Encabezado"/>
            <w:ind w:right="-115"/>
            <w:jc w:val="right"/>
          </w:pPr>
        </w:p>
      </w:tc>
    </w:tr>
  </w:tbl>
  <w:p w14:paraId="002FDC03" w14:textId="77777777" w:rsidR="00A755C4" w:rsidRPr="001A5B93" w:rsidRDefault="00A755C4">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9058167"/>
      <w:docPartObj>
        <w:docPartGallery w:val="Page Numbers (Top of Page)"/>
        <w:docPartUnique/>
      </w:docPartObj>
    </w:sdtPr>
    <w:sdtEndPr/>
    <w:sdtContent>
      <w:p w14:paraId="10C4BD82" w14:textId="6D34E79D" w:rsidR="003F783C" w:rsidRPr="001A5B93" w:rsidRDefault="003F783C">
        <w:pPr>
          <w:pStyle w:val="Encabezado"/>
          <w:jc w:val="right"/>
        </w:pPr>
        <w:r w:rsidRPr="001A5B93">
          <w:fldChar w:fldCharType="begin"/>
        </w:r>
        <w:r w:rsidRPr="001A5B93">
          <w:instrText>PAGE   \* MERGEFORMAT</w:instrText>
        </w:r>
        <w:r w:rsidRPr="001A5B93">
          <w:fldChar w:fldCharType="separate"/>
        </w:r>
        <w:r w:rsidRPr="001A5B93">
          <w:t>2</w:t>
        </w:r>
        <w:r w:rsidRPr="001A5B93">
          <w:fldChar w:fldCharType="end"/>
        </w:r>
      </w:p>
    </w:sdtContent>
  </w:sdt>
  <w:p w14:paraId="0E37C140" w14:textId="3D79B91A" w:rsidR="002F68FC" w:rsidRPr="001A5B93" w:rsidRDefault="002F68FC">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9373406"/>
      <w:docPartObj>
        <w:docPartGallery w:val="Page Numbers (Top of Page)"/>
        <w:docPartUnique/>
      </w:docPartObj>
    </w:sdtPr>
    <w:sdtEndPr/>
    <w:sdtContent>
      <w:p w14:paraId="7A5BA4FD" w14:textId="3D126E67" w:rsidR="002A7233" w:rsidRPr="001A5B93" w:rsidRDefault="002A7233">
        <w:pPr>
          <w:pStyle w:val="Encabezado"/>
          <w:jc w:val="right"/>
        </w:pPr>
        <w:r w:rsidRPr="001A5B93">
          <w:fldChar w:fldCharType="begin"/>
        </w:r>
        <w:r w:rsidRPr="001A5B93">
          <w:instrText>PAGE   \* MERGEFORMAT</w:instrText>
        </w:r>
        <w:r w:rsidRPr="001A5B93">
          <w:fldChar w:fldCharType="separate"/>
        </w:r>
        <w:r w:rsidRPr="001A5B93">
          <w:t>2</w:t>
        </w:r>
        <w:r w:rsidRPr="001A5B93">
          <w:fldChar w:fldCharType="end"/>
        </w:r>
      </w:p>
    </w:sdtContent>
  </w:sdt>
  <w:p w14:paraId="4E537C13" w14:textId="29A1C894" w:rsidR="002F68FC" w:rsidRPr="001A5B93" w:rsidRDefault="002F68FC">
    <w:pPr>
      <w:pStyle w:val="Encabezado"/>
    </w:pPr>
  </w:p>
</w:hdr>
</file>

<file path=word/intelligence2.xml><?xml version="1.0" encoding="utf-8"?>
<int2:intelligence xmlns:int2="http://schemas.microsoft.com/office/intelligence/2020/intelligence" xmlns:oel="http://schemas.microsoft.com/office/2019/extlst">
  <int2:observations>
    <int2:textHash int2:hashCode="iIT9MNZOXPlwVM" int2:id="7fwhIlUC">
      <int2:state int2:value="Rejected" int2:type="AugLoop_Text_Critique"/>
    </int2:textHash>
    <int2:textHash int2:hashCode="obkJ7BzBHM5Awo" int2:id="ZQXqKQVB">
      <int2:state int2:value="Rejected" int2:type="spell"/>
    </int2:textHash>
    <int2:textHash int2:hashCode="o9WDS2gllYTNX6" int2:id="f54IIszp">
      <int2:state int2:value="Rejected" int2:type="AugLoop_Text_Critique"/>
    </int2:textHash>
    <int2:textHash int2:hashCode="wDZy9bzRVJdBy6" int2:id="oFrqHlIu">
      <int2:state int2:value="Rejected" int2:type="spell"/>
    </int2:textHash>
    <int2:textHash int2:hashCode="ORyx4HxfH04wAO" int2:id="yy7lTCn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EF4EAF8"/>
    <w:lvl w:ilvl="0">
      <w:start w:val="1"/>
      <w:numFmt w:val="bullet"/>
      <w:pStyle w:val="Listaconvietas2"/>
      <w:lvlText w:val=""/>
      <w:lvlJc w:val="left"/>
      <w:pPr>
        <w:tabs>
          <w:tab w:val="num" w:pos="720"/>
        </w:tabs>
        <w:ind w:left="720" w:hanging="360"/>
      </w:pPr>
      <w:rPr>
        <w:rFonts w:ascii="Symbol" w:hAnsi="Symbol" w:hint="default"/>
      </w:rPr>
    </w:lvl>
  </w:abstractNum>
  <w:abstractNum w:abstractNumId="1" w15:restartNumberingAfterBreak="0">
    <w:nsid w:val="FFFFFF88"/>
    <w:multiLevelType w:val="singleLevel"/>
    <w:tmpl w:val="B6348C2E"/>
    <w:lvl w:ilvl="0">
      <w:start w:val="1"/>
      <w:numFmt w:val="decimal"/>
      <w:pStyle w:val="Listaconnmeros"/>
      <w:lvlText w:val="%1."/>
      <w:lvlJc w:val="left"/>
      <w:pPr>
        <w:tabs>
          <w:tab w:val="num" w:pos="360"/>
        </w:tabs>
        <w:ind w:left="360" w:hanging="360"/>
      </w:pPr>
    </w:lvl>
  </w:abstractNum>
  <w:abstractNum w:abstractNumId="2" w15:restartNumberingAfterBreak="0">
    <w:nsid w:val="01A66501"/>
    <w:multiLevelType w:val="hybridMultilevel"/>
    <w:tmpl w:val="1C54490E"/>
    <w:lvl w:ilvl="0" w:tplc="30848FA8">
      <w:start w:val="1"/>
      <w:numFmt w:val="lowerLetter"/>
      <w:pStyle w:val="Listaconvietas"/>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33F3115"/>
    <w:multiLevelType w:val="hybridMultilevel"/>
    <w:tmpl w:val="82AC871A"/>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4" w15:restartNumberingAfterBreak="0">
    <w:nsid w:val="053571E2"/>
    <w:multiLevelType w:val="multilevel"/>
    <w:tmpl w:val="77E4D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E4BBE"/>
    <w:multiLevelType w:val="hybridMultilevel"/>
    <w:tmpl w:val="D10A15D8"/>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B03202E"/>
    <w:multiLevelType w:val="multilevel"/>
    <w:tmpl w:val="7DDE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BB70A3F"/>
    <w:multiLevelType w:val="hybridMultilevel"/>
    <w:tmpl w:val="6F383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AE0C24"/>
    <w:multiLevelType w:val="hybridMultilevel"/>
    <w:tmpl w:val="9A8C7AEC"/>
    <w:lvl w:ilvl="0" w:tplc="1DD000B0">
      <w:start w:val="1"/>
      <w:numFmt w:val="decimal"/>
      <w:lvlText w:val="S-%1."/>
      <w:lvlJc w:val="left"/>
      <w:pPr>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31F37C8"/>
    <w:multiLevelType w:val="hybridMultilevel"/>
    <w:tmpl w:val="42C4D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77479C"/>
    <w:multiLevelType w:val="multilevel"/>
    <w:tmpl w:val="EC2A8A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19171A"/>
    <w:multiLevelType w:val="hybridMultilevel"/>
    <w:tmpl w:val="F9B4F032"/>
    <w:lvl w:ilvl="0" w:tplc="5F769478">
      <w:start w:val="1"/>
      <w:numFmt w:val="decimal"/>
      <w:lvlText w:val="D-%1."/>
      <w:lvlJc w:val="left"/>
      <w:pPr>
        <w:ind w:left="0" w:firstLine="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9407313"/>
    <w:multiLevelType w:val="hybridMultilevel"/>
    <w:tmpl w:val="03DC5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1D52D3"/>
    <w:multiLevelType w:val="hybridMultilevel"/>
    <w:tmpl w:val="4F5871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CB4F04"/>
    <w:multiLevelType w:val="multilevel"/>
    <w:tmpl w:val="3C282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440FC9"/>
    <w:multiLevelType w:val="multilevel"/>
    <w:tmpl w:val="8FA05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4631301"/>
    <w:multiLevelType w:val="multilevel"/>
    <w:tmpl w:val="65805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B20133"/>
    <w:multiLevelType w:val="hybridMultilevel"/>
    <w:tmpl w:val="6F0A5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57478C"/>
    <w:multiLevelType w:val="multilevel"/>
    <w:tmpl w:val="F9A03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3325A1"/>
    <w:multiLevelType w:val="multilevel"/>
    <w:tmpl w:val="9EAEF7DC"/>
    <w:styleLink w:val="EstiloA"/>
    <w:lvl w:ilvl="0">
      <w:start w:val="1"/>
      <w:numFmt w:val="decimal"/>
      <w:lvlText w:val="%1"/>
      <w:lvlJc w:val="left"/>
      <w:pPr>
        <w:ind w:left="720" w:hanging="360"/>
      </w:pPr>
      <w:rPr>
        <w:rFonts w:hint="default"/>
      </w:rPr>
    </w:lvl>
    <w:lvl w:ilvl="1">
      <w:start w:val="1"/>
      <w:numFmt w:val="decimal"/>
      <w:lvlText w:val="%1.%2"/>
      <w:lvlJc w:val="left"/>
      <w:pPr>
        <w:ind w:left="2250" w:hanging="360"/>
      </w:pPr>
      <w:rPr>
        <w:rFonts w:hint="default"/>
      </w:rPr>
    </w:lvl>
    <w:lvl w:ilvl="2">
      <w:start w:val="1"/>
      <w:numFmt w:val="decimal"/>
      <w:lvlText w:val="%1.%2.%3"/>
      <w:lvlJc w:val="right"/>
      <w:pPr>
        <w:ind w:left="1080" w:hanging="180"/>
      </w:pPr>
      <w:rPr>
        <w:rFonts w:hint="default"/>
      </w:rPr>
    </w:lvl>
    <w:lvl w:ilvl="3">
      <w:start w:val="1"/>
      <w:numFmt w:val="decimal"/>
      <w:lvlText w:val="%1.%2.%3.%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0" w15:restartNumberingAfterBreak="0">
    <w:nsid w:val="2E442B4D"/>
    <w:multiLevelType w:val="multilevel"/>
    <w:tmpl w:val="BB622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12937CA"/>
    <w:multiLevelType w:val="multilevel"/>
    <w:tmpl w:val="F5A67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A77E12"/>
    <w:multiLevelType w:val="multilevel"/>
    <w:tmpl w:val="9D60EBA2"/>
    <w:styleLink w:val="Estilo1"/>
    <w:lvl w:ilvl="0">
      <w:start w:val="1"/>
      <w:numFmt w:val="decimal"/>
      <w:pStyle w:val="Ttulo2"/>
      <w:lvlText w:val="%1"/>
      <w:lvlJc w:val="left"/>
      <w:pPr>
        <w:ind w:left="720" w:firstLine="0"/>
      </w:pPr>
      <w:rPr>
        <w:rFonts w:hint="default"/>
      </w:rPr>
    </w:lvl>
    <w:lvl w:ilvl="1">
      <w:start w:val="1"/>
      <w:numFmt w:val="decimal"/>
      <w:pStyle w:val="Ttulo3"/>
      <w:lvlText w:val="%1.%2"/>
      <w:lvlJc w:val="left"/>
      <w:pPr>
        <w:ind w:left="0" w:firstLine="0"/>
      </w:pPr>
      <w:rPr>
        <w:rFonts w:hint="default"/>
      </w:rPr>
    </w:lvl>
    <w:lvl w:ilvl="2">
      <w:start w:val="1"/>
      <w:numFmt w:val="decimal"/>
      <w:pStyle w:val="Ttulo4"/>
      <w:lvlText w:val="%1.%2.%3"/>
      <w:lvlJc w:val="left"/>
      <w:pPr>
        <w:ind w:left="0" w:firstLine="0"/>
      </w:pPr>
      <w:rPr>
        <w:rFonts w:hint="default"/>
      </w:rPr>
    </w:lvl>
    <w:lvl w:ilvl="3">
      <w:start w:val="1"/>
      <w:numFmt w:val="decimal"/>
      <w:pStyle w:val="Ttulo5"/>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23" w15:restartNumberingAfterBreak="0">
    <w:nsid w:val="3359181C"/>
    <w:multiLevelType w:val="multilevel"/>
    <w:tmpl w:val="46302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F64A3D"/>
    <w:multiLevelType w:val="hybridMultilevel"/>
    <w:tmpl w:val="88D4B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B5173D"/>
    <w:multiLevelType w:val="multilevel"/>
    <w:tmpl w:val="4DFAD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AD37851"/>
    <w:multiLevelType w:val="multilevel"/>
    <w:tmpl w:val="129084D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7" w15:restartNumberingAfterBreak="0">
    <w:nsid w:val="3B085B68"/>
    <w:multiLevelType w:val="multilevel"/>
    <w:tmpl w:val="00E0FCF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BDC17BC"/>
    <w:multiLevelType w:val="multilevel"/>
    <w:tmpl w:val="57EA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08D1E4D"/>
    <w:multiLevelType w:val="hybridMultilevel"/>
    <w:tmpl w:val="34146844"/>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6C94701"/>
    <w:multiLevelType w:val="hybridMultilevel"/>
    <w:tmpl w:val="6666D6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75010AE"/>
    <w:multiLevelType w:val="multilevel"/>
    <w:tmpl w:val="3C10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121B57"/>
    <w:multiLevelType w:val="hybridMultilevel"/>
    <w:tmpl w:val="FA74E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AE20659"/>
    <w:multiLevelType w:val="multilevel"/>
    <w:tmpl w:val="779E8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8C53C5"/>
    <w:multiLevelType w:val="multilevel"/>
    <w:tmpl w:val="D64A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3E9640D"/>
    <w:multiLevelType w:val="hybridMultilevel"/>
    <w:tmpl w:val="FA2E38EE"/>
    <w:lvl w:ilvl="0" w:tplc="397C9D42">
      <w:start w:val="1"/>
      <w:numFmt w:val="decimal"/>
      <w:lvlText w:val="RNF-%1."/>
      <w:lvlJc w:val="right"/>
      <w:pPr>
        <w:ind w:left="0" w:hanging="7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58D4178"/>
    <w:multiLevelType w:val="multilevel"/>
    <w:tmpl w:val="463021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365040"/>
    <w:multiLevelType w:val="hybridMultilevel"/>
    <w:tmpl w:val="95846AB2"/>
    <w:lvl w:ilvl="0" w:tplc="A2087436">
      <w:start w:val="1"/>
      <w:numFmt w:val="decimal"/>
      <w:lvlText w:val="RF-%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5A884DCD"/>
    <w:multiLevelType w:val="hybridMultilevel"/>
    <w:tmpl w:val="F08A7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E3F5F21"/>
    <w:multiLevelType w:val="hybridMultilevel"/>
    <w:tmpl w:val="8F148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EFB06ED"/>
    <w:multiLevelType w:val="multilevel"/>
    <w:tmpl w:val="BD68D5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F70190B"/>
    <w:multiLevelType w:val="multilevel"/>
    <w:tmpl w:val="DDC4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576041"/>
    <w:multiLevelType w:val="hybridMultilevel"/>
    <w:tmpl w:val="EEFCFF8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66BC19CC"/>
    <w:multiLevelType w:val="hybridMultilevel"/>
    <w:tmpl w:val="AA306F1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8666344"/>
    <w:multiLevelType w:val="multilevel"/>
    <w:tmpl w:val="004EF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BDF2306"/>
    <w:multiLevelType w:val="multilevel"/>
    <w:tmpl w:val="46302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C6C4B04"/>
    <w:multiLevelType w:val="hybridMultilevel"/>
    <w:tmpl w:val="20548474"/>
    <w:lvl w:ilvl="0" w:tplc="FCE48452">
      <w:start w:val="1"/>
      <w:numFmt w:val="lowerLetter"/>
      <w:pStyle w:val="Estilo10"/>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6D8B35DF"/>
    <w:multiLevelType w:val="hybridMultilevel"/>
    <w:tmpl w:val="C3CABE96"/>
    <w:lvl w:ilvl="0" w:tplc="2F427F4A">
      <w:start w:val="1"/>
      <w:numFmt w:val="decimal"/>
      <w:suff w:val="space"/>
      <w:lvlText w:val="RFFut-%1."/>
      <w:lvlJc w:val="center"/>
      <w:pPr>
        <w:ind w:left="432" w:hanging="72"/>
      </w:pPr>
      <w:rPr>
        <w:rFonts w:hint="default"/>
      </w:rPr>
    </w:lvl>
    <w:lvl w:ilvl="1" w:tplc="04090019" w:tentative="1">
      <w:start w:val="1"/>
      <w:numFmt w:val="lowerLetter"/>
      <w:lvlText w:val="%2."/>
      <w:lvlJc w:val="left"/>
      <w:pPr>
        <w:ind w:left="-144" w:hanging="360"/>
      </w:pPr>
    </w:lvl>
    <w:lvl w:ilvl="2" w:tplc="0409001B" w:tentative="1">
      <w:start w:val="1"/>
      <w:numFmt w:val="lowerRoman"/>
      <w:lvlText w:val="%3."/>
      <w:lvlJc w:val="right"/>
      <w:pPr>
        <w:ind w:left="576" w:hanging="180"/>
      </w:pPr>
    </w:lvl>
    <w:lvl w:ilvl="3" w:tplc="0409000F" w:tentative="1">
      <w:start w:val="1"/>
      <w:numFmt w:val="decimal"/>
      <w:lvlText w:val="%4."/>
      <w:lvlJc w:val="left"/>
      <w:pPr>
        <w:ind w:left="1296" w:hanging="360"/>
      </w:pPr>
    </w:lvl>
    <w:lvl w:ilvl="4" w:tplc="04090019" w:tentative="1">
      <w:start w:val="1"/>
      <w:numFmt w:val="lowerLetter"/>
      <w:lvlText w:val="%5."/>
      <w:lvlJc w:val="left"/>
      <w:pPr>
        <w:ind w:left="2016" w:hanging="360"/>
      </w:pPr>
    </w:lvl>
    <w:lvl w:ilvl="5" w:tplc="0409001B" w:tentative="1">
      <w:start w:val="1"/>
      <w:numFmt w:val="lowerRoman"/>
      <w:lvlText w:val="%6."/>
      <w:lvlJc w:val="right"/>
      <w:pPr>
        <w:ind w:left="2736" w:hanging="180"/>
      </w:pPr>
    </w:lvl>
    <w:lvl w:ilvl="6" w:tplc="0409000F" w:tentative="1">
      <w:start w:val="1"/>
      <w:numFmt w:val="decimal"/>
      <w:lvlText w:val="%7."/>
      <w:lvlJc w:val="left"/>
      <w:pPr>
        <w:ind w:left="3456" w:hanging="360"/>
      </w:pPr>
    </w:lvl>
    <w:lvl w:ilvl="7" w:tplc="04090019" w:tentative="1">
      <w:start w:val="1"/>
      <w:numFmt w:val="lowerLetter"/>
      <w:lvlText w:val="%8."/>
      <w:lvlJc w:val="left"/>
      <w:pPr>
        <w:ind w:left="4176" w:hanging="360"/>
      </w:pPr>
    </w:lvl>
    <w:lvl w:ilvl="8" w:tplc="0409001B" w:tentative="1">
      <w:start w:val="1"/>
      <w:numFmt w:val="lowerRoman"/>
      <w:lvlText w:val="%9."/>
      <w:lvlJc w:val="right"/>
      <w:pPr>
        <w:ind w:left="4896" w:hanging="180"/>
      </w:pPr>
    </w:lvl>
  </w:abstractNum>
  <w:abstractNum w:abstractNumId="48" w15:restartNumberingAfterBreak="0">
    <w:nsid w:val="6F777C6D"/>
    <w:multiLevelType w:val="multilevel"/>
    <w:tmpl w:val="8814C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27A05F2"/>
    <w:multiLevelType w:val="multilevel"/>
    <w:tmpl w:val="776866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2F61BFF"/>
    <w:multiLevelType w:val="multilevel"/>
    <w:tmpl w:val="974C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35378AB"/>
    <w:multiLevelType w:val="multilevel"/>
    <w:tmpl w:val="F70C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4A242AC"/>
    <w:multiLevelType w:val="multilevel"/>
    <w:tmpl w:val="F54AB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5840A3D"/>
    <w:multiLevelType w:val="hybridMultilevel"/>
    <w:tmpl w:val="E3F48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8CD26D8"/>
    <w:multiLevelType w:val="multilevel"/>
    <w:tmpl w:val="D048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8CE5A4D"/>
    <w:multiLevelType w:val="multilevel"/>
    <w:tmpl w:val="F798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B90128B"/>
    <w:multiLevelType w:val="multilevel"/>
    <w:tmpl w:val="1C0E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756DC2"/>
    <w:multiLevelType w:val="hybridMultilevel"/>
    <w:tmpl w:val="D1180DCA"/>
    <w:lvl w:ilvl="0" w:tplc="C3B0F376">
      <w:start w:val="1"/>
      <w:numFmt w:val="decimal"/>
      <w:lvlText w:val="RS%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10202596">
    <w:abstractNumId w:val="1"/>
  </w:num>
  <w:num w:numId="2" w16cid:durableId="991905009">
    <w:abstractNumId w:val="2"/>
  </w:num>
  <w:num w:numId="3" w16cid:durableId="1314411804">
    <w:abstractNumId w:val="46"/>
  </w:num>
  <w:num w:numId="4" w16cid:durableId="1608005960">
    <w:abstractNumId w:val="26"/>
  </w:num>
  <w:num w:numId="5" w16cid:durableId="2093426402">
    <w:abstractNumId w:val="0"/>
  </w:num>
  <w:num w:numId="6" w16cid:durableId="881746762">
    <w:abstractNumId w:val="19"/>
  </w:num>
  <w:num w:numId="7" w16cid:durableId="1723597742">
    <w:abstractNumId w:val="37"/>
  </w:num>
  <w:num w:numId="8" w16cid:durableId="885987658">
    <w:abstractNumId w:val="35"/>
  </w:num>
  <w:num w:numId="9" w16cid:durableId="808716365">
    <w:abstractNumId w:val="22"/>
    <w:lvlOverride w:ilvl="2">
      <w:lvl w:ilvl="2">
        <w:start w:val="1"/>
        <w:numFmt w:val="decimal"/>
        <w:pStyle w:val="Ttulo4"/>
        <w:lvlText w:val="%1.%2.%3"/>
        <w:lvlJc w:val="left"/>
        <w:pPr>
          <w:ind w:left="0" w:firstLine="0"/>
        </w:pPr>
      </w:lvl>
    </w:lvlOverride>
  </w:num>
  <w:num w:numId="10" w16cid:durableId="423649021">
    <w:abstractNumId w:val="47"/>
  </w:num>
  <w:num w:numId="11" w16cid:durableId="1146969656">
    <w:abstractNumId w:val="28"/>
  </w:num>
  <w:num w:numId="12" w16cid:durableId="2107729844">
    <w:abstractNumId w:val="49"/>
  </w:num>
  <w:num w:numId="13" w16cid:durableId="532619894">
    <w:abstractNumId w:val="27"/>
  </w:num>
  <w:num w:numId="14" w16cid:durableId="1678385885">
    <w:abstractNumId w:val="33"/>
  </w:num>
  <w:num w:numId="15" w16cid:durableId="271476524">
    <w:abstractNumId w:val="23"/>
  </w:num>
  <w:num w:numId="16" w16cid:durableId="256837586">
    <w:abstractNumId w:val="55"/>
  </w:num>
  <w:num w:numId="17" w16cid:durableId="793014702">
    <w:abstractNumId w:val="25"/>
  </w:num>
  <w:num w:numId="18" w16cid:durableId="216160873">
    <w:abstractNumId w:val="52"/>
  </w:num>
  <w:num w:numId="19" w16cid:durableId="983504831">
    <w:abstractNumId w:val="31"/>
  </w:num>
  <w:num w:numId="20" w16cid:durableId="2077900396">
    <w:abstractNumId w:val="18"/>
  </w:num>
  <w:num w:numId="21" w16cid:durableId="339544423">
    <w:abstractNumId w:val="4"/>
  </w:num>
  <w:num w:numId="22" w16cid:durableId="1198160153">
    <w:abstractNumId w:val="54"/>
  </w:num>
  <w:num w:numId="23" w16cid:durableId="1230963381">
    <w:abstractNumId w:val="3"/>
  </w:num>
  <w:num w:numId="24" w16cid:durableId="1129711041">
    <w:abstractNumId w:val="57"/>
  </w:num>
  <w:num w:numId="25" w16cid:durableId="1683968299">
    <w:abstractNumId w:val="11"/>
  </w:num>
  <w:num w:numId="26" w16cid:durableId="659427107">
    <w:abstractNumId w:val="40"/>
  </w:num>
  <w:num w:numId="27" w16cid:durableId="2010018158">
    <w:abstractNumId w:val="43"/>
  </w:num>
  <w:num w:numId="28" w16cid:durableId="654650767">
    <w:abstractNumId w:val="6"/>
  </w:num>
  <w:num w:numId="29" w16cid:durableId="1515068496">
    <w:abstractNumId w:val="10"/>
  </w:num>
  <w:num w:numId="30" w16cid:durableId="1511800375">
    <w:abstractNumId w:val="21"/>
  </w:num>
  <w:num w:numId="31" w16cid:durableId="616913221">
    <w:abstractNumId w:val="51"/>
  </w:num>
  <w:num w:numId="32" w16cid:durableId="106506330">
    <w:abstractNumId w:val="56"/>
  </w:num>
  <w:num w:numId="33" w16cid:durableId="2060124671">
    <w:abstractNumId w:val="34"/>
  </w:num>
  <w:num w:numId="34" w16cid:durableId="70858997">
    <w:abstractNumId w:val="14"/>
  </w:num>
  <w:num w:numId="35" w16cid:durableId="660932902">
    <w:abstractNumId w:val="41"/>
  </w:num>
  <w:num w:numId="36" w16cid:durableId="700743455">
    <w:abstractNumId w:val="12"/>
  </w:num>
  <w:num w:numId="37" w16cid:durableId="937444089">
    <w:abstractNumId w:val="8"/>
  </w:num>
  <w:num w:numId="38" w16cid:durableId="898125294">
    <w:abstractNumId w:val="48"/>
  </w:num>
  <w:num w:numId="39" w16cid:durableId="1908297266">
    <w:abstractNumId w:val="13"/>
  </w:num>
  <w:num w:numId="40" w16cid:durableId="2085490357">
    <w:abstractNumId w:val="5"/>
  </w:num>
  <w:num w:numId="41" w16cid:durableId="1152794129">
    <w:abstractNumId w:val="32"/>
  </w:num>
  <w:num w:numId="42" w16cid:durableId="1363749351">
    <w:abstractNumId w:val="24"/>
  </w:num>
  <w:num w:numId="43" w16cid:durableId="1464538051">
    <w:abstractNumId w:val="38"/>
  </w:num>
  <w:num w:numId="44" w16cid:durableId="1384669446">
    <w:abstractNumId w:val="39"/>
  </w:num>
  <w:num w:numId="45" w16cid:durableId="712316819">
    <w:abstractNumId w:val="17"/>
  </w:num>
  <w:num w:numId="46" w16cid:durableId="1070467696">
    <w:abstractNumId w:val="9"/>
  </w:num>
  <w:num w:numId="47" w16cid:durableId="601686285">
    <w:abstractNumId w:val="7"/>
  </w:num>
  <w:num w:numId="48" w16cid:durableId="641927952">
    <w:abstractNumId w:val="29"/>
  </w:num>
  <w:num w:numId="49" w16cid:durableId="1742098733">
    <w:abstractNumId w:val="53"/>
  </w:num>
  <w:num w:numId="50" w16cid:durableId="2073261719">
    <w:abstractNumId w:val="30"/>
  </w:num>
  <w:num w:numId="51" w16cid:durableId="2030375240">
    <w:abstractNumId w:val="50"/>
  </w:num>
  <w:num w:numId="52" w16cid:durableId="979461566">
    <w:abstractNumId w:val="20"/>
  </w:num>
  <w:num w:numId="53" w16cid:durableId="1639795857">
    <w:abstractNumId w:val="45"/>
  </w:num>
  <w:num w:numId="54" w16cid:durableId="788865044">
    <w:abstractNumId w:val="36"/>
  </w:num>
  <w:num w:numId="55" w16cid:durableId="1892423603">
    <w:abstractNumId w:val="16"/>
  </w:num>
  <w:num w:numId="56" w16cid:durableId="854735375">
    <w:abstractNumId w:val="44"/>
  </w:num>
  <w:num w:numId="57" w16cid:durableId="1180270136">
    <w:abstractNumId w:val="15"/>
  </w:num>
  <w:num w:numId="58" w16cid:durableId="465440296">
    <w:abstractNumId w:val="22"/>
  </w:num>
  <w:num w:numId="59" w16cid:durableId="559560799">
    <w:abstractNumId w:val="4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defaultTabStop w:val="720"/>
  <w:hyphenationZone w:val="425"/>
  <w:defaultTableStyle w:val="Tablanorm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BF3"/>
    <w:rsid w:val="00000075"/>
    <w:rsid w:val="000000CC"/>
    <w:rsid w:val="0000015D"/>
    <w:rsid w:val="000001D4"/>
    <w:rsid w:val="000002FD"/>
    <w:rsid w:val="00000617"/>
    <w:rsid w:val="000006D6"/>
    <w:rsid w:val="0000076E"/>
    <w:rsid w:val="00000985"/>
    <w:rsid w:val="00000AB2"/>
    <w:rsid w:val="00000DBE"/>
    <w:rsid w:val="00000DD6"/>
    <w:rsid w:val="00000F2B"/>
    <w:rsid w:val="000011B6"/>
    <w:rsid w:val="000012E7"/>
    <w:rsid w:val="00001320"/>
    <w:rsid w:val="0000137F"/>
    <w:rsid w:val="00001453"/>
    <w:rsid w:val="000015B2"/>
    <w:rsid w:val="0000176A"/>
    <w:rsid w:val="000018E8"/>
    <w:rsid w:val="00001B4A"/>
    <w:rsid w:val="00001DC3"/>
    <w:rsid w:val="00001DD6"/>
    <w:rsid w:val="00001EA5"/>
    <w:rsid w:val="000020B6"/>
    <w:rsid w:val="00002120"/>
    <w:rsid w:val="00002285"/>
    <w:rsid w:val="0000231F"/>
    <w:rsid w:val="000023B7"/>
    <w:rsid w:val="000026FB"/>
    <w:rsid w:val="00002848"/>
    <w:rsid w:val="000028DC"/>
    <w:rsid w:val="00002972"/>
    <w:rsid w:val="000029D9"/>
    <w:rsid w:val="00002B36"/>
    <w:rsid w:val="00002CDD"/>
    <w:rsid w:val="00002DA6"/>
    <w:rsid w:val="00002F04"/>
    <w:rsid w:val="00002FC4"/>
    <w:rsid w:val="000034A2"/>
    <w:rsid w:val="000034C3"/>
    <w:rsid w:val="000037F8"/>
    <w:rsid w:val="000039EC"/>
    <w:rsid w:val="00003AB8"/>
    <w:rsid w:val="00003D5E"/>
    <w:rsid w:val="00003DFC"/>
    <w:rsid w:val="00003F8A"/>
    <w:rsid w:val="0000401A"/>
    <w:rsid w:val="00004500"/>
    <w:rsid w:val="000045AA"/>
    <w:rsid w:val="0000472B"/>
    <w:rsid w:val="0000478C"/>
    <w:rsid w:val="00005031"/>
    <w:rsid w:val="000051FD"/>
    <w:rsid w:val="00005383"/>
    <w:rsid w:val="000053C1"/>
    <w:rsid w:val="000057C7"/>
    <w:rsid w:val="00005F3B"/>
    <w:rsid w:val="0000617D"/>
    <w:rsid w:val="00006330"/>
    <w:rsid w:val="00006544"/>
    <w:rsid w:val="00006628"/>
    <w:rsid w:val="000066B3"/>
    <w:rsid w:val="00006774"/>
    <w:rsid w:val="000069BE"/>
    <w:rsid w:val="00006BFF"/>
    <w:rsid w:val="00006C2D"/>
    <w:rsid w:val="00006DBC"/>
    <w:rsid w:val="00006FA9"/>
    <w:rsid w:val="00007245"/>
    <w:rsid w:val="00007387"/>
    <w:rsid w:val="00007574"/>
    <w:rsid w:val="00007940"/>
    <w:rsid w:val="00007A96"/>
    <w:rsid w:val="00010034"/>
    <w:rsid w:val="000100B6"/>
    <w:rsid w:val="00010A61"/>
    <w:rsid w:val="00010B0A"/>
    <w:rsid w:val="00010C81"/>
    <w:rsid w:val="000110D0"/>
    <w:rsid w:val="000111A4"/>
    <w:rsid w:val="0001124F"/>
    <w:rsid w:val="0001140E"/>
    <w:rsid w:val="00011479"/>
    <w:rsid w:val="00011608"/>
    <w:rsid w:val="0001176C"/>
    <w:rsid w:val="00011789"/>
    <w:rsid w:val="00011C37"/>
    <w:rsid w:val="00011FC4"/>
    <w:rsid w:val="000121B7"/>
    <w:rsid w:val="000122E3"/>
    <w:rsid w:val="000126AE"/>
    <w:rsid w:val="0001270C"/>
    <w:rsid w:val="0001270E"/>
    <w:rsid w:val="00012779"/>
    <w:rsid w:val="00012A75"/>
    <w:rsid w:val="00012CF7"/>
    <w:rsid w:val="00012E58"/>
    <w:rsid w:val="00012EB4"/>
    <w:rsid w:val="000133CE"/>
    <w:rsid w:val="00013611"/>
    <w:rsid w:val="000136E2"/>
    <w:rsid w:val="00013831"/>
    <w:rsid w:val="00013983"/>
    <w:rsid w:val="00013B10"/>
    <w:rsid w:val="00013B7F"/>
    <w:rsid w:val="00013C46"/>
    <w:rsid w:val="00013CDC"/>
    <w:rsid w:val="00013DF1"/>
    <w:rsid w:val="000142DD"/>
    <w:rsid w:val="00014997"/>
    <w:rsid w:val="000149D2"/>
    <w:rsid w:val="00014A45"/>
    <w:rsid w:val="00014A93"/>
    <w:rsid w:val="00014AFF"/>
    <w:rsid w:val="00014B96"/>
    <w:rsid w:val="00014D30"/>
    <w:rsid w:val="0001504F"/>
    <w:rsid w:val="0001506A"/>
    <w:rsid w:val="0001517C"/>
    <w:rsid w:val="00015208"/>
    <w:rsid w:val="0001539F"/>
    <w:rsid w:val="000158E7"/>
    <w:rsid w:val="00015A37"/>
    <w:rsid w:val="00015A3C"/>
    <w:rsid w:val="00015AEE"/>
    <w:rsid w:val="00015C0E"/>
    <w:rsid w:val="00016025"/>
    <w:rsid w:val="00016032"/>
    <w:rsid w:val="000164AB"/>
    <w:rsid w:val="0001663C"/>
    <w:rsid w:val="000166FC"/>
    <w:rsid w:val="000169C2"/>
    <w:rsid w:val="00016A8F"/>
    <w:rsid w:val="00016C90"/>
    <w:rsid w:val="00016D21"/>
    <w:rsid w:val="00016DBA"/>
    <w:rsid w:val="00016E8D"/>
    <w:rsid w:val="000170CA"/>
    <w:rsid w:val="00017237"/>
    <w:rsid w:val="00017378"/>
    <w:rsid w:val="000173E7"/>
    <w:rsid w:val="0001778E"/>
    <w:rsid w:val="00017976"/>
    <w:rsid w:val="00017AF8"/>
    <w:rsid w:val="00017C13"/>
    <w:rsid w:val="00017D3D"/>
    <w:rsid w:val="00017D97"/>
    <w:rsid w:val="00017DE2"/>
    <w:rsid w:val="00017E80"/>
    <w:rsid w:val="00017F50"/>
    <w:rsid w:val="00020024"/>
    <w:rsid w:val="00020443"/>
    <w:rsid w:val="000208A1"/>
    <w:rsid w:val="00020AE2"/>
    <w:rsid w:val="00020B69"/>
    <w:rsid w:val="00020B99"/>
    <w:rsid w:val="00020BCA"/>
    <w:rsid w:val="00020E42"/>
    <w:rsid w:val="00020FB9"/>
    <w:rsid w:val="000212C2"/>
    <w:rsid w:val="0002132A"/>
    <w:rsid w:val="00021893"/>
    <w:rsid w:val="00021972"/>
    <w:rsid w:val="00021E05"/>
    <w:rsid w:val="00022043"/>
    <w:rsid w:val="00022341"/>
    <w:rsid w:val="00022376"/>
    <w:rsid w:val="00022452"/>
    <w:rsid w:val="0002245A"/>
    <w:rsid w:val="000225ED"/>
    <w:rsid w:val="00022666"/>
    <w:rsid w:val="000229A8"/>
    <w:rsid w:val="00022BFC"/>
    <w:rsid w:val="00022D9B"/>
    <w:rsid w:val="00022F4D"/>
    <w:rsid w:val="00022F73"/>
    <w:rsid w:val="0002332E"/>
    <w:rsid w:val="00023355"/>
    <w:rsid w:val="0002335A"/>
    <w:rsid w:val="00023683"/>
    <w:rsid w:val="00023752"/>
    <w:rsid w:val="00023A4B"/>
    <w:rsid w:val="00023B8F"/>
    <w:rsid w:val="00023BB5"/>
    <w:rsid w:val="00023D02"/>
    <w:rsid w:val="00023DC3"/>
    <w:rsid w:val="0002403C"/>
    <w:rsid w:val="00024210"/>
    <w:rsid w:val="00024647"/>
    <w:rsid w:val="0002465F"/>
    <w:rsid w:val="00024672"/>
    <w:rsid w:val="000249A5"/>
    <w:rsid w:val="000249D5"/>
    <w:rsid w:val="00024A20"/>
    <w:rsid w:val="00024AB5"/>
    <w:rsid w:val="00024DC9"/>
    <w:rsid w:val="000250A6"/>
    <w:rsid w:val="000252FE"/>
    <w:rsid w:val="0002558A"/>
    <w:rsid w:val="000257D2"/>
    <w:rsid w:val="0002591B"/>
    <w:rsid w:val="00025973"/>
    <w:rsid w:val="00025AE2"/>
    <w:rsid w:val="00025C03"/>
    <w:rsid w:val="00026184"/>
    <w:rsid w:val="000261E6"/>
    <w:rsid w:val="00026505"/>
    <w:rsid w:val="0002650E"/>
    <w:rsid w:val="00026560"/>
    <w:rsid w:val="00026688"/>
    <w:rsid w:val="000266FA"/>
    <w:rsid w:val="00026850"/>
    <w:rsid w:val="00026B51"/>
    <w:rsid w:val="00026D42"/>
    <w:rsid w:val="00027020"/>
    <w:rsid w:val="0002704C"/>
    <w:rsid w:val="00027283"/>
    <w:rsid w:val="000273FE"/>
    <w:rsid w:val="00027533"/>
    <w:rsid w:val="00027559"/>
    <w:rsid w:val="00027A92"/>
    <w:rsid w:val="00027D79"/>
    <w:rsid w:val="00027DF6"/>
    <w:rsid w:val="00027E1D"/>
    <w:rsid w:val="000300AE"/>
    <w:rsid w:val="00030287"/>
    <w:rsid w:val="000303D4"/>
    <w:rsid w:val="00030447"/>
    <w:rsid w:val="000307DF"/>
    <w:rsid w:val="0003080C"/>
    <w:rsid w:val="00030954"/>
    <w:rsid w:val="00030DC6"/>
    <w:rsid w:val="00030E25"/>
    <w:rsid w:val="00030F11"/>
    <w:rsid w:val="00031557"/>
    <w:rsid w:val="000316F6"/>
    <w:rsid w:val="00031929"/>
    <w:rsid w:val="00031C65"/>
    <w:rsid w:val="0003231A"/>
    <w:rsid w:val="00032473"/>
    <w:rsid w:val="0003257F"/>
    <w:rsid w:val="0003285D"/>
    <w:rsid w:val="0003286A"/>
    <w:rsid w:val="00032952"/>
    <w:rsid w:val="000329E4"/>
    <w:rsid w:val="000336D9"/>
    <w:rsid w:val="00033BBC"/>
    <w:rsid w:val="00033ECE"/>
    <w:rsid w:val="00033EFA"/>
    <w:rsid w:val="00034211"/>
    <w:rsid w:val="000342AC"/>
    <w:rsid w:val="00034638"/>
    <w:rsid w:val="00034898"/>
    <w:rsid w:val="00034C2F"/>
    <w:rsid w:val="00034ECA"/>
    <w:rsid w:val="00034F29"/>
    <w:rsid w:val="000350C3"/>
    <w:rsid w:val="00035413"/>
    <w:rsid w:val="00035A86"/>
    <w:rsid w:val="00035B80"/>
    <w:rsid w:val="00035BCB"/>
    <w:rsid w:val="00035F0B"/>
    <w:rsid w:val="00035F61"/>
    <w:rsid w:val="00036344"/>
    <w:rsid w:val="00036437"/>
    <w:rsid w:val="00036701"/>
    <w:rsid w:val="00036809"/>
    <w:rsid w:val="00036A30"/>
    <w:rsid w:val="00036CA9"/>
    <w:rsid w:val="000373A7"/>
    <w:rsid w:val="000373EA"/>
    <w:rsid w:val="0003761B"/>
    <w:rsid w:val="00037737"/>
    <w:rsid w:val="00037740"/>
    <w:rsid w:val="000379E3"/>
    <w:rsid w:val="00037A89"/>
    <w:rsid w:val="00037C8F"/>
    <w:rsid w:val="00037D42"/>
    <w:rsid w:val="00037E23"/>
    <w:rsid w:val="00037ED0"/>
    <w:rsid w:val="0004015A"/>
    <w:rsid w:val="00040294"/>
    <w:rsid w:val="000402E6"/>
    <w:rsid w:val="00040313"/>
    <w:rsid w:val="000405ED"/>
    <w:rsid w:val="00040833"/>
    <w:rsid w:val="00040EB5"/>
    <w:rsid w:val="00040F37"/>
    <w:rsid w:val="00040F42"/>
    <w:rsid w:val="00041173"/>
    <w:rsid w:val="000411E3"/>
    <w:rsid w:val="00041220"/>
    <w:rsid w:val="0004125C"/>
    <w:rsid w:val="0004125E"/>
    <w:rsid w:val="00041408"/>
    <w:rsid w:val="000414C7"/>
    <w:rsid w:val="00041546"/>
    <w:rsid w:val="00041553"/>
    <w:rsid w:val="00041C16"/>
    <w:rsid w:val="00041C65"/>
    <w:rsid w:val="0004210B"/>
    <w:rsid w:val="00042172"/>
    <w:rsid w:val="00042258"/>
    <w:rsid w:val="0004237F"/>
    <w:rsid w:val="000424D7"/>
    <w:rsid w:val="0004271C"/>
    <w:rsid w:val="000427B5"/>
    <w:rsid w:val="00042E01"/>
    <w:rsid w:val="00042E35"/>
    <w:rsid w:val="00042F66"/>
    <w:rsid w:val="00043608"/>
    <w:rsid w:val="000436D5"/>
    <w:rsid w:val="000436F4"/>
    <w:rsid w:val="000439EF"/>
    <w:rsid w:val="00043A2D"/>
    <w:rsid w:val="00043C39"/>
    <w:rsid w:val="00043C93"/>
    <w:rsid w:val="00043D02"/>
    <w:rsid w:val="00043D70"/>
    <w:rsid w:val="00044127"/>
    <w:rsid w:val="000442CB"/>
    <w:rsid w:val="0004482B"/>
    <w:rsid w:val="00044C95"/>
    <w:rsid w:val="00044F69"/>
    <w:rsid w:val="000451D2"/>
    <w:rsid w:val="000454F6"/>
    <w:rsid w:val="000455DD"/>
    <w:rsid w:val="0004568D"/>
    <w:rsid w:val="00045A4E"/>
    <w:rsid w:val="00045A7E"/>
    <w:rsid w:val="00046042"/>
    <w:rsid w:val="000465E0"/>
    <w:rsid w:val="000465E6"/>
    <w:rsid w:val="000467BA"/>
    <w:rsid w:val="0004690D"/>
    <w:rsid w:val="00047228"/>
    <w:rsid w:val="0004729D"/>
    <w:rsid w:val="000473C9"/>
    <w:rsid w:val="000479B5"/>
    <w:rsid w:val="00047B62"/>
    <w:rsid w:val="00047DA9"/>
    <w:rsid w:val="00047E96"/>
    <w:rsid w:val="00050279"/>
    <w:rsid w:val="00050378"/>
    <w:rsid w:val="000506FC"/>
    <w:rsid w:val="00050B09"/>
    <w:rsid w:val="00050B5D"/>
    <w:rsid w:val="00050BDD"/>
    <w:rsid w:val="00050D94"/>
    <w:rsid w:val="00050DC4"/>
    <w:rsid w:val="00050F05"/>
    <w:rsid w:val="00050FFA"/>
    <w:rsid w:val="0005105C"/>
    <w:rsid w:val="00051157"/>
    <w:rsid w:val="000515AC"/>
    <w:rsid w:val="00051905"/>
    <w:rsid w:val="0005191E"/>
    <w:rsid w:val="000519B6"/>
    <w:rsid w:val="00051A3A"/>
    <w:rsid w:val="00051ACA"/>
    <w:rsid w:val="00051B61"/>
    <w:rsid w:val="00051EA3"/>
    <w:rsid w:val="0005206B"/>
    <w:rsid w:val="00052483"/>
    <w:rsid w:val="000524C5"/>
    <w:rsid w:val="00052667"/>
    <w:rsid w:val="00052808"/>
    <w:rsid w:val="000528E8"/>
    <w:rsid w:val="000528FC"/>
    <w:rsid w:val="00052A8D"/>
    <w:rsid w:val="00052D72"/>
    <w:rsid w:val="00053011"/>
    <w:rsid w:val="00053141"/>
    <w:rsid w:val="000532D2"/>
    <w:rsid w:val="00053309"/>
    <w:rsid w:val="00053B71"/>
    <w:rsid w:val="00053C1A"/>
    <w:rsid w:val="00053C8B"/>
    <w:rsid w:val="00053F7D"/>
    <w:rsid w:val="0005462A"/>
    <w:rsid w:val="000547AC"/>
    <w:rsid w:val="0005494E"/>
    <w:rsid w:val="00054DBA"/>
    <w:rsid w:val="00054F7D"/>
    <w:rsid w:val="00055283"/>
    <w:rsid w:val="00055524"/>
    <w:rsid w:val="0005567E"/>
    <w:rsid w:val="000556FE"/>
    <w:rsid w:val="00055783"/>
    <w:rsid w:val="00055823"/>
    <w:rsid w:val="00055A6B"/>
    <w:rsid w:val="00055F25"/>
    <w:rsid w:val="0005626A"/>
    <w:rsid w:val="0005664F"/>
    <w:rsid w:val="0005675C"/>
    <w:rsid w:val="00057325"/>
    <w:rsid w:val="000574AE"/>
    <w:rsid w:val="00057752"/>
    <w:rsid w:val="0005777A"/>
    <w:rsid w:val="0005796C"/>
    <w:rsid w:val="00057980"/>
    <w:rsid w:val="00057AA5"/>
    <w:rsid w:val="00057C1F"/>
    <w:rsid w:val="00057FC5"/>
    <w:rsid w:val="0006046D"/>
    <w:rsid w:val="000604CF"/>
    <w:rsid w:val="00060678"/>
    <w:rsid w:val="000606CE"/>
    <w:rsid w:val="00060878"/>
    <w:rsid w:val="00060A13"/>
    <w:rsid w:val="00060AEF"/>
    <w:rsid w:val="00060C02"/>
    <w:rsid w:val="00060E82"/>
    <w:rsid w:val="00060EA1"/>
    <w:rsid w:val="00061391"/>
    <w:rsid w:val="000613BB"/>
    <w:rsid w:val="0006144C"/>
    <w:rsid w:val="00061D57"/>
    <w:rsid w:val="00061EEC"/>
    <w:rsid w:val="00061F82"/>
    <w:rsid w:val="00062256"/>
    <w:rsid w:val="000623D2"/>
    <w:rsid w:val="000626EB"/>
    <w:rsid w:val="000627E9"/>
    <w:rsid w:val="000628DE"/>
    <w:rsid w:val="00062A25"/>
    <w:rsid w:val="00062D7A"/>
    <w:rsid w:val="00062E61"/>
    <w:rsid w:val="00062FC6"/>
    <w:rsid w:val="00063090"/>
    <w:rsid w:val="00063259"/>
    <w:rsid w:val="000634A1"/>
    <w:rsid w:val="00063507"/>
    <w:rsid w:val="0006350F"/>
    <w:rsid w:val="0006378C"/>
    <w:rsid w:val="000637ED"/>
    <w:rsid w:val="0006381E"/>
    <w:rsid w:val="00063C03"/>
    <w:rsid w:val="00063D05"/>
    <w:rsid w:val="00063DD3"/>
    <w:rsid w:val="000641BB"/>
    <w:rsid w:val="000647EF"/>
    <w:rsid w:val="0006483F"/>
    <w:rsid w:val="000648F0"/>
    <w:rsid w:val="000649BF"/>
    <w:rsid w:val="00064B54"/>
    <w:rsid w:val="00064EFE"/>
    <w:rsid w:val="00064FDA"/>
    <w:rsid w:val="000650DE"/>
    <w:rsid w:val="00065200"/>
    <w:rsid w:val="000653F1"/>
    <w:rsid w:val="000655CF"/>
    <w:rsid w:val="00065CA4"/>
    <w:rsid w:val="00065CEB"/>
    <w:rsid w:val="00065DAA"/>
    <w:rsid w:val="000661A5"/>
    <w:rsid w:val="00066229"/>
    <w:rsid w:val="0006627C"/>
    <w:rsid w:val="00066690"/>
    <w:rsid w:val="0006670D"/>
    <w:rsid w:val="00066891"/>
    <w:rsid w:val="00067062"/>
    <w:rsid w:val="000672D2"/>
    <w:rsid w:val="000674CE"/>
    <w:rsid w:val="00067597"/>
    <w:rsid w:val="000675BA"/>
    <w:rsid w:val="00067B69"/>
    <w:rsid w:val="00067F0D"/>
    <w:rsid w:val="000703E1"/>
    <w:rsid w:val="0007062E"/>
    <w:rsid w:val="000706D5"/>
    <w:rsid w:val="00070834"/>
    <w:rsid w:val="0007092B"/>
    <w:rsid w:val="000709B6"/>
    <w:rsid w:val="00070A99"/>
    <w:rsid w:val="00070BE6"/>
    <w:rsid w:val="00070C29"/>
    <w:rsid w:val="00070C93"/>
    <w:rsid w:val="00070F7A"/>
    <w:rsid w:val="00070FCF"/>
    <w:rsid w:val="0007101D"/>
    <w:rsid w:val="0007117F"/>
    <w:rsid w:val="000712A0"/>
    <w:rsid w:val="000714DA"/>
    <w:rsid w:val="00071622"/>
    <w:rsid w:val="000719A3"/>
    <w:rsid w:val="00071AAB"/>
    <w:rsid w:val="00071C3B"/>
    <w:rsid w:val="00071EDE"/>
    <w:rsid w:val="00071F63"/>
    <w:rsid w:val="00071F66"/>
    <w:rsid w:val="0007210B"/>
    <w:rsid w:val="000723EE"/>
    <w:rsid w:val="000724EF"/>
    <w:rsid w:val="00072599"/>
    <w:rsid w:val="0007288C"/>
    <w:rsid w:val="000728AA"/>
    <w:rsid w:val="00072977"/>
    <w:rsid w:val="00072A31"/>
    <w:rsid w:val="00072AD4"/>
    <w:rsid w:val="00072C6F"/>
    <w:rsid w:val="00072F9B"/>
    <w:rsid w:val="000730E6"/>
    <w:rsid w:val="000731FC"/>
    <w:rsid w:val="00073287"/>
    <w:rsid w:val="0007341F"/>
    <w:rsid w:val="000734E1"/>
    <w:rsid w:val="000736C0"/>
    <w:rsid w:val="00073BEE"/>
    <w:rsid w:val="00073CAC"/>
    <w:rsid w:val="00073D2E"/>
    <w:rsid w:val="00073E58"/>
    <w:rsid w:val="000743AA"/>
    <w:rsid w:val="00074517"/>
    <w:rsid w:val="0007469D"/>
    <w:rsid w:val="000748AA"/>
    <w:rsid w:val="00074B22"/>
    <w:rsid w:val="00074C0B"/>
    <w:rsid w:val="00074F0A"/>
    <w:rsid w:val="00074F48"/>
    <w:rsid w:val="00075232"/>
    <w:rsid w:val="000752DD"/>
    <w:rsid w:val="00075392"/>
    <w:rsid w:val="000755B5"/>
    <w:rsid w:val="000757A7"/>
    <w:rsid w:val="00075A43"/>
    <w:rsid w:val="00075B85"/>
    <w:rsid w:val="00075DE4"/>
    <w:rsid w:val="0007612E"/>
    <w:rsid w:val="000761A8"/>
    <w:rsid w:val="00076529"/>
    <w:rsid w:val="00076751"/>
    <w:rsid w:val="0007676C"/>
    <w:rsid w:val="000768E7"/>
    <w:rsid w:val="00076A8B"/>
    <w:rsid w:val="0007709C"/>
    <w:rsid w:val="0007719A"/>
    <w:rsid w:val="000771C4"/>
    <w:rsid w:val="00077389"/>
    <w:rsid w:val="000773AC"/>
    <w:rsid w:val="00077426"/>
    <w:rsid w:val="00077495"/>
    <w:rsid w:val="0007756F"/>
    <w:rsid w:val="000777EB"/>
    <w:rsid w:val="00077869"/>
    <w:rsid w:val="000778CA"/>
    <w:rsid w:val="00077D1D"/>
    <w:rsid w:val="00077D5B"/>
    <w:rsid w:val="00077EA4"/>
    <w:rsid w:val="00077F1E"/>
    <w:rsid w:val="00077F61"/>
    <w:rsid w:val="00077F8A"/>
    <w:rsid w:val="00077FA8"/>
    <w:rsid w:val="0008020B"/>
    <w:rsid w:val="000803CC"/>
    <w:rsid w:val="000804D0"/>
    <w:rsid w:val="00080511"/>
    <w:rsid w:val="00080558"/>
    <w:rsid w:val="000805DA"/>
    <w:rsid w:val="0008065B"/>
    <w:rsid w:val="00080700"/>
    <w:rsid w:val="00080DA7"/>
    <w:rsid w:val="00080E28"/>
    <w:rsid w:val="000810E6"/>
    <w:rsid w:val="00081198"/>
    <w:rsid w:val="0008141D"/>
    <w:rsid w:val="0008171A"/>
    <w:rsid w:val="00081A35"/>
    <w:rsid w:val="00081D82"/>
    <w:rsid w:val="00081F40"/>
    <w:rsid w:val="00081FA4"/>
    <w:rsid w:val="000820CC"/>
    <w:rsid w:val="00082527"/>
    <w:rsid w:val="000826BB"/>
    <w:rsid w:val="00082C0D"/>
    <w:rsid w:val="00082D5F"/>
    <w:rsid w:val="00082D9E"/>
    <w:rsid w:val="00082ED2"/>
    <w:rsid w:val="0008301C"/>
    <w:rsid w:val="000830B6"/>
    <w:rsid w:val="00083274"/>
    <w:rsid w:val="000832B1"/>
    <w:rsid w:val="000833C2"/>
    <w:rsid w:val="000834E7"/>
    <w:rsid w:val="000835C7"/>
    <w:rsid w:val="000835ED"/>
    <w:rsid w:val="0008386A"/>
    <w:rsid w:val="0008398A"/>
    <w:rsid w:val="00083AD4"/>
    <w:rsid w:val="00083B05"/>
    <w:rsid w:val="00083C38"/>
    <w:rsid w:val="00083E28"/>
    <w:rsid w:val="00083FFA"/>
    <w:rsid w:val="000841C8"/>
    <w:rsid w:val="0008423A"/>
    <w:rsid w:val="0008428A"/>
    <w:rsid w:val="00084479"/>
    <w:rsid w:val="0008453B"/>
    <w:rsid w:val="00084867"/>
    <w:rsid w:val="00084A22"/>
    <w:rsid w:val="00084A48"/>
    <w:rsid w:val="00084B2D"/>
    <w:rsid w:val="00085281"/>
    <w:rsid w:val="0008535A"/>
    <w:rsid w:val="0008558D"/>
    <w:rsid w:val="000859E5"/>
    <w:rsid w:val="00085C61"/>
    <w:rsid w:val="00085CCB"/>
    <w:rsid w:val="00085E28"/>
    <w:rsid w:val="00085F3A"/>
    <w:rsid w:val="00086063"/>
    <w:rsid w:val="000863CC"/>
    <w:rsid w:val="0008662F"/>
    <w:rsid w:val="00086755"/>
    <w:rsid w:val="00086C6A"/>
    <w:rsid w:val="00086D86"/>
    <w:rsid w:val="00086E26"/>
    <w:rsid w:val="00087096"/>
    <w:rsid w:val="000870F4"/>
    <w:rsid w:val="000873F9"/>
    <w:rsid w:val="00087412"/>
    <w:rsid w:val="000875A5"/>
    <w:rsid w:val="00087BF9"/>
    <w:rsid w:val="00087CA4"/>
    <w:rsid w:val="000900A7"/>
    <w:rsid w:val="0009012E"/>
    <w:rsid w:val="0009029E"/>
    <w:rsid w:val="00090596"/>
    <w:rsid w:val="000905ED"/>
    <w:rsid w:val="00090722"/>
    <w:rsid w:val="000908CF"/>
    <w:rsid w:val="0009106B"/>
    <w:rsid w:val="0009110D"/>
    <w:rsid w:val="000912F6"/>
    <w:rsid w:val="00091CC4"/>
    <w:rsid w:val="00091F99"/>
    <w:rsid w:val="0009246C"/>
    <w:rsid w:val="0009249D"/>
    <w:rsid w:val="00092B28"/>
    <w:rsid w:val="00092C25"/>
    <w:rsid w:val="00092D0E"/>
    <w:rsid w:val="00092D4B"/>
    <w:rsid w:val="00092E54"/>
    <w:rsid w:val="00092E5D"/>
    <w:rsid w:val="00092EC8"/>
    <w:rsid w:val="00092FA3"/>
    <w:rsid w:val="0009321E"/>
    <w:rsid w:val="0009324A"/>
    <w:rsid w:val="00093736"/>
    <w:rsid w:val="00093785"/>
    <w:rsid w:val="00093C77"/>
    <w:rsid w:val="0009445C"/>
    <w:rsid w:val="000946DE"/>
    <w:rsid w:val="0009471A"/>
    <w:rsid w:val="0009485B"/>
    <w:rsid w:val="0009499D"/>
    <w:rsid w:val="000950FB"/>
    <w:rsid w:val="000951D3"/>
    <w:rsid w:val="00095234"/>
    <w:rsid w:val="00095436"/>
    <w:rsid w:val="00095457"/>
    <w:rsid w:val="00095873"/>
    <w:rsid w:val="000959B9"/>
    <w:rsid w:val="00095A08"/>
    <w:rsid w:val="00095B08"/>
    <w:rsid w:val="00095D0B"/>
    <w:rsid w:val="00095E0C"/>
    <w:rsid w:val="0009602A"/>
    <w:rsid w:val="000961C5"/>
    <w:rsid w:val="0009638C"/>
    <w:rsid w:val="000966EA"/>
    <w:rsid w:val="00096881"/>
    <w:rsid w:val="00096A3E"/>
    <w:rsid w:val="00096CF2"/>
    <w:rsid w:val="00096E26"/>
    <w:rsid w:val="00096F9C"/>
    <w:rsid w:val="00096FF9"/>
    <w:rsid w:val="000970E2"/>
    <w:rsid w:val="00097208"/>
    <w:rsid w:val="00097306"/>
    <w:rsid w:val="000976C5"/>
    <w:rsid w:val="00097870"/>
    <w:rsid w:val="00097956"/>
    <w:rsid w:val="00097A69"/>
    <w:rsid w:val="00097C97"/>
    <w:rsid w:val="00097D37"/>
    <w:rsid w:val="00097D74"/>
    <w:rsid w:val="00097DF3"/>
    <w:rsid w:val="00097F71"/>
    <w:rsid w:val="000A019C"/>
    <w:rsid w:val="000A0246"/>
    <w:rsid w:val="000A0642"/>
    <w:rsid w:val="000A0B6C"/>
    <w:rsid w:val="000A0C00"/>
    <w:rsid w:val="000A11F4"/>
    <w:rsid w:val="000A12F9"/>
    <w:rsid w:val="000A130F"/>
    <w:rsid w:val="000A1AE3"/>
    <w:rsid w:val="000A1BB2"/>
    <w:rsid w:val="000A1C49"/>
    <w:rsid w:val="000A1C61"/>
    <w:rsid w:val="000A1E8D"/>
    <w:rsid w:val="000A2502"/>
    <w:rsid w:val="000A25CB"/>
    <w:rsid w:val="000A2806"/>
    <w:rsid w:val="000A28E3"/>
    <w:rsid w:val="000A2936"/>
    <w:rsid w:val="000A2A8E"/>
    <w:rsid w:val="000A2BE3"/>
    <w:rsid w:val="000A2CFB"/>
    <w:rsid w:val="000A300E"/>
    <w:rsid w:val="000A3014"/>
    <w:rsid w:val="000A344E"/>
    <w:rsid w:val="000A35E3"/>
    <w:rsid w:val="000A3ACC"/>
    <w:rsid w:val="000A3E1B"/>
    <w:rsid w:val="000A40F9"/>
    <w:rsid w:val="000A4195"/>
    <w:rsid w:val="000A4A8F"/>
    <w:rsid w:val="000A4B63"/>
    <w:rsid w:val="000A4B92"/>
    <w:rsid w:val="000A4D34"/>
    <w:rsid w:val="000A4E6D"/>
    <w:rsid w:val="000A4FF9"/>
    <w:rsid w:val="000A50F1"/>
    <w:rsid w:val="000A54D3"/>
    <w:rsid w:val="000A54D9"/>
    <w:rsid w:val="000A5AC1"/>
    <w:rsid w:val="000A5C78"/>
    <w:rsid w:val="000A5CF9"/>
    <w:rsid w:val="000A6016"/>
    <w:rsid w:val="000A60CE"/>
    <w:rsid w:val="000A6191"/>
    <w:rsid w:val="000A61E6"/>
    <w:rsid w:val="000A6440"/>
    <w:rsid w:val="000A6456"/>
    <w:rsid w:val="000A6494"/>
    <w:rsid w:val="000A64A2"/>
    <w:rsid w:val="000A6504"/>
    <w:rsid w:val="000A668C"/>
    <w:rsid w:val="000A6773"/>
    <w:rsid w:val="000A6836"/>
    <w:rsid w:val="000A6929"/>
    <w:rsid w:val="000A69F9"/>
    <w:rsid w:val="000A6A44"/>
    <w:rsid w:val="000A6B3E"/>
    <w:rsid w:val="000A7050"/>
    <w:rsid w:val="000A7075"/>
    <w:rsid w:val="000A755F"/>
    <w:rsid w:val="000A79E6"/>
    <w:rsid w:val="000A79F8"/>
    <w:rsid w:val="000A7A2D"/>
    <w:rsid w:val="000A7E37"/>
    <w:rsid w:val="000B0173"/>
    <w:rsid w:val="000B01E7"/>
    <w:rsid w:val="000B01FA"/>
    <w:rsid w:val="000B0747"/>
    <w:rsid w:val="000B0A0F"/>
    <w:rsid w:val="000B0FC8"/>
    <w:rsid w:val="000B11AD"/>
    <w:rsid w:val="000B127C"/>
    <w:rsid w:val="000B143B"/>
    <w:rsid w:val="000B1849"/>
    <w:rsid w:val="000B18CC"/>
    <w:rsid w:val="000B1B59"/>
    <w:rsid w:val="000B1C78"/>
    <w:rsid w:val="000B1E76"/>
    <w:rsid w:val="000B1FE0"/>
    <w:rsid w:val="000B230F"/>
    <w:rsid w:val="000B2376"/>
    <w:rsid w:val="000B2532"/>
    <w:rsid w:val="000B2735"/>
    <w:rsid w:val="000B284E"/>
    <w:rsid w:val="000B2C76"/>
    <w:rsid w:val="000B2EE1"/>
    <w:rsid w:val="000B2F9A"/>
    <w:rsid w:val="000B300B"/>
    <w:rsid w:val="000B338A"/>
    <w:rsid w:val="000B393F"/>
    <w:rsid w:val="000B396B"/>
    <w:rsid w:val="000B412F"/>
    <w:rsid w:val="000B4335"/>
    <w:rsid w:val="000B44A1"/>
    <w:rsid w:val="000B460E"/>
    <w:rsid w:val="000B48E0"/>
    <w:rsid w:val="000B4908"/>
    <w:rsid w:val="000B4B54"/>
    <w:rsid w:val="000B4C07"/>
    <w:rsid w:val="000B4CA1"/>
    <w:rsid w:val="000B4CD4"/>
    <w:rsid w:val="000B4EF5"/>
    <w:rsid w:val="000B4F0C"/>
    <w:rsid w:val="000B5075"/>
    <w:rsid w:val="000B50DC"/>
    <w:rsid w:val="000B520D"/>
    <w:rsid w:val="000B5380"/>
    <w:rsid w:val="000B5404"/>
    <w:rsid w:val="000B5488"/>
    <w:rsid w:val="000B54A7"/>
    <w:rsid w:val="000B5E13"/>
    <w:rsid w:val="000B60FC"/>
    <w:rsid w:val="000B625B"/>
    <w:rsid w:val="000B6641"/>
    <w:rsid w:val="000B6669"/>
    <w:rsid w:val="000B6AC2"/>
    <w:rsid w:val="000B6DD3"/>
    <w:rsid w:val="000B6FC3"/>
    <w:rsid w:val="000B7418"/>
    <w:rsid w:val="000B7476"/>
    <w:rsid w:val="000B74E0"/>
    <w:rsid w:val="000B75FB"/>
    <w:rsid w:val="000B7658"/>
    <w:rsid w:val="000B766D"/>
    <w:rsid w:val="000B7678"/>
    <w:rsid w:val="000B78B0"/>
    <w:rsid w:val="000B7CAB"/>
    <w:rsid w:val="000B7E97"/>
    <w:rsid w:val="000C046A"/>
    <w:rsid w:val="000C06FD"/>
    <w:rsid w:val="000C0767"/>
    <w:rsid w:val="000C087A"/>
    <w:rsid w:val="000C0E60"/>
    <w:rsid w:val="000C0F65"/>
    <w:rsid w:val="000C11AE"/>
    <w:rsid w:val="000C13A2"/>
    <w:rsid w:val="000C1616"/>
    <w:rsid w:val="000C16E9"/>
    <w:rsid w:val="000C17CE"/>
    <w:rsid w:val="000C187A"/>
    <w:rsid w:val="000C1902"/>
    <w:rsid w:val="000C1928"/>
    <w:rsid w:val="000C1AB9"/>
    <w:rsid w:val="000C1B45"/>
    <w:rsid w:val="000C1CE0"/>
    <w:rsid w:val="000C20E4"/>
    <w:rsid w:val="000C21C6"/>
    <w:rsid w:val="000C21D3"/>
    <w:rsid w:val="000C22AE"/>
    <w:rsid w:val="000C23B7"/>
    <w:rsid w:val="000C23FE"/>
    <w:rsid w:val="000C24A6"/>
    <w:rsid w:val="000C255E"/>
    <w:rsid w:val="000C2569"/>
    <w:rsid w:val="000C279A"/>
    <w:rsid w:val="000C2D88"/>
    <w:rsid w:val="000C2FE7"/>
    <w:rsid w:val="000C31FD"/>
    <w:rsid w:val="000C3353"/>
    <w:rsid w:val="000C34B7"/>
    <w:rsid w:val="000C35D5"/>
    <w:rsid w:val="000C3624"/>
    <w:rsid w:val="000C376E"/>
    <w:rsid w:val="000C38C0"/>
    <w:rsid w:val="000C3BE5"/>
    <w:rsid w:val="000C3FDA"/>
    <w:rsid w:val="000C404C"/>
    <w:rsid w:val="000C43D7"/>
    <w:rsid w:val="000C4491"/>
    <w:rsid w:val="000C4597"/>
    <w:rsid w:val="000C47CC"/>
    <w:rsid w:val="000C4AC6"/>
    <w:rsid w:val="000C4BC2"/>
    <w:rsid w:val="000C4C4D"/>
    <w:rsid w:val="000C5093"/>
    <w:rsid w:val="000C50B6"/>
    <w:rsid w:val="000C53D5"/>
    <w:rsid w:val="000C5696"/>
    <w:rsid w:val="000C58DE"/>
    <w:rsid w:val="000C5C0B"/>
    <w:rsid w:val="000C60D6"/>
    <w:rsid w:val="000C6101"/>
    <w:rsid w:val="000C6316"/>
    <w:rsid w:val="000C6338"/>
    <w:rsid w:val="000C6340"/>
    <w:rsid w:val="000C6719"/>
    <w:rsid w:val="000C6756"/>
    <w:rsid w:val="000C69A0"/>
    <w:rsid w:val="000C6AF4"/>
    <w:rsid w:val="000C6B24"/>
    <w:rsid w:val="000C6F1D"/>
    <w:rsid w:val="000C73D0"/>
    <w:rsid w:val="000C7C62"/>
    <w:rsid w:val="000C7DD8"/>
    <w:rsid w:val="000C7E0A"/>
    <w:rsid w:val="000C7E53"/>
    <w:rsid w:val="000C7FC4"/>
    <w:rsid w:val="000D0169"/>
    <w:rsid w:val="000D038B"/>
    <w:rsid w:val="000D03BE"/>
    <w:rsid w:val="000D0425"/>
    <w:rsid w:val="000D0773"/>
    <w:rsid w:val="000D0966"/>
    <w:rsid w:val="000D0C85"/>
    <w:rsid w:val="000D0EA3"/>
    <w:rsid w:val="000D123A"/>
    <w:rsid w:val="000D134D"/>
    <w:rsid w:val="000D13B1"/>
    <w:rsid w:val="000D168D"/>
    <w:rsid w:val="000D1D21"/>
    <w:rsid w:val="000D1EDB"/>
    <w:rsid w:val="000D1F1A"/>
    <w:rsid w:val="000D1FB4"/>
    <w:rsid w:val="000D20E0"/>
    <w:rsid w:val="000D2363"/>
    <w:rsid w:val="000D2384"/>
    <w:rsid w:val="000D24FB"/>
    <w:rsid w:val="000D25F5"/>
    <w:rsid w:val="000D294F"/>
    <w:rsid w:val="000D2AA1"/>
    <w:rsid w:val="000D35C8"/>
    <w:rsid w:val="000D376F"/>
    <w:rsid w:val="000D37A7"/>
    <w:rsid w:val="000D391B"/>
    <w:rsid w:val="000D3A1F"/>
    <w:rsid w:val="000D3B36"/>
    <w:rsid w:val="000D3CC6"/>
    <w:rsid w:val="000D3F26"/>
    <w:rsid w:val="000D410B"/>
    <w:rsid w:val="000D45B4"/>
    <w:rsid w:val="000D45ED"/>
    <w:rsid w:val="000D491C"/>
    <w:rsid w:val="000D499F"/>
    <w:rsid w:val="000D4ADE"/>
    <w:rsid w:val="000D4CBF"/>
    <w:rsid w:val="000D4D62"/>
    <w:rsid w:val="000D4E92"/>
    <w:rsid w:val="000D4EFB"/>
    <w:rsid w:val="000D4F56"/>
    <w:rsid w:val="000D50A1"/>
    <w:rsid w:val="000D5152"/>
    <w:rsid w:val="000D518E"/>
    <w:rsid w:val="000D5195"/>
    <w:rsid w:val="000D5370"/>
    <w:rsid w:val="000D55F3"/>
    <w:rsid w:val="000D5968"/>
    <w:rsid w:val="000D5975"/>
    <w:rsid w:val="000D5AF3"/>
    <w:rsid w:val="000D5EE0"/>
    <w:rsid w:val="000D602A"/>
    <w:rsid w:val="000D6109"/>
    <w:rsid w:val="000D6241"/>
    <w:rsid w:val="000D626B"/>
    <w:rsid w:val="000D6280"/>
    <w:rsid w:val="000D6295"/>
    <w:rsid w:val="000D64EF"/>
    <w:rsid w:val="000D66B2"/>
    <w:rsid w:val="000D68A3"/>
    <w:rsid w:val="000D6CF8"/>
    <w:rsid w:val="000D71B0"/>
    <w:rsid w:val="000D7228"/>
    <w:rsid w:val="000D722C"/>
    <w:rsid w:val="000D7600"/>
    <w:rsid w:val="000D77B5"/>
    <w:rsid w:val="000D7851"/>
    <w:rsid w:val="000D7C0A"/>
    <w:rsid w:val="000D7CB6"/>
    <w:rsid w:val="000D7CF5"/>
    <w:rsid w:val="000D7EC5"/>
    <w:rsid w:val="000D7FA4"/>
    <w:rsid w:val="000E01D4"/>
    <w:rsid w:val="000E0261"/>
    <w:rsid w:val="000E07C7"/>
    <w:rsid w:val="000E08E3"/>
    <w:rsid w:val="000E0A92"/>
    <w:rsid w:val="000E0B82"/>
    <w:rsid w:val="000E11F5"/>
    <w:rsid w:val="000E1233"/>
    <w:rsid w:val="000E1416"/>
    <w:rsid w:val="000E17A5"/>
    <w:rsid w:val="000E1870"/>
    <w:rsid w:val="000E19AD"/>
    <w:rsid w:val="000E1D44"/>
    <w:rsid w:val="000E1E56"/>
    <w:rsid w:val="000E1F1A"/>
    <w:rsid w:val="000E1F67"/>
    <w:rsid w:val="000E20EF"/>
    <w:rsid w:val="000E2417"/>
    <w:rsid w:val="000E2636"/>
    <w:rsid w:val="000E27C9"/>
    <w:rsid w:val="000E28C0"/>
    <w:rsid w:val="000E2991"/>
    <w:rsid w:val="000E2B65"/>
    <w:rsid w:val="000E2C38"/>
    <w:rsid w:val="000E2CF5"/>
    <w:rsid w:val="000E2FB4"/>
    <w:rsid w:val="000E314B"/>
    <w:rsid w:val="000E3451"/>
    <w:rsid w:val="000E37E8"/>
    <w:rsid w:val="000E385C"/>
    <w:rsid w:val="000E3918"/>
    <w:rsid w:val="000E3941"/>
    <w:rsid w:val="000E3A67"/>
    <w:rsid w:val="000E3C1C"/>
    <w:rsid w:val="000E3D6B"/>
    <w:rsid w:val="000E3E1B"/>
    <w:rsid w:val="000E3FB5"/>
    <w:rsid w:val="000E4134"/>
    <w:rsid w:val="000E4247"/>
    <w:rsid w:val="000E42E4"/>
    <w:rsid w:val="000E44BC"/>
    <w:rsid w:val="000E455D"/>
    <w:rsid w:val="000E470F"/>
    <w:rsid w:val="000E47DD"/>
    <w:rsid w:val="000E494E"/>
    <w:rsid w:val="000E4AF4"/>
    <w:rsid w:val="000E4DC2"/>
    <w:rsid w:val="000E5059"/>
    <w:rsid w:val="000E5210"/>
    <w:rsid w:val="000E530E"/>
    <w:rsid w:val="000E5C94"/>
    <w:rsid w:val="000E5C97"/>
    <w:rsid w:val="000E5D78"/>
    <w:rsid w:val="000E600E"/>
    <w:rsid w:val="000E61B7"/>
    <w:rsid w:val="000E698F"/>
    <w:rsid w:val="000E70A0"/>
    <w:rsid w:val="000E70E8"/>
    <w:rsid w:val="000E732A"/>
    <w:rsid w:val="000E7334"/>
    <w:rsid w:val="000E7475"/>
    <w:rsid w:val="000E749C"/>
    <w:rsid w:val="000E7661"/>
    <w:rsid w:val="000E78A3"/>
    <w:rsid w:val="000E78AF"/>
    <w:rsid w:val="000E7908"/>
    <w:rsid w:val="000E7949"/>
    <w:rsid w:val="000E79A1"/>
    <w:rsid w:val="000E79E8"/>
    <w:rsid w:val="000E7AA0"/>
    <w:rsid w:val="000E7B9C"/>
    <w:rsid w:val="000E7C20"/>
    <w:rsid w:val="000E7FD7"/>
    <w:rsid w:val="000F0092"/>
    <w:rsid w:val="000F03C5"/>
    <w:rsid w:val="000F03E1"/>
    <w:rsid w:val="000F0435"/>
    <w:rsid w:val="000F051A"/>
    <w:rsid w:val="000F09C9"/>
    <w:rsid w:val="000F0A3A"/>
    <w:rsid w:val="000F0CD2"/>
    <w:rsid w:val="000F0F75"/>
    <w:rsid w:val="000F0FBD"/>
    <w:rsid w:val="000F13BE"/>
    <w:rsid w:val="000F1858"/>
    <w:rsid w:val="000F18E5"/>
    <w:rsid w:val="000F1D56"/>
    <w:rsid w:val="000F1DB3"/>
    <w:rsid w:val="000F1E3B"/>
    <w:rsid w:val="000F1EEC"/>
    <w:rsid w:val="000F1FD4"/>
    <w:rsid w:val="000F2479"/>
    <w:rsid w:val="000F2564"/>
    <w:rsid w:val="000F2660"/>
    <w:rsid w:val="000F29FF"/>
    <w:rsid w:val="000F2DE2"/>
    <w:rsid w:val="000F2FF8"/>
    <w:rsid w:val="000F3081"/>
    <w:rsid w:val="000F3115"/>
    <w:rsid w:val="000F3265"/>
    <w:rsid w:val="000F3525"/>
    <w:rsid w:val="000F358C"/>
    <w:rsid w:val="000F3889"/>
    <w:rsid w:val="000F3929"/>
    <w:rsid w:val="000F3E9E"/>
    <w:rsid w:val="000F4024"/>
    <w:rsid w:val="000F437B"/>
    <w:rsid w:val="000F448C"/>
    <w:rsid w:val="000F4594"/>
    <w:rsid w:val="000F4859"/>
    <w:rsid w:val="000F4B79"/>
    <w:rsid w:val="000F4BA5"/>
    <w:rsid w:val="000F4C6C"/>
    <w:rsid w:val="000F4DCF"/>
    <w:rsid w:val="000F513A"/>
    <w:rsid w:val="000F543B"/>
    <w:rsid w:val="000F5701"/>
    <w:rsid w:val="000F5809"/>
    <w:rsid w:val="000F584A"/>
    <w:rsid w:val="000F5B17"/>
    <w:rsid w:val="000F5E0E"/>
    <w:rsid w:val="000F60BF"/>
    <w:rsid w:val="000F62AA"/>
    <w:rsid w:val="000F63E5"/>
    <w:rsid w:val="000F64B2"/>
    <w:rsid w:val="000F64F2"/>
    <w:rsid w:val="000F6505"/>
    <w:rsid w:val="000F65AB"/>
    <w:rsid w:val="000F65F0"/>
    <w:rsid w:val="000F662B"/>
    <w:rsid w:val="000F6AC3"/>
    <w:rsid w:val="000F6C12"/>
    <w:rsid w:val="000F6D5C"/>
    <w:rsid w:val="000F6F8A"/>
    <w:rsid w:val="000F7340"/>
    <w:rsid w:val="000F74D3"/>
    <w:rsid w:val="000F7513"/>
    <w:rsid w:val="000F760A"/>
    <w:rsid w:val="000F76B1"/>
    <w:rsid w:val="000F7F44"/>
    <w:rsid w:val="001002B5"/>
    <w:rsid w:val="001003A7"/>
    <w:rsid w:val="00100563"/>
    <w:rsid w:val="0010066F"/>
    <w:rsid w:val="001007D8"/>
    <w:rsid w:val="001008F8"/>
    <w:rsid w:val="00100934"/>
    <w:rsid w:val="00100993"/>
    <w:rsid w:val="00100B6D"/>
    <w:rsid w:val="00100BDD"/>
    <w:rsid w:val="00100D85"/>
    <w:rsid w:val="00100F16"/>
    <w:rsid w:val="00101254"/>
    <w:rsid w:val="001015A4"/>
    <w:rsid w:val="001015AA"/>
    <w:rsid w:val="00101683"/>
    <w:rsid w:val="001017B0"/>
    <w:rsid w:val="00101830"/>
    <w:rsid w:val="0010195C"/>
    <w:rsid w:val="00101C9D"/>
    <w:rsid w:val="00101CD6"/>
    <w:rsid w:val="001020A6"/>
    <w:rsid w:val="001025A2"/>
    <w:rsid w:val="0010263E"/>
    <w:rsid w:val="0010274A"/>
    <w:rsid w:val="001028AA"/>
    <w:rsid w:val="00103198"/>
    <w:rsid w:val="00103345"/>
    <w:rsid w:val="0010357C"/>
    <w:rsid w:val="0010380D"/>
    <w:rsid w:val="00103943"/>
    <w:rsid w:val="00103A41"/>
    <w:rsid w:val="00103AB9"/>
    <w:rsid w:val="00103B9A"/>
    <w:rsid w:val="00103C60"/>
    <w:rsid w:val="00103D65"/>
    <w:rsid w:val="00103F50"/>
    <w:rsid w:val="00103F75"/>
    <w:rsid w:val="00104080"/>
    <w:rsid w:val="001041EF"/>
    <w:rsid w:val="001042A0"/>
    <w:rsid w:val="00104428"/>
    <w:rsid w:val="0010445F"/>
    <w:rsid w:val="00104573"/>
    <w:rsid w:val="001048DB"/>
    <w:rsid w:val="00104B20"/>
    <w:rsid w:val="00104BDA"/>
    <w:rsid w:val="0010524C"/>
    <w:rsid w:val="00105286"/>
    <w:rsid w:val="001054DA"/>
    <w:rsid w:val="0010567A"/>
    <w:rsid w:val="0010574B"/>
    <w:rsid w:val="0010576E"/>
    <w:rsid w:val="001057BD"/>
    <w:rsid w:val="001057E4"/>
    <w:rsid w:val="001058E6"/>
    <w:rsid w:val="00105A40"/>
    <w:rsid w:val="00105E95"/>
    <w:rsid w:val="00105EFA"/>
    <w:rsid w:val="0010639C"/>
    <w:rsid w:val="00106512"/>
    <w:rsid w:val="00106802"/>
    <w:rsid w:val="001068A5"/>
    <w:rsid w:val="00106A12"/>
    <w:rsid w:val="00106CBA"/>
    <w:rsid w:val="00106E03"/>
    <w:rsid w:val="00106F3D"/>
    <w:rsid w:val="00106FDF"/>
    <w:rsid w:val="0010710B"/>
    <w:rsid w:val="001078F3"/>
    <w:rsid w:val="00107A0D"/>
    <w:rsid w:val="00107B3E"/>
    <w:rsid w:val="00107C0D"/>
    <w:rsid w:val="00107CBB"/>
    <w:rsid w:val="00107E43"/>
    <w:rsid w:val="00107F7D"/>
    <w:rsid w:val="001104D9"/>
    <w:rsid w:val="00110613"/>
    <w:rsid w:val="001108FD"/>
    <w:rsid w:val="00110A23"/>
    <w:rsid w:val="00110C27"/>
    <w:rsid w:val="00110C40"/>
    <w:rsid w:val="0011100D"/>
    <w:rsid w:val="0011108D"/>
    <w:rsid w:val="0011109B"/>
    <w:rsid w:val="001111FA"/>
    <w:rsid w:val="00111224"/>
    <w:rsid w:val="001116FB"/>
    <w:rsid w:val="00111970"/>
    <w:rsid w:val="00111999"/>
    <w:rsid w:val="00111BAE"/>
    <w:rsid w:val="00111C77"/>
    <w:rsid w:val="00111EB3"/>
    <w:rsid w:val="001120FA"/>
    <w:rsid w:val="0011219D"/>
    <w:rsid w:val="001122C2"/>
    <w:rsid w:val="00112583"/>
    <w:rsid w:val="0011266A"/>
    <w:rsid w:val="001126C0"/>
    <w:rsid w:val="0011272D"/>
    <w:rsid w:val="00112915"/>
    <w:rsid w:val="00112AE9"/>
    <w:rsid w:val="00112E48"/>
    <w:rsid w:val="00112FDC"/>
    <w:rsid w:val="0011300F"/>
    <w:rsid w:val="00113186"/>
    <w:rsid w:val="0011323B"/>
    <w:rsid w:val="001134AA"/>
    <w:rsid w:val="001137E9"/>
    <w:rsid w:val="00113A5A"/>
    <w:rsid w:val="00113A70"/>
    <w:rsid w:val="00113D02"/>
    <w:rsid w:val="001144A0"/>
    <w:rsid w:val="00114500"/>
    <w:rsid w:val="00114696"/>
    <w:rsid w:val="001146F7"/>
    <w:rsid w:val="00114747"/>
    <w:rsid w:val="00114A31"/>
    <w:rsid w:val="00114B14"/>
    <w:rsid w:val="00114C0D"/>
    <w:rsid w:val="00114CA2"/>
    <w:rsid w:val="00114D95"/>
    <w:rsid w:val="001152B7"/>
    <w:rsid w:val="00115633"/>
    <w:rsid w:val="00115704"/>
    <w:rsid w:val="0011589D"/>
    <w:rsid w:val="0011624E"/>
    <w:rsid w:val="001164EC"/>
    <w:rsid w:val="00116547"/>
    <w:rsid w:val="0011694C"/>
    <w:rsid w:val="00116A62"/>
    <w:rsid w:val="00116B83"/>
    <w:rsid w:val="00116CDF"/>
    <w:rsid w:val="001170EB"/>
    <w:rsid w:val="0011725D"/>
    <w:rsid w:val="0011738C"/>
    <w:rsid w:val="0011765B"/>
    <w:rsid w:val="00117F51"/>
    <w:rsid w:val="0012007B"/>
    <w:rsid w:val="0012085B"/>
    <w:rsid w:val="00120A69"/>
    <w:rsid w:val="00120EDF"/>
    <w:rsid w:val="00121336"/>
    <w:rsid w:val="0012134D"/>
    <w:rsid w:val="00121502"/>
    <w:rsid w:val="0012177C"/>
    <w:rsid w:val="001217AE"/>
    <w:rsid w:val="00121815"/>
    <w:rsid w:val="00121AB6"/>
    <w:rsid w:val="00121ED0"/>
    <w:rsid w:val="001220D9"/>
    <w:rsid w:val="00122234"/>
    <w:rsid w:val="0012261E"/>
    <w:rsid w:val="00122793"/>
    <w:rsid w:val="001229EE"/>
    <w:rsid w:val="00122AB0"/>
    <w:rsid w:val="00122B88"/>
    <w:rsid w:val="00122C6F"/>
    <w:rsid w:val="00122D1F"/>
    <w:rsid w:val="00122E0C"/>
    <w:rsid w:val="00122E3B"/>
    <w:rsid w:val="0012317E"/>
    <w:rsid w:val="00123B3A"/>
    <w:rsid w:val="00123CF5"/>
    <w:rsid w:val="00124257"/>
    <w:rsid w:val="001247CC"/>
    <w:rsid w:val="00124849"/>
    <w:rsid w:val="00124C53"/>
    <w:rsid w:val="00124C74"/>
    <w:rsid w:val="00124D78"/>
    <w:rsid w:val="00124EA2"/>
    <w:rsid w:val="00124F85"/>
    <w:rsid w:val="001251F6"/>
    <w:rsid w:val="0012531D"/>
    <w:rsid w:val="0012537D"/>
    <w:rsid w:val="001257BB"/>
    <w:rsid w:val="00125B9A"/>
    <w:rsid w:val="00125F6D"/>
    <w:rsid w:val="00125F8E"/>
    <w:rsid w:val="001260C7"/>
    <w:rsid w:val="0012618F"/>
    <w:rsid w:val="001261DF"/>
    <w:rsid w:val="0012626C"/>
    <w:rsid w:val="00126D00"/>
    <w:rsid w:val="00126F11"/>
    <w:rsid w:val="00126FB0"/>
    <w:rsid w:val="00127303"/>
    <w:rsid w:val="001275F6"/>
    <w:rsid w:val="0012763A"/>
    <w:rsid w:val="001278B0"/>
    <w:rsid w:val="00127D4D"/>
    <w:rsid w:val="00127EDD"/>
    <w:rsid w:val="001301C4"/>
    <w:rsid w:val="0013043C"/>
    <w:rsid w:val="00130482"/>
    <w:rsid w:val="001304EB"/>
    <w:rsid w:val="00130555"/>
    <w:rsid w:val="00130587"/>
    <w:rsid w:val="001308ED"/>
    <w:rsid w:val="00130C06"/>
    <w:rsid w:val="00131033"/>
    <w:rsid w:val="001315BC"/>
    <w:rsid w:val="00131842"/>
    <w:rsid w:val="00131A09"/>
    <w:rsid w:val="00131A7E"/>
    <w:rsid w:val="00131DD4"/>
    <w:rsid w:val="00131DE9"/>
    <w:rsid w:val="00131E02"/>
    <w:rsid w:val="00131F03"/>
    <w:rsid w:val="00131F12"/>
    <w:rsid w:val="001320AA"/>
    <w:rsid w:val="001322DA"/>
    <w:rsid w:val="0013242F"/>
    <w:rsid w:val="00132BB8"/>
    <w:rsid w:val="001333B0"/>
    <w:rsid w:val="0013343E"/>
    <w:rsid w:val="00133644"/>
    <w:rsid w:val="0013372D"/>
    <w:rsid w:val="0013385A"/>
    <w:rsid w:val="001338DA"/>
    <w:rsid w:val="00133C73"/>
    <w:rsid w:val="00133D86"/>
    <w:rsid w:val="00133E24"/>
    <w:rsid w:val="0013400B"/>
    <w:rsid w:val="0013405C"/>
    <w:rsid w:val="001343FA"/>
    <w:rsid w:val="0013459D"/>
    <w:rsid w:val="001349CE"/>
    <w:rsid w:val="00134B31"/>
    <w:rsid w:val="00134E8C"/>
    <w:rsid w:val="00134FB8"/>
    <w:rsid w:val="00134FBC"/>
    <w:rsid w:val="001350CD"/>
    <w:rsid w:val="001350D3"/>
    <w:rsid w:val="00135173"/>
    <w:rsid w:val="001351A1"/>
    <w:rsid w:val="0013533F"/>
    <w:rsid w:val="0013545C"/>
    <w:rsid w:val="0013550E"/>
    <w:rsid w:val="0013560E"/>
    <w:rsid w:val="0013570C"/>
    <w:rsid w:val="001357C0"/>
    <w:rsid w:val="001358F4"/>
    <w:rsid w:val="00135C1D"/>
    <w:rsid w:val="00135D2C"/>
    <w:rsid w:val="00135D7A"/>
    <w:rsid w:val="00135E5D"/>
    <w:rsid w:val="00136070"/>
    <w:rsid w:val="001360D2"/>
    <w:rsid w:val="00136114"/>
    <w:rsid w:val="001366DD"/>
    <w:rsid w:val="00136CD2"/>
    <w:rsid w:val="00136DB0"/>
    <w:rsid w:val="00136FE1"/>
    <w:rsid w:val="00137017"/>
    <w:rsid w:val="001370C7"/>
    <w:rsid w:val="0013773C"/>
    <w:rsid w:val="00137F8A"/>
    <w:rsid w:val="001400C5"/>
    <w:rsid w:val="001400D6"/>
    <w:rsid w:val="001402B3"/>
    <w:rsid w:val="00140362"/>
    <w:rsid w:val="00140624"/>
    <w:rsid w:val="001406C6"/>
    <w:rsid w:val="001407B9"/>
    <w:rsid w:val="00140D18"/>
    <w:rsid w:val="00140D77"/>
    <w:rsid w:val="00141302"/>
    <w:rsid w:val="001413A0"/>
    <w:rsid w:val="00141562"/>
    <w:rsid w:val="001415B3"/>
    <w:rsid w:val="001415DC"/>
    <w:rsid w:val="001419C9"/>
    <w:rsid w:val="00141BAA"/>
    <w:rsid w:val="00141C14"/>
    <w:rsid w:val="00141CCE"/>
    <w:rsid w:val="00141F54"/>
    <w:rsid w:val="00141F85"/>
    <w:rsid w:val="00142206"/>
    <w:rsid w:val="00142293"/>
    <w:rsid w:val="001422D7"/>
    <w:rsid w:val="00142484"/>
    <w:rsid w:val="00142534"/>
    <w:rsid w:val="00142563"/>
    <w:rsid w:val="001428D2"/>
    <w:rsid w:val="001428E4"/>
    <w:rsid w:val="00142B11"/>
    <w:rsid w:val="00142B17"/>
    <w:rsid w:val="00142C88"/>
    <w:rsid w:val="00142E65"/>
    <w:rsid w:val="00142ED8"/>
    <w:rsid w:val="00142FB4"/>
    <w:rsid w:val="00143120"/>
    <w:rsid w:val="001431AB"/>
    <w:rsid w:val="00143251"/>
    <w:rsid w:val="00143527"/>
    <w:rsid w:val="0014379C"/>
    <w:rsid w:val="0014387F"/>
    <w:rsid w:val="00143A2D"/>
    <w:rsid w:val="00143E1D"/>
    <w:rsid w:val="0014408E"/>
    <w:rsid w:val="001442D1"/>
    <w:rsid w:val="00144552"/>
    <w:rsid w:val="001445D0"/>
    <w:rsid w:val="00144B69"/>
    <w:rsid w:val="00144CD7"/>
    <w:rsid w:val="00144D57"/>
    <w:rsid w:val="00144D8F"/>
    <w:rsid w:val="00144EFD"/>
    <w:rsid w:val="00145247"/>
    <w:rsid w:val="0014564D"/>
    <w:rsid w:val="001457F8"/>
    <w:rsid w:val="00145913"/>
    <w:rsid w:val="00145B1D"/>
    <w:rsid w:val="00145CAD"/>
    <w:rsid w:val="00145CF3"/>
    <w:rsid w:val="00145F86"/>
    <w:rsid w:val="00145FEF"/>
    <w:rsid w:val="00146260"/>
    <w:rsid w:val="00146274"/>
    <w:rsid w:val="001464A2"/>
    <w:rsid w:val="00146900"/>
    <w:rsid w:val="001469C5"/>
    <w:rsid w:val="00146BD7"/>
    <w:rsid w:val="00146EFB"/>
    <w:rsid w:val="00147166"/>
    <w:rsid w:val="001473C4"/>
    <w:rsid w:val="001474DA"/>
    <w:rsid w:val="00147A8B"/>
    <w:rsid w:val="00147B17"/>
    <w:rsid w:val="00147C29"/>
    <w:rsid w:val="00147CDF"/>
    <w:rsid w:val="00147DDA"/>
    <w:rsid w:val="00147E35"/>
    <w:rsid w:val="00147F95"/>
    <w:rsid w:val="00150222"/>
    <w:rsid w:val="001502C2"/>
    <w:rsid w:val="001503B1"/>
    <w:rsid w:val="0015045A"/>
    <w:rsid w:val="00150469"/>
    <w:rsid w:val="001504FA"/>
    <w:rsid w:val="00150A0C"/>
    <w:rsid w:val="001517CD"/>
    <w:rsid w:val="0015184B"/>
    <w:rsid w:val="001518A3"/>
    <w:rsid w:val="00151A9F"/>
    <w:rsid w:val="001522CC"/>
    <w:rsid w:val="00152326"/>
    <w:rsid w:val="00152578"/>
    <w:rsid w:val="00152908"/>
    <w:rsid w:val="00152B4F"/>
    <w:rsid w:val="00152C94"/>
    <w:rsid w:val="00153134"/>
    <w:rsid w:val="00153214"/>
    <w:rsid w:val="0015367F"/>
    <w:rsid w:val="0015368B"/>
    <w:rsid w:val="0015371D"/>
    <w:rsid w:val="00153965"/>
    <w:rsid w:val="00153B25"/>
    <w:rsid w:val="00153CC5"/>
    <w:rsid w:val="00154119"/>
    <w:rsid w:val="00154468"/>
    <w:rsid w:val="00154574"/>
    <w:rsid w:val="0015461E"/>
    <w:rsid w:val="00154688"/>
    <w:rsid w:val="001546FD"/>
    <w:rsid w:val="001547AC"/>
    <w:rsid w:val="00154902"/>
    <w:rsid w:val="00154955"/>
    <w:rsid w:val="00154981"/>
    <w:rsid w:val="001549EF"/>
    <w:rsid w:val="00154C7E"/>
    <w:rsid w:val="00154D45"/>
    <w:rsid w:val="00154D8F"/>
    <w:rsid w:val="00155260"/>
    <w:rsid w:val="001553CA"/>
    <w:rsid w:val="0015563A"/>
    <w:rsid w:val="00155757"/>
    <w:rsid w:val="00155998"/>
    <w:rsid w:val="00155B2B"/>
    <w:rsid w:val="001561BF"/>
    <w:rsid w:val="001563E9"/>
    <w:rsid w:val="001565DD"/>
    <w:rsid w:val="001567BE"/>
    <w:rsid w:val="001568E8"/>
    <w:rsid w:val="00156AA9"/>
    <w:rsid w:val="00156AE7"/>
    <w:rsid w:val="00156BFC"/>
    <w:rsid w:val="00156D87"/>
    <w:rsid w:val="00156E00"/>
    <w:rsid w:val="00156FA7"/>
    <w:rsid w:val="00156FFF"/>
    <w:rsid w:val="0015707E"/>
    <w:rsid w:val="001573D7"/>
    <w:rsid w:val="001574CC"/>
    <w:rsid w:val="00157CF5"/>
    <w:rsid w:val="00157F78"/>
    <w:rsid w:val="00160021"/>
    <w:rsid w:val="0016010E"/>
    <w:rsid w:val="0016015E"/>
    <w:rsid w:val="00160284"/>
    <w:rsid w:val="0016033E"/>
    <w:rsid w:val="00160390"/>
    <w:rsid w:val="00160443"/>
    <w:rsid w:val="00160552"/>
    <w:rsid w:val="00160576"/>
    <w:rsid w:val="00160AAD"/>
    <w:rsid w:val="00160B50"/>
    <w:rsid w:val="00160B56"/>
    <w:rsid w:val="00160D35"/>
    <w:rsid w:val="00161006"/>
    <w:rsid w:val="001610C0"/>
    <w:rsid w:val="001613A9"/>
    <w:rsid w:val="001613D3"/>
    <w:rsid w:val="00161608"/>
    <w:rsid w:val="00161794"/>
    <w:rsid w:val="001617D8"/>
    <w:rsid w:val="00161980"/>
    <w:rsid w:val="00161F68"/>
    <w:rsid w:val="00161F70"/>
    <w:rsid w:val="00161F8C"/>
    <w:rsid w:val="0016218D"/>
    <w:rsid w:val="00162210"/>
    <w:rsid w:val="00162425"/>
    <w:rsid w:val="00162774"/>
    <w:rsid w:val="00162991"/>
    <w:rsid w:val="00162A92"/>
    <w:rsid w:val="00162B38"/>
    <w:rsid w:val="00162BE8"/>
    <w:rsid w:val="00162CB6"/>
    <w:rsid w:val="00163071"/>
    <w:rsid w:val="001630EB"/>
    <w:rsid w:val="0016314D"/>
    <w:rsid w:val="0016353C"/>
    <w:rsid w:val="001635CD"/>
    <w:rsid w:val="0016363F"/>
    <w:rsid w:val="00163743"/>
    <w:rsid w:val="001638D5"/>
    <w:rsid w:val="001638F6"/>
    <w:rsid w:val="00163B42"/>
    <w:rsid w:val="00163DD5"/>
    <w:rsid w:val="00164097"/>
    <w:rsid w:val="001640B3"/>
    <w:rsid w:val="0016424C"/>
    <w:rsid w:val="001642A4"/>
    <w:rsid w:val="001642D5"/>
    <w:rsid w:val="00164360"/>
    <w:rsid w:val="001644B2"/>
    <w:rsid w:val="0016450D"/>
    <w:rsid w:val="00164528"/>
    <w:rsid w:val="00164563"/>
    <w:rsid w:val="00164639"/>
    <w:rsid w:val="0016478E"/>
    <w:rsid w:val="001647FE"/>
    <w:rsid w:val="00164B6C"/>
    <w:rsid w:val="00164C31"/>
    <w:rsid w:val="00164F8A"/>
    <w:rsid w:val="001650FC"/>
    <w:rsid w:val="00165532"/>
    <w:rsid w:val="001655AD"/>
    <w:rsid w:val="00165B22"/>
    <w:rsid w:val="00165EDF"/>
    <w:rsid w:val="00166153"/>
    <w:rsid w:val="001664FE"/>
    <w:rsid w:val="001665A0"/>
    <w:rsid w:val="0016672C"/>
    <w:rsid w:val="00166C48"/>
    <w:rsid w:val="00166F4D"/>
    <w:rsid w:val="00167117"/>
    <w:rsid w:val="0016712B"/>
    <w:rsid w:val="0016733A"/>
    <w:rsid w:val="00167608"/>
    <w:rsid w:val="00167EDD"/>
    <w:rsid w:val="0017000C"/>
    <w:rsid w:val="0017002F"/>
    <w:rsid w:val="001700A0"/>
    <w:rsid w:val="00170129"/>
    <w:rsid w:val="00170355"/>
    <w:rsid w:val="00170356"/>
    <w:rsid w:val="00170421"/>
    <w:rsid w:val="001704C2"/>
    <w:rsid w:val="0017079A"/>
    <w:rsid w:val="001707B4"/>
    <w:rsid w:val="0017093D"/>
    <w:rsid w:val="00170A13"/>
    <w:rsid w:val="00170AF5"/>
    <w:rsid w:val="0017136A"/>
    <w:rsid w:val="00171379"/>
    <w:rsid w:val="00171550"/>
    <w:rsid w:val="00171693"/>
    <w:rsid w:val="00171736"/>
    <w:rsid w:val="00171887"/>
    <w:rsid w:val="00171892"/>
    <w:rsid w:val="00171A30"/>
    <w:rsid w:val="00171B13"/>
    <w:rsid w:val="00171C44"/>
    <w:rsid w:val="00171DBE"/>
    <w:rsid w:val="00171F10"/>
    <w:rsid w:val="00172071"/>
    <w:rsid w:val="0017235B"/>
    <w:rsid w:val="001725DB"/>
    <w:rsid w:val="00172669"/>
    <w:rsid w:val="00172853"/>
    <w:rsid w:val="00172A66"/>
    <w:rsid w:val="00172A75"/>
    <w:rsid w:val="00173385"/>
    <w:rsid w:val="001735DC"/>
    <w:rsid w:val="00173604"/>
    <w:rsid w:val="00173735"/>
    <w:rsid w:val="001739A2"/>
    <w:rsid w:val="00173BFF"/>
    <w:rsid w:val="00173C64"/>
    <w:rsid w:val="00173D22"/>
    <w:rsid w:val="00173DA4"/>
    <w:rsid w:val="00173DE9"/>
    <w:rsid w:val="00173EE6"/>
    <w:rsid w:val="00173F98"/>
    <w:rsid w:val="00173FC4"/>
    <w:rsid w:val="00173FE4"/>
    <w:rsid w:val="00174235"/>
    <w:rsid w:val="00174367"/>
    <w:rsid w:val="001744EE"/>
    <w:rsid w:val="001744F2"/>
    <w:rsid w:val="0017467E"/>
    <w:rsid w:val="00175245"/>
    <w:rsid w:val="0017525B"/>
    <w:rsid w:val="0017538F"/>
    <w:rsid w:val="001753FD"/>
    <w:rsid w:val="0017556C"/>
    <w:rsid w:val="00175BE9"/>
    <w:rsid w:val="00175E0C"/>
    <w:rsid w:val="0017603B"/>
    <w:rsid w:val="001760D4"/>
    <w:rsid w:val="0017634D"/>
    <w:rsid w:val="0017673B"/>
    <w:rsid w:val="00176A45"/>
    <w:rsid w:val="00176AC2"/>
    <w:rsid w:val="00176ADF"/>
    <w:rsid w:val="00176DB9"/>
    <w:rsid w:val="00176DBA"/>
    <w:rsid w:val="00176E93"/>
    <w:rsid w:val="00176F16"/>
    <w:rsid w:val="00176F98"/>
    <w:rsid w:val="001772C0"/>
    <w:rsid w:val="00177385"/>
    <w:rsid w:val="0017744B"/>
    <w:rsid w:val="00177507"/>
    <w:rsid w:val="001777AA"/>
    <w:rsid w:val="00177E00"/>
    <w:rsid w:val="00177F1A"/>
    <w:rsid w:val="001800A6"/>
    <w:rsid w:val="001800AA"/>
    <w:rsid w:val="00180D77"/>
    <w:rsid w:val="00180EED"/>
    <w:rsid w:val="00180EF7"/>
    <w:rsid w:val="00181317"/>
    <w:rsid w:val="00181353"/>
    <w:rsid w:val="0018155B"/>
    <w:rsid w:val="0018173E"/>
    <w:rsid w:val="00181982"/>
    <w:rsid w:val="00181DA0"/>
    <w:rsid w:val="0018238C"/>
    <w:rsid w:val="00182447"/>
    <w:rsid w:val="001824F6"/>
    <w:rsid w:val="00182B34"/>
    <w:rsid w:val="00182B39"/>
    <w:rsid w:val="00183006"/>
    <w:rsid w:val="00183112"/>
    <w:rsid w:val="0018337D"/>
    <w:rsid w:val="001833D0"/>
    <w:rsid w:val="0018342B"/>
    <w:rsid w:val="0018349F"/>
    <w:rsid w:val="00183630"/>
    <w:rsid w:val="001837B2"/>
    <w:rsid w:val="0018384F"/>
    <w:rsid w:val="00183A87"/>
    <w:rsid w:val="00183AB6"/>
    <w:rsid w:val="00183CA2"/>
    <w:rsid w:val="0018405C"/>
    <w:rsid w:val="00184262"/>
    <w:rsid w:val="001844C7"/>
    <w:rsid w:val="001845BC"/>
    <w:rsid w:val="001846CA"/>
    <w:rsid w:val="00184757"/>
    <w:rsid w:val="00184799"/>
    <w:rsid w:val="00184C00"/>
    <w:rsid w:val="00184C1A"/>
    <w:rsid w:val="00184C29"/>
    <w:rsid w:val="00184C79"/>
    <w:rsid w:val="00184D61"/>
    <w:rsid w:val="00184EFB"/>
    <w:rsid w:val="00184FD1"/>
    <w:rsid w:val="001851DD"/>
    <w:rsid w:val="00185219"/>
    <w:rsid w:val="00185523"/>
    <w:rsid w:val="0018585D"/>
    <w:rsid w:val="00185904"/>
    <w:rsid w:val="00185D5C"/>
    <w:rsid w:val="00185E49"/>
    <w:rsid w:val="00185F15"/>
    <w:rsid w:val="001862E6"/>
    <w:rsid w:val="00186489"/>
    <w:rsid w:val="00186A77"/>
    <w:rsid w:val="00186AF1"/>
    <w:rsid w:val="00186CA7"/>
    <w:rsid w:val="00186DAC"/>
    <w:rsid w:val="00186EAF"/>
    <w:rsid w:val="00186FA3"/>
    <w:rsid w:val="0018701D"/>
    <w:rsid w:val="00187244"/>
    <w:rsid w:val="001873E0"/>
    <w:rsid w:val="00187598"/>
    <w:rsid w:val="00187955"/>
    <w:rsid w:val="00187B2A"/>
    <w:rsid w:val="00187C2B"/>
    <w:rsid w:val="00187CE2"/>
    <w:rsid w:val="001901EA"/>
    <w:rsid w:val="00190517"/>
    <w:rsid w:val="0019051C"/>
    <w:rsid w:val="00190856"/>
    <w:rsid w:val="0019092E"/>
    <w:rsid w:val="00190F77"/>
    <w:rsid w:val="00190FB7"/>
    <w:rsid w:val="001911A6"/>
    <w:rsid w:val="00191509"/>
    <w:rsid w:val="001916A8"/>
    <w:rsid w:val="00191A09"/>
    <w:rsid w:val="001926EA"/>
    <w:rsid w:val="001928F8"/>
    <w:rsid w:val="00192E60"/>
    <w:rsid w:val="00192FB4"/>
    <w:rsid w:val="0019302D"/>
    <w:rsid w:val="0019303F"/>
    <w:rsid w:val="00193190"/>
    <w:rsid w:val="0019329B"/>
    <w:rsid w:val="001936DB"/>
    <w:rsid w:val="001938DB"/>
    <w:rsid w:val="001938EB"/>
    <w:rsid w:val="001938EF"/>
    <w:rsid w:val="00193BD4"/>
    <w:rsid w:val="00193C0D"/>
    <w:rsid w:val="00193DB7"/>
    <w:rsid w:val="00193F77"/>
    <w:rsid w:val="001940AC"/>
    <w:rsid w:val="00194126"/>
    <w:rsid w:val="0019413E"/>
    <w:rsid w:val="001943D7"/>
    <w:rsid w:val="001945D1"/>
    <w:rsid w:val="00194630"/>
    <w:rsid w:val="00195074"/>
    <w:rsid w:val="00195144"/>
    <w:rsid w:val="00195349"/>
    <w:rsid w:val="0019546D"/>
    <w:rsid w:val="001955B8"/>
    <w:rsid w:val="00195B19"/>
    <w:rsid w:val="00195DC1"/>
    <w:rsid w:val="00195DF1"/>
    <w:rsid w:val="001963DA"/>
    <w:rsid w:val="0019668D"/>
    <w:rsid w:val="00196775"/>
    <w:rsid w:val="001968C6"/>
    <w:rsid w:val="00196AF2"/>
    <w:rsid w:val="00196C95"/>
    <w:rsid w:val="0019725A"/>
    <w:rsid w:val="00197340"/>
    <w:rsid w:val="00197646"/>
    <w:rsid w:val="001976F2"/>
    <w:rsid w:val="00197722"/>
    <w:rsid w:val="0019786A"/>
    <w:rsid w:val="00197B5D"/>
    <w:rsid w:val="00197D5F"/>
    <w:rsid w:val="00197F0F"/>
    <w:rsid w:val="001A009E"/>
    <w:rsid w:val="001A01F4"/>
    <w:rsid w:val="001A0245"/>
    <w:rsid w:val="001A02FC"/>
    <w:rsid w:val="001A08B0"/>
    <w:rsid w:val="001A0A38"/>
    <w:rsid w:val="001A0C77"/>
    <w:rsid w:val="001A1072"/>
    <w:rsid w:val="001A1344"/>
    <w:rsid w:val="001A13DC"/>
    <w:rsid w:val="001A17D4"/>
    <w:rsid w:val="001A1B98"/>
    <w:rsid w:val="001A1F0A"/>
    <w:rsid w:val="001A1FD6"/>
    <w:rsid w:val="001A2000"/>
    <w:rsid w:val="001A25E2"/>
    <w:rsid w:val="001A2612"/>
    <w:rsid w:val="001A2912"/>
    <w:rsid w:val="001A2B21"/>
    <w:rsid w:val="001A2B5D"/>
    <w:rsid w:val="001A2C3D"/>
    <w:rsid w:val="001A2CDC"/>
    <w:rsid w:val="001A2DA3"/>
    <w:rsid w:val="001A2FBC"/>
    <w:rsid w:val="001A3958"/>
    <w:rsid w:val="001A3976"/>
    <w:rsid w:val="001A3995"/>
    <w:rsid w:val="001A3FDA"/>
    <w:rsid w:val="001A4130"/>
    <w:rsid w:val="001A4172"/>
    <w:rsid w:val="001A42E7"/>
    <w:rsid w:val="001A432F"/>
    <w:rsid w:val="001A4495"/>
    <w:rsid w:val="001A44CC"/>
    <w:rsid w:val="001A451B"/>
    <w:rsid w:val="001A470A"/>
    <w:rsid w:val="001A47D0"/>
    <w:rsid w:val="001A4894"/>
    <w:rsid w:val="001A4F22"/>
    <w:rsid w:val="001A5139"/>
    <w:rsid w:val="001A5328"/>
    <w:rsid w:val="001A5477"/>
    <w:rsid w:val="001A54BC"/>
    <w:rsid w:val="001A55CF"/>
    <w:rsid w:val="001A596A"/>
    <w:rsid w:val="001A5A9D"/>
    <w:rsid w:val="001A5AB0"/>
    <w:rsid w:val="001A5B93"/>
    <w:rsid w:val="001A5CA8"/>
    <w:rsid w:val="001A5D2E"/>
    <w:rsid w:val="001A5D85"/>
    <w:rsid w:val="001A5F01"/>
    <w:rsid w:val="001A631C"/>
    <w:rsid w:val="001A662F"/>
    <w:rsid w:val="001A6746"/>
    <w:rsid w:val="001A678B"/>
    <w:rsid w:val="001A6893"/>
    <w:rsid w:val="001A6AF2"/>
    <w:rsid w:val="001A6B4B"/>
    <w:rsid w:val="001A6B83"/>
    <w:rsid w:val="001A6CAC"/>
    <w:rsid w:val="001A6D29"/>
    <w:rsid w:val="001A6E90"/>
    <w:rsid w:val="001A70BD"/>
    <w:rsid w:val="001A72C2"/>
    <w:rsid w:val="001A72CB"/>
    <w:rsid w:val="001A732A"/>
    <w:rsid w:val="001A7381"/>
    <w:rsid w:val="001A7531"/>
    <w:rsid w:val="001A7A0E"/>
    <w:rsid w:val="001A7A8F"/>
    <w:rsid w:val="001A7B1E"/>
    <w:rsid w:val="001A7CCF"/>
    <w:rsid w:val="001B0037"/>
    <w:rsid w:val="001B00DD"/>
    <w:rsid w:val="001B055F"/>
    <w:rsid w:val="001B069B"/>
    <w:rsid w:val="001B0A2F"/>
    <w:rsid w:val="001B0CEE"/>
    <w:rsid w:val="001B0E9F"/>
    <w:rsid w:val="001B104E"/>
    <w:rsid w:val="001B1152"/>
    <w:rsid w:val="001B11D9"/>
    <w:rsid w:val="001B128C"/>
    <w:rsid w:val="001B12AB"/>
    <w:rsid w:val="001B12F1"/>
    <w:rsid w:val="001B1788"/>
    <w:rsid w:val="001B185D"/>
    <w:rsid w:val="001B1B30"/>
    <w:rsid w:val="001B1EE4"/>
    <w:rsid w:val="001B2071"/>
    <w:rsid w:val="001B2153"/>
    <w:rsid w:val="001B2381"/>
    <w:rsid w:val="001B2410"/>
    <w:rsid w:val="001B25C2"/>
    <w:rsid w:val="001B2631"/>
    <w:rsid w:val="001B26C7"/>
    <w:rsid w:val="001B27A5"/>
    <w:rsid w:val="001B294A"/>
    <w:rsid w:val="001B2ABA"/>
    <w:rsid w:val="001B2AC6"/>
    <w:rsid w:val="001B2CE2"/>
    <w:rsid w:val="001B2D0D"/>
    <w:rsid w:val="001B2F45"/>
    <w:rsid w:val="001B3330"/>
    <w:rsid w:val="001B34DB"/>
    <w:rsid w:val="001B350C"/>
    <w:rsid w:val="001B3515"/>
    <w:rsid w:val="001B362E"/>
    <w:rsid w:val="001B3706"/>
    <w:rsid w:val="001B3869"/>
    <w:rsid w:val="001B398E"/>
    <w:rsid w:val="001B3A6A"/>
    <w:rsid w:val="001B3A82"/>
    <w:rsid w:val="001B3DCA"/>
    <w:rsid w:val="001B407E"/>
    <w:rsid w:val="001B42CB"/>
    <w:rsid w:val="001B439F"/>
    <w:rsid w:val="001B49C5"/>
    <w:rsid w:val="001B49FC"/>
    <w:rsid w:val="001B4B64"/>
    <w:rsid w:val="001B4BB5"/>
    <w:rsid w:val="001B4D38"/>
    <w:rsid w:val="001B5047"/>
    <w:rsid w:val="001B516C"/>
    <w:rsid w:val="001B522F"/>
    <w:rsid w:val="001B54FE"/>
    <w:rsid w:val="001B5714"/>
    <w:rsid w:val="001B57AD"/>
    <w:rsid w:val="001B590F"/>
    <w:rsid w:val="001B5A57"/>
    <w:rsid w:val="001B5BA3"/>
    <w:rsid w:val="001B5CA6"/>
    <w:rsid w:val="001B5D35"/>
    <w:rsid w:val="001B60D8"/>
    <w:rsid w:val="001B6277"/>
    <w:rsid w:val="001B62B9"/>
    <w:rsid w:val="001B6467"/>
    <w:rsid w:val="001B662C"/>
    <w:rsid w:val="001B679B"/>
    <w:rsid w:val="001B6A80"/>
    <w:rsid w:val="001B6B3A"/>
    <w:rsid w:val="001B707B"/>
    <w:rsid w:val="001B72C5"/>
    <w:rsid w:val="001B7434"/>
    <w:rsid w:val="001B75BB"/>
    <w:rsid w:val="001B765B"/>
    <w:rsid w:val="001B76F8"/>
    <w:rsid w:val="001B77D5"/>
    <w:rsid w:val="001B7BDA"/>
    <w:rsid w:val="001B7EAD"/>
    <w:rsid w:val="001B7EDF"/>
    <w:rsid w:val="001C00C1"/>
    <w:rsid w:val="001C0115"/>
    <w:rsid w:val="001C0168"/>
    <w:rsid w:val="001C0292"/>
    <w:rsid w:val="001C0334"/>
    <w:rsid w:val="001C035E"/>
    <w:rsid w:val="001C03EE"/>
    <w:rsid w:val="001C075E"/>
    <w:rsid w:val="001C0B2E"/>
    <w:rsid w:val="001C0D70"/>
    <w:rsid w:val="001C0EBE"/>
    <w:rsid w:val="001C13A3"/>
    <w:rsid w:val="001C1674"/>
    <w:rsid w:val="001C17CF"/>
    <w:rsid w:val="001C19A8"/>
    <w:rsid w:val="001C1B55"/>
    <w:rsid w:val="001C1C0D"/>
    <w:rsid w:val="001C1CDB"/>
    <w:rsid w:val="001C1E6C"/>
    <w:rsid w:val="001C2220"/>
    <w:rsid w:val="001C270B"/>
    <w:rsid w:val="001C2730"/>
    <w:rsid w:val="001C27B0"/>
    <w:rsid w:val="001C283E"/>
    <w:rsid w:val="001C2882"/>
    <w:rsid w:val="001C2947"/>
    <w:rsid w:val="001C2AF6"/>
    <w:rsid w:val="001C2D8D"/>
    <w:rsid w:val="001C2E9B"/>
    <w:rsid w:val="001C30AC"/>
    <w:rsid w:val="001C30B7"/>
    <w:rsid w:val="001C336F"/>
    <w:rsid w:val="001C340D"/>
    <w:rsid w:val="001C397D"/>
    <w:rsid w:val="001C3A6E"/>
    <w:rsid w:val="001C3CE6"/>
    <w:rsid w:val="001C3FB2"/>
    <w:rsid w:val="001C42BD"/>
    <w:rsid w:val="001C4319"/>
    <w:rsid w:val="001C48DA"/>
    <w:rsid w:val="001C49B7"/>
    <w:rsid w:val="001C4A86"/>
    <w:rsid w:val="001C4BBF"/>
    <w:rsid w:val="001C4CEA"/>
    <w:rsid w:val="001C4FE7"/>
    <w:rsid w:val="001C5931"/>
    <w:rsid w:val="001C59BF"/>
    <w:rsid w:val="001C5A88"/>
    <w:rsid w:val="001C5A89"/>
    <w:rsid w:val="001C5B2B"/>
    <w:rsid w:val="001C5C82"/>
    <w:rsid w:val="001C5D3F"/>
    <w:rsid w:val="001C5D97"/>
    <w:rsid w:val="001C5F81"/>
    <w:rsid w:val="001C6124"/>
    <w:rsid w:val="001C658D"/>
    <w:rsid w:val="001C69AA"/>
    <w:rsid w:val="001C6B3A"/>
    <w:rsid w:val="001C6ED7"/>
    <w:rsid w:val="001C6EDA"/>
    <w:rsid w:val="001C7166"/>
    <w:rsid w:val="001C7552"/>
    <w:rsid w:val="001C75C4"/>
    <w:rsid w:val="001C7696"/>
    <w:rsid w:val="001C7BD5"/>
    <w:rsid w:val="001D0045"/>
    <w:rsid w:val="001D01DE"/>
    <w:rsid w:val="001D0291"/>
    <w:rsid w:val="001D081D"/>
    <w:rsid w:val="001D09DE"/>
    <w:rsid w:val="001D0B8A"/>
    <w:rsid w:val="001D0CD5"/>
    <w:rsid w:val="001D0D89"/>
    <w:rsid w:val="001D1067"/>
    <w:rsid w:val="001D1276"/>
    <w:rsid w:val="001D15AD"/>
    <w:rsid w:val="001D18DE"/>
    <w:rsid w:val="001D19AA"/>
    <w:rsid w:val="001D1C8B"/>
    <w:rsid w:val="001D1D95"/>
    <w:rsid w:val="001D1F26"/>
    <w:rsid w:val="001D2035"/>
    <w:rsid w:val="001D20FB"/>
    <w:rsid w:val="001D211E"/>
    <w:rsid w:val="001D23B3"/>
    <w:rsid w:val="001D25C9"/>
    <w:rsid w:val="001D2650"/>
    <w:rsid w:val="001D27E0"/>
    <w:rsid w:val="001D281D"/>
    <w:rsid w:val="001D2939"/>
    <w:rsid w:val="001D2A00"/>
    <w:rsid w:val="001D2E8D"/>
    <w:rsid w:val="001D2EB6"/>
    <w:rsid w:val="001D2ECC"/>
    <w:rsid w:val="001D3283"/>
    <w:rsid w:val="001D3617"/>
    <w:rsid w:val="001D38CB"/>
    <w:rsid w:val="001D39C6"/>
    <w:rsid w:val="001D3C39"/>
    <w:rsid w:val="001D3D08"/>
    <w:rsid w:val="001D3E40"/>
    <w:rsid w:val="001D40EF"/>
    <w:rsid w:val="001D4128"/>
    <w:rsid w:val="001D462C"/>
    <w:rsid w:val="001D4737"/>
    <w:rsid w:val="001D487E"/>
    <w:rsid w:val="001D49D4"/>
    <w:rsid w:val="001D4C50"/>
    <w:rsid w:val="001D4D63"/>
    <w:rsid w:val="001D4FB7"/>
    <w:rsid w:val="001D51DD"/>
    <w:rsid w:val="001D523D"/>
    <w:rsid w:val="001D52E0"/>
    <w:rsid w:val="001D5425"/>
    <w:rsid w:val="001D55A2"/>
    <w:rsid w:val="001D574B"/>
    <w:rsid w:val="001D5866"/>
    <w:rsid w:val="001D595F"/>
    <w:rsid w:val="001D599E"/>
    <w:rsid w:val="001D5A67"/>
    <w:rsid w:val="001D5AC7"/>
    <w:rsid w:val="001D5B18"/>
    <w:rsid w:val="001D5E13"/>
    <w:rsid w:val="001D5F4B"/>
    <w:rsid w:val="001D5FF7"/>
    <w:rsid w:val="001D639F"/>
    <w:rsid w:val="001D666C"/>
    <w:rsid w:val="001D6789"/>
    <w:rsid w:val="001D69DD"/>
    <w:rsid w:val="001D69FE"/>
    <w:rsid w:val="001D6A6E"/>
    <w:rsid w:val="001D6B3E"/>
    <w:rsid w:val="001D6BD8"/>
    <w:rsid w:val="001D6FD3"/>
    <w:rsid w:val="001D7286"/>
    <w:rsid w:val="001D7481"/>
    <w:rsid w:val="001D7537"/>
    <w:rsid w:val="001D75B7"/>
    <w:rsid w:val="001D760A"/>
    <w:rsid w:val="001D7A9A"/>
    <w:rsid w:val="001D7AAC"/>
    <w:rsid w:val="001D7B3E"/>
    <w:rsid w:val="001D7BF5"/>
    <w:rsid w:val="001D7C14"/>
    <w:rsid w:val="001D7CE5"/>
    <w:rsid w:val="001E044A"/>
    <w:rsid w:val="001E063F"/>
    <w:rsid w:val="001E07ED"/>
    <w:rsid w:val="001E0AC0"/>
    <w:rsid w:val="001E0B24"/>
    <w:rsid w:val="001E0BED"/>
    <w:rsid w:val="001E0C62"/>
    <w:rsid w:val="001E0DE8"/>
    <w:rsid w:val="001E18F3"/>
    <w:rsid w:val="001E213C"/>
    <w:rsid w:val="001E2381"/>
    <w:rsid w:val="001E2456"/>
    <w:rsid w:val="001E271F"/>
    <w:rsid w:val="001E2768"/>
    <w:rsid w:val="001E28F3"/>
    <w:rsid w:val="001E29CE"/>
    <w:rsid w:val="001E2A10"/>
    <w:rsid w:val="001E2AC1"/>
    <w:rsid w:val="001E2C29"/>
    <w:rsid w:val="001E2CE3"/>
    <w:rsid w:val="001E2DA7"/>
    <w:rsid w:val="001E3033"/>
    <w:rsid w:val="001E3124"/>
    <w:rsid w:val="001E327F"/>
    <w:rsid w:val="001E35F0"/>
    <w:rsid w:val="001E38BF"/>
    <w:rsid w:val="001E3D62"/>
    <w:rsid w:val="001E419B"/>
    <w:rsid w:val="001E41E8"/>
    <w:rsid w:val="001E443A"/>
    <w:rsid w:val="001E4824"/>
    <w:rsid w:val="001E483E"/>
    <w:rsid w:val="001E490B"/>
    <w:rsid w:val="001E4914"/>
    <w:rsid w:val="001E491B"/>
    <w:rsid w:val="001E4E3F"/>
    <w:rsid w:val="001E4FD3"/>
    <w:rsid w:val="001E5417"/>
    <w:rsid w:val="001E5717"/>
    <w:rsid w:val="001E58AA"/>
    <w:rsid w:val="001E5920"/>
    <w:rsid w:val="001E59D3"/>
    <w:rsid w:val="001E5DD0"/>
    <w:rsid w:val="001E5E3E"/>
    <w:rsid w:val="001E5E41"/>
    <w:rsid w:val="001E603A"/>
    <w:rsid w:val="001E61D1"/>
    <w:rsid w:val="001E6362"/>
    <w:rsid w:val="001E6897"/>
    <w:rsid w:val="001E6A76"/>
    <w:rsid w:val="001E72A6"/>
    <w:rsid w:val="001E73BD"/>
    <w:rsid w:val="001E7512"/>
    <w:rsid w:val="001E7869"/>
    <w:rsid w:val="001E7F54"/>
    <w:rsid w:val="001E7FCE"/>
    <w:rsid w:val="001F0203"/>
    <w:rsid w:val="001F04CD"/>
    <w:rsid w:val="001F04FF"/>
    <w:rsid w:val="001F0692"/>
    <w:rsid w:val="001F0CF4"/>
    <w:rsid w:val="001F0E6D"/>
    <w:rsid w:val="001F1292"/>
    <w:rsid w:val="001F154F"/>
    <w:rsid w:val="001F157F"/>
    <w:rsid w:val="001F15CE"/>
    <w:rsid w:val="001F1972"/>
    <w:rsid w:val="001F1A6D"/>
    <w:rsid w:val="001F1BF2"/>
    <w:rsid w:val="001F1E63"/>
    <w:rsid w:val="001F2011"/>
    <w:rsid w:val="001F2370"/>
    <w:rsid w:val="001F2578"/>
    <w:rsid w:val="001F25CB"/>
    <w:rsid w:val="001F25FD"/>
    <w:rsid w:val="001F2A16"/>
    <w:rsid w:val="001F2A30"/>
    <w:rsid w:val="001F2A6B"/>
    <w:rsid w:val="001F2C3F"/>
    <w:rsid w:val="001F2C4E"/>
    <w:rsid w:val="001F2C5C"/>
    <w:rsid w:val="001F2ED0"/>
    <w:rsid w:val="001F3126"/>
    <w:rsid w:val="001F3584"/>
    <w:rsid w:val="001F361B"/>
    <w:rsid w:val="001F3A63"/>
    <w:rsid w:val="001F3C06"/>
    <w:rsid w:val="001F40A7"/>
    <w:rsid w:val="001F43A5"/>
    <w:rsid w:val="001F4657"/>
    <w:rsid w:val="001F4D76"/>
    <w:rsid w:val="001F4F27"/>
    <w:rsid w:val="001F5064"/>
    <w:rsid w:val="001F50FB"/>
    <w:rsid w:val="001F51F3"/>
    <w:rsid w:val="001F53B5"/>
    <w:rsid w:val="001F5588"/>
    <w:rsid w:val="001F55FF"/>
    <w:rsid w:val="001F59F4"/>
    <w:rsid w:val="001F5A4D"/>
    <w:rsid w:val="001F5AE8"/>
    <w:rsid w:val="001F5C3D"/>
    <w:rsid w:val="001F5C57"/>
    <w:rsid w:val="001F5C94"/>
    <w:rsid w:val="001F5D50"/>
    <w:rsid w:val="001F5D60"/>
    <w:rsid w:val="001F64CA"/>
    <w:rsid w:val="001F6642"/>
    <w:rsid w:val="001F66C3"/>
    <w:rsid w:val="001F6715"/>
    <w:rsid w:val="001F693F"/>
    <w:rsid w:val="001F6A71"/>
    <w:rsid w:val="001F6C41"/>
    <w:rsid w:val="001F77D0"/>
    <w:rsid w:val="001F7DAF"/>
    <w:rsid w:val="001F7E87"/>
    <w:rsid w:val="001F7FA3"/>
    <w:rsid w:val="0020004F"/>
    <w:rsid w:val="00200124"/>
    <w:rsid w:val="002003C4"/>
    <w:rsid w:val="002004DE"/>
    <w:rsid w:val="002006F9"/>
    <w:rsid w:val="00200D20"/>
    <w:rsid w:val="00200E1E"/>
    <w:rsid w:val="002010AE"/>
    <w:rsid w:val="002013AC"/>
    <w:rsid w:val="0020195F"/>
    <w:rsid w:val="00201A9D"/>
    <w:rsid w:val="00201C47"/>
    <w:rsid w:val="00201D04"/>
    <w:rsid w:val="00201F89"/>
    <w:rsid w:val="00202153"/>
    <w:rsid w:val="002022DE"/>
    <w:rsid w:val="0020269C"/>
    <w:rsid w:val="00202AA9"/>
    <w:rsid w:val="00202AC9"/>
    <w:rsid w:val="00202D90"/>
    <w:rsid w:val="00202EC4"/>
    <w:rsid w:val="00202FE2"/>
    <w:rsid w:val="002031A7"/>
    <w:rsid w:val="002031A8"/>
    <w:rsid w:val="00203355"/>
    <w:rsid w:val="00203B42"/>
    <w:rsid w:val="00204068"/>
    <w:rsid w:val="00204088"/>
    <w:rsid w:val="00204585"/>
    <w:rsid w:val="0020458A"/>
    <w:rsid w:val="002047AA"/>
    <w:rsid w:val="00204909"/>
    <w:rsid w:val="00204E98"/>
    <w:rsid w:val="00204EA1"/>
    <w:rsid w:val="00204F76"/>
    <w:rsid w:val="00205403"/>
    <w:rsid w:val="00205512"/>
    <w:rsid w:val="00205676"/>
    <w:rsid w:val="00205704"/>
    <w:rsid w:val="00205723"/>
    <w:rsid w:val="0020579F"/>
    <w:rsid w:val="00205897"/>
    <w:rsid w:val="00205C1C"/>
    <w:rsid w:val="00205E32"/>
    <w:rsid w:val="00205E6F"/>
    <w:rsid w:val="00206205"/>
    <w:rsid w:val="002065E1"/>
    <w:rsid w:val="0020679B"/>
    <w:rsid w:val="002067A6"/>
    <w:rsid w:val="002068A7"/>
    <w:rsid w:val="00206CF4"/>
    <w:rsid w:val="00206F8C"/>
    <w:rsid w:val="002070A5"/>
    <w:rsid w:val="0020782A"/>
    <w:rsid w:val="00210384"/>
    <w:rsid w:val="00210D4A"/>
    <w:rsid w:val="0021103E"/>
    <w:rsid w:val="00211068"/>
    <w:rsid w:val="002111FC"/>
    <w:rsid w:val="002116C5"/>
    <w:rsid w:val="00211823"/>
    <w:rsid w:val="00211950"/>
    <w:rsid w:val="00211ACC"/>
    <w:rsid w:val="00212002"/>
    <w:rsid w:val="0021208F"/>
    <w:rsid w:val="0021220D"/>
    <w:rsid w:val="0021264A"/>
    <w:rsid w:val="002126A1"/>
    <w:rsid w:val="00212702"/>
    <w:rsid w:val="00212740"/>
    <w:rsid w:val="00212954"/>
    <w:rsid w:val="00212E82"/>
    <w:rsid w:val="0021369F"/>
    <w:rsid w:val="002136C3"/>
    <w:rsid w:val="00213D47"/>
    <w:rsid w:val="00213D84"/>
    <w:rsid w:val="00213D97"/>
    <w:rsid w:val="00214374"/>
    <w:rsid w:val="002143D5"/>
    <w:rsid w:val="002149C3"/>
    <w:rsid w:val="00215013"/>
    <w:rsid w:val="002150E4"/>
    <w:rsid w:val="002154D9"/>
    <w:rsid w:val="002154F4"/>
    <w:rsid w:val="00215595"/>
    <w:rsid w:val="00215950"/>
    <w:rsid w:val="00216092"/>
    <w:rsid w:val="002161DE"/>
    <w:rsid w:val="00216261"/>
    <w:rsid w:val="0021657B"/>
    <w:rsid w:val="0021659A"/>
    <w:rsid w:val="00216B4E"/>
    <w:rsid w:val="00216F47"/>
    <w:rsid w:val="00216F57"/>
    <w:rsid w:val="00216F9A"/>
    <w:rsid w:val="00216FA2"/>
    <w:rsid w:val="00216FE5"/>
    <w:rsid w:val="002170E6"/>
    <w:rsid w:val="00217418"/>
    <w:rsid w:val="0021745A"/>
    <w:rsid w:val="00217799"/>
    <w:rsid w:val="00217ABB"/>
    <w:rsid w:val="00217AC6"/>
    <w:rsid w:val="00217C3B"/>
    <w:rsid w:val="00217E83"/>
    <w:rsid w:val="00217F03"/>
    <w:rsid w:val="002202B6"/>
    <w:rsid w:val="00220536"/>
    <w:rsid w:val="00220539"/>
    <w:rsid w:val="002205D8"/>
    <w:rsid w:val="002206D1"/>
    <w:rsid w:val="00220836"/>
    <w:rsid w:val="002208AE"/>
    <w:rsid w:val="00220DCB"/>
    <w:rsid w:val="002210C4"/>
    <w:rsid w:val="0022148F"/>
    <w:rsid w:val="00221635"/>
    <w:rsid w:val="002217FE"/>
    <w:rsid w:val="002218FB"/>
    <w:rsid w:val="00221CBB"/>
    <w:rsid w:val="00221D7E"/>
    <w:rsid w:val="0022230D"/>
    <w:rsid w:val="002225A4"/>
    <w:rsid w:val="002225B7"/>
    <w:rsid w:val="0022298D"/>
    <w:rsid w:val="00222E5C"/>
    <w:rsid w:val="0022327E"/>
    <w:rsid w:val="00223316"/>
    <w:rsid w:val="00223337"/>
    <w:rsid w:val="002233B2"/>
    <w:rsid w:val="00223D0A"/>
    <w:rsid w:val="00223DF3"/>
    <w:rsid w:val="00223F2E"/>
    <w:rsid w:val="0022471D"/>
    <w:rsid w:val="00224C1B"/>
    <w:rsid w:val="0022516A"/>
    <w:rsid w:val="0022517A"/>
    <w:rsid w:val="0022545D"/>
    <w:rsid w:val="002254CD"/>
    <w:rsid w:val="00225A36"/>
    <w:rsid w:val="00225AA7"/>
    <w:rsid w:val="00225B3C"/>
    <w:rsid w:val="00225BAB"/>
    <w:rsid w:val="00225C0F"/>
    <w:rsid w:val="00225C36"/>
    <w:rsid w:val="00225E5C"/>
    <w:rsid w:val="00225F9D"/>
    <w:rsid w:val="00226032"/>
    <w:rsid w:val="00226054"/>
    <w:rsid w:val="00226C13"/>
    <w:rsid w:val="00226E7C"/>
    <w:rsid w:val="00226F5B"/>
    <w:rsid w:val="00227190"/>
    <w:rsid w:val="002271A6"/>
    <w:rsid w:val="002272D6"/>
    <w:rsid w:val="002276AF"/>
    <w:rsid w:val="002278F8"/>
    <w:rsid w:val="002279D4"/>
    <w:rsid w:val="00227AC2"/>
    <w:rsid w:val="00227D8D"/>
    <w:rsid w:val="00227EAA"/>
    <w:rsid w:val="0023003D"/>
    <w:rsid w:val="002300DF"/>
    <w:rsid w:val="00230434"/>
    <w:rsid w:val="002308A5"/>
    <w:rsid w:val="00230B19"/>
    <w:rsid w:val="002311FD"/>
    <w:rsid w:val="0023160A"/>
    <w:rsid w:val="00231733"/>
    <w:rsid w:val="002320B4"/>
    <w:rsid w:val="002323CE"/>
    <w:rsid w:val="00232583"/>
    <w:rsid w:val="00232652"/>
    <w:rsid w:val="0023269C"/>
    <w:rsid w:val="00232881"/>
    <w:rsid w:val="002328F8"/>
    <w:rsid w:val="00232954"/>
    <w:rsid w:val="00232B61"/>
    <w:rsid w:val="00232FCE"/>
    <w:rsid w:val="0023315C"/>
    <w:rsid w:val="00233325"/>
    <w:rsid w:val="0023332A"/>
    <w:rsid w:val="00233400"/>
    <w:rsid w:val="00233510"/>
    <w:rsid w:val="00233A4C"/>
    <w:rsid w:val="00233BD4"/>
    <w:rsid w:val="00233F8E"/>
    <w:rsid w:val="00234252"/>
    <w:rsid w:val="002343B0"/>
    <w:rsid w:val="002343F2"/>
    <w:rsid w:val="002343F3"/>
    <w:rsid w:val="00234E33"/>
    <w:rsid w:val="00235098"/>
    <w:rsid w:val="002351E7"/>
    <w:rsid w:val="0023546F"/>
    <w:rsid w:val="0023549A"/>
    <w:rsid w:val="002355A2"/>
    <w:rsid w:val="00235BCF"/>
    <w:rsid w:val="00235CC9"/>
    <w:rsid w:val="00235FAA"/>
    <w:rsid w:val="00236075"/>
    <w:rsid w:val="00236517"/>
    <w:rsid w:val="00236585"/>
    <w:rsid w:val="002369F7"/>
    <w:rsid w:val="00236AEE"/>
    <w:rsid w:val="00236CDB"/>
    <w:rsid w:val="00236E61"/>
    <w:rsid w:val="00236E6D"/>
    <w:rsid w:val="00236FA8"/>
    <w:rsid w:val="002371AA"/>
    <w:rsid w:val="002373CD"/>
    <w:rsid w:val="00237462"/>
    <w:rsid w:val="00237774"/>
    <w:rsid w:val="00237931"/>
    <w:rsid w:val="0023797B"/>
    <w:rsid w:val="00237A10"/>
    <w:rsid w:val="00237A62"/>
    <w:rsid w:val="00237A76"/>
    <w:rsid w:val="00237B88"/>
    <w:rsid w:val="00237E80"/>
    <w:rsid w:val="0023EB0C"/>
    <w:rsid w:val="002402BA"/>
    <w:rsid w:val="002402C0"/>
    <w:rsid w:val="00240594"/>
    <w:rsid w:val="0024073C"/>
    <w:rsid w:val="0024083E"/>
    <w:rsid w:val="00240B01"/>
    <w:rsid w:val="00240BC3"/>
    <w:rsid w:val="00240C82"/>
    <w:rsid w:val="00240CD4"/>
    <w:rsid w:val="00240D9E"/>
    <w:rsid w:val="00241074"/>
    <w:rsid w:val="00241581"/>
    <w:rsid w:val="002416AD"/>
    <w:rsid w:val="00241DDE"/>
    <w:rsid w:val="00241E5A"/>
    <w:rsid w:val="00241F0F"/>
    <w:rsid w:val="00242263"/>
    <w:rsid w:val="002422FF"/>
    <w:rsid w:val="00242576"/>
    <w:rsid w:val="0024277D"/>
    <w:rsid w:val="00242A1F"/>
    <w:rsid w:val="00242A8D"/>
    <w:rsid w:val="00242DEF"/>
    <w:rsid w:val="00243598"/>
    <w:rsid w:val="00243A4B"/>
    <w:rsid w:val="00243B16"/>
    <w:rsid w:val="00243E3E"/>
    <w:rsid w:val="00244067"/>
    <w:rsid w:val="00244233"/>
    <w:rsid w:val="002443E7"/>
    <w:rsid w:val="00244700"/>
    <w:rsid w:val="002447B8"/>
    <w:rsid w:val="00244B16"/>
    <w:rsid w:val="00244BE8"/>
    <w:rsid w:val="00244DDA"/>
    <w:rsid w:val="00244F21"/>
    <w:rsid w:val="0024526A"/>
    <w:rsid w:val="0024526F"/>
    <w:rsid w:val="00245380"/>
    <w:rsid w:val="0024555E"/>
    <w:rsid w:val="002456A5"/>
    <w:rsid w:val="002456FE"/>
    <w:rsid w:val="00245834"/>
    <w:rsid w:val="002458CF"/>
    <w:rsid w:val="00245933"/>
    <w:rsid w:val="00245FF0"/>
    <w:rsid w:val="0024643E"/>
    <w:rsid w:val="002464BF"/>
    <w:rsid w:val="0024674C"/>
    <w:rsid w:val="002468DF"/>
    <w:rsid w:val="00246947"/>
    <w:rsid w:val="00246ADB"/>
    <w:rsid w:val="00246C61"/>
    <w:rsid w:val="00246C70"/>
    <w:rsid w:val="00246EBF"/>
    <w:rsid w:val="00246EC1"/>
    <w:rsid w:val="00246EDE"/>
    <w:rsid w:val="00246EF6"/>
    <w:rsid w:val="00246F57"/>
    <w:rsid w:val="00246F83"/>
    <w:rsid w:val="00247148"/>
    <w:rsid w:val="0024766A"/>
    <w:rsid w:val="002479ED"/>
    <w:rsid w:val="00247E17"/>
    <w:rsid w:val="00247F5F"/>
    <w:rsid w:val="00250100"/>
    <w:rsid w:val="002502BF"/>
    <w:rsid w:val="002508E6"/>
    <w:rsid w:val="00250994"/>
    <w:rsid w:val="00251422"/>
    <w:rsid w:val="00251C4D"/>
    <w:rsid w:val="00251D34"/>
    <w:rsid w:val="00251DCD"/>
    <w:rsid w:val="002521BA"/>
    <w:rsid w:val="0025266E"/>
    <w:rsid w:val="00252CB9"/>
    <w:rsid w:val="00252F5E"/>
    <w:rsid w:val="00253010"/>
    <w:rsid w:val="002530E9"/>
    <w:rsid w:val="00253143"/>
    <w:rsid w:val="0025328F"/>
    <w:rsid w:val="00253941"/>
    <w:rsid w:val="00253AF1"/>
    <w:rsid w:val="00253B23"/>
    <w:rsid w:val="00253B84"/>
    <w:rsid w:val="002542A5"/>
    <w:rsid w:val="002546D6"/>
    <w:rsid w:val="00255121"/>
    <w:rsid w:val="0025529A"/>
    <w:rsid w:val="002552F7"/>
    <w:rsid w:val="002554D5"/>
    <w:rsid w:val="002556EB"/>
    <w:rsid w:val="00255769"/>
    <w:rsid w:val="0025580B"/>
    <w:rsid w:val="0025587C"/>
    <w:rsid w:val="0025594B"/>
    <w:rsid w:val="00255BE5"/>
    <w:rsid w:val="00255ECB"/>
    <w:rsid w:val="002565FF"/>
    <w:rsid w:val="00256749"/>
    <w:rsid w:val="00256874"/>
    <w:rsid w:val="00256F18"/>
    <w:rsid w:val="00256FB0"/>
    <w:rsid w:val="0025702D"/>
    <w:rsid w:val="002570C0"/>
    <w:rsid w:val="002570E0"/>
    <w:rsid w:val="00257414"/>
    <w:rsid w:val="002575CB"/>
    <w:rsid w:val="00257BBF"/>
    <w:rsid w:val="00257D0B"/>
    <w:rsid w:val="00257D74"/>
    <w:rsid w:val="00257F98"/>
    <w:rsid w:val="0026003B"/>
    <w:rsid w:val="002600C2"/>
    <w:rsid w:val="002601D3"/>
    <w:rsid w:val="002601F1"/>
    <w:rsid w:val="0026076A"/>
    <w:rsid w:val="002609A4"/>
    <w:rsid w:val="00260A2A"/>
    <w:rsid w:val="00260B74"/>
    <w:rsid w:val="00260EF1"/>
    <w:rsid w:val="002610BC"/>
    <w:rsid w:val="002612D2"/>
    <w:rsid w:val="00261578"/>
    <w:rsid w:val="0026167D"/>
    <w:rsid w:val="002617BD"/>
    <w:rsid w:val="00261A17"/>
    <w:rsid w:val="00261E55"/>
    <w:rsid w:val="00262412"/>
    <w:rsid w:val="0026273A"/>
    <w:rsid w:val="00262824"/>
    <w:rsid w:val="00262933"/>
    <w:rsid w:val="00262A82"/>
    <w:rsid w:val="00262C19"/>
    <w:rsid w:val="00262CE3"/>
    <w:rsid w:val="00262E41"/>
    <w:rsid w:val="00262E73"/>
    <w:rsid w:val="00262FDA"/>
    <w:rsid w:val="00263051"/>
    <w:rsid w:val="002631C9"/>
    <w:rsid w:val="00263515"/>
    <w:rsid w:val="002637A7"/>
    <w:rsid w:val="0026393B"/>
    <w:rsid w:val="00263A91"/>
    <w:rsid w:val="00263E13"/>
    <w:rsid w:val="00263FAF"/>
    <w:rsid w:val="0026438B"/>
    <w:rsid w:val="00264459"/>
    <w:rsid w:val="002645FA"/>
    <w:rsid w:val="00264789"/>
    <w:rsid w:val="002647BD"/>
    <w:rsid w:val="00264A79"/>
    <w:rsid w:val="00264BE0"/>
    <w:rsid w:val="00264C34"/>
    <w:rsid w:val="00264CC0"/>
    <w:rsid w:val="00264E42"/>
    <w:rsid w:val="00264ECE"/>
    <w:rsid w:val="0026529F"/>
    <w:rsid w:val="002652BA"/>
    <w:rsid w:val="002655CB"/>
    <w:rsid w:val="00265A5E"/>
    <w:rsid w:val="00265A78"/>
    <w:rsid w:val="00265D93"/>
    <w:rsid w:val="00265F38"/>
    <w:rsid w:val="00266740"/>
    <w:rsid w:val="0026676A"/>
    <w:rsid w:val="00266BEB"/>
    <w:rsid w:val="00267386"/>
    <w:rsid w:val="002674FE"/>
    <w:rsid w:val="002675A7"/>
    <w:rsid w:val="00267777"/>
    <w:rsid w:val="00267E46"/>
    <w:rsid w:val="00267FD4"/>
    <w:rsid w:val="00270000"/>
    <w:rsid w:val="00270623"/>
    <w:rsid w:val="00270CD6"/>
    <w:rsid w:val="00270EDE"/>
    <w:rsid w:val="00270EEE"/>
    <w:rsid w:val="0027114D"/>
    <w:rsid w:val="002713A1"/>
    <w:rsid w:val="00271679"/>
    <w:rsid w:val="002716F5"/>
    <w:rsid w:val="002718AB"/>
    <w:rsid w:val="00271904"/>
    <w:rsid w:val="00271912"/>
    <w:rsid w:val="0027195A"/>
    <w:rsid w:val="00271998"/>
    <w:rsid w:val="00271BB5"/>
    <w:rsid w:val="00271DA5"/>
    <w:rsid w:val="0027246D"/>
    <w:rsid w:val="0027252F"/>
    <w:rsid w:val="0027255C"/>
    <w:rsid w:val="00272743"/>
    <w:rsid w:val="00272A07"/>
    <w:rsid w:val="00272EDC"/>
    <w:rsid w:val="00273381"/>
    <w:rsid w:val="0027346F"/>
    <w:rsid w:val="002736D3"/>
    <w:rsid w:val="002738E2"/>
    <w:rsid w:val="00273A74"/>
    <w:rsid w:val="00273BE5"/>
    <w:rsid w:val="00273D66"/>
    <w:rsid w:val="00273E84"/>
    <w:rsid w:val="00273F48"/>
    <w:rsid w:val="00274065"/>
    <w:rsid w:val="002740F8"/>
    <w:rsid w:val="002741B9"/>
    <w:rsid w:val="0027475E"/>
    <w:rsid w:val="00274BC6"/>
    <w:rsid w:val="00274CE9"/>
    <w:rsid w:val="00274E40"/>
    <w:rsid w:val="0027529A"/>
    <w:rsid w:val="002754F9"/>
    <w:rsid w:val="002759C0"/>
    <w:rsid w:val="002759E7"/>
    <w:rsid w:val="00275BB5"/>
    <w:rsid w:val="00275C35"/>
    <w:rsid w:val="00275C37"/>
    <w:rsid w:val="00275C5A"/>
    <w:rsid w:val="00275F2C"/>
    <w:rsid w:val="002764EB"/>
    <w:rsid w:val="00276509"/>
    <w:rsid w:val="0027662E"/>
    <w:rsid w:val="00276847"/>
    <w:rsid w:val="00276B6E"/>
    <w:rsid w:val="00276C71"/>
    <w:rsid w:val="00276D72"/>
    <w:rsid w:val="00276FED"/>
    <w:rsid w:val="0027713A"/>
    <w:rsid w:val="00277218"/>
    <w:rsid w:val="002772C8"/>
    <w:rsid w:val="002774B7"/>
    <w:rsid w:val="00277832"/>
    <w:rsid w:val="00277A29"/>
    <w:rsid w:val="00277CB4"/>
    <w:rsid w:val="00277CD8"/>
    <w:rsid w:val="00277D48"/>
    <w:rsid w:val="0028019F"/>
    <w:rsid w:val="0028034A"/>
    <w:rsid w:val="002803A9"/>
    <w:rsid w:val="002803D4"/>
    <w:rsid w:val="002807CE"/>
    <w:rsid w:val="00280848"/>
    <w:rsid w:val="0028085C"/>
    <w:rsid w:val="0028091D"/>
    <w:rsid w:val="00280D07"/>
    <w:rsid w:val="00280D1E"/>
    <w:rsid w:val="00280DB0"/>
    <w:rsid w:val="00280DB3"/>
    <w:rsid w:val="0028132E"/>
    <w:rsid w:val="002814DE"/>
    <w:rsid w:val="00281733"/>
    <w:rsid w:val="00281C52"/>
    <w:rsid w:val="00281C98"/>
    <w:rsid w:val="00281DD5"/>
    <w:rsid w:val="0028203C"/>
    <w:rsid w:val="0028207B"/>
    <w:rsid w:val="0028215C"/>
    <w:rsid w:val="0028244B"/>
    <w:rsid w:val="00282452"/>
    <w:rsid w:val="002824E3"/>
    <w:rsid w:val="00282613"/>
    <w:rsid w:val="0028265F"/>
    <w:rsid w:val="00282DDF"/>
    <w:rsid w:val="00282F77"/>
    <w:rsid w:val="0028323B"/>
    <w:rsid w:val="002833AE"/>
    <w:rsid w:val="00283423"/>
    <w:rsid w:val="00283560"/>
    <w:rsid w:val="00283659"/>
    <w:rsid w:val="002836B7"/>
    <w:rsid w:val="0028370D"/>
    <w:rsid w:val="0028381D"/>
    <w:rsid w:val="00283B43"/>
    <w:rsid w:val="00283C21"/>
    <w:rsid w:val="00283DD4"/>
    <w:rsid w:val="00283ECA"/>
    <w:rsid w:val="00284433"/>
    <w:rsid w:val="00284640"/>
    <w:rsid w:val="00284803"/>
    <w:rsid w:val="002848BD"/>
    <w:rsid w:val="002849BD"/>
    <w:rsid w:val="00284A00"/>
    <w:rsid w:val="00284A1D"/>
    <w:rsid w:val="00284D33"/>
    <w:rsid w:val="002850F2"/>
    <w:rsid w:val="00285197"/>
    <w:rsid w:val="0028552F"/>
    <w:rsid w:val="002856A0"/>
    <w:rsid w:val="002856F1"/>
    <w:rsid w:val="00285964"/>
    <w:rsid w:val="00285A00"/>
    <w:rsid w:val="00285B7A"/>
    <w:rsid w:val="00285BE5"/>
    <w:rsid w:val="00286226"/>
    <w:rsid w:val="002865A7"/>
    <w:rsid w:val="002866A4"/>
    <w:rsid w:val="00286980"/>
    <w:rsid w:val="00286A33"/>
    <w:rsid w:val="00286ACC"/>
    <w:rsid w:val="00286AE0"/>
    <w:rsid w:val="00286FAB"/>
    <w:rsid w:val="00286FC2"/>
    <w:rsid w:val="00287137"/>
    <w:rsid w:val="00287293"/>
    <w:rsid w:val="0028736B"/>
    <w:rsid w:val="00287683"/>
    <w:rsid w:val="00287841"/>
    <w:rsid w:val="00287888"/>
    <w:rsid w:val="002879CB"/>
    <w:rsid w:val="00287DAC"/>
    <w:rsid w:val="00287ED6"/>
    <w:rsid w:val="0029060C"/>
    <w:rsid w:val="0029074D"/>
    <w:rsid w:val="0029084D"/>
    <w:rsid w:val="0029086B"/>
    <w:rsid w:val="00290A92"/>
    <w:rsid w:val="00290B2B"/>
    <w:rsid w:val="00290CB6"/>
    <w:rsid w:val="00290EE9"/>
    <w:rsid w:val="002910BC"/>
    <w:rsid w:val="0029120D"/>
    <w:rsid w:val="0029128A"/>
    <w:rsid w:val="002912B1"/>
    <w:rsid w:val="002914F6"/>
    <w:rsid w:val="00291815"/>
    <w:rsid w:val="002918CC"/>
    <w:rsid w:val="00291983"/>
    <w:rsid w:val="00291A3E"/>
    <w:rsid w:val="00291AE8"/>
    <w:rsid w:val="00291AFB"/>
    <w:rsid w:val="00291AFF"/>
    <w:rsid w:val="00291C28"/>
    <w:rsid w:val="002921F8"/>
    <w:rsid w:val="002922A1"/>
    <w:rsid w:val="00292394"/>
    <w:rsid w:val="0029248C"/>
    <w:rsid w:val="002924AC"/>
    <w:rsid w:val="00292558"/>
    <w:rsid w:val="00292729"/>
    <w:rsid w:val="0029294D"/>
    <w:rsid w:val="002929E2"/>
    <w:rsid w:val="00292DD6"/>
    <w:rsid w:val="00293201"/>
    <w:rsid w:val="002932CD"/>
    <w:rsid w:val="00293579"/>
    <w:rsid w:val="0029373E"/>
    <w:rsid w:val="00293833"/>
    <w:rsid w:val="002938E1"/>
    <w:rsid w:val="00293ADD"/>
    <w:rsid w:val="00293B8B"/>
    <w:rsid w:val="00293B8E"/>
    <w:rsid w:val="00293C49"/>
    <w:rsid w:val="00294284"/>
    <w:rsid w:val="002945EB"/>
    <w:rsid w:val="00294842"/>
    <w:rsid w:val="0029486F"/>
    <w:rsid w:val="002948BD"/>
    <w:rsid w:val="0029492B"/>
    <w:rsid w:val="00294A93"/>
    <w:rsid w:val="00294B7F"/>
    <w:rsid w:val="00294D7A"/>
    <w:rsid w:val="00294DFB"/>
    <w:rsid w:val="00294FD7"/>
    <w:rsid w:val="002953AD"/>
    <w:rsid w:val="0029560F"/>
    <w:rsid w:val="002958DF"/>
    <w:rsid w:val="002959E5"/>
    <w:rsid w:val="00295A48"/>
    <w:rsid w:val="00295CD1"/>
    <w:rsid w:val="002962F8"/>
    <w:rsid w:val="002964B8"/>
    <w:rsid w:val="00296664"/>
    <w:rsid w:val="0029669C"/>
    <w:rsid w:val="00296C45"/>
    <w:rsid w:val="00296D08"/>
    <w:rsid w:val="00296D3E"/>
    <w:rsid w:val="00296D91"/>
    <w:rsid w:val="00297155"/>
    <w:rsid w:val="002971E2"/>
    <w:rsid w:val="002A03F3"/>
    <w:rsid w:val="002A0505"/>
    <w:rsid w:val="002A0750"/>
    <w:rsid w:val="002A08A0"/>
    <w:rsid w:val="002A08A8"/>
    <w:rsid w:val="002A0CB3"/>
    <w:rsid w:val="002A0CC8"/>
    <w:rsid w:val="002A0E80"/>
    <w:rsid w:val="002A130F"/>
    <w:rsid w:val="002A152D"/>
    <w:rsid w:val="002A1797"/>
    <w:rsid w:val="002A1ADA"/>
    <w:rsid w:val="002A1B94"/>
    <w:rsid w:val="002A1E5B"/>
    <w:rsid w:val="002A208A"/>
    <w:rsid w:val="002A2213"/>
    <w:rsid w:val="002A24A8"/>
    <w:rsid w:val="002A27E7"/>
    <w:rsid w:val="002A2CA4"/>
    <w:rsid w:val="002A2DA1"/>
    <w:rsid w:val="002A2F26"/>
    <w:rsid w:val="002A3017"/>
    <w:rsid w:val="002A3139"/>
    <w:rsid w:val="002A323F"/>
    <w:rsid w:val="002A3476"/>
    <w:rsid w:val="002A364F"/>
    <w:rsid w:val="002A36DC"/>
    <w:rsid w:val="002A37E4"/>
    <w:rsid w:val="002A3986"/>
    <w:rsid w:val="002A3A32"/>
    <w:rsid w:val="002A3A3D"/>
    <w:rsid w:val="002A3D3B"/>
    <w:rsid w:val="002A3E59"/>
    <w:rsid w:val="002A4056"/>
    <w:rsid w:val="002A4345"/>
    <w:rsid w:val="002A4523"/>
    <w:rsid w:val="002A452B"/>
    <w:rsid w:val="002A46A7"/>
    <w:rsid w:val="002A4987"/>
    <w:rsid w:val="002A49AB"/>
    <w:rsid w:val="002A4BBB"/>
    <w:rsid w:val="002A4E1F"/>
    <w:rsid w:val="002A5AAA"/>
    <w:rsid w:val="002A5C89"/>
    <w:rsid w:val="002A5E88"/>
    <w:rsid w:val="002A5EBB"/>
    <w:rsid w:val="002A60D7"/>
    <w:rsid w:val="002A61ED"/>
    <w:rsid w:val="002A632B"/>
    <w:rsid w:val="002A64FD"/>
    <w:rsid w:val="002A6630"/>
    <w:rsid w:val="002A67DD"/>
    <w:rsid w:val="002A6A74"/>
    <w:rsid w:val="002A6DDB"/>
    <w:rsid w:val="002A7158"/>
    <w:rsid w:val="002A7233"/>
    <w:rsid w:val="002A7569"/>
    <w:rsid w:val="002A7C87"/>
    <w:rsid w:val="002A7DA2"/>
    <w:rsid w:val="002A7F3D"/>
    <w:rsid w:val="002A7FA2"/>
    <w:rsid w:val="002B013C"/>
    <w:rsid w:val="002B01E4"/>
    <w:rsid w:val="002B03A5"/>
    <w:rsid w:val="002B03B4"/>
    <w:rsid w:val="002B0418"/>
    <w:rsid w:val="002B04B7"/>
    <w:rsid w:val="002B08E9"/>
    <w:rsid w:val="002B0FDD"/>
    <w:rsid w:val="002B10CE"/>
    <w:rsid w:val="002B1323"/>
    <w:rsid w:val="002B1361"/>
    <w:rsid w:val="002B13D0"/>
    <w:rsid w:val="002B175E"/>
    <w:rsid w:val="002B19AA"/>
    <w:rsid w:val="002B19D5"/>
    <w:rsid w:val="002B1A35"/>
    <w:rsid w:val="002B1D71"/>
    <w:rsid w:val="002B1E4A"/>
    <w:rsid w:val="002B1F19"/>
    <w:rsid w:val="002B2318"/>
    <w:rsid w:val="002B23DD"/>
    <w:rsid w:val="002B2479"/>
    <w:rsid w:val="002B24A5"/>
    <w:rsid w:val="002B2A3E"/>
    <w:rsid w:val="002B2C34"/>
    <w:rsid w:val="002B2C8A"/>
    <w:rsid w:val="002B2D97"/>
    <w:rsid w:val="002B2E56"/>
    <w:rsid w:val="002B2E9C"/>
    <w:rsid w:val="002B2F09"/>
    <w:rsid w:val="002B305D"/>
    <w:rsid w:val="002B3185"/>
    <w:rsid w:val="002B3422"/>
    <w:rsid w:val="002B3441"/>
    <w:rsid w:val="002B3646"/>
    <w:rsid w:val="002B368F"/>
    <w:rsid w:val="002B381F"/>
    <w:rsid w:val="002B3A1F"/>
    <w:rsid w:val="002B3A35"/>
    <w:rsid w:val="002B3A4C"/>
    <w:rsid w:val="002B3B28"/>
    <w:rsid w:val="002B3CC1"/>
    <w:rsid w:val="002B4028"/>
    <w:rsid w:val="002B429A"/>
    <w:rsid w:val="002B4344"/>
    <w:rsid w:val="002B43C7"/>
    <w:rsid w:val="002B45D2"/>
    <w:rsid w:val="002B4806"/>
    <w:rsid w:val="002B48F5"/>
    <w:rsid w:val="002B4BC2"/>
    <w:rsid w:val="002B4CE1"/>
    <w:rsid w:val="002B4DE7"/>
    <w:rsid w:val="002B4F4E"/>
    <w:rsid w:val="002B5197"/>
    <w:rsid w:val="002B5278"/>
    <w:rsid w:val="002B533F"/>
    <w:rsid w:val="002B5343"/>
    <w:rsid w:val="002B56E2"/>
    <w:rsid w:val="002B56F7"/>
    <w:rsid w:val="002B58AC"/>
    <w:rsid w:val="002B59F5"/>
    <w:rsid w:val="002B5C06"/>
    <w:rsid w:val="002B5C5C"/>
    <w:rsid w:val="002B5DDF"/>
    <w:rsid w:val="002B5E3B"/>
    <w:rsid w:val="002B5EA0"/>
    <w:rsid w:val="002B5FF0"/>
    <w:rsid w:val="002B608E"/>
    <w:rsid w:val="002B609A"/>
    <w:rsid w:val="002B615F"/>
    <w:rsid w:val="002B62F9"/>
    <w:rsid w:val="002B6342"/>
    <w:rsid w:val="002B63AE"/>
    <w:rsid w:val="002B63EB"/>
    <w:rsid w:val="002B6483"/>
    <w:rsid w:val="002B69F6"/>
    <w:rsid w:val="002B6DDD"/>
    <w:rsid w:val="002B7136"/>
    <w:rsid w:val="002B71FF"/>
    <w:rsid w:val="002B7AF2"/>
    <w:rsid w:val="002C02DB"/>
    <w:rsid w:val="002C0303"/>
    <w:rsid w:val="002C05AD"/>
    <w:rsid w:val="002C068B"/>
    <w:rsid w:val="002C08D9"/>
    <w:rsid w:val="002C09E7"/>
    <w:rsid w:val="002C0B48"/>
    <w:rsid w:val="002C0E9F"/>
    <w:rsid w:val="002C1135"/>
    <w:rsid w:val="002C1269"/>
    <w:rsid w:val="002C1369"/>
    <w:rsid w:val="002C13F4"/>
    <w:rsid w:val="002C18F9"/>
    <w:rsid w:val="002C1BEA"/>
    <w:rsid w:val="002C1CFC"/>
    <w:rsid w:val="002C1D68"/>
    <w:rsid w:val="002C1D8F"/>
    <w:rsid w:val="002C2197"/>
    <w:rsid w:val="002C2801"/>
    <w:rsid w:val="002C312B"/>
    <w:rsid w:val="002C3177"/>
    <w:rsid w:val="002C34FA"/>
    <w:rsid w:val="002C354C"/>
    <w:rsid w:val="002C3CC8"/>
    <w:rsid w:val="002C3ED4"/>
    <w:rsid w:val="002C407F"/>
    <w:rsid w:val="002C41C8"/>
    <w:rsid w:val="002C440D"/>
    <w:rsid w:val="002C4A03"/>
    <w:rsid w:val="002C4AD3"/>
    <w:rsid w:val="002C4E6A"/>
    <w:rsid w:val="002C4FE5"/>
    <w:rsid w:val="002C5224"/>
    <w:rsid w:val="002C5231"/>
    <w:rsid w:val="002C526A"/>
    <w:rsid w:val="002C53C5"/>
    <w:rsid w:val="002C54B1"/>
    <w:rsid w:val="002C5750"/>
    <w:rsid w:val="002C5775"/>
    <w:rsid w:val="002C5D08"/>
    <w:rsid w:val="002C5E3A"/>
    <w:rsid w:val="002C61F5"/>
    <w:rsid w:val="002C6AFE"/>
    <w:rsid w:val="002C6B0C"/>
    <w:rsid w:val="002C6DBC"/>
    <w:rsid w:val="002C6E73"/>
    <w:rsid w:val="002C6F27"/>
    <w:rsid w:val="002C71B4"/>
    <w:rsid w:val="002C71F1"/>
    <w:rsid w:val="002C749D"/>
    <w:rsid w:val="002C7A63"/>
    <w:rsid w:val="002C7BF4"/>
    <w:rsid w:val="002C7FE7"/>
    <w:rsid w:val="002D003F"/>
    <w:rsid w:val="002D02F1"/>
    <w:rsid w:val="002D03E0"/>
    <w:rsid w:val="002D0506"/>
    <w:rsid w:val="002D0542"/>
    <w:rsid w:val="002D083B"/>
    <w:rsid w:val="002D0F74"/>
    <w:rsid w:val="002D11E0"/>
    <w:rsid w:val="002D13BC"/>
    <w:rsid w:val="002D14C3"/>
    <w:rsid w:val="002D151E"/>
    <w:rsid w:val="002D1562"/>
    <w:rsid w:val="002D157C"/>
    <w:rsid w:val="002D164C"/>
    <w:rsid w:val="002D1798"/>
    <w:rsid w:val="002D17C7"/>
    <w:rsid w:val="002D19E5"/>
    <w:rsid w:val="002D1A8B"/>
    <w:rsid w:val="002D1F7C"/>
    <w:rsid w:val="002D2116"/>
    <w:rsid w:val="002D2137"/>
    <w:rsid w:val="002D225F"/>
    <w:rsid w:val="002D2384"/>
    <w:rsid w:val="002D2425"/>
    <w:rsid w:val="002D2765"/>
    <w:rsid w:val="002D2866"/>
    <w:rsid w:val="002D29CB"/>
    <w:rsid w:val="002D2BA5"/>
    <w:rsid w:val="002D2CAF"/>
    <w:rsid w:val="002D2D36"/>
    <w:rsid w:val="002D3213"/>
    <w:rsid w:val="002D3578"/>
    <w:rsid w:val="002D35A0"/>
    <w:rsid w:val="002D36DF"/>
    <w:rsid w:val="002D3A28"/>
    <w:rsid w:val="002D4017"/>
    <w:rsid w:val="002D4772"/>
    <w:rsid w:val="002D4955"/>
    <w:rsid w:val="002D499A"/>
    <w:rsid w:val="002D4AF3"/>
    <w:rsid w:val="002D53CA"/>
    <w:rsid w:val="002D556E"/>
    <w:rsid w:val="002D5791"/>
    <w:rsid w:val="002D581B"/>
    <w:rsid w:val="002D58FA"/>
    <w:rsid w:val="002D5995"/>
    <w:rsid w:val="002D59F4"/>
    <w:rsid w:val="002D5D26"/>
    <w:rsid w:val="002D5EFE"/>
    <w:rsid w:val="002D60C3"/>
    <w:rsid w:val="002D60EF"/>
    <w:rsid w:val="002D61FE"/>
    <w:rsid w:val="002D6549"/>
    <w:rsid w:val="002D6576"/>
    <w:rsid w:val="002D687D"/>
    <w:rsid w:val="002D6884"/>
    <w:rsid w:val="002D6919"/>
    <w:rsid w:val="002D6C0D"/>
    <w:rsid w:val="002D6C55"/>
    <w:rsid w:val="002D6D57"/>
    <w:rsid w:val="002D6DA1"/>
    <w:rsid w:val="002D6F37"/>
    <w:rsid w:val="002D7129"/>
    <w:rsid w:val="002D7241"/>
    <w:rsid w:val="002D74FD"/>
    <w:rsid w:val="002D7509"/>
    <w:rsid w:val="002D7580"/>
    <w:rsid w:val="002D76B8"/>
    <w:rsid w:val="002D7969"/>
    <w:rsid w:val="002D7DAC"/>
    <w:rsid w:val="002D7DD4"/>
    <w:rsid w:val="002D7F7D"/>
    <w:rsid w:val="002E041C"/>
    <w:rsid w:val="002E05F2"/>
    <w:rsid w:val="002E0612"/>
    <w:rsid w:val="002E0793"/>
    <w:rsid w:val="002E08C8"/>
    <w:rsid w:val="002E08F8"/>
    <w:rsid w:val="002E0BEF"/>
    <w:rsid w:val="002E0DA9"/>
    <w:rsid w:val="002E0E09"/>
    <w:rsid w:val="002E0E56"/>
    <w:rsid w:val="002E113D"/>
    <w:rsid w:val="002E1250"/>
    <w:rsid w:val="002E1642"/>
    <w:rsid w:val="002E1709"/>
    <w:rsid w:val="002E17FC"/>
    <w:rsid w:val="002E19ED"/>
    <w:rsid w:val="002E1F5C"/>
    <w:rsid w:val="002E2008"/>
    <w:rsid w:val="002E2424"/>
    <w:rsid w:val="002E2613"/>
    <w:rsid w:val="002E2BB0"/>
    <w:rsid w:val="002E3382"/>
    <w:rsid w:val="002E368C"/>
    <w:rsid w:val="002E37E7"/>
    <w:rsid w:val="002E3BC3"/>
    <w:rsid w:val="002E3D03"/>
    <w:rsid w:val="002E3E62"/>
    <w:rsid w:val="002E3E8F"/>
    <w:rsid w:val="002E4046"/>
    <w:rsid w:val="002E415B"/>
    <w:rsid w:val="002E4486"/>
    <w:rsid w:val="002E44B3"/>
    <w:rsid w:val="002E46D4"/>
    <w:rsid w:val="002E485D"/>
    <w:rsid w:val="002E4876"/>
    <w:rsid w:val="002E4B45"/>
    <w:rsid w:val="002E4BE3"/>
    <w:rsid w:val="002E5066"/>
    <w:rsid w:val="002E5464"/>
    <w:rsid w:val="002E5A17"/>
    <w:rsid w:val="002E5C1F"/>
    <w:rsid w:val="002E5CEC"/>
    <w:rsid w:val="002E5F8F"/>
    <w:rsid w:val="002E5FDD"/>
    <w:rsid w:val="002E60F5"/>
    <w:rsid w:val="002E61C2"/>
    <w:rsid w:val="002E61F2"/>
    <w:rsid w:val="002E63EF"/>
    <w:rsid w:val="002E69F6"/>
    <w:rsid w:val="002E6FD7"/>
    <w:rsid w:val="002E718E"/>
    <w:rsid w:val="002E756B"/>
    <w:rsid w:val="002E76BD"/>
    <w:rsid w:val="002E776C"/>
    <w:rsid w:val="002E77F3"/>
    <w:rsid w:val="002E7FBC"/>
    <w:rsid w:val="002F0142"/>
    <w:rsid w:val="002F0145"/>
    <w:rsid w:val="002F059D"/>
    <w:rsid w:val="002F0624"/>
    <w:rsid w:val="002F064C"/>
    <w:rsid w:val="002F0690"/>
    <w:rsid w:val="002F06EE"/>
    <w:rsid w:val="002F11AF"/>
    <w:rsid w:val="002F1267"/>
    <w:rsid w:val="002F1280"/>
    <w:rsid w:val="002F13C4"/>
    <w:rsid w:val="002F1743"/>
    <w:rsid w:val="002F183A"/>
    <w:rsid w:val="002F1AD4"/>
    <w:rsid w:val="002F207B"/>
    <w:rsid w:val="002F248B"/>
    <w:rsid w:val="002F2A74"/>
    <w:rsid w:val="002F2D7B"/>
    <w:rsid w:val="002F2E61"/>
    <w:rsid w:val="002F2ED8"/>
    <w:rsid w:val="002F2F3C"/>
    <w:rsid w:val="002F3432"/>
    <w:rsid w:val="002F3470"/>
    <w:rsid w:val="002F3536"/>
    <w:rsid w:val="002F379B"/>
    <w:rsid w:val="002F39A4"/>
    <w:rsid w:val="002F45E3"/>
    <w:rsid w:val="002F47C6"/>
    <w:rsid w:val="002F482E"/>
    <w:rsid w:val="002F4E2C"/>
    <w:rsid w:val="002F4E6E"/>
    <w:rsid w:val="002F4EE1"/>
    <w:rsid w:val="002F516E"/>
    <w:rsid w:val="002F54C6"/>
    <w:rsid w:val="002F5579"/>
    <w:rsid w:val="002F56ED"/>
    <w:rsid w:val="002F5C85"/>
    <w:rsid w:val="002F5CAD"/>
    <w:rsid w:val="002F5DCF"/>
    <w:rsid w:val="002F614F"/>
    <w:rsid w:val="002F63B8"/>
    <w:rsid w:val="002F6589"/>
    <w:rsid w:val="002F68FC"/>
    <w:rsid w:val="002F6EC5"/>
    <w:rsid w:val="002F6FDA"/>
    <w:rsid w:val="002F747D"/>
    <w:rsid w:val="002F7678"/>
    <w:rsid w:val="002F7772"/>
    <w:rsid w:val="002F7ADF"/>
    <w:rsid w:val="002F7CD7"/>
    <w:rsid w:val="002F7FB6"/>
    <w:rsid w:val="002F7FF3"/>
    <w:rsid w:val="0030028C"/>
    <w:rsid w:val="00300320"/>
    <w:rsid w:val="003005F8"/>
    <w:rsid w:val="00300719"/>
    <w:rsid w:val="00300878"/>
    <w:rsid w:val="003008C2"/>
    <w:rsid w:val="00300B8A"/>
    <w:rsid w:val="00300B95"/>
    <w:rsid w:val="00300BC5"/>
    <w:rsid w:val="003012AD"/>
    <w:rsid w:val="003012EE"/>
    <w:rsid w:val="0030168A"/>
    <w:rsid w:val="003018B4"/>
    <w:rsid w:val="0030198B"/>
    <w:rsid w:val="00301C12"/>
    <w:rsid w:val="00301C78"/>
    <w:rsid w:val="00301F90"/>
    <w:rsid w:val="00301FFC"/>
    <w:rsid w:val="00302402"/>
    <w:rsid w:val="003024B0"/>
    <w:rsid w:val="00302897"/>
    <w:rsid w:val="00302C88"/>
    <w:rsid w:val="00302DA5"/>
    <w:rsid w:val="00302E09"/>
    <w:rsid w:val="00302E76"/>
    <w:rsid w:val="00302EEC"/>
    <w:rsid w:val="00303075"/>
    <w:rsid w:val="00303130"/>
    <w:rsid w:val="00303714"/>
    <w:rsid w:val="003039D4"/>
    <w:rsid w:val="00303A5B"/>
    <w:rsid w:val="00303B42"/>
    <w:rsid w:val="00303BF8"/>
    <w:rsid w:val="00303FA2"/>
    <w:rsid w:val="00304045"/>
    <w:rsid w:val="0030418D"/>
    <w:rsid w:val="003042E6"/>
    <w:rsid w:val="0030431E"/>
    <w:rsid w:val="0030459C"/>
    <w:rsid w:val="00304743"/>
    <w:rsid w:val="003047BD"/>
    <w:rsid w:val="00304A44"/>
    <w:rsid w:val="00304C6C"/>
    <w:rsid w:val="00304C89"/>
    <w:rsid w:val="00305504"/>
    <w:rsid w:val="003055AA"/>
    <w:rsid w:val="0030560B"/>
    <w:rsid w:val="00305704"/>
    <w:rsid w:val="003057BE"/>
    <w:rsid w:val="003059B3"/>
    <w:rsid w:val="00305C7A"/>
    <w:rsid w:val="00305FCE"/>
    <w:rsid w:val="00305FCF"/>
    <w:rsid w:val="00306097"/>
    <w:rsid w:val="003064C0"/>
    <w:rsid w:val="00306602"/>
    <w:rsid w:val="00306A9C"/>
    <w:rsid w:val="00306BAB"/>
    <w:rsid w:val="00306D80"/>
    <w:rsid w:val="00306EC1"/>
    <w:rsid w:val="003072B3"/>
    <w:rsid w:val="00307677"/>
    <w:rsid w:val="00307830"/>
    <w:rsid w:val="00307B93"/>
    <w:rsid w:val="00307BB1"/>
    <w:rsid w:val="00307DF6"/>
    <w:rsid w:val="003101CF"/>
    <w:rsid w:val="0031026A"/>
    <w:rsid w:val="00310286"/>
    <w:rsid w:val="00310380"/>
    <w:rsid w:val="00310431"/>
    <w:rsid w:val="003104C6"/>
    <w:rsid w:val="00310563"/>
    <w:rsid w:val="00310638"/>
    <w:rsid w:val="003108CF"/>
    <w:rsid w:val="00310B3F"/>
    <w:rsid w:val="00310CB8"/>
    <w:rsid w:val="0031121E"/>
    <w:rsid w:val="0031176F"/>
    <w:rsid w:val="0031180C"/>
    <w:rsid w:val="00311A1F"/>
    <w:rsid w:val="00311A57"/>
    <w:rsid w:val="00311B09"/>
    <w:rsid w:val="00311B50"/>
    <w:rsid w:val="00311B5E"/>
    <w:rsid w:val="00311D11"/>
    <w:rsid w:val="00311FF6"/>
    <w:rsid w:val="003121DC"/>
    <w:rsid w:val="003122C6"/>
    <w:rsid w:val="00312330"/>
    <w:rsid w:val="003123A3"/>
    <w:rsid w:val="003124A8"/>
    <w:rsid w:val="003124BF"/>
    <w:rsid w:val="0031259C"/>
    <w:rsid w:val="00312660"/>
    <w:rsid w:val="00312881"/>
    <w:rsid w:val="0031295B"/>
    <w:rsid w:val="00312C5D"/>
    <w:rsid w:val="00312DBA"/>
    <w:rsid w:val="00313361"/>
    <w:rsid w:val="00313788"/>
    <w:rsid w:val="0031386E"/>
    <w:rsid w:val="00313948"/>
    <w:rsid w:val="003139B1"/>
    <w:rsid w:val="00313CA5"/>
    <w:rsid w:val="00313CEE"/>
    <w:rsid w:val="00313CF8"/>
    <w:rsid w:val="00313F80"/>
    <w:rsid w:val="00313F84"/>
    <w:rsid w:val="003142BE"/>
    <w:rsid w:val="003143D4"/>
    <w:rsid w:val="003143E5"/>
    <w:rsid w:val="00314482"/>
    <w:rsid w:val="00314A62"/>
    <w:rsid w:val="00314AFE"/>
    <w:rsid w:val="00314BD4"/>
    <w:rsid w:val="00314E70"/>
    <w:rsid w:val="00314FA8"/>
    <w:rsid w:val="00315024"/>
    <w:rsid w:val="003152D1"/>
    <w:rsid w:val="0031550E"/>
    <w:rsid w:val="003155CD"/>
    <w:rsid w:val="00315678"/>
    <w:rsid w:val="00315866"/>
    <w:rsid w:val="00315D36"/>
    <w:rsid w:val="00315EE6"/>
    <w:rsid w:val="00315FAE"/>
    <w:rsid w:val="003160FE"/>
    <w:rsid w:val="00316104"/>
    <w:rsid w:val="0031669B"/>
    <w:rsid w:val="00316A37"/>
    <w:rsid w:val="00316AFB"/>
    <w:rsid w:val="00316B64"/>
    <w:rsid w:val="00316F5F"/>
    <w:rsid w:val="003173B7"/>
    <w:rsid w:val="00317463"/>
    <w:rsid w:val="003174F7"/>
    <w:rsid w:val="00317728"/>
    <w:rsid w:val="00317923"/>
    <w:rsid w:val="00317B31"/>
    <w:rsid w:val="00317BA3"/>
    <w:rsid w:val="00317BEC"/>
    <w:rsid w:val="00317EAD"/>
    <w:rsid w:val="00317F68"/>
    <w:rsid w:val="00320056"/>
    <w:rsid w:val="003203EF"/>
    <w:rsid w:val="003204CC"/>
    <w:rsid w:val="00320581"/>
    <w:rsid w:val="003207CC"/>
    <w:rsid w:val="003209D6"/>
    <w:rsid w:val="00320B8A"/>
    <w:rsid w:val="00320E8A"/>
    <w:rsid w:val="00321125"/>
    <w:rsid w:val="003213C5"/>
    <w:rsid w:val="0032176E"/>
    <w:rsid w:val="00321D5D"/>
    <w:rsid w:val="003222DA"/>
    <w:rsid w:val="00322446"/>
    <w:rsid w:val="003224EA"/>
    <w:rsid w:val="00322685"/>
    <w:rsid w:val="00322810"/>
    <w:rsid w:val="003228B1"/>
    <w:rsid w:val="00322B05"/>
    <w:rsid w:val="00322F3E"/>
    <w:rsid w:val="00323440"/>
    <w:rsid w:val="003234B2"/>
    <w:rsid w:val="003234EE"/>
    <w:rsid w:val="0032371B"/>
    <w:rsid w:val="0032381F"/>
    <w:rsid w:val="00323865"/>
    <w:rsid w:val="0032386F"/>
    <w:rsid w:val="00323A2D"/>
    <w:rsid w:val="003241A0"/>
    <w:rsid w:val="003242E9"/>
    <w:rsid w:val="00324524"/>
    <w:rsid w:val="0032482C"/>
    <w:rsid w:val="00324B1D"/>
    <w:rsid w:val="00324BBC"/>
    <w:rsid w:val="00324BC7"/>
    <w:rsid w:val="00324D88"/>
    <w:rsid w:val="00324F80"/>
    <w:rsid w:val="003250A0"/>
    <w:rsid w:val="003253BC"/>
    <w:rsid w:val="0032559D"/>
    <w:rsid w:val="00325737"/>
    <w:rsid w:val="00325A38"/>
    <w:rsid w:val="00325C6E"/>
    <w:rsid w:val="00325F71"/>
    <w:rsid w:val="00326422"/>
    <w:rsid w:val="00326604"/>
    <w:rsid w:val="00326703"/>
    <w:rsid w:val="00326929"/>
    <w:rsid w:val="0032698B"/>
    <w:rsid w:val="00326D9F"/>
    <w:rsid w:val="00326DC8"/>
    <w:rsid w:val="00326F4D"/>
    <w:rsid w:val="00326F7C"/>
    <w:rsid w:val="0032705C"/>
    <w:rsid w:val="003272C4"/>
    <w:rsid w:val="00327385"/>
    <w:rsid w:val="00327450"/>
    <w:rsid w:val="00327535"/>
    <w:rsid w:val="0032768D"/>
    <w:rsid w:val="00327A80"/>
    <w:rsid w:val="00327FA9"/>
    <w:rsid w:val="0033021E"/>
    <w:rsid w:val="0033022F"/>
    <w:rsid w:val="00330284"/>
    <w:rsid w:val="00330522"/>
    <w:rsid w:val="003305C2"/>
    <w:rsid w:val="003307DF"/>
    <w:rsid w:val="003308C3"/>
    <w:rsid w:val="003308DE"/>
    <w:rsid w:val="00330A1A"/>
    <w:rsid w:val="0033106B"/>
    <w:rsid w:val="00331325"/>
    <w:rsid w:val="00331369"/>
    <w:rsid w:val="0033145D"/>
    <w:rsid w:val="00331901"/>
    <w:rsid w:val="00331FE8"/>
    <w:rsid w:val="0033210E"/>
    <w:rsid w:val="0033241C"/>
    <w:rsid w:val="0033262D"/>
    <w:rsid w:val="0033288C"/>
    <w:rsid w:val="00332B86"/>
    <w:rsid w:val="00332CD2"/>
    <w:rsid w:val="00332F0F"/>
    <w:rsid w:val="00332F23"/>
    <w:rsid w:val="00332FD8"/>
    <w:rsid w:val="00333030"/>
    <w:rsid w:val="003332BD"/>
    <w:rsid w:val="003332FE"/>
    <w:rsid w:val="00333314"/>
    <w:rsid w:val="003333BC"/>
    <w:rsid w:val="0033344A"/>
    <w:rsid w:val="00333488"/>
    <w:rsid w:val="003335C3"/>
    <w:rsid w:val="00333744"/>
    <w:rsid w:val="00333CC6"/>
    <w:rsid w:val="00333DFA"/>
    <w:rsid w:val="00333F2F"/>
    <w:rsid w:val="00334056"/>
    <w:rsid w:val="0033434B"/>
    <w:rsid w:val="00334519"/>
    <w:rsid w:val="0033495E"/>
    <w:rsid w:val="00334A73"/>
    <w:rsid w:val="00334A7C"/>
    <w:rsid w:val="00334E6F"/>
    <w:rsid w:val="003351A3"/>
    <w:rsid w:val="003352E5"/>
    <w:rsid w:val="0033534D"/>
    <w:rsid w:val="00335493"/>
    <w:rsid w:val="00335A5A"/>
    <w:rsid w:val="00335AD7"/>
    <w:rsid w:val="00335CC0"/>
    <w:rsid w:val="00335E94"/>
    <w:rsid w:val="0033603B"/>
    <w:rsid w:val="003360A7"/>
    <w:rsid w:val="00336306"/>
    <w:rsid w:val="003367BE"/>
    <w:rsid w:val="0033680E"/>
    <w:rsid w:val="00336A73"/>
    <w:rsid w:val="00336CF0"/>
    <w:rsid w:val="00336E30"/>
    <w:rsid w:val="00336E97"/>
    <w:rsid w:val="00336EB6"/>
    <w:rsid w:val="00336EFF"/>
    <w:rsid w:val="00336FD5"/>
    <w:rsid w:val="00337057"/>
    <w:rsid w:val="003370C2"/>
    <w:rsid w:val="003371E9"/>
    <w:rsid w:val="00337611"/>
    <w:rsid w:val="00337793"/>
    <w:rsid w:val="003378D5"/>
    <w:rsid w:val="00337BF8"/>
    <w:rsid w:val="00337FCA"/>
    <w:rsid w:val="00340090"/>
    <w:rsid w:val="0034047A"/>
    <w:rsid w:val="003406FE"/>
    <w:rsid w:val="00340735"/>
    <w:rsid w:val="00340A07"/>
    <w:rsid w:val="00341517"/>
    <w:rsid w:val="0034159A"/>
    <w:rsid w:val="003416B0"/>
    <w:rsid w:val="003416B9"/>
    <w:rsid w:val="00341747"/>
    <w:rsid w:val="003417B0"/>
    <w:rsid w:val="003417FE"/>
    <w:rsid w:val="003418C6"/>
    <w:rsid w:val="00341C80"/>
    <w:rsid w:val="00341F0A"/>
    <w:rsid w:val="00342024"/>
    <w:rsid w:val="003420C2"/>
    <w:rsid w:val="003422FF"/>
    <w:rsid w:val="003423A0"/>
    <w:rsid w:val="00342625"/>
    <w:rsid w:val="003426C9"/>
    <w:rsid w:val="00342787"/>
    <w:rsid w:val="0034280D"/>
    <w:rsid w:val="00342B4B"/>
    <w:rsid w:val="00342CF3"/>
    <w:rsid w:val="00342D37"/>
    <w:rsid w:val="003432CF"/>
    <w:rsid w:val="00343625"/>
    <w:rsid w:val="00343DDC"/>
    <w:rsid w:val="003442DE"/>
    <w:rsid w:val="003446E3"/>
    <w:rsid w:val="0034490C"/>
    <w:rsid w:val="00344B7D"/>
    <w:rsid w:val="00344D7F"/>
    <w:rsid w:val="00344E4D"/>
    <w:rsid w:val="00344EBD"/>
    <w:rsid w:val="003451CA"/>
    <w:rsid w:val="003451E1"/>
    <w:rsid w:val="003451F9"/>
    <w:rsid w:val="0034520D"/>
    <w:rsid w:val="00345253"/>
    <w:rsid w:val="0034532F"/>
    <w:rsid w:val="003453CE"/>
    <w:rsid w:val="003456DA"/>
    <w:rsid w:val="00345729"/>
    <w:rsid w:val="0034581F"/>
    <w:rsid w:val="003458FF"/>
    <w:rsid w:val="00345D69"/>
    <w:rsid w:val="00345DCF"/>
    <w:rsid w:val="00346002"/>
    <w:rsid w:val="00346033"/>
    <w:rsid w:val="00346163"/>
    <w:rsid w:val="003461C7"/>
    <w:rsid w:val="00346365"/>
    <w:rsid w:val="00346AC8"/>
    <w:rsid w:val="00346BC2"/>
    <w:rsid w:val="0034722A"/>
    <w:rsid w:val="003474E5"/>
    <w:rsid w:val="00347660"/>
    <w:rsid w:val="00347B03"/>
    <w:rsid w:val="00347CBF"/>
    <w:rsid w:val="00347D37"/>
    <w:rsid w:val="00347EF8"/>
    <w:rsid w:val="00350127"/>
    <w:rsid w:val="00350258"/>
    <w:rsid w:val="00350530"/>
    <w:rsid w:val="0035078F"/>
    <w:rsid w:val="00350829"/>
    <w:rsid w:val="00350AD2"/>
    <w:rsid w:val="00350CF0"/>
    <w:rsid w:val="00350E34"/>
    <w:rsid w:val="00350F43"/>
    <w:rsid w:val="003512D8"/>
    <w:rsid w:val="00351358"/>
    <w:rsid w:val="003514A3"/>
    <w:rsid w:val="00351689"/>
    <w:rsid w:val="0035168C"/>
    <w:rsid w:val="00351728"/>
    <w:rsid w:val="00351807"/>
    <w:rsid w:val="00351966"/>
    <w:rsid w:val="00351C37"/>
    <w:rsid w:val="00351FBD"/>
    <w:rsid w:val="0035260F"/>
    <w:rsid w:val="0035262E"/>
    <w:rsid w:val="0035263B"/>
    <w:rsid w:val="00352991"/>
    <w:rsid w:val="00352992"/>
    <w:rsid w:val="00352994"/>
    <w:rsid w:val="00352DFB"/>
    <w:rsid w:val="003530EE"/>
    <w:rsid w:val="00353487"/>
    <w:rsid w:val="0035376A"/>
    <w:rsid w:val="00353FE2"/>
    <w:rsid w:val="0035429E"/>
    <w:rsid w:val="00354336"/>
    <w:rsid w:val="00354440"/>
    <w:rsid w:val="003544B7"/>
    <w:rsid w:val="00354749"/>
    <w:rsid w:val="003549FE"/>
    <w:rsid w:val="00354BDB"/>
    <w:rsid w:val="00354BE6"/>
    <w:rsid w:val="00354C71"/>
    <w:rsid w:val="00354CE5"/>
    <w:rsid w:val="00354DC6"/>
    <w:rsid w:val="00354E5C"/>
    <w:rsid w:val="00354FCD"/>
    <w:rsid w:val="0035540B"/>
    <w:rsid w:val="00355437"/>
    <w:rsid w:val="003554E7"/>
    <w:rsid w:val="00355503"/>
    <w:rsid w:val="0035559B"/>
    <w:rsid w:val="003556C7"/>
    <w:rsid w:val="00355779"/>
    <w:rsid w:val="0035584D"/>
    <w:rsid w:val="0035592F"/>
    <w:rsid w:val="00355D77"/>
    <w:rsid w:val="00355E1F"/>
    <w:rsid w:val="00355E85"/>
    <w:rsid w:val="003560D5"/>
    <w:rsid w:val="00356132"/>
    <w:rsid w:val="00356379"/>
    <w:rsid w:val="003565FF"/>
    <w:rsid w:val="003567E4"/>
    <w:rsid w:val="00356A6B"/>
    <w:rsid w:val="00356C69"/>
    <w:rsid w:val="00356D0D"/>
    <w:rsid w:val="00356DBD"/>
    <w:rsid w:val="00357190"/>
    <w:rsid w:val="003571BE"/>
    <w:rsid w:val="0035737C"/>
    <w:rsid w:val="003573C6"/>
    <w:rsid w:val="0035762F"/>
    <w:rsid w:val="0035781C"/>
    <w:rsid w:val="00357828"/>
    <w:rsid w:val="00357C2D"/>
    <w:rsid w:val="00357CCD"/>
    <w:rsid w:val="00357E0F"/>
    <w:rsid w:val="00357EC0"/>
    <w:rsid w:val="00357FEA"/>
    <w:rsid w:val="003601A8"/>
    <w:rsid w:val="0036049C"/>
    <w:rsid w:val="00360563"/>
    <w:rsid w:val="00360578"/>
    <w:rsid w:val="003605B9"/>
    <w:rsid w:val="00360623"/>
    <w:rsid w:val="003609B5"/>
    <w:rsid w:val="003612A1"/>
    <w:rsid w:val="00361959"/>
    <w:rsid w:val="00361CB1"/>
    <w:rsid w:val="00361E76"/>
    <w:rsid w:val="00361FB4"/>
    <w:rsid w:val="003621C2"/>
    <w:rsid w:val="003621CF"/>
    <w:rsid w:val="003621FF"/>
    <w:rsid w:val="0036225C"/>
    <w:rsid w:val="00362863"/>
    <w:rsid w:val="0036286A"/>
    <w:rsid w:val="003628BA"/>
    <w:rsid w:val="00362940"/>
    <w:rsid w:val="00362A54"/>
    <w:rsid w:val="00362B1B"/>
    <w:rsid w:val="00362D91"/>
    <w:rsid w:val="00362DC8"/>
    <w:rsid w:val="0036305A"/>
    <w:rsid w:val="0036309D"/>
    <w:rsid w:val="003633BE"/>
    <w:rsid w:val="00363AEC"/>
    <w:rsid w:val="00363CB0"/>
    <w:rsid w:val="00363CE9"/>
    <w:rsid w:val="00363CF5"/>
    <w:rsid w:val="00363EC4"/>
    <w:rsid w:val="00364608"/>
    <w:rsid w:val="003648DA"/>
    <w:rsid w:val="00364947"/>
    <w:rsid w:val="00364954"/>
    <w:rsid w:val="003649A4"/>
    <w:rsid w:val="00364B74"/>
    <w:rsid w:val="00364B75"/>
    <w:rsid w:val="00364CF3"/>
    <w:rsid w:val="00364FFA"/>
    <w:rsid w:val="00365139"/>
    <w:rsid w:val="0036525F"/>
    <w:rsid w:val="003652C4"/>
    <w:rsid w:val="00365338"/>
    <w:rsid w:val="00365603"/>
    <w:rsid w:val="00365740"/>
    <w:rsid w:val="00365790"/>
    <w:rsid w:val="00365873"/>
    <w:rsid w:val="0036593D"/>
    <w:rsid w:val="003659FB"/>
    <w:rsid w:val="00365AF0"/>
    <w:rsid w:val="00365B59"/>
    <w:rsid w:val="00365E88"/>
    <w:rsid w:val="00365F74"/>
    <w:rsid w:val="00366393"/>
    <w:rsid w:val="00366461"/>
    <w:rsid w:val="003669A4"/>
    <w:rsid w:val="003669C0"/>
    <w:rsid w:val="00366B3E"/>
    <w:rsid w:val="00366B8B"/>
    <w:rsid w:val="00366D8E"/>
    <w:rsid w:val="00366E9B"/>
    <w:rsid w:val="00367161"/>
    <w:rsid w:val="00367372"/>
    <w:rsid w:val="00367485"/>
    <w:rsid w:val="00367491"/>
    <w:rsid w:val="00367717"/>
    <w:rsid w:val="00367DBA"/>
    <w:rsid w:val="00367DBF"/>
    <w:rsid w:val="00367ECC"/>
    <w:rsid w:val="00370009"/>
    <w:rsid w:val="003700CD"/>
    <w:rsid w:val="00370124"/>
    <w:rsid w:val="003706C1"/>
    <w:rsid w:val="003707D8"/>
    <w:rsid w:val="00370861"/>
    <w:rsid w:val="00370A61"/>
    <w:rsid w:val="00370E37"/>
    <w:rsid w:val="003715A8"/>
    <w:rsid w:val="00371C16"/>
    <w:rsid w:val="00371FDA"/>
    <w:rsid w:val="0037240F"/>
    <w:rsid w:val="003727DA"/>
    <w:rsid w:val="00372A8B"/>
    <w:rsid w:val="00372BF6"/>
    <w:rsid w:val="00372C75"/>
    <w:rsid w:val="00372C83"/>
    <w:rsid w:val="00372F37"/>
    <w:rsid w:val="0037300B"/>
    <w:rsid w:val="00373116"/>
    <w:rsid w:val="003731E8"/>
    <w:rsid w:val="003732ED"/>
    <w:rsid w:val="00373460"/>
    <w:rsid w:val="003736DE"/>
    <w:rsid w:val="003737A9"/>
    <w:rsid w:val="0037386E"/>
    <w:rsid w:val="003738C3"/>
    <w:rsid w:val="00373EA0"/>
    <w:rsid w:val="00374066"/>
    <w:rsid w:val="00374157"/>
    <w:rsid w:val="00374327"/>
    <w:rsid w:val="0037436B"/>
    <w:rsid w:val="00374507"/>
    <w:rsid w:val="003745EB"/>
    <w:rsid w:val="003746E3"/>
    <w:rsid w:val="003746E7"/>
    <w:rsid w:val="0037498E"/>
    <w:rsid w:val="003749D3"/>
    <w:rsid w:val="00374A66"/>
    <w:rsid w:val="00374BB6"/>
    <w:rsid w:val="00374C12"/>
    <w:rsid w:val="00374C66"/>
    <w:rsid w:val="00374DAC"/>
    <w:rsid w:val="00374E10"/>
    <w:rsid w:val="00375103"/>
    <w:rsid w:val="003751FF"/>
    <w:rsid w:val="0037521D"/>
    <w:rsid w:val="0037553E"/>
    <w:rsid w:val="00375551"/>
    <w:rsid w:val="003755D4"/>
    <w:rsid w:val="003758B6"/>
    <w:rsid w:val="00375956"/>
    <w:rsid w:val="00375A0E"/>
    <w:rsid w:val="00375AED"/>
    <w:rsid w:val="00375D90"/>
    <w:rsid w:val="0037617C"/>
    <w:rsid w:val="003762BD"/>
    <w:rsid w:val="0037647D"/>
    <w:rsid w:val="003766F9"/>
    <w:rsid w:val="00376776"/>
    <w:rsid w:val="00376A75"/>
    <w:rsid w:val="00376B0A"/>
    <w:rsid w:val="00376D81"/>
    <w:rsid w:val="00376EBA"/>
    <w:rsid w:val="00377243"/>
    <w:rsid w:val="0037753F"/>
    <w:rsid w:val="0037781C"/>
    <w:rsid w:val="00377AAD"/>
    <w:rsid w:val="00377CE9"/>
    <w:rsid w:val="00377D9B"/>
    <w:rsid w:val="00377F40"/>
    <w:rsid w:val="00380171"/>
    <w:rsid w:val="0038033C"/>
    <w:rsid w:val="0038061E"/>
    <w:rsid w:val="00380681"/>
    <w:rsid w:val="0038095D"/>
    <w:rsid w:val="00380C7F"/>
    <w:rsid w:val="00380E1E"/>
    <w:rsid w:val="00380EA5"/>
    <w:rsid w:val="00380F8E"/>
    <w:rsid w:val="0038186A"/>
    <w:rsid w:val="0038189D"/>
    <w:rsid w:val="0038199A"/>
    <w:rsid w:val="00381CC6"/>
    <w:rsid w:val="00381E6E"/>
    <w:rsid w:val="00381FB4"/>
    <w:rsid w:val="0038229D"/>
    <w:rsid w:val="0038235D"/>
    <w:rsid w:val="00382375"/>
    <w:rsid w:val="00382393"/>
    <w:rsid w:val="0038243D"/>
    <w:rsid w:val="003824AA"/>
    <w:rsid w:val="00382683"/>
    <w:rsid w:val="00382684"/>
    <w:rsid w:val="00382A4F"/>
    <w:rsid w:val="00382AD8"/>
    <w:rsid w:val="00382BC3"/>
    <w:rsid w:val="00382D57"/>
    <w:rsid w:val="00382E33"/>
    <w:rsid w:val="00382E4E"/>
    <w:rsid w:val="00382E68"/>
    <w:rsid w:val="00382F19"/>
    <w:rsid w:val="00383127"/>
    <w:rsid w:val="003831DE"/>
    <w:rsid w:val="00383206"/>
    <w:rsid w:val="00383246"/>
    <w:rsid w:val="0038366D"/>
    <w:rsid w:val="00383772"/>
    <w:rsid w:val="00383854"/>
    <w:rsid w:val="00383FB5"/>
    <w:rsid w:val="00384026"/>
    <w:rsid w:val="00384120"/>
    <w:rsid w:val="003841B1"/>
    <w:rsid w:val="00384364"/>
    <w:rsid w:val="00384499"/>
    <w:rsid w:val="00384E0A"/>
    <w:rsid w:val="003850CA"/>
    <w:rsid w:val="00385489"/>
    <w:rsid w:val="00385A78"/>
    <w:rsid w:val="00385BE1"/>
    <w:rsid w:val="00385C3A"/>
    <w:rsid w:val="00385DA2"/>
    <w:rsid w:val="00385F3E"/>
    <w:rsid w:val="003860BF"/>
    <w:rsid w:val="003860E3"/>
    <w:rsid w:val="0038612B"/>
    <w:rsid w:val="003861B5"/>
    <w:rsid w:val="003862B0"/>
    <w:rsid w:val="0038649F"/>
    <w:rsid w:val="003864F7"/>
    <w:rsid w:val="00386595"/>
    <w:rsid w:val="00386786"/>
    <w:rsid w:val="0038683B"/>
    <w:rsid w:val="0038696E"/>
    <w:rsid w:val="00386AA0"/>
    <w:rsid w:val="00386B05"/>
    <w:rsid w:val="00386B5A"/>
    <w:rsid w:val="00386CEA"/>
    <w:rsid w:val="00386D44"/>
    <w:rsid w:val="00386D5E"/>
    <w:rsid w:val="00386E0B"/>
    <w:rsid w:val="00387022"/>
    <w:rsid w:val="003870AC"/>
    <w:rsid w:val="0038759C"/>
    <w:rsid w:val="0038785E"/>
    <w:rsid w:val="0038786B"/>
    <w:rsid w:val="00387C9B"/>
    <w:rsid w:val="00390076"/>
    <w:rsid w:val="00390198"/>
    <w:rsid w:val="00390237"/>
    <w:rsid w:val="003903F1"/>
    <w:rsid w:val="003905AD"/>
    <w:rsid w:val="00390772"/>
    <w:rsid w:val="003907A3"/>
    <w:rsid w:val="003907F4"/>
    <w:rsid w:val="00390A37"/>
    <w:rsid w:val="00390FCB"/>
    <w:rsid w:val="00390FEE"/>
    <w:rsid w:val="0039102B"/>
    <w:rsid w:val="0039169A"/>
    <w:rsid w:val="00391B07"/>
    <w:rsid w:val="00391CE9"/>
    <w:rsid w:val="00391CEA"/>
    <w:rsid w:val="00391DB9"/>
    <w:rsid w:val="00391DCD"/>
    <w:rsid w:val="0039200C"/>
    <w:rsid w:val="00392083"/>
    <w:rsid w:val="0039261B"/>
    <w:rsid w:val="0039289C"/>
    <w:rsid w:val="0039292B"/>
    <w:rsid w:val="00392BCC"/>
    <w:rsid w:val="00392D95"/>
    <w:rsid w:val="0039303D"/>
    <w:rsid w:val="00393505"/>
    <w:rsid w:val="003936EB"/>
    <w:rsid w:val="0039395F"/>
    <w:rsid w:val="003943BF"/>
    <w:rsid w:val="0039444D"/>
    <w:rsid w:val="0039462D"/>
    <w:rsid w:val="00394DC2"/>
    <w:rsid w:val="00394E63"/>
    <w:rsid w:val="00394ED8"/>
    <w:rsid w:val="00394F26"/>
    <w:rsid w:val="003950A4"/>
    <w:rsid w:val="003958CA"/>
    <w:rsid w:val="0039595D"/>
    <w:rsid w:val="00395E6E"/>
    <w:rsid w:val="0039620E"/>
    <w:rsid w:val="0039627C"/>
    <w:rsid w:val="003962EC"/>
    <w:rsid w:val="003967BF"/>
    <w:rsid w:val="00396B11"/>
    <w:rsid w:val="00396E4A"/>
    <w:rsid w:val="00396EA3"/>
    <w:rsid w:val="00397265"/>
    <w:rsid w:val="00397349"/>
    <w:rsid w:val="0039744A"/>
    <w:rsid w:val="00397646"/>
    <w:rsid w:val="00397676"/>
    <w:rsid w:val="003979FA"/>
    <w:rsid w:val="00397AE5"/>
    <w:rsid w:val="00397E5F"/>
    <w:rsid w:val="00397F1F"/>
    <w:rsid w:val="00397FCB"/>
    <w:rsid w:val="003A049C"/>
    <w:rsid w:val="003A04B8"/>
    <w:rsid w:val="003A07CA"/>
    <w:rsid w:val="003A08B6"/>
    <w:rsid w:val="003A096B"/>
    <w:rsid w:val="003A1124"/>
    <w:rsid w:val="003A1203"/>
    <w:rsid w:val="003A13A2"/>
    <w:rsid w:val="003A15DF"/>
    <w:rsid w:val="003A1606"/>
    <w:rsid w:val="003A1685"/>
    <w:rsid w:val="003A1F10"/>
    <w:rsid w:val="003A21FB"/>
    <w:rsid w:val="003A2282"/>
    <w:rsid w:val="003A23CB"/>
    <w:rsid w:val="003A264B"/>
    <w:rsid w:val="003A2657"/>
    <w:rsid w:val="003A26F7"/>
    <w:rsid w:val="003A2DD4"/>
    <w:rsid w:val="003A2EE2"/>
    <w:rsid w:val="003A2FCF"/>
    <w:rsid w:val="003A30DD"/>
    <w:rsid w:val="003A3326"/>
    <w:rsid w:val="003A35FA"/>
    <w:rsid w:val="003A3652"/>
    <w:rsid w:val="003A36E8"/>
    <w:rsid w:val="003A38F4"/>
    <w:rsid w:val="003A3C86"/>
    <w:rsid w:val="003A3D1F"/>
    <w:rsid w:val="003A3DA0"/>
    <w:rsid w:val="003A3DBF"/>
    <w:rsid w:val="003A4031"/>
    <w:rsid w:val="003A4288"/>
    <w:rsid w:val="003A4427"/>
    <w:rsid w:val="003A44CE"/>
    <w:rsid w:val="003A4773"/>
    <w:rsid w:val="003A479F"/>
    <w:rsid w:val="003A4B33"/>
    <w:rsid w:val="003A4B3C"/>
    <w:rsid w:val="003A4BC7"/>
    <w:rsid w:val="003A4E7D"/>
    <w:rsid w:val="003A50C5"/>
    <w:rsid w:val="003A53D0"/>
    <w:rsid w:val="003A55FF"/>
    <w:rsid w:val="003A5698"/>
    <w:rsid w:val="003A5799"/>
    <w:rsid w:val="003A5A39"/>
    <w:rsid w:val="003A5B3C"/>
    <w:rsid w:val="003A60D1"/>
    <w:rsid w:val="003A6164"/>
    <w:rsid w:val="003A61F9"/>
    <w:rsid w:val="003A633C"/>
    <w:rsid w:val="003A63B2"/>
    <w:rsid w:val="003A6512"/>
    <w:rsid w:val="003A654C"/>
    <w:rsid w:val="003A67A2"/>
    <w:rsid w:val="003A692D"/>
    <w:rsid w:val="003A6A17"/>
    <w:rsid w:val="003A6A7A"/>
    <w:rsid w:val="003A6BD1"/>
    <w:rsid w:val="003A6BDF"/>
    <w:rsid w:val="003A6C7A"/>
    <w:rsid w:val="003A6D2C"/>
    <w:rsid w:val="003A6D92"/>
    <w:rsid w:val="003A6DC5"/>
    <w:rsid w:val="003A6E76"/>
    <w:rsid w:val="003A6F35"/>
    <w:rsid w:val="003A6F9E"/>
    <w:rsid w:val="003A7072"/>
    <w:rsid w:val="003A744E"/>
    <w:rsid w:val="003A74B0"/>
    <w:rsid w:val="003A77A2"/>
    <w:rsid w:val="003A7C98"/>
    <w:rsid w:val="003A7CF0"/>
    <w:rsid w:val="003B0065"/>
    <w:rsid w:val="003B0090"/>
    <w:rsid w:val="003B0098"/>
    <w:rsid w:val="003B00D9"/>
    <w:rsid w:val="003B0145"/>
    <w:rsid w:val="003B08E0"/>
    <w:rsid w:val="003B091E"/>
    <w:rsid w:val="003B0930"/>
    <w:rsid w:val="003B0A32"/>
    <w:rsid w:val="003B0B6C"/>
    <w:rsid w:val="003B0D7D"/>
    <w:rsid w:val="003B0F2E"/>
    <w:rsid w:val="003B10FB"/>
    <w:rsid w:val="003B1200"/>
    <w:rsid w:val="003B1258"/>
    <w:rsid w:val="003B126B"/>
    <w:rsid w:val="003B1398"/>
    <w:rsid w:val="003B1599"/>
    <w:rsid w:val="003B1784"/>
    <w:rsid w:val="003B197E"/>
    <w:rsid w:val="003B1D0B"/>
    <w:rsid w:val="003B1FF1"/>
    <w:rsid w:val="003B2030"/>
    <w:rsid w:val="003B20D7"/>
    <w:rsid w:val="003B21B1"/>
    <w:rsid w:val="003B22B0"/>
    <w:rsid w:val="003B23CD"/>
    <w:rsid w:val="003B2519"/>
    <w:rsid w:val="003B265E"/>
    <w:rsid w:val="003B2A2A"/>
    <w:rsid w:val="003B3373"/>
    <w:rsid w:val="003B337E"/>
    <w:rsid w:val="003B352F"/>
    <w:rsid w:val="003B35AA"/>
    <w:rsid w:val="003B35EA"/>
    <w:rsid w:val="003B35EB"/>
    <w:rsid w:val="003B36D3"/>
    <w:rsid w:val="003B38A5"/>
    <w:rsid w:val="003B3C00"/>
    <w:rsid w:val="003B3D2C"/>
    <w:rsid w:val="003B3F93"/>
    <w:rsid w:val="003B3FA9"/>
    <w:rsid w:val="003B4117"/>
    <w:rsid w:val="003B4585"/>
    <w:rsid w:val="003B484D"/>
    <w:rsid w:val="003B48EB"/>
    <w:rsid w:val="003B4ACB"/>
    <w:rsid w:val="003B4B4A"/>
    <w:rsid w:val="003B4CC7"/>
    <w:rsid w:val="003B4F2F"/>
    <w:rsid w:val="003B544D"/>
    <w:rsid w:val="003B54BE"/>
    <w:rsid w:val="003B5AA9"/>
    <w:rsid w:val="003B5F2B"/>
    <w:rsid w:val="003B6048"/>
    <w:rsid w:val="003B60E9"/>
    <w:rsid w:val="003B60ED"/>
    <w:rsid w:val="003B6375"/>
    <w:rsid w:val="003B63D1"/>
    <w:rsid w:val="003B6492"/>
    <w:rsid w:val="003B6513"/>
    <w:rsid w:val="003B6659"/>
    <w:rsid w:val="003B665B"/>
    <w:rsid w:val="003B66C9"/>
    <w:rsid w:val="003B66F3"/>
    <w:rsid w:val="003B6ABE"/>
    <w:rsid w:val="003B6B7D"/>
    <w:rsid w:val="003B7168"/>
    <w:rsid w:val="003B71C3"/>
    <w:rsid w:val="003B76F5"/>
    <w:rsid w:val="003B7720"/>
    <w:rsid w:val="003B79B1"/>
    <w:rsid w:val="003B7BC0"/>
    <w:rsid w:val="003B7BEE"/>
    <w:rsid w:val="003C05AE"/>
    <w:rsid w:val="003C08E0"/>
    <w:rsid w:val="003C0BD8"/>
    <w:rsid w:val="003C0D8E"/>
    <w:rsid w:val="003C0DB4"/>
    <w:rsid w:val="003C124B"/>
    <w:rsid w:val="003C1666"/>
    <w:rsid w:val="003C171D"/>
    <w:rsid w:val="003C18A0"/>
    <w:rsid w:val="003C18F5"/>
    <w:rsid w:val="003C1947"/>
    <w:rsid w:val="003C1DCF"/>
    <w:rsid w:val="003C2002"/>
    <w:rsid w:val="003C2150"/>
    <w:rsid w:val="003C21D9"/>
    <w:rsid w:val="003C2931"/>
    <w:rsid w:val="003C296C"/>
    <w:rsid w:val="003C29AD"/>
    <w:rsid w:val="003C2B28"/>
    <w:rsid w:val="003C2C0F"/>
    <w:rsid w:val="003C2D95"/>
    <w:rsid w:val="003C30F2"/>
    <w:rsid w:val="003C322C"/>
    <w:rsid w:val="003C335B"/>
    <w:rsid w:val="003C34D4"/>
    <w:rsid w:val="003C37D0"/>
    <w:rsid w:val="003C3835"/>
    <w:rsid w:val="003C3B75"/>
    <w:rsid w:val="003C3F93"/>
    <w:rsid w:val="003C3FF3"/>
    <w:rsid w:val="003C4455"/>
    <w:rsid w:val="003C47CB"/>
    <w:rsid w:val="003C494A"/>
    <w:rsid w:val="003C4B3C"/>
    <w:rsid w:val="003C4B51"/>
    <w:rsid w:val="003C4C66"/>
    <w:rsid w:val="003C5082"/>
    <w:rsid w:val="003C534D"/>
    <w:rsid w:val="003C5353"/>
    <w:rsid w:val="003C575A"/>
    <w:rsid w:val="003C5926"/>
    <w:rsid w:val="003C5AEC"/>
    <w:rsid w:val="003C5C94"/>
    <w:rsid w:val="003C5F88"/>
    <w:rsid w:val="003C6418"/>
    <w:rsid w:val="003C65B9"/>
    <w:rsid w:val="003C6955"/>
    <w:rsid w:val="003C6B33"/>
    <w:rsid w:val="003C6B6C"/>
    <w:rsid w:val="003C6C3E"/>
    <w:rsid w:val="003C6D73"/>
    <w:rsid w:val="003C6E5D"/>
    <w:rsid w:val="003C6E6E"/>
    <w:rsid w:val="003C6E90"/>
    <w:rsid w:val="003C7648"/>
    <w:rsid w:val="003C7A40"/>
    <w:rsid w:val="003C7B33"/>
    <w:rsid w:val="003C7BF4"/>
    <w:rsid w:val="003D00B2"/>
    <w:rsid w:val="003D023A"/>
    <w:rsid w:val="003D0383"/>
    <w:rsid w:val="003D0820"/>
    <w:rsid w:val="003D082D"/>
    <w:rsid w:val="003D0B44"/>
    <w:rsid w:val="003D0BAC"/>
    <w:rsid w:val="003D0C7E"/>
    <w:rsid w:val="003D0E5D"/>
    <w:rsid w:val="003D0F5B"/>
    <w:rsid w:val="003D110A"/>
    <w:rsid w:val="003D137B"/>
    <w:rsid w:val="003D13A4"/>
    <w:rsid w:val="003D17A9"/>
    <w:rsid w:val="003D197B"/>
    <w:rsid w:val="003D1CD0"/>
    <w:rsid w:val="003D24A6"/>
    <w:rsid w:val="003D2574"/>
    <w:rsid w:val="003D2676"/>
    <w:rsid w:val="003D269C"/>
    <w:rsid w:val="003D2717"/>
    <w:rsid w:val="003D27C8"/>
    <w:rsid w:val="003D2988"/>
    <w:rsid w:val="003D3086"/>
    <w:rsid w:val="003D3327"/>
    <w:rsid w:val="003D36C2"/>
    <w:rsid w:val="003D3A60"/>
    <w:rsid w:val="003D3B3D"/>
    <w:rsid w:val="003D3CD1"/>
    <w:rsid w:val="003D41DF"/>
    <w:rsid w:val="003D421F"/>
    <w:rsid w:val="003D4338"/>
    <w:rsid w:val="003D4350"/>
    <w:rsid w:val="003D4481"/>
    <w:rsid w:val="003D4591"/>
    <w:rsid w:val="003D45DB"/>
    <w:rsid w:val="003D48A5"/>
    <w:rsid w:val="003D4E35"/>
    <w:rsid w:val="003D4FA8"/>
    <w:rsid w:val="003D511E"/>
    <w:rsid w:val="003D5148"/>
    <w:rsid w:val="003D54EC"/>
    <w:rsid w:val="003D5514"/>
    <w:rsid w:val="003D5665"/>
    <w:rsid w:val="003D56B9"/>
    <w:rsid w:val="003D5A55"/>
    <w:rsid w:val="003D5D36"/>
    <w:rsid w:val="003D6197"/>
    <w:rsid w:val="003D6454"/>
    <w:rsid w:val="003D6774"/>
    <w:rsid w:val="003D68EF"/>
    <w:rsid w:val="003D6929"/>
    <w:rsid w:val="003D6B0E"/>
    <w:rsid w:val="003D6BA6"/>
    <w:rsid w:val="003D7155"/>
    <w:rsid w:val="003D77A5"/>
    <w:rsid w:val="003D78D1"/>
    <w:rsid w:val="003D7A65"/>
    <w:rsid w:val="003D7A6A"/>
    <w:rsid w:val="003D7CE4"/>
    <w:rsid w:val="003D7D22"/>
    <w:rsid w:val="003D7F02"/>
    <w:rsid w:val="003E000C"/>
    <w:rsid w:val="003E00CD"/>
    <w:rsid w:val="003E031D"/>
    <w:rsid w:val="003E04E4"/>
    <w:rsid w:val="003E0944"/>
    <w:rsid w:val="003E0B57"/>
    <w:rsid w:val="003E0B78"/>
    <w:rsid w:val="003E0F6E"/>
    <w:rsid w:val="003E107E"/>
    <w:rsid w:val="003E1395"/>
    <w:rsid w:val="003E15A4"/>
    <w:rsid w:val="003E1667"/>
    <w:rsid w:val="003E192B"/>
    <w:rsid w:val="003E1A08"/>
    <w:rsid w:val="003E1C36"/>
    <w:rsid w:val="003E1D38"/>
    <w:rsid w:val="003E1F0E"/>
    <w:rsid w:val="003E20DA"/>
    <w:rsid w:val="003E2306"/>
    <w:rsid w:val="003E24BC"/>
    <w:rsid w:val="003E261B"/>
    <w:rsid w:val="003E2819"/>
    <w:rsid w:val="003E2856"/>
    <w:rsid w:val="003E2A6E"/>
    <w:rsid w:val="003E2C26"/>
    <w:rsid w:val="003E2F97"/>
    <w:rsid w:val="003E2FE5"/>
    <w:rsid w:val="003E301C"/>
    <w:rsid w:val="003E314C"/>
    <w:rsid w:val="003E3337"/>
    <w:rsid w:val="003E378A"/>
    <w:rsid w:val="003E40C8"/>
    <w:rsid w:val="003E4135"/>
    <w:rsid w:val="003E41AB"/>
    <w:rsid w:val="003E41FA"/>
    <w:rsid w:val="003E4356"/>
    <w:rsid w:val="003E4790"/>
    <w:rsid w:val="003E49AE"/>
    <w:rsid w:val="003E4A6B"/>
    <w:rsid w:val="003E4BDC"/>
    <w:rsid w:val="003E4C58"/>
    <w:rsid w:val="003E4F45"/>
    <w:rsid w:val="003E527A"/>
    <w:rsid w:val="003E5449"/>
    <w:rsid w:val="003E55C5"/>
    <w:rsid w:val="003E57C5"/>
    <w:rsid w:val="003E5A35"/>
    <w:rsid w:val="003E5BBB"/>
    <w:rsid w:val="003E5CCC"/>
    <w:rsid w:val="003E5CE1"/>
    <w:rsid w:val="003E5DAA"/>
    <w:rsid w:val="003E5ED6"/>
    <w:rsid w:val="003E5F73"/>
    <w:rsid w:val="003E60FD"/>
    <w:rsid w:val="003E61F8"/>
    <w:rsid w:val="003E63DD"/>
    <w:rsid w:val="003E63F1"/>
    <w:rsid w:val="003E6629"/>
    <w:rsid w:val="003E67A4"/>
    <w:rsid w:val="003E69DD"/>
    <w:rsid w:val="003E6A5D"/>
    <w:rsid w:val="003E6D3B"/>
    <w:rsid w:val="003E6DE4"/>
    <w:rsid w:val="003E7336"/>
    <w:rsid w:val="003E7488"/>
    <w:rsid w:val="003E79CC"/>
    <w:rsid w:val="003E7F17"/>
    <w:rsid w:val="003E7FAE"/>
    <w:rsid w:val="003E7FCA"/>
    <w:rsid w:val="003F0285"/>
    <w:rsid w:val="003F04FE"/>
    <w:rsid w:val="003F0819"/>
    <w:rsid w:val="003F08C4"/>
    <w:rsid w:val="003F0C94"/>
    <w:rsid w:val="003F0FBD"/>
    <w:rsid w:val="003F10D9"/>
    <w:rsid w:val="003F1223"/>
    <w:rsid w:val="003F13AB"/>
    <w:rsid w:val="003F15A4"/>
    <w:rsid w:val="003F1A8B"/>
    <w:rsid w:val="003F2271"/>
    <w:rsid w:val="003F22CB"/>
    <w:rsid w:val="003F257A"/>
    <w:rsid w:val="003F2816"/>
    <w:rsid w:val="003F288C"/>
    <w:rsid w:val="003F28C1"/>
    <w:rsid w:val="003F297D"/>
    <w:rsid w:val="003F2980"/>
    <w:rsid w:val="003F29E6"/>
    <w:rsid w:val="003F29F3"/>
    <w:rsid w:val="003F2A6E"/>
    <w:rsid w:val="003F2CBA"/>
    <w:rsid w:val="003F2D08"/>
    <w:rsid w:val="003F30D2"/>
    <w:rsid w:val="003F3447"/>
    <w:rsid w:val="003F3A59"/>
    <w:rsid w:val="003F3AFD"/>
    <w:rsid w:val="003F3B66"/>
    <w:rsid w:val="003F3EDE"/>
    <w:rsid w:val="003F40CA"/>
    <w:rsid w:val="003F4127"/>
    <w:rsid w:val="003F429C"/>
    <w:rsid w:val="003F4699"/>
    <w:rsid w:val="003F46DF"/>
    <w:rsid w:val="003F46E4"/>
    <w:rsid w:val="003F4C25"/>
    <w:rsid w:val="003F4CE1"/>
    <w:rsid w:val="003F500A"/>
    <w:rsid w:val="003F53EC"/>
    <w:rsid w:val="003F54CA"/>
    <w:rsid w:val="003F570E"/>
    <w:rsid w:val="003F592F"/>
    <w:rsid w:val="003F596C"/>
    <w:rsid w:val="003F5B54"/>
    <w:rsid w:val="003F5B93"/>
    <w:rsid w:val="003F5C10"/>
    <w:rsid w:val="003F5C80"/>
    <w:rsid w:val="003F5F9E"/>
    <w:rsid w:val="003F6055"/>
    <w:rsid w:val="003F63A8"/>
    <w:rsid w:val="003F64A7"/>
    <w:rsid w:val="003F65EC"/>
    <w:rsid w:val="003F6698"/>
    <w:rsid w:val="003F6912"/>
    <w:rsid w:val="003F6A32"/>
    <w:rsid w:val="003F6BD2"/>
    <w:rsid w:val="003F6CF1"/>
    <w:rsid w:val="003F7739"/>
    <w:rsid w:val="003F7753"/>
    <w:rsid w:val="003F783C"/>
    <w:rsid w:val="003F79C6"/>
    <w:rsid w:val="003F7A30"/>
    <w:rsid w:val="003F7B9A"/>
    <w:rsid w:val="003F7C49"/>
    <w:rsid w:val="003F7CD9"/>
    <w:rsid w:val="003F7FE8"/>
    <w:rsid w:val="00400384"/>
    <w:rsid w:val="00400536"/>
    <w:rsid w:val="004006F2"/>
    <w:rsid w:val="00400A3A"/>
    <w:rsid w:val="00400B44"/>
    <w:rsid w:val="00400BB7"/>
    <w:rsid w:val="00400C6B"/>
    <w:rsid w:val="00400F5E"/>
    <w:rsid w:val="00401105"/>
    <w:rsid w:val="00401223"/>
    <w:rsid w:val="00401A85"/>
    <w:rsid w:val="00401ACD"/>
    <w:rsid w:val="00401C82"/>
    <w:rsid w:val="00402057"/>
    <w:rsid w:val="00402138"/>
    <w:rsid w:val="0040233A"/>
    <w:rsid w:val="00402631"/>
    <w:rsid w:val="00402B68"/>
    <w:rsid w:val="00402EF0"/>
    <w:rsid w:val="0040322D"/>
    <w:rsid w:val="00403296"/>
    <w:rsid w:val="004035B3"/>
    <w:rsid w:val="00403799"/>
    <w:rsid w:val="00403814"/>
    <w:rsid w:val="00403893"/>
    <w:rsid w:val="00403F83"/>
    <w:rsid w:val="00403FAD"/>
    <w:rsid w:val="004040E7"/>
    <w:rsid w:val="0040412E"/>
    <w:rsid w:val="0040415D"/>
    <w:rsid w:val="004044B5"/>
    <w:rsid w:val="00404973"/>
    <w:rsid w:val="0040497E"/>
    <w:rsid w:val="00404E21"/>
    <w:rsid w:val="004050CC"/>
    <w:rsid w:val="0040521F"/>
    <w:rsid w:val="0040534C"/>
    <w:rsid w:val="00405458"/>
    <w:rsid w:val="0040552C"/>
    <w:rsid w:val="00405796"/>
    <w:rsid w:val="00405BD5"/>
    <w:rsid w:val="00405D4D"/>
    <w:rsid w:val="00405D51"/>
    <w:rsid w:val="00405EAA"/>
    <w:rsid w:val="0040604A"/>
    <w:rsid w:val="00406059"/>
    <w:rsid w:val="004064BA"/>
    <w:rsid w:val="004068C5"/>
    <w:rsid w:val="00406B1F"/>
    <w:rsid w:val="00406F14"/>
    <w:rsid w:val="004071F8"/>
    <w:rsid w:val="004074F3"/>
    <w:rsid w:val="0040781B"/>
    <w:rsid w:val="004078C1"/>
    <w:rsid w:val="004078E9"/>
    <w:rsid w:val="004078F6"/>
    <w:rsid w:val="0041008C"/>
    <w:rsid w:val="004102BA"/>
    <w:rsid w:val="00410339"/>
    <w:rsid w:val="004103C6"/>
    <w:rsid w:val="0041044A"/>
    <w:rsid w:val="00410489"/>
    <w:rsid w:val="0041089A"/>
    <w:rsid w:val="004108F7"/>
    <w:rsid w:val="004109D0"/>
    <w:rsid w:val="00410A03"/>
    <w:rsid w:val="00410D14"/>
    <w:rsid w:val="00410DA6"/>
    <w:rsid w:val="00410E02"/>
    <w:rsid w:val="00411616"/>
    <w:rsid w:val="0041164B"/>
    <w:rsid w:val="004118D9"/>
    <w:rsid w:val="00411995"/>
    <w:rsid w:val="00411A46"/>
    <w:rsid w:val="00411D27"/>
    <w:rsid w:val="0041218B"/>
    <w:rsid w:val="00412319"/>
    <w:rsid w:val="0041232C"/>
    <w:rsid w:val="00412385"/>
    <w:rsid w:val="00412406"/>
    <w:rsid w:val="004129A1"/>
    <w:rsid w:val="00412A79"/>
    <w:rsid w:val="00412B84"/>
    <w:rsid w:val="00412BF6"/>
    <w:rsid w:val="004130C7"/>
    <w:rsid w:val="004137D0"/>
    <w:rsid w:val="00413919"/>
    <w:rsid w:val="00413932"/>
    <w:rsid w:val="00413A2F"/>
    <w:rsid w:val="00413F1C"/>
    <w:rsid w:val="00414265"/>
    <w:rsid w:val="004142A4"/>
    <w:rsid w:val="004144B1"/>
    <w:rsid w:val="00414791"/>
    <w:rsid w:val="00414A31"/>
    <w:rsid w:val="00414A7D"/>
    <w:rsid w:val="00414B5C"/>
    <w:rsid w:val="00414E0E"/>
    <w:rsid w:val="00414E1B"/>
    <w:rsid w:val="00414FDB"/>
    <w:rsid w:val="00415408"/>
    <w:rsid w:val="00415DDA"/>
    <w:rsid w:val="00415E38"/>
    <w:rsid w:val="00415EA1"/>
    <w:rsid w:val="00416073"/>
    <w:rsid w:val="004160C7"/>
    <w:rsid w:val="00416DC8"/>
    <w:rsid w:val="00417192"/>
    <w:rsid w:val="00417738"/>
    <w:rsid w:val="0041777B"/>
    <w:rsid w:val="0041779D"/>
    <w:rsid w:val="00417A9F"/>
    <w:rsid w:val="00417D67"/>
    <w:rsid w:val="00417E67"/>
    <w:rsid w:val="00417F42"/>
    <w:rsid w:val="004202E4"/>
    <w:rsid w:val="0042057F"/>
    <w:rsid w:val="0042087D"/>
    <w:rsid w:val="00420D3E"/>
    <w:rsid w:val="00420EB3"/>
    <w:rsid w:val="00420F13"/>
    <w:rsid w:val="00420FEA"/>
    <w:rsid w:val="0042101D"/>
    <w:rsid w:val="00421221"/>
    <w:rsid w:val="00421524"/>
    <w:rsid w:val="0042156E"/>
    <w:rsid w:val="004215EC"/>
    <w:rsid w:val="00421897"/>
    <w:rsid w:val="00422BE1"/>
    <w:rsid w:val="00422FB8"/>
    <w:rsid w:val="0042322D"/>
    <w:rsid w:val="0042336E"/>
    <w:rsid w:val="00423675"/>
    <w:rsid w:val="004239DA"/>
    <w:rsid w:val="00423D30"/>
    <w:rsid w:val="00423F0C"/>
    <w:rsid w:val="004248F1"/>
    <w:rsid w:val="00424915"/>
    <w:rsid w:val="00424A3B"/>
    <w:rsid w:val="00424B3B"/>
    <w:rsid w:val="00425063"/>
    <w:rsid w:val="00425451"/>
    <w:rsid w:val="004259C9"/>
    <w:rsid w:val="00425C57"/>
    <w:rsid w:val="00425E3A"/>
    <w:rsid w:val="00425E4B"/>
    <w:rsid w:val="00426183"/>
    <w:rsid w:val="004262AE"/>
    <w:rsid w:val="004263A2"/>
    <w:rsid w:val="004266BF"/>
    <w:rsid w:val="00426D76"/>
    <w:rsid w:val="00426EA9"/>
    <w:rsid w:val="00427283"/>
    <w:rsid w:val="004272F8"/>
    <w:rsid w:val="00427576"/>
    <w:rsid w:val="00427997"/>
    <w:rsid w:val="00427BAA"/>
    <w:rsid w:val="00427C90"/>
    <w:rsid w:val="004301B8"/>
    <w:rsid w:val="004303B3"/>
    <w:rsid w:val="004304E9"/>
    <w:rsid w:val="00430622"/>
    <w:rsid w:val="00430896"/>
    <w:rsid w:val="004308B7"/>
    <w:rsid w:val="00430B46"/>
    <w:rsid w:val="00430C60"/>
    <w:rsid w:val="00430C84"/>
    <w:rsid w:val="00430E7C"/>
    <w:rsid w:val="00430FF7"/>
    <w:rsid w:val="0043119A"/>
    <w:rsid w:val="0043127F"/>
    <w:rsid w:val="004312BA"/>
    <w:rsid w:val="0043140B"/>
    <w:rsid w:val="0043189D"/>
    <w:rsid w:val="004321CE"/>
    <w:rsid w:val="0043237E"/>
    <w:rsid w:val="00432422"/>
    <w:rsid w:val="00432845"/>
    <w:rsid w:val="00432908"/>
    <w:rsid w:val="00432A94"/>
    <w:rsid w:val="00432DD1"/>
    <w:rsid w:val="00432E6A"/>
    <w:rsid w:val="0043301F"/>
    <w:rsid w:val="0043314F"/>
    <w:rsid w:val="00433330"/>
    <w:rsid w:val="0043338C"/>
    <w:rsid w:val="004333DC"/>
    <w:rsid w:val="00433508"/>
    <w:rsid w:val="004335F6"/>
    <w:rsid w:val="00433923"/>
    <w:rsid w:val="00433A7F"/>
    <w:rsid w:val="00434042"/>
    <w:rsid w:val="00434112"/>
    <w:rsid w:val="0043421B"/>
    <w:rsid w:val="0043431E"/>
    <w:rsid w:val="004343CC"/>
    <w:rsid w:val="00434733"/>
    <w:rsid w:val="004349A1"/>
    <w:rsid w:val="004349B0"/>
    <w:rsid w:val="00434CF2"/>
    <w:rsid w:val="00434F46"/>
    <w:rsid w:val="00435398"/>
    <w:rsid w:val="00435491"/>
    <w:rsid w:val="0043549B"/>
    <w:rsid w:val="0043558A"/>
    <w:rsid w:val="004355D5"/>
    <w:rsid w:val="0043569E"/>
    <w:rsid w:val="00435B01"/>
    <w:rsid w:val="00435B50"/>
    <w:rsid w:val="00435D09"/>
    <w:rsid w:val="00435E54"/>
    <w:rsid w:val="00436777"/>
    <w:rsid w:val="0043698B"/>
    <w:rsid w:val="004369F6"/>
    <w:rsid w:val="00436A3E"/>
    <w:rsid w:val="00436C23"/>
    <w:rsid w:val="00436EA9"/>
    <w:rsid w:val="00436F2E"/>
    <w:rsid w:val="00436FC2"/>
    <w:rsid w:val="0043709B"/>
    <w:rsid w:val="00437123"/>
    <w:rsid w:val="004372F2"/>
    <w:rsid w:val="00437312"/>
    <w:rsid w:val="00437320"/>
    <w:rsid w:val="0043737A"/>
    <w:rsid w:val="0043749F"/>
    <w:rsid w:val="00437ACA"/>
    <w:rsid w:val="00437D9C"/>
    <w:rsid w:val="00437F26"/>
    <w:rsid w:val="004405FC"/>
    <w:rsid w:val="004407DC"/>
    <w:rsid w:val="004409B3"/>
    <w:rsid w:val="00440A2A"/>
    <w:rsid w:val="00440A53"/>
    <w:rsid w:val="00440AE0"/>
    <w:rsid w:val="00441186"/>
    <w:rsid w:val="00441456"/>
    <w:rsid w:val="0044167D"/>
    <w:rsid w:val="004419DD"/>
    <w:rsid w:val="00441ADF"/>
    <w:rsid w:val="00441D91"/>
    <w:rsid w:val="00441EEC"/>
    <w:rsid w:val="00441F1B"/>
    <w:rsid w:val="004421DB"/>
    <w:rsid w:val="00442355"/>
    <w:rsid w:val="00442442"/>
    <w:rsid w:val="0044254D"/>
    <w:rsid w:val="004426C7"/>
    <w:rsid w:val="00442798"/>
    <w:rsid w:val="004427D9"/>
    <w:rsid w:val="00442A81"/>
    <w:rsid w:val="00442B04"/>
    <w:rsid w:val="00443196"/>
    <w:rsid w:val="00443251"/>
    <w:rsid w:val="0044347A"/>
    <w:rsid w:val="00443599"/>
    <w:rsid w:val="00443666"/>
    <w:rsid w:val="0044376B"/>
    <w:rsid w:val="004437B6"/>
    <w:rsid w:val="0044386F"/>
    <w:rsid w:val="0044395F"/>
    <w:rsid w:val="00443995"/>
    <w:rsid w:val="00443A0D"/>
    <w:rsid w:val="00443A8F"/>
    <w:rsid w:val="00443C51"/>
    <w:rsid w:val="00443E1B"/>
    <w:rsid w:val="00444138"/>
    <w:rsid w:val="00444323"/>
    <w:rsid w:val="00444412"/>
    <w:rsid w:val="00444C17"/>
    <w:rsid w:val="00444EDF"/>
    <w:rsid w:val="00444F2B"/>
    <w:rsid w:val="00444FFC"/>
    <w:rsid w:val="004450C8"/>
    <w:rsid w:val="00445102"/>
    <w:rsid w:val="00445295"/>
    <w:rsid w:val="004457EC"/>
    <w:rsid w:val="004458A3"/>
    <w:rsid w:val="00445950"/>
    <w:rsid w:val="00445BF9"/>
    <w:rsid w:val="00445F87"/>
    <w:rsid w:val="004462AF"/>
    <w:rsid w:val="004463F1"/>
    <w:rsid w:val="00446562"/>
    <w:rsid w:val="0044693F"/>
    <w:rsid w:val="00446978"/>
    <w:rsid w:val="00446AC2"/>
    <w:rsid w:val="00446D89"/>
    <w:rsid w:val="004470A6"/>
    <w:rsid w:val="0044715D"/>
    <w:rsid w:val="00447535"/>
    <w:rsid w:val="0044782F"/>
    <w:rsid w:val="00447F13"/>
    <w:rsid w:val="00447FDA"/>
    <w:rsid w:val="0045018C"/>
    <w:rsid w:val="00450389"/>
    <w:rsid w:val="00450607"/>
    <w:rsid w:val="0045098F"/>
    <w:rsid w:val="00450E8C"/>
    <w:rsid w:val="00450F54"/>
    <w:rsid w:val="004510CD"/>
    <w:rsid w:val="004520B3"/>
    <w:rsid w:val="00452343"/>
    <w:rsid w:val="0045240A"/>
    <w:rsid w:val="004524AB"/>
    <w:rsid w:val="0045283C"/>
    <w:rsid w:val="00452846"/>
    <w:rsid w:val="0045350B"/>
    <w:rsid w:val="00453992"/>
    <w:rsid w:val="00453FDC"/>
    <w:rsid w:val="0045413E"/>
    <w:rsid w:val="004544F3"/>
    <w:rsid w:val="004546D1"/>
    <w:rsid w:val="004546FA"/>
    <w:rsid w:val="00454B52"/>
    <w:rsid w:val="00454D4C"/>
    <w:rsid w:val="00454FF4"/>
    <w:rsid w:val="00455075"/>
    <w:rsid w:val="004550E7"/>
    <w:rsid w:val="00455117"/>
    <w:rsid w:val="00455293"/>
    <w:rsid w:val="00455514"/>
    <w:rsid w:val="00455667"/>
    <w:rsid w:val="00455795"/>
    <w:rsid w:val="0045584D"/>
    <w:rsid w:val="0045589E"/>
    <w:rsid w:val="00455AC3"/>
    <w:rsid w:val="00455CEB"/>
    <w:rsid w:val="00455E10"/>
    <w:rsid w:val="00455E4F"/>
    <w:rsid w:val="00455E56"/>
    <w:rsid w:val="0045613A"/>
    <w:rsid w:val="004561F6"/>
    <w:rsid w:val="00456380"/>
    <w:rsid w:val="004565BB"/>
    <w:rsid w:val="004566C2"/>
    <w:rsid w:val="00456A58"/>
    <w:rsid w:val="00456A77"/>
    <w:rsid w:val="00456B56"/>
    <w:rsid w:val="00456CB8"/>
    <w:rsid w:val="00456E6B"/>
    <w:rsid w:val="00456E7A"/>
    <w:rsid w:val="0045701B"/>
    <w:rsid w:val="004572F3"/>
    <w:rsid w:val="004577F3"/>
    <w:rsid w:val="00457CB7"/>
    <w:rsid w:val="00457D3A"/>
    <w:rsid w:val="00457EB8"/>
    <w:rsid w:val="0046038D"/>
    <w:rsid w:val="004605C1"/>
    <w:rsid w:val="00460727"/>
    <w:rsid w:val="00460BE6"/>
    <w:rsid w:val="00460CEC"/>
    <w:rsid w:val="00460FE8"/>
    <w:rsid w:val="00461166"/>
    <w:rsid w:val="00461183"/>
    <w:rsid w:val="00461354"/>
    <w:rsid w:val="00461523"/>
    <w:rsid w:val="00461633"/>
    <w:rsid w:val="004617C1"/>
    <w:rsid w:val="00461D0F"/>
    <w:rsid w:val="00461D56"/>
    <w:rsid w:val="00461E8E"/>
    <w:rsid w:val="00462022"/>
    <w:rsid w:val="004620E0"/>
    <w:rsid w:val="0046229A"/>
    <w:rsid w:val="00462369"/>
    <w:rsid w:val="0046242B"/>
    <w:rsid w:val="0046254D"/>
    <w:rsid w:val="0046309C"/>
    <w:rsid w:val="004632E6"/>
    <w:rsid w:val="0046338E"/>
    <w:rsid w:val="00463548"/>
    <w:rsid w:val="004636BF"/>
    <w:rsid w:val="004636EE"/>
    <w:rsid w:val="0046379D"/>
    <w:rsid w:val="004638D5"/>
    <w:rsid w:val="00463A11"/>
    <w:rsid w:val="00463B86"/>
    <w:rsid w:val="00463BE8"/>
    <w:rsid w:val="00463CA7"/>
    <w:rsid w:val="00463D46"/>
    <w:rsid w:val="00463DC8"/>
    <w:rsid w:val="00463F2F"/>
    <w:rsid w:val="00464469"/>
    <w:rsid w:val="004649E5"/>
    <w:rsid w:val="00464C60"/>
    <w:rsid w:val="00464D33"/>
    <w:rsid w:val="00464DB1"/>
    <w:rsid w:val="00464F78"/>
    <w:rsid w:val="0046593F"/>
    <w:rsid w:val="00465A06"/>
    <w:rsid w:val="00465CDB"/>
    <w:rsid w:val="00465F2C"/>
    <w:rsid w:val="00466320"/>
    <w:rsid w:val="004668E9"/>
    <w:rsid w:val="00466B08"/>
    <w:rsid w:val="00467200"/>
    <w:rsid w:val="0046749B"/>
    <w:rsid w:val="00467697"/>
    <w:rsid w:val="004677E0"/>
    <w:rsid w:val="004679D5"/>
    <w:rsid w:val="00470738"/>
    <w:rsid w:val="0047078D"/>
    <w:rsid w:val="0047088D"/>
    <w:rsid w:val="00470914"/>
    <w:rsid w:val="00470B63"/>
    <w:rsid w:val="00470B9E"/>
    <w:rsid w:val="00470F83"/>
    <w:rsid w:val="0047118E"/>
    <w:rsid w:val="004712DC"/>
    <w:rsid w:val="00471379"/>
    <w:rsid w:val="004714CF"/>
    <w:rsid w:val="004716B6"/>
    <w:rsid w:val="00471816"/>
    <w:rsid w:val="0047182E"/>
    <w:rsid w:val="00471ACA"/>
    <w:rsid w:val="00471E01"/>
    <w:rsid w:val="00471F3B"/>
    <w:rsid w:val="00471F96"/>
    <w:rsid w:val="004724FC"/>
    <w:rsid w:val="00472908"/>
    <w:rsid w:val="0047295A"/>
    <w:rsid w:val="00472C75"/>
    <w:rsid w:val="00472CB9"/>
    <w:rsid w:val="004731BF"/>
    <w:rsid w:val="00473465"/>
    <w:rsid w:val="004736AA"/>
    <w:rsid w:val="0047384B"/>
    <w:rsid w:val="004739F3"/>
    <w:rsid w:val="00473AD9"/>
    <w:rsid w:val="00473BFB"/>
    <w:rsid w:val="00473C2C"/>
    <w:rsid w:val="00473E35"/>
    <w:rsid w:val="00473FE4"/>
    <w:rsid w:val="0047430A"/>
    <w:rsid w:val="00474313"/>
    <w:rsid w:val="00474464"/>
    <w:rsid w:val="004744EB"/>
    <w:rsid w:val="004745E0"/>
    <w:rsid w:val="004748D3"/>
    <w:rsid w:val="00474DE9"/>
    <w:rsid w:val="00474FD8"/>
    <w:rsid w:val="004752B6"/>
    <w:rsid w:val="00475596"/>
    <w:rsid w:val="00475849"/>
    <w:rsid w:val="00475ACB"/>
    <w:rsid w:val="00475CAC"/>
    <w:rsid w:val="00475DC8"/>
    <w:rsid w:val="00475E9F"/>
    <w:rsid w:val="004762B3"/>
    <w:rsid w:val="004764B0"/>
    <w:rsid w:val="004766DC"/>
    <w:rsid w:val="004768BA"/>
    <w:rsid w:val="00476ADD"/>
    <w:rsid w:val="00476B8A"/>
    <w:rsid w:val="00476BF5"/>
    <w:rsid w:val="00476CF1"/>
    <w:rsid w:val="00476D3B"/>
    <w:rsid w:val="00476E31"/>
    <w:rsid w:val="00477177"/>
    <w:rsid w:val="00477343"/>
    <w:rsid w:val="004775DB"/>
    <w:rsid w:val="00477776"/>
    <w:rsid w:val="00477B4B"/>
    <w:rsid w:val="00477BF9"/>
    <w:rsid w:val="00477C7E"/>
    <w:rsid w:val="00477F3F"/>
    <w:rsid w:val="004801AB"/>
    <w:rsid w:val="004803D6"/>
    <w:rsid w:val="0048050A"/>
    <w:rsid w:val="0048056B"/>
    <w:rsid w:val="00480639"/>
    <w:rsid w:val="00480708"/>
    <w:rsid w:val="004807A4"/>
    <w:rsid w:val="0048094A"/>
    <w:rsid w:val="00480A5C"/>
    <w:rsid w:val="00480BC1"/>
    <w:rsid w:val="00480D2D"/>
    <w:rsid w:val="00480E9D"/>
    <w:rsid w:val="004811C2"/>
    <w:rsid w:val="00481367"/>
    <w:rsid w:val="00481458"/>
    <w:rsid w:val="00481746"/>
    <w:rsid w:val="00481938"/>
    <w:rsid w:val="00481AB8"/>
    <w:rsid w:val="00481C31"/>
    <w:rsid w:val="00481CC0"/>
    <w:rsid w:val="004820E8"/>
    <w:rsid w:val="00482206"/>
    <w:rsid w:val="004824BB"/>
    <w:rsid w:val="004826B6"/>
    <w:rsid w:val="004827C1"/>
    <w:rsid w:val="00482CF3"/>
    <w:rsid w:val="00482FB1"/>
    <w:rsid w:val="00482FE9"/>
    <w:rsid w:val="0048334A"/>
    <w:rsid w:val="004833D0"/>
    <w:rsid w:val="004835FC"/>
    <w:rsid w:val="004837F3"/>
    <w:rsid w:val="00483815"/>
    <w:rsid w:val="00483A51"/>
    <w:rsid w:val="00483B44"/>
    <w:rsid w:val="00483BE3"/>
    <w:rsid w:val="00483CCC"/>
    <w:rsid w:val="00483D96"/>
    <w:rsid w:val="00483E4A"/>
    <w:rsid w:val="004843EA"/>
    <w:rsid w:val="00484889"/>
    <w:rsid w:val="004851A5"/>
    <w:rsid w:val="00485307"/>
    <w:rsid w:val="004853CE"/>
    <w:rsid w:val="00485408"/>
    <w:rsid w:val="0048574D"/>
    <w:rsid w:val="00485B7B"/>
    <w:rsid w:val="00485C33"/>
    <w:rsid w:val="00485E5C"/>
    <w:rsid w:val="00485EB3"/>
    <w:rsid w:val="004860E4"/>
    <w:rsid w:val="00486189"/>
    <w:rsid w:val="004862B7"/>
    <w:rsid w:val="0048634B"/>
    <w:rsid w:val="00486426"/>
    <w:rsid w:val="004864F2"/>
    <w:rsid w:val="004869EC"/>
    <w:rsid w:val="00486C05"/>
    <w:rsid w:val="00487040"/>
    <w:rsid w:val="0048711E"/>
    <w:rsid w:val="004872AD"/>
    <w:rsid w:val="00487445"/>
    <w:rsid w:val="0048786F"/>
    <w:rsid w:val="00487B3A"/>
    <w:rsid w:val="00487BB8"/>
    <w:rsid w:val="00487C33"/>
    <w:rsid w:val="00487C8B"/>
    <w:rsid w:val="00487CBF"/>
    <w:rsid w:val="00487FC9"/>
    <w:rsid w:val="00490394"/>
    <w:rsid w:val="004905A3"/>
    <w:rsid w:val="00490845"/>
    <w:rsid w:val="00490ABE"/>
    <w:rsid w:val="00490B7A"/>
    <w:rsid w:val="00490CC0"/>
    <w:rsid w:val="00490F34"/>
    <w:rsid w:val="00491089"/>
    <w:rsid w:val="0049142C"/>
    <w:rsid w:val="00491770"/>
    <w:rsid w:val="00491A40"/>
    <w:rsid w:val="00491B1F"/>
    <w:rsid w:val="00491C7C"/>
    <w:rsid w:val="00491D04"/>
    <w:rsid w:val="00491D7D"/>
    <w:rsid w:val="00491DF7"/>
    <w:rsid w:val="004923A8"/>
    <w:rsid w:val="00492679"/>
    <w:rsid w:val="00492686"/>
    <w:rsid w:val="00492799"/>
    <w:rsid w:val="004927F9"/>
    <w:rsid w:val="004929F7"/>
    <w:rsid w:val="00492AB4"/>
    <w:rsid w:val="00492DE9"/>
    <w:rsid w:val="00492F2A"/>
    <w:rsid w:val="004933EE"/>
    <w:rsid w:val="00493501"/>
    <w:rsid w:val="004937C0"/>
    <w:rsid w:val="0049391B"/>
    <w:rsid w:val="00493A13"/>
    <w:rsid w:val="00493E34"/>
    <w:rsid w:val="00494049"/>
    <w:rsid w:val="00494269"/>
    <w:rsid w:val="004942D9"/>
    <w:rsid w:val="00494421"/>
    <w:rsid w:val="0049479C"/>
    <w:rsid w:val="004948BA"/>
    <w:rsid w:val="00494C1F"/>
    <w:rsid w:val="00494C57"/>
    <w:rsid w:val="00494D32"/>
    <w:rsid w:val="00494EE2"/>
    <w:rsid w:val="00494FBD"/>
    <w:rsid w:val="004951EE"/>
    <w:rsid w:val="0049523E"/>
    <w:rsid w:val="004952C4"/>
    <w:rsid w:val="004952CF"/>
    <w:rsid w:val="004952E1"/>
    <w:rsid w:val="0049533C"/>
    <w:rsid w:val="004953C7"/>
    <w:rsid w:val="00495595"/>
    <w:rsid w:val="004957CC"/>
    <w:rsid w:val="0049581B"/>
    <w:rsid w:val="00495825"/>
    <w:rsid w:val="00495C50"/>
    <w:rsid w:val="0049611C"/>
    <w:rsid w:val="004961F1"/>
    <w:rsid w:val="0049620F"/>
    <w:rsid w:val="00496232"/>
    <w:rsid w:val="0049628B"/>
    <w:rsid w:val="00496305"/>
    <w:rsid w:val="00496341"/>
    <w:rsid w:val="004963A6"/>
    <w:rsid w:val="004967D8"/>
    <w:rsid w:val="00496822"/>
    <w:rsid w:val="00496884"/>
    <w:rsid w:val="004968AE"/>
    <w:rsid w:val="004968C7"/>
    <w:rsid w:val="0049691C"/>
    <w:rsid w:val="0049695F"/>
    <w:rsid w:val="00496A99"/>
    <w:rsid w:val="00496C72"/>
    <w:rsid w:val="00496C9F"/>
    <w:rsid w:val="004970B8"/>
    <w:rsid w:val="0049720F"/>
    <w:rsid w:val="00497392"/>
    <w:rsid w:val="004974BD"/>
    <w:rsid w:val="0049752D"/>
    <w:rsid w:val="00497902"/>
    <w:rsid w:val="00497993"/>
    <w:rsid w:val="00497B86"/>
    <w:rsid w:val="00497FCD"/>
    <w:rsid w:val="004A0182"/>
    <w:rsid w:val="004A01CB"/>
    <w:rsid w:val="004A0235"/>
    <w:rsid w:val="004A06B6"/>
    <w:rsid w:val="004A09E1"/>
    <w:rsid w:val="004A09EA"/>
    <w:rsid w:val="004A0A09"/>
    <w:rsid w:val="004A0C73"/>
    <w:rsid w:val="004A0EC6"/>
    <w:rsid w:val="004A0FF6"/>
    <w:rsid w:val="004A102B"/>
    <w:rsid w:val="004A109C"/>
    <w:rsid w:val="004A1414"/>
    <w:rsid w:val="004A1773"/>
    <w:rsid w:val="004A1DAF"/>
    <w:rsid w:val="004A218F"/>
    <w:rsid w:val="004A223F"/>
    <w:rsid w:val="004A2392"/>
    <w:rsid w:val="004A2703"/>
    <w:rsid w:val="004A27E5"/>
    <w:rsid w:val="004A2DAF"/>
    <w:rsid w:val="004A3367"/>
    <w:rsid w:val="004A337E"/>
    <w:rsid w:val="004A34F7"/>
    <w:rsid w:val="004A370D"/>
    <w:rsid w:val="004A39ED"/>
    <w:rsid w:val="004A3A08"/>
    <w:rsid w:val="004A3AB6"/>
    <w:rsid w:val="004A3AF4"/>
    <w:rsid w:val="004A3C4C"/>
    <w:rsid w:val="004A3D51"/>
    <w:rsid w:val="004A3EDC"/>
    <w:rsid w:val="004A4012"/>
    <w:rsid w:val="004A4099"/>
    <w:rsid w:val="004A449D"/>
    <w:rsid w:val="004A4561"/>
    <w:rsid w:val="004A4616"/>
    <w:rsid w:val="004A46DC"/>
    <w:rsid w:val="004A4701"/>
    <w:rsid w:val="004A48FE"/>
    <w:rsid w:val="004A4A8D"/>
    <w:rsid w:val="004A4D42"/>
    <w:rsid w:val="004A5284"/>
    <w:rsid w:val="004A5302"/>
    <w:rsid w:val="004A5598"/>
    <w:rsid w:val="004A5646"/>
    <w:rsid w:val="004A5727"/>
    <w:rsid w:val="004A5BD5"/>
    <w:rsid w:val="004A5D12"/>
    <w:rsid w:val="004A63D2"/>
    <w:rsid w:val="004A6446"/>
    <w:rsid w:val="004A6803"/>
    <w:rsid w:val="004A6882"/>
    <w:rsid w:val="004A6950"/>
    <w:rsid w:val="004A69BE"/>
    <w:rsid w:val="004A69C4"/>
    <w:rsid w:val="004A6D7E"/>
    <w:rsid w:val="004A6D9F"/>
    <w:rsid w:val="004A6F53"/>
    <w:rsid w:val="004A72CD"/>
    <w:rsid w:val="004A75B8"/>
    <w:rsid w:val="004A75F0"/>
    <w:rsid w:val="004A79A3"/>
    <w:rsid w:val="004A7A0C"/>
    <w:rsid w:val="004A7C58"/>
    <w:rsid w:val="004A7CBF"/>
    <w:rsid w:val="004A7D7C"/>
    <w:rsid w:val="004A7DAE"/>
    <w:rsid w:val="004B008A"/>
    <w:rsid w:val="004B013D"/>
    <w:rsid w:val="004B0540"/>
    <w:rsid w:val="004B0779"/>
    <w:rsid w:val="004B0D1B"/>
    <w:rsid w:val="004B0E17"/>
    <w:rsid w:val="004B102E"/>
    <w:rsid w:val="004B10CA"/>
    <w:rsid w:val="004B1113"/>
    <w:rsid w:val="004B1276"/>
    <w:rsid w:val="004B13A0"/>
    <w:rsid w:val="004B13B0"/>
    <w:rsid w:val="004B1550"/>
    <w:rsid w:val="004B15D7"/>
    <w:rsid w:val="004B184E"/>
    <w:rsid w:val="004B1AE5"/>
    <w:rsid w:val="004B1CFB"/>
    <w:rsid w:val="004B1D48"/>
    <w:rsid w:val="004B201F"/>
    <w:rsid w:val="004B239B"/>
    <w:rsid w:val="004B23A9"/>
    <w:rsid w:val="004B261B"/>
    <w:rsid w:val="004B2706"/>
    <w:rsid w:val="004B271E"/>
    <w:rsid w:val="004B2797"/>
    <w:rsid w:val="004B2876"/>
    <w:rsid w:val="004B28A8"/>
    <w:rsid w:val="004B2D4D"/>
    <w:rsid w:val="004B2E52"/>
    <w:rsid w:val="004B2F35"/>
    <w:rsid w:val="004B2F90"/>
    <w:rsid w:val="004B305B"/>
    <w:rsid w:val="004B311A"/>
    <w:rsid w:val="004B339C"/>
    <w:rsid w:val="004B34D5"/>
    <w:rsid w:val="004B36B2"/>
    <w:rsid w:val="004B3E7B"/>
    <w:rsid w:val="004B3E9A"/>
    <w:rsid w:val="004B3FF4"/>
    <w:rsid w:val="004B4001"/>
    <w:rsid w:val="004B4101"/>
    <w:rsid w:val="004B4150"/>
    <w:rsid w:val="004B41B3"/>
    <w:rsid w:val="004B41CF"/>
    <w:rsid w:val="004B446A"/>
    <w:rsid w:val="004B4611"/>
    <w:rsid w:val="004B46CF"/>
    <w:rsid w:val="004B4744"/>
    <w:rsid w:val="004B47E5"/>
    <w:rsid w:val="004B48A9"/>
    <w:rsid w:val="004B4A1C"/>
    <w:rsid w:val="004B4CDD"/>
    <w:rsid w:val="004B4CFD"/>
    <w:rsid w:val="004B4D5F"/>
    <w:rsid w:val="004B51CF"/>
    <w:rsid w:val="004B523D"/>
    <w:rsid w:val="004B534B"/>
    <w:rsid w:val="004B55CB"/>
    <w:rsid w:val="004B5659"/>
    <w:rsid w:val="004B58A4"/>
    <w:rsid w:val="004B5924"/>
    <w:rsid w:val="004B634D"/>
    <w:rsid w:val="004B66CB"/>
    <w:rsid w:val="004B66DF"/>
    <w:rsid w:val="004B6775"/>
    <w:rsid w:val="004B6BF4"/>
    <w:rsid w:val="004B6C44"/>
    <w:rsid w:val="004B6C45"/>
    <w:rsid w:val="004B6E58"/>
    <w:rsid w:val="004B704C"/>
    <w:rsid w:val="004B7186"/>
    <w:rsid w:val="004B74ED"/>
    <w:rsid w:val="004B750A"/>
    <w:rsid w:val="004B762F"/>
    <w:rsid w:val="004B765D"/>
    <w:rsid w:val="004B76AC"/>
    <w:rsid w:val="004B76F0"/>
    <w:rsid w:val="004B7801"/>
    <w:rsid w:val="004B78C5"/>
    <w:rsid w:val="004B7B48"/>
    <w:rsid w:val="004B7D23"/>
    <w:rsid w:val="004B7E7F"/>
    <w:rsid w:val="004B7F7C"/>
    <w:rsid w:val="004C00FC"/>
    <w:rsid w:val="004C0206"/>
    <w:rsid w:val="004C050F"/>
    <w:rsid w:val="004C063C"/>
    <w:rsid w:val="004C0A50"/>
    <w:rsid w:val="004C0BE8"/>
    <w:rsid w:val="004C1469"/>
    <w:rsid w:val="004C1613"/>
    <w:rsid w:val="004C187B"/>
    <w:rsid w:val="004C18C0"/>
    <w:rsid w:val="004C1D36"/>
    <w:rsid w:val="004C1D46"/>
    <w:rsid w:val="004C1E52"/>
    <w:rsid w:val="004C200C"/>
    <w:rsid w:val="004C2056"/>
    <w:rsid w:val="004C2128"/>
    <w:rsid w:val="004C2562"/>
    <w:rsid w:val="004C25DB"/>
    <w:rsid w:val="004C2715"/>
    <w:rsid w:val="004C288D"/>
    <w:rsid w:val="004C2BAD"/>
    <w:rsid w:val="004C2E37"/>
    <w:rsid w:val="004C32C6"/>
    <w:rsid w:val="004C3342"/>
    <w:rsid w:val="004C34BF"/>
    <w:rsid w:val="004C36F8"/>
    <w:rsid w:val="004C3749"/>
    <w:rsid w:val="004C3A31"/>
    <w:rsid w:val="004C3CBF"/>
    <w:rsid w:val="004C3D05"/>
    <w:rsid w:val="004C3DD2"/>
    <w:rsid w:val="004C3DF9"/>
    <w:rsid w:val="004C442F"/>
    <w:rsid w:val="004C4705"/>
    <w:rsid w:val="004C4725"/>
    <w:rsid w:val="004C4769"/>
    <w:rsid w:val="004C4825"/>
    <w:rsid w:val="004C4BA9"/>
    <w:rsid w:val="004C4D3C"/>
    <w:rsid w:val="004C4FC2"/>
    <w:rsid w:val="004C51B9"/>
    <w:rsid w:val="004C5252"/>
    <w:rsid w:val="004C5935"/>
    <w:rsid w:val="004C5B25"/>
    <w:rsid w:val="004C5D74"/>
    <w:rsid w:val="004C5EB6"/>
    <w:rsid w:val="004C6030"/>
    <w:rsid w:val="004C6105"/>
    <w:rsid w:val="004C6200"/>
    <w:rsid w:val="004C6633"/>
    <w:rsid w:val="004C6654"/>
    <w:rsid w:val="004C67B4"/>
    <w:rsid w:val="004C697B"/>
    <w:rsid w:val="004C6BB8"/>
    <w:rsid w:val="004C6F62"/>
    <w:rsid w:val="004C6F7F"/>
    <w:rsid w:val="004C7451"/>
    <w:rsid w:val="004C74F6"/>
    <w:rsid w:val="004C7507"/>
    <w:rsid w:val="004C7667"/>
    <w:rsid w:val="004C7713"/>
    <w:rsid w:val="004C7732"/>
    <w:rsid w:val="004C77F1"/>
    <w:rsid w:val="004C7ADE"/>
    <w:rsid w:val="004C7AFE"/>
    <w:rsid w:val="004C7C31"/>
    <w:rsid w:val="004D0115"/>
    <w:rsid w:val="004D043E"/>
    <w:rsid w:val="004D097E"/>
    <w:rsid w:val="004D0E48"/>
    <w:rsid w:val="004D0F2A"/>
    <w:rsid w:val="004D0FD4"/>
    <w:rsid w:val="004D1379"/>
    <w:rsid w:val="004D14F1"/>
    <w:rsid w:val="004D1691"/>
    <w:rsid w:val="004D1A22"/>
    <w:rsid w:val="004D1AF4"/>
    <w:rsid w:val="004D1C47"/>
    <w:rsid w:val="004D22C1"/>
    <w:rsid w:val="004D2408"/>
    <w:rsid w:val="004D262A"/>
    <w:rsid w:val="004D2694"/>
    <w:rsid w:val="004D27DE"/>
    <w:rsid w:val="004D2821"/>
    <w:rsid w:val="004D29E1"/>
    <w:rsid w:val="004D2A0C"/>
    <w:rsid w:val="004D2DF7"/>
    <w:rsid w:val="004D3044"/>
    <w:rsid w:val="004D336D"/>
    <w:rsid w:val="004D3636"/>
    <w:rsid w:val="004D3CB2"/>
    <w:rsid w:val="004D3F02"/>
    <w:rsid w:val="004D3F47"/>
    <w:rsid w:val="004D3FA9"/>
    <w:rsid w:val="004D40DC"/>
    <w:rsid w:val="004D4372"/>
    <w:rsid w:val="004D4389"/>
    <w:rsid w:val="004D458F"/>
    <w:rsid w:val="004D48C6"/>
    <w:rsid w:val="004D49FA"/>
    <w:rsid w:val="004D4A1C"/>
    <w:rsid w:val="004D4B1D"/>
    <w:rsid w:val="004D4CDB"/>
    <w:rsid w:val="004D4FE2"/>
    <w:rsid w:val="004D51A6"/>
    <w:rsid w:val="004D56A0"/>
    <w:rsid w:val="004D5760"/>
    <w:rsid w:val="004D5B0E"/>
    <w:rsid w:val="004D5C6E"/>
    <w:rsid w:val="004D5CA5"/>
    <w:rsid w:val="004D5D28"/>
    <w:rsid w:val="004D5ED7"/>
    <w:rsid w:val="004D6068"/>
    <w:rsid w:val="004D6087"/>
    <w:rsid w:val="004D6992"/>
    <w:rsid w:val="004D6B87"/>
    <w:rsid w:val="004D6C20"/>
    <w:rsid w:val="004D6C8A"/>
    <w:rsid w:val="004D6FF7"/>
    <w:rsid w:val="004D709A"/>
    <w:rsid w:val="004D715A"/>
    <w:rsid w:val="004D718C"/>
    <w:rsid w:val="004D7482"/>
    <w:rsid w:val="004D7667"/>
    <w:rsid w:val="004D76EB"/>
    <w:rsid w:val="004D79AB"/>
    <w:rsid w:val="004D7A38"/>
    <w:rsid w:val="004D7AC1"/>
    <w:rsid w:val="004D7D92"/>
    <w:rsid w:val="004D7DAC"/>
    <w:rsid w:val="004E031C"/>
    <w:rsid w:val="004E0A01"/>
    <w:rsid w:val="004E145F"/>
    <w:rsid w:val="004E1C32"/>
    <w:rsid w:val="004E1C84"/>
    <w:rsid w:val="004E1F71"/>
    <w:rsid w:val="004E2072"/>
    <w:rsid w:val="004E2260"/>
    <w:rsid w:val="004E2712"/>
    <w:rsid w:val="004E2919"/>
    <w:rsid w:val="004E2A4E"/>
    <w:rsid w:val="004E2DF0"/>
    <w:rsid w:val="004E2FAD"/>
    <w:rsid w:val="004E33CB"/>
    <w:rsid w:val="004E33F9"/>
    <w:rsid w:val="004E349F"/>
    <w:rsid w:val="004E350A"/>
    <w:rsid w:val="004E376C"/>
    <w:rsid w:val="004E38E2"/>
    <w:rsid w:val="004E3BF4"/>
    <w:rsid w:val="004E3DB1"/>
    <w:rsid w:val="004E482A"/>
    <w:rsid w:val="004E48A5"/>
    <w:rsid w:val="004E4C8D"/>
    <w:rsid w:val="004E4F3D"/>
    <w:rsid w:val="004E5075"/>
    <w:rsid w:val="004E5476"/>
    <w:rsid w:val="004E5771"/>
    <w:rsid w:val="004E57C9"/>
    <w:rsid w:val="004E58F8"/>
    <w:rsid w:val="004E5AA7"/>
    <w:rsid w:val="004E5B77"/>
    <w:rsid w:val="004E5CE6"/>
    <w:rsid w:val="004E60DA"/>
    <w:rsid w:val="004E6194"/>
    <w:rsid w:val="004E6243"/>
    <w:rsid w:val="004E6586"/>
    <w:rsid w:val="004E6EEB"/>
    <w:rsid w:val="004E7130"/>
    <w:rsid w:val="004E716D"/>
    <w:rsid w:val="004E7209"/>
    <w:rsid w:val="004E7216"/>
    <w:rsid w:val="004E73CF"/>
    <w:rsid w:val="004E7550"/>
    <w:rsid w:val="004E765E"/>
    <w:rsid w:val="004E7761"/>
    <w:rsid w:val="004E78F3"/>
    <w:rsid w:val="004E7D03"/>
    <w:rsid w:val="004E7D97"/>
    <w:rsid w:val="004E7F5D"/>
    <w:rsid w:val="004F0006"/>
    <w:rsid w:val="004F007C"/>
    <w:rsid w:val="004F027F"/>
    <w:rsid w:val="004F0B8A"/>
    <w:rsid w:val="004F0E10"/>
    <w:rsid w:val="004F0F01"/>
    <w:rsid w:val="004F0F16"/>
    <w:rsid w:val="004F0FBF"/>
    <w:rsid w:val="004F10C6"/>
    <w:rsid w:val="004F16B7"/>
    <w:rsid w:val="004F179B"/>
    <w:rsid w:val="004F1D45"/>
    <w:rsid w:val="004F2367"/>
    <w:rsid w:val="004F2446"/>
    <w:rsid w:val="004F24F6"/>
    <w:rsid w:val="004F2588"/>
    <w:rsid w:val="004F2589"/>
    <w:rsid w:val="004F25FB"/>
    <w:rsid w:val="004F2630"/>
    <w:rsid w:val="004F2AB9"/>
    <w:rsid w:val="004F2B0A"/>
    <w:rsid w:val="004F2EB5"/>
    <w:rsid w:val="004F31AB"/>
    <w:rsid w:val="004F337E"/>
    <w:rsid w:val="004F347B"/>
    <w:rsid w:val="004F351C"/>
    <w:rsid w:val="004F369C"/>
    <w:rsid w:val="004F382E"/>
    <w:rsid w:val="004F39B8"/>
    <w:rsid w:val="004F3A97"/>
    <w:rsid w:val="004F3D0A"/>
    <w:rsid w:val="004F3FDD"/>
    <w:rsid w:val="004F405A"/>
    <w:rsid w:val="004F45E9"/>
    <w:rsid w:val="004F47A7"/>
    <w:rsid w:val="004F49EF"/>
    <w:rsid w:val="004F4A12"/>
    <w:rsid w:val="004F4BC3"/>
    <w:rsid w:val="004F4EC1"/>
    <w:rsid w:val="004F5135"/>
    <w:rsid w:val="004F523B"/>
    <w:rsid w:val="004F5317"/>
    <w:rsid w:val="004F563A"/>
    <w:rsid w:val="004F57F2"/>
    <w:rsid w:val="004F58B3"/>
    <w:rsid w:val="004F59D4"/>
    <w:rsid w:val="004F5A32"/>
    <w:rsid w:val="004F5B0D"/>
    <w:rsid w:val="004F5BC7"/>
    <w:rsid w:val="004F5DEC"/>
    <w:rsid w:val="004F5E78"/>
    <w:rsid w:val="004F613E"/>
    <w:rsid w:val="004F636C"/>
    <w:rsid w:val="004F6441"/>
    <w:rsid w:val="004F6482"/>
    <w:rsid w:val="004F6AAD"/>
    <w:rsid w:val="004F6B5D"/>
    <w:rsid w:val="004F6C5C"/>
    <w:rsid w:val="004F6C60"/>
    <w:rsid w:val="004F6D20"/>
    <w:rsid w:val="004F6F90"/>
    <w:rsid w:val="004F75F6"/>
    <w:rsid w:val="004F766B"/>
    <w:rsid w:val="004F7A71"/>
    <w:rsid w:val="004F7A7E"/>
    <w:rsid w:val="004F7B33"/>
    <w:rsid w:val="004F7C8E"/>
    <w:rsid w:val="004F7D2F"/>
    <w:rsid w:val="004F7EA2"/>
    <w:rsid w:val="0050015B"/>
    <w:rsid w:val="00500388"/>
    <w:rsid w:val="00500913"/>
    <w:rsid w:val="00500BCE"/>
    <w:rsid w:val="00500BE1"/>
    <w:rsid w:val="00500DCF"/>
    <w:rsid w:val="005010B0"/>
    <w:rsid w:val="0050142B"/>
    <w:rsid w:val="0050152D"/>
    <w:rsid w:val="00501B14"/>
    <w:rsid w:val="00501B45"/>
    <w:rsid w:val="00501FBC"/>
    <w:rsid w:val="00502179"/>
    <w:rsid w:val="00502546"/>
    <w:rsid w:val="00502716"/>
    <w:rsid w:val="00502D3D"/>
    <w:rsid w:val="00503160"/>
    <w:rsid w:val="005032BD"/>
    <w:rsid w:val="00503EB1"/>
    <w:rsid w:val="00504272"/>
    <w:rsid w:val="005043FA"/>
    <w:rsid w:val="0050441D"/>
    <w:rsid w:val="00504CCD"/>
    <w:rsid w:val="00504D6E"/>
    <w:rsid w:val="00504E0F"/>
    <w:rsid w:val="00505172"/>
    <w:rsid w:val="005051D3"/>
    <w:rsid w:val="00505206"/>
    <w:rsid w:val="00505209"/>
    <w:rsid w:val="00505574"/>
    <w:rsid w:val="00505DF8"/>
    <w:rsid w:val="00505EFB"/>
    <w:rsid w:val="005060AC"/>
    <w:rsid w:val="005060DA"/>
    <w:rsid w:val="00506162"/>
    <w:rsid w:val="00506337"/>
    <w:rsid w:val="00506454"/>
    <w:rsid w:val="00506509"/>
    <w:rsid w:val="0050658B"/>
    <w:rsid w:val="00506AE2"/>
    <w:rsid w:val="00506B0E"/>
    <w:rsid w:val="00506C0A"/>
    <w:rsid w:val="00506C27"/>
    <w:rsid w:val="00506DE2"/>
    <w:rsid w:val="00506F3A"/>
    <w:rsid w:val="0050727D"/>
    <w:rsid w:val="005073AC"/>
    <w:rsid w:val="00507B49"/>
    <w:rsid w:val="005101CE"/>
    <w:rsid w:val="005101E9"/>
    <w:rsid w:val="005104E3"/>
    <w:rsid w:val="0051051C"/>
    <w:rsid w:val="00510779"/>
    <w:rsid w:val="00510A3B"/>
    <w:rsid w:val="00510B19"/>
    <w:rsid w:val="00510BBF"/>
    <w:rsid w:val="00510CA7"/>
    <w:rsid w:val="00510CDF"/>
    <w:rsid w:val="00510DC1"/>
    <w:rsid w:val="00510EB6"/>
    <w:rsid w:val="0051165D"/>
    <w:rsid w:val="0051176A"/>
    <w:rsid w:val="00511842"/>
    <w:rsid w:val="00511A1F"/>
    <w:rsid w:val="00511C4D"/>
    <w:rsid w:val="00511E83"/>
    <w:rsid w:val="005127E1"/>
    <w:rsid w:val="00512945"/>
    <w:rsid w:val="00512A59"/>
    <w:rsid w:val="00512BAA"/>
    <w:rsid w:val="00512CFC"/>
    <w:rsid w:val="005137AC"/>
    <w:rsid w:val="00513813"/>
    <w:rsid w:val="00513A9F"/>
    <w:rsid w:val="00513C81"/>
    <w:rsid w:val="00513D36"/>
    <w:rsid w:val="00513E63"/>
    <w:rsid w:val="00513FF1"/>
    <w:rsid w:val="005141D3"/>
    <w:rsid w:val="00514954"/>
    <w:rsid w:val="00514AAF"/>
    <w:rsid w:val="00514CBF"/>
    <w:rsid w:val="00514F54"/>
    <w:rsid w:val="005154E0"/>
    <w:rsid w:val="00516081"/>
    <w:rsid w:val="005160F4"/>
    <w:rsid w:val="005161E8"/>
    <w:rsid w:val="0051622A"/>
    <w:rsid w:val="00516360"/>
    <w:rsid w:val="0051640C"/>
    <w:rsid w:val="005166DE"/>
    <w:rsid w:val="00516718"/>
    <w:rsid w:val="00516A3D"/>
    <w:rsid w:val="00516A5F"/>
    <w:rsid w:val="00516C2C"/>
    <w:rsid w:val="00516CE7"/>
    <w:rsid w:val="00516D9B"/>
    <w:rsid w:val="00517049"/>
    <w:rsid w:val="005171B6"/>
    <w:rsid w:val="00517311"/>
    <w:rsid w:val="0051761D"/>
    <w:rsid w:val="005178C4"/>
    <w:rsid w:val="00517E7B"/>
    <w:rsid w:val="00517E9F"/>
    <w:rsid w:val="00520222"/>
    <w:rsid w:val="005203BE"/>
    <w:rsid w:val="00520633"/>
    <w:rsid w:val="0052072C"/>
    <w:rsid w:val="00520730"/>
    <w:rsid w:val="0052080D"/>
    <w:rsid w:val="00520B67"/>
    <w:rsid w:val="00520F06"/>
    <w:rsid w:val="00520F85"/>
    <w:rsid w:val="00520FEF"/>
    <w:rsid w:val="00521223"/>
    <w:rsid w:val="005215CD"/>
    <w:rsid w:val="00521702"/>
    <w:rsid w:val="0052177B"/>
    <w:rsid w:val="005218C0"/>
    <w:rsid w:val="005219C3"/>
    <w:rsid w:val="00521ACE"/>
    <w:rsid w:val="00521B5F"/>
    <w:rsid w:val="00521BC0"/>
    <w:rsid w:val="00522389"/>
    <w:rsid w:val="005224CF"/>
    <w:rsid w:val="005224E3"/>
    <w:rsid w:val="00522533"/>
    <w:rsid w:val="0052258C"/>
    <w:rsid w:val="005227CF"/>
    <w:rsid w:val="00522884"/>
    <w:rsid w:val="005228B3"/>
    <w:rsid w:val="005228C3"/>
    <w:rsid w:val="005228C7"/>
    <w:rsid w:val="00522958"/>
    <w:rsid w:val="00522EA2"/>
    <w:rsid w:val="00522FE4"/>
    <w:rsid w:val="0052316E"/>
    <w:rsid w:val="005231B7"/>
    <w:rsid w:val="00523581"/>
    <w:rsid w:val="00523769"/>
    <w:rsid w:val="005239AA"/>
    <w:rsid w:val="00523BC9"/>
    <w:rsid w:val="00523C87"/>
    <w:rsid w:val="00523DF7"/>
    <w:rsid w:val="00523EE7"/>
    <w:rsid w:val="00523FC7"/>
    <w:rsid w:val="00523FF8"/>
    <w:rsid w:val="0052498A"/>
    <w:rsid w:val="00524A2B"/>
    <w:rsid w:val="00524AEC"/>
    <w:rsid w:val="00524D8D"/>
    <w:rsid w:val="00525049"/>
    <w:rsid w:val="0052565C"/>
    <w:rsid w:val="00525849"/>
    <w:rsid w:val="0052589D"/>
    <w:rsid w:val="00525A3D"/>
    <w:rsid w:val="00525DED"/>
    <w:rsid w:val="005262BD"/>
    <w:rsid w:val="00526455"/>
    <w:rsid w:val="00526593"/>
    <w:rsid w:val="0052672F"/>
    <w:rsid w:val="005268A5"/>
    <w:rsid w:val="0052694C"/>
    <w:rsid w:val="0052698B"/>
    <w:rsid w:val="005270AF"/>
    <w:rsid w:val="00527118"/>
    <w:rsid w:val="00527494"/>
    <w:rsid w:val="005274E3"/>
    <w:rsid w:val="00527524"/>
    <w:rsid w:val="00527638"/>
    <w:rsid w:val="00527963"/>
    <w:rsid w:val="005279EA"/>
    <w:rsid w:val="00527A10"/>
    <w:rsid w:val="00527AD2"/>
    <w:rsid w:val="00527B07"/>
    <w:rsid w:val="00527BCA"/>
    <w:rsid w:val="00527FFD"/>
    <w:rsid w:val="00530024"/>
    <w:rsid w:val="005302BC"/>
    <w:rsid w:val="005303BB"/>
    <w:rsid w:val="0053043D"/>
    <w:rsid w:val="00530B80"/>
    <w:rsid w:val="00530B94"/>
    <w:rsid w:val="00530C3F"/>
    <w:rsid w:val="00530C81"/>
    <w:rsid w:val="00530CB6"/>
    <w:rsid w:val="00530DC2"/>
    <w:rsid w:val="00530E96"/>
    <w:rsid w:val="00531216"/>
    <w:rsid w:val="005313FF"/>
    <w:rsid w:val="00531584"/>
    <w:rsid w:val="00531795"/>
    <w:rsid w:val="00531A02"/>
    <w:rsid w:val="00531AD2"/>
    <w:rsid w:val="00531AF7"/>
    <w:rsid w:val="00531B60"/>
    <w:rsid w:val="00531CCB"/>
    <w:rsid w:val="00532296"/>
    <w:rsid w:val="00532832"/>
    <w:rsid w:val="00532890"/>
    <w:rsid w:val="00532954"/>
    <w:rsid w:val="00532FB8"/>
    <w:rsid w:val="005330A9"/>
    <w:rsid w:val="00533396"/>
    <w:rsid w:val="005335B3"/>
    <w:rsid w:val="00533A90"/>
    <w:rsid w:val="00533CF4"/>
    <w:rsid w:val="00533E14"/>
    <w:rsid w:val="00533EF4"/>
    <w:rsid w:val="00534074"/>
    <w:rsid w:val="0053419B"/>
    <w:rsid w:val="005346EC"/>
    <w:rsid w:val="00534860"/>
    <w:rsid w:val="00534950"/>
    <w:rsid w:val="00534AB6"/>
    <w:rsid w:val="00534C3C"/>
    <w:rsid w:val="00534CE2"/>
    <w:rsid w:val="00534E07"/>
    <w:rsid w:val="00534F85"/>
    <w:rsid w:val="005350D6"/>
    <w:rsid w:val="005356DD"/>
    <w:rsid w:val="0053581C"/>
    <w:rsid w:val="0053583E"/>
    <w:rsid w:val="00535DBA"/>
    <w:rsid w:val="00536117"/>
    <w:rsid w:val="00536194"/>
    <w:rsid w:val="005365B1"/>
    <w:rsid w:val="005366E6"/>
    <w:rsid w:val="005367B5"/>
    <w:rsid w:val="00536815"/>
    <w:rsid w:val="00536A54"/>
    <w:rsid w:val="00536DEA"/>
    <w:rsid w:val="00536F6A"/>
    <w:rsid w:val="00536FE6"/>
    <w:rsid w:val="00537000"/>
    <w:rsid w:val="0053714E"/>
    <w:rsid w:val="005372B7"/>
    <w:rsid w:val="00537371"/>
    <w:rsid w:val="005374DF"/>
    <w:rsid w:val="00537818"/>
    <w:rsid w:val="00537BD2"/>
    <w:rsid w:val="00537DC6"/>
    <w:rsid w:val="00537F90"/>
    <w:rsid w:val="00540282"/>
    <w:rsid w:val="005405FB"/>
    <w:rsid w:val="00540823"/>
    <w:rsid w:val="00540D0F"/>
    <w:rsid w:val="0054131C"/>
    <w:rsid w:val="00541506"/>
    <w:rsid w:val="00541723"/>
    <w:rsid w:val="00541B35"/>
    <w:rsid w:val="00541C35"/>
    <w:rsid w:val="00541C73"/>
    <w:rsid w:val="00541DC9"/>
    <w:rsid w:val="00542045"/>
    <w:rsid w:val="0054212C"/>
    <w:rsid w:val="0054218C"/>
    <w:rsid w:val="005422C4"/>
    <w:rsid w:val="005423FC"/>
    <w:rsid w:val="00542435"/>
    <w:rsid w:val="00542713"/>
    <w:rsid w:val="0054278F"/>
    <w:rsid w:val="005427D2"/>
    <w:rsid w:val="00542834"/>
    <w:rsid w:val="00542A3B"/>
    <w:rsid w:val="00542CC9"/>
    <w:rsid w:val="00542CD5"/>
    <w:rsid w:val="0054302E"/>
    <w:rsid w:val="0054323D"/>
    <w:rsid w:val="00543688"/>
    <w:rsid w:val="0054371E"/>
    <w:rsid w:val="00543948"/>
    <w:rsid w:val="00543BD9"/>
    <w:rsid w:val="00543E4C"/>
    <w:rsid w:val="0054434E"/>
    <w:rsid w:val="005443C9"/>
    <w:rsid w:val="005443F8"/>
    <w:rsid w:val="005446F6"/>
    <w:rsid w:val="00544B7B"/>
    <w:rsid w:val="00544BAC"/>
    <w:rsid w:val="00544E76"/>
    <w:rsid w:val="0054503B"/>
    <w:rsid w:val="0054507E"/>
    <w:rsid w:val="00545368"/>
    <w:rsid w:val="005454B1"/>
    <w:rsid w:val="0054571F"/>
    <w:rsid w:val="00545753"/>
    <w:rsid w:val="00545900"/>
    <w:rsid w:val="0054593E"/>
    <w:rsid w:val="005459A8"/>
    <w:rsid w:val="00545A21"/>
    <w:rsid w:val="00545F0B"/>
    <w:rsid w:val="005463C1"/>
    <w:rsid w:val="005463DC"/>
    <w:rsid w:val="005464C3"/>
    <w:rsid w:val="005464F7"/>
    <w:rsid w:val="005466C4"/>
    <w:rsid w:val="005466DB"/>
    <w:rsid w:val="005467CC"/>
    <w:rsid w:val="005469B3"/>
    <w:rsid w:val="005469C5"/>
    <w:rsid w:val="00546DA1"/>
    <w:rsid w:val="00546F16"/>
    <w:rsid w:val="00546F3B"/>
    <w:rsid w:val="00546F7D"/>
    <w:rsid w:val="005471CD"/>
    <w:rsid w:val="005471E8"/>
    <w:rsid w:val="00547358"/>
    <w:rsid w:val="005474A2"/>
    <w:rsid w:val="00547719"/>
    <w:rsid w:val="0054774B"/>
    <w:rsid w:val="00547805"/>
    <w:rsid w:val="00547887"/>
    <w:rsid w:val="00547B70"/>
    <w:rsid w:val="00547B98"/>
    <w:rsid w:val="00547EA1"/>
    <w:rsid w:val="00550677"/>
    <w:rsid w:val="0055079A"/>
    <w:rsid w:val="00550B7D"/>
    <w:rsid w:val="00550E80"/>
    <w:rsid w:val="00551440"/>
    <w:rsid w:val="005514C5"/>
    <w:rsid w:val="00551612"/>
    <w:rsid w:val="00551731"/>
    <w:rsid w:val="0055179C"/>
    <w:rsid w:val="005519B2"/>
    <w:rsid w:val="00551D94"/>
    <w:rsid w:val="00551DCA"/>
    <w:rsid w:val="00551F1F"/>
    <w:rsid w:val="00552118"/>
    <w:rsid w:val="0055216B"/>
    <w:rsid w:val="005521C7"/>
    <w:rsid w:val="0055231C"/>
    <w:rsid w:val="0055236F"/>
    <w:rsid w:val="00552491"/>
    <w:rsid w:val="00552556"/>
    <w:rsid w:val="0055260C"/>
    <w:rsid w:val="005528A8"/>
    <w:rsid w:val="00552990"/>
    <w:rsid w:val="00552C0C"/>
    <w:rsid w:val="00552C12"/>
    <w:rsid w:val="0055309E"/>
    <w:rsid w:val="0055325A"/>
    <w:rsid w:val="005532A8"/>
    <w:rsid w:val="00553385"/>
    <w:rsid w:val="0055350C"/>
    <w:rsid w:val="005536D6"/>
    <w:rsid w:val="00553A5B"/>
    <w:rsid w:val="00553EDA"/>
    <w:rsid w:val="00554071"/>
    <w:rsid w:val="0055460A"/>
    <w:rsid w:val="0055497C"/>
    <w:rsid w:val="0055497D"/>
    <w:rsid w:val="00554BC1"/>
    <w:rsid w:val="00554F54"/>
    <w:rsid w:val="00555239"/>
    <w:rsid w:val="0055533B"/>
    <w:rsid w:val="00555901"/>
    <w:rsid w:val="005559C1"/>
    <w:rsid w:val="00555ABC"/>
    <w:rsid w:val="00555B0E"/>
    <w:rsid w:val="00555B9F"/>
    <w:rsid w:val="005561D9"/>
    <w:rsid w:val="0055638A"/>
    <w:rsid w:val="00556595"/>
    <w:rsid w:val="00556A29"/>
    <w:rsid w:val="00556A32"/>
    <w:rsid w:val="00556A9D"/>
    <w:rsid w:val="00556DBC"/>
    <w:rsid w:val="00556FB5"/>
    <w:rsid w:val="0055748D"/>
    <w:rsid w:val="0055774C"/>
    <w:rsid w:val="00557A96"/>
    <w:rsid w:val="00557ABF"/>
    <w:rsid w:val="00557BD9"/>
    <w:rsid w:val="00557DD3"/>
    <w:rsid w:val="00557EF9"/>
    <w:rsid w:val="00557F5D"/>
    <w:rsid w:val="005602C2"/>
    <w:rsid w:val="00560341"/>
    <w:rsid w:val="0056047A"/>
    <w:rsid w:val="00560517"/>
    <w:rsid w:val="00560673"/>
    <w:rsid w:val="00560695"/>
    <w:rsid w:val="00560A22"/>
    <w:rsid w:val="00560A24"/>
    <w:rsid w:val="00560ADC"/>
    <w:rsid w:val="00560B89"/>
    <w:rsid w:val="00560C9A"/>
    <w:rsid w:val="00560DED"/>
    <w:rsid w:val="00560F8A"/>
    <w:rsid w:val="00561013"/>
    <w:rsid w:val="005611D4"/>
    <w:rsid w:val="0056127D"/>
    <w:rsid w:val="00561585"/>
    <w:rsid w:val="0056177B"/>
    <w:rsid w:val="0056184C"/>
    <w:rsid w:val="00561B68"/>
    <w:rsid w:val="00561C26"/>
    <w:rsid w:val="00561F3F"/>
    <w:rsid w:val="005625A7"/>
    <w:rsid w:val="00562BD0"/>
    <w:rsid w:val="00562C80"/>
    <w:rsid w:val="00563165"/>
    <w:rsid w:val="00563191"/>
    <w:rsid w:val="00563260"/>
    <w:rsid w:val="0056377E"/>
    <w:rsid w:val="0056383A"/>
    <w:rsid w:val="00563A46"/>
    <w:rsid w:val="00563CA6"/>
    <w:rsid w:val="00563CBC"/>
    <w:rsid w:val="00564246"/>
    <w:rsid w:val="00564483"/>
    <w:rsid w:val="0056448B"/>
    <w:rsid w:val="0056453A"/>
    <w:rsid w:val="005648BD"/>
    <w:rsid w:val="00564A09"/>
    <w:rsid w:val="00564E1E"/>
    <w:rsid w:val="00564F8A"/>
    <w:rsid w:val="0056513D"/>
    <w:rsid w:val="005654C5"/>
    <w:rsid w:val="0056557A"/>
    <w:rsid w:val="005656AE"/>
    <w:rsid w:val="00565E21"/>
    <w:rsid w:val="005661DC"/>
    <w:rsid w:val="005663DB"/>
    <w:rsid w:val="0056658C"/>
    <w:rsid w:val="00566BAD"/>
    <w:rsid w:val="00566D55"/>
    <w:rsid w:val="00566E44"/>
    <w:rsid w:val="00567067"/>
    <w:rsid w:val="00567AF6"/>
    <w:rsid w:val="00567E96"/>
    <w:rsid w:val="00567F63"/>
    <w:rsid w:val="0057015C"/>
    <w:rsid w:val="0057017C"/>
    <w:rsid w:val="005701A7"/>
    <w:rsid w:val="00570220"/>
    <w:rsid w:val="00570243"/>
    <w:rsid w:val="00570264"/>
    <w:rsid w:val="005702B0"/>
    <w:rsid w:val="005703B8"/>
    <w:rsid w:val="005706A7"/>
    <w:rsid w:val="0057083E"/>
    <w:rsid w:val="005708B7"/>
    <w:rsid w:val="00570A22"/>
    <w:rsid w:val="00570A7D"/>
    <w:rsid w:val="00571159"/>
    <w:rsid w:val="005711AF"/>
    <w:rsid w:val="005711FB"/>
    <w:rsid w:val="00571225"/>
    <w:rsid w:val="00571232"/>
    <w:rsid w:val="00571278"/>
    <w:rsid w:val="00571339"/>
    <w:rsid w:val="00571347"/>
    <w:rsid w:val="005713D0"/>
    <w:rsid w:val="00571512"/>
    <w:rsid w:val="005715BC"/>
    <w:rsid w:val="00571ADC"/>
    <w:rsid w:val="00571CCB"/>
    <w:rsid w:val="00571DB3"/>
    <w:rsid w:val="00571E10"/>
    <w:rsid w:val="005720C8"/>
    <w:rsid w:val="0057218B"/>
    <w:rsid w:val="00572294"/>
    <w:rsid w:val="0057245B"/>
    <w:rsid w:val="00572526"/>
    <w:rsid w:val="00572685"/>
    <w:rsid w:val="005726D6"/>
    <w:rsid w:val="00572838"/>
    <w:rsid w:val="005728FC"/>
    <w:rsid w:val="00572970"/>
    <w:rsid w:val="005729C2"/>
    <w:rsid w:val="00572AB4"/>
    <w:rsid w:val="00572B1C"/>
    <w:rsid w:val="00572C25"/>
    <w:rsid w:val="00572D71"/>
    <w:rsid w:val="00572F00"/>
    <w:rsid w:val="005731D7"/>
    <w:rsid w:val="005731F6"/>
    <w:rsid w:val="005732D0"/>
    <w:rsid w:val="00573B5D"/>
    <w:rsid w:val="00573CD1"/>
    <w:rsid w:val="00573EFA"/>
    <w:rsid w:val="00573FE5"/>
    <w:rsid w:val="00574382"/>
    <w:rsid w:val="005746A2"/>
    <w:rsid w:val="00574A3E"/>
    <w:rsid w:val="00574A5E"/>
    <w:rsid w:val="00574A7B"/>
    <w:rsid w:val="00574C9D"/>
    <w:rsid w:val="00575189"/>
    <w:rsid w:val="005753BB"/>
    <w:rsid w:val="0057575B"/>
    <w:rsid w:val="00575CB3"/>
    <w:rsid w:val="00575F7A"/>
    <w:rsid w:val="00576156"/>
    <w:rsid w:val="00576340"/>
    <w:rsid w:val="00576605"/>
    <w:rsid w:val="00576724"/>
    <w:rsid w:val="005767AC"/>
    <w:rsid w:val="00576BC8"/>
    <w:rsid w:val="00576FF2"/>
    <w:rsid w:val="0057755B"/>
    <w:rsid w:val="00577621"/>
    <w:rsid w:val="005778AC"/>
    <w:rsid w:val="005779EB"/>
    <w:rsid w:val="00580580"/>
    <w:rsid w:val="00580597"/>
    <w:rsid w:val="00580748"/>
    <w:rsid w:val="00580BD2"/>
    <w:rsid w:val="00580C2E"/>
    <w:rsid w:val="00580EA7"/>
    <w:rsid w:val="00580EBF"/>
    <w:rsid w:val="00580EFC"/>
    <w:rsid w:val="00581037"/>
    <w:rsid w:val="0058124E"/>
    <w:rsid w:val="00581573"/>
    <w:rsid w:val="0058159F"/>
    <w:rsid w:val="00581874"/>
    <w:rsid w:val="0058197F"/>
    <w:rsid w:val="00581BA7"/>
    <w:rsid w:val="005820C4"/>
    <w:rsid w:val="00582213"/>
    <w:rsid w:val="00582335"/>
    <w:rsid w:val="00582481"/>
    <w:rsid w:val="0058259C"/>
    <w:rsid w:val="005825B4"/>
    <w:rsid w:val="00582A08"/>
    <w:rsid w:val="00582AFB"/>
    <w:rsid w:val="00582CF7"/>
    <w:rsid w:val="00582D56"/>
    <w:rsid w:val="00582D9A"/>
    <w:rsid w:val="00582ED7"/>
    <w:rsid w:val="00583100"/>
    <w:rsid w:val="005831D0"/>
    <w:rsid w:val="0058359C"/>
    <w:rsid w:val="00583963"/>
    <w:rsid w:val="00583A65"/>
    <w:rsid w:val="00583BA2"/>
    <w:rsid w:val="00583EE9"/>
    <w:rsid w:val="00583F43"/>
    <w:rsid w:val="00584001"/>
    <w:rsid w:val="005845F0"/>
    <w:rsid w:val="005846A3"/>
    <w:rsid w:val="005846FF"/>
    <w:rsid w:val="0058473E"/>
    <w:rsid w:val="005848E7"/>
    <w:rsid w:val="00584A27"/>
    <w:rsid w:val="00584A35"/>
    <w:rsid w:val="00584C04"/>
    <w:rsid w:val="00584D54"/>
    <w:rsid w:val="00584FCE"/>
    <w:rsid w:val="005851C1"/>
    <w:rsid w:val="00585450"/>
    <w:rsid w:val="005857F9"/>
    <w:rsid w:val="00585AC5"/>
    <w:rsid w:val="005860A9"/>
    <w:rsid w:val="005863A8"/>
    <w:rsid w:val="005865BE"/>
    <w:rsid w:val="0058676E"/>
    <w:rsid w:val="00587016"/>
    <w:rsid w:val="005873E5"/>
    <w:rsid w:val="005878DF"/>
    <w:rsid w:val="005878F5"/>
    <w:rsid w:val="005879F6"/>
    <w:rsid w:val="00587DA5"/>
    <w:rsid w:val="00587F68"/>
    <w:rsid w:val="005903EB"/>
    <w:rsid w:val="0059043B"/>
    <w:rsid w:val="00590461"/>
    <w:rsid w:val="005904A9"/>
    <w:rsid w:val="00590501"/>
    <w:rsid w:val="005908A7"/>
    <w:rsid w:val="005908B7"/>
    <w:rsid w:val="00590BF2"/>
    <w:rsid w:val="00590D2C"/>
    <w:rsid w:val="00591022"/>
    <w:rsid w:val="005913E3"/>
    <w:rsid w:val="005915D6"/>
    <w:rsid w:val="005919EC"/>
    <w:rsid w:val="00591B38"/>
    <w:rsid w:val="00591CD6"/>
    <w:rsid w:val="00591DA0"/>
    <w:rsid w:val="00591E0D"/>
    <w:rsid w:val="00591EC0"/>
    <w:rsid w:val="00591EEA"/>
    <w:rsid w:val="005925D9"/>
    <w:rsid w:val="0059265B"/>
    <w:rsid w:val="00592752"/>
    <w:rsid w:val="00592797"/>
    <w:rsid w:val="00592AE6"/>
    <w:rsid w:val="00592B8A"/>
    <w:rsid w:val="00592BB4"/>
    <w:rsid w:val="00592C89"/>
    <w:rsid w:val="00592DD7"/>
    <w:rsid w:val="0059318D"/>
    <w:rsid w:val="005931C7"/>
    <w:rsid w:val="005931DA"/>
    <w:rsid w:val="005933EA"/>
    <w:rsid w:val="00593404"/>
    <w:rsid w:val="0059341F"/>
    <w:rsid w:val="00593618"/>
    <w:rsid w:val="00593865"/>
    <w:rsid w:val="00593B06"/>
    <w:rsid w:val="00593D4F"/>
    <w:rsid w:val="00594663"/>
    <w:rsid w:val="005946A6"/>
    <w:rsid w:val="0059475F"/>
    <w:rsid w:val="0059481C"/>
    <w:rsid w:val="00594B36"/>
    <w:rsid w:val="00594C7B"/>
    <w:rsid w:val="00594C87"/>
    <w:rsid w:val="00594E91"/>
    <w:rsid w:val="0059534B"/>
    <w:rsid w:val="00595977"/>
    <w:rsid w:val="00595A26"/>
    <w:rsid w:val="00595BDC"/>
    <w:rsid w:val="00595F54"/>
    <w:rsid w:val="005960E9"/>
    <w:rsid w:val="00596292"/>
    <w:rsid w:val="0059680F"/>
    <w:rsid w:val="00596962"/>
    <w:rsid w:val="00596ACD"/>
    <w:rsid w:val="00596B27"/>
    <w:rsid w:val="00596C54"/>
    <w:rsid w:val="00596EB8"/>
    <w:rsid w:val="00597017"/>
    <w:rsid w:val="00597019"/>
    <w:rsid w:val="0059725A"/>
    <w:rsid w:val="005972A6"/>
    <w:rsid w:val="005973C1"/>
    <w:rsid w:val="005973F9"/>
    <w:rsid w:val="00597799"/>
    <w:rsid w:val="005978F5"/>
    <w:rsid w:val="00597950"/>
    <w:rsid w:val="005979CE"/>
    <w:rsid w:val="00597B00"/>
    <w:rsid w:val="00597B34"/>
    <w:rsid w:val="00597BED"/>
    <w:rsid w:val="00597D4E"/>
    <w:rsid w:val="005A00EE"/>
    <w:rsid w:val="005A00F1"/>
    <w:rsid w:val="005A01AB"/>
    <w:rsid w:val="005A08DB"/>
    <w:rsid w:val="005A0A18"/>
    <w:rsid w:val="005A0D85"/>
    <w:rsid w:val="005A107E"/>
    <w:rsid w:val="005A1098"/>
    <w:rsid w:val="005A1170"/>
    <w:rsid w:val="005A1443"/>
    <w:rsid w:val="005A152B"/>
    <w:rsid w:val="005A1587"/>
    <w:rsid w:val="005A159B"/>
    <w:rsid w:val="005A15F8"/>
    <w:rsid w:val="005A1674"/>
    <w:rsid w:val="005A167D"/>
    <w:rsid w:val="005A1A45"/>
    <w:rsid w:val="005A1A77"/>
    <w:rsid w:val="005A1AB9"/>
    <w:rsid w:val="005A1C5A"/>
    <w:rsid w:val="005A1D04"/>
    <w:rsid w:val="005A213C"/>
    <w:rsid w:val="005A22F1"/>
    <w:rsid w:val="005A25CA"/>
    <w:rsid w:val="005A263F"/>
    <w:rsid w:val="005A2737"/>
    <w:rsid w:val="005A2872"/>
    <w:rsid w:val="005A28BD"/>
    <w:rsid w:val="005A2AD9"/>
    <w:rsid w:val="005A2FAE"/>
    <w:rsid w:val="005A30A1"/>
    <w:rsid w:val="005A3141"/>
    <w:rsid w:val="005A3261"/>
    <w:rsid w:val="005A32CD"/>
    <w:rsid w:val="005A3462"/>
    <w:rsid w:val="005A3918"/>
    <w:rsid w:val="005A39C7"/>
    <w:rsid w:val="005A40D3"/>
    <w:rsid w:val="005A41AB"/>
    <w:rsid w:val="005A430A"/>
    <w:rsid w:val="005A4536"/>
    <w:rsid w:val="005A4829"/>
    <w:rsid w:val="005A4BC5"/>
    <w:rsid w:val="005A4D68"/>
    <w:rsid w:val="005A4F33"/>
    <w:rsid w:val="005A5354"/>
    <w:rsid w:val="005A541C"/>
    <w:rsid w:val="005A54AD"/>
    <w:rsid w:val="005A5807"/>
    <w:rsid w:val="005A5C8B"/>
    <w:rsid w:val="005A5DDC"/>
    <w:rsid w:val="005A5EB3"/>
    <w:rsid w:val="005A652B"/>
    <w:rsid w:val="005A657B"/>
    <w:rsid w:val="005A6AA0"/>
    <w:rsid w:val="005A6D6D"/>
    <w:rsid w:val="005A6DE7"/>
    <w:rsid w:val="005A6EDE"/>
    <w:rsid w:val="005A6EF3"/>
    <w:rsid w:val="005A74B0"/>
    <w:rsid w:val="005A76C7"/>
    <w:rsid w:val="005A79F4"/>
    <w:rsid w:val="005A7D6E"/>
    <w:rsid w:val="005A7E0B"/>
    <w:rsid w:val="005B02B9"/>
    <w:rsid w:val="005B06AF"/>
    <w:rsid w:val="005B0A02"/>
    <w:rsid w:val="005B0CB6"/>
    <w:rsid w:val="005B0DA0"/>
    <w:rsid w:val="005B0E14"/>
    <w:rsid w:val="005B0E66"/>
    <w:rsid w:val="005B1057"/>
    <w:rsid w:val="005B10A0"/>
    <w:rsid w:val="005B10F2"/>
    <w:rsid w:val="005B13EC"/>
    <w:rsid w:val="005B1649"/>
    <w:rsid w:val="005B16B1"/>
    <w:rsid w:val="005B1A0E"/>
    <w:rsid w:val="005B1C7C"/>
    <w:rsid w:val="005B2673"/>
    <w:rsid w:val="005B27FC"/>
    <w:rsid w:val="005B295E"/>
    <w:rsid w:val="005B2D1F"/>
    <w:rsid w:val="005B312A"/>
    <w:rsid w:val="005B316A"/>
    <w:rsid w:val="005B3461"/>
    <w:rsid w:val="005B399C"/>
    <w:rsid w:val="005B3A18"/>
    <w:rsid w:val="005B3A26"/>
    <w:rsid w:val="005B3BAC"/>
    <w:rsid w:val="005B3CD9"/>
    <w:rsid w:val="005B3F9B"/>
    <w:rsid w:val="005B4403"/>
    <w:rsid w:val="005B4893"/>
    <w:rsid w:val="005B4894"/>
    <w:rsid w:val="005B4B58"/>
    <w:rsid w:val="005B4B8E"/>
    <w:rsid w:val="005B4CE1"/>
    <w:rsid w:val="005B4E38"/>
    <w:rsid w:val="005B5334"/>
    <w:rsid w:val="005B535A"/>
    <w:rsid w:val="005B59ED"/>
    <w:rsid w:val="005B5D87"/>
    <w:rsid w:val="005B616B"/>
    <w:rsid w:val="005B61F5"/>
    <w:rsid w:val="005B64C7"/>
    <w:rsid w:val="005B64E4"/>
    <w:rsid w:val="005B6DF5"/>
    <w:rsid w:val="005B6F8B"/>
    <w:rsid w:val="005B70BE"/>
    <w:rsid w:val="005B70E7"/>
    <w:rsid w:val="005B7200"/>
    <w:rsid w:val="005B7674"/>
    <w:rsid w:val="005B7684"/>
    <w:rsid w:val="005B774F"/>
    <w:rsid w:val="005B7E1F"/>
    <w:rsid w:val="005C02EF"/>
    <w:rsid w:val="005C0359"/>
    <w:rsid w:val="005C0481"/>
    <w:rsid w:val="005C0874"/>
    <w:rsid w:val="005C0C4D"/>
    <w:rsid w:val="005C0D6D"/>
    <w:rsid w:val="005C0F88"/>
    <w:rsid w:val="005C1338"/>
    <w:rsid w:val="005C1357"/>
    <w:rsid w:val="005C15BF"/>
    <w:rsid w:val="005C16A9"/>
    <w:rsid w:val="005C16D7"/>
    <w:rsid w:val="005C177C"/>
    <w:rsid w:val="005C1D3A"/>
    <w:rsid w:val="005C1F60"/>
    <w:rsid w:val="005C1FBF"/>
    <w:rsid w:val="005C2244"/>
    <w:rsid w:val="005C2248"/>
    <w:rsid w:val="005C23CD"/>
    <w:rsid w:val="005C23E4"/>
    <w:rsid w:val="005C2C5D"/>
    <w:rsid w:val="005C2C97"/>
    <w:rsid w:val="005C2DB4"/>
    <w:rsid w:val="005C2DC8"/>
    <w:rsid w:val="005C2FA0"/>
    <w:rsid w:val="005C2FDF"/>
    <w:rsid w:val="005C34BC"/>
    <w:rsid w:val="005C393B"/>
    <w:rsid w:val="005C3F6F"/>
    <w:rsid w:val="005C42BF"/>
    <w:rsid w:val="005C4530"/>
    <w:rsid w:val="005C4726"/>
    <w:rsid w:val="005C49A7"/>
    <w:rsid w:val="005C49C1"/>
    <w:rsid w:val="005C4EE1"/>
    <w:rsid w:val="005C509B"/>
    <w:rsid w:val="005C509F"/>
    <w:rsid w:val="005C52C8"/>
    <w:rsid w:val="005C52CC"/>
    <w:rsid w:val="005C5820"/>
    <w:rsid w:val="005C5AF4"/>
    <w:rsid w:val="005C6459"/>
    <w:rsid w:val="005C645D"/>
    <w:rsid w:val="005C6B4F"/>
    <w:rsid w:val="005C6F23"/>
    <w:rsid w:val="005C7112"/>
    <w:rsid w:val="005C7252"/>
    <w:rsid w:val="005C730F"/>
    <w:rsid w:val="005C7601"/>
    <w:rsid w:val="005C774B"/>
    <w:rsid w:val="005C7971"/>
    <w:rsid w:val="005C7E29"/>
    <w:rsid w:val="005C7F40"/>
    <w:rsid w:val="005D0053"/>
    <w:rsid w:val="005D0066"/>
    <w:rsid w:val="005D009F"/>
    <w:rsid w:val="005D0756"/>
    <w:rsid w:val="005D08D5"/>
    <w:rsid w:val="005D094E"/>
    <w:rsid w:val="005D0985"/>
    <w:rsid w:val="005D0BC9"/>
    <w:rsid w:val="005D0C27"/>
    <w:rsid w:val="005D0E10"/>
    <w:rsid w:val="005D15EA"/>
    <w:rsid w:val="005D1729"/>
    <w:rsid w:val="005D17E5"/>
    <w:rsid w:val="005D1951"/>
    <w:rsid w:val="005D1C84"/>
    <w:rsid w:val="005D1C86"/>
    <w:rsid w:val="005D1D4C"/>
    <w:rsid w:val="005D2504"/>
    <w:rsid w:val="005D2508"/>
    <w:rsid w:val="005D26C4"/>
    <w:rsid w:val="005D27C4"/>
    <w:rsid w:val="005D2AC7"/>
    <w:rsid w:val="005D2D42"/>
    <w:rsid w:val="005D2F05"/>
    <w:rsid w:val="005D2FEC"/>
    <w:rsid w:val="005D3089"/>
    <w:rsid w:val="005D3150"/>
    <w:rsid w:val="005D31A6"/>
    <w:rsid w:val="005D32AC"/>
    <w:rsid w:val="005D39C7"/>
    <w:rsid w:val="005D3A91"/>
    <w:rsid w:val="005D3EC0"/>
    <w:rsid w:val="005D419B"/>
    <w:rsid w:val="005D42FB"/>
    <w:rsid w:val="005D4303"/>
    <w:rsid w:val="005D4350"/>
    <w:rsid w:val="005D4370"/>
    <w:rsid w:val="005D4A2F"/>
    <w:rsid w:val="005D4F92"/>
    <w:rsid w:val="005D51DF"/>
    <w:rsid w:val="005D5639"/>
    <w:rsid w:val="005D58ED"/>
    <w:rsid w:val="005D5D3E"/>
    <w:rsid w:val="005D5E3D"/>
    <w:rsid w:val="005D5EFD"/>
    <w:rsid w:val="005D61F5"/>
    <w:rsid w:val="005D6271"/>
    <w:rsid w:val="005D654F"/>
    <w:rsid w:val="005D67ED"/>
    <w:rsid w:val="005D6853"/>
    <w:rsid w:val="005D68A8"/>
    <w:rsid w:val="005D68DD"/>
    <w:rsid w:val="005D69BF"/>
    <w:rsid w:val="005D6AF6"/>
    <w:rsid w:val="005D6D99"/>
    <w:rsid w:val="005D6EA7"/>
    <w:rsid w:val="005D6F85"/>
    <w:rsid w:val="005D71F2"/>
    <w:rsid w:val="005D7398"/>
    <w:rsid w:val="005D742A"/>
    <w:rsid w:val="005D74E1"/>
    <w:rsid w:val="005D7A1D"/>
    <w:rsid w:val="005D7F3B"/>
    <w:rsid w:val="005E037E"/>
    <w:rsid w:val="005E03A3"/>
    <w:rsid w:val="005E0597"/>
    <w:rsid w:val="005E06D3"/>
    <w:rsid w:val="005E0949"/>
    <w:rsid w:val="005E09F0"/>
    <w:rsid w:val="005E0C04"/>
    <w:rsid w:val="005E0C24"/>
    <w:rsid w:val="005E0CAD"/>
    <w:rsid w:val="005E0DA7"/>
    <w:rsid w:val="005E0DB1"/>
    <w:rsid w:val="005E10CA"/>
    <w:rsid w:val="005E1787"/>
    <w:rsid w:val="005E1868"/>
    <w:rsid w:val="005E1C15"/>
    <w:rsid w:val="005E1CAB"/>
    <w:rsid w:val="005E1F5E"/>
    <w:rsid w:val="005E2033"/>
    <w:rsid w:val="005E2164"/>
    <w:rsid w:val="005E2263"/>
    <w:rsid w:val="005E22AC"/>
    <w:rsid w:val="005E26D7"/>
    <w:rsid w:val="005E26EE"/>
    <w:rsid w:val="005E2908"/>
    <w:rsid w:val="005E2BB7"/>
    <w:rsid w:val="005E2C20"/>
    <w:rsid w:val="005E2E1A"/>
    <w:rsid w:val="005E2E89"/>
    <w:rsid w:val="005E3279"/>
    <w:rsid w:val="005E349D"/>
    <w:rsid w:val="005E37A5"/>
    <w:rsid w:val="005E37A6"/>
    <w:rsid w:val="005E3946"/>
    <w:rsid w:val="005E3C43"/>
    <w:rsid w:val="005E3CB1"/>
    <w:rsid w:val="005E3EAD"/>
    <w:rsid w:val="005E3F59"/>
    <w:rsid w:val="005E3FD2"/>
    <w:rsid w:val="005E44A8"/>
    <w:rsid w:val="005E4621"/>
    <w:rsid w:val="005E4BF7"/>
    <w:rsid w:val="005E4C02"/>
    <w:rsid w:val="005E4C64"/>
    <w:rsid w:val="005E4CC5"/>
    <w:rsid w:val="005E4D99"/>
    <w:rsid w:val="005E502D"/>
    <w:rsid w:val="005E50C6"/>
    <w:rsid w:val="005E50D6"/>
    <w:rsid w:val="005E516E"/>
    <w:rsid w:val="005E5308"/>
    <w:rsid w:val="005E53DA"/>
    <w:rsid w:val="005E57A0"/>
    <w:rsid w:val="005E5A05"/>
    <w:rsid w:val="005E5A9E"/>
    <w:rsid w:val="005E5B00"/>
    <w:rsid w:val="005E63C0"/>
    <w:rsid w:val="005E6404"/>
    <w:rsid w:val="005E6527"/>
    <w:rsid w:val="005E6BB6"/>
    <w:rsid w:val="005E6D07"/>
    <w:rsid w:val="005E6DE4"/>
    <w:rsid w:val="005E747F"/>
    <w:rsid w:val="005E7889"/>
    <w:rsid w:val="005E7AC1"/>
    <w:rsid w:val="005E7C2A"/>
    <w:rsid w:val="005E7C41"/>
    <w:rsid w:val="005E7E0E"/>
    <w:rsid w:val="005F02FA"/>
    <w:rsid w:val="005F05CA"/>
    <w:rsid w:val="005F0634"/>
    <w:rsid w:val="005F0D5E"/>
    <w:rsid w:val="005F10C8"/>
    <w:rsid w:val="005F138F"/>
    <w:rsid w:val="005F182A"/>
    <w:rsid w:val="005F199C"/>
    <w:rsid w:val="005F1BD2"/>
    <w:rsid w:val="005F1EB2"/>
    <w:rsid w:val="005F1EE8"/>
    <w:rsid w:val="005F20E6"/>
    <w:rsid w:val="005F21A8"/>
    <w:rsid w:val="005F2AF5"/>
    <w:rsid w:val="005F2C82"/>
    <w:rsid w:val="005F31D0"/>
    <w:rsid w:val="005F3652"/>
    <w:rsid w:val="005F3C31"/>
    <w:rsid w:val="005F4344"/>
    <w:rsid w:val="005F4372"/>
    <w:rsid w:val="005F4399"/>
    <w:rsid w:val="005F4556"/>
    <w:rsid w:val="005F495D"/>
    <w:rsid w:val="005F49B7"/>
    <w:rsid w:val="005F4A97"/>
    <w:rsid w:val="005F4BD1"/>
    <w:rsid w:val="005F4DBD"/>
    <w:rsid w:val="005F4E04"/>
    <w:rsid w:val="005F4F64"/>
    <w:rsid w:val="005F559C"/>
    <w:rsid w:val="005F56D7"/>
    <w:rsid w:val="005F5759"/>
    <w:rsid w:val="005F5D7B"/>
    <w:rsid w:val="005F5E71"/>
    <w:rsid w:val="005F5F0F"/>
    <w:rsid w:val="005F605E"/>
    <w:rsid w:val="005F6115"/>
    <w:rsid w:val="005F61D9"/>
    <w:rsid w:val="005F63F9"/>
    <w:rsid w:val="005F650B"/>
    <w:rsid w:val="005F655A"/>
    <w:rsid w:val="005F6563"/>
    <w:rsid w:val="005F66AF"/>
    <w:rsid w:val="005F6ACE"/>
    <w:rsid w:val="005F6CC2"/>
    <w:rsid w:val="005F6D25"/>
    <w:rsid w:val="005F6D40"/>
    <w:rsid w:val="005F6EDE"/>
    <w:rsid w:val="005F700E"/>
    <w:rsid w:val="005F7063"/>
    <w:rsid w:val="005F7083"/>
    <w:rsid w:val="005F71A4"/>
    <w:rsid w:val="005F778F"/>
    <w:rsid w:val="005F7804"/>
    <w:rsid w:val="005F79F8"/>
    <w:rsid w:val="005F7A6B"/>
    <w:rsid w:val="005F7B0E"/>
    <w:rsid w:val="00600041"/>
    <w:rsid w:val="0060008B"/>
    <w:rsid w:val="00600387"/>
    <w:rsid w:val="00600709"/>
    <w:rsid w:val="00600A85"/>
    <w:rsid w:val="00600B37"/>
    <w:rsid w:val="00600B43"/>
    <w:rsid w:val="00600BA0"/>
    <w:rsid w:val="00600BC2"/>
    <w:rsid w:val="00600D63"/>
    <w:rsid w:val="00600DC7"/>
    <w:rsid w:val="00600EA1"/>
    <w:rsid w:val="00601253"/>
    <w:rsid w:val="0060137A"/>
    <w:rsid w:val="006013C7"/>
    <w:rsid w:val="0060143A"/>
    <w:rsid w:val="00601553"/>
    <w:rsid w:val="00601582"/>
    <w:rsid w:val="006015C0"/>
    <w:rsid w:val="006019E6"/>
    <w:rsid w:val="00601BC8"/>
    <w:rsid w:val="00601E6C"/>
    <w:rsid w:val="00601EE0"/>
    <w:rsid w:val="00602280"/>
    <w:rsid w:val="00602304"/>
    <w:rsid w:val="00602351"/>
    <w:rsid w:val="00602395"/>
    <w:rsid w:val="006023E8"/>
    <w:rsid w:val="0060253F"/>
    <w:rsid w:val="0060263B"/>
    <w:rsid w:val="006027F8"/>
    <w:rsid w:val="00602951"/>
    <w:rsid w:val="00602984"/>
    <w:rsid w:val="00602DBA"/>
    <w:rsid w:val="00603100"/>
    <w:rsid w:val="006031B2"/>
    <w:rsid w:val="0060330A"/>
    <w:rsid w:val="006038D2"/>
    <w:rsid w:val="006038E1"/>
    <w:rsid w:val="006039C7"/>
    <w:rsid w:val="00603AA9"/>
    <w:rsid w:val="00603B0A"/>
    <w:rsid w:val="00603BC3"/>
    <w:rsid w:val="00603C92"/>
    <w:rsid w:val="00603E36"/>
    <w:rsid w:val="00603FD9"/>
    <w:rsid w:val="00604064"/>
    <w:rsid w:val="00604070"/>
    <w:rsid w:val="006040CF"/>
    <w:rsid w:val="0060433E"/>
    <w:rsid w:val="00604679"/>
    <w:rsid w:val="0060479A"/>
    <w:rsid w:val="006047C3"/>
    <w:rsid w:val="00604D23"/>
    <w:rsid w:val="00604E3A"/>
    <w:rsid w:val="00604E7E"/>
    <w:rsid w:val="00605029"/>
    <w:rsid w:val="006051DE"/>
    <w:rsid w:val="006053A5"/>
    <w:rsid w:val="006056CA"/>
    <w:rsid w:val="006057C1"/>
    <w:rsid w:val="00605D18"/>
    <w:rsid w:val="00605E47"/>
    <w:rsid w:val="00606022"/>
    <w:rsid w:val="006063B4"/>
    <w:rsid w:val="0060668F"/>
    <w:rsid w:val="006069BC"/>
    <w:rsid w:val="00606C1B"/>
    <w:rsid w:val="00606C67"/>
    <w:rsid w:val="006073BE"/>
    <w:rsid w:val="00607589"/>
    <w:rsid w:val="0060761F"/>
    <w:rsid w:val="00607644"/>
    <w:rsid w:val="00607869"/>
    <w:rsid w:val="006078DE"/>
    <w:rsid w:val="00607926"/>
    <w:rsid w:val="00607A83"/>
    <w:rsid w:val="00607CD5"/>
    <w:rsid w:val="00607DF2"/>
    <w:rsid w:val="00607EB2"/>
    <w:rsid w:val="00607EF5"/>
    <w:rsid w:val="006109BC"/>
    <w:rsid w:val="00610AC4"/>
    <w:rsid w:val="00610BAA"/>
    <w:rsid w:val="00610E7D"/>
    <w:rsid w:val="00610F9C"/>
    <w:rsid w:val="00610FE1"/>
    <w:rsid w:val="006113CC"/>
    <w:rsid w:val="006116D2"/>
    <w:rsid w:val="0061179C"/>
    <w:rsid w:val="00611A97"/>
    <w:rsid w:val="00611A9E"/>
    <w:rsid w:val="00611DDA"/>
    <w:rsid w:val="00611FCF"/>
    <w:rsid w:val="006122C9"/>
    <w:rsid w:val="00612560"/>
    <w:rsid w:val="0061256C"/>
    <w:rsid w:val="00612579"/>
    <w:rsid w:val="0061268B"/>
    <w:rsid w:val="006128A4"/>
    <w:rsid w:val="00612BD8"/>
    <w:rsid w:val="00612D22"/>
    <w:rsid w:val="00612E37"/>
    <w:rsid w:val="00613127"/>
    <w:rsid w:val="0061341F"/>
    <w:rsid w:val="006136F2"/>
    <w:rsid w:val="00613C04"/>
    <w:rsid w:val="00613E92"/>
    <w:rsid w:val="0061431B"/>
    <w:rsid w:val="0061433D"/>
    <w:rsid w:val="00614595"/>
    <w:rsid w:val="006146A7"/>
    <w:rsid w:val="00614841"/>
    <w:rsid w:val="00614E46"/>
    <w:rsid w:val="00615127"/>
    <w:rsid w:val="00615147"/>
    <w:rsid w:val="0061533D"/>
    <w:rsid w:val="006153EA"/>
    <w:rsid w:val="00615917"/>
    <w:rsid w:val="006159CF"/>
    <w:rsid w:val="00616037"/>
    <w:rsid w:val="00616154"/>
    <w:rsid w:val="00616635"/>
    <w:rsid w:val="0061684D"/>
    <w:rsid w:val="00616882"/>
    <w:rsid w:val="006168B2"/>
    <w:rsid w:val="00616D35"/>
    <w:rsid w:val="00616E85"/>
    <w:rsid w:val="0061708A"/>
    <w:rsid w:val="00617140"/>
    <w:rsid w:val="00617212"/>
    <w:rsid w:val="00617265"/>
    <w:rsid w:val="006172C1"/>
    <w:rsid w:val="00617616"/>
    <w:rsid w:val="00617768"/>
    <w:rsid w:val="0061795E"/>
    <w:rsid w:val="006179C7"/>
    <w:rsid w:val="00617A95"/>
    <w:rsid w:val="00617FE9"/>
    <w:rsid w:val="00620233"/>
    <w:rsid w:val="00620502"/>
    <w:rsid w:val="006208E7"/>
    <w:rsid w:val="006209FE"/>
    <w:rsid w:val="00620A7C"/>
    <w:rsid w:val="00620B29"/>
    <w:rsid w:val="00620CCF"/>
    <w:rsid w:val="00620F04"/>
    <w:rsid w:val="006210EB"/>
    <w:rsid w:val="0062119A"/>
    <w:rsid w:val="006215A8"/>
    <w:rsid w:val="00621740"/>
    <w:rsid w:val="0062188E"/>
    <w:rsid w:val="00621968"/>
    <w:rsid w:val="00621BDD"/>
    <w:rsid w:val="00621DC8"/>
    <w:rsid w:val="00621DD0"/>
    <w:rsid w:val="00621DD5"/>
    <w:rsid w:val="00622220"/>
    <w:rsid w:val="0062225E"/>
    <w:rsid w:val="00622557"/>
    <w:rsid w:val="006225E7"/>
    <w:rsid w:val="0062262D"/>
    <w:rsid w:val="006229FE"/>
    <w:rsid w:val="00622AC0"/>
    <w:rsid w:val="00622CBF"/>
    <w:rsid w:val="00622CDD"/>
    <w:rsid w:val="00622DEB"/>
    <w:rsid w:val="00622ECE"/>
    <w:rsid w:val="00623168"/>
    <w:rsid w:val="0062317A"/>
    <w:rsid w:val="0062319E"/>
    <w:rsid w:val="00623211"/>
    <w:rsid w:val="00623268"/>
    <w:rsid w:val="006232CB"/>
    <w:rsid w:val="00623380"/>
    <w:rsid w:val="00623963"/>
    <w:rsid w:val="00623A9A"/>
    <w:rsid w:val="00623AD8"/>
    <w:rsid w:val="00623D1D"/>
    <w:rsid w:val="00624092"/>
    <w:rsid w:val="0062417F"/>
    <w:rsid w:val="0062493B"/>
    <w:rsid w:val="00624947"/>
    <w:rsid w:val="00624970"/>
    <w:rsid w:val="00624B87"/>
    <w:rsid w:val="00624B96"/>
    <w:rsid w:val="00624D4F"/>
    <w:rsid w:val="00624D7B"/>
    <w:rsid w:val="00625144"/>
    <w:rsid w:val="00625370"/>
    <w:rsid w:val="006258C2"/>
    <w:rsid w:val="0062591E"/>
    <w:rsid w:val="00625A85"/>
    <w:rsid w:val="00625B05"/>
    <w:rsid w:val="00625B57"/>
    <w:rsid w:val="00625D00"/>
    <w:rsid w:val="00625E7C"/>
    <w:rsid w:val="00625F38"/>
    <w:rsid w:val="0062606C"/>
    <w:rsid w:val="0062615C"/>
    <w:rsid w:val="006262F5"/>
    <w:rsid w:val="00626418"/>
    <w:rsid w:val="00626435"/>
    <w:rsid w:val="00626541"/>
    <w:rsid w:val="006265FA"/>
    <w:rsid w:val="00626658"/>
    <w:rsid w:val="006266F1"/>
    <w:rsid w:val="00626708"/>
    <w:rsid w:val="006269AE"/>
    <w:rsid w:val="00626AE4"/>
    <w:rsid w:val="00627197"/>
    <w:rsid w:val="00627225"/>
    <w:rsid w:val="00627401"/>
    <w:rsid w:val="006276C1"/>
    <w:rsid w:val="0062784A"/>
    <w:rsid w:val="00627A96"/>
    <w:rsid w:val="00627C47"/>
    <w:rsid w:val="00627E31"/>
    <w:rsid w:val="00627F3C"/>
    <w:rsid w:val="00627F74"/>
    <w:rsid w:val="006302BD"/>
    <w:rsid w:val="00630828"/>
    <w:rsid w:val="00630913"/>
    <w:rsid w:val="006309D8"/>
    <w:rsid w:val="006309EF"/>
    <w:rsid w:val="00630E92"/>
    <w:rsid w:val="00630FC9"/>
    <w:rsid w:val="00631564"/>
    <w:rsid w:val="006317B7"/>
    <w:rsid w:val="00631BA6"/>
    <w:rsid w:val="00631E14"/>
    <w:rsid w:val="00631FD8"/>
    <w:rsid w:val="00631FF4"/>
    <w:rsid w:val="00632054"/>
    <w:rsid w:val="00632140"/>
    <w:rsid w:val="00632514"/>
    <w:rsid w:val="006326B2"/>
    <w:rsid w:val="00632711"/>
    <w:rsid w:val="006328AB"/>
    <w:rsid w:val="0063295E"/>
    <w:rsid w:val="00632AB3"/>
    <w:rsid w:val="00632ADE"/>
    <w:rsid w:val="00632C54"/>
    <w:rsid w:val="00632D0E"/>
    <w:rsid w:val="00632D5C"/>
    <w:rsid w:val="00632E2C"/>
    <w:rsid w:val="0063306B"/>
    <w:rsid w:val="00633090"/>
    <w:rsid w:val="006330CD"/>
    <w:rsid w:val="0063348A"/>
    <w:rsid w:val="0063358C"/>
    <w:rsid w:val="00633C3B"/>
    <w:rsid w:val="00633D24"/>
    <w:rsid w:val="0063427C"/>
    <w:rsid w:val="00634AA1"/>
    <w:rsid w:val="006351AA"/>
    <w:rsid w:val="00635209"/>
    <w:rsid w:val="0063585C"/>
    <w:rsid w:val="00635905"/>
    <w:rsid w:val="00635A25"/>
    <w:rsid w:val="00635ABD"/>
    <w:rsid w:val="00635BD0"/>
    <w:rsid w:val="00635ED8"/>
    <w:rsid w:val="00635EF2"/>
    <w:rsid w:val="00635F7C"/>
    <w:rsid w:val="006366E1"/>
    <w:rsid w:val="00636970"/>
    <w:rsid w:val="00636C0C"/>
    <w:rsid w:val="00636C39"/>
    <w:rsid w:val="00636D66"/>
    <w:rsid w:val="00636EEC"/>
    <w:rsid w:val="00637161"/>
    <w:rsid w:val="0063749A"/>
    <w:rsid w:val="006374EA"/>
    <w:rsid w:val="006379C0"/>
    <w:rsid w:val="00637A3D"/>
    <w:rsid w:val="00637AF1"/>
    <w:rsid w:val="00637E2C"/>
    <w:rsid w:val="00640159"/>
    <w:rsid w:val="006401D8"/>
    <w:rsid w:val="00640830"/>
    <w:rsid w:val="00640A1B"/>
    <w:rsid w:val="00640AF5"/>
    <w:rsid w:val="00641221"/>
    <w:rsid w:val="00641277"/>
    <w:rsid w:val="0064127C"/>
    <w:rsid w:val="006413B9"/>
    <w:rsid w:val="00641405"/>
    <w:rsid w:val="00641463"/>
    <w:rsid w:val="00641821"/>
    <w:rsid w:val="00641955"/>
    <w:rsid w:val="006419BE"/>
    <w:rsid w:val="006423FC"/>
    <w:rsid w:val="0064261D"/>
    <w:rsid w:val="006426C0"/>
    <w:rsid w:val="00642700"/>
    <w:rsid w:val="00642800"/>
    <w:rsid w:val="00642C00"/>
    <w:rsid w:val="00642C35"/>
    <w:rsid w:val="00642CC6"/>
    <w:rsid w:val="00642DAE"/>
    <w:rsid w:val="006430AC"/>
    <w:rsid w:val="006431F8"/>
    <w:rsid w:val="006434DF"/>
    <w:rsid w:val="006438A6"/>
    <w:rsid w:val="006438D3"/>
    <w:rsid w:val="00643978"/>
    <w:rsid w:val="00643979"/>
    <w:rsid w:val="00643BBE"/>
    <w:rsid w:val="00643EFE"/>
    <w:rsid w:val="00644231"/>
    <w:rsid w:val="006443F7"/>
    <w:rsid w:val="006446D1"/>
    <w:rsid w:val="00644754"/>
    <w:rsid w:val="00644797"/>
    <w:rsid w:val="006447C4"/>
    <w:rsid w:val="006447FF"/>
    <w:rsid w:val="006448C8"/>
    <w:rsid w:val="00644A87"/>
    <w:rsid w:val="00644D69"/>
    <w:rsid w:val="006450A1"/>
    <w:rsid w:val="00645371"/>
    <w:rsid w:val="00645662"/>
    <w:rsid w:val="0064568F"/>
    <w:rsid w:val="006459BA"/>
    <w:rsid w:val="00645B83"/>
    <w:rsid w:val="00645D05"/>
    <w:rsid w:val="00645EE9"/>
    <w:rsid w:val="006461BE"/>
    <w:rsid w:val="006463CD"/>
    <w:rsid w:val="006464AE"/>
    <w:rsid w:val="00646556"/>
    <w:rsid w:val="0064660C"/>
    <w:rsid w:val="00646862"/>
    <w:rsid w:val="00646883"/>
    <w:rsid w:val="00646A49"/>
    <w:rsid w:val="00646C3B"/>
    <w:rsid w:val="00646CD3"/>
    <w:rsid w:val="00646F14"/>
    <w:rsid w:val="00646F39"/>
    <w:rsid w:val="00647120"/>
    <w:rsid w:val="00647A90"/>
    <w:rsid w:val="00647AF5"/>
    <w:rsid w:val="00647B6C"/>
    <w:rsid w:val="00647CF2"/>
    <w:rsid w:val="00647DF4"/>
    <w:rsid w:val="00647F56"/>
    <w:rsid w:val="0065011F"/>
    <w:rsid w:val="00650138"/>
    <w:rsid w:val="006501CB"/>
    <w:rsid w:val="00650A78"/>
    <w:rsid w:val="00650EEC"/>
    <w:rsid w:val="00650F6F"/>
    <w:rsid w:val="00650FA4"/>
    <w:rsid w:val="006511EF"/>
    <w:rsid w:val="00651528"/>
    <w:rsid w:val="00651B42"/>
    <w:rsid w:val="006522FC"/>
    <w:rsid w:val="006524A9"/>
    <w:rsid w:val="00652586"/>
    <w:rsid w:val="0065263D"/>
    <w:rsid w:val="0065265D"/>
    <w:rsid w:val="006526E8"/>
    <w:rsid w:val="006527C5"/>
    <w:rsid w:val="00652ADB"/>
    <w:rsid w:val="006531F3"/>
    <w:rsid w:val="00653599"/>
    <w:rsid w:val="0065385C"/>
    <w:rsid w:val="006538DC"/>
    <w:rsid w:val="0065395F"/>
    <w:rsid w:val="0065398F"/>
    <w:rsid w:val="00653B23"/>
    <w:rsid w:val="00653FFE"/>
    <w:rsid w:val="006541CB"/>
    <w:rsid w:val="0065428C"/>
    <w:rsid w:val="0065463E"/>
    <w:rsid w:val="0065463F"/>
    <w:rsid w:val="00654644"/>
    <w:rsid w:val="00654B18"/>
    <w:rsid w:val="00654C6E"/>
    <w:rsid w:val="00654C73"/>
    <w:rsid w:val="00654DA2"/>
    <w:rsid w:val="00654E57"/>
    <w:rsid w:val="0065524D"/>
    <w:rsid w:val="006552AE"/>
    <w:rsid w:val="006552C9"/>
    <w:rsid w:val="006553DD"/>
    <w:rsid w:val="006554D6"/>
    <w:rsid w:val="0065558F"/>
    <w:rsid w:val="00655708"/>
    <w:rsid w:val="006557BA"/>
    <w:rsid w:val="006557DE"/>
    <w:rsid w:val="006557E9"/>
    <w:rsid w:val="006559EF"/>
    <w:rsid w:val="00655AEA"/>
    <w:rsid w:val="00655F69"/>
    <w:rsid w:val="00656116"/>
    <w:rsid w:val="00656508"/>
    <w:rsid w:val="00656751"/>
    <w:rsid w:val="0065686C"/>
    <w:rsid w:val="00656953"/>
    <w:rsid w:val="00656AA2"/>
    <w:rsid w:val="00656ADD"/>
    <w:rsid w:val="00656C44"/>
    <w:rsid w:val="00656EDB"/>
    <w:rsid w:val="006570F3"/>
    <w:rsid w:val="006571AF"/>
    <w:rsid w:val="006572AB"/>
    <w:rsid w:val="0065740C"/>
    <w:rsid w:val="0065753D"/>
    <w:rsid w:val="00657816"/>
    <w:rsid w:val="00657ABF"/>
    <w:rsid w:val="00657BCB"/>
    <w:rsid w:val="00657D1E"/>
    <w:rsid w:val="00657D4C"/>
    <w:rsid w:val="00657FA6"/>
    <w:rsid w:val="00660215"/>
    <w:rsid w:val="00660290"/>
    <w:rsid w:val="0066066E"/>
    <w:rsid w:val="00660895"/>
    <w:rsid w:val="0066091B"/>
    <w:rsid w:val="00660944"/>
    <w:rsid w:val="00660A5F"/>
    <w:rsid w:val="00660D07"/>
    <w:rsid w:val="00660E53"/>
    <w:rsid w:val="00660E74"/>
    <w:rsid w:val="00660EFC"/>
    <w:rsid w:val="00661048"/>
    <w:rsid w:val="006611E9"/>
    <w:rsid w:val="0066160C"/>
    <w:rsid w:val="006617E0"/>
    <w:rsid w:val="00661987"/>
    <w:rsid w:val="00661D7F"/>
    <w:rsid w:val="006620BE"/>
    <w:rsid w:val="0066218A"/>
    <w:rsid w:val="0066248F"/>
    <w:rsid w:val="006624A1"/>
    <w:rsid w:val="006624FF"/>
    <w:rsid w:val="00662891"/>
    <w:rsid w:val="006628AE"/>
    <w:rsid w:val="00662A0F"/>
    <w:rsid w:val="00662BBB"/>
    <w:rsid w:val="00662C69"/>
    <w:rsid w:val="00662F41"/>
    <w:rsid w:val="0066307F"/>
    <w:rsid w:val="006631C7"/>
    <w:rsid w:val="00663A52"/>
    <w:rsid w:val="0066408E"/>
    <w:rsid w:val="006641DA"/>
    <w:rsid w:val="00664671"/>
    <w:rsid w:val="0066469A"/>
    <w:rsid w:val="00664890"/>
    <w:rsid w:val="00664896"/>
    <w:rsid w:val="00664D70"/>
    <w:rsid w:val="00664EE3"/>
    <w:rsid w:val="006652DE"/>
    <w:rsid w:val="00665392"/>
    <w:rsid w:val="00665462"/>
    <w:rsid w:val="0066667D"/>
    <w:rsid w:val="006668D5"/>
    <w:rsid w:val="00666964"/>
    <w:rsid w:val="00666C1A"/>
    <w:rsid w:val="00666DFB"/>
    <w:rsid w:val="00666E23"/>
    <w:rsid w:val="00666E7C"/>
    <w:rsid w:val="00667037"/>
    <w:rsid w:val="006671F9"/>
    <w:rsid w:val="006671FB"/>
    <w:rsid w:val="00667204"/>
    <w:rsid w:val="006675BB"/>
    <w:rsid w:val="0066766A"/>
    <w:rsid w:val="0066778F"/>
    <w:rsid w:val="006677B7"/>
    <w:rsid w:val="0066780F"/>
    <w:rsid w:val="006678B6"/>
    <w:rsid w:val="00667CD1"/>
    <w:rsid w:val="00667D9C"/>
    <w:rsid w:val="00667DF3"/>
    <w:rsid w:val="00667EEF"/>
    <w:rsid w:val="00667F33"/>
    <w:rsid w:val="00667FAE"/>
    <w:rsid w:val="0067019F"/>
    <w:rsid w:val="006701DA"/>
    <w:rsid w:val="0067026D"/>
    <w:rsid w:val="00670358"/>
    <w:rsid w:val="006703D4"/>
    <w:rsid w:val="006706E1"/>
    <w:rsid w:val="00670D03"/>
    <w:rsid w:val="00670EBE"/>
    <w:rsid w:val="006713BF"/>
    <w:rsid w:val="006713F9"/>
    <w:rsid w:val="00671595"/>
    <w:rsid w:val="006717D8"/>
    <w:rsid w:val="00671948"/>
    <w:rsid w:val="00671B24"/>
    <w:rsid w:val="00671D9D"/>
    <w:rsid w:val="00671E7C"/>
    <w:rsid w:val="006724E5"/>
    <w:rsid w:val="0067254E"/>
    <w:rsid w:val="0067274F"/>
    <w:rsid w:val="0067278E"/>
    <w:rsid w:val="006727EC"/>
    <w:rsid w:val="00672A10"/>
    <w:rsid w:val="00672B82"/>
    <w:rsid w:val="00672D22"/>
    <w:rsid w:val="00672DCF"/>
    <w:rsid w:val="0067315F"/>
    <w:rsid w:val="00673227"/>
    <w:rsid w:val="006732E1"/>
    <w:rsid w:val="006733DC"/>
    <w:rsid w:val="0067340D"/>
    <w:rsid w:val="0067377D"/>
    <w:rsid w:val="00673AFB"/>
    <w:rsid w:val="00674146"/>
    <w:rsid w:val="00674188"/>
    <w:rsid w:val="006744A8"/>
    <w:rsid w:val="00674894"/>
    <w:rsid w:val="006748E6"/>
    <w:rsid w:val="006749EA"/>
    <w:rsid w:val="00674C64"/>
    <w:rsid w:val="00674D42"/>
    <w:rsid w:val="00674E16"/>
    <w:rsid w:val="00674EAB"/>
    <w:rsid w:val="00674F35"/>
    <w:rsid w:val="00674FFE"/>
    <w:rsid w:val="00675180"/>
    <w:rsid w:val="006752BF"/>
    <w:rsid w:val="006753BC"/>
    <w:rsid w:val="00675441"/>
    <w:rsid w:val="0067564A"/>
    <w:rsid w:val="006756A3"/>
    <w:rsid w:val="00675E6A"/>
    <w:rsid w:val="00675F43"/>
    <w:rsid w:val="00675FAA"/>
    <w:rsid w:val="00676482"/>
    <w:rsid w:val="006765F2"/>
    <w:rsid w:val="006767C7"/>
    <w:rsid w:val="00676B00"/>
    <w:rsid w:val="00676C6D"/>
    <w:rsid w:val="00677083"/>
    <w:rsid w:val="006770FE"/>
    <w:rsid w:val="0067736D"/>
    <w:rsid w:val="0067767A"/>
    <w:rsid w:val="006777CB"/>
    <w:rsid w:val="00677808"/>
    <w:rsid w:val="0067782C"/>
    <w:rsid w:val="00677A72"/>
    <w:rsid w:val="00677ABD"/>
    <w:rsid w:val="00677CC0"/>
    <w:rsid w:val="00677DAD"/>
    <w:rsid w:val="006803DA"/>
    <w:rsid w:val="00680540"/>
    <w:rsid w:val="00680A92"/>
    <w:rsid w:val="00680C42"/>
    <w:rsid w:val="00680F80"/>
    <w:rsid w:val="00680FE1"/>
    <w:rsid w:val="00681589"/>
    <w:rsid w:val="00681777"/>
    <w:rsid w:val="00681855"/>
    <w:rsid w:val="00681924"/>
    <w:rsid w:val="00681B78"/>
    <w:rsid w:val="00681BAD"/>
    <w:rsid w:val="00681C24"/>
    <w:rsid w:val="00681ED9"/>
    <w:rsid w:val="00681F55"/>
    <w:rsid w:val="0068227A"/>
    <w:rsid w:val="006822A7"/>
    <w:rsid w:val="006823AA"/>
    <w:rsid w:val="006824C9"/>
    <w:rsid w:val="00682551"/>
    <w:rsid w:val="006825C6"/>
    <w:rsid w:val="00682654"/>
    <w:rsid w:val="0068284F"/>
    <w:rsid w:val="006828A9"/>
    <w:rsid w:val="00682903"/>
    <w:rsid w:val="00682B1D"/>
    <w:rsid w:val="00682B47"/>
    <w:rsid w:val="00682B99"/>
    <w:rsid w:val="00682BCC"/>
    <w:rsid w:val="00682C36"/>
    <w:rsid w:val="00682D2D"/>
    <w:rsid w:val="00682D62"/>
    <w:rsid w:val="00682DCC"/>
    <w:rsid w:val="00682E4A"/>
    <w:rsid w:val="00682FD1"/>
    <w:rsid w:val="006830E1"/>
    <w:rsid w:val="006830E7"/>
    <w:rsid w:val="00683448"/>
    <w:rsid w:val="006835A4"/>
    <w:rsid w:val="0068383D"/>
    <w:rsid w:val="00683BDB"/>
    <w:rsid w:val="00683D5E"/>
    <w:rsid w:val="00683FCA"/>
    <w:rsid w:val="00684172"/>
    <w:rsid w:val="00684303"/>
    <w:rsid w:val="006843EA"/>
    <w:rsid w:val="00684413"/>
    <w:rsid w:val="00684577"/>
    <w:rsid w:val="006845FC"/>
    <w:rsid w:val="006847D9"/>
    <w:rsid w:val="00684803"/>
    <w:rsid w:val="00684AAD"/>
    <w:rsid w:val="00684D32"/>
    <w:rsid w:val="00684DDF"/>
    <w:rsid w:val="00684FCC"/>
    <w:rsid w:val="006851B3"/>
    <w:rsid w:val="006852EE"/>
    <w:rsid w:val="00685312"/>
    <w:rsid w:val="0068535C"/>
    <w:rsid w:val="0068553B"/>
    <w:rsid w:val="0068588F"/>
    <w:rsid w:val="006859DF"/>
    <w:rsid w:val="00685C25"/>
    <w:rsid w:val="00685D88"/>
    <w:rsid w:val="00685E94"/>
    <w:rsid w:val="0068613D"/>
    <w:rsid w:val="00686223"/>
    <w:rsid w:val="00686257"/>
    <w:rsid w:val="00686273"/>
    <w:rsid w:val="006863FA"/>
    <w:rsid w:val="006864A3"/>
    <w:rsid w:val="006864F8"/>
    <w:rsid w:val="00686566"/>
    <w:rsid w:val="006865A8"/>
    <w:rsid w:val="0068664B"/>
    <w:rsid w:val="0068693D"/>
    <w:rsid w:val="00686BC1"/>
    <w:rsid w:val="00686C52"/>
    <w:rsid w:val="00686CFE"/>
    <w:rsid w:val="00686DB3"/>
    <w:rsid w:val="00686F91"/>
    <w:rsid w:val="006872F9"/>
    <w:rsid w:val="00687385"/>
    <w:rsid w:val="00687481"/>
    <w:rsid w:val="00687519"/>
    <w:rsid w:val="006876FA"/>
    <w:rsid w:val="00687A2C"/>
    <w:rsid w:val="00687A51"/>
    <w:rsid w:val="00687E93"/>
    <w:rsid w:val="00687F76"/>
    <w:rsid w:val="00690136"/>
    <w:rsid w:val="0069042E"/>
    <w:rsid w:val="00690577"/>
    <w:rsid w:val="00690853"/>
    <w:rsid w:val="00690AF8"/>
    <w:rsid w:val="00690B30"/>
    <w:rsid w:val="00690E9B"/>
    <w:rsid w:val="00690EFD"/>
    <w:rsid w:val="006910E9"/>
    <w:rsid w:val="0069150F"/>
    <w:rsid w:val="00691695"/>
    <w:rsid w:val="00691C3B"/>
    <w:rsid w:val="00691FF4"/>
    <w:rsid w:val="0069224E"/>
    <w:rsid w:val="00692388"/>
    <w:rsid w:val="0069281C"/>
    <w:rsid w:val="0069282E"/>
    <w:rsid w:val="00692B11"/>
    <w:rsid w:val="00692B96"/>
    <w:rsid w:val="00692E45"/>
    <w:rsid w:val="00693084"/>
    <w:rsid w:val="00693091"/>
    <w:rsid w:val="00693130"/>
    <w:rsid w:val="00693190"/>
    <w:rsid w:val="00693254"/>
    <w:rsid w:val="006933E0"/>
    <w:rsid w:val="00693787"/>
    <w:rsid w:val="00693A46"/>
    <w:rsid w:val="00693ABC"/>
    <w:rsid w:val="00693BFF"/>
    <w:rsid w:val="00693F0F"/>
    <w:rsid w:val="00694154"/>
    <w:rsid w:val="00694464"/>
    <w:rsid w:val="0069460F"/>
    <w:rsid w:val="006946AB"/>
    <w:rsid w:val="006946CB"/>
    <w:rsid w:val="00694E03"/>
    <w:rsid w:val="00694EF9"/>
    <w:rsid w:val="00695293"/>
    <w:rsid w:val="0069529E"/>
    <w:rsid w:val="0069540F"/>
    <w:rsid w:val="00695669"/>
    <w:rsid w:val="00695DF4"/>
    <w:rsid w:val="00695F35"/>
    <w:rsid w:val="0069632D"/>
    <w:rsid w:val="00696453"/>
    <w:rsid w:val="006965E5"/>
    <w:rsid w:val="00696796"/>
    <w:rsid w:val="00696BE1"/>
    <w:rsid w:val="00696C39"/>
    <w:rsid w:val="00696E2E"/>
    <w:rsid w:val="00697039"/>
    <w:rsid w:val="00697249"/>
    <w:rsid w:val="006972F1"/>
    <w:rsid w:val="00697458"/>
    <w:rsid w:val="006978ED"/>
    <w:rsid w:val="00697A97"/>
    <w:rsid w:val="00697BE0"/>
    <w:rsid w:val="00697D96"/>
    <w:rsid w:val="00697E6D"/>
    <w:rsid w:val="006A001F"/>
    <w:rsid w:val="006A049D"/>
    <w:rsid w:val="006A04A7"/>
    <w:rsid w:val="006A0595"/>
    <w:rsid w:val="006A0864"/>
    <w:rsid w:val="006A0AB8"/>
    <w:rsid w:val="006A0D45"/>
    <w:rsid w:val="006A0E44"/>
    <w:rsid w:val="006A0E73"/>
    <w:rsid w:val="006A101C"/>
    <w:rsid w:val="006A1148"/>
    <w:rsid w:val="006A1482"/>
    <w:rsid w:val="006A167B"/>
    <w:rsid w:val="006A1901"/>
    <w:rsid w:val="006A1B83"/>
    <w:rsid w:val="006A1D89"/>
    <w:rsid w:val="006A1EF9"/>
    <w:rsid w:val="006A24CF"/>
    <w:rsid w:val="006A282D"/>
    <w:rsid w:val="006A28D6"/>
    <w:rsid w:val="006A3021"/>
    <w:rsid w:val="006A30F7"/>
    <w:rsid w:val="006A344E"/>
    <w:rsid w:val="006A36FF"/>
    <w:rsid w:val="006A3B0B"/>
    <w:rsid w:val="006A3C9B"/>
    <w:rsid w:val="006A3E35"/>
    <w:rsid w:val="006A3FE6"/>
    <w:rsid w:val="006A448B"/>
    <w:rsid w:val="006A45A5"/>
    <w:rsid w:val="006A465A"/>
    <w:rsid w:val="006A485A"/>
    <w:rsid w:val="006A4AA8"/>
    <w:rsid w:val="006A4AAE"/>
    <w:rsid w:val="006A4C9E"/>
    <w:rsid w:val="006A4F16"/>
    <w:rsid w:val="006A522E"/>
    <w:rsid w:val="006A5601"/>
    <w:rsid w:val="006A5ABF"/>
    <w:rsid w:val="006A5ACD"/>
    <w:rsid w:val="006A5BC3"/>
    <w:rsid w:val="006A5C5B"/>
    <w:rsid w:val="006A5CF8"/>
    <w:rsid w:val="006A6032"/>
    <w:rsid w:val="006A605D"/>
    <w:rsid w:val="006A6082"/>
    <w:rsid w:val="006A61AC"/>
    <w:rsid w:val="006A634E"/>
    <w:rsid w:val="006A6BBA"/>
    <w:rsid w:val="006A6C20"/>
    <w:rsid w:val="006A6D95"/>
    <w:rsid w:val="006A6DEE"/>
    <w:rsid w:val="006A6FF6"/>
    <w:rsid w:val="006A7351"/>
    <w:rsid w:val="006A739B"/>
    <w:rsid w:val="006A7488"/>
    <w:rsid w:val="006A7688"/>
    <w:rsid w:val="006A7933"/>
    <w:rsid w:val="006A79DF"/>
    <w:rsid w:val="006A7A50"/>
    <w:rsid w:val="006A7F0B"/>
    <w:rsid w:val="006B01EB"/>
    <w:rsid w:val="006B01F2"/>
    <w:rsid w:val="006B022B"/>
    <w:rsid w:val="006B0267"/>
    <w:rsid w:val="006B0456"/>
    <w:rsid w:val="006B070A"/>
    <w:rsid w:val="006B09E3"/>
    <w:rsid w:val="006B0F16"/>
    <w:rsid w:val="006B1092"/>
    <w:rsid w:val="006B10F1"/>
    <w:rsid w:val="006B1117"/>
    <w:rsid w:val="006B113C"/>
    <w:rsid w:val="006B123C"/>
    <w:rsid w:val="006B139E"/>
    <w:rsid w:val="006B168C"/>
    <w:rsid w:val="006B1E6C"/>
    <w:rsid w:val="006B202F"/>
    <w:rsid w:val="006B204D"/>
    <w:rsid w:val="006B22A9"/>
    <w:rsid w:val="006B25DC"/>
    <w:rsid w:val="006B26AC"/>
    <w:rsid w:val="006B2782"/>
    <w:rsid w:val="006B2897"/>
    <w:rsid w:val="006B2A00"/>
    <w:rsid w:val="006B2A84"/>
    <w:rsid w:val="006B2D64"/>
    <w:rsid w:val="006B3088"/>
    <w:rsid w:val="006B32C8"/>
    <w:rsid w:val="006B32EE"/>
    <w:rsid w:val="006B3423"/>
    <w:rsid w:val="006B3802"/>
    <w:rsid w:val="006B39E8"/>
    <w:rsid w:val="006B3B9A"/>
    <w:rsid w:val="006B4194"/>
    <w:rsid w:val="006B4664"/>
    <w:rsid w:val="006B4D42"/>
    <w:rsid w:val="006B50D6"/>
    <w:rsid w:val="006B51C5"/>
    <w:rsid w:val="006B551D"/>
    <w:rsid w:val="006B55A0"/>
    <w:rsid w:val="006B56D5"/>
    <w:rsid w:val="006B5968"/>
    <w:rsid w:val="006B5A13"/>
    <w:rsid w:val="006B5F38"/>
    <w:rsid w:val="006B5F55"/>
    <w:rsid w:val="006B62A7"/>
    <w:rsid w:val="006B64E6"/>
    <w:rsid w:val="006B67D5"/>
    <w:rsid w:val="006B6889"/>
    <w:rsid w:val="006B6941"/>
    <w:rsid w:val="006B6D12"/>
    <w:rsid w:val="006B6F19"/>
    <w:rsid w:val="006B70C2"/>
    <w:rsid w:val="006B73E6"/>
    <w:rsid w:val="006B7404"/>
    <w:rsid w:val="006B79FE"/>
    <w:rsid w:val="006B7D37"/>
    <w:rsid w:val="006B7D9C"/>
    <w:rsid w:val="006B7FE4"/>
    <w:rsid w:val="006C0043"/>
    <w:rsid w:val="006C0356"/>
    <w:rsid w:val="006C04C4"/>
    <w:rsid w:val="006C04C7"/>
    <w:rsid w:val="006C04CA"/>
    <w:rsid w:val="006C0656"/>
    <w:rsid w:val="006C08D4"/>
    <w:rsid w:val="006C0BD6"/>
    <w:rsid w:val="006C10F2"/>
    <w:rsid w:val="006C1156"/>
    <w:rsid w:val="006C1219"/>
    <w:rsid w:val="006C13EF"/>
    <w:rsid w:val="006C180F"/>
    <w:rsid w:val="006C1882"/>
    <w:rsid w:val="006C1A58"/>
    <w:rsid w:val="006C1C26"/>
    <w:rsid w:val="006C1D24"/>
    <w:rsid w:val="006C1ED7"/>
    <w:rsid w:val="006C1EF9"/>
    <w:rsid w:val="006C2697"/>
    <w:rsid w:val="006C2A4D"/>
    <w:rsid w:val="006C2B06"/>
    <w:rsid w:val="006C31D4"/>
    <w:rsid w:val="006C324C"/>
    <w:rsid w:val="006C37D1"/>
    <w:rsid w:val="006C3800"/>
    <w:rsid w:val="006C3839"/>
    <w:rsid w:val="006C3BE0"/>
    <w:rsid w:val="006C3C06"/>
    <w:rsid w:val="006C3C50"/>
    <w:rsid w:val="006C4317"/>
    <w:rsid w:val="006C432A"/>
    <w:rsid w:val="006C4861"/>
    <w:rsid w:val="006C48E1"/>
    <w:rsid w:val="006C4A8F"/>
    <w:rsid w:val="006C4D0B"/>
    <w:rsid w:val="006C4F6B"/>
    <w:rsid w:val="006C4FB3"/>
    <w:rsid w:val="006C5110"/>
    <w:rsid w:val="006C5271"/>
    <w:rsid w:val="006C5288"/>
    <w:rsid w:val="006C542E"/>
    <w:rsid w:val="006C54CD"/>
    <w:rsid w:val="006C55A9"/>
    <w:rsid w:val="006C5DF2"/>
    <w:rsid w:val="006C604E"/>
    <w:rsid w:val="006C6657"/>
    <w:rsid w:val="006C685F"/>
    <w:rsid w:val="006C68AE"/>
    <w:rsid w:val="006C68D1"/>
    <w:rsid w:val="006C69AB"/>
    <w:rsid w:val="006C6A0A"/>
    <w:rsid w:val="006C6B1F"/>
    <w:rsid w:val="006C6BF7"/>
    <w:rsid w:val="006C6E49"/>
    <w:rsid w:val="006C6FFC"/>
    <w:rsid w:val="006C72C7"/>
    <w:rsid w:val="006C734F"/>
    <w:rsid w:val="006C7369"/>
    <w:rsid w:val="006C73FA"/>
    <w:rsid w:val="006C766A"/>
    <w:rsid w:val="006C7B33"/>
    <w:rsid w:val="006C7CA6"/>
    <w:rsid w:val="006D0209"/>
    <w:rsid w:val="006D05EF"/>
    <w:rsid w:val="006D0735"/>
    <w:rsid w:val="006D0A11"/>
    <w:rsid w:val="006D0C51"/>
    <w:rsid w:val="006D0D3C"/>
    <w:rsid w:val="006D1212"/>
    <w:rsid w:val="006D136C"/>
    <w:rsid w:val="006D18AD"/>
    <w:rsid w:val="006D1B67"/>
    <w:rsid w:val="006D1DC8"/>
    <w:rsid w:val="006D2281"/>
    <w:rsid w:val="006D27B5"/>
    <w:rsid w:val="006D29CE"/>
    <w:rsid w:val="006D2AA5"/>
    <w:rsid w:val="006D30AC"/>
    <w:rsid w:val="006D33AB"/>
    <w:rsid w:val="006D3406"/>
    <w:rsid w:val="006D344A"/>
    <w:rsid w:val="006D380A"/>
    <w:rsid w:val="006D3D55"/>
    <w:rsid w:val="006D3E26"/>
    <w:rsid w:val="006D3E92"/>
    <w:rsid w:val="006D3EB4"/>
    <w:rsid w:val="006D3ECB"/>
    <w:rsid w:val="006D4018"/>
    <w:rsid w:val="006D4226"/>
    <w:rsid w:val="006D4418"/>
    <w:rsid w:val="006D4422"/>
    <w:rsid w:val="006D446F"/>
    <w:rsid w:val="006D4518"/>
    <w:rsid w:val="006D469E"/>
    <w:rsid w:val="006D46C9"/>
    <w:rsid w:val="006D4974"/>
    <w:rsid w:val="006D49E4"/>
    <w:rsid w:val="006D5062"/>
    <w:rsid w:val="006D582B"/>
    <w:rsid w:val="006D5F7B"/>
    <w:rsid w:val="006D60AF"/>
    <w:rsid w:val="006D6387"/>
    <w:rsid w:val="006D64FB"/>
    <w:rsid w:val="006D6575"/>
    <w:rsid w:val="006D65B3"/>
    <w:rsid w:val="006D66A0"/>
    <w:rsid w:val="006D6F2F"/>
    <w:rsid w:val="006D6F52"/>
    <w:rsid w:val="006D770F"/>
    <w:rsid w:val="006D78DA"/>
    <w:rsid w:val="006D7917"/>
    <w:rsid w:val="006D79D8"/>
    <w:rsid w:val="006D7AFB"/>
    <w:rsid w:val="006D7DAD"/>
    <w:rsid w:val="006E0094"/>
    <w:rsid w:val="006E00B0"/>
    <w:rsid w:val="006E01DF"/>
    <w:rsid w:val="006E01FA"/>
    <w:rsid w:val="006E02FD"/>
    <w:rsid w:val="006E0491"/>
    <w:rsid w:val="006E0D08"/>
    <w:rsid w:val="006E0E39"/>
    <w:rsid w:val="006E103D"/>
    <w:rsid w:val="006E119A"/>
    <w:rsid w:val="006E1720"/>
    <w:rsid w:val="006E17D9"/>
    <w:rsid w:val="006E17F3"/>
    <w:rsid w:val="006E1B02"/>
    <w:rsid w:val="006E2175"/>
    <w:rsid w:val="006E21B1"/>
    <w:rsid w:val="006E227A"/>
    <w:rsid w:val="006E24E6"/>
    <w:rsid w:val="006E273E"/>
    <w:rsid w:val="006E27EA"/>
    <w:rsid w:val="006E28F6"/>
    <w:rsid w:val="006E2AC5"/>
    <w:rsid w:val="006E2D06"/>
    <w:rsid w:val="006E2D63"/>
    <w:rsid w:val="006E2E85"/>
    <w:rsid w:val="006E2F96"/>
    <w:rsid w:val="006E31B6"/>
    <w:rsid w:val="006E36A6"/>
    <w:rsid w:val="006E377B"/>
    <w:rsid w:val="006E3AAF"/>
    <w:rsid w:val="006E41D5"/>
    <w:rsid w:val="006E4637"/>
    <w:rsid w:val="006E4695"/>
    <w:rsid w:val="006E47A7"/>
    <w:rsid w:val="006E4A3F"/>
    <w:rsid w:val="006E4E3F"/>
    <w:rsid w:val="006E4E6A"/>
    <w:rsid w:val="006E4F8A"/>
    <w:rsid w:val="006E4FBD"/>
    <w:rsid w:val="006E4FD9"/>
    <w:rsid w:val="006E506D"/>
    <w:rsid w:val="006E526F"/>
    <w:rsid w:val="006E563D"/>
    <w:rsid w:val="006E566B"/>
    <w:rsid w:val="006E58B5"/>
    <w:rsid w:val="006E5A9F"/>
    <w:rsid w:val="006E5B1A"/>
    <w:rsid w:val="006E5B5E"/>
    <w:rsid w:val="006E5E34"/>
    <w:rsid w:val="006E6020"/>
    <w:rsid w:val="006E60CF"/>
    <w:rsid w:val="006E64B5"/>
    <w:rsid w:val="006E64C0"/>
    <w:rsid w:val="006E65B3"/>
    <w:rsid w:val="006E6853"/>
    <w:rsid w:val="006E687C"/>
    <w:rsid w:val="006E68F0"/>
    <w:rsid w:val="006E6950"/>
    <w:rsid w:val="006E6AF5"/>
    <w:rsid w:val="006E6B97"/>
    <w:rsid w:val="006E6D0B"/>
    <w:rsid w:val="006E6F73"/>
    <w:rsid w:val="006E6FDD"/>
    <w:rsid w:val="006E7063"/>
    <w:rsid w:val="006E70D8"/>
    <w:rsid w:val="006E7877"/>
    <w:rsid w:val="006E7C2B"/>
    <w:rsid w:val="006E7DA6"/>
    <w:rsid w:val="006F02C1"/>
    <w:rsid w:val="006F03DC"/>
    <w:rsid w:val="006F084B"/>
    <w:rsid w:val="006F08F6"/>
    <w:rsid w:val="006F0E4E"/>
    <w:rsid w:val="006F158F"/>
    <w:rsid w:val="006F16F6"/>
    <w:rsid w:val="006F1864"/>
    <w:rsid w:val="006F18F9"/>
    <w:rsid w:val="006F1AE5"/>
    <w:rsid w:val="006F1C3E"/>
    <w:rsid w:val="006F1CF3"/>
    <w:rsid w:val="006F1DD7"/>
    <w:rsid w:val="006F1E7D"/>
    <w:rsid w:val="006F1E86"/>
    <w:rsid w:val="006F1EE0"/>
    <w:rsid w:val="006F1EEA"/>
    <w:rsid w:val="006F23FD"/>
    <w:rsid w:val="006F27A5"/>
    <w:rsid w:val="006F2C8C"/>
    <w:rsid w:val="006F2C9F"/>
    <w:rsid w:val="006F2CF4"/>
    <w:rsid w:val="006F2EAA"/>
    <w:rsid w:val="006F311C"/>
    <w:rsid w:val="006F314C"/>
    <w:rsid w:val="006F32F9"/>
    <w:rsid w:val="006F3350"/>
    <w:rsid w:val="006F352B"/>
    <w:rsid w:val="006F3741"/>
    <w:rsid w:val="006F3880"/>
    <w:rsid w:val="006F3ABF"/>
    <w:rsid w:val="006F4321"/>
    <w:rsid w:val="006F4843"/>
    <w:rsid w:val="006F4853"/>
    <w:rsid w:val="006F4A59"/>
    <w:rsid w:val="006F4C8E"/>
    <w:rsid w:val="006F4DC0"/>
    <w:rsid w:val="006F4FEB"/>
    <w:rsid w:val="006F5503"/>
    <w:rsid w:val="006F581E"/>
    <w:rsid w:val="006F586C"/>
    <w:rsid w:val="006F5940"/>
    <w:rsid w:val="006F59A4"/>
    <w:rsid w:val="006F5A3C"/>
    <w:rsid w:val="006F60AA"/>
    <w:rsid w:val="006F6427"/>
    <w:rsid w:val="006F647E"/>
    <w:rsid w:val="006F650D"/>
    <w:rsid w:val="006F65D8"/>
    <w:rsid w:val="006F65F2"/>
    <w:rsid w:val="006F7094"/>
    <w:rsid w:val="006F72AA"/>
    <w:rsid w:val="006F75F9"/>
    <w:rsid w:val="006F7997"/>
    <w:rsid w:val="006F7A2D"/>
    <w:rsid w:val="006F7AB3"/>
    <w:rsid w:val="006F7AE1"/>
    <w:rsid w:val="006F7DCB"/>
    <w:rsid w:val="006F7E54"/>
    <w:rsid w:val="00700043"/>
    <w:rsid w:val="00700171"/>
    <w:rsid w:val="007001E7"/>
    <w:rsid w:val="0070043C"/>
    <w:rsid w:val="00700456"/>
    <w:rsid w:val="00700568"/>
    <w:rsid w:val="0070064C"/>
    <w:rsid w:val="00700D96"/>
    <w:rsid w:val="00700E6F"/>
    <w:rsid w:val="00700E70"/>
    <w:rsid w:val="00700EBA"/>
    <w:rsid w:val="00700F5E"/>
    <w:rsid w:val="007014F5"/>
    <w:rsid w:val="007015B4"/>
    <w:rsid w:val="007016C0"/>
    <w:rsid w:val="00701B62"/>
    <w:rsid w:val="00701C0B"/>
    <w:rsid w:val="00701E92"/>
    <w:rsid w:val="007021DE"/>
    <w:rsid w:val="00702301"/>
    <w:rsid w:val="0070249C"/>
    <w:rsid w:val="00702793"/>
    <w:rsid w:val="00702842"/>
    <w:rsid w:val="00702A4E"/>
    <w:rsid w:val="00702A95"/>
    <w:rsid w:val="00702B2E"/>
    <w:rsid w:val="00702C24"/>
    <w:rsid w:val="00702FC4"/>
    <w:rsid w:val="00702FD5"/>
    <w:rsid w:val="007031EB"/>
    <w:rsid w:val="0070320D"/>
    <w:rsid w:val="0070344C"/>
    <w:rsid w:val="0070347B"/>
    <w:rsid w:val="0070355C"/>
    <w:rsid w:val="00703903"/>
    <w:rsid w:val="00703D7F"/>
    <w:rsid w:val="00703DF1"/>
    <w:rsid w:val="00703E87"/>
    <w:rsid w:val="00703EBC"/>
    <w:rsid w:val="00703EDD"/>
    <w:rsid w:val="0070409D"/>
    <w:rsid w:val="0070437D"/>
    <w:rsid w:val="007043DF"/>
    <w:rsid w:val="007044F0"/>
    <w:rsid w:val="0070461A"/>
    <w:rsid w:val="0070471A"/>
    <w:rsid w:val="007047F9"/>
    <w:rsid w:val="00704B25"/>
    <w:rsid w:val="00704C99"/>
    <w:rsid w:val="00704F8D"/>
    <w:rsid w:val="00705045"/>
    <w:rsid w:val="0070508E"/>
    <w:rsid w:val="0070548C"/>
    <w:rsid w:val="0070552F"/>
    <w:rsid w:val="007055FD"/>
    <w:rsid w:val="007059BB"/>
    <w:rsid w:val="00705B74"/>
    <w:rsid w:val="00705C64"/>
    <w:rsid w:val="00705CA8"/>
    <w:rsid w:val="00705E51"/>
    <w:rsid w:val="0070601E"/>
    <w:rsid w:val="007060B6"/>
    <w:rsid w:val="00706143"/>
    <w:rsid w:val="0070622A"/>
    <w:rsid w:val="007062E8"/>
    <w:rsid w:val="00706368"/>
    <w:rsid w:val="0070656C"/>
    <w:rsid w:val="007069F9"/>
    <w:rsid w:val="00706ACE"/>
    <w:rsid w:val="00706AF7"/>
    <w:rsid w:val="00706F1F"/>
    <w:rsid w:val="00707253"/>
    <w:rsid w:val="007077B3"/>
    <w:rsid w:val="00707983"/>
    <w:rsid w:val="007079AE"/>
    <w:rsid w:val="007079DC"/>
    <w:rsid w:val="00707AF2"/>
    <w:rsid w:val="00707B24"/>
    <w:rsid w:val="00707D69"/>
    <w:rsid w:val="00707E99"/>
    <w:rsid w:val="00707F95"/>
    <w:rsid w:val="0071015B"/>
    <w:rsid w:val="00710192"/>
    <w:rsid w:val="007101CA"/>
    <w:rsid w:val="0071039C"/>
    <w:rsid w:val="007103B8"/>
    <w:rsid w:val="007103FA"/>
    <w:rsid w:val="00710450"/>
    <w:rsid w:val="00710588"/>
    <w:rsid w:val="007105BD"/>
    <w:rsid w:val="007105F3"/>
    <w:rsid w:val="007109E5"/>
    <w:rsid w:val="00710AA2"/>
    <w:rsid w:val="00710C8D"/>
    <w:rsid w:val="00710CA9"/>
    <w:rsid w:val="00710E23"/>
    <w:rsid w:val="007110F4"/>
    <w:rsid w:val="0071122C"/>
    <w:rsid w:val="0071126A"/>
    <w:rsid w:val="0071130C"/>
    <w:rsid w:val="0071135B"/>
    <w:rsid w:val="00711771"/>
    <w:rsid w:val="00711811"/>
    <w:rsid w:val="00711892"/>
    <w:rsid w:val="007118A5"/>
    <w:rsid w:val="00711FA8"/>
    <w:rsid w:val="0071214B"/>
    <w:rsid w:val="0071268B"/>
    <w:rsid w:val="007126B0"/>
    <w:rsid w:val="00712848"/>
    <w:rsid w:val="007128E6"/>
    <w:rsid w:val="00712A4B"/>
    <w:rsid w:val="00712B0E"/>
    <w:rsid w:val="00712BF1"/>
    <w:rsid w:val="00712C97"/>
    <w:rsid w:val="00713289"/>
    <w:rsid w:val="0071345F"/>
    <w:rsid w:val="007134B7"/>
    <w:rsid w:val="00713576"/>
    <w:rsid w:val="007135FC"/>
    <w:rsid w:val="00713985"/>
    <w:rsid w:val="00713E42"/>
    <w:rsid w:val="00713EAD"/>
    <w:rsid w:val="00713F30"/>
    <w:rsid w:val="00713F40"/>
    <w:rsid w:val="00713FC2"/>
    <w:rsid w:val="0071412D"/>
    <w:rsid w:val="007141B6"/>
    <w:rsid w:val="0071433D"/>
    <w:rsid w:val="00714564"/>
    <w:rsid w:val="00714695"/>
    <w:rsid w:val="007146D5"/>
    <w:rsid w:val="00714B05"/>
    <w:rsid w:val="00714B76"/>
    <w:rsid w:val="00714C67"/>
    <w:rsid w:val="00715065"/>
    <w:rsid w:val="007150A8"/>
    <w:rsid w:val="0071514B"/>
    <w:rsid w:val="00715522"/>
    <w:rsid w:val="007155C7"/>
    <w:rsid w:val="00715687"/>
    <w:rsid w:val="007158BF"/>
    <w:rsid w:val="00715B02"/>
    <w:rsid w:val="00715C23"/>
    <w:rsid w:val="00715EEE"/>
    <w:rsid w:val="007161B0"/>
    <w:rsid w:val="00716481"/>
    <w:rsid w:val="00716518"/>
    <w:rsid w:val="0071663E"/>
    <w:rsid w:val="007167BF"/>
    <w:rsid w:val="00716880"/>
    <w:rsid w:val="00716A5A"/>
    <w:rsid w:val="00716B01"/>
    <w:rsid w:val="00716BA6"/>
    <w:rsid w:val="00716E01"/>
    <w:rsid w:val="00716EE5"/>
    <w:rsid w:val="00716F61"/>
    <w:rsid w:val="00716FAF"/>
    <w:rsid w:val="00717267"/>
    <w:rsid w:val="0071744D"/>
    <w:rsid w:val="00717585"/>
    <w:rsid w:val="007176F1"/>
    <w:rsid w:val="00717CF2"/>
    <w:rsid w:val="00717E4E"/>
    <w:rsid w:val="00717EDB"/>
    <w:rsid w:val="00717F6C"/>
    <w:rsid w:val="00720218"/>
    <w:rsid w:val="0072022F"/>
    <w:rsid w:val="0072025B"/>
    <w:rsid w:val="007203CA"/>
    <w:rsid w:val="007205B6"/>
    <w:rsid w:val="00720A61"/>
    <w:rsid w:val="00720FC5"/>
    <w:rsid w:val="0072105D"/>
    <w:rsid w:val="00721121"/>
    <w:rsid w:val="00721B97"/>
    <w:rsid w:val="00721B99"/>
    <w:rsid w:val="00721BB2"/>
    <w:rsid w:val="00721BFC"/>
    <w:rsid w:val="0072209D"/>
    <w:rsid w:val="00722204"/>
    <w:rsid w:val="007223CE"/>
    <w:rsid w:val="007224FA"/>
    <w:rsid w:val="007227D2"/>
    <w:rsid w:val="00722EE0"/>
    <w:rsid w:val="00723083"/>
    <w:rsid w:val="007231C6"/>
    <w:rsid w:val="00723332"/>
    <w:rsid w:val="007233C4"/>
    <w:rsid w:val="00723458"/>
    <w:rsid w:val="00723484"/>
    <w:rsid w:val="007236D1"/>
    <w:rsid w:val="0072378A"/>
    <w:rsid w:val="00723880"/>
    <w:rsid w:val="00723C5A"/>
    <w:rsid w:val="00723D65"/>
    <w:rsid w:val="00723EB5"/>
    <w:rsid w:val="00723F97"/>
    <w:rsid w:val="0072401F"/>
    <w:rsid w:val="007240AC"/>
    <w:rsid w:val="007245D0"/>
    <w:rsid w:val="00724A40"/>
    <w:rsid w:val="00724F96"/>
    <w:rsid w:val="00724FA1"/>
    <w:rsid w:val="00725358"/>
    <w:rsid w:val="00725480"/>
    <w:rsid w:val="00725A62"/>
    <w:rsid w:val="00725ACA"/>
    <w:rsid w:val="00725AD5"/>
    <w:rsid w:val="00725B44"/>
    <w:rsid w:val="00725D4D"/>
    <w:rsid w:val="0072618D"/>
    <w:rsid w:val="00726293"/>
    <w:rsid w:val="007262AA"/>
    <w:rsid w:val="0072639B"/>
    <w:rsid w:val="007266F8"/>
    <w:rsid w:val="0072697B"/>
    <w:rsid w:val="00726AD9"/>
    <w:rsid w:val="00726C3E"/>
    <w:rsid w:val="00726E11"/>
    <w:rsid w:val="00726E9F"/>
    <w:rsid w:val="0072741B"/>
    <w:rsid w:val="0072746B"/>
    <w:rsid w:val="007275DB"/>
    <w:rsid w:val="00727785"/>
    <w:rsid w:val="0072799F"/>
    <w:rsid w:val="007279F8"/>
    <w:rsid w:val="00727A67"/>
    <w:rsid w:val="00727E7C"/>
    <w:rsid w:val="00727FDB"/>
    <w:rsid w:val="00727FEF"/>
    <w:rsid w:val="007301A5"/>
    <w:rsid w:val="00730324"/>
    <w:rsid w:val="00730358"/>
    <w:rsid w:val="007308C5"/>
    <w:rsid w:val="00730A25"/>
    <w:rsid w:val="00730D99"/>
    <w:rsid w:val="00730E21"/>
    <w:rsid w:val="0073129A"/>
    <w:rsid w:val="007313DF"/>
    <w:rsid w:val="00731549"/>
    <w:rsid w:val="007317A5"/>
    <w:rsid w:val="00731A6F"/>
    <w:rsid w:val="00731B4B"/>
    <w:rsid w:val="00731B9C"/>
    <w:rsid w:val="00731BCB"/>
    <w:rsid w:val="00731BD7"/>
    <w:rsid w:val="00731E4C"/>
    <w:rsid w:val="00731F1D"/>
    <w:rsid w:val="007320BA"/>
    <w:rsid w:val="00732202"/>
    <w:rsid w:val="00732607"/>
    <w:rsid w:val="00732750"/>
    <w:rsid w:val="00732EDF"/>
    <w:rsid w:val="00732F18"/>
    <w:rsid w:val="00733165"/>
    <w:rsid w:val="007339D4"/>
    <w:rsid w:val="00733C71"/>
    <w:rsid w:val="00733ED0"/>
    <w:rsid w:val="00733F7E"/>
    <w:rsid w:val="00734182"/>
    <w:rsid w:val="0073418A"/>
    <w:rsid w:val="007345E3"/>
    <w:rsid w:val="00734746"/>
    <w:rsid w:val="007348ED"/>
    <w:rsid w:val="007348FD"/>
    <w:rsid w:val="00734EC7"/>
    <w:rsid w:val="00734F85"/>
    <w:rsid w:val="00734FAA"/>
    <w:rsid w:val="00734FAB"/>
    <w:rsid w:val="00735032"/>
    <w:rsid w:val="00735076"/>
    <w:rsid w:val="007350A6"/>
    <w:rsid w:val="00735274"/>
    <w:rsid w:val="0073542B"/>
    <w:rsid w:val="00735497"/>
    <w:rsid w:val="007354F7"/>
    <w:rsid w:val="00735A1E"/>
    <w:rsid w:val="00735B55"/>
    <w:rsid w:val="00735DAF"/>
    <w:rsid w:val="0073621C"/>
    <w:rsid w:val="007362DF"/>
    <w:rsid w:val="007364E1"/>
    <w:rsid w:val="00736688"/>
    <w:rsid w:val="00736718"/>
    <w:rsid w:val="0073692E"/>
    <w:rsid w:val="00736BA8"/>
    <w:rsid w:val="00736C66"/>
    <w:rsid w:val="00736DB7"/>
    <w:rsid w:val="00736DDD"/>
    <w:rsid w:val="00736E80"/>
    <w:rsid w:val="00736EA3"/>
    <w:rsid w:val="00736F5F"/>
    <w:rsid w:val="0073726E"/>
    <w:rsid w:val="0073730D"/>
    <w:rsid w:val="007373CB"/>
    <w:rsid w:val="007374A1"/>
    <w:rsid w:val="007375C2"/>
    <w:rsid w:val="00737737"/>
    <w:rsid w:val="0073779C"/>
    <w:rsid w:val="007377B6"/>
    <w:rsid w:val="007377BB"/>
    <w:rsid w:val="00737B55"/>
    <w:rsid w:val="0074018F"/>
    <w:rsid w:val="0074047B"/>
    <w:rsid w:val="00740568"/>
    <w:rsid w:val="00740ADA"/>
    <w:rsid w:val="00740B22"/>
    <w:rsid w:val="00740CCA"/>
    <w:rsid w:val="00740D17"/>
    <w:rsid w:val="00740DAD"/>
    <w:rsid w:val="00740FF6"/>
    <w:rsid w:val="007411A9"/>
    <w:rsid w:val="0074129B"/>
    <w:rsid w:val="007416BB"/>
    <w:rsid w:val="007416C7"/>
    <w:rsid w:val="0074172A"/>
    <w:rsid w:val="00741778"/>
    <w:rsid w:val="00741798"/>
    <w:rsid w:val="00741AE8"/>
    <w:rsid w:val="00741C28"/>
    <w:rsid w:val="00741C4F"/>
    <w:rsid w:val="00741E85"/>
    <w:rsid w:val="00741E95"/>
    <w:rsid w:val="00741ECB"/>
    <w:rsid w:val="00742083"/>
    <w:rsid w:val="007421D8"/>
    <w:rsid w:val="00742295"/>
    <w:rsid w:val="007425A2"/>
    <w:rsid w:val="00742676"/>
    <w:rsid w:val="00742687"/>
    <w:rsid w:val="00742884"/>
    <w:rsid w:val="00742CDD"/>
    <w:rsid w:val="00742F15"/>
    <w:rsid w:val="0074328E"/>
    <w:rsid w:val="007434C3"/>
    <w:rsid w:val="007434CF"/>
    <w:rsid w:val="00743599"/>
    <w:rsid w:val="007437B5"/>
    <w:rsid w:val="0074383C"/>
    <w:rsid w:val="00743942"/>
    <w:rsid w:val="00743A94"/>
    <w:rsid w:val="00743AAA"/>
    <w:rsid w:val="00743D91"/>
    <w:rsid w:val="00743E10"/>
    <w:rsid w:val="00743F1B"/>
    <w:rsid w:val="00743F88"/>
    <w:rsid w:val="0074427C"/>
    <w:rsid w:val="0074433F"/>
    <w:rsid w:val="00744400"/>
    <w:rsid w:val="00744765"/>
    <w:rsid w:val="007447CA"/>
    <w:rsid w:val="00744973"/>
    <w:rsid w:val="00744E29"/>
    <w:rsid w:val="007451B4"/>
    <w:rsid w:val="0074521C"/>
    <w:rsid w:val="00745383"/>
    <w:rsid w:val="007454D4"/>
    <w:rsid w:val="0074569B"/>
    <w:rsid w:val="00746316"/>
    <w:rsid w:val="007464C5"/>
    <w:rsid w:val="0074677D"/>
    <w:rsid w:val="007469EE"/>
    <w:rsid w:val="00746A03"/>
    <w:rsid w:val="00746A4D"/>
    <w:rsid w:val="00746AE4"/>
    <w:rsid w:val="00746F93"/>
    <w:rsid w:val="00746F9A"/>
    <w:rsid w:val="00747003"/>
    <w:rsid w:val="00747097"/>
    <w:rsid w:val="007472BE"/>
    <w:rsid w:val="007500CA"/>
    <w:rsid w:val="007500D1"/>
    <w:rsid w:val="0075049B"/>
    <w:rsid w:val="00750709"/>
    <w:rsid w:val="00750820"/>
    <w:rsid w:val="007514E3"/>
    <w:rsid w:val="00751657"/>
    <w:rsid w:val="00751682"/>
    <w:rsid w:val="007516B4"/>
    <w:rsid w:val="00751FDC"/>
    <w:rsid w:val="00751FF0"/>
    <w:rsid w:val="0075209F"/>
    <w:rsid w:val="007521F0"/>
    <w:rsid w:val="0075224D"/>
    <w:rsid w:val="007524C6"/>
    <w:rsid w:val="0075259A"/>
    <w:rsid w:val="00752635"/>
    <w:rsid w:val="0075264D"/>
    <w:rsid w:val="00752A61"/>
    <w:rsid w:val="00752D0C"/>
    <w:rsid w:val="00752D7C"/>
    <w:rsid w:val="0075305B"/>
    <w:rsid w:val="00753099"/>
    <w:rsid w:val="00753231"/>
    <w:rsid w:val="0075361B"/>
    <w:rsid w:val="007538E1"/>
    <w:rsid w:val="00753A6E"/>
    <w:rsid w:val="00753D34"/>
    <w:rsid w:val="00753E14"/>
    <w:rsid w:val="00753E80"/>
    <w:rsid w:val="00754026"/>
    <w:rsid w:val="007540CB"/>
    <w:rsid w:val="007545D6"/>
    <w:rsid w:val="007546B6"/>
    <w:rsid w:val="007548E5"/>
    <w:rsid w:val="00754991"/>
    <w:rsid w:val="00754A9D"/>
    <w:rsid w:val="00754ADF"/>
    <w:rsid w:val="00754BAF"/>
    <w:rsid w:val="00754C21"/>
    <w:rsid w:val="00754D40"/>
    <w:rsid w:val="00754F1B"/>
    <w:rsid w:val="007551A2"/>
    <w:rsid w:val="007551E1"/>
    <w:rsid w:val="007553C5"/>
    <w:rsid w:val="007553EB"/>
    <w:rsid w:val="00755627"/>
    <w:rsid w:val="007556D8"/>
    <w:rsid w:val="007558CF"/>
    <w:rsid w:val="00755968"/>
    <w:rsid w:val="00755985"/>
    <w:rsid w:val="00755E3C"/>
    <w:rsid w:val="0075675F"/>
    <w:rsid w:val="00756782"/>
    <w:rsid w:val="007569DB"/>
    <w:rsid w:val="00756D2F"/>
    <w:rsid w:val="00756E49"/>
    <w:rsid w:val="0075703A"/>
    <w:rsid w:val="0075735D"/>
    <w:rsid w:val="0075746A"/>
    <w:rsid w:val="007574A1"/>
    <w:rsid w:val="00757654"/>
    <w:rsid w:val="0075772B"/>
    <w:rsid w:val="007577A4"/>
    <w:rsid w:val="00757B51"/>
    <w:rsid w:val="00757D20"/>
    <w:rsid w:val="00757D60"/>
    <w:rsid w:val="0076023D"/>
    <w:rsid w:val="00760248"/>
    <w:rsid w:val="00760259"/>
    <w:rsid w:val="00760303"/>
    <w:rsid w:val="00760413"/>
    <w:rsid w:val="00760641"/>
    <w:rsid w:val="007609B9"/>
    <w:rsid w:val="00760F24"/>
    <w:rsid w:val="00760FBC"/>
    <w:rsid w:val="0076147C"/>
    <w:rsid w:val="007616F7"/>
    <w:rsid w:val="007618AB"/>
    <w:rsid w:val="00761A79"/>
    <w:rsid w:val="00761AD2"/>
    <w:rsid w:val="00761B12"/>
    <w:rsid w:val="00761BB5"/>
    <w:rsid w:val="00761C0A"/>
    <w:rsid w:val="00761C11"/>
    <w:rsid w:val="00761C3F"/>
    <w:rsid w:val="00761F9F"/>
    <w:rsid w:val="00761FDC"/>
    <w:rsid w:val="0076205A"/>
    <w:rsid w:val="00762258"/>
    <w:rsid w:val="0076236F"/>
    <w:rsid w:val="007624D7"/>
    <w:rsid w:val="0076255A"/>
    <w:rsid w:val="00762712"/>
    <w:rsid w:val="00762B5D"/>
    <w:rsid w:val="007631DB"/>
    <w:rsid w:val="007631E6"/>
    <w:rsid w:val="007632EA"/>
    <w:rsid w:val="0076360A"/>
    <w:rsid w:val="007638F2"/>
    <w:rsid w:val="00763A33"/>
    <w:rsid w:val="00763B1C"/>
    <w:rsid w:val="00763E6C"/>
    <w:rsid w:val="00763FB0"/>
    <w:rsid w:val="00764226"/>
    <w:rsid w:val="0076462C"/>
    <w:rsid w:val="0076472F"/>
    <w:rsid w:val="00764765"/>
    <w:rsid w:val="0076476A"/>
    <w:rsid w:val="00764D12"/>
    <w:rsid w:val="00764DD4"/>
    <w:rsid w:val="00764EBF"/>
    <w:rsid w:val="0076511F"/>
    <w:rsid w:val="007652AB"/>
    <w:rsid w:val="00765536"/>
    <w:rsid w:val="00765E5C"/>
    <w:rsid w:val="00765E5D"/>
    <w:rsid w:val="00766302"/>
    <w:rsid w:val="007663DB"/>
    <w:rsid w:val="00766680"/>
    <w:rsid w:val="007666D2"/>
    <w:rsid w:val="00766A2F"/>
    <w:rsid w:val="00766D42"/>
    <w:rsid w:val="00766E05"/>
    <w:rsid w:val="007671F7"/>
    <w:rsid w:val="00767406"/>
    <w:rsid w:val="00767783"/>
    <w:rsid w:val="00767BED"/>
    <w:rsid w:val="00770189"/>
    <w:rsid w:val="00770496"/>
    <w:rsid w:val="00770621"/>
    <w:rsid w:val="007707F1"/>
    <w:rsid w:val="0077083F"/>
    <w:rsid w:val="00770C11"/>
    <w:rsid w:val="00770FEC"/>
    <w:rsid w:val="00771057"/>
    <w:rsid w:val="0077124F"/>
    <w:rsid w:val="00771483"/>
    <w:rsid w:val="007717A4"/>
    <w:rsid w:val="00771A1F"/>
    <w:rsid w:val="00771A71"/>
    <w:rsid w:val="00772085"/>
    <w:rsid w:val="00772150"/>
    <w:rsid w:val="007726FA"/>
    <w:rsid w:val="007729AF"/>
    <w:rsid w:val="00772B0E"/>
    <w:rsid w:val="00772C17"/>
    <w:rsid w:val="00772D2E"/>
    <w:rsid w:val="0077355F"/>
    <w:rsid w:val="007736DA"/>
    <w:rsid w:val="00773E2D"/>
    <w:rsid w:val="007740C1"/>
    <w:rsid w:val="0077416D"/>
    <w:rsid w:val="007743CB"/>
    <w:rsid w:val="00774548"/>
    <w:rsid w:val="00774652"/>
    <w:rsid w:val="00774A1C"/>
    <w:rsid w:val="00774BCF"/>
    <w:rsid w:val="00774C70"/>
    <w:rsid w:val="00775198"/>
    <w:rsid w:val="00775516"/>
    <w:rsid w:val="007758AD"/>
    <w:rsid w:val="00775B61"/>
    <w:rsid w:val="00775B7A"/>
    <w:rsid w:val="00775CF7"/>
    <w:rsid w:val="00775D75"/>
    <w:rsid w:val="00775DFF"/>
    <w:rsid w:val="00775FD9"/>
    <w:rsid w:val="007762CC"/>
    <w:rsid w:val="0077643D"/>
    <w:rsid w:val="0077660D"/>
    <w:rsid w:val="00776AF2"/>
    <w:rsid w:val="00776CEF"/>
    <w:rsid w:val="00776DB5"/>
    <w:rsid w:val="00777130"/>
    <w:rsid w:val="0077726F"/>
    <w:rsid w:val="007773AD"/>
    <w:rsid w:val="007773D2"/>
    <w:rsid w:val="0077757F"/>
    <w:rsid w:val="00777611"/>
    <w:rsid w:val="0077769F"/>
    <w:rsid w:val="00777A5B"/>
    <w:rsid w:val="00777D0D"/>
    <w:rsid w:val="00777D82"/>
    <w:rsid w:val="00777E94"/>
    <w:rsid w:val="0078021F"/>
    <w:rsid w:val="007804C8"/>
    <w:rsid w:val="00780705"/>
    <w:rsid w:val="007807CC"/>
    <w:rsid w:val="0078085A"/>
    <w:rsid w:val="007809E5"/>
    <w:rsid w:val="00780CBA"/>
    <w:rsid w:val="00780E00"/>
    <w:rsid w:val="00780F47"/>
    <w:rsid w:val="0078148C"/>
    <w:rsid w:val="007814B8"/>
    <w:rsid w:val="007814BF"/>
    <w:rsid w:val="00781671"/>
    <w:rsid w:val="0078176B"/>
    <w:rsid w:val="007819BF"/>
    <w:rsid w:val="00781A98"/>
    <w:rsid w:val="00781D27"/>
    <w:rsid w:val="00781D4F"/>
    <w:rsid w:val="00781E0E"/>
    <w:rsid w:val="007822F6"/>
    <w:rsid w:val="0078231C"/>
    <w:rsid w:val="00782364"/>
    <w:rsid w:val="0078280F"/>
    <w:rsid w:val="007828C9"/>
    <w:rsid w:val="00782BD0"/>
    <w:rsid w:val="00782D00"/>
    <w:rsid w:val="00782E6D"/>
    <w:rsid w:val="00782F0E"/>
    <w:rsid w:val="0078309C"/>
    <w:rsid w:val="0078334D"/>
    <w:rsid w:val="007834A3"/>
    <w:rsid w:val="007836D2"/>
    <w:rsid w:val="007839F4"/>
    <w:rsid w:val="00783C43"/>
    <w:rsid w:val="00783E01"/>
    <w:rsid w:val="00784097"/>
    <w:rsid w:val="007843DC"/>
    <w:rsid w:val="007846DA"/>
    <w:rsid w:val="00784CB3"/>
    <w:rsid w:val="00784EB4"/>
    <w:rsid w:val="00784F07"/>
    <w:rsid w:val="0078502A"/>
    <w:rsid w:val="0078509F"/>
    <w:rsid w:val="00785453"/>
    <w:rsid w:val="007855A2"/>
    <w:rsid w:val="00785886"/>
    <w:rsid w:val="00785AE2"/>
    <w:rsid w:val="00785B58"/>
    <w:rsid w:val="00786324"/>
    <w:rsid w:val="00786476"/>
    <w:rsid w:val="0078672E"/>
    <w:rsid w:val="00786795"/>
    <w:rsid w:val="007867BF"/>
    <w:rsid w:val="00786B25"/>
    <w:rsid w:val="00786C41"/>
    <w:rsid w:val="00786D97"/>
    <w:rsid w:val="0078702D"/>
    <w:rsid w:val="00787196"/>
    <w:rsid w:val="0078719E"/>
    <w:rsid w:val="00787637"/>
    <w:rsid w:val="007876AD"/>
    <w:rsid w:val="00787F12"/>
    <w:rsid w:val="00790689"/>
    <w:rsid w:val="0079078F"/>
    <w:rsid w:val="00790933"/>
    <w:rsid w:val="00790E47"/>
    <w:rsid w:val="00790EB2"/>
    <w:rsid w:val="007914EE"/>
    <w:rsid w:val="007919A2"/>
    <w:rsid w:val="007919F7"/>
    <w:rsid w:val="00791C3B"/>
    <w:rsid w:val="00791DAF"/>
    <w:rsid w:val="00792021"/>
    <w:rsid w:val="00792061"/>
    <w:rsid w:val="00792116"/>
    <w:rsid w:val="007923AB"/>
    <w:rsid w:val="007925C9"/>
    <w:rsid w:val="007925ED"/>
    <w:rsid w:val="00792647"/>
    <w:rsid w:val="00792799"/>
    <w:rsid w:val="00792972"/>
    <w:rsid w:val="00792CEF"/>
    <w:rsid w:val="00792D1D"/>
    <w:rsid w:val="007931E8"/>
    <w:rsid w:val="0079333E"/>
    <w:rsid w:val="00793407"/>
    <w:rsid w:val="00793B4E"/>
    <w:rsid w:val="00793C77"/>
    <w:rsid w:val="00793CDD"/>
    <w:rsid w:val="00793E82"/>
    <w:rsid w:val="00794463"/>
    <w:rsid w:val="007945E1"/>
    <w:rsid w:val="00794698"/>
    <w:rsid w:val="007947AA"/>
    <w:rsid w:val="00794810"/>
    <w:rsid w:val="007948C3"/>
    <w:rsid w:val="00794B2A"/>
    <w:rsid w:val="00794D5C"/>
    <w:rsid w:val="00795124"/>
    <w:rsid w:val="00795260"/>
    <w:rsid w:val="007953BA"/>
    <w:rsid w:val="007953BC"/>
    <w:rsid w:val="007953D2"/>
    <w:rsid w:val="007954B3"/>
    <w:rsid w:val="007956CC"/>
    <w:rsid w:val="007956E7"/>
    <w:rsid w:val="0079574E"/>
    <w:rsid w:val="00795857"/>
    <w:rsid w:val="00795E0E"/>
    <w:rsid w:val="00796160"/>
    <w:rsid w:val="007965E0"/>
    <w:rsid w:val="00796773"/>
    <w:rsid w:val="007968E9"/>
    <w:rsid w:val="00796A7D"/>
    <w:rsid w:val="00796C01"/>
    <w:rsid w:val="00796C26"/>
    <w:rsid w:val="00796D51"/>
    <w:rsid w:val="00796DB7"/>
    <w:rsid w:val="00796EBE"/>
    <w:rsid w:val="007970A6"/>
    <w:rsid w:val="007970B0"/>
    <w:rsid w:val="0079738C"/>
    <w:rsid w:val="0079798F"/>
    <w:rsid w:val="00797A10"/>
    <w:rsid w:val="00797A89"/>
    <w:rsid w:val="00797D56"/>
    <w:rsid w:val="00797E2F"/>
    <w:rsid w:val="00797EC8"/>
    <w:rsid w:val="007A01D0"/>
    <w:rsid w:val="007A0557"/>
    <w:rsid w:val="007A0592"/>
    <w:rsid w:val="007A07D9"/>
    <w:rsid w:val="007A0ACF"/>
    <w:rsid w:val="007A0C22"/>
    <w:rsid w:val="007A0D4E"/>
    <w:rsid w:val="007A0F47"/>
    <w:rsid w:val="007A105F"/>
    <w:rsid w:val="007A134C"/>
    <w:rsid w:val="007A1643"/>
    <w:rsid w:val="007A17E4"/>
    <w:rsid w:val="007A1D88"/>
    <w:rsid w:val="007A1D9B"/>
    <w:rsid w:val="007A204F"/>
    <w:rsid w:val="007A223D"/>
    <w:rsid w:val="007A232C"/>
    <w:rsid w:val="007A2585"/>
    <w:rsid w:val="007A25B5"/>
    <w:rsid w:val="007A2803"/>
    <w:rsid w:val="007A2AF0"/>
    <w:rsid w:val="007A313B"/>
    <w:rsid w:val="007A31CF"/>
    <w:rsid w:val="007A3288"/>
    <w:rsid w:val="007A3387"/>
    <w:rsid w:val="007A3423"/>
    <w:rsid w:val="007A35F7"/>
    <w:rsid w:val="007A36C6"/>
    <w:rsid w:val="007A37AE"/>
    <w:rsid w:val="007A388B"/>
    <w:rsid w:val="007A3A3A"/>
    <w:rsid w:val="007A3A76"/>
    <w:rsid w:val="007A3AD9"/>
    <w:rsid w:val="007A3B43"/>
    <w:rsid w:val="007A3BAC"/>
    <w:rsid w:val="007A3C5D"/>
    <w:rsid w:val="007A3CEF"/>
    <w:rsid w:val="007A3D63"/>
    <w:rsid w:val="007A3DB0"/>
    <w:rsid w:val="007A4145"/>
    <w:rsid w:val="007A441C"/>
    <w:rsid w:val="007A466F"/>
    <w:rsid w:val="007A4917"/>
    <w:rsid w:val="007A4A3A"/>
    <w:rsid w:val="007A4B8E"/>
    <w:rsid w:val="007A4C2D"/>
    <w:rsid w:val="007A53D4"/>
    <w:rsid w:val="007A5A33"/>
    <w:rsid w:val="007A5CC1"/>
    <w:rsid w:val="007A5F9D"/>
    <w:rsid w:val="007A60F6"/>
    <w:rsid w:val="007A6109"/>
    <w:rsid w:val="007A6386"/>
    <w:rsid w:val="007A646B"/>
    <w:rsid w:val="007A6729"/>
    <w:rsid w:val="007A6756"/>
    <w:rsid w:val="007A6B3B"/>
    <w:rsid w:val="007A72F7"/>
    <w:rsid w:val="007A7515"/>
    <w:rsid w:val="007A7EDF"/>
    <w:rsid w:val="007A7EE6"/>
    <w:rsid w:val="007A7F66"/>
    <w:rsid w:val="007B0377"/>
    <w:rsid w:val="007B0C03"/>
    <w:rsid w:val="007B0DC3"/>
    <w:rsid w:val="007B0F1D"/>
    <w:rsid w:val="007B0F7A"/>
    <w:rsid w:val="007B173B"/>
    <w:rsid w:val="007B1E68"/>
    <w:rsid w:val="007B1F32"/>
    <w:rsid w:val="007B1FD6"/>
    <w:rsid w:val="007B22E3"/>
    <w:rsid w:val="007B24FD"/>
    <w:rsid w:val="007B266B"/>
    <w:rsid w:val="007B274C"/>
    <w:rsid w:val="007B2815"/>
    <w:rsid w:val="007B28B4"/>
    <w:rsid w:val="007B29F6"/>
    <w:rsid w:val="007B2CFB"/>
    <w:rsid w:val="007B2E30"/>
    <w:rsid w:val="007B2EBA"/>
    <w:rsid w:val="007B300E"/>
    <w:rsid w:val="007B3246"/>
    <w:rsid w:val="007B33BE"/>
    <w:rsid w:val="007B3637"/>
    <w:rsid w:val="007B37A5"/>
    <w:rsid w:val="007B39AD"/>
    <w:rsid w:val="007B3AD8"/>
    <w:rsid w:val="007B3ADA"/>
    <w:rsid w:val="007B3BCB"/>
    <w:rsid w:val="007B3BD6"/>
    <w:rsid w:val="007B3DC6"/>
    <w:rsid w:val="007B41B0"/>
    <w:rsid w:val="007B4217"/>
    <w:rsid w:val="007B4790"/>
    <w:rsid w:val="007B4893"/>
    <w:rsid w:val="007B4987"/>
    <w:rsid w:val="007B4E9E"/>
    <w:rsid w:val="007B4F88"/>
    <w:rsid w:val="007B5108"/>
    <w:rsid w:val="007B5362"/>
    <w:rsid w:val="007B53F6"/>
    <w:rsid w:val="007B5407"/>
    <w:rsid w:val="007B5785"/>
    <w:rsid w:val="007B5817"/>
    <w:rsid w:val="007B584E"/>
    <w:rsid w:val="007B58EC"/>
    <w:rsid w:val="007B5904"/>
    <w:rsid w:val="007B5A57"/>
    <w:rsid w:val="007B5A71"/>
    <w:rsid w:val="007B5A7D"/>
    <w:rsid w:val="007B5CD7"/>
    <w:rsid w:val="007B5D38"/>
    <w:rsid w:val="007B627B"/>
    <w:rsid w:val="007B67A3"/>
    <w:rsid w:val="007B67E9"/>
    <w:rsid w:val="007B682A"/>
    <w:rsid w:val="007B6A67"/>
    <w:rsid w:val="007B6BAB"/>
    <w:rsid w:val="007B705A"/>
    <w:rsid w:val="007B7203"/>
    <w:rsid w:val="007B7384"/>
    <w:rsid w:val="007B740A"/>
    <w:rsid w:val="007B7474"/>
    <w:rsid w:val="007B77BA"/>
    <w:rsid w:val="007B7EEB"/>
    <w:rsid w:val="007C0105"/>
    <w:rsid w:val="007C019C"/>
    <w:rsid w:val="007C0383"/>
    <w:rsid w:val="007C04CA"/>
    <w:rsid w:val="007C05CF"/>
    <w:rsid w:val="007C061B"/>
    <w:rsid w:val="007C06AA"/>
    <w:rsid w:val="007C0ADC"/>
    <w:rsid w:val="007C0B59"/>
    <w:rsid w:val="007C0B5F"/>
    <w:rsid w:val="007C0CD6"/>
    <w:rsid w:val="007C0D2B"/>
    <w:rsid w:val="007C0E21"/>
    <w:rsid w:val="007C122C"/>
    <w:rsid w:val="007C1270"/>
    <w:rsid w:val="007C1418"/>
    <w:rsid w:val="007C166F"/>
    <w:rsid w:val="007C176A"/>
    <w:rsid w:val="007C1836"/>
    <w:rsid w:val="007C18F4"/>
    <w:rsid w:val="007C19C8"/>
    <w:rsid w:val="007C1A44"/>
    <w:rsid w:val="007C1C69"/>
    <w:rsid w:val="007C1CA4"/>
    <w:rsid w:val="007C1DFA"/>
    <w:rsid w:val="007C2005"/>
    <w:rsid w:val="007C2126"/>
    <w:rsid w:val="007C21BA"/>
    <w:rsid w:val="007C229D"/>
    <w:rsid w:val="007C2C37"/>
    <w:rsid w:val="007C2FA1"/>
    <w:rsid w:val="007C3163"/>
    <w:rsid w:val="007C3208"/>
    <w:rsid w:val="007C396B"/>
    <w:rsid w:val="007C39A7"/>
    <w:rsid w:val="007C3AFC"/>
    <w:rsid w:val="007C3C02"/>
    <w:rsid w:val="007C3CDB"/>
    <w:rsid w:val="007C3EC6"/>
    <w:rsid w:val="007C4047"/>
    <w:rsid w:val="007C42A5"/>
    <w:rsid w:val="007C4795"/>
    <w:rsid w:val="007C4909"/>
    <w:rsid w:val="007C4971"/>
    <w:rsid w:val="007C4AF0"/>
    <w:rsid w:val="007C4F97"/>
    <w:rsid w:val="007C5024"/>
    <w:rsid w:val="007C520D"/>
    <w:rsid w:val="007C5586"/>
    <w:rsid w:val="007C5857"/>
    <w:rsid w:val="007C599E"/>
    <w:rsid w:val="007C5CF5"/>
    <w:rsid w:val="007C5FC2"/>
    <w:rsid w:val="007C61C6"/>
    <w:rsid w:val="007C6241"/>
    <w:rsid w:val="007C626C"/>
    <w:rsid w:val="007C6501"/>
    <w:rsid w:val="007C67AF"/>
    <w:rsid w:val="007C69FF"/>
    <w:rsid w:val="007C6A39"/>
    <w:rsid w:val="007C6B81"/>
    <w:rsid w:val="007C6C45"/>
    <w:rsid w:val="007C6D05"/>
    <w:rsid w:val="007C6FDD"/>
    <w:rsid w:val="007C7370"/>
    <w:rsid w:val="007C74F8"/>
    <w:rsid w:val="007C7539"/>
    <w:rsid w:val="007C7B31"/>
    <w:rsid w:val="007C7F5D"/>
    <w:rsid w:val="007D0308"/>
    <w:rsid w:val="007D07B1"/>
    <w:rsid w:val="007D0DDD"/>
    <w:rsid w:val="007D0E19"/>
    <w:rsid w:val="007D0F97"/>
    <w:rsid w:val="007D1308"/>
    <w:rsid w:val="007D15AC"/>
    <w:rsid w:val="007D183C"/>
    <w:rsid w:val="007D187E"/>
    <w:rsid w:val="007D1889"/>
    <w:rsid w:val="007D18B8"/>
    <w:rsid w:val="007D1A01"/>
    <w:rsid w:val="007D1A24"/>
    <w:rsid w:val="007D1B60"/>
    <w:rsid w:val="007D1C25"/>
    <w:rsid w:val="007D1E2E"/>
    <w:rsid w:val="007D1E66"/>
    <w:rsid w:val="007D1F6D"/>
    <w:rsid w:val="007D1F74"/>
    <w:rsid w:val="007D2232"/>
    <w:rsid w:val="007D22CD"/>
    <w:rsid w:val="007D25B5"/>
    <w:rsid w:val="007D288F"/>
    <w:rsid w:val="007D299F"/>
    <w:rsid w:val="007D2A8A"/>
    <w:rsid w:val="007D2A9E"/>
    <w:rsid w:val="007D2C9D"/>
    <w:rsid w:val="007D2F14"/>
    <w:rsid w:val="007D2F69"/>
    <w:rsid w:val="007D3178"/>
    <w:rsid w:val="007D332B"/>
    <w:rsid w:val="007D34A5"/>
    <w:rsid w:val="007D3512"/>
    <w:rsid w:val="007D362B"/>
    <w:rsid w:val="007D3819"/>
    <w:rsid w:val="007D3F9C"/>
    <w:rsid w:val="007D3FD2"/>
    <w:rsid w:val="007D4106"/>
    <w:rsid w:val="007D47D8"/>
    <w:rsid w:val="007D4BE1"/>
    <w:rsid w:val="007D4C90"/>
    <w:rsid w:val="007D4CA3"/>
    <w:rsid w:val="007D4CCC"/>
    <w:rsid w:val="007D4EB4"/>
    <w:rsid w:val="007D4EF3"/>
    <w:rsid w:val="007D5229"/>
    <w:rsid w:val="007D535C"/>
    <w:rsid w:val="007D53BA"/>
    <w:rsid w:val="007D5809"/>
    <w:rsid w:val="007D5D92"/>
    <w:rsid w:val="007D5F8B"/>
    <w:rsid w:val="007D6087"/>
    <w:rsid w:val="007D6210"/>
    <w:rsid w:val="007D6294"/>
    <w:rsid w:val="007D62D1"/>
    <w:rsid w:val="007D631D"/>
    <w:rsid w:val="007D6336"/>
    <w:rsid w:val="007D6813"/>
    <w:rsid w:val="007D6F26"/>
    <w:rsid w:val="007D6F32"/>
    <w:rsid w:val="007D703C"/>
    <w:rsid w:val="007D7403"/>
    <w:rsid w:val="007D7532"/>
    <w:rsid w:val="007D77B6"/>
    <w:rsid w:val="007D790C"/>
    <w:rsid w:val="007D7C2F"/>
    <w:rsid w:val="007D7D52"/>
    <w:rsid w:val="007D7FD4"/>
    <w:rsid w:val="007E0009"/>
    <w:rsid w:val="007E003A"/>
    <w:rsid w:val="007E063F"/>
    <w:rsid w:val="007E0644"/>
    <w:rsid w:val="007E07A7"/>
    <w:rsid w:val="007E086B"/>
    <w:rsid w:val="007E0A77"/>
    <w:rsid w:val="007E0D49"/>
    <w:rsid w:val="007E0E9C"/>
    <w:rsid w:val="007E0ED7"/>
    <w:rsid w:val="007E0EED"/>
    <w:rsid w:val="007E0F96"/>
    <w:rsid w:val="007E1153"/>
    <w:rsid w:val="007E12CD"/>
    <w:rsid w:val="007E1395"/>
    <w:rsid w:val="007E159F"/>
    <w:rsid w:val="007E1968"/>
    <w:rsid w:val="007E1FCA"/>
    <w:rsid w:val="007E217F"/>
    <w:rsid w:val="007E235B"/>
    <w:rsid w:val="007E26DE"/>
    <w:rsid w:val="007E2DF6"/>
    <w:rsid w:val="007E2EDD"/>
    <w:rsid w:val="007E3044"/>
    <w:rsid w:val="007E307B"/>
    <w:rsid w:val="007E333B"/>
    <w:rsid w:val="007E33F0"/>
    <w:rsid w:val="007E376E"/>
    <w:rsid w:val="007E3C75"/>
    <w:rsid w:val="007E4026"/>
    <w:rsid w:val="007E40DD"/>
    <w:rsid w:val="007E4228"/>
    <w:rsid w:val="007E423E"/>
    <w:rsid w:val="007E4472"/>
    <w:rsid w:val="007E48BC"/>
    <w:rsid w:val="007E49AC"/>
    <w:rsid w:val="007E4AD2"/>
    <w:rsid w:val="007E4C15"/>
    <w:rsid w:val="007E508D"/>
    <w:rsid w:val="007E51DA"/>
    <w:rsid w:val="007E5346"/>
    <w:rsid w:val="007E537E"/>
    <w:rsid w:val="007E53F3"/>
    <w:rsid w:val="007E540B"/>
    <w:rsid w:val="007E540C"/>
    <w:rsid w:val="007E5478"/>
    <w:rsid w:val="007E571F"/>
    <w:rsid w:val="007E5894"/>
    <w:rsid w:val="007E5D41"/>
    <w:rsid w:val="007E6372"/>
    <w:rsid w:val="007E63C3"/>
    <w:rsid w:val="007E6571"/>
    <w:rsid w:val="007E6780"/>
    <w:rsid w:val="007E699C"/>
    <w:rsid w:val="007E6CA7"/>
    <w:rsid w:val="007E6EA5"/>
    <w:rsid w:val="007E74BF"/>
    <w:rsid w:val="007E7706"/>
    <w:rsid w:val="007E779B"/>
    <w:rsid w:val="007E792F"/>
    <w:rsid w:val="007E79F8"/>
    <w:rsid w:val="007E7CE2"/>
    <w:rsid w:val="007E7EED"/>
    <w:rsid w:val="007F00AC"/>
    <w:rsid w:val="007F01A9"/>
    <w:rsid w:val="007F01C0"/>
    <w:rsid w:val="007F0280"/>
    <w:rsid w:val="007F04DE"/>
    <w:rsid w:val="007F0657"/>
    <w:rsid w:val="007F0732"/>
    <w:rsid w:val="007F0ACA"/>
    <w:rsid w:val="007F0B10"/>
    <w:rsid w:val="007F0CFB"/>
    <w:rsid w:val="007F0D57"/>
    <w:rsid w:val="007F0EF7"/>
    <w:rsid w:val="007F120F"/>
    <w:rsid w:val="007F127B"/>
    <w:rsid w:val="007F12D2"/>
    <w:rsid w:val="007F1302"/>
    <w:rsid w:val="007F16A4"/>
    <w:rsid w:val="007F1763"/>
    <w:rsid w:val="007F1A73"/>
    <w:rsid w:val="007F1D9F"/>
    <w:rsid w:val="007F1DAF"/>
    <w:rsid w:val="007F1E1B"/>
    <w:rsid w:val="007F2191"/>
    <w:rsid w:val="007F25F8"/>
    <w:rsid w:val="007F29C3"/>
    <w:rsid w:val="007F2AC2"/>
    <w:rsid w:val="007F2B59"/>
    <w:rsid w:val="007F2DE9"/>
    <w:rsid w:val="007F2E80"/>
    <w:rsid w:val="007F2F19"/>
    <w:rsid w:val="007F2F48"/>
    <w:rsid w:val="007F36C4"/>
    <w:rsid w:val="007F3AA9"/>
    <w:rsid w:val="007F3CA6"/>
    <w:rsid w:val="007F3F19"/>
    <w:rsid w:val="007F42EA"/>
    <w:rsid w:val="007F4441"/>
    <w:rsid w:val="007F463E"/>
    <w:rsid w:val="007F4640"/>
    <w:rsid w:val="007F4972"/>
    <w:rsid w:val="007F4B09"/>
    <w:rsid w:val="007F4B2C"/>
    <w:rsid w:val="007F4D19"/>
    <w:rsid w:val="007F51D8"/>
    <w:rsid w:val="007F523A"/>
    <w:rsid w:val="007F576A"/>
    <w:rsid w:val="007F5823"/>
    <w:rsid w:val="007F59CF"/>
    <w:rsid w:val="007F5F2F"/>
    <w:rsid w:val="007F5F75"/>
    <w:rsid w:val="007F6198"/>
    <w:rsid w:val="007F62E2"/>
    <w:rsid w:val="007F6578"/>
    <w:rsid w:val="007F65EE"/>
    <w:rsid w:val="007F660D"/>
    <w:rsid w:val="007F68B8"/>
    <w:rsid w:val="007F6BC7"/>
    <w:rsid w:val="007F6D5A"/>
    <w:rsid w:val="007F708D"/>
    <w:rsid w:val="007F741B"/>
    <w:rsid w:val="007F7457"/>
    <w:rsid w:val="007F7888"/>
    <w:rsid w:val="00800180"/>
    <w:rsid w:val="008001CA"/>
    <w:rsid w:val="00800457"/>
    <w:rsid w:val="00800C85"/>
    <w:rsid w:val="008011FE"/>
    <w:rsid w:val="0080144A"/>
    <w:rsid w:val="00801562"/>
    <w:rsid w:val="008018B7"/>
    <w:rsid w:val="00801B8D"/>
    <w:rsid w:val="00801CB5"/>
    <w:rsid w:val="00801CEB"/>
    <w:rsid w:val="00801F25"/>
    <w:rsid w:val="008022F0"/>
    <w:rsid w:val="008028B5"/>
    <w:rsid w:val="00803116"/>
    <w:rsid w:val="008032B0"/>
    <w:rsid w:val="00803872"/>
    <w:rsid w:val="008038BB"/>
    <w:rsid w:val="00803925"/>
    <w:rsid w:val="00804145"/>
    <w:rsid w:val="0080418B"/>
    <w:rsid w:val="008041DC"/>
    <w:rsid w:val="0080442C"/>
    <w:rsid w:val="008045C9"/>
    <w:rsid w:val="00804766"/>
    <w:rsid w:val="00804F49"/>
    <w:rsid w:val="00804FF7"/>
    <w:rsid w:val="008050FE"/>
    <w:rsid w:val="0080553A"/>
    <w:rsid w:val="00805618"/>
    <w:rsid w:val="00805806"/>
    <w:rsid w:val="00805B72"/>
    <w:rsid w:val="00805C0D"/>
    <w:rsid w:val="00805C15"/>
    <w:rsid w:val="00805F1C"/>
    <w:rsid w:val="008060FD"/>
    <w:rsid w:val="008062FD"/>
    <w:rsid w:val="00806392"/>
    <w:rsid w:val="0080680D"/>
    <w:rsid w:val="00806988"/>
    <w:rsid w:val="00806B08"/>
    <w:rsid w:val="0080711E"/>
    <w:rsid w:val="008074FB"/>
    <w:rsid w:val="00807697"/>
    <w:rsid w:val="008076E2"/>
    <w:rsid w:val="00807CFC"/>
    <w:rsid w:val="00807DC3"/>
    <w:rsid w:val="00810031"/>
    <w:rsid w:val="008108D5"/>
    <w:rsid w:val="00810A74"/>
    <w:rsid w:val="00810DC5"/>
    <w:rsid w:val="00810E2B"/>
    <w:rsid w:val="00810EDB"/>
    <w:rsid w:val="00810FD3"/>
    <w:rsid w:val="00811014"/>
    <w:rsid w:val="00811129"/>
    <w:rsid w:val="008112FE"/>
    <w:rsid w:val="0081199B"/>
    <w:rsid w:val="00811B91"/>
    <w:rsid w:val="00811BCF"/>
    <w:rsid w:val="00811CAA"/>
    <w:rsid w:val="00811D5D"/>
    <w:rsid w:val="00812110"/>
    <w:rsid w:val="0081224C"/>
    <w:rsid w:val="0081228F"/>
    <w:rsid w:val="00812343"/>
    <w:rsid w:val="00812427"/>
    <w:rsid w:val="0081256A"/>
    <w:rsid w:val="008129D1"/>
    <w:rsid w:val="00812ABB"/>
    <w:rsid w:val="00812B4D"/>
    <w:rsid w:val="00812BD2"/>
    <w:rsid w:val="00813AB3"/>
    <w:rsid w:val="00813EB4"/>
    <w:rsid w:val="00813EDB"/>
    <w:rsid w:val="00813F5C"/>
    <w:rsid w:val="008140B4"/>
    <w:rsid w:val="00814402"/>
    <w:rsid w:val="008144F5"/>
    <w:rsid w:val="00814918"/>
    <w:rsid w:val="00815027"/>
    <w:rsid w:val="00815069"/>
    <w:rsid w:val="008155EE"/>
    <w:rsid w:val="008157BD"/>
    <w:rsid w:val="00815909"/>
    <w:rsid w:val="00815ECB"/>
    <w:rsid w:val="0081605F"/>
    <w:rsid w:val="00816280"/>
    <w:rsid w:val="0081628B"/>
    <w:rsid w:val="00816C8E"/>
    <w:rsid w:val="00816E2D"/>
    <w:rsid w:val="00816F35"/>
    <w:rsid w:val="00817078"/>
    <w:rsid w:val="0081707A"/>
    <w:rsid w:val="0081737D"/>
    <w:rsid w:val="00817870"/>
    <w:rsid w:val="00817A8E"/>
    <w:rsid w:val="00817B94"/>
    <w:rsid w:val="00817F5F"/>
    <w:rsid w:val="00820179"/>
    <w:rsid w:val="00820233"/>
    <w:rsid w:val="008202CE"/>
    <w:rsid w:val="008203BB"/>
    <w:rsid w:val="008204D0"/>
    <w:rsid w:val="008205E9"/>
    <w:rsid w:val="00820B53"/>
    <w:rsid w:val="00820D4D"/>
    <w:rsid w:val="0082135F"/>
    <w:rsid w:val="00821A39"/>
    <w:rsid w:val="00821B1A"/>
    <w:rsid w:val="00821B97"/>
    <w:rsid w:val="00821C55"/>
    <w:rsid w:val="00821D9B"/>
    <w:rsid w:val="0082206D"/>
    <w:rsid w:val="008220D8"/>
    <w:rsid w:val="008222E6"/>
    <w:rsid w:val="0082238C"/>
    <w:rsid w:val="00822534"/>
    <w:rsid w:val="008226AC"/>
    <w:rsid w:val="00822844"/>
    <w:rsid w:val="0082299F"/>
    <w:rsid w:val="00822B12"/>
    <w:rsid w:val="00822C25"/>
    <w:rsid w:val="00822CF5"/>
    <w:rsid w:val="00822D8E"/>
    <w:rsid w:val="00823430"/>
    <w:rsid w:val="0082344D"/>
    <w:rsid w:val="0082377D"/>
    <w:rsid w:val="00823850"/>
    <w:rsid w:val="00823C60"/>
    <w:rsid w:val="00823FA0"/>
    <w:rsid w:val="00824006"/>
    <w:rsid w:val="008240BE"/>
    <w:rsid w:val="0082421C"/>
    <w:rsid w:val="008245B0"/>
    <w:rsid w:val="00824806"/>
    <w:rsid w:val="008248C8"/>
    <w:rsid w:val="0082491E"/>
    <w:rsid w:val="00824EB2"/>
    <w:rsid w:val="00825023"/>
    <w:rsid w:val="00825088"/>
    <w:rsid w:val="00825395"/>
    <w:rsid w:val="00825911"/>
    <w:rsid w:val="00825BD6"/>
    <w:rsid w:val="00825F05"/>
    <w:rsid w:val="0082606C"/>
    <w:rsid w:val="008263EA"/>
    <w:rsid w:val="00826439"/>
    <w:rsid w:val="008268CF"/>
    <w:rsid w:val="00826B5A"/>
    <w:rsid w:val="00826B68"/>
    <w:rsid w:val="00826D31"/>
    <w:rsid w:val="00827371"/>
    <w:rsid w:val="008273C2"/>
    <w:rsid w:val="00827767"/>
    <w:rsid w:val="0082789E"/>
    <w:rsid w:val="00827A66"/>
    <w:rsid w:val="00827A97"/>
    <w:rsid w:val="00827BCD"/>
    <w:rsid w:val="00827E29"/>
    <w:rsid w:val="00827F6C"/>
    <w:rsid w:val="00827FA3"/>
    <w:rsid w:val="00830226"/>
    <w:rsid w:val="00830322"/>
    <w:rsid w:val="00830789"/>
    <w:rsid w:val="00830A90"/>
    <w:rsid w:val="00830DED"/>
    <w:rsid w:val="00830FDC"/>
    <w:rsid w:val="008313FB"/>
    <w:rsid w:val="008317DA"/>
    <w:rsid w:val="0083182C"/>
    <w:rsid w:val="00831921"/>
    <w:rsid w:val="00831C91"/>
    <w:rsid w:val="00831F30"/>
    <w:rsid w:val="008323EA"/>
    <w:rsid w:val="008325D7"/>
    <w:rsid w:val="0083276F"/>
    <w:rsid w:val="008327DD"/>
    <w:rsid w:val="008328DC"/>
    <w:rsid w:val="008328DF"/>
    <w:rsid w:val="00832C17"/>
    <w:rsid w:val="00832E29"/>
    <w:rsid w:val="00832ECF"/>
    <w:rsid w:val="00832FA3"/>
    <w:rsid w:val="0083324B"/>
    <w:rsid w:val="008334AC"/>
    <w:rsid w:val="0083352E"/>
    <w:rsid w:val="00833603"/>
    <w:rsid w:val="008336FB"/>
    <w:rsid w:val="008337FB"/>
    <w:rsid w:val="00833816"/>
    <w:rsid w:val="00833B55"/>
    <w:rsid w:val="00833CA6"/>
    <w:rsid w:val="00834211"/>
    <w:rsid w:val="008342BF"/>
    <w:rsid w:val="008344B8"/>
    <w:rsid w:val="008346C8"/>
    <w:rsid w:val="008346D4"/>
    <w:rsid w:val="00834BCE"/>
    <w:rsid w:val="0083542B"/>
    <w:rsid w:val="0083570F"/>
    <w:rsid w:val="00835713"/>
    <w:rsid w:val="00835786"/>
    <w:rsid w:val="00835BCD"/>
    <w:rsid w:val="0083630E"/>
    <w:rsid w:val="008365A7"/>
    <w:rsid w:val="008366F5"/>
    <w:rsid w:val="00836E44"/>
    <w:rsid w:val="0083708F"/>
    <w:rsid w:val="00837114"/>
    <w:rsid w:val="0083716E"/>
    <w:rsid w:val="0083734F"/>
    <w:rsid w:val="0083748B"/>
    <w:rsid w:val="008375AF"/>
    <w:rsid w:val="0083762A"/>
    <w:rsid w:val="0083790F"/>
    <w:rsid w:val="00837982"/>
    <w:rsid w:val="008379E7"/>
    <w:rsid w:val="00837EFA"/>
    <w:rsid w:val="00840401"/>
    <w:rsid w:val="008406EB"/>
    <w:rsid w:val="00840A50"/>
    <w:rsid w:val="00840CDD"/>
    <w:rsid w:val="00840D71"/>
    <w:rsid w:val="00840E31"/>
    <w:rsid w:val="00840F58"/>
    <w:rsid w:val="00841177"/>
    <w:rsid w:val="0084143C"/>
    <w:rsid w:val="00841478"/>
    <w:rsid w:val="008415FD"/>
    <w:rsid w:val="00841711"/>
    <w:rsid w:val="00841CB0"/>
    <w:rsid w:val="00841DD9"/>
    <w:rsid w:val="008420A3"/>
    <w:rsid w:val="00842350"/>
    <w:rsid w:val="00842874"/>
    <w:rsid w:val="008428D8"/>
    <w:rsid w:val="0084306A"/>
    <w:rsid w:val="00843175"/>
    <w:rsid w:val="008432A4"/>
    <w:rsid w:val="00843831"/>
    <w:rsid w:val="0084388D"/>
    <w:rsid w:val="00843972"/>
    <w:rsid w:val="008439EC"/>
    <w:rsid w:val="00843A18"/>
    <w:rsid w:val="00843B54"/>
    <w:rsid w:val="00843CAC"/>
    <w:rsid w:val="00844321"/>
    <w:rsid w:val="00844342"/>
    <w:rsid w:val="00844483"/>
    <w:rsid w:val="008445D5"/>
    <w:rsid w:val="008446BE"/>
    <w:rsid w:val="00844930"/>
    <w:rsid w:val="008449C5"/>
    <w:rsid w:val="00844B97"/>
    <w:rsid w:val="00844C36"/>
    <w:rsid w:val="00844C95"/>
    <w:rsid w:val="00844F5F"/>
    <w:rsid w:val="00844F89"/>
    <w:rsid w:val="00845007"/>
    <w:rsid w:val="00845013"/>
    <w:rsid w:val="00845074"/>
    <w:rsid w:val="008451BC"/>
    <w:rsid w:val="008452E0"/>
    <w:rsid w:val="008453E9"/>
    <w:rsid w:val="008454ED"/>
    <w:rsid w:val="0084574B"/>
    <w:rsid w:val="00845750"/>
    <w:rsid w:val="00845A2E"/>
    <w:rsid w:val="00845B8A"/>
    <w:rsid w:val="00845BA4"/>
    <w:rsid w:val="00845BEF"/>
    <w:rsid w:val="0084607C"/>
    <w:rsid w:val="0084619D"/>
    <w:rsid w:val="0084626F"/>
    <w:rsid w:val="008462B3"/>
    <w:rsid w:val="008464ED"/>
    <w:rsid w:val="00846A5B"/>
    <w:rsid w:val="00846AF6"/>
    <w:rsid w:val="00846AFB"/>
    <w:rsid w:val="00846D16"/>
    <w:rsid w:val="008470C2"/>
    <w:rsid w:val="008470C8"/>
    <w:rsid w:val="00847265"/>
    <w:rsid w:val="0084731D"/>
    <w:rsid w:val="00850352"/>
    <w:rsid w:val="008503DA"/>
    <w:rsid w:val="0085048D"/>
    <w:rsid w:val="008504A9"/>
    <w:rsid w:val="00850595"/>
    <w:rsid w:val="00850900"/>
    <w:rsid w:val="00851162"/>
    <w:rsid w:val="00851252"/>
    <w:rsid w:val="00851510"/>
    <w:rsid w:val="008518D6"/>
    <w:rsid w:val="00851B7E"/>
    <w:rsid w:val="00851FA0"/>
    <w:rsid w:val="0085229C"/>
    <w:rsid w:val="0085269A"/>
    <w:rsid w:val="008526DB"/>
    <w:rsid w:val="00852815"/>
    <w:rsid w:val="00852849"/>
    <w:rsid w:val="0085284F"/>
    <w:rsid w:val="008528FD"/>
    <w:rsid w:val="00852BFA"/>
    <w:rsid w:val="00852C4B"/>
    <w:rsid w:val="00852C88"/>
    <w:rsid w:val="00852EF3"/>
    <w:rsid w:val="008531C3"/>
    <w:rsid w:val="008538D5"/>
    <w:rsid w:val="00853982"/>
    <w:rsid w:val="00853C25"/>
    <w:rsid w:val="00853C59"/>
    <w:rsid w:val="00853DF5"/>
    <w:rsid w:val="00853E66"/>
    <w:rsid w:val="00854CE2"/>
    <w:rsid w:val="00854CEA"/>
    <w:rsid w:val="00854D6D"/>
    <w:rsid w:val="00854F0F"/>
    <w:rsid w:val="0085526B"/>
    <w:rsid w:val="00855305"/>
    <w:rsid w:val="008555BE"/>
    <w:rsid w:val="008557FA"/>
    <w:rsid w:val="008559F6"/>
    <w:rsid w:val="00855B75"/>
    <w:rsid w:val="00855B7C"/>
    <w:rsid w:val="00855CBF"/>
    <w:rsid w:val="00855D4A"/>
    <w:rsid w:val="00855F02"/>
    <w:rsid w:val="00855FC9"/>
    <w:rsid w:val="0085613B"/>
    <w:rsid w:val="00856493"/>
    <w:rsid w:val="0085650C"/>
    <w:rsid w:val="0085653A"/>
    <w:rsid w:val="008565D7"/>
    <w:rsid w:val="0085662E"/>
    <w:rsid w:val="00856A63"/>
    <w:rsid w:val="00856B29"/>
    <w:rsid w:val="00857279"/>
    <w:rsid w:val="008572EA"/>
    <w:rsid w:val="0085736B"/>
    <w:rsid w:val="008574A0"/>
    <w:rsid w:val="00857711"/>
    <w:rsid w:val="00857830"/>
    <w:rsid w:val="00857839"/>
    <w:rsid w:val="00857C6B"/>
    <w:rsid w:val="00857E08"/>
    <w:rsid w:val="00857E4B"/>
    <w:rsid w:val="0086017D"/>
    <w:rsid w:val="00860205"/>
    <w:rsid w:val="00860278"/>
    <w:rsid w:val="00860355"/>
    <w:rsid w:val="00860416"/>
    <w:rsid w:val="00860793"/>
    <w:rsid w:val="00860932"/>
    <w:rsid w:val="00860B10"/>
    <w:rsid w:val="00860C9E"/>
    <w:rsid w:val="00860FE4"/>
    <w:rsid w:val="008610B9"/>
    <w:rsid w:val="0086115F"/>
    <w:rsid w:val="00861202"/>
    <w:rsid w:val="008613D0"/>
    <w:rsid w:val="00861A68"/>
    <w:rsid w:val="00861C7A"/>
    <w:rsid w:val="00861CBE"/>
    <w:rsid w:val="00861CD3"/>
    <w:rsid w:val="00861CEA"/>
    <w:rsid w:val="0086227F"/>
    <w:rsid w:val="0086241F"/>
    <w:rsid w:val="0086243B"/>
    <w:rsid w:val="00862510"/>
    <w:rsid w:val="00862956"/>
    <w:rsid w:val="00862BD9"/>
    <w:rsid w:val="00862C64"/>
    <w:rsid w:val="00862CE0"/>
    <w:rsid w:val="00862F1E"/>
    <w:rsid w:val="00862FBA"/>
    <w:rsid w:val="0086304A"/>
    <w:rsid w:val="0086307D"/>
    <w:rsid w:val="008630A8"/>
    <w:rsid w:val="00863BD2"/>
    <w:rsid w:val="00863CA4"/>
    <w:rsid w:val="0086409B"/>
    <w:rsid w:val="0086434C"/>
    <w:rsid w:val="0086474D"/>
    <w:rsid w:val="00864815"/>
    <w:rsid w:val="00864A74"/>
    <w:rsid w:val="00864D58"/>
    <w:rsid w:val="00864D90"/>
    <w:rsid w:val="008653EA"/>
    <w:rsid w:val="00865534"/>
    <w:rsid w:val="008658B0"/>
    <w:rsid w:val="00865970"/>
    <w:rsid w:val="00865C73"/>
    <w:rsid w:val="00865CE0"/>
    <w:rsid w:val="00865E1B"/>
    <w:rsid w:val="00865E40"/>
    <w:rsid w:val="00866149"/>
    <w:rsid w:val="00866358"/>
    <w:rsid w:val="008664D8"/>
    <w:rsid w:val="00866758"/>
    <w:rsid w:val="00866837"/>
    <w:rsid w:val="00866B3D"/>
    <w:rsid w:val="00866CEE"/>
    <w:rsid w:val="00866D6F"/>
    <w:rsid w:val="00866DAA"/>
    <w:rsid w:val="00867028"/>
    <w:rsid w:val="00867232"/>
    <w:rsid w:val="00867305"/>
    <w:rsid w:val="0086731E"/>
    <w:rsid w:val="00867737"/>
    <w:rsid w:val="00867890"/>
    <w:rsid w:val="00867A0C"/>
    <w:rsid w:val="00867ABE"/>
    <w:rsid w:val="00867DC8"/>
    <w:rsid w:val="00867E01"/>
    <w:rsid w:val="00867E7B"/>
    <w:rsid w:val="00867F43"/>
    <w:rsid w:val="00867FB6"/>
    <w:rsid w:val="008693B9"/>
    <w:rsid w:val="0087029F"/>
    <w:rsid w:val="008707CB"/>
    <w:rsid w:val="00870869"/>
    <w:rsid w:val="00870B89"/>
    <w:rsid w:val="00870B99"/>
    <w:rsid w:val="00870F52"/>
    <w:rsid w:val="00871110"/>
    <w:rsid w:val="00871166"/>
    <w:rsid w:val="00871178"/>
    <w:rsid w:val="00871196"/>
    <w:rsid w:val="008712E9"/>
    <w:rsid w:val="00871530"/>
    <w:rsid w:val="0087154D"/>
    <w:rsid w:val="00871827"/>
    <w:rsid w:val="00871918"/>
    <w:rsid w:val="00871980"/>
    <w:rsid w:val="00871E00"/>
    <w:rsid w:val="00871F6E"/>
    <w:rsid w:val="008721F6"/>
    <w:rsid w:val="00872295"/>
    <w:rsid w:val="00872297"/>
    <w:rsid w:val="00872346"/>
    <w:rsid w:val="008724DE"/>
    <w:rsid w:val="0087272B"/>
    <w:rsid w:val="00872E87"/>
    <w:rsid w:val="00872F2A"/>
    <w:rsid w:val="008731F0"/>
    <w:rsid w:val="00873424"/>
    <w:rsid w:val="0087368F"/>
    <w:rsid w:val="00873999"/>
    <w:rsid w:val="00873ACC"/>
    <w:rsid w:val="00873F10"/>
    <w:rsid w:val="00873F81"/>
    <w:rsid w:val="00874162"/>
    <w:rsid w:val="00874289"/>
    <w:rsid w:val="008747EE"/>
    <w:rsid w:val="00874922"/>
    <w:rsid w:val="0087496D"/>
    <w:rsid w:val="00874E3C"/>
    <w:rsid w:val="00874F09"/>
    <w:rsid w:val="00875729"/>
    <w:rsid w:val="00875834"/>
    <w:rsid w:val="008758FC"/>
    <w:rsid w:val="00875E45"/>
    <w:rsid w:val="00876052"/>
    <w:rsid w:val="0087616C"/>
    <w:rsid w:val="0087619A"/>
    <w:rsid w:val="008763E4"/>
    <w:rsid w:val="00876888"/>
    <w:rsid w:val="0087698A"/>
    <w:rsid w:val="0087699D"/>
    <w:rsid w:val="00876AC1"/>
    <w:rsid w:val="00876D7D"/>
    <w:rsid w:val="00876DDE"/>
    <w:rsid w:val="00877160"/>
    <w:rsid w:val="008771B3"/>
    <w:rsid w:val="00877B29"/>
    <w:rsid w:val="00877C6F"/>
    <w:rsid w:val="00877DB1"/>
    <w:rsid w:val="00877EB2"/>
    <w:rsid w:val="00880501"/>
    <w:rsid w:val="00880531"/>
    <w:rsid w:val="00880552"/>
    <w:rsid w:val="0088056C"/>
    <w:rsid w:val="008805BF"/>
    <w:rsid w:val="00880637"/>
    <w:rsid w:val="008806AD"/>
    <w:rsid w:val="008806AF"/>
    <w:rsid w:val="00880917"/>
    <w:rsid w:val="00880A68"/>
    <w:rsid w:val="00880B7A"/>
    <w:rsid w:val="00880C86"/>
    <w:rsid w:val="00880D52"/>
    <w:rsid w:val="00880D76"/>
    <w:rsid w:val="00880FCA"/>
    <w:rsid w:val="0088116F"/>
    <w:rsid w:val="00881193"/>
    <w:rsid w:val="0088137B"/>
    <w:rsid w:val="0088150D"/>
    <w:rsid w:val="008815BD"/>
    <w:rsid w:val="008816ED"/>
    <w:rsid w:val="00881E9A"/>
    <w:rsid w:val="00881F6E"/>
    <w:rsid w:val="00882036"/>
    <w:rsid w:val="00882332"/>
    <w:rsid w:val="00882565"/>
    <w:rsid w:val="00882593"/>
    <w:rsid w:val="00882723"/>
    <w:rsid w:val="00882D9D"/>
    <w:rsid w:val="008834EB"/>
    <w:rsid w:val="0088350E"/>
    <w:rsid w:val="00883636"/>
    <w:rsid w:val="008836AC"/>
    <w:rsid w:val="00883767"/>
    <w:rsid w:val="008838E7"/>
    <w:rsid w:val="008839A5"/>
    <w:rsid w:val="00883B66"/>
    <w:rsid w:val="00883C2D"/>
    <w:rsid w:val="00883CE4"/>
    <w:rsid w:val="00883F72"/>
    <w:rsid w:val="00884091"/>
    <w:rsid w:val="00884435"/>
    <w:rsid w:val="008847D9"/>
    <w:rsid w:val="00884868"/>
    <w:rsid w:val="00884E28"/>
    <w:rsid w:val="00884E53"/>
    <w:rsid w:val="00884EF5"/>
    <w:rsid w:val="00884F5C"/>
    <w:rsid w:val="008855BC"/>
    <w:rsid w:val="008859EB"/>
    <w:rsid w:val="00885D3C"/>
    <w:rsid w:val="00885F8D"/>
    <w:rsid w:val="0088631E"/>
    <w:rsid w:val="00886567"/>
    <w:rsid w:val="00886855"/>
    <w:rsid w:val="00886949"/>
    <w:rsid w:val="00886CB1"/>
    <w:rsid w:val="00886EE7"/>
    <w:rsid w:val="00887200"/>
    <w:rsid w:val="00887211"/>
    <w:rsid w:val="0088727F"/>
    <w:rsid w:val="008872FF"/>
    <w:rsid w:val="00887306"/>
    <w:rsid w:val="008873C2"/>
    <w:rsid w:val="008874EF"/>
    <w:rsid w:val="008874F5"/>
    <w:rsid w:val="00887603"/>
    <w:rsid w:val="00887858"/>
    <w:rsid w:val="008878BA"/>
    <w:rsid w:val="00887C79"/>
    <w:rsid w:val="00887D76"/>
    <w:rsid w:val="00887F7B"/>
    <w:rsid w:val="00887FBF"/>
    <w:rsid w:val="00887FC8"/>
    <w:rsid w:val="00890051"/>
    <w:rsid w:val="008900CB"/>
    <w:rsid w:val="008901CC"/>
    <w:rsid w:val="00890333"/>
    <w:rsid w:val="00890585"/>
    <w:rsid w:val="0089090C"/>
    <w:rsid w:val="00890B5E"/>
    <w:rsid w:val="00890DCA"/>
    <w:rsid w:val="00890F6C"/>
    <w:rsid w:val="00891022"/>
    <w:rsid w:val="0089108F"/>
    <w:rsid w:val="008910C0"/>
    <w:rsid w:val="008910F0"/>
    <w:rsid w:val="008910F6"/>
    <w:rsid w:val="008913D5"/>
    <w:rsid w:val="00891683"/>
    <w:rsid w:val="008916AF"/>
    <w:rsid w:val="0089191A"/>
    <w:rsid w:val="008919A7"/>
    <w:rsid w:val="00891BF8"/>
    <w:rsid w:val="00891C44"/>
    <w:rsid w:val="00891DA5"/>
    <w:rsid w:val="00892708"/>
    <w:rsid w:val="00892A41"/>
    <w:rsid w:val="00892EB1"/>
    <w:rsid w:val="00893019"/>
    <w:rsid w:val="00893247"/>
    <w:rsid w:val="008934B5"/>
    <w:rsid w:val="008938C8"/>
    <w:rsid w:val="00893939"/>
    <w:rsid w:val="00893D92"/>
    <w:rsid w:val="00894313"/>
    <w:rsid w:val="008943D0"/>
    <w:rsid w:val="00894839"/>
    <w:rsid w:val="00894A03"/>
    <w:rsid w:val="00894D06"/>
    <w:rsid w:val="008952AB"/>
    <w:rsid w:val="00895857"/>
    <w:rsid w:val="00895990"/>
    <w:rsid w:val="00895A93"/>
    <w:rsid w:val="00895F5F"/>
    <w:rsid w:val="008960D4"/>
    <w:rsid w:val="00896505"/>
    <w:rsid w:val="0089656D"/>
    <w:rsid w:val="0089685E"/>
    <w:rsid w:val="00896CFA"/>
    <w:rsid w:val="00896F7B"/>
    <w:rsid w:val="00897419"/>
    <w:rsid w:val="008974E2"/>
    <w:rsid w:val="00897636"/>
    <w:rsid w:val="008979D4"/>
    <w:rsid w:val="00897D55"/>
    <w:rsid w:val="00897DB8"/>
    <w:rsid w:val="00897F5E"/>
    <w:rsid w:val="008A0070"/>
    <w:rsid w:val="008A01CE"/>
    <w:rsid w:val="008A03A5"/>
    <w:rsid w:val="008A0499"/>
    <w:rsid w:val="008A080E"/>
    <w:rsid w:val="008A0998"/>
    <w:rsid w:val="008A0E0A"/>
    <w:rsid w:val="008A1126"/>
    <w:rsid w:val="008A1183"/>
    <w:rsid w:val="008A140C"/>
    <w:rsid w:val="008A16A8"/>
    <w:rsid w:val="008A195D"/>
    <w:rsid w:val="008A1994"/>
    <w:rsid w:val="008A1AF5"/>
    <w:rsid w:val="008A1B26"/>
    <w:rsid w:val="008A1ECC"/>
    <w:rsid w:val="008A248A"/>
    <w:rsid w:val="008A2621"/>
    <w:rsid w:val="008A273D"/>
    <w:rsid w:val="008A2877"/>
    <w:rsid w:val="008A296F"/>
    <w:rsid w:val="008A29F9"/>
    <w:rsid w:val="008A2AB4"/>
    <w:rsid w:val="008A2B1A"/>
    <w:rsid w:val="008A2B1C"/>
    <w:rsid w:val="008A2BAD"/>
    <w:rsid w:val="008A2BE9"/>
    <w:rsid w:val="008A2CAE"/>
    <w:rsid w:val="008A2E09"/>
    <w:rsid w:val="008A2E1E"/>
    <w:rsid w:val="008A2F46"/>
    <w:rsid w:val="008A30B4"/>
    <w:rsid w:val="008A336C"/>
    <w:rsid w:val="008A3567"/>
    <w:rsid w:val="008A3573"/>
    <w:rsid w:val="008A3A8B"/>
    <w:rsid w:val="008A3B59"/>
    <w:rsid w:val="008A3C7C"/>
    <w:rsid w:val="008A3DFB"/>
    <w:rsid w:val="008A3F2B"/>
    <w:rsid w:val="008A3F67"/>
    <w:rsid w:val="008A4002"/>
    <w:rsid w:val="008A44B2"/>
    <w:rsid w:val="008A46E3"/>
    <w:rsid w:val="008A49CF"/>
    <w:rsid w:val="008A4A66"/>
    <w:rsid w:val="008A4DB2"/>
    <w:rsid w:val="008A4F6F"/>
    <w:rsid w:val="008A5003"/>
    <w:rsid w:val="008A525F"/>
    <w:rsid w:val="008A5337"/>
    <w:rsid w:val="008A558A"/>
    <w:rsid w:val="008A5756"/>
    <w:rsid w:val="008A587F"/>
    <w:rsid w:val="008A5D93"/>
    <w:rsid w:val="008A605C"/>
    <w:rsid w:val="008A644C"/>
    <w:rsid w:val="008A689D"/>
    <w:rsid w:val="008A6901"/>
    <w:rsid w:val="008A690E"/>
    <w:rsid w:val="008A69D8"/>
    <w:rsid w:val="008A6AA4"/>
    <w:rsid w:val="008A6BAE"/>
    <w:rsid w:val="008A6CB5"/>
    <w:rsid w:val="008A6D35"/>
    <w:rsid w:val="008A6EA0"/>
    <w:rsid w:val="008A70CF"/>
    <w:rsid w:val="008A70DC"/>
    <w:rsid w:val="008A72C8"/>
    <w:rsid w:val="008A72F0"/>
    <w:rsid w:val="008A76C4"/>
    <w:rsid w:val="008A7825"/>
    <w:rsid w:val="008A78AA"/>
    <w:rsid w:val="008A792E"/>
    <w:rsid w:val="008A7B35"/>
    <w:rsid w:val="008A7C90"/>
    <w:rsid w:val="008A7D70"/>
    <w:rsid w:val="008B02A4"/>
    <w:rsid w:val="008B05BA"/>
    <w:rsid w:val="008B06A6"/>
    <w:rsid w:val="008B0723"/>
    <w:rsid w:val="008B07BF"/>
    <w:rsid w:val="008B0F7F"/>
    <w:rsid w:val="008B164F"/>
    <w:rsid w:val="008B1858"/>
    <w:rsid w:val="008B18C2"/>
    <w:rsid w:val="008B1B5A"/>
    <w:rsid w:val="008B1BBC"/>
    <w:rsid w:val="008B1C01"/>
    <w:rsid w:val="008B1DD4"/>
    <w:rsid w:val="008B1E18"/>
    <w:rsid w:val="008B2009"/>
    <w:rsid w:val="008B21B0"/>
    <w:rsid w:val="008B21FB"/>
    <w:rsid w:val="008B22FA"/>
    <w:rsid w:val="008B260D"/>
    <w:rsid w:val="008B26F6"/>
    <w:rsid w:val="008B2728"/>
    <w:rsid w:val="008B2B74"/>
    <w:rsid w:val="008B2F72"/>
    <w:rsid w:val="008B321C"/>
    <w:rsid w:val="008B3323"/>
    <w:rsid w:val="008B3494"/>
    <w:rsid w:val="008B380E"/>
    <w:rsid w:val="008B3A10"/>
    <w:rsid w:val="008B3BDF"/>
    <w:rsid w:val="008B3C9B"/>
    <w:rsid w:val="008B3D5C"/>
    <w:rsid w:val="008B43AE"/>
    <w:rsid w:val="008B45F3"/>
    <w:rsid w:val="008B4718"/>
    <w:rsid w:val="008B4877"/>
    <w:rsid w:val="008B4D74"/>
    <w:rsid w:val="008B4DA1"/>
    <w:rsid w:val="008B4E0C"/>
    <w:rsid w:val="008B4E36"/>
    <w:rsid w:val="008B5187"/>
    <w:rsid w:val="008B5453"/>
    <w:rsid w:val="008B5690"/>
    <w:rsid w:val="008B5A5D"/>
    <w:rsid w:val="008B5E70"/>
    <w:rsid w:val="008B5E76"/>
    <w:rsid w:val="008B5FA1"/>
    <w:rsid w:val="008B6035"/>
    <w:rsid w:val="008B6172"/>
    <w:rsid w:val="008B617E"/>
    <w:rsid w:val="008B61C3"/>
    <w:rsid w:val="008B6290"/>
    <w:rsid w:val="008B65BE"/>
    <w:rsid w:val="008B6896"/>
    <w:rsid w:val="008B69B2"/>
    <w:rsid w:val="008B6A68"/>
    <w:rsid w:val="008B6CB1"/>
    <w:rsid w:val="008B6D1E"/>
    <w:rsid w:val="008B6DA7"/>
    <w:rsid w:val="008B6FF4"/>
    <w:rsid w:val="008B72C5"/>
    <w:rsid w:val="008B7681"/>
    <w:rsid w:val="008B76AA"/>
    <w:rsid w:val="008B7771"/>
    <w:rsid w:val="008B78DF"/>
    <w:rsid w:val="008B79BD"/>
    <w:rsid w:val="008B7B5A"/>
    <w:rsid w:val="008B7BAC"/>
    <w:rsid w:val="008B7FAA"/>
    <w:rsid w:val="008C0004"/>
    <w:rsid w:val="008C00B6"/>
    <w:rsid w:val="008C00F8"/>
    <w:rsid w:val="008C064E"/>
    <w:rsid w:val="008C0784"/>
    <w:rsid w:val="008C0A52"/>
    <w:rsid w:val="008C0C5D"/>
    <w:rsid w:val="008C0FB1"/>
    <w:rsid w:val="008C10AB"/>
    <w:rsid w:val="008C11D4"/>
    <w:rsid w:val="008C12BB"/>
    <w:rsid w:val="008C1C28"/>
    <w:rsid w:val="008C1D43"/>
    <w:rsid w:val="008C2320"/>
    <w:rsid w:val="008C23CB"/>
    <w:rsid w:val="008C23EA"/>
    <w:rsid w:val="008C241B"/>
    <w:rsid w:val="008C2841"/>
    <w:rsid w:val="008C2897"/>
    <w:rsid w:val="008C2A28"/>
    <w:rsid w:val="008C2A7E"/>
    <w:rsid w:val="008C2BDB"/>
    <w:rsid w:val="008C2CCD"/>
    <w:rsid w:val="008C318A"/>
    <w:rsid w:val="008C31E0"/>
    <w:rsid w:val="008C333D"/>
    <w:rsid w:val="008C3379"/>
    <w:rsid w:val="008C338D"/>
    <w:rsid w:val="008C33B8"/>
    <w:rsid w:val="008C3578"/>
    <w:rsid w:val="008C379A"/>
    <w:rsid w:val="008C3A2A"/>
    <w:rsid w:val="008C4066"/>
    <w:rsid w:val="008C41EF"/>
    <w:rsid w:val="008C43A7"/>
    <w:rsid w:val="008C4A0B"/>
    <w:rsid w:val="008C4AA9"/>
    <w:rsid w:val="008C4B83"/>
    <w:rsid w:val="008C5191"/>
    <w:rsid w:val="008C5649"/>
    <w:rsid w:val="008C5742"/>
    <w:rsid w:val="008C57D2"/>
    <w:rsid w:val="008C5AFC"/>
    <w:rsid w:val="008C5FE4"/>
    <w:rsid w:val="008C6055"/>
    <w:rsid w:val="008C6196"/>
    <w:rsid w:val="008C6836"/>
    <w:rsid w:val="008C683C"/>
    <w:rsid w:val="008C68FA"/>
    <w:rsid w:val="008C6B60"/>
    <w:rsid w:val="008C6E80"/>
    <w:rsid w:val="008C6F10"/>
    <w:rsid w:val="008C7063"/>
    <w:rsid w:val="008C76A8"/>
    <w:rsid w:val="008C7756"/>
    <w:rsid w:val="008C7832"/>
    <w:rsid w:val="008C78F0"/>
    <w:rsid w:val="008C7A15"/>
    <w:rsid w:val="008C7B6F"/>
    <w:rsid w:val="008D0424"/>
    <w:rsid w:val="008D04AB"/>
    <w:rsid w:val="008D05F1"/>
    <w:rsid w:val="008D0787"/>
    <w:rsid w:val="008D07C9"/>
    <w:rsid w:val="008D0D6E"/>
    <w:rsid w:val="008D0DA7"/>
    <w:rsid w:val="008D10FA"/>
    <w:rsid w:val="008D1245"/>
    <w:rsid w:val="008D1452"/>
    <w:rsid w:val="008D148B"/>
    <w:rsid w:val="008D1499"/>
    <w:rsid w:val="008D1E26"/>
    <w:rsid w:val="008D1FE3"/>
    <w:rsid w:val="008D2018"/>
    <w:rsid w:val="008D2260"/>
    <w:rsid w:val="008D241F"/>
    <w:rsid w:val="008D2478"/>
    <w:rsid w:val="008D29EE"/>
    <w:rsid w:val="008D2EDE"/>
    <w:rsid w:val="008D2F9A"/>
    <w:rsid w:val="008D31FD"/>
    <w:rsid w:val="008D327F"/>
    <w:rsid w:val="008D32E7"/>
    <w:rsid w:val="008D350E"/>
    <w:rsid w:val="008D352B"/>
    <w:rsid w:val="008D360B"/>
    <w:rsid w:val="008D36FD"/>
    <w:rsid w:val="008D393B"/>
    <w:rsid w:val="008D3A12"/>
    <w:rsid w:val="008D3EA7"/>
    <w:rsid w:val="008D41A9"/>
    <w:rsid w:val="008D42FD"/>
    <w:rsid w:val="008D46B3"/>
    <w:rsid w:val="008D484F"/>
    <w:rsid w:val="008D48B5"/>
    <w:rsid w:val="008D48D0"/>
    <w:rsid w:val="008D4930"/>
    <w:rsid w:val="008D49B2"/>
    <w:rsid w:val="008D4BF4"/>
    <w:rsid w:val="008D4DAC"/>
    <w:rsid w:val="008D4DC7"/>
    <w:rsid w:val="008D520C"/>
    <w:rsid w:val="008D5622"/>
    <w:rsid w:val="008D574A"/>
    <w:rsid w:val="008D5A77"/>
    <w:rsid w:val="008D5F84"/>
    <w:rsid w:val="008D6729"/>
    <w:rsid w:val="008D67ED"/>
    <w:rsid w:val="008D6D83"/>
    <w:rsid w:val="008D736A"/>
    <w:rsid w:val="008D7378"/>
    <w:rsid w:val="008D75C8"/>
    <w:rsid w:val="008D7804"/>
    <w:rsid w:val="008D7816"/>
    <w:rsid w:val="008D7947"/>
    <w:rsid w:val="008D7A32"/>
    <w:rsid w:val="008D7B30"/>
    <w:rsid w:val="008D7E58"/>
    <w:rsid w:val="008D7F85"/>
    <w:rsid w:val="008E0503"/>
    <w:rsid w:val="008E0660"/>
    <w:rsid w:val="008E086A"/>
    <w:rsid w:val="008E0CB4"/>
    <w:rsid w:val="008E1377"/>
    <w:rsid w:val="008E18B5"/>
    <w:rsid w:val="008E2046"/>
    <w:rsid w:val="008E22AA"/>
    <w:rsid w:val="008E262B"/>
    <w:rsid w:val="008E264A"/>
    <w:rsid w:val="008E27FB"/>
    <w:rsid w:val="008E2823"/>
    <w:rsid w:val="008E2886"/>
    <w:rsid w:val="008E28A8"/>
    <w:rsid w:val="008E28DA"/>
    <w:rsid w:val="008E2C9E"/>
    <w:rsid w:val="008E2E26"/>
    <w:rsid w:val="008E2F82"/>
    <w:rsid w:val="008E311B"/>
    <w:rsid w:val="008E3534"/>
    <w:rsid w:val="008E3911"/>
    <w:rsid w:val="008E3A85"/>
    <w:rsid w:val="008E3B88"/>
    <w:rsid w:val="008E3E5B"/>
    <w:rsid w:val="008E3E70"/>
    <w:rsid w:val="008E4036"/>
    <w:rsid w:val="008E406F"/>
    <w:rsid w:val="008E42F4"/>
    <w:rsid w:val="008E452F"/>
    <w:rsid w:val="008E4653"/>
    <w:rsid w:val="008E46EF"/>
    <w:rsid w:val="008E4731"/>
    <w:rsid w:val="008E47F6"/>
    <w:rsid w:val="008E48E6"/>
    <w:rsid w:val="008E48F2"/>
    <w:rsid w:val="008E4918"/>
    <w:rsid w:val="008E494C"/>
    <w:rsid w:val="008E4A60"/>
    <w:rsid w:val="008E4B62"/>
    <w:rsid w:val="008E4C6B"/>
    <w:rsid w:val="008E4EE1"/>
    <w:rsid w:val="008E4F0F"/>
    <w:rsid w:val="008E4F77"/>
    <w:rsid w:val="008E581A"/>
    <w:rsid w:val="008E5ABB"/>
    <w:rsid w:val="008E5ACC"/>
    <w:rsid w:val="008E5B65"/>
    <w:rsid w:val="008E5DBB"/>
    <w:rsid w:val="008E5DEE"/>
    <w:rsid w:val="008E5E3A"/>
    <w:rsid w:val="008E5EE9"/>
    <w:rsid w:val="008E600C"/>
    <w:rsid w:val="008E6041"/>
    <w:rsid w:val="008E6305"/>
    <w:rsid w:val="008E6398"/>
    <w:rsid w:val="008E647D"/>
    <w:rsid w:val="008E66CB"/>
    <w:rsid w:val="008E677B"/>
    <w:rsid w:val="008E6782"/>
    <w:rsid w:val="008E6A48"/>
    <w:rsid w:val="008E6D6F"/>
    <w:rsid w:val="008E6D98"/>
    <w:rsid w:val="008E70D2"/>
    <w:rsid w:val="008E75B8"/>
    <w:rsid w:val="008E76BA"/>
    <w:rsid w:val="008E7769"/>
    <w:rsid w:val="008E7795"/>
    <w:rsid w:val="008E781A"/>
    <w:rsid w:val="008E7C66"/>
    <w:rsid w:val="008E7D2D"/>
    <w:rsid w:val="008E7EE3"/>
    <w:rsid w:val="008F0121"/>
    <w:rsid w:val="008F0147"/>
    <w:rsid w:val="008F0218"/>
    <w:rsid w:val="008F0395"/>
    <w:rsid w:val="008F060D"/>
    <w:rsid w:val="008F06CF"/>
    <w:rsid w:val="008F0B02"/>
    <w:rsid w:val="008F11A8"/>
    <w:rsid w:val="008F11EE"/>
    <w:rsid w:val="008F129E"/>
    <w:rsid w:val="008F1341"/>
    <w:rsid w:val="008F1390"/>
    <w:rsid w:val="008F1446"/>
    <w:rsid w:val="008F1AB6"/>
    <w:rsid w:val="008F1BF4"/>
    <w:rsid w:val="008F2069"/>
    <w:rsid w:val="008F2401"/>
    <w:rsid w:val="008F24F2"/>
    <w:rsid w:val="008F257B"/>
    <w:rsid w:val="008F28A0"/>
    <w:rsid w:val="008F28E8"/>
    <w:rsid w:val="008F2945"/>
    <w:rsid w:val="008F2A65"/>
    <w:rsid w:val="008F2CB2"/>
    <w:rsid w:val="008F2D77"/>
    <w:rsid w:val="008F2E56"/>
    <w:rsid w:val="008F2FD1"/>
    <w:rsid w:val="008F3062"/>
    <w:rsid w:val="008F3225"/>
    <w:rsid w:val="008F324F"/>
    <w:rsid w:val="008F34E1"/>
    <w:rsid w:val="008F37C8"/>
    <w:rsid w:val="008F37DB"/>
    <w:rsid w:val="008F3A37"/>
    <w:rsid w:val="008F3EAB"/>
    <w:rsid w:val="008F3F32"/>
    <w:rsid w:val="008F487F"/>
    <w:rsid w:val="008F4D1F"/>
    <w:rsid w:val="008F4FA4"/>
    <w:rsid w:val="008F505A"/>
    <w:rsid w:val="008F505E"/>
    <w:rsid w:val="008F5078"/>
    <w:rsid w:val="008F5516"/>
    <w:rsid w:val="008F556A"/>
    <w:rsid w:val="008F584F"/>
    <w:rsid w:val="008F58D2"/>
    <w:rsid w:val="008F5B54"/>
    <w:rsid w:val="008F61D8"/>
    <w:rsid w:val="008F6278"/>
    <w:rsid w:val="008F62F9"/>
    <w:rsid w:val="008F6347"/>
    <w:rsid w:val="008F63AB"/>
    <w:rsid w:val="008F66E5"/>
    <w:rsid w:val="008F68F7"/>
    <w:rsid w:val="008F69BE"/>
    <w:rsid w:val="008F6CF3"/>
    <w:rsid w:val="008F6DB0"/>
    <w:rsid w:val="008F71DF"/>
    <w:rsid w:val="008F7400"/>
    <w:rsid w:val="008F74C1"/>
    <w:rsid w:val="008F7579"/>
    <w:rsid w:val="008F7FD7"/>
    <w:rsid w:val="00900371"/>
    <w:rsid w:val="0090039F"/>
    <w:rsid w:val="009005A5"/>
    <w:rsid w:val="009005CA"/>
    <w:rsid w:val="009007C8"/>
    <w:rsid w:val="00900809"/>
    <w:rsid w:val="00900824"/>
    <w:rsid w:val="00900994"/>
    <w:rsid w:val="00900B21"/>
    <w:rsid w:val="00900D0F"/>
    <w:rsid w:val="009014D6"/>
    <w:rsid w:val="0090161E"/>
    <w:rsid w:val="00901C68"/>
    <w:rsid w:val="00901CFE"/>
    <w:rsid w:val="00901ED6"/>
    <w:rsid w:val="00901F28"/>
    <w:rsid w:val="00901F79"/>
    <w:rsid w:val="009020AB"/>
    <w:rsid w:val="009020FB"/>
    <w:rsid w:val="00902103"/>
    <w:rsid w:val="0090234C"/>
    <w:rsid w:val="00902724"/>
    <w:rsid w:val="009029D9"/>
    <w:rsid w:val="00902AF6"/>
    <w:rsid w:val="00902CAB"/>
    <w:rsid w:val="00902FBF"/>
    <w:rsid w:val="00903124"/>
    <w:rsid w:val="0090331B"/>
    <w:rsid w:val="0090333F"/>
    <w:rsid w:val="00903498"/>
    <w:rsid w:val="00903D23"/>
    <w:rsid w:val="00903D8D"/>
    <w:rsid w:val="00903E41"/>
    <w:rsid w:val="00903E92"/>
    <w:rsid w:val="00903F08"/>
    <w:rsid w:val="00903FFA"/>
    <w:rsid w:val="009041E1"/>
    <w:rsid w:val="00904297"/>
    <w:rsid w:val="009046B3"/>
    <w:rsid w:val="009049F2"/>
    <w:rsid w:val="00904C0D"/>
    <w:rsid w:val="00904E8C"/>
    <w:rsid w:val="00905091"/>
    <w:rsid w:val="0090516A"/>
    <w:rsid w:val="00905617"/>
    <w:rsid w:val="00905820"/>
    <w:rsid w:val="0090583A"/>
    <w:rsid w:val="009058AF"/>
    <w:rsid w:val="00905914"/>
    <w:rsid w:val="00905B8F"/>
    <w:rsid w:val="00905CCC"/>
    <w:rsid w:val="00905E14"/>
    <w:rsid w:val="00906114"/>
    <w:rsid w:val="00906479"/>
    <w:rsid w:val="009064F7"/>
    <w:rsid w:val="0090682C"/>
    <w:rsid w:val="009069BB"/>
    <w:rsid w:val="00906B00"/>
    <w:rsid w:val="00907249"/>
    <w:rsid w:val="009075DD"/>
    <w:rsid w:val="00907922"/>
    <w:rsid w:val="009079AA"/>
    <w:rsid w:val="00907A86"/>
    <w:rsid w:val="00907BBE"/>
    <w:rsid w:val="00907BE0"/>
    <w:rsid w:val="00907CF1"/>
    <w:rsid w:val="00907CF4"/>
    <w:rsid w:val="00907F2C"/>
    <w:rsid w:val="00910407"/>
    <w:rsid w:val="0091091D"/>
    <w:rsid w:val="009109A1"/>
    <w:rsid w:val="009109DD"/>
    <w:rsid w:val="00910C7D"/>
    <w:rsid w:val="00910D5D"/>
    <w:rsid w:val="00910EE7"/>
    <w:rsid w:val="009113AC"/>
    <w:rsid w:val="00911474"/>
    <w:rsid w:val="00911611"/>
    <w:rsid w:val="00911997"/>
    <w:rsid w:val="00911BB8"/>
    <w:rsid w:val="009120C3"/>
    <w:rsid w:val="009124FF"/>
    <w:rsid w:val="0091266B"/>
    <w:rsid w:val="009129E1"/>
    <w:rsid w:val="00912A03"/>
    <w:rsid w:val="00912A98"/>
    <w:rsid w:val="00912DAC"/>
    <w:rsid w:val="00912FBF"/>
    <w:rsid w:val="009132DF"/>
    <w:rsid w:val="0091358B"/>
    <w:rsid w:val="00913726"/>
    <w:rsid w:val="009138C0"/>
    <w:rsid w:val="009139F4"/>
    <w:rsid w:val="009139F7"/>
    <w:rsid w:val="00913A7B"/>
    <w:rsid w:val="00913D47"/>
    <w:rsid w:val="00913D4D"/>
    <w:rsid w:val="009143FA"/>
    <w:rsid w:val="00914565"/>
    <w:rsid w:val="009145D7"/>
    <w:rsid w:val="0091462C"/>
    <w:rsid w:val="0091484A"/>
    <w:rsid w:val="00914886"/>
    <w:rsid w:val="00914922"/>
    <w:rsid w:val="00914D6A"/>
    <w:rsid w:val="009151B9"/>
    <w:rsid w:val="00915427"/>
    <w:rsid w:val="0091589D"/>
    <w:rsid w:val="009158F3"/>
    <w:rsid w:val="0091592E"/>
    <w:rsid w:val="009159A2"/>
    <w:rsid w:val="00915E73"/>
    <w:rsid w:val="0091600C"/>
    <w:rsid w:val="0091618D"/>
    <w:rsid w:val="009162F9"/>
    <w:rsid w:val="009163BB"/>
    <w:rsid w:val="00916545"/>
    <w:rsid w:val="00916546"/>
    <w:rsid w:val="009165FF"/>
    <w:rsid w:val="00916EE9"/>
    <w:rsid w:val="009172ED"/>
    <w:rsid w:val="009173C7"/>
    <w:rsid w:val="00917411"/>
    <w:rsid w:val="009177EB"/>
    <w:rsid w:val="0091789B"/>
    <w:rsid w:val="00917CE0"/>
    <w:rsid w:val="00917D87"/>
    <w:rsid w:val="00920070"/>
    <w:rsid w:val="00920113"/>
    <w:rsid w:val="00920757"/>
    <w:rsid w:val="009208E9"/>
    <w:rsid w:val="0092099F"/>
    <w:rsid w:val="00920CA1"/>
    <w:rsid w:val="00920CB1"/>
    <w:rsid w:val="009211DB"/>
    <w:rsid w:val="0092121B"/>
    <w:rsid w:val="00921261"/>
    <w:rsid w:val="009213F1"/>
    <w:rsid w:val="00921479"/>
    <w:rsid w:val="0092155C"/>
    <w:rsid w:val="00921759"/>
    <w:rsid w:val="00921782"/>
    <w:rsid w:val="009218A8"/>
    <w:rsid w:val="009219A2"/>
    <w:rsid w:val="00921C4B"/>
    <w:rsid w:val="00921DD7"/>
    <w:rsid w:val="00921ED9"/>
    <w:rsid w:val="00921F08"/>
    <w:rsid w:val="009223A2"/>
    <w:rsid w:val="009223EF"/>
    <w:rsid w:val="00922555"/>
    <w:rsid w:val="009225C9"/>
    <w:rsid w:val="0092299B"/>
    <w:rsid w:val="00922B1E"/>
    <w:rsid w:val="00922B67"/>
    <w:rsid w:val="00923160"/>
    <w:rsid w:val="009231EE"/>
    <w:rsid w:val="0092320A"/>
    <w:rsid w:val="009233F4"/>
    <w:rsid w:val="009236D8"/>
    <w:rsid w:val="009237C1"/>
    <w:rsid w:val="00923B96"/>
    <w:rsid w:val="00923BFD"/>
    <w:rsid w:val="00923C36"/>
    <w:rsid w:val="00923D90"/>
    <w:rsid w:val="00923F19"/>
    <w:rsid w:val="00923FC6"/>
    <w:rsid w:val="00923FE7"/>
    <w:rsid w:val="009242C1"/>
    <w:rsid w:val="00924872"/>
    <w:rsid w:val="0092487C"/>
    <w:rsid w:val="00924C82"/>
    <w:rsid w:val="00925106"/>
    <w:rsid w:val="00925152"/>
    <w:rsid w:val="0092515D"/>
    <w:rsid w:val="0092517F"/>
    <w:rsid w:val="00925496"/>
    <w:rsid w:val="009258C9"/>
    <w:rsid w:val="00925B5C"/>
    <w:rsid w:val="00925BB9"/>
    <w:rsid w:val="00925C5B"/>
    <w:rsid w:val="00925E55"/>
    <w:rsid w:val="00925E9B"/>
    <w:rsid w:val="009262F5"/>
    <w:rsid w:val="00926538"/>
    <w:rsid w:val="009265A0"/>
    <w:rsid w:val="009265F5"/>
    <w:rsid w:val="00926614"/>
    <w:rsid w:val="00926988"/>
    <w:rsid w:val="009269C1"/>
    <w:rsid w:val="00926E1B"/>
    <w:rsid w:val="00927009"/>
    <w:rsid w:val="009270EE"/>
    <w:rsid w:val="00927294"/>
    <w:rsid w:val="009272D7"/>
    <w:rsid w:val="009273C0"/>
    <w:rsid w:val="00927A47"/>
    <w:rsid w:val="00927E90"/>
    <w:rsid w:val="00927EFB"/>
    <w:rsid w:val="00927F8F"/>
    <w:rsid w:val="00930118"/>
    <w:rsid w:val="00930BB5"/>
    <w:rsid w:val="00930DC4"/>
    <w:rsid w:val="00930E84"/>
    <w:rsid w:val="0093100E"/>
    <w:rsid w:val="009312BE"/>
    <w:rsid w:val="0093148D"/>
    <w:rsid w:val="00931600"/>
    <w:rsid w:val="0093187B"/>
    <w:rsid w:val="00931D07"/>
    <w:rsid w:val="00931E0E"/>
    <w:rsid w:val="00932130"/>
    <w:rsid w:val="009322F5"/>
    <w:rsid w:val="00932740"/>
    <w:rsid w:val="00932ABE"/>
    <w:rsid w:val="00932B1C"/>
    <w:rsid w:val="00932BAF"/>
    <w:rsid w:val="00933233"/>
    <w:rsid w:val="00933312"/>
    <w:rsid w:val="0093349C"/>
    <w:rsid w:val="009334C2"/>
    <w:rsid w:val="0093379F"/>
    <w:rsid w:val="00933A1F"/>
    <w:rsid w:val="00933B2E"/>
    <w:rsid w:val="00933C49"/>
    <w:rsid w:val="009340DC"/>
    <w:rsid w:val="009341FB"/>
    <w:rsid w:val="0093464C"/>
    <w:rsid w:val="00934725"/>
    <w:rsid w:val="00934A69"/>
    <w:rsid w:val="00934AD0"/>
    <w:rsid w:val="00934EDF"/>
    <w:rsid w:val="00934F1C"/>
    <w:rsid w:val="0093503A"/>
    <w:rsid w:val="009352B1"/>
    <w:rsid w:val="00935634"/>
    <w:rsid w:val="009356D1"/>
    <w:rsid w:val="009356D9"/>
    <w:rsid w:val="009358A1"/>
    <w:rsid w:val="009359C1"/>
    <w:rsid w:val="00935A07"/>
    <w:rsid w:val="00935B14"/>
    <w:rsid w:val="009362A4"/>
    <w:rsid w:val="009363E1"/>
    <w:rsid w:val="009364D1"/>
    <w:rsid w:val="009367B0"/>
    <w:rsid w:val="00936C45"/>
    <w:rsid w:val="00936D49"/>
    <w:rsid w:val="00936FD3"/>
    <w:rsid w:val="0093727B"/>
    <w:rsid w:val="0093733F"/>
    <w:rsid w:val="0093765D"/>
    <w:rsid w:val="00937825"/>
    <w:rsid w:val="00937946"/>
    <w:rsid w:val="009379B4"/>
    <w:rsid w:val="00937A52"/>
    <w:rsid w:val="00937DD4"/>
    <w:rsid w:val="009401A6"/>
    <w:rsid w:val="009405B3"/>
    <w:rsid w:val="009406F5"/>
    <w:rsid w:val="0094092B"/>
    <w:rsid w:val="00940938"/>
    <w:rsid w:val="009409C6"/>
    <w:rsid w:val="00940C4E"/>
    <w:rsid w:val="009414D2"/>
    <w:rsid w:val="00941879"/>
    <w:rsid w:val="00941AAA"/>
    <w:rsid w:val="00941FCA"/>
    <w:rsid w:val="00942112"/>
    <w:rsid w:val="00942184"/>
    <w:rsid w:val="0094235E"/>
    <w:rsid w:val="009423CE"/>
    <w:rsid w:val="009427EE"/>
    <w:rsid w:val="00942D55"/>
    <w:rsid w:val="00942F27"/>
    <w:rsid w:val="009433E0"/>
    <w:rsid w:val="009434A2"/>
    <w:rsid w:val="00943567"/>
    <w:rsid w:val="0094388C"/>
    <w:rsid w:val="009439FA"/>
    <w:rsid w:val="00943B03"/>
    <w:rsid w:val="00943D4A"/>
    <w:rsid w:val="00943D8C"/>
    <w:rsid w:val="009440AA"/>
    <w:rsid w:val="0094414C"/>
    <w:rsid w:val="00944152"/>
    <w:rsid w:val="00944239"/>
    <w:rsid w:val="00944425"/>
    <w:rsid w:val="00944456"/>
    <w:rsid w:val="009445D9"/>
    <w:rsid w:val="0094477A"/>
    <w:rsid w:val="0094485E"/>
    <w:rsid w:val="00944BC5"/>
    <w:rsid w:val="00944CE5"/>
    <w:rsid w:val="00944E5C"/>
    <w:rsid w:val="00945111"/>
    <w:rsid w:val="009452F9"/>
    <w:rsid w:val="00945D39"/>
    <w:rsid w:val="0094607C"/>
    <w:rsid w:val="009463D2"/>
    <w:rsid w:val="00946537"/>
    <w:rsid w:val="009465A0"/>
    <w:rsid w:val="00946873"/>
    <w:rsid w:val="00946882"/>
    <w:rsid w:val="009469DA"/>
    <w:rsid w:val="00946CA6"/>
    <w:rsid w:val="009475FC"/>
    <w:rsid w:val="00947837"/>
    <w:rsid w:val="009478E9"/>
    <w:rsid w:val="00947E44"/>
    <w:rsid w:val="00947F7B"/>
    <w:rsid w:val="00949923"/>
    <w:rsid w:val="00950110"/>
    <w:rsid w:val="00950172"/>
    <w:rsid w:val="009501FA"/>
    <w:rsid w:val="009503B3"/>
    <w:rsid w:val="009503FE"/>
    <w:rsid w:val="009505CF"/>
    <w:rsid w:val="009506AD"/>
    <w:rsid w:val="009506BE"/>
    <w:rsid w:val="009507C2"/>
    <w:rsid w:val="00950C9B"/>
    <w:rsid w:val="00950CF7"/>
    <w:rsid w:val="0095126D"/>
    <w:rsid w:val="00951333"/>
    <w:rsid w:val="00951803"/>
    <w:rsid w:val="009518D9"/>
    <w:rsid w:val="00951AF9"/>
    <w:rsid w:val="00951EF6"/>
    <w:rsid w:val="00952053"/>
    <w:rsid w:val="009521ED"/>
    <w:rsid w:val="009522B2"/>
    <w:rsid w:val="00952601"/>
    <w:rsid w:val="0095260B"/>
    <w:rsid w:val="0095261C"/>
    <w:rsid w:val="009526F2"/>
    <w:rsid w:val="009529C7"/>
    <w:rsid w:val="00952A24"/>
    <w:rsid w:val="00952B3C"/>
    <w:rsid w:val="00952BBC"/>
    <w:rsid w:val="00952E69"/>
    <w:rsid w:val="0095312E"/>
    <w:rsid w:val="0095321E"/>
    <w:rsid w:val="00953335"/>
    <w:rsid w:val="0095393A"/>
    <w:rsid w:val="00953957"/>
    <w:rsid w:val="00953978"/>
    <w:rsid w:val="00953B8C"/>
    <w:rsid w:val="00953ECE"/>
    <w:rsid w:val="00954118"/>
    <w:rsid w:val="009547B5"/>
    <w:rsid w:val="009548B3"/>
    <w:rsid w:val="00954E27"/>
    <w:rsid w:val="009554AC"/>
    <w:rsid w:val="009556C5"/>
    <w:rsid w:val="009559A0"/>
    <w:rsid w:val="00956038"/>
    <w:rsid w:val="00956073"/>
    <w:rsid w:val="009560E9"/>
    <w:rsid w:val="009561B7"/>
    <w:rsid w:val="00956441"/>
    <w:rsid w:val="009566A3"/>
    <w:rsid w:val="00956AEC"/>
    <w:rsid w:val="00956B03"/>
    <w:rsid w:val="00956B44"/>
    <w:rsid w:val="00956C91"/>
    <w:rsid w:val="00956D29"/>
    <w:rsid w:val="00956DA3"/>
    <w:rsid w:val="00956E1B"/>
    <w:rsid w:val="00956ED2"/>
    <w:rsid w:val="00956EFA"/>
    <w:rsid w:val="00957074"/>
    <w:rsid w:val="0095708D"/>
    <w:rsid w:val="009571D7"/>
    <w:rsid w:val="009574E9"/>
    <w:rsid w:val="009577B1"/>
    <w:rsid w:val="009578F6"/>
    <w:rsid w:val="00957BBA"/>
    <w:rsid w:val="00960442"/>
    <w:rsid w:val="00960611"/>
    <w:rsid w:val="009606D0"/>
    <w:rsid w:val="00960715"/>
    <w:rsid w:val="009608BF"/>
    <w:rsid w:val="0096090E"/>
    <w:rsid w:val="00960963"/>
    <w:rsid w:val="009609E1"/>
    <w:rsid w:val="00960D97"/>
    <w:rsid w:val="00960DE5"/>
    <w:rsid w:val="00960DFF"/>
    <w:rsid w:val="0096119C"/>
    <w:rsid w:val="0096123F"/>
    <w:rsid w:val="009613A2"/>
    <w:rsid w:val="0096144D"/>
    <w:rsid w:val="009619CA"/>
    <w:rsid w:val="00961AFB"/>
    <w:rsid w:val="00961C3F"/>
    <w:rsid w:val="00961E1D"/>
    <w:rsid w:val="009620C3"/>
    <w:rsid w:val="00962494"/>
    <w:rsid w:val="00962509"/>
    <w:rsid w:val="0096250E"/>
    <w:rsid w:val="009626A6"/>
    <w:rsid w:val="0096297F"/>
    <w:rsid w:val="00962A47"/>
    <w:rsid w:val="00962C91"/>
    <w:rsid w:val="00962D4D"/>
    <w:rsid w:val="00962E12"/>
    <w:rsid w:val="009630F2"/>
    <w:rsid w:val="009631F8"/>
    <w:rsid w:val="009637A3"/>
    <w:rsid w:val="00963830"/>
    <w:rsid w:val="00963A01"/>
    <w:rsid w:val="00963A7E"/>
    <w:rsid w:val="00963E55"/>
    <w:rsid w:val="00964455"/>
    <w:rsid w:val="009644F9"/>
    <w:rsid w:val="009645C6"/>
    <w:rsid w:val="0096473E"/>
    <w:rsid w:val="00964A9A"/>
    <w:rsid w:val="00964D89"/>
    <w:rsid w:val="00964EDF"/>
    <w:rsid w:val="0096508F"/>
    <w:rsid w:val="00965178"/>
    <w:rsid w:val="0096529E"/>
    <w:rsid w:val="009654F4"/>
    <w:rsid w:val="009656F5"/>
    <w:rsid w:val="009656FC"/>
    <w:rsid w:val="00965960"/>
    <w:rsid w:val="00965A1E"/>
    <w:rsid w:val="00965FDB"/>
    <w:rsid w:val="009660FC"/>
    <w:rsid w:val="00966219"/>
    <w:rsid w:val="0096625B"/>
    <w:rsid w:val="009663D8"/>
    <w:rsid w:val="0096644B"/>
    <w:rsid w:val="0096677E"/>
    <w:rsid w:val="009667D2"/>
    <w:rsid w:val="00966974"/>
    <w:rsid w:val="00966B09"/>
    <w:rsid w:val="00966D57"/>
    <w:rsid w:val="00966E42"/>
    <w:rsid w:val="00966E4B"/>
    <w:rsid w:val="00966F5A"/>
    <w:rsid w:val="00966F68"/>
    <w:rsid w:val="0096721A"/>
    <w:rsid w:val="0096754E"/>
    <w:rsid w:val="00967861"/>
    <w:rsid w:val="00967881"/>
    <w:rsid w:val="009678FB"/>
    <w:rsid w:val="00967BE2"/>
    <w:rsid w:val="00967DB8"/>
    <w:rsid w:val="0097062B"/>
    <w:rsid w:val="009707CC"/>
    <w:rsid w:val="00970989"/>
    <w:rsid w:val="00970A79"/>
    <w:rsid w:val="00970F3F"/>
    <w:rsid w:val="00971161"/>
    <w:rsid w:val="00971769"/>
    <w:rsid w:val="00971960"/>
    <w:rsid w:val="0097199F"/>
    <w:rsid w:val="009719E8"/>
    <w:rsid w:val="00971A09"/>
    <w:rsid w:val="00971BC2"/>
    <w:rsid w:val="00971BDA"/>
    <w:rsid w:val="00971C0B"/>
    <w:rsid w:val="00971D12"/>
    <w:rsid w:val="00972126"/>
    <w:rsid w:val="009722C8"/>
    <w:rsid w:val="0097272D"/>
    <w:rsid w:val="00972738"/>
    <w:rsid w:val="009727FF"/>
    <w:rsid w:val="0097297B"/>
    <w:rsid w:val="00972C9A"/>
    <w:rsid w:val="00972CB9"/>
    <w:rsid w:val="00973154"/>
    <w:rsid w:val="00973279"/>
    <w:rsid w:val="00973523"/>
    <w:rsid w:val="009737FF"/>
    <w:rsid w:val="0097390F"/>
    <w:rsid w:val="0097391F"/>
    <w:rsid w:val="00973BEA"/>
    <w:rsid w:val="00973C54"/>
    <w:rsid w:val="00973D0A"/>
    <w:rsid w:val="00973DFD"/>
    <w:rsid w:val="00973E57"/>
    <w:rsid w:val="009741DE"/>
    <w:rsid w:val="009741E7"/>
    <w:rsid w:val="00974662"/>
    <w:rsid w:val="00974721"/>
    <w:rsid w:val="0097494B"/>
    <w:rsid w:val="0097497A"/>
    <w:rsid w:val="00974AFC"/>
    <w:rsid w:val="00974B3C"/>
    <w:rsid w:val="00974B72"/>
    <w:rsid w:val="00974BAF"/>
    <w:rsid w:val="00974F53"/>
    <w:rsid w:val="00974F6F"/>
    <w:rsid w:val="009757A0"/>
    <w:rsid w:val="009757E9"/>
    <w:rsid w:val="009757EA"/>
    <w:rsid w:val="00975887"/>
    <w:rsid w:val="009758AF"/>
    <w:rsid w:val="00975937"/>
    <w:rsid w:val="00975BF2"/>
    <w:rsid w:val="00975C5B"/>
    <w:rsid w:val="00975F91"/>
    <w:rsid w:val="00976006"/>
    <w:rsid w:val="0097660C"/>
    <w:rsid w:val="009767FE"/>
    <w:rsid w:val="00976D2D"/>
    <w:rsid w:val="00976EFA"/>
    <w:rsid w:val="00976FB7"/>
    <w:rsid w:val="009775DD"/>
    <w:rsid w:val="00977729"/>
    <w:rsid w:val="00977927"/>
    <w:rsid w:val="00977B9E"/>
    <w:rsid w:val="00977F3F"/>
    <w:rsid w:val="00980323"/>
    <w:rsid w:val="0098080B"/>
    <w:rsid w:val="009809B2"/>
    <w:rsid w:val="00980EA9"/>
    <w:rsid w:val="00981493"/>
    <w:rsid w:val="0098161E"/>
    <w:rsid w:val="00981828"/>
    <w:rsid w:val="00981894"/>
    <w:rsid w:val="00981AC5"/>
    <w:rsid w:val="00981B3B"/>
    <w:rsid w:val="00981BF0"/>
    <w:rsid w:val="00981D36"/>
    <w:rsid w:val="00981D38"/>
    <w:rsid w:val="00981F36"/>
    <w:rsid w:val="0098248B"/>
    <w:rsid w:val="00982ABD"/>
    <w:rsid w:val="00982BC3"/>
    <w:rsid w:val="00982E30"/>
    <w:rsid w:val="00983058"/>
    <w:rsid w:val="00983075"/>
    <w:rsid w:val="009831A1"/>
    <w:rsid w:val="009831D9"/>
    <w:rsid w:val="009834F4"/>
    <w:rsid w:val="00983547"/>
    <w:rsid w:val="00983670"/>
    <w:rsid w:val="00983695"/>
    <w:rsid w:val="00983803"/>
    <w:rsid w:val="00983947"/>
    <w:rsid w:val="0098442C"/>
    <w:rsid w:val="009845B6"/>
    <w:rsid w:val="009848A9"/>
    <w:rsid w:val="00984B9B"/>
    <w:rsid w:val="00984C39"/>
    <w:rsid w:val="00984D29"/>
    <w:rsid w:val="00984EB5"/>
    <w:rsid w:val="009853C0"/>
    <w:rsid w:val="0098564C"/>
    <w:rsid w:val="0098590E"/>
    <w:rsid w:val="00985994"/>
    <w:rsid w:val="00985AD8"/>
    <w:rsid w:val="00985C55"/>
    <w:rsid w:val="00985D89"/>
    <w:rsid w:val="00985FBB"/>
    <w:rsid w:val="0098606A"/>
    <w:rsid w:val="009861B9"/>
    <w:rsid w:val="00986444"/>
    <w:rsid w:val="009864D7"/>
    <w:rsid w:val="009865BF"/>
    <w:rsid w:val="0098669C"/>
    <w:rsid w:val="00986897"/>
    <w:rsid w:val="00986B51"/>
    <w:rsid w:val="00986FD3"/>
    <w:rsid w:val="009871C8"/>
    <w:rsid w:val="00987748"/>
    <w:rsid w:val="009877DF"/>
    <w:rsid w:val="0098799E"/>
    <w:rsid w:val="00987D06"/>
    <w:rsid w:val="00987D46"/>
    <w:rsid w:val="00987E09"/>
    <w:rsid w:val="00990056"/>
    <w:rsid w:val="009901FB"/>
    <w:rsid w:val="009908B9"/>
    <w:rsid w:val="0099091D"/>
    <w:rsid w:val="00990F17"/>
    <w:rsid w:val="00990F53"/>
    <w:rsid w:val="00991090"/>
    <w:rsid w:val="009913ED"/>
    <w:rsid w:val="009914DB"/>
    <w:rsid w:val="009914E7"/>
    <w:rsid w:val="00991576"/>
    <w:rsid w:val="009915CA"/>
    <w:rsid w:val="0099160B"/>
    <w:rsid w:val="00991668"/>
    <w:rsid w:val="009918C5"/>
    <w:rsid w:val="00991930"/>
    <w:rsid w:val="009919C2"/>
    <w:rsid w:val="00991A04"/>
    <w:rsid w:val="00991F30"/>
    <w:rsid w:val="0099201B"/>
    <w:rsid w:val="00992511"/>
    <w:rsid w:val="00992CC8"/>
    <w:rsid w:val="00992E3F"/>
    <w:rsid w:val="009930DB"/>
    <w:rsid w:val="00993412"/>
    <w:rsid w:val="00993552"/>
    <w:rsid w:val="0099355C"/>
    <w:rsid w:val="00993639"/>
    <w:rsid w:val="00993657"/>
    <w:rsid w:val="00993693"/>
    <w:rsid w:val="009936CE"/>
    <w:rsid w:val="00993985"/>
    <w:rsid w:val="00993ADF"/>
    <w:rsid w:val="00993BF0"/>
    <w:rsid w:val="00993D65"/>
    <w:rsid w:val="00993DBD"/>
    <w:rsid w:val="009946FB"/>
    <w:rsid w:val="009949B3"/>
    <w:rsid w:val="00994E79"/>
    <w:rsid w:val="0099533A"/>
    <w:rsid w:val="009953EA"/>
    <w:rsid w:val="009954F0"/>
    <w:rsid w:val="0099569D"/>
    <w:rsid w:val="00995A04"/>
    <w:rsid w:val="00995E60"/>
    <w:rsid w:val="0099633F"/>
    <w:rsid w:val="009963DD"/>
    <w:rsid w:val="009964E2"/>
    <w:rsid w:val="0099651F"/>
    <w:rsid w:val="009965A4"/>
    <w:rsid w:val="00996C26"/>
    <w:rsid w:val="00996CE3"/>
    <w:rsid w:val="00996D6D"/>
    <w:rsid w:val="0099700F"/>
    <w:rsid w:val="009971A2"/>
    <w:rsid w:val="009971F3"/>
    <w:rsid w:val="00997772"/>
    <w:rsid w:val="009977FA"/>
    <w:rsid w:val="009978DD"/>
    <w:rsid w:val="00997B12"/>
    <w:rsid w:val="00997B35"/>
    <w:rsid w:val="00997BFD"/>
    <w:rsid w:val="00997F56"/>
    <w:rsid w:val="00997F75"/>
    <w:rsid w:val="009A01B0"/>
    <w:rsid w:val="009A0264"/>
    <w:rsid w:val="009A037D"/>
    <w:rsid w:val="009A058F"/>
    <w:rsid w:val="009A0880"/>
    <w:rsid w:val="009A0CB1"/>
    <w:rsid w:val="009A1138"/>
    <w:rsid w:val="009A1763"/>
    <w:rsid w:val="009A1860"/>
    <w:rsid w:val="009A18EC"/>
    <w:rsid w:val="009A1A31"/>
    <w:rsid w:val="009A1CF3"/>
    <w:rsid w:val="009A1F1B"/>
    <w:rsid w:val="009A2256"/>
    <w:rsid w:val="009A253A"/>
    <w:rsid w:val="009A280A"/>
    <w:rsid w:val="009A28B7"/>
    <w:rsid w:val="009A28EB"/>
    <w:rsid w:val="009A2B28"/>
    <w:rsid w:val="009A2BBF"/>
    <w:rsid w:val="009A2F20"/>
    <w:rsid w:val="009A3145"/>
    <w:rsid w:val="009A326F"/>
    <w:rsid w:val="009A3378"/>
    <w:rsid w:val="009A3748"/>
    <w:rsid w:val="009A39D1"/>
    <w:rsid w:val="009A3C9A"/>
    <w:rsid w:val="009A3DAD"/>
    <w:rsid w:val="009A3E31"/>
    <w:rsid w:val="009A4068"/>
    <w:rsid w:val="009A40A4"/>
    <w:rsid w:val="009A415A"/>
    <w:rsid w:val="009A42B2"/>
    <w:rsid w:val="009A438A"/>
    <w:rsid w:val="009A43D2"/>
    <w:rsid w:val="009A453A"/>
    <w:rsid w:val="009A458B"/>
    <w:rsid w:val="009A47B3"/>
    <w:rsid w:val="009A4BAF"/>
    <w:rsid w:val="009A4C6B"/>
    <w:rsid w:val="009A50D4"/>
    <w:rsid w:val="009A50F1"/>
    <w:rsid w:val="009A5210"/>
    <w:rsid w:val="009A526C"/>
    <w:rsid w:val="009A54EE"/>
    <w:rsid w:val="009A5615"/>
    <w:rsid w:val="009A572D"/>
    <w:rsid w:val="009A576E"/>
    <w:rsid w:val="009A5C2D"/>
    <w:rsid w:val="009A6221"/>
    <w:rsid w:val="009A64C7"/>
    <w:rsid w:val="009A6520"/>
    <w:rsid w:val="009A6701"/>
    <w:rsid w:val="009A6873"/>
    <w:rsid w:val="009A6C3A"/>
    <w:rsid w:val="009A6C58"/>
    <w:rsid w:val="009A6CA4"/>
    <w:rsid w:val="009A6D1C"/>
    <w:rsid w:val="009A6EAC"/>
    <w:rsid w:val="009A6FE4"/>
    <w:rsid w:val="009A7039"/>
    <w:rsid w:val="009A7192"/>
    <w:rsid w:val="009A71A8"/>
    <w:rsid w:val="009A7267"/>
    <w:rsid w:val="009A7339"/>
    <w:rsid w:val="009A7502"/>
    <w:rsid w:val="009A75B1"/>
    <w:rsid w:val="009A776B"/>
    <w:rsid w:val="009A783E"/>
    <w:rsid w:val="009A7A01"/>
    <w:rsid w:val="009A7B9A"/>
    <w:rsid w:val="009A7FF8"/>
    <w:rsid w:val="009B02DD"/>
    <w:rsid w:val="009B048E"/>
    <w:rsid w:val="009B05B0"/>
    <w:rsid w:val="009B05D6"/>
    <w:rsid w:val="009B05F5"/>
    <w:rsid w:val="009B0612"/>
    <w:rsid w:val="009B06CD"/>
    <w:rsid w:val="009B08CE"/>
    <w:rsid w:val="009B09AA"/>
    <w:rsid w:val="009B09B4"/>
    <w:rsid w:val="009B09F2"/>
    <w:rsid w:val="009B0B07"/>
    <w:rsid w:val="009B0B86"/>
    <w:rsid w:val="009B0C41"/>
    <w:rsid w:val="009B0DCF"/>
    <w:rsid w:val="009B1197"/>
    <w:rsid w:val="009B1211"/>
    <w:rsid w:val="009B12D5"/>
    <w:rsid w:val="009B1443"/>
    <w:rsid w:val="009B159E"/>
    <w:rsid w:val="009B1879"/>
    <w:rsid w:val="009B18F8"/>
    <w:rsid w:val="009B1947"/>
    <w:rsid w:val="009B1984"/>
    <w:rsid w:val="009B198F"/>
    <w:rsid w:val="009B1B66"/>
    <w:rsid w:val="009B1DD1"/>
    <w:rsid w:val="009B2144"/>
    <w:rsid w:val="009B219E"/>
    <w:rsid w:val="009B2237"/>
    <w:rsid w:val="009B2346"/>
    <w:rsid w:val="009B23D6"/>
    <w:rsid w:val="009B2504"/>
    <w:rsid w:val="009B25E4"/>
    <w:rsid w:val="009B2873"/>
    <w:rsid w:val="009B2E3C"/>
    <w:rsid w:val="009B3090"/>
    <w:rsid w:val="009B3153"/>
    <w:rsid w:val="009B31E2"/>
    <w:rsid w:val="009B3205"/>
    <w:rsid w:val="009B33B9"/>
    <w:rsid w:val="009B36EE"/>
    <w:rsid w:val="009B3883"/>
    <w:rsid w:val="009B3962"/>
    <w:rsid w:val="009B3A1A"/>
    <w:rsid w:val="009B3B60"/>
    <w:rsid w:val="009B3D57"/>
    <w:rsid w:val="009B3D69"/>
    <w:rsid w:val="009B48E6"/>
    <w:rsid w:val="009B490F"/>
    <w:rsid w:val="009B49DF"/>
    <w:rsid w:val="009B4C6F"/>
    <w:rsid w:val="009B4F01"/>
    <w:rsid w:val="009B533A"/>
    <w:rsid w:val="009B5349"/>
    <w:rsid w:val="009B5471"/>
    <w:rsid w:val="009B55C7"/>
    <w:rsid w:val="009B5A0D"/>
    <w:rsid w:val="009B5CD3"/>
    <w:rsid w:val="009B5FB3"/>
    <w:rsid w:val="009B60D7"/>
    <w:rsid w:val="009B635A"/>
    <w:rsid w:val="009B664F"/>
    <w:rsid w:val="009B67EB"/>
    <w:rsid w:val="009B68EE"/>
    <w:rsid w:val="009B6A4A"/>
    <w:rsid w:val="009B6C0F"/>
    <w:rsid w:val="009B6C93"/>
    <w:rsid w:val="009B6DA7"/>
    <w:rsid w:val="009B7028"/>
    <w:rsid w:val="009B75D2"/>
    <w:rsid w:val="009B7B09"/>
    <w:rsid w:val="009B7C46"/>
    <w:rsid w:val="009C021B"/>
    <w:rsid w:val="009C0297"/>
    <w:rsid w:val="009C0439"/>
    <w:rsid w:val="009C084B"/>
    <w:rsid w:val="009C0AB7"/>
    <w:rsid w:val="009C0AC6"/>
    <w:rsid w:val="009C0CDB"/>
    <w:rsid w:val="009C0D69"/>
    <w:rsid w:val="009C0E32"/>
    <w:rsid w:val="009C0ECE"/>
    <w:rsid w:val="009C10A8"/>
    <w:rsid w:val="009C14B8"/>
    <w:rsid w:val="009C15EC"/>
    <w:rsid w:val="009C1607"/>
    <w:rsid w:val="009C1AC6"/>
    <w:rsid w:val="009C1B71"/>
    <w:rsid w:val="009C1C18"/>
    <w:rsid w:val="009C1CA6"/>
    <w:rsid w:val="009C1D3B"/>
    <w:rsid w:val="009C2214"/>
    <w:rsid w:val="009C2478"/>
    <w:rsid w:val="009C248B"/>
    <w:rsid w:val="009C2511"/>
    <w:rsid w:val="009C29D1"/>
    <w:rsid w:val="009C2A0C"/>
    <w:rsid w:val="009C2A21"/>
    <w:rsid w:val="009C2DAD"/>
    <w:rsid w:val="009C310E"/>
    <w:rsid w:val="009C340D"/>
    <w:rsid w:val="009C3521"/>
    <w:rsid w:val="009C37F3"/>
    <w:rsid w:val="009C3987"/>
    <w:rsid w:val="009C3AFE"/>
    <w:rsid w:val="009C3BFF"/>
    <w:rsid w:val="009C3D50"/>
    <w:rsid w:val="009C3D54"/>
    <w:rsid w:val="009C4002"/>
    <w:rsid w:val="009C433A"/>
    <w:rsid w:val="009C4A71"/>
    <w:rsid w:val="009C4B3C"/>
    <w:rsid w:val="009C4E9F"/>
    <w:rsid w:val="009C4FA2"/>
    <w:rsid w:val="009C4FAC"/>
    <w:rsid w:val="009C4FED"/>
    <w:rsid w:val="009C5485"/>
    <w:rsid w:val="009C54CC"/>
    <w:rsid w:val="009C54D1"/>
    <w:rsid w:val="009C54E4"/>
    <w:rsid w:val="009C5D5F"/>
    <w:rsid w:val="009C5DB6"/>
    <w:rsid w:val="009C5E4E"/>
    <w:rsid w:val="009C6197"/>
    <w:rsid w:val="009C6212"/>
    <w:rsid w:val="009C6287"/>
    <w:rsid w:val="009C63E5"/>
    <w:rsid w:val="009C6446"/>
    <w:rsid w:val="009C6542"/>
    <w:rsid w:val="009C6662"/>
    <w:rsid w:val="009C6744"/>
    <w:rsid w:val="009C6918"/>
    <w:rsid w:val="009C6DC1"/>
    <w:rsid w:val="009C6E5D"/>
    <w:rsid w:val="009C6FDB"/>
    <w:rsid w:val="009C710D"/>
    <w:rsid w:val="009C71AB"/>
    <w:rsid w:val="009C73D2"/>
    <w:rsid w:val="009C7404"/>
    <w:rsid w:val="009C78AA"/>
    <w:rsid w:val="009C7B88"/>
    <w:rsid w:val="009C7CA9"/>
    <w:rsid w:val="009C7EBB"/>
    <w:rsid w:val="009C7FFD"/>
    <w:rsid w:val="009D0084"/>
    <w:rsid w:val="009D05DB"/>
    <w:rsid w:val="009D061A"/>
    <w:rsid w:val="009D089A"/>
    <w:rsid w:val="009D0C85"/>
    <w:rsid w:val="009D0CBC"/>
    <w:rsid w:val="009D0D9E"/>
    <w:rsid w:val="009D11D1"/>
    <w:rsid w:val="009D1315"/>
    <w:rsid w:val="009D15AE"/>
    <w:rsid w:val="009D1667"/>
    <w:rsid w:val="009D18A3"/>
    <w:rsid w:val="009D1A98"/>
    <w:rsid w:val="009D1B05"/>
    <w:rsid w:val="009D1C72"/>
    <w:rsid w:val="009D1CF4"/>
    <w:rsid w:val="009D1D30"/>
    <w:rsid w:val="009D1F08"/>
    <w:rsid w:val="009D2167"/>
    <w:rsid w:val="009D2180"/>
    <w:rsid w:val="009D21AB"/>
    <w:rsid w:val="009D2231"/>
    <w:rsid w:val="009D249E"/>
    <w:rsid w:val="009D2510"/>
    <w:rsid w:val="009D2A75"/>
    <w:rsid w:val="009D2B37"/>
    <w:rsid w:val="009D2F03"/>
    <w:rsid w:val="009D2FA1"/>
    <w:rsid w:val="009D30D3"/>
    <w:rsid w:val="009D3176"/>
    <w:rsid w:val="009D318F"/>
    <w:rsid w:val="009D34A3"/>
    <w:rsid w:val="009D3630"/>
    <w:rsid w:val="009D36C1"/>
    <w:rsid w:val="009D36F7"/>
    <w:rsid w:val="009D3720"/>
    <w:rsid w:val="009D3958"/>
    <w:rsid w:val="009D3A7F"/>
    <w:rsid w:val="009D3A95"/>
    <w:rsid w:val="009D3EDD"/>
    <w:rsid w:val="009D4074"/>
    <w:rsid w:val="009D40FF"/>
    <w:rsid w:val="009D4181"/>
    <w:rsid w:val="009D4359"/>
    <w:rsid w:val="009D43CC"/>
    <w:rsid w:val="009D4445"/>
    <w:rsid w:val="009D4510"/>
    <w:rsid w:val="009D48C3"/>
    <w:rsid w:val="009D4917"/>
    <w:rsid w:val="009D4A3C"/>
    <w:rsid w:val="009D4C70"/>
    <w:rsid w:val="009D4D8F"/>
    <w:rsid w:val="009D4FCF"/>
    <w:rsid w:val="009D4FE1"/>
    <w:rsid w:val="009D501A"/>
    <w:rsid w:val="009D5305"/>
    <w:rsid w:val="009D54E4"/>
    <w:rsid w:val="009D581D"/>
    <w:rsid w:val="009D5A98"/>
    <w:rsid w:val="009D5BF5"/>
    <w:rsid w:val="009D651E"/>
    <w:rsid w:val="009D6547"/>
    <w:rsid w:val="009D659C"/>
    <w:rsid w:val="009D660B"/>
    <w:rsid w:val="009D6851"/>
    <w:rsid w:val="009D68A7"/>
    <w:rsid w:val="009D6940"/>
    <w:rsid w:val="009D6A54"/>
    <w:rsid w:val="009D6AD1"/>
    <w:rsid w:val="009D6BD5"/>
    <w:rsid w:val="009D712D"/>
    <w:rsid w:val="009D725B"/>
    <w:rsid w:val="009D735E"/>
    <w:rsid w:val="009D745F"/>
    <w:rsid w:val="009D74FE"/>
    <w:rsid w:val="009D7A9D"/>
    <w:rsid w:val="009D7C30"/>
    <w:rsid w:val="009E0049"/>
    <w:rsid w:val="009E01F7"/>
    <w:rsid w:val="009E048B"/>
    <w:rsid w:val="009E0746"/>
    <w:rsid w:val="009E07DF"/>
    <w:rsid w:val="009E080F"/>
    <w:rsid w:val="009E0F02"/>
    <w:rsid w:val="009E0F22"/>
    <w:rsid w:val="009E0F66"/>
    <w:rsid w:val="009E105F"/>
    <w:rsid w:val="009E179E"/>
    <w:rsid w:val="009E1872"/>
    <w:rsid w:val="009E23B3"/>
    <w:rsid w:val="009E28FF"/>
    <w:rsid w:val="009E2C09"/>
    <w:rsid w:val="009E2E40"/>
    <w:rsid w:val="009E30C4"/>
    <w:rsid w:val="009E3138"/>
    <w:rsid w:val="009E33BD"/>
    <w:rsid w:val="009E3410"/>
    <w:rsid w:val="009E36EB"/>
    <w:rsid w:val="009E36F5"/>
    <w:rsid w:val="009E391D"/>
    <w:rsid w:val="009E3993"/>
    <w:rsid w:val="009E39A6"/>
    <w:rsid w:val="009E3AC3"/>
    <w:rsid w:val="009E3B16"/>
    <w:rsid w:val="009E3D15"/>
    <w:rsid w:val="009E3F0A"/>
    <w:rsid w:val="009E40EF"/>
    <w:rsid w:val="009E4122"/>
    <w:rsid w:val="009E44EA"/>
    <w:rsid w:val="009E46C3"/>
    <w:rsid w:val="009E476A"/>
    <w:rsid w:val="009E47A8"/>
    <w:rsid w:val="009E4AF2"/>
    <w:rsid w:val="009E4AFF"/>
    <w:rsid w:val="009E4BA9"/>
    <w:rsid w:val="009E4D24"/>
    <w:rsid w:val="009E4F70"/>
    <w:rsid w:val="009E502F"/>
    <w:rsid w:val="009E5037"/>
    <w:rsid w:val="009E534D"/>
    <w:rsid w:val="009E549E"/>
    <w:rsid w:val="009E58B5"/>
    <w:rsid w:val="009E5A15"/>
    <w:rsid w:val="009E5B22"/>
    <w:rsid w:val="009E611E"/>
    <w:rsid w:val="009E6197"/>
    <w:rsid w:val="009E64F0"/>
    <w:rsid w:val="009E66D6"/>
    <w:rsid w:val="009E68F5"/>
    <w:rsid w:val="009E710A"/>
    <w:rsid w:val="009E713E"/>
    <w:rsid w:val="009E71EA"/>
    <w:rsid w:val="009E7284"/>
    <w:rsid w:val="009E751F"/>
    <w:rsid w:val="009E7640"/>
    <w:rsid w:val="009E774A"/>
    <w:rsid w:val="009E7957"/>
    <w:rsid w:val="009E79C0"/>
    <w:rsid w:val="009E7BBE"/>
    <w:rsid w:val="009E7CDC"/>
    <w:rsid w:val="009E7ECE"/>
    <w:rsid w:val="009F004A"/>
    <w:rsid w:val="009F032B"/>
    <w:rsid w:val="009F0631"/>
    <w:rsid w:val="009F0659"/>
    <w:rsid w:val="009F0758"/>
    <w:rsid w:val="009F0852"/>
    <w:rsid w:val="009F0A61"/>
    <w:rsid w:val="009F0B76"/>
    <w:rsid w:val="009F0C12"/>
    <w:rsid w:val="009F0D4D"/>
    <w:rsid w:val="009F0D5E"/>
    <w:rsid w:val="009F0F17"/>
    <w:rsid w:val="009F12C1"/>
    <w:rsid w:val="009F1430"/>
    <w:rsid w:val="009F1530"/>
    <w:rsid w:val="009F1729"/>
    <w:rsid w:val="009F192B"/>
    <w:rsid w:val="009F1E0A"/>
    <w:rsid w:val="009F1E20"/>
    <w:rsid w:val="009F1F15"/>
    <w:rsid w:val="009F2053"/>
    <w:rsid w:val="009F20F0"/>
    <w:rsid w:val="009F222D"/>
    <w:rsid w:val="009F2425"/>
    <w:rsid w:val="009F2562"/>
    <w:rsid w:val="009F26B6"/>
    <w:rsid w:val="009F28AB"/>
    <w:rsid w:val="009F28D5"/>
    <w:rsid w:val="009F2A15"/>
    <w:rsid w:val="009F3040"/>
    <w:rsid w:val="009F30CD"/>
    <w:rsid w:val="009F3220"/>
    <w:rsid w:val="009F33F7"/>
    <w:rsid w:val="009F342C"/>
    <w:rsid w:val="009F3450"/>
    <w:rsid w:val="009F3508"/>
    <w:rsid w:val="009F3527"/>
    <w:rsid w:val="009F3755"/>
    <w:rsid w:val="009F37D0"/>
    <w:rsid w:val="009F3C68"/>
    <w:rsid w:val="009F3DAE"/>
    <w:rsid w:val="009F3ED0"/>
    <w:rsid w:val="009F4087"/>
    <w:rsid w:val="009F4761"/>
    <w:rsid w:val="009F487B"/>
    <w:rsid w:val="009F4B50"/>
    <w:rsid w:val="009F4CBA"/>
    <w:rsid w:val="009F4D71"/>
    <w:rsid w:val="009F4DC8"/>
    <w:rsid w:val="009F5146"/>
    <w:rsid w:val="009F5199"/>
    <w:rsid w:val="009F52CA"/>
    <w:rsid w:val="009F531F"/>
    <w:rsid w:val="009F5BEF"/>
    <w:rsid w:val="009F5CF3"/>
    <w:rsid w:val="009F604D"/>
    <w:rsid w:val="009F634A"/>
    <w:rsid w:val="009F65C0"/>
    <w:rsid w:val="009F65CF"/>
    <w:rsid w:val="009F67B9"/>
    <w:rsid w:val="009F6D80"/>
    <w:rsid w:val="009F727F"/>
    <w:rsid w:val="009F73C8"/>
    <w:rsid w:val="009F742A"/>
    <w:rsid w:val="009F77CA"/>
    <w:rsid w:val="009F7956"/>
    <w:rsid w:val="009F7979"/>
    <w:rsid w:val="009F79F8"/>
    <w:rsid w:val="009F7D68"/>
    <w:rsid w:val="009F7DF9"/>
    <w:rsid w:val="009F7E4D"/>
    <w:rsid w:val="00A00220"/>
    <w:rsid w:val="00A00296"/>
    <w:rsid w:val="00A002F0"/>
    <w:rsid w:val="00A00589"/>
    <w:rsid w:val="00A0073E"/>
    <w:rsid w:val="00A00B27"/>
    <w:rsid w:val="00A00CD3"/>
    <w:rsid w:val="00A01090"/>
    <w:rsid w:val="00A010F0"/>
    <w:rsid w:val="00A01125"/>
    <w:rsid w:val="00A017B5"/>
    <w:rsid w:val="00A0194A"/>
    <w:rsid w:val="00A01AB2"/>
    <w:rsid w:val="00A01B5A"/>
    <w:rsid w:val="00A01D0B"/>
    <w:rsid w:val="00A01FF8"/>
    <w:rsid w:val="00A023A5"/>
    <w:rsid w:val="00A0253B"/>
    <w:rsid w:val="00A02A50"/>
    <w:rsid w:val="00A03CA7"/>
    <w:rsid w:val="00A03DF8"/>
    <w:rsid w:val="00A03EC9"/>
    <w:rsid w:val="00A04089"/>
    <w:rsid w:val="00A0432C"/>
    <w:rsid w:val="00A0445E"/>
    <w:rsid w:val="00A0461B"/>
    <w:rsid w:val="00A04656"/>
    <w:rsid w:val="00A0475C"/>
    <w:rsid w:val="00A047E0"/>
    <w:rsid w:val="00A04ADE"/>
    <w:rsid w:val="00A04B38"/>
    <w:rsid w:val="00A04C1C"/>
    <w:rsid w:val="00A04ED8"/>
    <w:rsid w:val="00A04F52"/>
    <w:rsid w:val="00A050DB"/>
    <w:rsid w:val="00A05193"/>
    <w:rsid w:val="00A052AA"/>
    <w:rsid w:val="00A05361"/>
    <w:rsid w:val="00A05510"/>
    <w:rsid w:val="00A0558F"/>
    <w:rsid w:val="00A0577B"/>
    <w:rsid w:val="00A059D4"/>
    <w:rsid w:val="00A05BB8"/>
    <w:rsid w:val="00A05F8F"/>
    <w:rsid w:val="00A06142"/>
    <w:rsid w:val="00A061E7"/>
    <w:rsid w:val="00A06427"/>
    <w:rsid w:val="00A065B7"/>
    <w:rsid w:val="00A0688A"/>
    <w:rsid w:val="00A0693A"/>
    <w:rsid w:val="00A06ADF"/>
    <w:rsid w:val="00A06B2A"/>
    <w:rsid w:val="00A06C9D"/>
    <w:rsid w:val="00A07463"/>
    <w:rsid w:val="00A07922"/>
    <w:rsid w:val="00A07B89"/>
    <w:rsid w:val="00A07E52"/>
    <w:rsid w:val="00A07E8B"/>
    <w:rsid w:val="00A10007"/>
    <w:rsid w:val="00A10326"/>
    <w:rsid w:val="00A103B3"/>
    <w:rsid w:val="00A104CF"/>
    <w:rsid w:val="00A10574"/>
    <w:rsid w:val="00A10845"/>
    <w:rsid w:val="00A1091A"/>
    <w:rsid w:val="00A10B78"/>
    <w:rsid w:val="00A10C62"/>
    <w:rsid w:val="00A10EE4"/>
    <w:rsid w:val="00A10FB8"/>
    <w:rsid w:val="00A116B6"/>
    <w:rsid w:val="00A1184B"/>
    <w:rsid w:val="00A11BD5"/>
    <w:rsid w:val="00A11D9A"/>
    <w:rsid w:val="00A11EE0"/>
    <w:rsid w:val="00A12173"/>
    <w:rsid w:val="00A12215"/>
    <w:rsid w:val="00A122DB"/>
    <w:rsid w:val="00A1240D"/>
    <w:rsid w:val="00A125AD"/>
    <w:rsid w:val="00A126FE"/>
    <w:rsid w:val="00A1279B"/>
    <w:rsid w:val="00A12B06"/>
    <w:rsid w:val="00A12D6D"/>
    <w:rsid w:val="00A12F53"/>
    <w:rsid w:val="00A13038"/>
    <w:rsid w:val="00A1309F"/>
    <w:rsid w:val="00A130D7"/>
    <w:rsid w:val="00A13277"/>
    <w:rsid w:val="00A132BE"/>
    <w:rsid w:val="00A132E9"/>
    <w:rsid w:val="00A133E0"/>
    <w:rsid w:val="00A13509"/>
    <w:rsid w:val="00A13542"/>
    <w:rsid w:val="00A137B5"/>
    <w:rsid w:val="00A13CDF"/>
    <w:rsid w:val="00A13E11"/>
    <w:rsid w:val="00A13FE9"/>
    <w:rsid w:val="00A14114"/>
    <w:rsid w:val="00A14296"/>
    <w:rsid w:val="00A14391"/>
    <w:rsid w:val="00A14560"/>
    <w:rsid w:val="00A145E4"/>
    <w:rsid w:val="00A148DF"/>
    <w:rsid w:val="00A14B49"/>
    <w:rsid w:val="00A14B7D"/>
    <w:rsid w:val="00A14BA7"/>
    <w:rsid w:val="00A14D9D"/>
    <w:rsid w:val="00A14EAD"/>
    <w:rsid w:val="00A150B5"/>
    <w:rsid w:val="00A15100"/>
    <w:rsid w:val="00A1518F"/>
    <w:rsid w:val="00A15485"/>
    <w:rsid w:val="00A1586A"/>
    <w:rsid w:val="00A15A24"/>
    <w:rsid w:val="00A15A49"/>
    <w:rsid w:val="00A15C46"/>
    <w:rsid w:val="00A15D6C"/>
    <w:rsid w:val="00A15D7E"/>
    <w:rsid w:val="00A15DF4"/>
    <w:rsid w:val="00A15F27"/>
    <w:rsid w:val="00A16183"/>
    <w:rsid w:val="00A16247"/>
    <w:rsid w:val="00A163A2"/>
    <w:rsid w:val="00A163E4"/>
    <w:rsid w:val="00A16481"/>
    <w:rsid w:val="00A165DD"/>
    <w:rsid w:val="00A16996"/>
    <w:rsid w:val="00A16A58"/>
    <w:rsid w:val="00A16AF1"/>
    <w:rsid w:val="00A16EC0"/>
    <w:rsid w:val="00A16FD9"/>
    <w:rsid w:val="00A17087"/>
    <w:rsid w:val="00A17254"/>
    <w:rsid w:val="00A1727E"/>
    <w:rsid w:val="00A173BD"/>
    <w:rsid w:val="00A174A3"/>
    <w:rsid w:val="00A1767B"/>
    <w:rsid w:val="00A17915"/>
    <w:rsid w:val="00A1795B"/>
    <w:rsid w:val="00A17A4C"/>
    <w:rsid w:val="00A17A5D"/>
    <w:rsid w:val="00A17BA8"/>
    <w:rsid w:val="00A17CE6"/>
    <w:rsid w:val="00A200DC"/>
    <w:rsid w:val="00A20176"/>
    <w:rsid w:val="00A20229"/>
    <w:rsid w:val="00A2025D"/>
    <w:rsid w:val="00A20289"/>
    <w:rsid w:val="00A20540"/>
    <w:rsid w:val="00A20542"/>
    <w:rsid w:val="00A2072B"/>
    <w:rsid w:val="00A2075B"/>
    <w:rsid w:val="00A20830"/>
    <w:rsid w:val="00A20900"/>
    <w:rsid w:val="00A20A32"/>
    <w:rsid w:val="00A20B95"/>
    <w:rsid w:val="00A20DC8"/>
    <w:rsid w:val="00A2135E"/>
    <w:rsid w:val="00A2149E"/>
    <w:rsid w:val="00A218C4"/>
    <w:rsid w:val="00A21E0E"/>
    <w:rsid w:val="00A21EF0"/>
    <w:rsid w:val="00A222F8"/>
    <w:rsid w:val="00A22337"/>
    <w:rsid w:val="00A223B4"/>
    <w:rsid w:val="00A224FC"/>
    <w:rsid w:val="00A225C4"/>
    <w:rsid w:val="00A22627"/>
    <w:rsid w:val="00A22713"/>
    <w:rsid w:val="00A227EE"/>
    <w:rsid w:val="00A22897"/>
    <w:rsid w:val="00A22A7B"/>
    <w:rsid w:val="00A22B17"/>
    <w:rsid w:val="00A22F75"/>
    <w:rsid w:val="00A22F90"/>
    <w:rsid w:val="00A23375"/>
    <w:rsid w:val="00A23377"/>
    <w:rsid w:val="00A234B7"/>
    <w:rsid w:val="00A23CAA"/>
    <w:rsid w:val="00A23D6F"/>
    <w:rsid w:val="00A2428C"/>
    <w:rsid w:val="00A246F2"/>
    <w:rsid w:val="00A2486D"/>
    <w:rsid w:val="00A2493E"/>
    <w:rsid w:val="00A249CA"/>
    <w:rsid w:val="00A24BE3"/>
    <w:rsid w:val="00A24C07"/>
    <w:rsid w:val="00A251A2"/>
    <w:rsid w:val="00A251B7"/>
    <w:rsid w:val="00A258AD"/>
    <w:rsid w:val="00A25980"/>
    <w:rsid w:val="00A25B0C"/>
    <w:rsid w:val="00A25D10"/>
    <w:rsid w:val="00A2632C"/>
    <w:rsid w:val="00A265F1"/>
    <w:rsid w:val="00A26B21"/>
    <w:rsid w:val="00A26D7E"/>
    <w:rsid w:val="00A26DD7"/>
    <w:rsid w:val="00A26EE9"/>
    <w:rsid w:val="00A26FCA"/>
    <w:rsid w:val="00A2702B"/>
    <w:rsid w:val="00A270EA"/>
    <w:rsid w:val="00A27135"/>
    <w:rsid w:val="00A273A8"/>
    <w:rsid w:val="00A273F5"/>
    <w:rsid w:val="00A27412"/>
    <w:rsid w:val="00A2759B"/>
    <w:rsid w:val="00A2770C"/>
    <w:rsid w:val="00A278BE"/>
    <w:rsid w:val="00A278CC"/>
    <w:rsid w:val="00A27D01"/>
    <w:rsid w:val="00A3081E"/>
    <w:rsid w:val="00A30B7F"/>
    <w:rsid w:val="00A30BF7"/>
    <w:rsid w:val="00A30C24"/>
    <w:rsid w:val="00A30C2D"/>
    <w:rsid w:val="00A30D35"/>
    <w:rsid w:val="00A3131F"/>
    <w:rsid w:val="00A313D2"/>
    <w:rsid w:val="00A314E1"/>
    <w:rsid w:val="00A3167D"/>
    <w:rsid w:val="00A3178F"/>
    <w:rsid w:val="00A317BC"/>
    <w:rsid w:val="00A31E94"/>
    <w:rsid w:val="00A31E9F"/>
    <w:rsid w:val="00A31F69"/>
    <w:rsid w:val="00A327FE"/>
    <w:rsid w:val="00A3296C"/>
    <w:rsid w:val="00A32CB2"/>
    <w:rsid w:val="00A32D24"/>
    <w:rsid w:val="00A33012"/>
    <w:rsid w:val="00A331E9"/>
    <w:rsid w:val="00A3325D"/>
    <w:rsid w:val="00A3331C"/>
    <w:rsid w:val="00A33503"/>
    <w:rsid w:val="00A33704"/>
    <w:rsid w:val="00A338CA"/>
    <w:rsid w:val="00A33AF0"/>
    <w:rsid w:val="00A33CAE"/>
    <w:rsid w:val="00A33E83"/>
    <w:rsid w:val="00A33EE4"/>
    <w:rsid w:val="00A340FB"/>
    <w:rsid w:val="00A341B5"/>
    <w:rsid w:val="00A341EC"/>
    <w:rsid w:val="00A348A7"/>
    <w:rsid w:val="00A34A40"/>
    <w:rsid w:val="00A34AAF"/>
    <w:rsid w:val="00A34E00"/>
    <w:rsid w:val="00A34EF0"/>
    <w:rsid w:val="00A34FE4"/>
    <w:rsid w:val="00A35668"/>
    <w:rsid w:val="00A35798"/>
    <w:rsid w:val="00A35BB6"/>
    <w:rsid w:val="00A35C33"/>
    <w:rsid w:val="00A35C4F"/>
    <w:rsid w:val="00A35CA0"/>
    <w:rsid w:val="00A36108"/>
    <w:rsid w:val="00A36132"/>
    <w:rsid w:val="00A36296"/>
    <w:rsid w:val="00A364E7"/>
    <w:rsid w:val="00A3696E"/>
    <w:rsid w:val="00A36A7C"/>
    <w:rsid w:val="00A36BF8"/>
    <w:rsid w:val="00A3758E"/>
    <w:rsid w:val="00A375E6"/>
    <w:rsid w:val="00A376F9"/>
    <w:rsid w:val="00A37701"/>
    <w:rsid w:val="00A37B7E"/>
    <w:rsid w:val="00A37BAE"/>
    <w:rsid w:val="00A37BEC"/>
    <w:rsid w:val="00A4024C"/>
    <w:rsid w:val="00A402B1"/>
    <w:rsid w:val="00A40648"/>
    <w:rsid w:val="00A40779"/>
    <w:rsid w:val="00A40814"/>
    <w:rsid w:val="00A40A12"/>
    <w:rsid w:val="00A40AAC"/>
    <w:rsid w:val="00A40CA3"/>
    <w:rsid w:val="00A41022"/>
    <w:rsid w:val="00A413AE"/>
    <w:rsid w:val="00A41898"/>
    <w:rsid w:val="00A4190B"/>
    <w:rsid w:val="00A41FB4"/>
    <w:rsid w:val="00A420E1"/>
    <w:rsid w:val="00A42419"/>
    <w:rsid w:val="00A4253D"/>
    <w:rsid w:val="00A4281C"/>
    <w:rsid w:val="00A42A05"/>
    <w:rsid w:val="00A42C51"/>
    <w:rsid w:val="00A42CA1"/>
    <w:rsid w:val="00A42CF6"/>
    <w:rsid w:val="00A42DF6"/>
    <w:rsid w:val="00A43074"/>
    <w:rsid w:val="00A43359"/>
    <w:rsid w:val="00A433A1"/>
    <w:rsid w:val="00A433F3"/>
    <w:rsid w:val="00A434A9"/>
    <w:rsid w:val="00A43895"/>
    <w:rsid w:val="00A438E1"/>
    <w:rsid w:val="00A43C1C"/>
    <w:rsid w:val="00A43C77"/>
    <w:rsid w:val="00A43CBE"/>
    <w:rsid w:val="00A43D23"/>
    <w:rsid w:val="00A43FB4"/>
    <w:rsid w:val="00A44CEB"/>
    <w:rsid w:val="00A44D4D"/>
    <w:rsid w:val="00A44E2F"/>
    <w:rsid w:val="00A44F07"/>
    <w:rsid w:val="00A44FB1"/>
    <w:rsid w:val="00A44FB2"/>
    <w:rsid w:val="00A4512E"/>
    <w:rsid w:val="00A451F8"/>
    <w:rsid w:val="00A4536A"/>
    <w:rsid w:val="00A4556F"/>
    <w:rsid w:val="00A45622"/>
    <w:rsid w:val="00A45759"/>
    <w:rsid w:val="00A4576C"/>
    <w:rsid w:val="00A45EF9"/>
    <w:rsid w:val="00A45F22"/>
    <w:rsid w:val="00A46085"/>
    <w:rsid w:val="00A46259"/>
    <w:rsid w:val="00A46436"/>
    <w:rsid w:val="00A464FE"/>
    <w:rsid w:val="00A46539"/>
    <w:rsid w:val="00A4653C"/>
    <w:rsid w:val="00A46711"/>
    <w:rsid w:val="00A467BE"/>
    <w:rsid w:val="00A467E6"/>
    <w:rsid w:val="00A46C24"/>
    <w:rsid w:val="00A46C32"/>
    <w:rsid w:val="00A46C40"/>
    <w:rsid w:val="00A46D95"/>
    <w:rsid w:val="00A46FAD"/>
    <w:rsid w:val="00A47386"/>
    <w:rsid w:val="00A4793B"/>
    <w:rsid w:val="00A479DA"/>
    <w:rsid w:val="00A47CFF"/>
    <w:rsid w:val="00A47EE5"/>
    <w:rsid w:val="00A50140"/>
    <w:rsid w:val="00A5016F"/>
    <w:rsid w:val="00A502A9"/>
    <w:rsid w:val="00A50300"/>
    <w:rsid w:val="00A5032B"/>
    <w:rsid w:val="00A50497"/>
    <w:rsid w:val="00A50558"/>
    <w:rsid w:val="00A5056D"/>
    <w:rsid w:val="00A507DA"/>
    <w:rsid w:val="00A50804"/>
    <w:rsid w:val="00A50997"/>
    <w:rsid w:val="00A50D26"/>
    <w:rsid w:val="00A5139E"/>
    <w:rsid w:val="00A513AB"/>
    <w:rsid w:val="00A513C1"/>
    <w:rsid w:val="00A514ED"/>
    <w:rsid w:val="00A51672"/>
    <w:rsid w:val="00A51907"/>
    <w:rsid w:val="00A51C38"/>
    <w:rsid w:val="00A51C9B"/>
    <w:rsid w:val="00A521F6"/>
    <w:rsid w:val="00A52896"/>
    <w:rsid w:val="00A52CAA"/>
    <w:rsid w:val="00A52F84"/>
    <w:rsid w:val="00A5317A"/>
    <w:rsid w:val="00A5338E"/>
    <w:rsid w:val="00A533E2"/>
    <w:rsid w:val="00A53A32"/>
    <w:rsid w:val="00A53C65"/>
    <w:rsid w:val="00A53D9A"/>
    <w:rsid w:val="00A53E71"/>
    <w:rsid w:val="00A53E92"/>
    <w:rsid w:val="00A53FF0"/>
    <w:rsid w:val="00A5417F"/>
    <w:rsid w:val="00A542D6"/>
    <w:rsid w:val="00A54356"/>
    <w:rsid w:val="00A54424"/>
    <w:rsid w:val="00A5486B"/>
    <w:rsid w:val="00A54C20"/>
    <w:rsid w:val="00A54CA1"/>
    <w:rsid w:val="00A550E5"/>
    <w:rsid w:val="00A554A1"/>
    <w:rsid w:val="00A5559D"/>
    <w:rsid w:val="00A556BE"/>
    <w:rsid w:val="00A556DA"/>
    <w:rsid w:val="00A558A4"/>
    <w:rsid w:val="00A55CB8"/>
    <w:rsid w:val="00A55FD0"/>
    <w:rsid w:val="00A56052"/>
    <w:rsid w:val="00A56216"/>
    <w:rsid w:val="00A5652B"/>
    <w:rsid w:val="00A5660D"/>
    <w:rsid w:val="00A5692D"/>
    <w:rsid w:val="00A56C87"/>
    <w:rsid w:val="00A56EB4"/>
    <w:rsid w:val="00A57138"/>
    <w:rsid w:val="00A57856"/>
    <w:rsid w:val="00A5794C"/>
    <w:rsid w:val="00A57CF5"/>
    <w:rsid w:val="00A57D15"/>
    <w:rsid w:val="00A603B6"/>
    <w:rsid w:val="00A60475"/>
    <w:rsid w:val="00A606BF"/>
    <w:rsid w:val="00A608A1"/>
    <w:rsid w:val="00A60E29"/>
    <w:rsid w:val="00A6107A"/>
    <w:rsid w:val="00A610B9"/>
    <w:rsid w:val="00A61208"/>
    <w:rsid w:val="00A61560"/>
    <w:rsid w:val="00A61760"/>
    <w:rsid w:val="00A617E8"/>
    <w:rsid w:val="00A618EC"/>
    <w:rsid w:val="00A61B1E"/>
    <w:rsid w:val="00A61C62"/>
    <w:rsid w:val="00A61E83"/>
    <w:rsid w:val="00A61F6E"/>
    <w:rsid w:val="00A620F6"/>
    <w:rsid w:val="00A62237"/>
    <w:rsid w:val="00A622E9"/>
    <w:rsid w:val="00A627C0"/>
    <w:rsid w:val="00A6294D"/>
    <w:rsid w:val="00A62A7D"/>
    <w:rsid w:val="00A62B2F"/>
    <w:rsid w:val="00A62B9B"/>
    <w:rsid w:val="00A63873"/>
    <w:rsid w:val="00A638CA"/>
    <w:rsid w:val="00A6399C"/>
    <w:rsid w:val="00A63AFA"/>
    <w:rsid w:val="00A63D0F"/>
    <w:rsid w:val="00A63DCD"/>
    <w:rsid w:val="00A63F02"/>
    <w:rsid w:val="00A64112"/>
    <w:rsid w:val="00A64113"/>
    <w:rsid w:val="00A64238"/>
    <w:rsid w:val="00A64496"/>
    <w:rsid w:val="00A64592"/>
    <w:rsid w:val="00A645DB"/>
    <w:rsid w:val="00A64847"/>
    <w:rsid w:val="00A64854"/>
    <w:rsid w:val="00A650D3"/>
    <w:rsid w:val="00A651B1"/>
    <w:rsid w:val="00A65219"/>
    <w:rsid w:val="00A653B6"/>
    <w:rsid w:val="00A653EF"/>
    <w:rsid w:val="00A656A0"/>
    <w:rsid w:val="00A65BFC"/>
    <w:rsid w:val="00A65C9B"/>
    <w:rsid w:val="00A65CDD"/>
    <w:rsid w:val="00A66469"/>
    <w:rsid w:val="00A66C62"/>
    <w:rsid w:val="00A66D97"/>
    <w:rsid w:val="00A66EC7"/>
    <w:rsid w:val="00A66FC9"/>
    <w:rsid w:val="00A6710B"/>
    <w:rsid w:val="00A67136"/>
    <w:rsid w:val="00A67173"/>
    <w:rsid w:val="00A67A69"/>
    <w:rsid w:val="00A67AA9"/>
    <w:rsid w:val="00A67B3C"/>
    <w:rsid w:val="00A67BEA"/>
    <w:rsid w:val="00A67DEF"/>
    <w:rsid w:val="00A67FD1"/>
    <w:rsid w:val="00A7000A"/>
    <w:rsid w:val="00A701B3"/>
    <w:rsid w:val="00A702D0"/>
    <w:rsid w:val="00A7044D"/>
    <w:rsid w:val="00A704E0"/>
    <w:rsid w:val="00A7073C"/>
    <w:rsid w:val="00A707C5"/>
    <w:rsid w:val="00A70850"/>
    <w:rsid w:val="00A70AFC"/>
    <w:rsid w:val="00A70B21"/>
    <w:rsid w:val="00A70C1F"/>
    <w:rsid w:val="00A70F4A"/>
    <w:rsid w:val="00A70FFE"/>
    <w:rsid w:val="00A71130"/>
    <w:rsid w:val="00A71267"/>
    <w:rsid w:val="00A71497"/>
    <w:rsid w:val="00A717D6"/>
    <w:rsid w:val="00A71C5D"/>
    <w:rsid w:val="00A71D69"/>
    <w:rsid w:val="00A71E46"/>
    <w:rsid w:val="00A71EEA"/>
    <w:rsid w:val="00A72392"/>
    <w:rsid w:val="00A72758"/>
    <w:rsid w:val="00A72887"/>
    <w:rsid w:val="00A7289F"/>
    <w:rsid w:val="00A72C30"/>
    <w:rsid w:val="00A72CB6"/>
    <w:rsid w:val="00A72D17"/>
    <w:rsid w:val="00A72F2F"/>
    <w:rsid w:val="00A732DD"/>
    <w:rsid w:val="00A732F8"/>
    <w:rsid w:val="00A733CB"/>
    <w:rsid w:val="00A7349A"/>
    <w:rsid w:val="00A735BB"/>
    <w:rsid w:val="00A738C0"/>
    <w:rsid w:val="00A73D5A"/>
    <w:rsid w:val="00A73FB6"/>
    <w:rsid w:val="00A74068"/>
    <w:rsid w:val="00A743BF"/>
    <w:rsid w:val="00A745BF"/>
    <w:rsid w:val="00A7484C"/>
    <w:rsid w:val="00A7486C"/>
    <w:rsid w:val="00A74AA1"/>
    <w:rsid w:val="00A74B09"/>
    <w:rsid w:val="00A74DF4"/>
    <w:rsid w:val="00A74E61"/>
    <w:rsid w:val="00A75032"/>
    <w:rsid w:val="00A755C4"/>
    <w:rsid w:val="00A75680"/>
    <w:rsid w:val="00A75809"/>
    <w:rsid w:val="00A7585A"/>
    <w:rsid w:val="00A75D53"/>
    <w:rsid w:val="00A75F0C"/>
    <w:rsid w:val="00A76239"/>
    <w:rsid w:val="00A76862"/>
    <w:rsid w:val="00A7696F"/>
    <w:rsid w:val="00A76E88"/>
    <w:rsid w:val="00A76EB3"/>
    <w:rsid w:val="00A76F61"/>
    <w:rsid w:val="00A77136"/>
    <w:rsid w:val="00A773B0"/>
    <w:rsid w:val="00A773C1"/>
    <w:rsid w:val="00A773C3"/>
    <w:rsid w:val="00A7740B"/>
    <w:rsid w:val="00A7773B"/>
    <w:rsid w:val="00A77828"/>
    <w:rsid w:val="00A779E4"/>
    <w:rsid w:val="00A77AC4"/>
    <w:rsid w:val="00A77D83"/>
    <w:rsid w:val="00A77EF5"/>
    <w:rsid w:val="00A77F21"/>
    <w:rsid w:val="00A80051"/>
    <w:rsid w:val="00A80437"/>
    <w:rsid w:val="00A805EF"/>
    <w:rsid w:val="00A8088D"/>
    <w:rsid w:val="00A80A37"/>
    <w:rsid w:val="00A80B45"/>
    <w:rsid w:val="00A80B9D"/>
    <w:rsid w:val="00A80FA0"/>
    <w:rsid w:val="00A812B2"/>
    <w:rsid w:val="00A813DE"/>
    <w:rsid w:val="00A8173A"/>
    <w:rsid w:val="00A81CEC"/>
    <w:rsid w:val="00A821E7"/>
    <w:rsid w:val="00A822DE"/>
    <w:rsid w:val="00A82332"/>
    <w:rsid w:val="00A82346"/>
    <w:rsid w:val="00A826B3"/>
    <w:rsid w:val="00A82A8D"/>
    <w:rsid w:val="00A82B3F"/>
    <w:rsid w:val="00A82DF5"/>
    <w:rsid w:val="00A82FAA"/>
    <w:rsid w:val="00A8313B"/>
    <w:rsid w:val="00A831D4"/>
    <w:rsid w:val="00A832E0"/>
    <w:rsid w:val="00A83420"/>
    <w:rsid w:val="00A8343A"/>
    <w:rsid w:val="00A8357A"/>
    <w:rsid w:val="00A83ABD"/>
    <w:rsid w:val="00A83D2C"/>
    <w:rsid w:val="00A83E86"/>
    <w:rsid w:val="00A83EF6"/>
    <w:rsid w:val="00A84240"/>
    <w:rsid w:val="00A84450"/>
    <w:rsid w:val="00A84774"/>
    <w:rsid w:val="00A847DB"/>
    <w:rsid w:val="00A84A09"/>
    <w:rsid w:val="00A84BFE"/>
    <w:rsid w:val="00A84C4D"/>
    <w:rsid w:val="00A85352"/>
    <w:rsid w:val="00A8550C"/>
    <w:rsid w:val="00A8558D"/>
    <w:rsid w:val="00A85736"/>
    <w:rsid w:val="00A85763"/>
    <w:rsid w:val="00A85779"/>
    <w:rsid w:val="00A85947"/>
    <w:rsid w:val="00A859A1"/>
    <w:rsid w:val="00A85A25"/>
    <w:rsid w:val="00A85A57"/>
    <w:rsid w:val="00A85CAD"/>
    <w:rsid w:val="00A85D2C"/>
    <w:rsid w:val="00A85DDD"/>
    <w:rsid w:val="00A85F87"/>
    <w:rsid w:val="00A86283"/>
    <w:rsid w:val="00A863D3"/>
    <w:rsid w:val="00A86513"/>
    <w:rsid w:val="00A865BC"/>
    <w:rsid w:val="00A86B4B"/>
    <w:rsid w:val="00A86C22"/>
    <w:rsid w:val="00A8713E"/>
    <w:rsid w:val="00A876D0"/>
    <w:rsid w:val="00A87857"/>
    <w:rsid w:val="00A87877"/>
    <w:rsid w:val="00A9010B"/>
    <w:rsid w:val="00A901FA"/>
    <w:rsid w:val="00A90294"/>
    <w:rsid w:val="00A905B2"/>
    <w:rsid w:val="00A905EB"/>
    <w:rsid w:val="00A9093B"/>
    <w:rsid w:val="00A90A22"/>
    <w:rsid w:val="00A90A96"/>
    <w:rsid w:val="00A90DEF"/>
    <w:rsid w:val="00A90FF6"/>
    <w:rsid w:val="00A9102D"/>
    <w:rsid w:val="00A91237"/>
    <w:rsid w:val="00A9128E"/>
    <w:rsid w:val="00A91448"/>
    <w:rsid w:val="00A91512"/>
    <w:rsid w:val="00A91882"/>
    <w:rsid w:val="00A91F8B"/>
    <w:rsid w:val="00A92079"/>
    <w:rsid w:val="00A92409"/>
    <w:rsid w:val="00A926B7"/>
    <w:rsid w:val="00A926CD"/>
    <w:rsid w:val="00A92892"/>
    <w:rsid w:val="00A928B0"/>
    <w:rsid w:val="00A92943"/>
    <w:rsid w:val="00A92B72"/>
    <w:rsid w:val="00A92D56"/>
    <w:rsid w:val="00A92DE3"/>
    <w:rsid w:val="00A92E14"/>
    <w:rsid w:val="00A92E4F"/>
    <w:rsid w:val="00A92FA4"/>
    <w:rsid w:val="00A933FB"/>
    <w:rsid w:val="00A93787"/>
    <w:rsid w:val="00A9384D"/>
    <w:rsid w:val="00A9386C"/>
    <w:rsid w:val="00A93918"/>
    <w:rsid w:val="00A9399C"/>
    <w:rsid w:val="00A93A9B"/>
    <w:rsid w:val="00A93B56"/>
    <w:rsid w:val="00A93B96"/>
    <w:rsid w:val="00A93C84"/>
    <w:rsid w:val="00A93EC7"/>
    <w:rsid w:val="00A93ECB"/>
    <w:rsid w:val="00A94026"/>
    <w:rsid w:val="00A941AB"/>
    <w:rsid w:val="00A941DF"/>
    <w:rsid w:val="00A94434"/>
    <w:rsid w:val="00A944C4"/>
    <w:rsid w:val="00A94690"/>
    <w:rsid w:val="00A94A6F"/>
    <w:rsid w:val="00A94AFA"/>
    <w:rsid w:val="00A94EF5"/>
    <w:rsid w:val="00A95057"/>
    <w:rsid w:val="00A95109"/>
    <w:rsid w:val="00A952C3"/>
    <w:rsid w:val="00A95433"/>
    <w:rsid w:val="00A954A8"/>
    <w:rsid w:val="00A95D16"/>
    <w:rsid w:val="00A95D8B"/>
    <w:rsid w:val="00A96178"/>
    <w:rsid w:val="00A96287"/>
    <w:rsid w:val="00A96389"/>
    <w:rsid w:val="00A964DE"/>
    <w:rsid w:val="00A96692"/>
    <w:rsid w:val="00A96703"/>
    <w:rsid w:val="00A96A8F"/>
    <w:rsid w:val="00A96C60"/>
    <w:rsid w:val="00A96D38"/>
    <w:rsid w:val="00A96F50"/>
    <w:rsid w:val="00A973F2"/>
    <w:rsid w:val="00A9743B"/>
    <w:rsid w:val="00A979B3"/>
    <w:rsid w:val="00A97C7F"/>
    <w:rsid w:val="00A97D1A"/>
    <w:rsid w:val="00A97E79"/>
    <w:rsid w:val="00AA00A6"/>
    <w:rsid w:val="00AA00BC"/>
    <w:rsid w:val="00AA01FC"/>
    <w:rsid w:val="00AA030E"/>
    <w:rsid w:val="00AA038A"/>
    <w:rsid w:val="00AA0674"/>
    <w:rsid w:val="00AA08CC"/>
    <w:rsid w:val="00AA09B9"/>
    <w:rsid w:val="00AA0C88"/>
    <w:rsid w:val="00AA148D"/>
    <w:rsid w:val="00AA1550"/>
    <w:rsid w:val="00AA1605"/>
    <w:rsid w:val="00AA1640"/>
    <w:rsid w:val="00AA1668"/>
    <w:rsid w:val="00AA16FC"/>
    <w:rsid w:val="00AA177A"/>
    <w:rsid w:val="00AA1ACD"/>
    <w:rsid w:val="00AA1FAD"/>
    <w:rsid w:val="00AA1FCF"/>
    <w:rsid w:val="00AA2183"/>
    <w:rsid w:val="00AA2692"/>
    <w:rsid w:val="00AA2713"/>
    <w:rsid w:val="00AA274F"/>
    <w:rsid w:val="00AA2B07"/>
    <w:rsid w:val="00AA2DC2"/>
    <w:rsid w:val="00AA2E11"/>
    <w:rsid w:val="00AA2EB8"/>
    <w:rsid w:val="00AA30DC"/>
    <w:rsid w:val="00AA3435"/>
    <w:rsid w:val="00AA345A"/>
    <w:rsid w:val="00AA35A4"/>
    <w:rsid w:val="00AA37F7"/>
    <w:rsid w:val="00AA3850"/>
    <w:rsid w:val="00AA391D"/>
    <w:rsid w:val="00AA39A8"/>
    <w:rsid w:val="00AA3AC7"/>
    <w:rsid w:val="00AA3B22"/>
    <w:rsid w:val="00AA3D23"/>
    <w:rsid w:val="00AA3F1D"/>
    <w:rsid w:val="00AA3FC0"/>
    <w:rsid w:val="00AA41E3"/>
    <w:rsid w:val="00AA44E2"/>
    <w:rsid w:val="00AA4512"/>
    <w:rsid w:val="00AA459B"/>
    <w:rsid w:val="00AA4670"/>
    <w:rsid w:val="00AA48BF"/>
    <w:rsid w:val="00AA498E"/>
    <w:rsid w:val="00AA4990"/>
    <w:rsid w:val="00AA49BD"/>
    <w:rsid w:val="00AA4C49"/>
    <w:rsid w:val="00AA4C73"/>
    <w:rsid w:val="00AA4D38"/>
    <w:rsid w:val="00AA4FF6"/>
    <w:rsid w:val="00AA51B3"/>
    <w:rsid w:val="00AA599C"/>
    <w:rsid w:val="00AA5A34"/>
    <w:rsid w:val="00AA5A7C"/>
    <w:rsid w:val="00AA5B81"/>
    <w:rsid w:val="00AA5C26"/>
    <w:rsid w:val="00AA5D03"/>
    <w:rsid w:val="00AA5EC7"/>
    <w:rsid w:val="00AA6072"/>
    <w:rsid w:val="00AA6083"/>
    <w:rsid w:val="00AA60CB"/>
    <w:rsid w:val="00AA644F"/>
    <w:rsid w:val="00AA65DB"/>
    <w:rsid w:val="00AA6A39"/>
    <w:rsid w:val="00AA6B84"/>
    <w:rsid w:val="00AA6CE9"/>
    <w:rsid w:val="00AA6D06"/>
    <w:rsid w:val="00AA6DED"/>
    <w:rsid w:val="00AA6E04"/>
    <w:rsid w:val="00AA6E2F"/>
    <w:rsid w:val="00AA6E56"/>
    <w:rsid w:val="00AA70E2"/>
    <w:rsid w:val="00AA71FD"/>
    <w:rsid w:val="00AA73B4"/>
    <w:rsid w:val="00AA73C2"/>
    <w:rsid w:val="00AA73C6"/>
    <w:rsid w:val="00AA7718"/>
    <w:rsid w:val="00AA7D46"/>
    <w:rsid w:val="00AA7D94"/>
    <w:rsid w:val="00AA7FF2"/>
    <w:rsid w:val="00AB02A1"/>
    <w:rsid w:val="00AB0528"/>
    <w:rsid w:val="00AB0D08"/>
    <w:rsid w:val="00AB0DDE"/>
    <w:rsid w:val="00AB11DE"/>
    <w:rsid w:val="00AB16C3"/>
    <w:rsid w:val="00AB1716"/>
    <w:rsid w:val="00AB19F8"/>
    <w:rsid w:val="00AB1BC1"/>
    <w:rsid w:val="00AB1C32"/>
    <w:rsid w:val="00AB1D44"/>
    <w:rsid w:val="00AB1DC2"/>
    <w:rsid w:val="00AB1E50"/>
    <w:rsid w:val="00AB211F"/>
    <w:rsid w:val="00AB277F"/>
    <w:rsid w:val="00AB28CC"/>
    <w:rsid w:val="00AB2A27"/>
    <w:rsid w:val="00AB2C81"/>
    <w:rsid w:val="00AB2D9A"/>
    <w:rsid w:val="00AB3E79"/>
    <w:rsid w:val="00AB4344"/>
    <w:rsid w:val="00AB43BF"/>
    <w:rsid w:val="00AB4885"/>
    <w:rsid w:val="00AB4C6C"/>
    <w:rsid w:val="00AB4E08"/>
    <w:rsid w:val="00AB5007"/>
    <w:rsid w:val="00AB5518"/>
    <w:rsid w:val="00AB5771"/>
    <w:rsid w:val="00AB5BB0"/>
    <w:rsid w:val="00AB5BB6"/>
    <w:rsid w:val="00AB5BCB"/>
    <w:rsid w:val="00AB6260"/>
    <w:rsid w:val="00AB655C"/>
    <w:rsid w:val="00AB65DE"/>
    <w:rsid w:val="00AB69FB"/>
    <w:rsid w:val="00AB6A1C"/>
    <w:rsid w:val="00AB6AF6"/>
    <w:rsid w:val="00AB70D9"/>
    <w:rsid w:val="00AB7244"/>
    <w:rsid w:val="00AB725C"/>
    <w:rsid w:val="00AB72B1"/>
    <w:rsid w:val="00AB77A3"/>
    <w:rsid w:val="00AB7924"/>
    <w:rsid w:val="00AB79BC"/>
    <w:rsid w:val="00AB7B56"/>
    <w:rsid w:val="00AB7EF6"/>
    <w:rsid w:val="00AC0237"/>
    <w:rsid w:val="00AC0306"/>
    <w:rsid w:val="00AC0402"/>
    <w:rsid w:val="00AC0541"/>
    <w:rsid w:val="00AC0733"/>
    <w:rsid w:val="00AC075C"/>
    <w:rsid w:val="00AC0893"/>
    <w:rsid w:val="00AC0A13"/>
    <w:rsid w:val="00AC0A98"/>
    <w:rsid w:val="00AC0BE7"/>
    <w:rsid w:val="00AC0CF4"/>
    <w:rsid w:val="00AC118E"/>
    <w:rsid w:val="00AC1197"/>
    <w:rsid w:val="00AC1677"/>
    <w:rsid w:val="00AC16F0"/>
    <w:rsid w:val="00AC1733"/>
    <w:rsid w:val="00AC1865"/>
    <w:rsid w:val="00AC19A4"/>
    <w:rsid w:val="00AC1B60"/>
    <w:rsid w:val="00AC2130"/>
    <w:rsid w:val="00AC216D"/>
    <w:rsid w:val="00AC23CE"/>
    <w:rsid w:val="00AC26CE"/>
    <w:rsid w:val="00AC2862"/>
    <w:rsid w:val="00AC291D"/>
    <w:rsid w:val="00AC2F6C"/>
    <w:rsid w:val="00AC30FA"/>
    <w:rsid w:val="00AC318A"/>
    <w:rsid w:val="00AC325C"/>
    <w:rsid w:val="00AC3282"/>
    <w:rsid w:val="00AC32C4"/>
    <w:rsid w:val="00AC3553"/>
    <w:rsid w:val="00AC36B4"/>
    <w:rsid w:val="00AC3726"/>
    <w:rsid w:val="00AC394C"/>
    <w:rsid w:val="00AC406C"/>
    <w:rsid w:val="00AC4706"/>
    <w:rsid w:val="00AC47E7"/>
    <w:rsid w:val="00AC4AC3"/>
    <w:rsid w:val="00AC4BBA"/>
    <w:rsid w:val="00AC4F7F"/>
    <w:rsid w:val="00AC5260"/>
    <w:rsid w:val="00AC546E"/>
    <w:rsid w:val="00AC5706"/>
    <w:rsid w:val="00AC592A"/>
    <w:rsid w:val="00AC5E7D"/>
    <w:rsid w:val="00AC5EC0"/>
    <w:rsid w:val="00AC61AA"/>
    <w:rsid w:val="00AC61AC"/>
    <w:rsid w:val="00AC667A"/>
    <w:rsid w:val="00AC695D"/>
    <w:rsid w:val="00AC6A8B"/>
    <w:rsid w:val="00AC6B11"/>
    <w:rsid w:val="00AC6B57"/>
    <w:rsid w:val="00AC6D54"/>
    <w:rsid w:val="00AC70F0"/>
    <w:rsid w:val="00AC7536"/>
    <w:rsid w:val="00AC75FB"/>
    <w:rsid w:val="00AC77FC"/>
    <w:rsid w:val="00AC796D"/>
    <w:rsid w:val="00AC7AA1"/>
    <w:rsid w:val="00AC7FE0"/>
    <w:rsid w:val="00AD0107"/>
    <w:rsid w:val="00AD02C4"/>
    <w:rsid w:val="00AD0652"/>
    <w:rsid w:val="00AD0670"/>
    <w:rsid w:val="00AD06F5"/>
    <w:rsid w:val="00AD095C"/>
    <w:rsid w:val="00AD0D8A"/>
    <w:rsid w:val="00AD0E3F"/>
    <w:rsid w:val="00AD0FF0"/>
    <w:rsid w:val="00AD1479"/>
    <w:rsid w:val="00AD165F"/>
    <w:rsid w:val="00AD1B8C"/>
    <w:rsid w:val="00AD1C61"/>
    <w:rsid w:val="00AD1E3E"/>
    <w:rsid w:val="00AD20BF"/>
    <w:rsid w:val="00AD2919"/>
    <w:rsid w:val="00AD30AE"/>
    <w:rsid w:val="00AD31FF"/>
    <w:rsid w:val="00AD3468"/>
    <w:rsid w:val="00AD36D4"/>
    <w:rsid w:val="00AD384A"/>
    <w:rsid w:val="00AD39C9"/>
    <w:rsid w:val="00AD3B39"/>
    <w:rsid w:val="00AD404D"/>
    <w:rsid w:val="00AD42DA"/>
    <w:rsid w:val="00AD43D8"/>
    <w:rsid w:val="00AD44BC"/>
    <w:rsid w:val="00AD4578"/>
    <w:rsid w:val="00AD4C3C"/>
    <w:rsid w:val="00AD5256"/>
    <w:rsid w:val="00AD53FF"/>
    <w:rsid w:val="00AD5A0D"/>
    <w:rsid w:val="00AD5A7B"/>
    <w:rsid w:val="00AD5C56"/>
    <w:rsid w:val="00AD62E2"/>
    <w:rsid w:val="00AD6305"/>
    <w:rsid w:val="00AD63EC"/>
    <w:rsid w:val="00AD6450"/>
    <w:rsid w:val="00AD67E3"/>
    <w:rsid w:val="00AD6EBC"/>
    <w:rsid w:val="00AD70F1"/>
    <w:rsid w:val="00AD7562"/>
    <w:rsid w:val="00AD763A"/>
    <w:rsid w:val="00AD7740"/>
    <w:rsid w:val="00AD7C32"/>
    <w:rsid w:val="00AD7CD8"/>
    <w:rsid w:val="00AD7D06"/>
    <w:rsid w:val="00AD7D26"/>
    <w:rsid w:val="00AD7D40"/>
    <w:rsid w:val="00AD7E41"/>
    <w:rsid w:val="00AE050F"/>
    <w:rsid w:val="00AE0A19"/>
    <w:rsid w:val="00AE0D23"/>
    <w:rsid w:val="00AE123A"/>
    <w:rsid w:val="00AE137E"/>
    <w:rsid w:val="00AE139F"/>
    <w:rsid w:val="00AE19C7"/>
    <w:rsid w:val="00AE19D8"/>
    <w:rsid w:val="00AE1D8F"/>
    <w:rsid w:val="00AE1E7E"/>
    <w:rsid w:val="00AE2338"/>
    <w:rsid w:val="00AE27A8"/>
    <w:rsid w:val="00AE286E"/>
    <w:rsid w:val="00AE2C1C"/>
    <w:rsid w:val="00AE2CA3"/>
    <w:rsid w:val="00AE2D43"/>
    <w:rsid w:val="00AE2EF4"/>
    <w:rsid w:val="00AE2FCA"/>
    <w:rsid w:val="00AE30D9"/>
    <w:rsid w:val="00AE324A"/>
    <w:rsid w:val="00AE33FE"/>
    <w:rsid w:val="00AE3BE2"/>
    <w:rsid w:val="00AE4015"/>
    <w:rsid w:val="00AE43F9"/>
    <w:rsid w:val="00AE44BF"/>
    <w:rsid w:val="00AE44EC"/>
    <w:rsid w:val="00AE46EA"/>
    <w:rsid w:val="00AE49D6"/>
    <w:rsid w:val="00AE4E18"/>
    <w:rsid w:val="00AE4EDE"/>
    <w:rsid w:val="00AE4F59"/>
    <w:rsid w:val="00AE501F"/>
    <w:rsid w:val="00AE514D"/>
    <w:rsid w:val="00AE5281"/>
    <w:rsid w:val="00AE5506"/>
    <w:rsid w:val="00AE56CB"/>
    <w:rsid w:val="00AE581F"/>
    <w:rsid w:val="00AE5B20"/>
    <w:rsid w:val="00AE5B53"/>
    <w:rsid w:val="00AE5C66"/>
    <w:rsid w:val="00AE606A"/>
    <w:rsid w:val="00AE6510"/>
    <w:rsid w:val="00AE654F"/>
    <w:rsid w:val="00AE6714"/>
    <w:rsid w:val="00AE68CF"/>
    <w:rsid w:val="00AE6D59"/>
    <w:rsid w:val="00AE6DED"/>
    <w:rsid w:val="00AE721E"/>
    <w:rsid w:val="00AE7467"/>
    <w:rsid w:val="00AE75A1"/>
    <w:rsid w:val="00AE790E"/>
    <w:rsid w:val="00AE79DD"/>
    <w:rsid w:val="00AE7C45"/>
    <w:rsid w:val="00AF0019"/>
    <w:rsid w:val="00AF03C7"/>
    <w:rsid w:val="00AF0574"/>
    <w:rsid w:val="00AF05CA"/>
    <w:rsid w:val="00AF06B8"/>
    <w:rsid w:val="00AF06D5"/>
    <w:rsid w:val="00AF07DD"/>
    <w:rsid w:val="00AF0B81"/>
    <w:rsid w:val="00AF0CF1"/>
    <w:rsid w:val="00AF0D92"/>
    <w:rsid w:val="00AF0DE9"/>
    <w:rsid w:val="00AF0FB4"/>
    <w:rsid w:val="00AF1252"/>
    <w:rsid w:val="00AF156C"/>
    <w:rsid w:val="00AF168C"/>
    <w:rsid w:val="00AF16A3"/>
    <w:rsid w:val="00AF17A9"/>
    <w:rsid w:val="00AF17E9"/>
    <w:rsid w:val="00AF18D1"/>
    <w:rsid w:val="00AF1C3D"/>
    <w:rsid w:val="00AF1E32"/>
    <w:rsid w:val="00AF1F4A"/>
    <w:rsid w:val="00AF219B"/>
    <w:rsid w:val="00AF22E4"/>
    <w:rsid w:val="00AF23FF"/>
    <w:rsid w:val="00AF2417"/>
    <w:rsid w:val="00AF242D"/>
    <w:rsid w:val="00AF2562"/>
    <w:rsid w:val="00AF28E3"/>
    <w:rsid w:val="00AF2916"/>
    <w:rsid w:val="00AF29DE"/>
    <w:rsid w:val="00AF2A6B"/>
    <w:rsid w:val="00AF2C76"/>
    <w:rsid w:val="00AF2E12"/>
    <w:rsid w:val="00AF33FA"/>
    <w:rsid w:val="00AF343F"/>
    <w:rsid w:val="00AF38BB"/>
    <w:rsid w:val="00AF3A47"/>
    <w:rsid w:val="00AF42F8"/>
    <w:rsid w:val="00AF440C"/>
    <w:rsid w:val="00AF46F6"/>
    <w:rsid w:val="00AF47D8"/>
    <w:rsid w:val="00AF48AE"/>
    <w:rsid w:val="00AF4974"/>
    <w:rsid w:val="00AF4C0A"/>
    <w:rsid w:val="00AF4CAA"/>
    <w:rsid w:val="00AF4D0F"/>
    <w:rsid w:val="00AF5187"/>
    <w:rsid w:val="00AF51E7"/>
    <w:rsid w:val="00AF5226"/>
    <w:rsid w:val="00AF532B"/>
    <w:rsid w:val="00AF5379"/>
    <w:rsid w:val="00AF53D6"/>
    <w:rsid w:val="00AF55BE"/>
    <w:rsid w:val="00AF563A"/>
    <w:rsid w:val="00AF570D"/>
    <w:rsid w:val="00AF58AF"/>
    <w:rsid w:val="00AF58F2"/>
    <w:rsid w:val="00AF5EBE"/>
    <w:rsid w:val="00AF5F00"/>
    <w:rsid w:val="00AF61C2"/>
    <w:rsid w:val="00AF63B8"/>
    <w:rsid w:val="00AF6963"/>
    <w:rsid w:val="00AF6B27"/>
    <w:rsid w:val="00AF6F8B"/>
    <w:rsid w:val="00AF7453"/>
    <w:rsid w:val="00AF7543"/>
    <w:rsid w:val="00AF7787"/>
    <w:rsid w:val="00AF7A38"/>
    <w:rsid w:val="00AF7B00"/>
    <w:rsid w:val="00AF7D50"/>
    <w:rsid w:val="00AF7D54"/>
    <w:rsid w:val="00B00333"/>
    <w:rsid w:val="00B0050E"/>
    <w:rsid w:val="00B007EE"/>
    <w:rsid w:val="00B00BBC"/>
    <w:rsid w:val="00B00D24"/>
    <w:rsid w:val="00B00E4F"/>
    <w:rsid w:val="00B00F94"/>
    <w:rsid w:val="00B0102A"/>
    <w:rsid w:val="00B0103C"/>
    <w:rsid w:val="00B01312"/>
    <w:rsid w:val="00B015AC"/>
    <w:rsid w:val="00B0179A"/>
    <w:rsid w:val="00B0189B"/>
    <w:rsid w:val="00B01958"/>
    <w:rsid w:val="00B01AA3"/>
    <w:rsid w:val="00B02132"/>
    <w:rsid w:val="00B02556"/>
    <w:rsid w:val="00B0261B"/>
    <w:rsid w:val="00B02839"/>
    <w:rsid w:val="00B028C2"/>
    <w:rsid w:val="00B02A13"/>
    <w:rsid w:val="00B02A39"/>
    <w:rsid w:val="00B02AB8"/>
    <w:rsid w:val="00B02B51"/>
    <w:rsid w:val="00B02C23"/>
    <w:rsid w:val="00B02DBB"/>
    <w:rsid w:val="00B02ECB"/>
    <w:rsid w:val="00B03083"/>
    <w:rsid w:val="00B03139"/>
    <w:rsid w:val="00B0357D"/>
    <w:rsid w:val="00B03618"/>
    <w:rsid w:val="00B03697"/>
    <w:rsid w:val="00B03766"/>
    <w:rsid w:val="00B03799"/>
    <w:rsid w:val="00B0383A"/>
    <w:rsid w:val="00B04011"/>
    <w:rsid w:val="00B0429F"/>
    <w:rsid w:val="00B04337"/>
    <w:rsid w:val="00B043A5"/>
    <w:rsid w:val="00B04717"/>
    <w:rsid w:val="00B047CF"/>
    <w:rsid w:val="00B04883"/>
    <w:rsid w:val="00B04FB5"/>
    <w:rsid w:val="00B04FF4"/>
    <w:rsid w:val="00B05385"/>
    <w:rsid w:val="00B053A4"/>
    <w:rsid w:val="00B05510"/>
    <w:rsid w:val="00B0564C"/>
    <w:rsid w:val="00B05939"/>
    <w:rsid w:val="00B059E5"/>
    <w:rsid w:val="00B05C50"/>
    <w:rsid w:val="00B05C98"/>
    <w:rsid w:val="00B05CCF"/>
    <w:rsid w:val="00B05FBC"/>
    <w:rsid w:val="00B06329"/>
    <w:rsid w:val="00B064E3"/>
    <w:rsid w:val="00B0693C"/>
    <w:rsid w:val="00B06980"/>
    <w:rsid w:val="00B06C28"/>
    <w:rsid w:val="00B06EFD"/>
    <w:rsid w:val="00B0733D"/>
    <w:rsid w:val="00B07387"/>
    <w:rsid w:val="00B075E0"/>
    <w:rsid w:val="00B077C0"/>
    <w:rsid w:val="00B07867"/>
    <w:rsid w:val="00B07D05"/>
    <w:rsid w:val="00B1017F"/>
    <w:rsid w:val="00B1023D"/>
    <w:rsid w:val="00B10613"/>
    <w:rsid w:val="00B10620"/>
    <w:rsid w:val="00B1064C"/>
    <w:rsid w:val="00B10796"/>
    <w:rsid w:val="00B107A7"/>
    <w:rsid w:val="00B108A3"/>
    <w:rsid w:val="00B10F2A"/>
    <w:rsid w:val="00B111AF"/>
    <w:rsid w:val="00B1194B"/>
    <w:rsid w:val="00B11ABA"/>
    <w:rsid w:val="00B11DCF"/>
    <w:rsid w:val="00B11E91"/>
    <w:rsid w:val="00B11FFA"/>
    <w:rsid w:val="00B12022"/>
    <w:rsid w:val="00B12058"/>
    <w:rsid w:val="00B121E8"/>
    <w:rsid w:val="00B1231F"/>
    <w:rsid w:val="00B1237E"/>
    <w:rsid w:val="00B1250D"/>
    <w:rsid w:val="00B12961"/>
    <w:rsid w:val="00B12CED"/>
    <w:rsid w:val="00B12E51"/>
    <w:rsid w:val="00B130EB"/>
    <w:rsid w:val="00B130F1"/>
    <w:rsid w:val="00B1310A"/>
    <w:rsid w:val="00B13249"/>
    <w:rsid w:val="00B13265"/>
    <w:rsid w:val="00B133B4"/>
    <w:rsid w:val="00B13475"/>
    <w:rsid w:val="00B13593"/>
    <w:rsid w:val="00B13595"/>
    <w:rsid w:val="00B1378A"/>
    <w:rsid w:val="00B1399A"/>
    <w:rsid w:val="00B13BEB"/>
    <w:rsid w:val="00B13CB5"/>
    <w:rsid w:val="00B1408D"/>
    <w:rsid w:val="00B14324"/>
    <w:rsid w:val="00B1479C"/>
    <w:rsid w:val="00B14EE9"/>
    <w:rsid w:val="00B14F5E"/>
    <w:rsid w:val="00B14F69"/>
    <w:rsid w:val="00B15534"/>
    <w:rsid w:val="00B155F0"/>
    <w:rsid w:val="00B15806"/>
    <w:rsid w:val="00B1587F"/>
    <w:rsid w:val="00B15946"/>
    <w:rsid w:val="00B15A7E"/>
    <w:rsid w:val="00B15C5B"/>
    <w:rsid w:val="00B15CA6"/>
    <w:rsid w:val="00B15EE6"/>
    <w:rsid w:val="00B1606E"/>
    <w:rsid w:val="00B160B4"/>
    <w:rsid w:val="00B1614C"/>
    <w:rsid w:val="00B163EF"/>
    <w:rsid w:val="00B1767D"/>
    <w:rsid w:val="00B178E5"/>
    <w:rsid w:val="00B17986"/>
    <w:rsid w:val="00B17A19"/>
    <w:rsid w:val="00B17DB1"/>
    <w:rsid w:val="00B17DEF"/>
    <w:rsid w:val="00B20098"/>
    <w:rsid w:val="00B2024F"/>
    <w:rsid w:val="00B2057B"/>
    <w:rsid w:val="00B20582"/>
    <w:rsid w:val="00B205F3"/>
    <w:rsid w:val="00B205FB"/>
    <w:rsid w:val="00B208CD"/>
    <w:rsid w:val="00B208E3"/>
    <w:rsid w:val="00B20B8F"/>
    <w:rsid w:val="00B20D82"/>
    <w:rsid w:val="00B20E05"/>
    <w:rsid w:val="00B20E4F"/>
    <w:rsid w:val="00B21300"/>
    <w:rsid w:val="00B21308"/>
    <w:rsid w:val="00B217A7"/>
    <w:rsid w:val="00B21A9E"/>
    <w:rsid w:val="00B21B29"/>
    <w:rsid w:val="00B21B65"/>
    <w:rsid w:val="00B21CCA"/>
    <w:rsid w:val="00B22304"/>
    <w:rsid w:val="00B22349"/>
    <w:rsid w:val="00B224D7"/>
    <w:rsid w:val="00B22530"/>
    <w:rsid w:val="00B2257F"/>
    <w:rsid w:val="00B22895"/>
    <w:rsid w:val="00B22A54"/>
    <w:rsid w:val="00B22A93"/>
    <w:rsid w:val="00B22B26"/>
    <w:rsid w:val="00B22C09"/>
    <w:rsid w:val="00B22C43"/>
    <w:rsid w:val="00B23541"/>
    <w:rsid w:val="00B2362C"/>
    <w:rsid w:val="00B2383C"/>
    <w:rsid w:val="00B23B08"/>
    <w:rsid w:val="00B23B8E"/>
    <w:rsid w:val="00B23C99"/>
    <w:rsid w:val="00B23D45"/>
    <w:rsid w:val="00B23DB2"/>
    <w:rsid w:val="00B23DFF"/>
    <w:rsid w:val="00B23E55"/>
    <w:rsid w:val="00B23F40"/>
    <w:rsid w:val="00B23F59"/>
    <w:rsid w:val="00B2412C"/>
    <w:rsid w:val="00B24170"/>
    <w:rsid w:val="00B2423D"/>
    <w:rsid w:val="00B243E8"/>
    <w:rsid w:val="00B24575"/>
    <w:rsid w:val="00B24915"/>
    <w:rsid w:val="00B24A50"/>
    <w:rsid w:val="00B2513C"/>
    <w:rsid w:val="00B251AD"/>
    <w:rsid w:val="00B252BB"/>
    <w:rsid w:val="00B253E7"/>
    <w:rsid w:val="00B25851"/>
    <w:rsid w:val="00B25A6A"/>
    <w:rsid w:val="00B25DCB"/>
    <w:rsid w:val="00B25FF4"/>
    <w:rsid w:val="00B26069"/>
    <w:rsid w:val="00B26096"/>
    <w:rsid w:val="00B26348"/>
    <w:rsid w:val="00B2634E"/>
    <w:rsid w:val="00B26476"/>
    <w:rsid w:val="00B26C01"/>
    <w:rsid w:val="00B26CC6"/>
    <w:rsid w:val="00B26D20"/>
    <w:rsid w:val="00B270F6"/>
    <w:rsid w:val="00B272C0"/>
    <w:rsid w:val="00B27872"/>
    <w:rsid w:val="00B2799F"/>
    <w:rsid w:val="00B27A87"/>
    <w:rsid w:val="00B27B73"/>
    <w:rsid w:val="00B27D76"/>
    <w:rsid w:val="00B27E13"/>
    <w:rsid w:val="00B30096"/>
    <w:rsid w:val="00B30100"/>
    <w:rsid w:val="00B30529"/>
    <w:rsid w:val="00B30563"/>
    <w:rsid w:val="00B306F6"/>
    <w:rsid w:val="00B30AE3"/>
    <w:rsid w:val="00B30BC7"/>
    <w:rsid w:val="00B30EBF"/>
    <w:rsid w:val="00B3106B"/>
    <w:rsid w:val="00B31306"/>
    <w:rsid w:val="00B31406"/>
    <w:rsid w:val="00B31454"/>
    <w:rsid w:val="00B31573"/>
    <w:rsid w:val="00B315F9"/>
    <w:rsid w:val="00B3185E"/>
    <w:rsid w:val="00B3190A"/>
    <w:rsid w:val="00B31972"/>
    <w:rsid w:val="00B31AC7"/>
    <w:rsid w:val="00B320D1"/>
    <w:rsid w:val="00B3271D"/>
    <w:rsid w:val="00B32A6E"/>
    <w:rsid w:val="00B32B7C"/>
    <w:rsid w:val="00B32D2F"/>
    <w:rsid w:val="00B32E73"/>
    <w:rsid w:val="00B32E7F"/>
    <w:rsid w:val="00B32F9B"/>
    <w:rsid w:val="00B32FA5"/>
    <w:rsid w:val="00B33059"/>
    <w:rsid w:val="00B33270"/>
    <w:rsid w:val="00B335B1"/>
    <w:rsid w:val="00B335EF"/>
    <w:rsid w:val="00B336B3"/>
    <w:rsid w:val="00B33728"/>
    <w:rsid w:val="00B33995"/>
    <w:rsid w:val="00B33B99"/>
    <w:rsid w:val="00B33BFC"/>
    <w:rsid w:val="00B33C08"/>
    <w:rsid w:val="00B34010"/>
    <w:rsid w:val="00B341DD"/>
    <w:rsid w:val="00B34230"/>
    <w:rsid w:val="00B342F0"/>
    <w:rsid w:val="00B3435F"/>
    <w:rsid w:val="00B345CA"/>
    <w:rsid w:val="00B34692"/>
    <w:rsid w:val="00B347CE"/>
    <w:rsid w:val="00B34BFA"/>
    <w:rsid w:val="00B3522A"/>
    <w:rsid w:val="00B35317"/>
    <w:rsid w:val="00B3585C"/>
    <w:rsid w:val="00B36283"/>
    <w:rsid w:val="00B362A1"/>
    <w:rsid w:val="00B363CD"/>
    <w:rsid w:val="00B3654B"/>
    <w:rsid w:val="00B3658A"/>
    <w:rsid w:val="00B36AAD"/>
    <w:rsid w:val="00B36BB4"/>
    <w:rsid w:val="00B36E7C"/>
    <w:rsid w:val="00B37070"/>
    <w:rsid w:val="00B377D0"/>
    <w:rsid w:val="00B378BE"/>
    <w:rsid w:val="00B37C56"/>
    <w:rsid w:val="00B4005B"/>
    <w:rsid w:val="00B40112"/>
    <w:rsid w:val="00B402D7"/>
    <w:rsid w:val="00B403F3"/>
    <w:rsid w:val="00B40418"/>
    <w:rsid w:val="00B4048D"/>
    <w:rsid w:val="00B40581"/>
    <w:rsid w:val="00B40587"/>
    <w:rsid w:val="00B405BB"/>
    <w:rsid w:val="00B40661"/>
    <w:rsid w:val="00B409C7"/>
    <w:rsid w:val="00B40BA9"/>
    <w:rsid w:val="00B40C4F"/>
    <w:rsid w:val="00B40C70"/>
    <w:rsid w:val="00B40DFC"/>
    <w:rsid w:val="00B40E1E"/>
    <w:rsid w:val="00B40E26"/>
    <w:rsid w:val="00B41741"/>
    <w:rsid w:val="00B41A65"/>
    <w:rsid w:val="00B41BD2"/>
    <w:rsid w:val="00B41D3D"/>
    <w:rsid w:val="00B420DB"/>
    <w:rsid w:val="00B42318"/>
    <w:rsid w:val="00B426EB"/>
    <w:rsid w:val="00B42862"/>
    <w:rsid w:val="00B428DF"/>
    <w:rsid w:val="00B4290F"/>
    <w:rsid w:val="00B429CC"/>
    <w:rsid w:val="00B42A2C"/>
    <w:rsid w:val="00B42BCC"/>
    <w:rsid w:val="00B42C02"/>
    <w:rsid w:val="00B430C5"/>
    <w:rsid w:val="00B4371A"/>
    <w:rsid w:val="00B43A2B"/>
    <w:rsid w:val="00B43B28"/>
    <w:rsid w:val="00B43CF1"/>
    <w:rsid w:val="00B43D63"/>
    <w:rsid w:val="00B43D7A"/>
    <w:rsid w:val="00B43DF9"/>
    <w:rsid w:val="00B43E08"/>
    <w:rsid w:val="00B4411C"/>
    <w:rsid w:val="00B44446"/>
    <w:rsid w:val="00B447EE"/>
    <w:rsid w:val="00B44959"/>
    <w:rsid w:val="00B449BB"/>
    <w:rsid w:val="00B44E6E"/>
    <w:rsid w:val="00B44EF9"/>
    <w:rsid w:val="00B45060"/>
    <w:rsid w:val="00B45E5D"/>
    <w:rsid w:val="00B45EA8"/>
    <w:rsid w:val="00B4616A"/>
    <w:rsid w:val="00B4640D"/>
    <w:rsid w:val="00B46900"/>
    <w:rsid w:val="00B46953"/>
    <w:rsid w:val="00B469FE"/>
    <w:rsid w:val="00B46A07"/>
    <w:rsid w:val="00B46F34"/>
    <w:rsid w:val="00B46F43"/>
    <w:rsid w:val="00B47145"/>
    <w:rsid w:val="00B4716E"/>
    <w:rsid w:val="00B47203"/>
    <w:rsid w:val="00B473C5"/>
    <w:rsid w:val="00B47564"/>
    <w:rsid w:val="00B47B7A"/>
    <w:rsid w:val="00B47BD5"/>
    <w:rsid w:val="00B47D2B"/>
    <w:rsid w:val="00B47DB7"/>
    <w:rsid w:val="00B47E35"/>
    <w:rsid w:val="00B500DA"/>
    <w:rsid w:val="00B5029B"/>
    <w:rsid w:val="00B50313"/>
    <w:rsid w:val="00B50628"/>
    <w:rsid w:val="00B50A3B"/>
    <w:rsid w:val="00B50C41"/>
    <w:rsid w:val="00B50CFB"/>
    <w:rsid w:val="00B50EC7"/>
    <w:rsid w:val="00B510CE"/>
    <w:rsid w:val="00B5117C"/>
    <w:rsid w:val="00B5132C"/>
    <w:rsid w:val="00B5144D"/>
    <w:rsid w:val="00B5170D"/>
    <w:rsid w:val="00B51730"/>
    <w:rsid w:val="00B5188A"/>
    <w:rsid w:val="00B51BEC"/>
    <w:rsid w:val="00B51C48"/>
    <w:rsid w:val="00B51CEC"/>
    <w:rsid w:val="00B51E78"/>
    <w:rsid w:val="00B5220B"/>
    <w:rsid w:val="00B5230C"/>
    <w:rsid w:val="00B524AC"/>
    <w:rsid w:val="00B5267A"/>
    <w:rsid w:val="00B526FB"/>
    <w:rsid w:val="00B52CFE"/>
    <w:rsid w:val="00B52DC7"/>
    <w:rsid w:val="00B531F2"/>
    <w:rsid w:val="00B533D0"/>
    <w:rsid w:val="00B533FE"/>
    <w:rsid w:val="00B53443"/>
    <w:rsid w:val="00B538AA"/>
    <w:rsid w:val="00B53902"/>
    <w:rsid w:val="00B53A77"/>
    <w:rsid w:val="00B53A8E"/>
    <w:rsid w:val="00B53AC9"/>
    <w:rsid w:val="00B53DA5"/>
    <w:rsid w:val="00B53F81"/>
    <w:rsid w:val="00B5407E"/>
    <w:rsid w:val="00B54145"/>
    <w:rsid w:val="00B541CB"/>
    <w:rsid w:val="00B542B2"/>
    <w:rsid w:val="00B544AB"/>
    <w:rsid w:val="00B544EF"/>
    <w:rsid w:val="00B54B69"/>
    <w:rsid w:val="00B54D7A"/>
    <w:rsid w:val="00B54F3D"/>
    <w:rsid w:val="00B54F4B"/>
    <w:rsid w:val="00B55154"/>
    <w:rsid w:val="00B55167"/>
    <w:rsid w:val="00B55290"/>
    <w:rsid w:val="00B55401"/>
    <w:rsid w:val="00B554C6"/>
    <w:rsid w:val="00B55677"/>
    <w:rsid w:val="00B557E9"/>
    <w:rsid w:val="00B55999"/>
    <w:rsid w:val="00B55BF6"/>
    <w:rsid w:val="00B55C48"/>
    <w:rsid w:val="00B55CC5"/>
    <w:rsid w:val="00B55DB7"/>
    <w:rsid w:val="00B560B3"/>
    <w:rsid w:val="00B562D9"/>
    <w:rsid w:val="00B5646F"/>
    <w:rsid w:val="00B5690F"/>
    <w:rsid w:val="00B569AF"/>
    <w:rsid w:val="00B56A74"/>
    <w:rsid w:val="00B56B70"/>
    <w:rsid w:val="00B56CC3"/>
    <w:rsid w:val="00B57032"/>
    <w:rsid w:val="00B5725B"/>
    <w:rsid w:val="00B572B4"/>
    <w:rsid w:val="00B57414"/>
    <w:rsid w:val="00B5742B"/>
    <w:rsid w:val="00B57662"/>
    <w:rsid w:val="00B57873"/>
    <w:rsid w:val="00B578E9"/>
    <w:rsid w:val="00B57A73"/>
    <w:rsid w:val="00B57BAE"/>
    <w:rsid w:val="00B57FB8"/>
    <w:rsid w:val="00B6016D"/>
    <w:rsid w:val="00B60336"/>
    <w:rsid w:val="00B60343"/>
    <w:rsid w:val="00B60360"/>
    <w:rsid w:val="00B607C9"/>
    <w:rsid w:val="00B607E1"/>
    <w:rsid w:val="00B60913"/>
    <w:rsid w:val="00B60B2E"/>
    <w:rsid w:val="00B60F86"/>
    <w:rsid w:val="00B61217"/>
    <w:rsid w:val="00B61475"/>
    <w:rsid w:val="00B61556"/>
    <w:rsid w:val="00B615A9"/>
    <w:rsid w:val="00B6160D"/>
    <w:rsid w:val="00B61739"/>
    <w:rsid w:val="00B617BE"/>
    <w:rsid w:val="00B619E9"/>
    <w:rsid w:val="00B61A88"/>
    <w:rsid w:val="00B61ACE"/>
    <w:rsid w:val="00B61B31"/>
    <w:rsid w:val="00B6219A"/>
    <w:rsid w:val="00B62344"/>
    <w:rsid w:val="00B62395"/>
    <w:rsid w:val="00B62647"/>
    <w:rsid w:val="00B62734"/>
    <w:rsid w:val="00B62998"/>
    <w:rsid w:val="00B62A8B"/>
    <w:rsid w:val="00B62B58"/>
    <w:rsid w:val="00B62DAB"/>
    <w:rsid w:val="00B62F2B"/>
    <w:rsid w:val="00B6302C"/>
    <w:rsid w:val="00B6308C"/>
    <w:rsid w:val="00B63155"/>
    <w:rsid w:val="00B633B8"/>
    <w:rsid w:val="00B63418"/>
    <w:rsid w:val="00B6389E"/>
    <w:rsid w:val="00B63A6A"/>
    <w:rsid w:val="00B63BC6"/>
    <w:rsid w:val="00B63D2F"/>
    <w:rsid w:val="00B63F19"/>
    <w:rsid w:val="00B6427A"/>
    <w:rsid w:val="00B64296"/>
    <w:rsid w:val="00B64434"/>
    <w:rsid w:val="00B646B8"/>
    <w:rsid w:val="00B646EA"/>
    <w:rsid w:val="00B64745"/>
    <w:rsid w:val="00B649B1"/>
    <w:rsid w:val="00B64D65"/>
    <w:rsid w:val="00B65058"/>
    <w:rsid w:val="00B653A3"/>
    <w:rsid w:val="00B655E6"/>
    <w:rsid w:val="00B65968"/>
    <w:rsid w:val="00B65B81"/>
    <w:rsid w:val="00B65E4A"/>
    <w:rsid w:val="00B660A5"/>
    <w:rsid w:val="00B66125"/>
    <w:rsid w:val="00B66768"/>
    <w:rsid w:val="00B66A2D"/>
    <w:rsid w:val="00B671DF"/>
    <w:rsid w:val="00B6721A"/>
    <w:rsid w:val="00B6740A"/>
    <w:rsid w:val="00B67682"/>
    <w:rsid w:val="00B67902"/>
    <w:rsid w:val="00B67A4F"/>
    <w:rsid w:val="00B67B26"/>
    <w:rsid w:val="00B67BC8"/>
    <w:rsid w:val="00B67C92"/>
    <w:rsid w:val="00B67CC2"/>
    <w:rsid w:val="00B67E7D"/>
    <w:rsid w:val="00B67EA5"/>
    <w:rsid w:val="00B70101"/>
    <w:rsid w:val="00B70140"/>
    <w:rsid w:val="00B70223"/>
    <w:rsid w:val="00B7045A"/>
    <w:rsid w:val="00B704B9"/>
    <w:rsid w:val="00B70779"/>
    <w:rsid w:val="00B707F6"/>
    <w:rsid w:val="00B70AB3"/>
    <w:rsid w:val="00B70D05"/>
    <w:rsid w:val="00B711A3"/>
    <w:rsid w:val="00B7135D"/>
    <w:rsid w:val="00B71382"/>
    <w:rsid w:val="00B71659"/>
    <w:rsid w:val="00B71850"/>
    <w:rsid w:val="00B71EA7"/>
    <w:rsid w:val="00B71FEB"/>
    <w:rsid w:val="00B720FF"/>
    <w:rsid w:val="00B721AA"/>
    <w:rsid w:val="00B7222E"/>
    <w:rsid w:val="00B72279"/>
    <w:rsid w:val="00B72561"/>
    <w:rsid w:val="00B7285F"/>
    <w:rsid w:val="00B7298D"/>
    <w:rsid w:val="00B72C79"/>
    <w:rsid w:val="00B72D43"/>
    <w:rsid w:val="00B72E2C"/>
    <w:rsid w:val="00B73379"/>
    <w:rsid w:val="00B734D4"/>
    <w:rsid w:val="00B73532"/>
    <w:rsid w:val="00B735A3"/>
    <w:rsid w:val="00B73888"/>
    <w:rsid w:val="00B739B1"/>
    <w:rsid w:val="00B73BBD"/>
    <w:rsid w:val="00B73F50"/>
    <w:rsid w:val="00B740CF"/>
    <w:rsid w:val="00B7417B"/>
    <w:rsid w:val="00B74728"/>
    <w:rsid w:val="00B75112"/>
    <w:rsid w:val="00B75119"/>
    <w:rsid w:val="00B751FF"/>
    <w:rsid w:val="00B7527C"/>
    <w:rsid w:val="00B7542D"/>
    <w:rsid w:val="00B75604"/>
    <w:rsid w:val="00B757BB"/>
    <w:rsid w:val="00B759B4"/>
    <w:rsid w:val="00B75A1B"/>
    <w:rsid w:val="00B75D30"/>
    <w:rsid w:val="00B75E91"/>
    <w:rsid w:val="00B75F44"/>
    <w:rsid w:val="00B7601C"/>
    <w:rsid w:val="00B7604F"/>
    <w:rsid w:val="00B7617E"/>
    <w:rsid w:val="00B76185"/>
    <w:rsid w:val="00B76220"/>
    <w:rsid w:val="00B7650A"/>
    <w:rsid w:val="00B7651D"/>
    <w:rsid w:val="00B765B6"/>
    <w:rsid w:val="00B767C3"/>
    <w:rsid w:val="00B768D8"/>
    <w:rsid w:val="00B768F6"/>
    <w:rsid w:val="00B76998"/>
    <w:rsid w:val="00B76A30"/>
    <w:rsid w:val="00B76A32"/>
    <w:rsid w:val="00B76DE3"/>
    <w:rsid w:val="00B76E82"/>
    <w:rsid w:val="00B77508"/>
    <w:rsid w:val="00B775D4"/>
    <w:rsid w:val="00B77D39"/>
    <w:rsid w:val="00B77FCF"/>
    <w:rsid w:val="00B80437"/>
    <w:rsid w:val="00B805B3"/>
    <w:rsid w:val="00B806BA"/>
    <w:rsid w:val="00B8074C"/>
    <w:rsid w:val="00B80ABF"/>
    <w:rsid w:val="00B80CFD"/>
    <w:rsid w:val="00B80D25"/>
    <w:rsid w:val="00B80EB5"/>
    <w:rsid w:val="00B80F9C"/>
    <w:rsid w:val="00B81363"/>
    <w:rsid w:val="00B81451"/>
    <w:rsid w:val="00B81581"/>
    <w:rsid w:val="00B81600"/>
    <w:rsid w:val="00B816EE"/>
    <w:rsid w:val="00B81869"/>
    <w:rsid w:val="00B81888"/>
    <w:rsid w:val="00B818BF"/>
    <w:rsid w:val="00B819B0"/>
    <w:rsid w:val="00B81A0C"/>
    <w:rsid w:val="00B81A84"/>
    <w:rsid w:val="00B81CE1"/>
    <w:rsid w:val="00B81D1F"/>
    <w:rsid w:val="00B82335"/>
    <w:rsid w:val="00B824B0"/>
    <w:rsid w:val="00B82744"/>
    <w:rsid w:val="00B82836"/>
    <w:rsid w:val="00B82B9C"/>
    <w:rsid w:val="00B82C2C"/>
    <w:rsid w:val="00B82D60"/>
    <w:rsid w:val="00B82E47"/>
    <w:rsid w:val="00B82E77"/>
    <w:rsid w:val="00B830E2"/>
    <w:rsid w:val="00B83256"/>
    <w:rsid w:val="00B8338B"/>
    <w:rsid w:val="00B83511"/>
    <w:rsid w:val="00B83657"/>
    <w:rsid w:val="00B8369F"/>
    <w:rsid w:val="00B838C4"/>
    <w:rsid w:val="00B83E50"/>
    <w:rsid w:val="00B841EC"/>
    <w:rsid w:val="00B842E3"/>
    <w:rsid w:val="00B846F8"/>
    <w:rsid w:val="00B84701"/>
    <w:rsid w:val="00B84736"/>
    <w:rsid w:val="00B84748"/>
    <w:rsid w:val="00B8485C"/>
    <w:rsid w:val="00B84947"/>
    <w:rsid w:val="00B849F5"/>
    <w:rsid w:val="00B84E01"/>
    <w:rsid w:val="00B84E0C"/>
    <w:rsid w:val="00B8559C"/>
    <w:rsid w:val="00B857B5"/>
    <w:rsid w:val="00B85A61"/>
    <w:rsid w:val="00B85B15"/>
    <w:rsid w:val="00B85DEA"/>
    <w:rsid w:val="00B85FD0"/>
    <w:rsid w:val="00B86023"/>
    <w:rsid w:val="00B86242"/>
    <w:rsid w:val="00B86808"/>
    <w:rsid w:val="00B86815"/>
    <w:rsid w:val="00B86CA2"/>
    <w:rsid w:val="00B86F83"/>
    <w:rsid w:val="00B873BB"/>
    <w:rsid w:val="00B87465"/>
    <w:rsid w:val="00B876FF"/>
    <w:rsid w:val="00B87919"/>
    <w:rsid w:val="00B87C91"/>
    <w:rsid w:val="00B87E1D"/>
    <w:rsid w:val="00B87EA8"/>
    <w:rsid w:val="00B87F05"/>
    <w:rsid w:val="00B87F8C"/>
    <w:rsid w:val="00B901FC"/>
    <w:rsid w:val="00B90214"/>
    <w:rsid w:val="00B90353"/>
    <w:rsid w:val="00B906A5"/>
    <w:rsid w:val="00B908B6"/>
    <w:rsid w:val="00B909F8"/>
    <w:rsid w:val="00B90D50"/>
    <w:rsid w:val="00B90ECB"/>
    <w:rsid w:val="00B9147F"/>
    <w:rsid w:val="00B91540"/>
    <w:rsid w:val="00B9178E"/>
    <w:rsid w:val="00B9180C"/>
    <w:rsid w:val="00B9201D"/>
    <w:rsid w:val="00B922B6"/>
    <w:rsid w:val="00B9230A"/>
    <w:rsid w:val="00B9232B"/>
    <w:rsid w:val="00B925C2"/>
    <w:rsid w:val="00B9266E"/>
    <w:rsid w:val="00B926F8"/>
    <w:rsid w:val="00B9275D"/>
    <w:rsid w:val="00B92B07"/>
    <w:rsid w:val="00B92C5A"/>
    <w:rsid w:val="00B92CB4"/>
    <w:rsid w:val="00B9322C"/>
    <w:rsid w:val="00B93286"/>
    <w:rsid w:val="00B9333F"/>
    <w:rsid w:val="00B935B6"/>
    <w:rsid w:val="00B93C5D"/>
    <w:rsid w:val="00B9411E"/>
    <w:rsid w:val="00B94158"/>
    <w:rsid w:val="00B94A78"/>
    <w:rsid w:val="00B94E93"/>
    <w:rsid w:val="00B94F44"/>
    <w:rsid w:val="00B95009"/>
    <w:rsid w:val="00B955FE"/>
    <w:rsid w:val="00B95A98"/>
    <w:rsid w:val="00B95AB3"/>
    <w:rsid w:val="00B95BF0"/>
    <w:rsid w:val="00B95DD5"/>
    <w:rsid w:val="00B95F22"/>
    <w:rsid w:val="00B95F46"/>
    <w:rsid w:val="00B962A8"/>
    <w:rsid w:val="00B965B3"/>
    <w:rsid w:val="00B96765"/>
    <w:rsid w:val="00B96B32"/>
    <w:rsid w:val="00B96B74"/>
    <w:rsid w:val="00B96CA4"/>
    <w:rsid w:val="00B96CE1"/>
    <w:rsid w:val="00B9721B"/>
    <w:rsid w:val="00B972CF"/>
    <w:rsid w:val="00B972D6"/>
    <w:rsid w:val="00B973C3"/>
    <w:rsid w:val="00B97493"/>
    <w:rsid w:val="00B97538"/>
    <w:rsid w:val="00B97682"/>
    <w:rsid w:val="00B9778A"/>
    <w:rsid w:val="00B97B0D"/>
    <w:rsid w:val="00B97F8B"/>
    <w:rsid w:val="00BA00BB"/>
    <w:rsid w:val="00BA045B"/>
    <w:rsid w:val="00BA04F6"/>
    <w:rsid w:val="00BA0698"/>
    <w:rsid w:val="00BA07CD"/>
    <w:rsid w:val="00BA09A9"/>
    <w:rsid w:val="00BA0AB3"/>
    <w:rsid w:val="00BA0B6C"/>
    <w:rsid w:val="00BA10B5"/>
    <w:rsid w:val="00BA12BE"/>
    <w:rsid w:val="00BA1803"/>
    <w:rsid w:val="00BA19CA"/>
    <w:rsid w:val="00BA1C6A"/>
    <w:rsid w:val="00BA1DB1"/>
    <w:rsid w:val="00BA20F1"/>
    <w:rsid w:val="00BA21BE"/>
    <w:rsid w:val="00BA23AB"/>
    <w:rsid w:val="00BA25B5"/>
    <w:rsid w:val="00BA25C4"/>
    <w:rsid w:val="00BA28FF"/>
    <w:rsid w:val="00BA2A34"/>
    <w:rsid w:val="00BA2AF7"/>
    <w:rsid w:val="00BA2BE1"/>
    <w:rsid w:val="00BA2C22"/>
    <w:rsid w:val="00BA2EB8"/>
    <w:rsid w:val="00BA2F0F"/>
    <w:rsid w:val="00BA30CB"/>
    <w:rsid w:val="00BA3115"/>
    <w:rsid w:val="00BA357D"/>
    <w:rsid w:val="00BA37F4"/>
    <w:rsid w:val="00BA3829"/>
    <w:rsid w:val="00BA3CC1"/>
    <w:rsid w:val="00BA4921"/>
    <w:rsid w:val="00BA4922"/>
    <w:rsid w:val="00BA4A75"/>
    <w:rsid w:val="00BA528B"/>
    <w:rsid w:val="00BA5342"/>
    <w:rsid w:val="00BA53ED"/>
    <w:rsid w:val="00BA53FA"/>
    <w:rsid w:val="00BA5424"/>
    <w:rsid w:val="00BA5486"/>
    <w:rsid w:val="00BA5715"/>
    <w:rsid w:val="00BA57E2"/>
    <w:rsid w:val="00BA57F4"/>
    <w:rsid w:val="00BA5863"/>
    <w:rsid w:val="00BA59A1"/>
    <w:rsid w:val="00BA5A02"/>
    <w:rsid w:val="00BA5A1F"/>
    <w:rsid w:val="00BA5A78"/>
    <w:rsid w:val="00BA5ABA"/>
    <w:rsid w:val="00BA5AF0"/>
    <w:rsid w:val="00BA5DC8"/>
    <w:rsid w:val="00BA5EC4"/>
    <w:rsid w:val="00BA5F3F"/>
    <w:rsid w:val="00BA6116"/>
    <w:rsid w:val="00BA64E3"/>
    <w:rsid w:val="00BA679A"/>
    <w:rsid w:val="00BA68CA"/>
    <w:rsid w:val="00BA6BFE"/>
    <w:rsid w:val="00BA6CCB"/>
    <w:rsid w:val="00BA6DEB"/>
    <w:rsid w:val="00BA6EB6"/>
    <w:rsid w:val="00BA6FF0"/>
    <w:rsid w:val="00BA7416"/>
    <w:rsid w:val="00BA7F89"/>
    <w:rsid w:val="00BB00AA"/>
    <w:rsid w:val="00BB014C"/>
    <w:rsid w:val="00BB0166"/>
    <w:rsid w:val="00BB02C0"/>
    <w:rsid w:val="00BB07B8"/>
    <w:rsid w:val="00BB0AA2"/>
    <w:rsid w:val="00BB0B48"/>
    <w:rsid w:val="00BB0F18"/>
    <w:rsid w:val="00BB138B"/>
    <w:rsid w:val="00BB16B7"/>
    <w:rsid w:val="00BB190C"/>
    <w:rsid w:val="00BB1CA4"/>
    <w:rsid w:val="00BB2034"/>
    <w:rsid w:val="00BB2650"/>
    <w:rsid w:val="00BB2D9D"/>
    <w:rsid w:val="00BB2F59"/>
    <w:rsid w:val="00BB3156"/>
    <w:rsid w:val="00BB317D"/>
    <w:rsid w:val="00BB3197"/>
    <w:rsid w:val="00BB3205"/>
    <w:rsid w:val="00BB3219"/>
    <w:rsid w:val="00BB3495"/>
    <w:rsid w:val="00BB34F1"/>
    <w:rsid w:val="00BB3539"/>
    <w:rsid w:val="00BB36C7"/>
    <w:rsid w:val="00BB36EB"/>
    <w:rsid w:val="00BB3A0E"/>
    <w:rsid w:val="00BB3A0F"/>
    <w:rsid w:val="00BB3E9B"/>
    <w:rsid w:val="00BB3EB5"/>
    <w:rsid w:val="00BB416E"/>
    <w:rsid w:val="00BB42C8"/>
    <w:rsid w:val="00BB430B"/>
    <w:rsid w:val="00BB4455"/>
    <w:rsid w:val="00BB452F"/>
    <w:rsid w:val="00BB4B50"/>
    <w:rsid w:val="00BB502F"/>
    <w:rsid w:val="00BB526C"/>
    <w:rsid w:val="00BB52E7"/>
    <w:rsid w:val="00BB557B"/>
    <w:rsid w:val="00BB5714"/>
    <w:rsid w:val="00BB57C8"/>
    <w:rsid w:val="00BB58B3"/>
    <w:rsid w:val="00BB58F1"/>
    <w:rsid w:val="00BB5C67"/>
    <w:rsid w:val="00BB5D92"/>
    <w:rsid w:val="00BB60B7"/>
    <w:rsid w:val="00BB6144"/>
    <w:rsid w:val="00BB644C"/>
    <w:rsid w:val="00BB645B"/>
    <w:rsid w:val="00BB6554"/>
    <w:rsid w:val="00BB6753"/>
    <w:rsid w:val="00BB67F9"/>
    <w:rsid w:val="00BB6D01"/>
    <w:rsid w:val="00BB70D7"/>
    <w:rsid w:val="00BB721F"/>
    <w:rsid w:val="00BB7361"/>
    <w:rsid w:val="00BB7488"/>
    <w:rsid w:val="00BB7550"/>
    <w:rsid w:val="00BB765A"/>
    <w:rsid w:val="00BB77FD"/>
    <w:rsid w:val="00BB7968"/>
    <w:rsid w:val="00BB7EC5"/>
    <w:rsid w:val="00BB7F65"/>
    <w:rsid w:val="00BC0182"/>
    <w:rsid w:val="00BC01A6"/>
    <w:rsid w:val="00BC02CB"/>
    <w:rsid w:val="00BC09E6"/>
    <w:rsid w:val="00BC09E8"/>
    <w:rsid w:val="00BC0B16"/>
    <w:rsid w:val="00BC0B6E"/>
    <w:rsid w:val="00BC0D1B"/>
    <w:rsid w:val="00BC0F13"/>
    <w:rsid w:val="00BC12E4"/>
    <w:rsid w:val="00BC13C9"/>
    <w:rsid w:val="00BC142F"/>
    <w:rsid w:val="00BC15D6"/>
    <w:rsid w:val="00BC1683"/>
    <w:rsid w:val="00BC177B"/>
    <w:rsid w:val="00BC1827"/>
    <w:rsid w:val="00BC1B7F"/>
    <w:rsid w:val="00BC1BAB"/>
    <w:rsid w:val="00BC257C"/>
    <w:rsid w:val="00BC2680"/>
    <w:rsid w:val="00BC2763"/>
    <w:rsid w:val="00BC2950"/>
    <w:rsid w:val="00BC2986"/>
    <w:rsid w:val="00BC2AD7"/>
    <w:rsid w:val="00BC2C6F"/>
    <w:rsid w:val="00BC2D07"/>
    <w:rsid w:val="00BC3024"/>
    <w:rsid w:val="00BC321D"/>
    <w:rsid w:val="00BC33C1"/>
    <w:rsid w:val="00BC345F"/>
    <w:rsid w:val="00BC3465"/>
    <w:rsid w:val="00BC3477"/>
    <w:rsid w:val="00BC366F"/>
    <w:rsid w:val="00BC37F5"/>
    <w:rsid w:val="00BC3A20"/>
    <w:rsid w:val="00BC3A3F"/>
    <w:rsid w:val="00BC3BAF"/>
    <w:rsid w:val="00BC3BC1"/>
    <w:rsid w:val="00BC402F"/>
    <w:rsid w:val="00BC40C3"/>
    <w:rsid w:val="00BC4433"/>
    <w:rsid w:val="00BC449B"/>
    <w:rsid w:val="00BC4BCE"/>
    <w:rsid w:val="00BC4D1B"/>
    <w:rsid w:val="00BC4DB2"/>
    <w:rsid w:val="00BC4F29"/>
    <w:rsid w:val="00BC5173"/>
    <w:rsid w:val="00BC53B3"/>
    <w:rsid w:val="00BC53C0"/>
    <w:rsid w:val="00BC555C"/>
    <w:rsid w:val="00BC577E"/>
    <w:rsid w:val="00BC58E2"/>
    <w:rsid w:val="00BC5906"/>
    <w:rsid w:val="00BC5AE0"/>
    <w:rsid w:val="00BC5C90"/>
    <w:rsid w:val="00BC5F42"/>
    <w:rsid w:val="00BC60F2"/>
    <w:rsid w:val="00BC6111"/>
    <w:rsid w:val="00BC61B2"/>
    <w:rsid w:val="00BC62CF"/>
    <w:rsid w:val="00BC64FD"/>
    <w:rsid w:val="00BC6561"/>
    <w:rsid w:val="00BC65F8"/>
    <w:rsid w:val="00BC6CBF"/>
    <w:rsid w:val="00BC6E5A"/>
    <w:rsid w:val="00BC6FCF"/>
    <w:rsid w:val="00BC704F"/>
    <w:rsid w:val="00BC70B6"/>
    <w:rsid w:val="00BC70ED"/>
    <w:rsid w:val="00BC71D9"/>
    <w:rsid w:val="00BC733C"/>
    <w:rsid w:val="00BC7554"/>
    <w:rsid w:val="00BC7648"/>
    <w:rsid w:val="00BC771F"/>
    <w:rsid w:val="00BC7899"/>
    <w:rsid w:val="00BC7945"/>
    <w:rsid w:val="00BC7BDE"/>
    <w:rsid w:val="00BC7CE0"/>
    <w:rsid w:val="00BD00EE"/>
    <w:rsid w:val="00BD0176"/>
    <w:rsid w:val="00BD033F"/>
    <w:rsid w:val="00BD0342"/>
    <w:rsid w:val="00BD03A7"/>
    <w:rsid w:val="00BD060D"/>
    <w:rsid w:val="00BD0C8F"/>
    <w:rsid w:val="00BD0E9F"/>
    <w:rsid w:val="00BD1331"/>
    <w:rsid w:val="00BD1496"/>
    <w:rsid w:val="00BD1EBD"/>
    <w:rsid w:val="00BD2222"/>
    <w:rsid w:val="00BD2317"/>
    <w:rsid w:val="00BD2335"/>
    <w:rsid w:val="00BD24AE"/>
    <w:rsid w:val="00BD2BF3"/>
    <w:rsid w:val="00BD2D7D"/>
    <w:rsid w:val="00BD2DC2"/>
    <w:rsid w:val="00BD30F1"/>
    <w:rsid w:val="00BD32F7"/>
    <w:rsid w:val="00BD33FF"/>
    <w:rsid w:val="00BD3522"/>
    <w:rsid w:val="00BD3534"/>
    <w:rsid w:val="00BD3632"/>
    <w:rsid w:val="00BD3961"/>
    <w:rsid w:val="00BD3A9E"/>
    <w:rsid w:val="00BD3DC4"/>
    <w:rsid w:val="00BD3FD6"/>
    <w:rsid w:val="00BD4122"/>
    <w:rsid w:val="00BD44E0"/>
    <w:rsid w:val="00BD4771"/>
    <w:rsid w:val="00BD48C3"/>
    <w:rsid w:val="00BD4B92"/>
    <w:rsid w:val="00BD4D0F"/>
    <w:rsid w:val="00BD4E57"/>
    <w:rsid w:val="00BD4FE1"/>
    <w:rsid w:val="00BD519D"/>
    <w:rsid w:val="00BD51C9"/>
    <w:rsid w:val="00BD51DB"/>
    <w:rsid w:val="00BD54D2"/>
    <w:rsid w:val="00BD56B3"/>
    <w:rsid w:val="00BD5735"/>
    <w:rsid w:val="00BD5E1D"/>
    <w:rsid w:val="00BD5E30"/>
    <w:rsid w:val="00BD5EF8"/>
    <w:rsid w:val="00BD6279"/>
    <w:rsid w:val="00BD6336"/>
    <w:rsid w:val="00BD6345"/>
    <w:rsid w:val="00BD67CC"/>
    <w:rsid w:val="00BD690F"/>
    <w:rsid w:val="00BD6B00"/>
    <w:rsid w:val="00BD6D7B"/>
    <w:rsid w:val="00BD709F"/>
    <w:rsid w:val="00BD7135"/>
    <w:rsid w:val="00BD725D"/>
    <w:rsid w:val="00BD7316"/>
    <w:rsid w:val="00BD7349"/>
    <w:rsid w:val="00BD739D"/>
    <w:rsid w:val="00BD759C"/>
    <w:rsid w:val="00BD7830"/>
    <w:rsid w:val="00BD795A"/>
    <w:rsid w:val="00BD7B5C"/>
    <w:rsid w:val="00BE02E6"/>
    <w:rsid w:val="00BE049C"/>
    <w:rsid w:val="00BE0CE5"/>
    <w:rsid w:val="00BE0E67"/>
    <w:rsid w:val="00BE1501"/>
    <w:rsid w:val="00BE1822"/>
    <w:rsid w:val="00BE1914"/>
    <w:rsid w:val="00BE1987"/>
    <w:rsid w:val="00BE1CB9"/>
    <w:rsid w:val="00BE1D2A"/>
    <w:rsid w:val="00BE1D5D"/>
    <w:rsid w:val="00BE1EAC"/>
    <w:rsid w:val="00BE20F5"/>
    <w:rsid w:val="00BE2109"/>
    <w:rsid w:val="00BE21A5"/>
    <w:rsid w:val="00BE2379"/>
    <w:rsid w:val="00BE26A5"/>
    <w:rsid w:val="00BE26FC"/>
    <w:rsid w:val="00BE2887"/>
    <w:rsid w:val="00BE2CA5"/>
    <w:rsid w:val="00BE2D72"/>
    <w:rsid w:val="00BE2E46"/>
    <w:rsid w:val="00BE2F2F"/>
    <w:rsid w:val="00BE32BF"/>
    <w:rsid w:val="00BE32D7"/>
    <w:rsid w:val="00BE33F2"/>
    <w:rsid w:val="00BE34AE"/>
    <w:rsid w:val="00BE38CC"/>
    <w:rsid w:val="00BE3AE3"/>
    <w:rsid w:val="00BE3B9B"/>
    <w:rsid w:val="00BE3E61"/>
    <w:rsid w:val="00BE41A2"/>
    <w:rsid w:val="00BE467F"/>
    <w:rsid w:val="00BE46C3"/>
    <w:rsid w:val="00BE46E9"/>
    <w:rsid w:val="00BE4CD5"/>
    <w:rsid w:val="00BE4D5B"/>
    <w:rsid w:val="00BE4FC1"/>
    <w:rsid w:val="00BE5213"/>
    <w:rsid w:val="00BE53A1"/>
    <w:rsid w:val="00BE551B"/>
    <w:rsid w:val="00BE552C"/>
    <w:rsid w:val="00BE5926"/>
    <w:rsid w:val="00BE5941"/>
    <w:rsid w:val="00BE5B4B"/>
    <w:rsid w:val="00BE5CCE"/>
    <w:rsid w:val="00BE5D45"/>
    <w:rsid w:val="00BE5DF6"/>
    <w:rsid w:val="00BE5EE1"/>
    <w:rsid w:val="00BE6082"/>
    <w:rsid w:val="00BE60F7"/>
    <w:rsid w:val="00BE61D6"/>
    <w:rsid w:val="00BE6580"/>
    <w:rsid w:val="00BE6B8A"/>
    <w:rsid w:val="00BE6BD8"/>
    <w:rsid w:val="00BE6E98"/>
    <w:rsid w:val="00BE6F46"/>
    <w:rsid w:val="00BE75FF"/>
    <w:rsid w:val="00BE767E"/>
    <w:rsid w:val="00BE7769"/>
    <w:rsid w:val="00BE7F87"/>
    <w:rsid w:val="00BE7FE3"/>
    <w:rsid w:val="00BF009A"/>
    <w:rsid w:val="00BF01E6"/>
    <w:rsid w:val="00BF0384"/>
    <w:rsid w:val="00BF0425"/>
    <w:rsid w:val="00BF04E1"/>
    <w:rsid w:val="00BF079D"/>
    <w:rsid w:val="00BF0834"/>
    <w:rsid w:val="00BF096F"/>
    <w:rsid w:val="00BF0C89"/>
    <w:rsid w:val="00BF0C9D"/>
    <w:rsid w:val="00BF0CEA"/>
    <w:rsid w:val="00BF0D6C"/>
    <w:rsid w:val="00BF0DE5"/>
    <w:rsid w:val="00BF0EEF"/>
    <w:rsid w:val="00BF12A5"/>
    <w:rsid w:val="00BF14DB"/>
    <w:rsid w:val="00BF1581"/>
    <w:rsid w:val="00BF1974"/>
    <w:rsid w:val="00BF1C99"/>
    <w:rsid w:val="00BF1D0A"/>
    <w:rsid w:val="00BF1EC1"/>
    <w:rsid w:val="00BF1F27"/>
    <w:rsid w:val="00BF2214"/>
    <w:rsid w:val="00BF2305"/>
    <w:rsid w:val="00BF236D"/>
    <w:rsid w:val="00BF2868"/>
    <w:rsid w:val="00BF2AD1"/>
    <w:rsid w:val="00BF2BD8"/>
    <w:rsid w:val="00BF2D1C"/>
    <w:rsid w:val="00BF2E6D"/>
    <w:rsid w:val="00BF2F86"/>
    <w:rsid w:val="00BF341B"/>
    <w:rsid w:val="00BF347B"/>
    <w:rsid w:val="00BF34D5"/>
    <w:rsid w:val="00BF3664"/>
    <w:rsid w:val="00BF3780"/>
    <w:rsid w:val="00BF3783"/>
    <w:rsid w:val="00BF38EA"/>
    <w:rsid w:val="00BF3CD8"/>
    <w:rsid w:val="00BF3D5D"/>
    <w:rsid w:val="00BF44BD"/>
    <w:rsid w:val="00BF44CA"/>
    <w:rsid w:val="00BF48CA"/>
    <w:rsid w:val="00BF4B56"/>
    <w:rsid w:val="00BF4E5D"/>
    <w:rsid w:val="00BF4EC3"/>
    <w:rsid w:val="00BF56BA"/>
    <w:rsid w:val="00BF596A"/>
    <w:rsid w:val="00BF5BE8"/>
    <w:rsid w:val="00BF5C0E"/>
    <w:rsid w:val="00BF605C"/>
    <w:rsid w:val="00BF60C7"/>
    <w:rsid w:val="00BF62A9"/>
    <w:rsid w:val="00BF62F3"/>
    <w:rsid w:val="00BF6389"/>
    <w:rsid w:val="00BF6594"/>
    <w:rsid w:val="00BF6665"/>
    <w:rsid w:val="00BF6B9E"/>
    <w:rsid w:val="00BF6DF0"/>
    <w:rsid w:val="00BF6DF4"/>
    <w:rsid w:val="00BF7076"/>
    <w:rsid w:val="00BF7355"/>
    <w:rsid w:val="00BF73F2"/>
    <w:rsid w:val="00BF7942"/>
    <w:rsid w:val="00BF79B2"/>
    <w:rsid w:val="00BF7AD2"/>
    <w:rsid w:val="00C000BC"/>
    <w:rsid w:val="00C00353"/>
    <w:rsid w:val="00C005DF"/>
    <w:rsid w:val="00C0063C"/>
    <w:rsid w:val="00C0080D"/>
    <w:rsid w:val="00C00D74"/>
    <w:rsid w:val="00C00DC2"/>
    <w:rsid w:val="00C010FC"/>
    <w:rsid w:val="00C011A1"/>
    <w:rsid w:val="00C013E8"/>
    <w:rsid w:val="00C01409"/>
    <w:rsid w:val="00C0167E"/>
    <w:rsid w:val="00C017C3"/>
    <w:rsid w:val="00C01A3A"/>
    <w:rsid w:val="00C01C4A"/>
    <w:rsid w:val="00C01E6E"/>
    <w:rsid w:val="00C02038"/>
    <w:rsid w:val="00C024CF"/>
    <w:rsid w:val="00C026B4"/>
    <w:rsid w:val="00C0276D"/>
    <w:rsid w:val="00C02E04"/>
    <w:rsid w:val="00C02E2B"/>
    <w:rsid w:val="00C03230"/>
    <w:rsid w:val="00C034EB"/>
    <w:rsid w:val="00C03650"/>
    <w:rsid w:val="00C0373F"/>
    <w:rsid w:val="00C03841"/>
    <w:rsid w:val="00C038D0"/>
    <w:rsid w:val="00C039AD"/>
    <w:rsid w:val="00C03AA7"/>
    <w:rsid w:val="00C03F38"/>
    <w:rsid w:val="00C04243"/>
    <w:rsid w:val="00C045AB"/>
    <w:rsid w:val="00C047A6"/>
    <w:rsid w:val="00C049BB"/>
    <w:rsid w:val="00C04B44"/>
    <w:rsid w:val="00C04B82"/>
    <w:rsid w:val="00C04C04"/>
    <w:rsid w:val="00C04DEF"/>
    <w:rsid w:val="00C05029"/>
    <w:rsid w:val="00C0523B"/>
    <w:rsid w:val="00C0523F"/>
    <w:rsid w:val="00C056B3"/>
    <w:rsid w:val="00C0580E"/>
    <w:rsid w:val="00C05D49"/>
    <w:rsid w:val="00C05D7C"/>
    <w:rsid w:val="00C05F13"/>
    <w:rsid w:val="00C05FB1"/>
    <w:rsid w:val="00C0669E"/>
    <w:rsid w:val="00C068CD"/>
    <w:rsid w:val="00C06974"/>
    <w:rsid w:val="00C069A2"/>
    <w:rsid w:val="00C06BB0"/>
    <w:rsid w:val="00C06C54"/>
    <w:rsid w:val="00C06E2B"/>
    <w:rsid w:val="00C06FA3"/>
    <w:rsid w:val="00C07167"/>
    <w:rsid w:val="00C073E1"/>
    <w:rsid w:val="00C07582"/>
    <w:rsid w:val="00C077A1"/>
    <w:rsid w:val="00C0780F"/>
    <w:rsid w:val="00C07A67"/>
    <w:rsid w:val="00C07AE0"/>
    <w:rsid w:val="00C07CE4"/>
    <w:rsid w:val="00C07F1F"/>
    <w:rsid w:val="00C10072"/>
    <w:rsid w:val="00C10144"/>
    <w:rsid w:val="00C105F7"/>
    <w:rsid w:val="00C10688"/>
    <w:rsid w:val="00C10B80"/>
    <w:rsid w:val="00C10BBD"/>
    <w:rsid w:val="00C10C4B"/>
    <w:rsid w:val="00C10CF4"/>
    <w:rsid w:val="00C110ED"/>
    <w:rsid w:val="00C112D8"/>
    <w:rsid w:val="00C11386"/>
    <w:rsid w:val="00C114D6"/>
    <w:rsid w:val="00C11733"/>
    <w:rsid w:val="00C117B8"/>
    <w:rsid w:val="00C11C0A"/>
    <w:rsid w:val="00C11C4D"/>
    <w:rsid w:val="00C11F46"/>
    <w:rsid w:val="00C12255"/>
    <w:rsid w:val="00C1240E"/>
    <w:rsid w:val="00C124E9"/>
    <w:rsid w:val="00C1280C"/>
    <w:rsid w:val="00C128C3"/>
    <w:rsid w:val="00C12A87"/>
    <w:rsid w:val="00C12DB7"/>
    <w:rsid w:val="00C12E1B"/>
    <w:rsid w:val="00C130A4"/>
    <w:rsid w:val="00C13301"/>
    <w:rsid w:val="00C1362D"/>
    <w:rsid w:val="00C13EC9"/>
    <w:rsid w:val="00C14038"/>
    <w:rsid w:val="00C140CC"/>
    <w:rsid w:val="00C143B1"/>
    <w:rsid w:val="00C1452D"/>
    <w:rsid w:val="00C146C3"/>
    <w:rsid w:val="00C1479D"/>
    <w:rsid w:val="00C149F0"/>
    <w:rsid w:val="00C14C6F"/>
    <w:rsid w:val="00C151E1"/>
    <w:rsid w:val="00C154EB"/>
    <w:rsid w:val="00C15533"/>
    <w:rsid w:val="00C15727"/>
    <w:rsid w:val="00C1585D"/>
    <w:rsid w:val="00C158C0"/>
    <w:rsid w:val="00C15977"/>
    <w:rsid w:val="00C15A78"/>
    <w:rsid w:val="00C15CFB"/>
    <w:rsid w:val="00C15D41"/>
    <w:rsid w:val="00C16290"/>
    <w:rsid w:val="00C1636D"/>
    <w:rsid w:val="00C16533"/>
    <w:rsid w:val="00C16782"/>
    <w:rsid w:val="00C1689D"/>
    <w:rsid w:val="00C16A46"/>
    <w:rsid w:val="00C16BE9"/>
    <w:rsid w:val="00C17409"/>
    <w:rsid w:val="00C17414"/>
    <w:rsid w:val="00C174B2"/>
    <w:rsid w:val="00C174D2"/>
    <w:rsid w:val="00C176D9"/>
    <w:rsid w:val="00C17764"/>
    <w:rsid w:val="00C17784"/>
    <w:rsid w:val="00C17935"/>
    <w:rsid w:val="00C17990"/>
    <w:rsid w:val="00C179B8"/>
    <w:rsid w:val="00C179DD"/>
    <w:rsid w:val="00C17A26"/>
    <w:rsid w:val="00C17BE1"/>
    <w:rsid w:val="00C17C3C"/>
    <w:rsid w:val="00C17D70"/>
    <w:rsid w:val="00C17D75"/>
    <w:rsid w:val="00C200B7"/>
    <w:rsid w:val="00C2022D"/>
    <w:rsid w:val="00C2062C"/>
    <w:rsid w:val="00C2081C"/>
    <w:rsid w:val="00C20ACA"/>
    <w:rsid w:val="00C20E22"/>
    <w:rsid w:val="00C20F9D"/>
    <w:rsid w:val="00C21071"/>
    <w:rsid w:val="00C211DC"/>
    <w:rsid w:val="00C21361"/>
    <w:rsid w:val="00C214E9"/>
    <w:rsid w:val="00C216AE"/>
    <w:rsid w:val="00C21744"/>
    <w:rsid w:val="00C21809"/>
    <w:rsid w:val="00C21B8B"/>
    <w:rsid w:val="00C21FAA"/>
    <w:rsid w:val="00C220D5"/>
    <w:rsid w:val="00C221D9"/>
    <w:rsid w:val="00C22312"/>
    <w:rsid w:val="00C22448"/>
    <w:rsid w:val="00C2288D"/>
    <w:rsid w:val="00C228E1"/>
    <w:rsid w:val="00C22B85"/>
    <w:rsid w:val="00C22BE1"/>
    <w:rsid w:val="00C22C07"/>
    <w:rsid w:val="00C22F0B"/>
    <w:rsid w:val="00C23516"/>
    <w:rsid w:val="00C237D3"/>
    <w:rsid w:val="00C23A1C"/>
    <w:rsid w:val="00C23B00"/>
    <w:rsid w:val="00C23D54"/>
    <w:rsid w:val="00C23E1C"/>
    <w:rsid w:val="00C23E32"/>
    <w:rsid w:val="00C24017"/>
    <w:rsid w:val="00C241A4"/>
    <w:rsid w:val="00C24249"/>
    <w:rsid w:val="00C243A1"/>
    <w:rsid w:val="00C243C1"/>
    <w:rsid w:val="00C245A6"/>
    <w:rsid w:val="00C245D6"/>
    <w:rsid w:val="00C246BE"/>
    <w:rsid w:val="00C249A7"/>
    <w:rsid w:val="00C24A9C"/>
    <w:rsid w:val="00C24C8D"/>
    <w:rsid w:val="00C24D2A"/>
    <w:rsid w:val="00C24E1E"/>
    <w:rsid w:val="00C24E81"/>
    <w:rsid w:val="00C2513A"/>
    <w:rsid w:val="00C255C6"/>
    <w:rsid w:val="00C255F4"/>
    <w:rsid w:val="00C2560A"/>
    <w:rsid w:val="00C259D5"/>
    <w:rsid w:val="00C25C35"/>
    <w:rsid w:val="00C25F2C"/>
    <w:rsid w:val="00C25F3C"/>
    <w:rsid w:val="00C260A6"/>
    <w:rsid w:val="00C260C9"/>
    <w:rsid w:val="00C261AC"/>
    <w:rsid w:val="00C262CF"/>
    <w:rsid w:val="00C26394"/>
    <w:rsid w:val="00C26702"/>
    <w:rsid w:val="00C267C9"/>
    <w:rsid w:val="00C26980"/>
    <w:rsid w:val="00C26B86"/>
    <w:rsid w:val="00C26D3E"/>
    <w:rsid w:val="00C26E32"/>
    <w:rsid w:val="00C270DB"/>
    <w:rsid w:val="00C2723C"/>
    <w:rsid w:val="00C27243"/>
    <w:rsid w:val="00C275B1"/>
    <w:rsid w:val="00C2778D"/>
    <w:rsid w:val="00C2791E"/>
    <w:rsid w:val="00C2798F"/>
    <w:rsid w:val="00C27B12"/>
    <w:rsid w:val="00C27E34"/>
    <w:rsid w:val="00C27ECA"/>
    <w:rsid w:val="00C300ED"/>
    <w:rsid w:val="00C3013D"/>
    <w:rsid w:val="00C3026A"/>
    <w:rsid w:val="00C3038F"/>
    <w:rsid w:val="00C30627"/>
    <w:rsid w:val="00C3078D"/>
    <w:rsid w:val="00C30847"/>
    <w:rsid w:val="00C30BC0"/>
    <w:rsid w:val="00C30FE0"/>
    <w:rsid w:val="00C312C7"/>
    <w:rsid w:val="00C3155A"/>
    <w:rsid w:val="00C31BAF"/>
    <w:rsid w:val="00C31BB2"/>
    <w:rsid w:val="00C31D31"/>
    <w:rsid w:val="00C3234A"/>
    <w:rsid w:val="00C32422"/>
    <w:rsid w:val="00C325DD"/>
    <w:rsid w:val="00C32880"/>
    <w:rsid w:val="00C32B73"/>
    <w:rsid w:val="00C32E1A"/>
    <w:rsid w:val="00C3321A"/>
    <w:rsid w:val="00C33317"/>
    <w:rsid w:val="00C335CA"/>
    <w:rsid w:val="00C3367E"/>
    <w:rsid w:val="00C337EF"/>
    <w:rsid w:val="00C339CB"/>
    <w:rsid w:val="00C33B66"/>
    <w:rsid w:val="00C33C87"/>
    <w:rsid w:val="00C33DD1"/>
    <w:rsid w:val="00C33E8A"/>
    <w:rsid w:val="00C33EDE"/>
    <w:rsid w:val="00C33EF0"/>
    <w:rsid w:val="00C341B5"/>
    <w:rsid w:val="00C342C7"/>
    <w:rsid w:val="00C345BE"/>
    <w:rsid w:val="00C34608"/>
    <w:rsid w:val="00C346A5"/>
    <w:rsid w:val="00C346CA"/>
    <w:rsid w:val="00C3482B"/>
    <w:rsid w:val="00C34898"/>
    <w:rsid w:val="00C34D3D"/>
    <w:rsid w:val="00C354AC"/>
    <w:rsid w:val="00C35D20"/>
    <w:rsid w:val="00C35D59"/>
    <w:rsid w:val="00C35E96"/>
    <w:rsid w:val="00C361F3"/>
    <w:rsid w:val="00C36299"/>
    <w:rsid w:val="00C36586"/>
    <w:rsid w:val="00C366B1"/>
    <w:rsid w:val="00C369ED"/>
    <w:rsid w:val="00C36A0A"/>
    <w:rsid w:val="00C36A89"/>
    <w:rsid w:val="00C36DDB"/>
    <w:rsid w:val="00C36F0D"/>
    <w:rsid w:val="00C36F52"/>
    <w:rsid w:val="00C374C2"/>
    <w:rsid w:val="00C3769D"/>
    <w:rsid w:val="00C37C07"/>
    <w:rsid w:val="00C37E75"/>
    <w:rsid w:val="00C37F6E"/>
    <w:rsid w:val="00C37FE6"/>
    <w:rsid w:val="00C401D1"/>
    <w:rsid w:val="00C4048B"/>
    <w:rsid w:val="00C404B0"/>
    <w:rsid w:val="00C404CD"/>
    <w:rsid w:val="00C406DF"/>
    <w:rsid w:val="00C40794"/>
    <w:rsid w:val="00C407DA"/>
    <w:rsid w:val="00C408D9"/>
    <w:rsid w:val="00C409F9"/>
    <w:rsid w:val="00C40A52"/>
    <w:rsid w:val="00C40D9F"/>
    <w:rsid w:val="00C40E85"/>
    <w:rsid w:val="00C40F32"/>
    <w:rsid w:val="00C410EE"/>
    <w:rsid w:val="00C41168"/>
    <w:rsid w:val="00C414BF"/>
    <w:rsid w:val="00C415BB"/>
    <w:rsid w:val="00C416CD"/>
    <w:rsid w:val="00C4196D"/>
    <w:rsid w:val="00C41C36"/>
    <w:rsid w:val="00C41EA8"/>
    <w:rsid w:val="00C41FA5"/>
    <w:rsid w:val="00C4284B"/>
    <w:rsid w:val="00C42B3B"/>
    <w:rsid w:val="00C42FB8"/>
    <w:rsid w:val="00C42FC6"/>
    <w:rsid w:val="00C43406"/>
    <w:rsid w:val="00C43539"/>
    <w:rsid w:val="00C43629"/>
    <w:rsid w:val="00C43ABA"/>
    <w:rsid w:val="00C43FAD"/>
    <w:rsid w:val="00C44010"/>
    <w:rsid w:val="00C44249"/>
    <w:rsid w:val="00C446FC"/>
    <w:rsid w:val="00C4498E"/>
    <w:rsid w:val="00C44B51"/>
    <w:rsid w:val="00C44C57"/>
    <w:rsid w:val="00C44C88"/>
    <w:rsid w:val="00C4501C"/>
    <w:rsid w:val="00C45039"/>
    <w:rsid w:val="00C45150"/>
    <w:rsid w:val="00C451BB"/>
    <w:rsid w:val="00C458B3"/>
    <w:rsid w:val="00C4595B"/>
    <w:rsid w:val="00C45C98"/>
    <w:rsid w:val="00C45DFB"/>
    <w:rsid w:val="00C460F1"/>
    <w:rsid w:val="00C46608"/>
    <w:rsid w:val="00C46620"/>
    <w:rsid w:val="00C466F3"/>
    <w:rsid w:val="00C46830"/>
    <w:rsid w:val="00C468FD"/>
    <w:rsid w:val="00C46FB5"/>
    <w:rsid w:val="00C4706B"/>
    <w:rsid w:val="00C470F3"/>
    <w:rsid w:val="00C47300"/>
    <w:rsid w:val="00C473E6"/>
    <w:rsid w:val="00C47566"/>
    <w:rsid w:val="00C4761D"/>
    <w:rsid w:val="00C47A22"/>
    <w:rsid w:val="00C47A85"/>
    <w:rsid w:val="00C47EEA"/>
    <w:rsid w:val="00C500B1"/>
    <w:rsid w:val="00C5022E"/>
    <w:rsid w:val="00C502A2"/>
    <w:rsid w:val="00C503AC"/>
    <w:rsid w:val="00C50A56"/>
    <w:rsid w:val="00C50F37"/>
    <w:rsid w:val="00C50FDA"/>
    <w:rsid w:val="00C51000"/>
    <w:rsid w:val="00C5103C"/>
    <w:rsid w:val="00C51081"/>
    <w:rsid w:val="00C51588"/>
    <w:rsid w:val="00C51BA5"/>
    <w:rsid w:val="00C51FEE"/>
    <w:rsid w:val="00C523F3"/>
    <w:rsid w:val="00C526BA"/>
    <w:rsid w:val="00C5277D"/>
    <w:rsid w:val="00C5284D"/>
    <w:rsid w:val="00C52B4E"/>
    <w:rsid w:val="00C52B81"/>
    <w:rsid w:val="00C53004"/>
    <w:rsid w:val="00C531F4"/>
    <w:rsid w:val="00C5322D"/>
    <w:rsid w:val="00C533B0"/>
    <w:rsid w:val="00C53630"/>
    <w:rsid w:val="00C5393D"/>
    <w:rsid w:val="00C5397E"/>
    <w:rsid w:val="00C53DDD"/>
    <w:rsid w:val="00C53F46"/>
    <w:rsid w:val="00C53F96"/>
    <w:rsid w:val="00C547CD"/>
    <w:rsid w:val="00C54995"/>
    <w:rsid w:val="00C54C19"/>
    <w:rsid w:val="00C54C9F"/>
    <w:rsid w:val="00C54CC7"/>
    <w:rsid w:val="00C55076"/>
    <w:rsid w:val="00C55279"/>
    <w:rsid w:val="00C552A8"/>
    <w:rsid w:val="00C553AD"/>
    <w:rsid w:val="00C5540A"/>
    <w:rsid w:val="00C555BC"/>
    <w:rsid w:val="00C5590A"/>
    <w:rsid w:val="00C55A42"/>
    <w:rsid w:val="00C55B08"/>
    <w:rsid w:val="00C55B4D"/>
    <w:rsid w:val="00C55B7A"/>
    <w:rsid w:val="00C55CCC"/>
    <w:rsid w:val="00C55E1C"/>
    <w:rsid w:val="00C56222"/>
    <w:rsid w:val="00C56339"/>
    <w:rsid w:val="00C569A6"/>
    <w:rsid w:val="00C56C06"/>
    <w:rsid w:val="00C57158"/>
    <w:rsid w:val="00C57215"/>
    <w:rsid w:val="00C5758C"/>
    <w:rsid w:val="00C5763E"/>
    <w:rsid w:val="00C57786"/>
    <w:rsid w:val="00C57802"/>
    <w:rsid w:val="00C578D8"/>
    <w:rsid w:val="00C57AFC"/>
    <w:rsid w:val="00C57D66"/>
    <w:rsid w:val="00C57E05"/>
    <w:rsid w:val="00C602FB"/>
    <w:rsid w:val="00C6046C"/>
    <w:rsid w:val="00C6069D"/>
    <w:rsid w:val="00C6086D"/>
    <w:rsid w:val="00C60A72"/>
    <w:rsid w:val="00C60E43"/>
    <w:rsid w:val="00C60E60"/>
    <w:rsid w:val="00C61173"/>
    <w:rsid w:val="00C611D5"/>
    <w:rsid w:val="00C613F9"/>
    <w:rsid w:val="00C61480"/>
    <w:rsid w:val="00C61742"/>
    <w:rsid w:val="00C61D8A"/>
    <w:rsid w:val="00C61DC4"/>
    <w:rsid w:val="00C620E9"/>
    <w:rsid w:val="00C6233A"/>
    <w:rsid w:val="00C623D3"/>
    <w:rsid w:val="00C6242C"/>
    <w:rsid w:val="00C626CA"/>
    <w:rsid w:val="00C62828"/>
    <w:rsid w:val="00C629A1"/>
    <w:rsid w:val="00C62A02"/>
    <w:rsid w:val="00C62AF8"/>
    <w:rsid w:val="00C62C23"/>
    <w:rsid w:val="00C62CC3"/>
    <w:rsid w:val="00C62DA2"/>
    <w:rsid w:val="00C633AB"/>
    <w:rsid w:val="00C633B7"/>
    <w:rsid w:val="00C63433"/>
    <w:rsid w:val="00C634DF"/>
    <w:rsid w:val="00C63996"/>
    <w:rsid w:val="00C63A1B"/>
    <w:rsid w:val="00C63A20"/>
    <w:rsid w:val="00C63BB4"/>
    <w:rsid w:val="00C63F5E"/>
    <w:rsid w:val="00C64245"/>
    <w:rsid w:val="00C64588"/>
    <w:rsid w:val="00C649F3"/>
    <w:rsid w:val="00C64A88"/>
    <w:rsid w:val="00C64C2E"/>
    <w:rsid w:val="00C64E76"/>
    <w:rsid w:val="00C64E82"/>
    <w:rsid w:val="00C64F3C"/>
    <w:rsid w:val="00C65394"/>
    <w:rsid w:val="00C65402"/>
    <w:rsid w:val="00C65562"/>
    <w:rsid w:val="00C6560B"/>
    <w:rsid w:val="00C6587A"/>
    <w:rsid w:val="00C65BAA"/>
    <w:rsid w:val="00C65CCE"/>
    <w:rsid w:val="00C664C6"/>
    <w:rsid w:val="00C66589"/>
    <w:rsid w:val="00C66800"/>
    <w:rsid w:val="00C66B38"/>
    <w:rsid w:val="00C66BC8"/>
    <w:rsid w:val="00C66BFB"/>
    <w:rsid w:val="00C66D4A"/>
    <w:rsid w:val="00C66D60"/>
    <w:rsid w:val="00C66DE6"/>
    <w:rsid w:val="00C66E37"/>
    <w:rsid w:val="00C67759"/>
    <w:rsid w:val="00C67820"/>
    <w:rsid w:val="00C67827"/>
    <w:rsid w:val="00C67A23"/>
    <w:rsid w:val="00C67BD1"/>
    <w:rsid w:val="00C67DD7"/>
    <w:rsid w:val="00C67E7E"/>
    <w:rsid w:val="00C701B9"/>
    <w:rsid w:val="00C705DC"/>
    <w:rsid w:val="00C7065B"/>
    <w:rsid w:val="00C7078F"/>
    <w:rsid w:val="00C709BF"/>
    <w:rsid w:val="00C71029"/>
    <w:rsid w:val="00C71241"/>
    <w:rsid w:val="00C71246"/>
    <w:rsid w:val="00C71591"/>
    <w:rsid w:val="00C71671"/>
    <w:rsid w:val="00C71852"/>
    <w:rsid w:val="00C718A5"/>
    <w:rsid w:val="00C7196C"/>
    <w:rsid w:val="00C719D6"/>
    <w:rsid w:val="00C71D4B"/>
    <w:rsid w:val="00C71F66"/>
    <w:rsid w:val="00C723DB"/>
    <w:rsid w:val="00C72419"/>
    <w:rsid w:val="00C725B0"/>
    <w:rsid w:val="00C725E1"/>
    <w:rsid w:val="00C727FC"/>
    <w:rsid w:val="00C72A69"/>
    <w:rsid w:val="00C72D56"/>
    <w:rsid w:val="00C72DED"/>
    <w:rsid w:val="00C72F8F"/>
    <w:rsid w:val="00C732CE"/>
    <w:rsid w:val="00C7335E"/>
    <w:rsid w:val="00C736C5"/>
    <w:rsid w:val="00C7376A"/>
    <w:rsid w:val="00C73AE3"/>
    <w:rsid w:val="00C73BB4"/>
    <w:rsid w:val="00C73FAC"/>
    <w:rsid w:val="00C740B3"/>
    <w:rsid w:val="00C74106"/>
    <w:rsid w:val="00C74ABF"/>
    <w:rsid w:val="00C74CAE"/>
    <w:rsid w:val="00C75290"/>
    <w:rsid w:val="00C754B3"/>
    <w:rsid w:val="00C75599"/>
    <w:rsid w:val="00C7566F"/>
    <w:rsid w:val="00C75693"/>
    <w:rsid w:val="00C757CD"/>
    <w:rsid w:val="00C75A79"/>
    <w:rsid w:val="00C762F8"/>
    <w:rsid w:val="00C7634C"/>
    <w:rsid w:val="00C7639D"/>
    <w:rsid w:val="00C7644E"/>
    <w:rsid w:val="00C764BA"/>
    <w:rsid w:val="00C76596"/>
    <w:rsid w:val="00C76B74"/>
    <w:rsid w:val="00C76CDC"/>
    <w:rsid w:val="00C76DEB"/>
    <w:rsid w:val="00C76E79"/>
    <w:rsid w:val="00C76F0F"/>
    <w:rsid w:val="00C77106"/>
    <w:rsid w:val="00C771FC"/>
    <w:rsid w:val="00C77616"/>
    <w:rsid w:val="00C776EB"/>
    <w:rsid w:val="00C77754"/>
    <w:rsid w:val="00C77DDB"/>
    <w:rsid w:val="00C804FD"/>
    <w:rsid w:val="00C8063A"/>
    <w:rsid w:val="00C80BD4"/>
    <w:rsid w:val="00C80C85"/>
    <w:rsid w:val="00C80E3F"/>
    <w:rsid w:val="00C80F59"/>
    <w:rsid w:val="00C8113A"/>
    <w:rsid w:val="00C811B2"/>
    <w:rsid w:val="00C813B7"/>
    <w:rsid w:val="00C81790"/>
    <w:rsid w:val="00C818FF"/>
    <w:rsid w:val="00C819F2"/>
    <w:rsid w:val="00C82061"/>
    <w:rsid w:val="00C820E0"/>
    <w:rsid w:val="00C8221E"/>
    <w:rsid w:val="00C82426"/>
    <w:rsid w:val="00C8253B"/>
    <w:rsid w:val="00C828B3"/>
    <w:rsid w:val="00C82984"/>
    <w:rsid w:val="00C82BFC"/>
    <w:rsid w:val="00C82C71"/>
    <w:rsid w:val="00C82D71"/>
    <w:rsid w:val="00C82EAF"/>
    <w:rsid w:val="00C82F84"/>
    <w:rsid w:val="00C833A0"/>
    <w:rsid w:val="00C8382D"/>
    <w:rsid w:val="00C83BB3"/>
    <w:rsid w:val="00C840A2"/>
    <w:rsid w:val="00C840C0"/>
    <w:rsid w:val="00C84364"/>
    <w:rsid w:val="00C84508"/>
    <w:rsid w:val="00C8471F"/>
    <w:rsid w:val="00C848B6"/>
    <w:rsid w:val="00C84BB2"/>
    <w:rsid w:val="00C85004"/>
    <w:rsid w:val="00C85109"/>
    <w:rsid w:val="00C85161"/>
    <w:rsid w:val="00C85177"/>
    <w:rsid w:val="00C85274"/>
    <w:rsid w:val="00C8538B"/>
    <w:rsid w:val="00C85679"/>
    <w:rsid w:val="00C8589A"/>
    <w:rsid w:val="00C858A8"/>
    <w:rsid w:val="00C85CDA"/>
    <w:rsid w:val="00C85CE7"/>
    <w:rsid w:val="00C85DF0"/>
    <w:rsid w:val="00C865ED"/>
    <w:rsid w:val="00C867D5"/>
    <w:rsid w:val="00C86BCE"/>
    <w:rsid w:val="00C86BEB"/>
    <w:rsid w:val="00C86CD0"/>
    <w:rsid w:val="00C86E62"/>
    <w:rsid w:val="00C86EB2"/>
    <w:rsid w:val="00C871EA"/>
    <w:rsid w:val="00C87374"/>
    <w:rsid w:val="00C87482"/>
    <w:rsid w:val="00C87609"/>
    <w:rsid w:val="00C8798C"/>
    <w:rsid w:val="00C87DAE"/>
    <w:rsid w:val="00C87DFB"/>
    <w:rsid w:val="00C87F16"/>
    <w:rsid w:val="00C900DC"/>
    <w:rsid w:val="00C90623"/>
    <w:rsid w:val="00C90654"/>
    <w:rsid w:val="00C90910"/>
    <w:rsid w:val="00C90AB1"/>
    <w:rsid w:val="00C90BED"/>
    <w:rsid w:val="00C90C7A"/>
    <w:rsid w:val="00C90CF1"/>
    <w:rsid w:val="00C90E34"/>
    <w:rsid w:val="00C9136B"/>
    <w:rsid w:val="00C91695"/>
    <w:rsid w:val="00C91703"/>
    <w:rsid w:val="00C917B4"/>
    <w:rsid w:val="00C91887"/>
    <w:rsid w:val="00C9193A"/>
    <w:rsid w:val="00C919F0"/>
    <w:rsid w:val="00C91BDF"/>
    <w:rsid w:val="00C91FD2"/>
    <w:rsid w:val="00C9214F"/>
    <w:rsid w:val="00C9222E"/>
    <w:rsid w:val="00C9227C"/>
    <w:rsid w:val="00C922F0"/>
    <w:rsid w:val="00C9241E"/>
    <w:rsid w:val="00C92503"/>
    <w:rsid w:val="00C92A4A"/>
    <w:rsid w:val="00C92A5B"/>
    <w:rsid w:val="00C92B2A"/>
    <w:rsid w:val="00C92C76"/>
    <w:rsid w:val="00C92CA7"/>
    <w:rsid w:val="00C92F81"/>
    <w:rsid w:val="00C930B2"/>
    <w:rsid w:val="00C93892"/>
    <w:rsid w:val="00C9392E"/>
    <w:rsid w:val="00C93B6C"/>
    <w:rsid w:val="00C94841"/>
    <w:rsid w:val="00C9492A"/>
    <w:rsid w:val="00C94C63"/>
    <w:rsid w:val="00C94D06"/>
    <w:rsid w:val="00C94D61"/>
    <w:rsid w:val="00C94F65"/>
    <w:rsid w:val="00C94FBD"/>
    <w:rsid w:val="00C9500C"/>
    <w:rsid w:val="00C954C5"/>
    <w:rsid w:val="00C959E5"/>
    <w:rsid w:val="00C95B0E"/>
    <w:rsid w:val="00C95D0B"/>
    <w:rsid w:val="00C95FCE"/>
    <w:rsid w:val="00C95FF1"/>
    <w:rsid w:val="00C9610F"/>
    <w:rsid w:val="00C96121"/>
    <w:rsid w:val="00C96171"/>
    <w:rsid w:val="00C96804"/>
    <w:rsid w:val="00C96947"/>
    <w:rsid w:val="00C96979"/>
    <w:rsid w:val="00C96B5C"/>
    <w:rsid w:val="00C96BAF"/>
    <w:rsid w:val="00C96F89"/>
    <w:rsid w:val="00C972AD"/>
    <w:rsid w:val="00C9741B"/>
    <w:rsid w:val="00C9784A"/>
    <w:rsid w:val="00C97ADD"/>
    <w:rsid w:val="00C97D11"/>
    <w:rsid w:val="00C97DCF"/>
    <w:rsid w:val="00C97FF5"/>
    <w:rsid w:val="00CA0014"/>
    <w:rsid w:val="00CA04CF"/>
    <w:rsid w:val="00CA0651"/>
    <w:rsid w:val="00CA0960"/>
    <w:rsid w:val="00CA0AE6"/>
    <w:rsid w:val="00CA0D79"/>
    <w:rsid w:val="00CA0ED9"/>
    <w:rsid w:val="00CA0F1F"/>
    <w:rsid w:val="00CA1130"/>
    <w:rsid w:val="00CA1136"/>
    <w:rsid w:val="00CA123F"/>
    <w:rsid w:val="00CA138A"/>
    <w:rsid w:val="00CA181F"/>
    <w:rsid w:val="00CA19FD"/>
    <w:rsid w:val="00CA1A7C"/>
    <w:rsid w:val="00CA1C1D"/>
    <w:rsid w:val="00CA1C83"/>
    <w:rsid w:val="00CA21DC"/>
    <w:rsid w:val="00CA2258"/>
    <w:rsid w:val="00CA23B2"/>
    <w:rsid w:val="00CA2415"/>
    <w:rsid w:val="00CA2501"/>
    <w:rsid w:val="00CA2C81"/>
    <w:rsid w:val="00CA2D0B"/>
    <w:rsid w:val="00CA3126"/>
    <w:rsid w:val="00CA342A"/>
    <w:rsid w:val="00CA39C3"/>
    <w:rsid w:val="00CA3A87"/>
    <w:rsid w:val="00CA3BB3"/>
    <w:rsid w:val="00CA3C07"/>
    <w:rsid w:val="00CA3E5E"/>
    <w:rsid w:val="00CA40B1"/>
    <w:rsid w:val="00CA424D"/>
    <w:rsid w:val="00CA42C9"/>
    <w:rsid w:val="00CA4388"/>
    <w:rsid w:val="00CA453A"/>
    <w:rsid w:val="00CA45FB"/>
    <w:rsid w:val="00CA4F1C"/>
    <w:rsid w:val="00CA509F"/>
    <w:rsid w:val="00CA536D"/>
    <w:rsid w:val="00CA554B"/>
    <w:rsid w:val="00CA557D"/>
    <w:rsid w:val="00CA5749"/>
    <w:rsid w:val="00CA57B9"/>
    <w:rsid w:val="00CA5D04"/>
    <w:rsid w:val="00CA5DE8"/>
    <w:rsid w:val="00CA6006"/>
    <w:rsid w:val="00CA6014"/>
    <w:rsid w:val="00CA60CF"/>
    <w:rsid w:val="00CA62AA"/>
    <w:rsid w:val="00CA64AE"/>
    <w:rsid w:val="00CA6830"/>
    <w:rsid w:val="00CA6879"/>
    <w:rsid w:val="00CA68EF"/>
    <w:rsid w:val="00CA69AB"/>
    <w:rsid w:val="00CA6A24"/>
    <w:rsid w:val="00CA6B73"/>
    <w:rsid w:val="00CA6E45"/>
    <w:rsid w:val="00CA6E4A"/>
    <w:rsid w:val="00CA6FF1"/>
    <w:rsid w:val="00CA70A2"/>
    <w:rsid w:val="00CA70EF"/>
    <w:rsid w:val="00CA7229"/>
    <w:rsid w:val="00CA72EC"/>
    <w:rsid w:val="00CA76CD"/>
    <w:rsid w:val="00CA77A6"/>
    <w:rsid w:val="00CA7847"/>
    <w:rsid w:val="00CA7B03"/>
    <w:rsid w:val="00CA7BBB"/>
    <w:rsid w:val="00CA7D8A"/>
    <w:rsid w:val="00CB0088"/>
    <w:rsid w:val="00CB0464"/>
    <w:rsid w:val="00CB05B2"/>
    <w:rsid w:val="00CB0835"/>
    <w:rsid w:val="00CB0963"/>
    <w:rsid w:val="00CB097A"/>
    <w:rsid w:val="00CB0993"/>
    <w:rsid w:val="00CB0F23"/>
    <w:rsid w:val="00CB0F7D"/>
    <w:rsid w:val="00CB127A"/>
    <w:rsid w:val="00CB13CA"/>
    <w:rsid w:val="00CB13E7"/>
    <w:rsid w:val="00CB1830"/>
    <w:rsid w:val="00CB196C"/>
    <w:rsid w:val="00CB197F"/>
    <w:rsid w:val="00CB19DC"/>
    <w:rsid w:val="00CB1AE6"/>
    <w:rsid w:val="00CB1C78"/>
    <w:rsid w:val="00CB1FB8"/>
    <w:rsid w:val="00CB220E"/>
    <w:rsid w:val="00CB2337"/>
    <w:rsid w:val="00CB27A1"/>
    <w:rsid w:val="00CB2A89"/>
    <w:rsid w:val="00CB2AA5"/>
    <w:rsid w:val="00CB2C00"/>
    <w:rsid w:val="00CB2CA1"/>
    <w:rsid w:val="00CB2CAC"/>
    <w:rsid w:val="00CB2E0C"/>
    <w:rsid w:val="00CB32A2"/>
    <w:rsid w:val="00CB32FA"/>
    <w:rsid w:val="00CB32FF"/>
    <w:rsid w:val="00CB33F8"/>
    <w:rsid w:val="00CB358E"/>
    <w:rsid w:val="00CB35B4"/>
    <w:rsid w:val="00CB3C05"/>
    <w:rsid w:val="00CB3CD0"/>
    <w:rsid w:val="00CB423E"/>
    <w:rsid w:val="00CB441F"/>
    <w:rsid w:val="00CB45FB"/>
    <w:rsid w:val="00CB4710"/>
    <w:rsid w:val="00CB4748"/>
    <w:rsid w:val="00CB47F8"/>
    <w:rsid w:val="00CB4A5F"/>
    <w:rsid w:val="00CB4BF3"/>
    <w:rsid w:val="00CB4CDB"/>
    <w:rsid w:val="00CB4DBA"/>
    <w:rsid w:val="00CB4E68"/>
    <w:rsid w:val="00CB4FF1"/>
    <w:rsid w:val="00CB5197"/>
    <w:rsid w:val="00CB5236"/>
    <w:rsid w:val="00CB550C"/>
    <w:rsid w:val="00CB5826"/>
    <w:rsid w:val="00CB586F"/>
    <w:rsid w:val="00CB5988"/>
    <w:rsid w:val="00CB5F4E"/>
    <w:rsid w:val="00CB64F3"/>
    <w:rsid w:val="00CB65DF"/>
    <w:rsid w:val="00CB6EB8"/>
    <w:rsid w:val="00CB7139"/>
    <w:rsid w:val="00CB71FD"/>
    <w:rsid w:val="00CB7591"/>
    <w:rsid w:val="00CB7AB3"/>
    <w:rsid w:val="00CB7B01"/>
    <w:rsid w:val="00CB7DB7"/>
    <w:rsid w:val="00CC00CD"/>
    <w:rsid w:val="00CC026E"/>
    <w:rsid w:val="00CC0464"/>
    <w:rsid w:val="00CC0507"/>
    <w:rsid w:val="00CC07D1"/>
    <w:rsid w:val="00CC0856"/>
    <w:rsid w:val="00CC0CA3"/>
    <w:rsid w:val="00CC1013"/>
    <w:rsid w:val="00CC1127"/>
    <w:rsid w:val="00CC1242"/>
    <w:rsid w:val="00CC12DA"/>
    <w:rsid w:val="00CC14AB"/>
    <w:rsid w:val="00CC1578"/>
    <w:rsid w:val="00CC1777"/>
    <w:rsid w:val="00CC1A3E"/>
    <w:rsid w:val="00CC1D25"/>
    <w:rsid w:val="00CC1D31"/>
    <w:rsid w:val="00CC2491"/>
    <w:rsid w:val="00CC24C5"/>
    <w:rsid w:val="00CC24E1"/>
    <w:rsid w:val="00CC25C0"/>
    <w:rsid w:val="00CC2666"/>
    <w:rsid w:val="00CC2681"/>
    <w:rsid w:val="00CC26D3"/>
    <w:rsid w:val="00CC2B7E"/>
    <w:rsid w:val="00CC2C7F"/>
    <w:rsid w:val="00CC3AC3"/>
    <w:rsid w:val="00CC3E47"/>
    <w:rsid w:val="00CC3F62"/>
    <w:rsid w:val="00CC4188"/>
    <w:rsid w:val="00CC4312"/>
    <w:rsid w:val="00CC43B3"/>
    <w:rsid w:val="00CC48DC"/>
    <w:rsid w:val="00CC4C95"/>
    <w:rsid w:val="00CC4D02"/>
    <w:rsid w:val="00CC4E57"/>
    <w:rsid w:val="00CC5371"/>
    <w:rsid w:val="00CC548D"/>
    <w:rsid w:val="00CC5698"/>
    <w:rsid w:val="00CC587E"/>
    <w:rsid w:val="00CC590A"/>
    <w:rsid w:val="00CC592C"/>
    <w:rsid w:val="00CC5F36"/>
    <w:rsid w:val="00CC5F59"/>
    <w:rsid w:val="00CC612B"/>
    <w:rsid w:val="00CC6187"/>
    <w:rsid w:val="00CC644E"/>
    <w:rsid w:val="00CC6515"/>
    <w:rsid w:val="00CC6718"/>
    <w:rsid w:val="00CC6845"/>
    <w:rsid w:val="00CC69C7"/>
    <w:rsid w:val="00CC6A57"/>
    <w:rsid w:val="00CC6DCE"/>
    <w:rsid w:val="00CC6E8B"/>
    <w:rsid w:val="00CC6EB5"/>
    <w:rsid w:val="00CC6F40"/>
    <w:rsid w:val="00CC7141"/>
    <w:rsid w:val="00CC72C0"/>
    <w:rsid w:val="00CC77DC"/>
    <w:rsid w:val="00CC7AC9"/>
    <w:rsid w:val="00CC7BE2"/>
    <w:rsid w:val="00CD0A68"/>
    <w:rsid w:val="00CD0C05"/>
    <w:rsid w:val="00CD0C2F"/>
    <w:rsid w:val="00CD0D92"/>
    <w:rsid w:val="00CD0E1C"/>
    <w:rsid w:val="00CD0F73"/>
    <w:rsid w:val="00CD11A7"/>
    <w:rsid w:val="00CD1248"/>
    <w:rsid w:val="00CD12F6"/>
    <w:rsid w:val="00CD173A"/>
    <w:rsid w:val="00CD17A7"/>
    <w:rsid w:val="00CD1A40"/>
    <w:rsid w:val="00CD1B0C"/>
    <w:rsid w:val="00CD1D5E"/>
    <w:rsid w:val="00CD1E1D"/>
    <w:rsid w:val="00CD2144"/>
    <w:rsid w:val="00CD22F4"/>
    <w:rsid w:val="00CD23D3"/>
    <w:rsid w:val="00CD2A45"/>
    <w:rsid w:val="00CD2AE3"/>
    <w:rsid w:val="00CD2CC0"/>
    <w:rsid w:val="00CD2D31"/>
    <w:rsid w:val="00CD2E4D"/>
    <w:rsid w:val="00CD2EA8"/>
    <w:rsid w:val="00CD2EDB"/>
    <w:rsid w:val="00CD34B4"/>
    <w:rsid w:val="00CD37E4"/>
    <w:rsid w:val="00CD38E9"/>
    <w:rsid w:val="00CD390D"/>
    <w:rsid w:val="00CD3955"/>
    <w:rsid w:val="00CD398A"/>
    <w:rsid w:val="00CD3BE0"/>
    <w:rsid w:val="00CD3BE9"/>
    <w:rsid w:val="00CD3DC7"/>
    <w:rsid w:val="00CD4467"/>
    <w:rsid w:val="00CD4BB2"/>
    <w:rsid w:val="00CD4D27"/>
    <w:rsid w:val="00CD4ECC"/>
    <w:rsid w:val="00CD51B3"/>
    <w:rsid w:val="00CD51ED"/>
    <w:rsid w:val="00CD5393"/>
    <w:rsid w:val="00CD5A6C"/>
    <w:rsid w:val="00CD5B44"/>
    <w:rsid w:val="00CD5C12"/>
    <w:rsid w:val="00CD5D68"/>
    <w:rsid w:val="00CD5D87"/>
    <w:rsid w:val="00CD5DF0"/>
    <w:rsid w:val="00CD5F21"/>
    <w:rsid w:val="00CD5FD5"/>
    <w:rsid w:val="00CD6124"/>
    <w:rsid w:val="00CD61D7"/>
    <w:rsid w:val="00CD6257"/>
    <w:rsid w:val="00CD6510"/>
    <w:rsid w:val="00CD667E"/>
    <w:rsid w:val="00CD6941"/>
    <w:rsid w:val="00CD6C7D"/>
    <w:rsid w:val="00CD6D3A"/>
    <w:rsid w:val="00CD6D74"/>
    <w:rsid w:val="00CD6FDB"/>
    <w:rsid w:val="00CD7402"/>
    <w:rsid w:val="00CD764C"/>
    <w:rsid w:val="00CD7696"/>
    <w:rsid w:val="00CD78D2"/>
    <w:rsid w:val="00CD7DC7"/>
    <w:rsid w:val="00CD7E1C"/>
    <w:rsid w:val="00CE02F4"/>
    <w:rsid w:val="00CE09E2"/>
    <w:rsid w:val="00CE1028"/>
    <w:rsid w:val="00CE10C0"/>
    <w:rsid w:val="00CE1551"/>
    <w:rsid w:val="00CE1597"/>
    <w:rsid w:val="00CE18D8"/>
    <w:rsid w:val="00CE1950"/>
    <w:rsid w:val="00CE1AAF"/>
    <w:rsid w:val="00CE1C48"/>
    <w:rsid w:val="00CE1E29"/>
    <w:rsid w:val="00CE1E43"/>
    <w:rsid w:val="00CE2078"/>
    <w:rsid w:val="00CE20B5"/>
    <w:rsid w:val="00CE20C4"/>
    <w:rsid w:val="00CE21D9"/>
    <w:rsid w:val="00CE22B9"/>
    <w:rsid w:val="00CE22DF"/>
    <w:rsid w:val="00CE23FF"/>
    <w:rsid w:val="00CE269F"/>
    <w:rsid w:val="00CE2708"/>
    <w:rsid w:val="00CE283A"/>
    <w:rsid w:val="00CE2B5D"/>
    <w:rsid w:val="00CE2E97"/>
    <w:rsid w:val="00CE2E9F"/>
    <w:rsid w:val="00CE2EA4"/>
    <w:rsid w:val="00CE32A0"/>
    <w:rsid w:val="00CE337F"/>
    <w:rsid w:val="00CE34FC"/>
    <w:rsid w:val="00CE384C"/>
    <w:rsid w:val="00CE3961"/>
    <w:rsid w:val="00CE41D2"/>
    <w:rsid w:val="00CE4530"/>
    <w:rsid w:val="00CE4706"/>
    <w:rsid w:val="00CE4912"/>
    <w:rsid w:val="00CE4958"/>
    <w:rsid w:val="00CE4B36"/>
    <w:rsid w:val="00CE4C4B"/>
    <w:rsid w:val="00CE4C81"/>
    <w:rsid w:val="00CE4CFB"/>
    <w:rsid w:val="00CE53CB"/>
    <w:rsid w:val="00CE5547"/>
    <w:rsid w:val="00CE55BD"/>
    <w:rsid w:val="00CE5A79"/>
    <w:rsid w:val="00CE5AAE"/>
    <w:rsid w:val="00CE5B66"/>
    <w:rsid w:val="00CE5B6E"/>
    <w:rsid w:val="00CE60A6"/>
    <w:rsid w:val="00CE6123"/>
    <w:rsid w:val="00CE6370"/>
    <w:rsid w:val="00CE6383"/>
    <w:rsid w:val="00CE63D6"/>
    <w:rsid w:val="00CE6440"/>
    <w:rsid w:val="00CE67BE"/>
    <w:rsid w:val="00CE6A83"/>
    <w:rsid w:val="00CE6B10"/>
    <w:rsid w:val="00CE6C1C"/>
    <w:rsid w:val="00CE6C86"/>
    <w:rsid w:val="00CE6CB5"/>
    <w:rsid w:val="00CE6F7B"/>
    <w:rsid w:val="00CE7208"/>
    <w:rsid w:val="00CE7608"/>
    <w:rsid w:val="00CE764B"/>
    <w:rsid w:val="00CE778C"/>
    <w:rsid w:val="00CE78D1"/>
    <w:rsid w:val="00CE7B2F"/>
    <w:rsid w:val="00CE7BA0"/>
    <w:rsid w:val="00CE7C0B"/>
    <w:rsid w:val="00CE7CC0"/>
    <w:rsid w:val="00CE7EA5"/>
    <w:rsid w:val="00CF0093"/>
    <w:rsid w:val="00CF019C"/>
    <w:rsid w:val="00CF01D9"/>
    <w:rsid w:val="00CF03AA"/>
    <w:rsid w:val="00CF04A9"/>
    <w:rsid w:val="00CF069A"/>
    <w:rsid w:val="00CF07CF"/>
    <w:rsid w:val="00CF0B74"/>
    <w:rsid w:val="00CF0DDA"/>
    <w:rsid w:val="00CF0EF5"/>
    <w:rsid w:val="00CF0F52"/>
    <w:rsid w:val="00CF0FD2"/>
    <w:rsid w:val="00CF116D"/>
    <w:rsid w:val="00CF134A"/>
    <w:rsid w:val="00CF14AF"/>
    <w:rsid w:val="00CF15DB"/>
    <w:rsid w:val="00CF1938"/>
    <w:rsid w:val="00CF1BFE"/>
    <w:rsid w:val="00CF1E32"/>
    <w:rsid w:val="00CF2080"/>
    <w:rsid w:val="00CF2382"/>
    <w:rsid w:val="00CF2455"/>
    <w:rsid w:val="00CF24A0"/>
    <w:rsid w:val="00CF24B6"/>
    <w:rsid w:val="00CF24C7"/>
    <w:rsid w:val="00CF2535"/>
    <w:rsid w:val="00CF28C3"/>
    <w:rsid w:val="00CF2936"/>
    <w:rsid w:val="00CF2C3C"/>
    <w:rsid w:val="00CF3278"/>
    <w:rsid w:val="00CF3509"/>
    <w:rsid w:val="00CF36EA"/>
    <w:rsid w:val="00CF3817"/>
    <w:rsid w:val="00CF3A42"/>
    <w:rsid w:val="00CF3B5E"/>
    <w:rsid w:val="00CF3BAB"/>
    <w:rsid w:val="00CF44C7"/>
    <w:rsid w:val="00CF479D"/>
    <w:rsid w:val="00CF481C"/>
    <w:rsid w:val="00CF4AA8"/>
    <w:rsid w:val="00CF4ACE"/>
    <w:rsid w:val="00CF4D01"/>
    <w:rsid w:val="00CF5007"/>
    <w:rsid w:val="00CF518C"/>
    <w:rsid w:val="00CF5313"/>
    <w:rsid w:val="00CF549E"/>
    <w:rsid w:val="00CF5639"/>
    <w:rsid w:val="00CF576F"/>
    <w:rsid w:val="00CF59AB"/>
    <w:rsid w:val="00CF5D13"/>
    <w:rsid w:val="00CF6576"/>
    <w:rsid w:val="00CF6C63"/>
    <w:rsid w:val="00CF6C7D"/>
    <w:rsid w:val="00CF6D0E"/>
    <w:rsid w:val="00CF749F"/>
    <w:rsid w:val="00CF788A"/>
    <w:rsid w:val="00CF7917"/>
    <w:rsid w:val="00CF792F"/>
    <w:rsid w:val="00CF79F8"/>
    <w:rsid w:val="00CF7B44"/>
    <w:rsid w:val="00CF7B84"/>
    <w:rsid w:val="00CF7C63"/>
    <w:rsid w:val="00CF7CE7"/>
    <w:rsid w:val="00CF7DC8"/>
    <w:rsid w:val="00CF7DD1"/>
    <w:rsid w:val="00CF7E1E"/>
    <w:rsid w:val="00CF7FE8"/>
    <w:rsid w:val="00D00144"/>
    <w:rsid w:val="00D0027A"/>
    <w:rsid w:val="00D002A9"/>
    <w:rsid w:val="00D004F7"/>
    <w:rsid w:val="00D0052C"/>
    <w:rsid w:val="00D006E6"/>
    <w:rsid w:val="00D0074B"/>
    <w:rsid w:val="00D007A9"/>
    <w:rsid w:val="00D00987"/>
    <w:rsid w:val="00D00BD6"/>
    <w:rsid w:val="00D01001"/>
    <w:rsid w:val="00D01189"/>
    <w:rsid w:val="00D0166F"/>
    <w:rsid w:val="00D018F2"/>
    <w:rsid w:val="00D01980"/>
    <w:rsid w:val="00D01A19"/>
    <w:rsid w:val="00D01C5C"/>
    <w:rsid w:val="00D01CC3"/>
    <w:rsid w:val="00D01CDB"/>
    <w:rsid w:val="00D021AD"/>
    <w:rsid w:val="00D025BC"/>
    <w:rsid w:val="00D02749"/>
    <w:rsid w:val="00D027EB"/>
    <w:rsid w:val="00D027EC"/>
    <w:rsid w:val="00D029E7"/>
    <w:rsid w:val="00D02A2C"/>
    <w:rsid w:val="00D02D89"/>
    <w:rsid w:val="00D02EFD"/>
    <w:rsid w:val="00D032CA"/>
    <w:rsid w:val="00D03469"/>
    <w:rsid w:val="00D03902"/>
    <w:rsid w:val="00D03A32"/>
    <w:rsid w:val="00D03A86"/>
    <w:rsid w:val="00D03C19"/>
    <w:rsid w:val="00D03C3C"/>
    <w:rsid w:val="00D03E44"/>
    <w:rsid w:val="00D03F90"/>
    <w:rsid w:val="00D041B2"/>
    <w:rsid w:val="00D044A6"/>
    <w:rsid w:val="00D0492D"/>
    <w:rsid w:val="00D04F76"/>
    <w:rsid w:val="00D0508B"/>
    <w:rsid w:val="00D050BA"/>
    <w:rsid w:val="00D050C4"/>
    <w:rsid w:val="00D051B3"/>
    <w:rsid w:val="00D052D1"/>
    <w:rsid w:val="00D053D3"/>
    <w:rsid w:val="00D05608"/>
    <w:rsid w:val="00D05994"/>
    <w:rsid w:val="00D05BD7"/>
    <w:rsid w:val="00D05CFA"/>
    <w:rsid w:val="00D05E95"/>
    <w:rsid w:val="00D062F4"/>
    <w:rsid w:val="00D06430"/>
    <w:rsid w:val="00D0653F"/>
    <w:rsid w:val="00D0658E"/>
    <w:rsid w:val="00D0684D"/>
    <w:rsid w:val="00D06992"/>
    <w:rsid w:val="00D06ADC"/>
    <w:rsid w:val="00D06C52"/>
    <w:rsid w:val="00D06CB4"/>
    <w:rsid w:val="00D06D99"/>
    <w:rsid w:val="00D070C2"/>
    <w:rsid w:val="00D070F0"/>
    <w:rsid w:val="00D07131"/>
    <w:rsid w:val="00D071D4"/>
    <w:rsid w:val="00D072C9"/>
    <w:rsid w:val="00D0732A"/>
    <w:rsid w:val="00D075CD"/>
    <w:rsid w:val="00D07C7D"/>
    <w:rsid w:val="00D07D30"/>
    <w:rsid w:val="00D07E1C"/>
    <w:rsid w:val="00D07E56"/>
    <w:rsid w:val="00D07E9B"/>
    <w:rsid w:val="00D10254"/>
    <w:rsid w:val="00D10404"/>
    <w:rsid w:val="00D108CC"/>
    <w:rsid w:val="00D10A3E"/>
    <w:rsid w:val="00D10BD4"/>
    <w:rsid w:val="00D10BD9"/>
    <w:rsid w:val="00D10C69"/>
    <w:rsid w:val="00D10EA5"/>
    <w:rsid w:val="00D1111C"/>
    <w:rsid w:val="00D11A26"/>
    <w:rsid w:val="00D11A82"/>
    <w:rsid w:val="00D11CD2"/>
    <w:rsid w:val="00D11E3A"/>
    <w:rsid w:val="00D11EE4"/>
    <w:rsid w:val="00D12155"/>
    <w:rsid w:val="00D122FC"/>
    <w:rsid w:val="00D125AD"/>
    <w:rsid w:val="00D125B0"/>
    <w:rsid w:val="00D1264E"/>
    <w:rsid w:val="00D126E7"/>
    <w:rsid w:val="00D127AB"/>
    <w:rsid w:val="00D12A25"/>
    <w:rsid w:val="00D12A2E"/>
    <w:rsid w:val="00D12ADE"/>
    <w:rsid w:val="00D12BA5"/>
    <w:rsid w:val="00D12C88"/>
    <w:rsid w:val="00D12CBA"/>
    <w:rsid w:val="00D12E23"/>
    <w:rsid w:val="00D13005"/>
    <w:rsid w:val="00D1316D"/>
    <w:rsid w:val="00D133B4"/>
    <w:rsid w:val="00D13516"/>
    <w:rsid w:val="00D13536"/>
    <w:rsid w:val="00D139B1"/>
    <w:rsid w:val="00D13B8A"/>
    <w:rsid w:val="00D13C19"/>
    <w:rsid w:val="00D13C7A"/>
    <w:rsid w:val="00D13E44"/>
    <w:rsid w:val="00D140C5"/>
    <w:rsid w:val="00D1429D"/>
    <w:rsid w:val="00D14413"/>
    <w:rsid w:val="00D1452B"/>
    <w:rsid w:val="00D14553"/>
    <w:rsid w:val="00D14A63"/>
    <w:rsid w:val="00D14E14"/>
    <w:rsid w:val="00D14FA6"/>
    <w:rsid w:val="00D15481"/>
    <w:rsid w:val="00D157AF"/>
    <w:rsid w:val="00D15B67"/>
    <w:rsid w:val="00D15ED7"/>
    <w:rsid w:val="00D16DC6"/>
    <w:rsid w:val="00D17069"/>
    <w:rsid w:val="00D170B3"/>
    <w:rsid w:val="00D17289"/>
    <w:rsid w:val="00D17315"/>
    <w:rsid w:val="00D1733C"/>
    <w:rsid w:val="00D17376"/>
    <w:rsid w:val="00D17872"/>
    <w:rsid w:val="00D178B7"/>
    <w:rsid w:val="00D17BA5"/>
    <w:rsid w:val="00D17CF4"/>
    <w:rsid w:val="00D17D6B"/>
    <w:rsid w:val="00D20359"/>
    <w:rsid w:val="00D2055D"/>
    <w:rsid w:val="00D20A5B"/>
    <w:rsid w:val="00D20C1B"/>
    <w:rsid w:val="00D20F33"/>
    <w:rsid w:val="00D211A9"/>
    <w:rsid w:val="00D216E6"/>
    <w:rsid w:val="00D217B5"/>
    <w:rsid w:val="00D219A5"/>
    <w:rsid w:val="00D21DEF"/>
    <w:rsid w:val="00D21EFF"/>
    <w:rsid w:val="00D2226B"/>
    <w:rsid w:val="00D22769"/>
    <w:rsid w:val="00D22844"/>
    <w:rsid w:val="00D22E2F"/>
    <w:rsid w:val="00D230A0"/>
    <w:rsid w:val="00D234CE"/>
    <w:rsid w:val="00D2373D"/>
    <w:rsid w:val="00D23D47"/>
    <w:rsid w:val="00D23E09"/>
    <w:rsid w:val="00D23ED4"/>
    <w:rsid w:val="00D23F13"/>
    <w:rsid w:val="00D241C4"/>
    <w:rsid w:val="00D242EC"/>
    <w:rsid w:val="00D244AF"/>
    <w:rsid w:val="00D244E1"/>
    <w:rsid w:val="00D24671"/>
    <w:rsid w:val="00D2467C"/>
    <w:rsid w:val="00D24C0D"/>
    <w:rsid w:val="00D25031"/>
    <w:rsid w:val="00D25715"/>
    <w:rsid w:val="00D25980"/>
    <w:rsid w:val="00D25B83"/>
    <w:rsid w:val="00D25D0A"/>
    <w:rsid w:val="00D262B9"/>
    <w:rsid w:val="00D26378"/>
    <w:rsid w:val="00D26636"/>
    <w:rsid w:val="00D26717"/>
    <w:rsid w:val="00D268A3"/>
    <w:rsid w:val="00D26956"/>
    <w:rsid w:val="00D26C01"/>
    <w:rsid w:val="00D26D57"/>
    <w:rsid w:val="00D2716A"/>
    <w:rsid w:val="00D27178"/>
    <w:rsid w:val="00D271FB"/>
    <w:rsid w:val="00D27200"/>
    <w:rsid w:val="00D27378"/>
    <w:rsid w:val="00D276D7"/>
    <w:rsid w:val="00D2783E"/>
    <w:rsid w:val="00D27A8C"/>
    <w:rsid w:val="00D27DFF"/>
    <w:rsid w:val="00D301A8"/>
    <w:rsid w:val="00D302EB"/>
    <w:rsid w:val="00D30442"/>
    <w:rsid w:val="00D304A2"/>
    <w:rsid w:val="00D307F5"/>
    <w:rsid w:val="00D308FC"/>
    <w:rsid w:val="00D30D1D"/>
    <w:rsid w:val="00D30DC1"/>
    <w:rsid w:val="00D30EA4"/>
    <w:rsid w:val="00D30F08"/>
    <w:rsid w:val="00D30F73"/>
    <w:rsid w:val="00D313F3"/>
    <w:rsid w:val="00D31543"/>
    <w:rsid w:val="00D316DF"/>
    <w:rsid w:val="00D317D0"/>
    <w:rsid w:val="00D318CC"/>
    <w:rsid w:val="00D31963"/>
    <w:rsid w:val="00D31967"/>
    <w:rsid w:val="00D3197A"/>
    <w:rsid w:val="00D3198B"/>
    <w:rsid w:val="00D319B6"/>
    <w:rsid w:val="00D31A55"/>
    <w:rsid w:val="00D31A68"/>
    <w:rsid w:val="00D31B22"/>
    <w:rsid w:val="00D32665"/>
    <w:rsid w:val="00D327DF"/>
    <w:rsid w:val="00D328B1"/>
    <w:rsid w:val="00D32B1A"/>
    <w:rsid w:val="00D3302A"/>
    <w:rsid w:val="00D33575"/>
    <w:rsid w:val="00D33779"/>
    <w:rsid w:val="00D3399E"/>
    <w:rsid w:val="00D33B44"/>
    <w:rsid w:val="00D33BD3"/>
    <w:rsid w:val="00D33BF1"/>
    <w:rsid w:val="00D33C77"/>
    <w:rsid w:val="00D33ED5"/>
    <w:rsid w:val="00D34408"/>
    <w:rsid w:val="00D3440D"/>
    <w:rsid w:val="00D34570"/>
    <w:rsid w:val="00D3485C"/>
    <w:rsid w:val="00D34917"/>
    <w:rsid w:val="00D34BC5"/>
    <w:rsid w:val="00D34C11"/>
    <w:rsid w:val="00D34D22"/>
    <w:rsid w:val="00D35197"/>
    <w:rsid w:val="00D355BD"/>
    <w:rsid w:val="00D355E2"/>
    <w:rsid w:val="00D35660"/>
    <w:rsid w:val="00D35BA4"/>
    <w:rsid w:val="00D35F23"/>
    <w:rsid w:val="00D36036"/>
    <w:rsid w:val="00D36188"/>
    <w:rsid w:val="00D362BA"/>
    <w:rsid w:val="00D36F26"/>
    <w:rsid w:val="00D37705"/>
    <w:rsid w:val="00D3770D"/>
    <w:rsid w:val="00D37A2D"/>
    <w:rsid w:val="00D37A88"/>
    <w:rsid w:val="00D37BCD"/>
    <w:rsid w:val="00D37E42"/>
    <w:rsid w:val="00D37F08"/>
    <w:rsid w:val="00D400E4"/>
    <w:rsid w:val="00D40236"/>
    <w:rsid w:val="00D40D23"/>
    <w:rsid w:val="00D41226"/>
    <w:rsid w:val="00D41A33"/>
    <w:rsid w:val="00D4210E"/>
    <w:rsid w:val="00D42285"/>
    <w:rsid w:val="00D42286"/>
    <w:rsid w:val="00D426ED"/>
    <w:rsid w:val="00D42729"/>
    <w:rsid w:val="00D428AB"/>
    <w:rsid w:val="00D428E6"/>
    <w:rsid w:val="00D42959"/>
    <w:rsid w:val="00D42C91"/>
    <w:rsid w:val="00D4309D"/>
    <w:rsid w:val="00D430DD"/>
    <w:rsid w:val="00D4342F"/>
    <w:rsid w:val="00D4367E"/>
    <w:rsid w:val="00D43896"/>
    <w:rsid w:val="00D4395B"/>
    <w:rsid w:val="00D43FDD"/>
    <w:rsid w:val="00D441EF"/>
    <w:rsid w:val="00D44332"/>
    <w:rsid w:val="00D443AB"/>
    <w:rsid w:val="00D445BF"/>
    <w:rsid w:val="00D4476F"/>
    <w:rsid w:val="00D44972"/>
    <w:rsid w:val="00D44E92"/>
    <w:rsid w:val="00D45302"/>
    <w:rsid w:val="00D453B7"/>
    <w:rsid w:val="00D454B9"/>
    <w:rsid w:val="00D4570B"/>
    <w:rsid w:val="00D4580D"/>
    <w:rsid w:val="00D45872"/>
    <w:rsid w:val="00D45AB5"/>
    <w:rsid w:val="00D45D90"/>
    <w:rsid w:val="00D460D2"/>
    <w:rsid w:val="00D460FA"/>
    <w:rsid w:val="00D461AF"/>
    <w:rsid w:val="00D46261"/>
    <w:rsid w:val="00D462CA"/>
    <w:rsid w:val="00D462F2"/>
    <w:rsid w:val="00D463F2"/>
    <w:rsid w:val="00D465A4"/>
    <w:rsid w:val="00D46602"/>
    <w:rsid w:val="00D46603"/>
    <w:rsid w:val="00D466EC"/>
    <w:rsid w:val="00D4680B"/>
    <w:rsid w:val="00D4683C"/>
    <w:rsid w:val="00D46841"/>
    <w:rsid w:val="00D468D3"/>
    <w:rsid w:val="00D46975"/>
    <w:rsid w:val="00D469E9"/>
    <w:rsid w:val="00D46DC6"/>
    <w:rsid w:val="00D47526"/>
    <w:rsid w:val="00D4761C"/>
    <w:rsid w:val="00D47893"/>
    <w:rsid w:val="00D478C7"/>
    <w:rsid w:val="00D501F6"/>
    <w:rsid w:val="00D503B6"/>
    <w:rsid w:val="00D5048B"/>
    <w:rsid w:val="00D504E3"/>
    <w:rsid w:val="00D50508"/>
    <w:rsid w:val="00D50C35"/>
    <w:rsid w:val="00D50EAA"/>
    <w:rsid w:val="00D50FF9"/>
    <w:rsid w:val="00D5110D"/>
    <w:rsid w:val="00D515B5"/>
    <w:rsid w:val="00D51BD6"/>
    <w:rsid w:val="00D51F9B"/>
    <w:rsid w:val="00D52052"/>
    <w:rsid w:val="00D520EE"/>
    <w:rsid w:val="00D52569"/>
    <w:rsid w:val="00D5260C"/>
    <w:rsid w:val="00D52640"/>
    <w:rsid w:val="00D52878"/>
    <w:rsid w:val="00D52BA8"/>
    <w:rsid w:val="00D52BF5"/>
    <w:rsid w:val="00D52FD2"/>
    <w:rsid w:val="00D52FE4"/>
    <w:rsid w:val="00D532E0"/>
    <w:rsid w:val="00D5333B"/>
    <w:rsid w:val="00D534E5"/>
    <w:rsid w:val="00D5361D"/>
    <w:rsid w:val="00D536CC"/>
    <w:rsid w:val="00D53991"/>
    <w:rsid w:val="00D53BB4"/>
    <w:rsid w:val="00D53CEA"/>
    <w:rsid w:val="00D5413C"/>
    <w:rsid w:val="00D542EA"/>
    <w:rsid w:val="00D54301"/>
    <w:rsid w:val="00D543CA"/>
    <w:rsid w:val="00D5452E"/>
    <w:rsid w:val="00D5457D"/>
    <w:rsid w:val="00D5466E"/>
    <w:rsid w:val="00D546CF"/>
    <w:rsid w:val="00D54939"/>
    <w:rsid w:val="00D54ED5"/>
    <w:rsid w:val="00D55195"/>
    <w:rsid w:val="00D5523A"/>
    <w:rsid w:val="00D55627"/>
    <w:rsid w:val="00D5588D"/>
    <w:rsid w:val="00D559F6"/>
    <w:rsid w:val="00D55D0E"/>
    <w:rsid w:val="00D55F6C"/>
    <w:rsid w:val="00D56188"/>
    <w:rsid w:val="00D56468"/>
    <w:rsid w:val="00D5648B"/>
    <w:rsid w:val="00D56501"/>
    <w:rsid w:val="00D567BB"/>
    <w:rsid w:val="00D567FC"/>
    <w:rsid w:val="00D56951"/>
    <w:rsid w:val="00D571E7"/>
    <w:rsid w:val="00D57BEE"/>
    <w:rsid w:val="00D57DD7"/>
    <w:rsid w:val="00D57EDF"/>
    <w:rsid w:val="00D57F86"/>
    <w:rsid w:val="00D6032F"/>
    <w:rsid w:val="00D60614"/>
    <w:rsid w:val="00D60A70"/>
    <w:rsid w:val="00D60B3D"/>
    <w:rsid w:val="00D60BD0"/>
    <w:rsid w:val="00D60CF6"/>
    <w:rsid w:val="00D60D5C"/>
    <w:rsid w:val="00D60E63"/>
    <w:rsid w:val="00D61040"/>
    <w:rsid w:val="00D6119C"/>
    <w:rsid w:val="00D61227"/>
    <w:rsid w:val="00D61242"/>
    <w:rsid w:val="00D612D5"/>
    <w:rsid w:val="00D61F2B"/>
    <w:rsid w:val="00D62068"/>
    <w:rsid w:val="00D62076"/>
    <w:rsid w:val="00D62117"/>
    <w:rsid w:val="00D622F8"/>
    <w:rsid w:val="00D62303"/>
    <w:rsid w:val="00D62354"/>
    <w:rsid w:val="00D624D8"/>
    <w:rsid w:val="00D62582"/>
    <w:rsid w:val="00D62743"/>
    <w:rsid w:val="00D62AB1"/>
    <w:rsid w:val="00D62EEE"/>
    <w:rsid w:val="00D62FB4"/>
    <w:rsid w:val="00D633B1"/>
    <w:rsid w:val="00D6344A"/>
    <w:rsid w:val="00D634D2"/>
    <w:rsid w:val="00D638B0"/>
    <w:rsid w:val="00D63ABB"/>
    <w:rsid w:val="00D63C28"/>
    <w:rsid w:val="00D640E6"/>
    <w:rsid w:val="00D641CF"/>
    <w:rsid w:val="00D64202"/>
    <w:rsid w:val="00D64278"/>
    <w:rsid w:val="00D642C8"/>
    <w:rsid w:val="00D646D5"/>
    <w:rsid w:val="00D64770"/>
    <w:rsid w:val="00D64787"/>
    <w:rsid w:val="00D64998"/>
    <w:rsid w:val="00D64BFC"/>
    <w:rsid w:val="00D64D2C"/>
    <w:rsid w:val="00D64EED"/>
    <w:rsid w:val="00D6527A"/>
    <w:rsid w:val="00D655F0"/>
    <w:rsid w:val="00D65833"/>
    <w:rsid w:val="00D65D1A"/>
    <w:rsid w:val="00D65E64"/>
    <w:rsid w:val="00D65E8D"/>
    <w:rsid w:val="00D65E9A"/>
    <w:rsid w:val="00D6627B"/>
    <w:rsid w:val="00D665BF"/>
    <w:rsid w:val="00D667D1"/>
    <w:rsid w:val="00D66EA3"/>
    <w:rsid w:val="00D67320"/>
    <w:rsid w:val="00D673E9"/>
    <w:rsid w:val="00D674D6"/>
    <w:rsid w:val="00D675E8"/>
    <w:rsid w:val="00D6765D"/>
    <w:rsid w:val="00D677FA"/>
    <w:rsid w:val="00D67A88"/>
    <w:rsid w:val="00D67EB0"/>
    <w:rsid w:val="00D67F4C"/>
    <w:rsid w:val="00D67F81"/>
    <w:rsid w:val="00D67FD3"/>
    <w:rsid w:val="00D70221"/>
    <w:rsid w:val="00D7046C"/>
    <w:rsid w:val="00D7088A"/>
    <w:rsid w:val="00D70963"/>
    <w:rsid w:val="00D71044"/>
    <w:rsid w:val="00D71276"/>
    <w:rsid w:val="00D713AC"/>
    <w:rsid w:val="00D71450"/>
    <w:rsid w:val="00D714CA"/>
    <w:rsid w:val="00D715E2"/>
    <w:rsid w:val="00D71A1E"/>
    <w:rsid w:val="00D71C44"/>
    <w:rsid w:val="00D7226F"/>
    <w:rsid w:val="00D7227B"/>
    <w:rsid w:val="00D725EC"/>
    <w:rsid w:val="00D72D62"/>
    <w:rsid w:val="00D7309B"/>
    <w:rsid w:val="00D73176"/>
    <w:rsid w:val="00D731E0"/>
    <w:rsid w:val="00D732E8"/>
    <w:rsid w:val="00D73562"/>
    <w:rsid w:val="00D7371A"/>
    <w:rsid w:val="00D73AA5"/>
    <w:rsid w:val="00D73FCB"/>
    <w:rsid w:val="00D741DF"/>
    <w:rsid w:val="00D743B9"/>
    <w:rsid w:val="00D74997"/>
    <w:rsid w:val="00D74B5A"/>
    <w:rsid w:val="00D74C5A"/>
    <w:rsid w:val="00D750FB"/>
    <w:rsid w:val="00D7515D"/>
    <w:rsid w:val="00D7525C"/>
    <w:rsid w:val="00D75337"/>
    <w:rsid w:val="00D7579A"/>
    <w:rsid w:val="00D75999"/>
    <w:rsid w:val="00D75A61"/>
    <w:rsid w:val="00D75BB9"/>
    <w:rsid w:val="00D75E3D"/>
    <w:rsid w:val="00D760B0"/>
    <w:rsid w:val="00D760E0"/>
    <w:rsid w:val="00D760E5"/>
    <w:rsid w:val="00D7617D"/>
    <w:rsid w:val="00D76208"/>
    <w:rsid w:val="00D7621D"/>
    <w:rsid w:val="00D76294"/>
    <w:rsid w:val="00D76325"/>
    <w:rsid w:val="00D76997"/>
    <w:rsid w:val="00D77189"/>
    <w:rsid w:val="00D774C3"/>
    <w:rsid w:val="00D774E9"/>
    <w:rsid w:val="00D775E8"/>
    <w:rsid w:val="00D7771E"/>
    <w:rsid w:val="00D7779C"/>
    <w:rsid w:val="00D77A1A"/>
    <w:rsid w:val="00D77CAA"/>
    <w:rsid w:val="00D77D1E"/>
    <w:rsid w:val="00D77DFD"/>
    <w:rsid w:val="00D77F66"/>
    <w:rsid w:val="00D77F8A"/>
    <w:rsid w:val="00D8078C"/>
    <w:rsid w:val="00D808EC"/>
    <w:rsid w:val="00D80952"/>
    <w:rsid w:val="00D80A89"/>
    <w:rsid w:val="00D80D85"/>
    <w:rsid w:val="00D80D92"/>
    <w:rsid w:val="00D8109F"/>
    <w:rsid w:val="00D816EB"/>
    <w:rsid w:val="00D81788"/>
    <w:rsid w:val="00D81DB0"/>
    <w:rsid w:val="00D81FE2"/>
    <w:rsid w:val="00D82396"/>
    <w:rsid w:val="00D8243F"/>
    <w:rsid w:val="00D8250C"/>
    <w:rsid w:val="00D8267D"/>
    <w:rsid w:val="00D829CF"/>
    <w:rsid w:val="00D82BD3"/>
    <w:rsid w:val="00D82DEB"/>
    <w:rsid w:val="00D82EDF"/>
    <w:rsid w:val="00D830E4"/>
    <w:rsid w:val="00D83338"/>
    <w:rsid w:val="00D8344A"/>
    <w:rsid w:val="00D83476"/>
    <w:rsid w:val="00D834EA"/>
    <w:rsid w:val="00D8357F"/>
    <w:rsid w:val="00D835A0"/>
    <w:rsid w:val="00D835EF"/>
    <w:rsid w:val="00D83C4E"/>
    <w:rsid w:val="00D84183"/>
    <w:rsid w:val="00D845F8"/>
    <w:rsid w:val="00D84720"/>
    <w:rsid w:val="00D847DB"/>
    <w:rsid w:val="00D84948"/>
    <w:rsid w:val="00D84DD8"/>
    <w:rsid w:val="00D84EED"/>
    <w:rsid w:val="00D8505E"/>
    <w:rsid w:val="00D8512C"/>
    <w:rsid w:val="00D853FA"/>
    <w:rsid w:val="00D85487"/>
    <w:rsid w:val="00D8550F"/>
    <w:rsid w:val="00D8563F"/>
    <w:rsid w:val="00D85813"/>
    <w:rsid w:val="00D85829"/>
    <w:rsid w:val="00D85CD4"/>
    <w:rsid w:val="00D85DAF"/>
    <w:rsid w:val="00D85E96"/>
    <w:rsid w:val="00D860E5"/>
    <w:rsid w:val="00D86185"/>
    <w:rsid w:val="00D86687"/>
    <w:rsid w:val="00D86956"/>
    <w:rsid w:val="00D8695A"/>
    <w:rsid w:val="00D8695C"/>
    <w:rsid w:val="00D86AC7"/>
    <w:rsid w:val="00D875E2"/>
    <w:rsid w:val="00D87629"/>
    <w:rsid w:val="00D8779E"/>
    <w:rsid w:val="00D878A8"/>
    <w:rsid w:val="00D8792B"/>
    <w:rsid w:val="00D87D91"/>
    <w:rsid w:val="00D87F64"/>
    <w:rsid w:val="00D87F81"/>
    <w:rsid w:val="00D9006E"/>
    <w:rsid w:val="00D9016B"/>
    <w:rsid w:val="00D901E2"/>
    <w:rsid w:val="00D90217"/>
    <w:rsid w:val="00D905C2"/>
    <w:rsid w:val="00D90624"/>
    <w:rsid w:val="00D907E7"/>
    <w:rsid w:val="00D90D58"/>
    <w:rsid w:val="00D90D88"/>
    <w:rsid w:val="00D90E9A"/>
    <w:rsid w:val="00D90EE0"/>
    <w:rsid w:val="00D90F4B"/>
    <w:rsid w:val="00D91024"/>
    <w:rsid w:val="00D910A6"/>
    <w:rsid w:val="00D91334"/>
    <w:rsid w:val="00D914D0"/>
    <w:rsid w:val="00D915FE"/>
    <w:rsid w:val="00D91685"/>
    <w:rsid w:val="00D919AA"/>
    <w:rsid w:val="00D91EC8"/>
    <w:rsid w:val="00D91FF2"/>
    <w:rsid w:val="00D9210C"/>
    <w:rsid w:val="00D921D0"/>
    <w:rsid w:val="00D92254"/>
    <w:rsid w:val="00D92359"/>
    <w:rsid w:val="00D92656"/>
    <w:rsid w:val="00D9271C"/>
    <w:rsid w:val="00D92734"/>
    <w:rsid w:val="00D927B6"/>
    <w:rsid w:val="00D92D9A"/>
    <w:rsid w:val="00D92E3D"/>
    <w:rsid w:val="00D92E60"/>
    <w:rsid w:val="00D92EB5"/>
    <w:rsid w:val="00D932E4"/>
    <w:rsid w:val="00D9339D"/>
    <w:rsid w:val="00D9349B"/>
    <w:rsid w:val="00D93A48"/>
    <w:rsid w:val="00D93B4B"/>
    <w:rsid w:val="00D940C1"/>
    <w:rsid w:val="00D9421D"/>
    <w:rsid w:val="00D94450"/>
    <w:rsid w:val="00D944F0"/>
    <w:rsid w:val="00D94799"/>
    <w:rsid w:val="00D948E2"/>
    <w:rsid w:val="00D94954"/>
    <w:rsid w:val="00D949E3"/>
    <w:rsid w:val="00D94B01"/>
    <w:rsid w:val="00D94E2D"/>
    <w:rsid w:val="00D9521D"/>
    <w:rsid w:val="00D95369"/>
    <w:rsid w:val="00D957A3"/>
    <w:rsid w:val="00D9590D"/>
    <w:rsid w:val="00D9597B"/>
    <w:rsid w:val="00D95B35"/>
    <w:rsid w:val="00D95B45"/>
    <w:rsid w:val="00D95F57"/>
    <w:rsid w:val="00D961AC"/>
    <w:rsid w:val="00D9629B"/>
    <w:rsid w:val="00D96557"/>
    <w:rsid w:val="00D9656A"/>
    <w:rsid w:val="00D967C1"/>
    <w:rsid w:val="00D96883"/>
    <w:rsid w:val="00D96B1A"/>
    <w:rsid w:val="00D96B9B"/>
    <w:rsid w:val="00D96EE4"/>
    <w:rsid w:val="00D970DA"/>
    <w:rsid w:val="00D970DF"/>
    <w:rsid w:val="00D97248"/>
    <w:rsid w:val="00D97396"/>
    <w:rsid w:val="00D97641"/>
    <w:rsid w:val="00D979F6"/>
    <w:rsid w:val="00D97DAD"/>
    <w:rsid w:val="00D97E05"/>
    <w:rsid w:val="00DA00DD"/>
    <w:rsid w:val="00DA01EA"/>
    <w:rsid w:val="00DA0787"/>
    <w:rsid w:val="00DA0F57"/>
    <w:rsid w:val="00DA10F6"/>
    <w:rsid w:val="00DA134F"/>
    <w:rsid w:val="00DA13EB"/>
    <w:rsid w:val="00DA1789"/>
    <w:rsid w:val="00DA1A8A"/>
    <w:rsid w:val="00DA25AF"/>
    <w:rsid w:val="00DA25C4"/>
    <w:rsid w:val="00DA25EE"/>
    <w:rsid w:val="00DA266F"/>
    <w:rsid w:val="00DA27EE"/>
    <w:rsid w:val="00DA28D2"/>
    <w:rsid w:val="00DA2B55"/>
    <w:rsid w:val="00DA2C69"/>
    <w:rsid w:val="00DA2D4F"/>
    <w:rsid w:val="00DA2DAE"/>
    <w:rsid w:val="00DA3105"/>
    <w:rsid w:val="00DA3257"/>
    <w:rsid w:val="00DA34C1"/>
    <w:rsid w:val="00DA357F"/>
    <w:rsid w:val="00DA36C8"/>
    <w:rsid w:val="00DA3B45"/>
    <w:rsid w:val="00DA3D3B"/>
    <w:rsid w:val="00DA41BD"/>
    <w:rsid w:val="00DA464F"/>
    <w:rsid w:val="00DA46BA"/>
    <w:rsid w:val="00DA4C9C"/>
    <w:rsid w:val="00DA5193"/>
    <w:rsid w:val="00DA570E"/>
    <w:rsid w:val="00DA57D2"/>
    <w:rsid w:val="00DA5A9E"/>
    <w:rsid w:val="00DA5C22"/>
    <w:rsid w:val="00DA5C46"/>
    <w:rsid w:val="00DA5CD9"/>
    <w:rsid w:val="00DA5ECE"/>
    <w:rsid w:val="00DA6345"/>
    <w:rsid w:val="00DA64BE"/>
    <w:rsid w:val="00DA68A0"/>
    <w:rsid w:val="00DA6983"/>
    <w:rsid w:val="00DA6A19"/>
    <w:rsid w:val="00DA6B3D"/>
    <w:rsid w:val="00DA6C1B"/>
    <w:rsid w:val="00DA6FA2"/>
    <w:rsid w:val="00DA6FBB"/>
    <w:rsid w:val="00DA716B"/>
    <w:rsid w:val="00DA7201"/>
    <w:rsid w:val="00DA7346"/>
    <w:rsid w:val="00DA7462"/>
    <w:rsid w:val="00DA7628"/>
    <w:rsid w:val="00DA77AA"/>
    <w:rsid w:val="00DA7881"/>
    <w:rsid w:val="00DA79CD"/>
    <w:rsid w:val="00DA7D85"/>
    <w:rsid w:val="00DB0154"/>
    <w:rsid w:val="00DB01B4"/>
    <w:rsid w:val="00DB01CB"/>
    <w:rsid w:val="00DB06A6"/>
    <w:rsid w:val="00DB09A7"/>
    <w:rsid w:val="00DB0CBF"/>
    <w:rsid w:val="00DB1479"/>
    <w:rsid w:val="00DB1601"/>
    <w:rsid w:val="00DB161B"/>
    <w:rsid w:val="00DB169B"/>
    <w:rsid w:val="00DB17EF"/>
    <w:rsid w:val="00DB1F5C"/>
    <w:rsid w:val="00DB2230"/>
    <w:rsid w:val="00DB23B1"/>
    <w:rsid w:val="00DB23F3"/>
    <w:rsid w:val="00DB25DE"/>
    <w:rsid w:val="00DB272E"/>
    <w:rsid w:val="00DB2CC1"/>
    <w:rsid w:val="00DB2CEB"/>
    <w:rsid w:val="00DB2D68"/>
    <w:rsid w:val="00DB2F6C"/>
    <w:rsid w:val="00DB3159"/>
    <w:rsid w:val="00DB31D6"/>
    <w:rsid w:val="00DB3307"/>
    <w:rsid w:val="00DB33E9"/>
    <w:rsid w:val="00DB346E"/>
    <w:rsid w:val="00DB34DD"/>
    <w:rsid w:val="00DB3568"/>
    <w:rsid w:val="00DB3DD2"/>
    <w:rsid w:val="00DB3F20"/>
    <w:rsid w:val="00DB401E"/>
    <w:rsid w:val="00DB4147"/>
    <w:rsid w:val="00DB42C3"/>
    <w:rsid w:val="00DB46CC"/>
    <w:rsid w:val="00DB48E0"/>
    <w:rsid w:val="00DB4B26"/>
    <w:rsid w:val="00DB4F7B"/>
    <w:rsid w:val="00DB5511"/>
    <w:rsid w:val="00DB596D"/>
    <w:rsid w:val="00DB5B5D"/>
    <w:rsid w:val="00DB5C9F"/>
    <w:rsid w:val="00DB5ECD"/>
    <w:rsid w:val="00DB61C3"/>
    <w:rsid w:val="00DB62BE"/>
    <w:rsid w:val="00DB62CB"/>
    <w:rsid w:val="00DB636A"/>
    <w:rsid w:val="00DB63C9"/>
    <w:rsid w:val="00DB676D"/>
    <w:rsid w:val="00DB6773"/>
    <w:rsid w:val="00DB6BC8"/>
    <w:rsid w:val="00DB6C4C"/>
    <w:rsid w:val="00DB6E74"/>
    <w:rsid w:val="00DB7006"/>
    <w:rsid w:val="00DB74A2"/>
    <w:rsid w:val="00DB75A6"/>
    <w:rsid w:val="00DB77A5"/>
    <w:rsid w:val="00DB7B03"/>
    <w:rsid w:val="00DB7EA8"/>
    <w:rsid w:val="00DB7FFC"/>
    <w:rsid w:val="00DC026B"/>
    <w:rsid w:val="00DC0304"/>
    <w:rsid w:val="00DC07A3"/>
    <w:rsid w:val="00DC07C8"/>
    <w:rsid w:val="00DC0AAD"/>
    <w:rsid w:val="00DC0B58"/>
    <w:rsid w:val="00DC0CD0"/>
    <w:rsid w:val="00DC120C"/>
    <w:rsid w:val="00DC1A66"/>
    <w:rsid w:val="00DC23EE"/>
    <w:rsid w:val="00DC27AF"/>
    <w:rsid w:val="00DC282B"/>
    <w:rsid w:val="00DC2945"/>
    <w:rsid w:val="00DC29D2"/>
    <w:rsid w:val="00DC29F9"/>
    <w:rsid w:val="00DC2C0C"/>
    <w:rsid w:val="00DC2D25"/>
    <w:rsid w:val="00DC2EB4"/>
    <w:rsid w:val="00DC2EBB"/>
    <w:rsid w:val="00DC3477"/>
    <w:rsid w:val="00DC3637"/>
    <w:rsid w:val="00DC36BC"/>
    <w:rsid w:val="00DC3873"/>
    <w:rsid w:val="00DC3937"/>
    <w:rsid w:val="00DC39F4"/>
    <w:rsid w:val="00DC3A4B"/>
    <w:rsid w:val="00DC3A5F"/>
    <w:rsid w:val="00DC3AE1"/>
    <w:rsid w:val="00DC3B1C"/>
    <w:rsid w:val="00DC3C15"/>
    <w:rsid w:val="00DC3DE0"/>
    <w:rsid w:val="00DC3F6F"/>
    <w:rsid w:val="00DC4353"/>
    <w:rsid w:val="00DC44A3"/>
    <w:rsid w:val="00DC478B"/>
    <w:rsid w:val="00DC48C0"/>
    <w:rsid w:val="00DC48DA"/>
    <w:rsid w:val="00DC4AE7"/>
    <w:rsid w:val="00DC4C2A"/>
    <w:rsid w:val="00DC4C35"/>
    <w:rsid w:val="00DC4FB5"/>
    <w:rsid w:val="00DC5B00"/>
    <w:rsid w:val="00DC5D2A"/>
    <w:rsid w:val="00DC5FA5"/>
    <w:rsid w:val="00DC5FD5"/>
    <w:rsid w:val="00DC6131"/>
    <w:rsid w:val="00DC61AD"/>
    <w:rsid w:val="00DC698F"/>
    <w:rsid w:val="00DC6AD3"/>
    <w:rsid w:val="00DC6F98"/>
    <w:rsid w:val="00DC7245"/>
    <w:rsid w:val="00DC726A"/>
    <w:rsid w:val="00DC746A"/>
    <w:rsid w:val="00DC7496"/>
    <w:rsid w:val="00DC77D9"/>
    <w:rsid w:val="00DC78B8"/>
    <w:rsid w:val="00DC7B65"/>
    <w:rsid w:val="00DC7BEC"/>
    <w:rsid w:val="00DC7D3D"/>
    <w:rsid w:val="00DC7D47"/>
    <w:rsid w:val="00DC7E9A"/>
    <w:rsid w:val="00DD03F8"/>
    <w:rsid w:val="00DD0532"/>
    <w:rsid w:val="00DD07B5"/>
    <w:rsid w:val="00DD0B27"/>
    <w:rsid w:val="00DD0C58"/>
    <w:rsid w:val="00DD0DE6"/>
    <w:rsid w:val="00DD127E"/>
    <w:rsid w:val="00DD15B0"/>
    <w:rsid w:val="00DD200F"/>
    <w:rsid w:val="00DD2483"/>
    <w:rsid w:val="00DD2766"/>
    <w:rsid w:val="00DD2913"/>
    <w:rsid w:val="00DD2A44"/>
    <w:rsid w:val="00DD2DCA"/>
    <w:rsid w:val="00DD2EAB"/>
    <w:rsid w:val="00DD2EED"/>
    <w:rsid w:val="00DD3878"/>
    <w:rsid w:val="00DD390E"/>
    <w:rsid w:val="00DD3CDF"/>
    <w:rsid w:val="00DD3E89"/>
    <w:rsid w:val="00DD3ED9"/>
    <w:rsid w:val="00DD436E"/>
    <w:rsid w:val="00DD47BF"/>
    <w:rsid w:val="00DD4988"/>
    <w:rsid w:val="00DD4B4A"/>
    <w:rsid w:val="00DD4C28"/>
    <w:rsid w:val="00DD5153"/>
    <w:rsid w:val="00DD517B"/>
    <w:rsid w:val="00DD51A7"/>
    <w:rsid w:val="00DD5384"/>
    <w:rsid w:val="00DD54AB"/>
    <w:rsid w:val="00DD5707"/>
    <w:rsid w:val="00DD5826"/>
    <w:rsid w:val="00DD58DB"/>
    <w:rsid w:val="00DD58FB"/>
    <w:rsid w:val="00DD5BC3"/>
    <w:rsid w:val="00DD5D31"/>
    <w:rsid w:val="00DD62F5"/>
    <w:rsid w:val="00DD63D3"/>
    <w:rsid w:val="00DD64A5"/>
    <w:rsid w:val="00DD66C3"/>
    <w:rsid w:val="00DD6860"/>
    <w:rsid w:val="00DD6AE1"/>
    <w:rsid w:val="00DD6AFF"/>
    <w:rsid w:val="00DD6C9D"/>
    <w:rsid w:val="00DD6D70"/>
    <w:rsid w:val="00DD7284"/>
    <w:rsid w:val="00DD73B0"/>
    <w:rsid w:val="00DD773B"/>
    <w:rsid w:val="00DD79E3"/>
    <w:rsid w:val="00DD7C1B"/>
    <w:rsid w:val="00DD7CC2"/>
    <w:rsid w:val="00DD7DB1"/>
    <w:rsid w:val="00DD7E47"/>
    <w:rsid w:val="00DD7F8A"/>
    <w:rsid w:val="00DE033D"/>
    <w:rsid w:val="00DE034A"/>
    <w:rsid w:val="00DE067E"/>
    <w:rsid w:val="00DE06E6"/>
    <w:rsid w:val="00DE0726"/>
    <w:rsid w:val="00DE09C0"/>
    <w:rsid w:val="00DE0BEC"/>
    <w:rsid w:val="00DE0ECA"/>
    <w:rsid w:val="00DE103B"/>
    <w:rsid w:val="00DE12A0"/>
    <w:rsid w:val="00DE1F58"/>
    <w:rsid w:val="00DE205A"/>
    <w:rsid w:val="00DE20A9"/>
    <w:rsid w:val="00DE2196"/>
    <w:rsid w:val="00DE21DA"/>
    <w:rsid w:val="00DE229E"/>
    <w:rsid w:val="00DE2447"/>
    <w:rsid w:val="00DE24E3"/>
    <w:rsid w:val="00DE292B"/>
    <w:rsid w:val="00DE2AF5"/>
    <w:rsid w:val="00DE2E3C"/>
    <w:rsid w:val="00DE2F0A"/>
    <w:rsid w:val="00DE2FCF"/>
    <w:rsid w:val="00DE313E"/>
    <w:rsid w:val="00DE332D"/>
    <w:rsid w:val="00DE351E"/>
    <w:rsid w:val="00DE3543"/>
    <w:rsid w:val="00DE35C5"/>
    <w:rsid w:val="00DE3627"/>
    <w:rsid w:val="00DE36C5"/>
    <w:rsid w:val="00DE39FA"/>
    <w:rsid w:val="00DE3F29"/>
    <w:rsid w:val="00DE3F2E"/>
    <w:rsid w:val="00DE3F38"/>
    <w:rsid w:val="00DE4271"/>
    <w:rsid w:val="00DE46B4"/>
    <w:rsid w:val="00DE4868"/>
    <w:rsid w:val="00DE4A05"/>
    <w:rsid w:val="00DE4D5B"/>
    <w:rsid w:val="00DE565B"/>
    <w:rsid w:val="00DE56DF"/>
    <w:rsid w:val="00DE56EE"/>
    <w:rsid w:val="00DE579A"/>
    <w:rsid w:val="00DE5F25"/>
    <w:rsid w:val="00DE5F50"/>
    <w:rsid w:val="00DE626B"/>
    <w:rsid w:val="00DE6770"/>
    <w:rsid w:val="00DE699F"/>
    <w:rsid w:val="00DE6A5A"/>
    <w:rsid w:val="00DE6BC1"/>
    <w:rsid w:val="00DE6D23"/>
    <w:rsid w:val="00DE7655"/>
    <w:rsid w:val="00DE7BF4"/>
    <w:rsid w:val="00DE7D6E"/>
    <w:rsid w:val="00DE7F3C"/>
    <w:rsid w:val="00DE7F5E"/>
    <w:rsid w:val="00DF0029"/>
    <w:rsid w:val="00DF0096"/>
    <w:rsid w:val="00DF0678"/>
    <w:rsid w:val="00DF0768"/>
    <w:rsid w:val="00DF08D7"/>
    <w:rsid w:val="00DF0B0A"/>
    <w:rsid w:val="00DF0F66"/>
    <w:rsid w:val="00DF1471"/>
    <w:rsid w:val="00DF166E"/>
    <w:rsid w:val="00DF199E"/>
    <w:rsid w:val="00DF1B70"/>
    <w:rsid w:val="00DF1D6E"/>
    <w:rsid w:val="00DF1E74"/>
    <w:rsid w:val="00DF21CD"/>
    <w:rsid w:val="00DF220B"/>
    <w:rsid w:val="00DF222C"/>
    <w:rsid w:val="00DF222F"/>
    <w:rsid w:val="00DF2376"/>
    <w:rsid w:val="00DF25C5"/>
    <w:rsid w:val="00DF2769"/>
    <w:rsid w:val="00DF2902"/>
    <w:rsid w:val="00DF2C94"/>
    <w:rsid w:val="00DF2E61"/>
    <w:rsid w:val="00DF2F85"/>
    <w:rsid w:val="00DF37B4"/>
    <w:rsid w:val="00DF39F7"/>
    <w:rsid w:val="00DF3A7E"/>
    <w:rsid w:val="00DF3B27"/>
    <w:rsid w:val="00DF3D39"/>
    <w:rsid w:val="00DF3D4D"/>
    <w:rsid w:val="00DF3E68"/>
    <w:rsid w:val="00DF4000"/>
    <w:rsid w:val="00DF486C"/>
    <w:rsid w:val="00DF496B"/>
    <w:rsid w:val="00DF4F8C"/>
    <w:rsid w:val="00DF5045"/>
    <w:rsid w:val="00DF55A5"/>
    <w:rsid w:val="00DF5777"/>
    <w:rsid w:val="00DF5D73"/>
    <w:rsid w:val="00DF5E92"/>
    <w:rsid w:val="00DF63B8"/>
    <w:rsid w:val="00DF64A2"/>
    <w:rsid w:val="00DF7004"/>
    <w:rsid w:val="00DF7306"/>
    <w:rsid w:val="00DF732E"/>
    <w:rsid w:val="00DF7573"/>
    <w:rsid w:val="00DF759C"/>
    <w:rsid w:val="00DF76DA"/>
    <w:rsid w:val="00DF783F"/>
    <w:rsid w:val="00DF7AC7"/>
    <w:rsid w:val="00DF7D93"/>
    <w:rsid w:val="00E00129"/>
    <w:rsid w:val="00E0072A"/>
    <w:rsid w:val="00E00735"/>
    <w:rsid w:val="00E009AC"/>
    <w:rsid w:val="00E00C17"/>
    <w:rsid w:val="00E00C30"/>
    <w:rsid w:val="00E00C7E"/>
    <w:rsid w:val="00E01046"/>
    <w:rsid w:val="00E010CE"/>
    <w:rsid w:val="00E0140C"/>
    <w:rsid w:val="00E0173E"/>
    <w:rsid w:val="00E01E92"/>
    <w:rsid w:val="00E01F99"/>
    <w:rsid w:val="00E0219F"/>
    <w:rsid w:val="00E0253C"/>
    <w:rsid w:val="00E026AF"/>
    <w:rsid w:val="00E027AC"/>
    <w:rsid w:val="00E0295D"/>
    <w:rsid w:val="00E02E0C"/>
    <w:rsid w:val="00E02EF7"/>
    <w:rsid w:val="00E030F7"/>
    <w:rsid w:val="00E0333E"/>
    <w:rsid w:val="00E035EC"/>
    <w:rsid w:val="00E03C8B"/>
    <w:rsid w:val="00E03CC3"/>
    <w:rsid w:val="00E03CE0"/>
    <w:rsid w:val="00E03E70"/>
    <w:rsid w:val="00E04754"/>
    <w:rsid w:val="00E049A7"/>
    <w:rsid w:val="00E04EEC"/>
    <w:rsid w:val="00E050DF"/>
    <w:rsid w:val="00E050F2"/>
    <w:rsid w:val="00E05447"/>
    <w:rsid w:val="00E055A8"/>
    <w:rsid w:val="00E055CA"/>
    <w:rsid w:val="00E0569F"/>
    <w:rsid w:val="00E05829"/>
    <w:rsid w:val="00E05A18"/>
    <w:rsid w:val="00E05ADC"/>
    <w:rsid w:val="00E05C02"/>
    <w:rsid w:val="00E05EC3"/>
    <w:rsid w:val="00E05F4E"/>
    <w:rsid w:val="00E06204"/>
    <w:rsid w:val="00E06285"/>
    <w:rsid w:val="00E0635C"/>
    <w:rsid w:val="00E0656C"/>
    <w:rsid w:val="00E06D3E"/>
    <w:rsid w:val="00E0729F"/>
    <w:rsid w:val="00E072E0"/>
    <w:rsid w:val="00E07307"/>
    <w:rsid w:val="00E07ABF"/>
    <w:rsid w:val="00E07DEF"/>
    <w:rsid w:val="00E10052"/>
    <w:rsid w:val="00E10663"/>
    <w:rsid w:val="00E109F9"/>
    <w:rsid w:val="00E10A2F"/>
    <w:rsid w:val="00E10AA6"/>
    <w:rsid w:val="00E10BD8"/>
    <w:rsid w:val="00E10CFF"/>
    <w:rsid w:val="00E10DBF"/>
    <w:rsid w:val="00E10E0C"/>
    <w:rsid w:val="00E10F57"/>
    <w:rsid w:val="00E119E0"/>
    <w:rsid w:val="00E11B8A"/>
    <w:rsid w:val="00E11C98"/>
    <w:rsid w:val="00E11CF2"/>
    <w:rsid w:val="00E11DE9"/>
    <w:rsid w:val="00E12266"/>
    <w:rsid w:val="00E125CD"/>
    <w:rsid w:val="00E1299D"/>
    <w:rsid w:val="00E12A2E"/>
    <w:rsid w:val="00E12B10"/>
    <w:rsid w:val="00E12B79"/>
    <w:rsid w:val="00E12BA0"/>
    <w:rsid w:val="00E131C4"/>
    <w:rsid w:val="00E134F9"/>
    <w:rsid w:val="00E136B6"/>
    <w:rsid w:val="00E13C61"/>
    <w:rsid w:val="00E13C95"/>
    <w:rsid w:val="00E13D7F"/>
    <w:rsid w:val="00E13DD5"/>
    <w:rsid w:val="00E13F44"/>
    <w:rsid w:val="00E14219"/>
    <w:rsid w:val="00E14232"/>
    <w:rsid w:val="00E144C3"/>
    <w:rsid w:val="00E1460A"/>
    <w:rsid w:val="00E147E4"/>
    <w:rsid w:val="00E14A6E"/>
    <w:rsid w:val="00E14B42"/>
    <w:rsid w:val="00E14BE3"/>
    <w:rsid w:val="00E14CBC"/>
    <w:rsid w:val="00E14F6E"/>
    <w:rsid w:val="00E14F7A"/>
    <w:rsid w:val="00E1500D"/>
    <w:rsid w:val="00E15059"/>
    <w:rsid w:val="00E1530A"/>
    <w:rsid w:val="00E1537B"/>
    <w:rsid w:val="00E1547D"/>
    <w:rsid w:val="00E15567"/>
    <w:rsid w:val="00E157B7"/>
    <w:rsid w:val="00E15821"/>
    <w:rsid w:val="00E15AE6"/>
    <w:rsid w:val="00E15C03"/>
    <w:rsid w:val="00E15CD6"/>
    <w:rsid w:val="00E15D6F"/>
    <w:rsid w:val="00E15D8F"/>
    <w:rsid w:val="00E15E8F"/>
    <w:rsid w:val="00E167E6"/>
    <w:rsid w:val="00E16BA2"/>
    <w:rsid w:val="00E16E50"/>
    <w:rsid w:val="00E16E85"/>
    <w:rsid w:val="00E16FEF"/>
    <w:rsid w:val="00E1706E"/>
    <w:rsid w:val="00E17499"/>
    <w:rsid w:val="00E174DF"/>
    <w:rsid w:val="00E1758A"/>
    <w:rsid w:val="00E175A2"/>
    <w:rsid w:val="00E175AB"/>
    <w:rsid w:val="00E17833"/>
    <w:rsid w:val="00E179DA"/>
    <w:rsid w:val="00E17B04"/>
    <w:rsid w:val="00E17B3B"/>
    <w:rsid w:val="00E17C0E"/>
    <w:rsid w:val="00E17F22"/>
    <w:rsid w:val="00E20319"/>
    <w:rsid w:val="00E20427"/>
    <w:rsid w:val="00E204A5"/>
    <w:rsid w:val="00E205E0"/>
    <w:rsid w:val="00E20763"/>
    <w:rsid w:val="00E207A0"/>
    <w:rsid w:val="00E207D7"/>
    <w:rsid w:val="00E208BA"/>
    <w:rsid w:val="00E20C87"/>
    <w:rsid w:val="00E20F7C"/>
    <w:rsid w:val="00E21225"/>
    <w:rsid w:val="00E21277"/>
    <w:rsid w:val="00E21361"/>
    <w:rsid w:val="00E21421"/>
    <w:rsid w:val="00E21694"/>
    <w:rsid w:val="00E21728"/>
    <w:rsid w:val="00E21920"/>
    <w:rsid w:val="00E21D50"/>
    <w:rsid w:val="00E21DCD"/>
    <w:rsid w:val="00E21DFC"/>
    <w:rsid w:val="00E21F2F"/>
    <w:rsid w:val="00E2204C"/>
    <w:rsid w:val="00E220C5"/>
    <w:rsid w:val="00E2256A"/>
    <w:rsid w:val="00E22621"/>
    <w:rsid w:val="00E22760"/>
    <w:rsid w:val="00E228A4"/>
    <w:rsid w:val="00E228A7"/>
    <w:rsid w:val="00E228DC"/>
    <w:rsid w:val="00E228FE"/>
    <w:rsid w:val="00E22972"/>
    <w:rsid w:val="00E22C1B"/>
    <w:rsid w:val="00E22CA8"/>
    <w:rsid w:val="00E22EE6"/>
    <w:rsid w:val="00E22FDF"/>
    <w:rsid w:val="00E2362B"/>
    <w:rsid w:val="00E23764"/>
    <w:rsid w:val="00E2383F"/>
    <w:rsid w:val="00E23860"/>
    <w:rsid w:val="00E2386C"/>
    <w:rsid w:val="00E238A7"/>
    <w:rsid w:val="00E23A2C"/>
    <w:rsid w:val="00E23CC4"/>
    <w:rsid w:val="00E244A1"/>
    <w:rsid w:val="00E24553"/>
    <w:rsid w:val="00E245BE"/>
    <w:rsid w:val="00E24A59"/>
    <w:rsid w:val="00E24AE5"/>
    <w:rsid w:val="00E250BD"/>
    <w:rsid w:val="00E25995"/>
    <w:rsid w:val="00E25E02"/>
    <w:rsid w:val="00E2619E"/>
    <w:rsid w:val="00E264F4"/>
    <w:rsid w:val="00E26519"/>
    <w:rsid w:val="00E26980"/>
    <w:rsid w:val="00E26C3A"/>
    <w:rsid w:val="00E26C89"/>
    <w:rsid w:val="00E26D89"/>
    <w:rsid w:val="00E26E86"/>
    <w:rsid w:val="00E27289"/>
    <w:rsid w:val="00E274E9"/>
    <w:rsid w:val="00E275C0"/>
    <w:rsid w:val="00E27AD1"/>
    <w:rsid w:val="00E27C67"/>
    <w:rsid w:val="00E27EAC"/>
    <w:rsid w:val="00E30057"/>
    <w:rsid w:val="00E3013E"/>
    <w:rsid w:val="00E30481"/>
    <w:rsid w:val="00E3080F"/>
    <w:rsid w:val="00E3088E"/>
    <w:rsid w:val="00E3091E"/>
    <w:rsid w:val="00E30AA8"/>
    <w:rsid w:val="00E30AC0"/>
    <w:rsid w:val="00E30DA6"/>
    <w:rsid w:val="00E310E8"/>
    <w:rsid w:val="00E31186"/>
    <w:rsid w:val="00E3146A"/>
    <w:rsid w:val="00E31517"/>
    <w:rsid w:val="00E31529"/>
    <w:rsid w:val="00E31533"/>
    <w:rsid w:val="00E316D9"/>
    <w:rsid w:val="00E3182D"/>
    <w:rsid w:val="00E31DAB"/>
    <w:rsid w:val="00E31E05"/>
    <w:rsid w:val="00E31F9C"/>
    <w:rsid w:val="00E31FB4"/>
    <w:rsid w:val="00E31FDD"/>
    <w:rsid w:val="00E3215B"/>
    <w:rsid w:val="00E323BD"/>
    <w:rsid w:val="00E327D8"/>
    <w:rsid w:val="00E328A4"/>
    <w:rsid w:val="00E32A4A"/>
    <w:rsid w:val="00E32C68"/>
    <w:rsid w:val="00E32DCE"/>
    <w:rsid w:val="00E32F4F"/>
    <w:rsid w:val="00E3302C"/>
    <w:rsid w:val="00E3329D"/>
    <w:rsid w:val="00E33936"/>
    <w:rsid w:val="00E33EFC"/>
    <w:rsid w:val="00E3414C"/>
    <w:rsid w:val="00E344E4"/>
    <w:rsid w:val="00E344EE"/>
    <w:rsid w:val="00E34932"/>
    <w:rsid w:val="00E34B21"/>
    <w:rsid w:val="00E3506F"/>
    <w:rsid w:val="00E35081"/>
    <w:rsid w:val="00E351FB"/>
    <w:rsid w:val="00E353F2"/>
    <w:rsid w:val="00E3576A"/>
    <w:rsid w:val="00E35A93"/>
    <w:rsid w:val="00E35F9F"/>
    <w:rsid w:val="00E3654C"/>
    <w:rsid w:val="00E36782"/>
    <w:rsid w:val="00E3685F"/>
    <w:rsid w:val="00E36A88"/>
    <w:rsid w:val="00E36AE7"/>
    <w:rsid w:val="00E36DF5"/>
    <w:rsid w:val="00E36F78"/>
    <w:rsid w:val="00E370F3"/>
    <w:rsid w:val="00E37133"/>
    <w:rsid w:val="00E372AD"/>
    <w:rsid w:val="00E3777A"/>
    <w:rsid w:val="00E377F6"/>
    <w:rsid w:val="00E37826"/>
    <w:rsid w:val="00E37842"/>
    <w:rsid w:val="00E3793A"/>
    <w:rsid w:val="00E379B5"/>
    <w:rsid w:val="00E37A0F"/>
    <w:rsid w:val="00E37E4B"/>
    <w:rsid w:val="00E37E77"/>
    <w:rsid w:val="00E37EA6"/>
    <w:rsid w:val="00E37EC8"/>
    <w:rsid w:val="00E40062"/>
    <w:rsid w:val="00E4007C"/>
    <w:rsid w:val="00E40302"/>
    <w:rsid w:val="00E405CB"/>
    <w:rsid w:val="00E40665"/>
    <w:rsid w:val="00E406BD"/>
    <w:rsid w:val="00E409C0"/>
    <w:rsid w:val="00E40B5F"/>
    <w:rsid w:val="00E40CF3"/>
    <w:rsid w:val="00E40CF9"/>
    <w:rsid w:val="00E40DE2"/>
    <w:rsid w:val="00E4108F"/>
    <w:rsid w:val="00E41158"/>
    <w:rsid w:val="00E413F1"/>
    <w:rsid w:val="00E413FB"/>
    <w:rsid w:val="00E415B9"/>
    <w:rsid w:val="00E415FF"/>
    <w:rsid w:val="00E41896"/>
    <w:rsid w:val="00E41A04"/>
    <w:rsid w:val="00E41A46"/>
    <w:rsid w:val="00E41B4F"/>
    <w:rsid w:val="00E41DA2"/>
    <w:rsid w:val="00E41E73"/>
    <w:rsid w:val="00E41EE7"/>
    <w:rsid w:val="00E41F7A"/>
    <w:rsid w:val="00E42855"/>
    <w:rsid w:val="00E428A8"/>
    <w:rsid w:val="00E4290D"/>
    <w:rsid w:val="00E42BDF"/>
    <w:rsid w:val="00E42DFB"/>
    <w:rsid w:val="00E4317F"/>
    <w:rsid w:val="00E43478"/>
    <w:rsid w:val="00E435AB"/>
    <w:rsid w:val="00E4385C"/>
    <w:rsid w:val="00E43885"/>
    <w:rsid w:val="00E43A55"/>
    <w:rsid w:val="00E43B5C"/>
    <w:rsid w:val="00E43CCD"/>
    <w:rsid w:val="00E43CD2"/>
    <w:rsid w:val="00E44426"/>
    <w:rsid w:val="00E4446A"/>
    <w:rsid w:val="00E4457A"/>
    <w:rsid w:val="00E447C6"/>
    <w:rsid w:val="00E4486A"/>
    <w:rsid w:val="00E448F3"/>
    <w:rsid w:val="00E44F2D"/>
    <w:rsid w:val="00E45054"/>
    <w:rsid w:val="00E450A8"/>
    <w:rsid w:val="00E45171"/>
    <w:rsid w:val="00E45367"/>
    <w:rsid w:val="00E453A4"/>
    <w:rsid w:val="00E45469"/>
    <w:rsid w:val="00E454B5"/>
    <w:rsid w:val="00E458C0"/>
    <w:rsid w:val="00E45977"/>
    <w:rsid w:val="00E46083"/>
    <w:rsid w:val="00E460BC"/>
    <w:rsid w:val="00E4631B"/>
    <w:rsid w:val="00E46520"/>
    <w:rsid w:val="00E46848"/>
    <w:rsid w:val="00E46F36"/>
    <w:rsid w:val="00E474DC"/>
    <w:rsid w:val="00E477C2"/>
    <w:rsid w:val="00E47856"/>
    <w:rsid w:val="00E47BAF"/>
    <w:rsid w:val="00E47BBC"/>
    <w:rsid w:val="00E47D3E"/>
    <w:rsid w:val="00E47F37"/>
    <w:rsid w:val="00E500A2"/>
    <w:rsid w:val="00E504FB"/>
    <w:rsid w:val="00E5078A"/>
    <w:rsid w:val="00E507E9"/>
    <w:rsid w:val="00E50D9A"/>
    <w:rsid w:val="00E50F36"/>
    <w:rsid w:val="00E51101"/>
    <w:rsid w:val="00E51623"/>
    <w:rsid w:val="00E51664"/>
    <w:rsid w:val="00E51987"/>
    <w:rsid w:val="00E51D90"/>
    <w:rsid w:val="00E51E10"/>
    <w:rsid w:val="00E51E9F"/>
    <w:rsid w:val="00E52855"/>
    <w:rsid w:val="00E528E5"/>
    <w:rsid w:val="00E52932"/>
    <w:rsid w:val="00E52E68"/>
    <w:rsid w:val="00E52E86"/>
    <w:rsid w:val="00E53008"/>
    <w:rsid w:val="00E532F8"/>
    <w:rsid w:val="00E53DB5"/>
    <w:rsid w:val="00E53FA5"/>
    <w:rsid w:val="00E541C5"/>
    <w:rsid w:val="00E54737"/>
    <w:rsid w:val="00E548B4"/>
    <w:rsid w:val="00E54AAD"/>
    <w:rsid w:val="00E54CA7"/>
    <w:rsid w:val="00E54FBB"/>
    <w:rsid w:val="00E5517D"/>
    <w:rsid w:val="00E551F6"/>
    <w:rsid w:val="00E55512"/>
    <w:rsid w:val="00E557CC"/>
    <w:rsid w:val="00E55908"/>
    <w:rsid w:val="00E55B66"/>
    <w:rsid w:val="00E55C7C"/>
    <w:rsid w:val="00E562C6"/>
    <w:rsid w:val="00E56641"/>
    <w:rsid w:val="00E567D3"/>
    <w:rsid w:val="00E5695D"/>
    <w:rsid w:val="00E56CB4"/>
    <w:rsid w:val="00E56FA4"/>
    <w:rsid w:val="00E570B6"/>
    <w:rsid w:val="00E572C8"/>
    <w:rsid w:val="00E5731A"/>
    <w:rsid w:val="00E573C7"/>
    <w:rsid w:val="00E5757F"/>
    <w:rsid w:val="00E575F2"/>
    <w:rsid w:val="00E5767C"/>
    <w:rsid w:val="00E57911"/>
    <w:rsid w:val="00E57A76"/>
    <w:rsid w:val="00E57AEA"/>
    <w:rsid w:val="00E57BFC"/>
    <w:rsid w:val="00E57D70"/>
    <w:rsid w:val="00E57E00"/>
    <w:rsid w:val="00E60286"/>
    <w:rsid w:val="00E602E6"/>
    <w:rsid w:val="00E60324"/>
    <w:rsid w:val="00E60390"/>
    <w:rsid w:val="00E603EA"/>
    <w:rsid w:val="00E60619"/>
    <w:rsid w:val="00E606B8"/>
    <w:rsid w:val="00E60ADC"/>
    <w:rsid w:val="00E60AFA"/>
    <w:rsid w:val="00E60FB6"/>
    <w:rsid w:val="00E60FD2"/>
    <w:rsid w:val="00E60FD4"/>
    <w:rsid w:val="00E6122B"/>
    <w:rsid w:val="00E61373"/>
    <w:rsid w:val="00E6140C"/>
    <w:rsid w:val="00E615DA"/>
    <w:rsid w:val="00E615DE"/>
    <w:rsid w:val="00E619C7"/>
    <w:rsid w:val="00E61A8D"/>
    <w:rsid w:val="00E61B50"/>
    <w:rsid w:val="00E61D0D"/>
    <w:rsid w:val="00E61D98"/>
    <w:rsid w:val="00E61EAC"/>
    <w:rsid w:val="00E621E0"/>
    <w:rsid w:val="00E62765"/>
    <w:rsid w:val="00E62A98"/>
    <w:rsid w:val="00E62B4F"/>
    <w:rsid w:val="00E62C4D"/>
    <w:rsid w:val="00E62F19"/>
    <w:rsid w:val="00E62F9B"/>
    <w:rsid w:val="00E631A7"/>
    <w:rsid w:val="00E634B7"/>
    <w:rsid w:val="00E634D4"/>
    <w:rsid w:val="00E636C3"/>
    <w:rsid w:val="00E638F5"/>
    <w:rsid w:val="00E63AD5"/>
    <w:rsid w:val="00E63D45"/>
    <w:rsid w:val="00E63D98"/>
    <w:rsid w:val="00E63DE9"/>
    <w:rsid w:val="00E63EAA"/>
    <w:rsid w:val="00E63FD5"/>
    <w:rsid w:val="00E64098"/>
    <w:rsid w:val="00E640E0"/>
    <w:rsid w:val="00E641F6"/>
    <w:rsid w:val="00E64212"/>
    <w:rsid w:val="00E64504"/>
    <w:rsid w:val="00E64B6C"/>
    <w:rsid w:val="00E64C09"/>
    <w:rsid w:val="00E64DC8"/>
    <w:rsid w:val="00E6526F"/>
    <w:rsid w:val="00E6528B"/>
    <w:rsid w:val="00E6559A"/>
    <w:rsid w:val="00E6568A"/>
    <w:rsid w:val="00E65BC5"/>
    <w:rsid w:val="00E65F11"/>
    <w:rsid w:val="00E6613A"/>
    <w:rsid w:val="00E6614D"/>
    <w:rsid w:val="00E66657"/>
    <w:rsid w:val="00E66699"/>
    <w:rsid w:val="00E667D4"/>
    <w:rsid w:val="00E668EE"/>
    <w:rsid w:val="00E66C64"/>
    <w:rsid w:val="00E66E3D"/>
    <w:rsid w:val="00E67029"/>
    <w:rsid w:val="00E67582"/>
    <w:rsid w:val="00E67589"/>
    <w:rsid w:val="00E67804"/>
    <w:rsid w:val="00E678DF"/>
    <w:rsid w:val="00E6794D"/>
    <w:rsid w:val="00E67985"/>
    <w:rsid w:val="00E67D9E"/>
    <w:rsid w:val="00E70132"/>
    <w:rsid w:val="00E701FF"/>
    <w:rsid w:val="00E705F2"/>
    <w:rsid w:val="00E70B8A"/>
    <w:rsid w:val="00E70BE7"/>
    <w:rsid w:val="00E71014"/>
    <w:rsid w:val="00E71041"/>
    <w:rsid w:val="00E71043"/>
    <w:rsid w:val="00E7109F"/>
    <w:rsid w:val="00E7111C"/>
    <w:rsid w:val="00E71146"/>
    <w:rsid w:val="00E716A8"/>
    <w:rsid w:val="00E716A9"/>
    <w:rsid w:val="00E7171D"/>
    <w:rsid w:val="00E71A2C"/>
    <w:rsid w:val="00E71A33"/>
    <w:rsid w:val="00E71DEF"/>
    <w:rsid w:val="00E72086"/>
    <w:rsid w:val="00E7214D"/>
    <w:rsid w:val="00E72352"/>
    <w:rsid w:val="00E72818"/>
    <w:rsid w:val="00E72823"/>
    <w:rsid w:val="00E72971"/>
    <w:rsid w:val="00E72B6D"/>
    <w:rsid w:val="00E72ED9"/>
    <w:rsid w:val="00E73298"/>
    <w:rsid w:val="00E7362A"/>
    <w:rsid w:val="00E7390D"/>
    <w:rsid w:val="00E73AED"/>
    <w:rsid w:val="00E73B2A"/>
    <w:rsid w:val="00E73BE8"/>
    <w:rsid w:val="00E7409C"/>
    <w:rsid w:val="00E743B9"/>
    <w:rsid w:val="00E745FC"/>
    <w:rsid w:val="00E747F8"/>
    <w:rsid w:val="00E74FA4"/>
    <w:rsid w:val="00E751CA"/>
    <w:rsid w:val="00E758D2"/>
    <w:rsid w:val="00E75D7D"/>
    <w:rsid w:val="00E75E91"/>
    <w:rsid w:val="00E75EFF"/>
    <w:rsid w:val="00E75F66"/>
    <w:rsid w:val="00E75F6A"/>
    <w:rsid w:val="00E75F7D"/>
    <w:rsid w:val="00E75FDB"/>
    <w:rsid w:val="00E7650C"/>
    <w:rsid w:val="00E7654E"/>
    <w:rsid w:val="00E7678D"/>
    <w:rsid w:val="00E767BA"/>
    <w:rsid w:val="00E7694C"/>
    <w:rsid w:val="00E76C21"/>
    <w:rsid w:val="00E76C37"/>
    <w:rsid w:val="00E76C71"/>
    <w:rsid w:val="00E76CB2"/>
    <w:rsid w:val="00E76E3F"/>
    <w:rsid w:val="00E77072"/>
    <w:rsid w:val="00E77400"/>
    <w:rsid w:val="00E7748A"/>
    <w:rsid w:val="00E77A25"/>
    <w:rsid w:val="00E77A7F"/>
    <w:rsid w:val="00E80054"/>
    <w:rsid w:val="00E8009C"/>
    <w:rsid w:val="00E800E9"/>
    <w:rsid w:val="00E8015E"/>
    <w:rsid w:val="00E80196"/>
    <w:rsid w:val="00E80330"/>
    <w:rsid w:val="00E803B9"/>
    <w:rsid w:val="00E80463"/>
    <w:rsid w:val="00E804E7"/>
    <w:rsid w:val="00E8092E"/>
    <w:rsid w:val="00E80959"/>
    <w:rsid w:val="00E80C67"/>
    <w:rsid w:val="00E80EA6"/>
    <w:rsid w:val="00E80FCC"/>
    <w:rsid w:val="00E81426"/>
    <w:rsid w:val="00E81481"/>
    <w:rsid w:val="00E815C6"/>
    <w:rsid w:val="00E819F2"/>
    <w:rsid w:val="00E81D1C"/>
    <w:rsid w:val="00E82300"/>
    <w:rsid w:val="00E8236F"/>
    <w:rsid w:val="00E8286C"/>
    <w:rsid w:val="00E82985"/>
    <w:rsid w:val="00E82A4C"/>
    <w:rsid w:val="00E82ADE"/>
    <w:rsid w:val="00E82E80"/>
    <w:rsid w:val="00E82EDD"/>
    <w:rsid w:val="00E8309A"/>
    <w:rsid w:val="00E8347F"/>
    <w:rsid w:val="00E839F9"/>
    <w:rsid w:val="00E83A46"/>
    <w:rsid w:val="00E83B0A"/>
    <w:rsid w:val="00E84198"/>
    <w:rsid w:val="00E8419D"/>
    <w:rsid w:val="00E8421B"/>
    <w:rsid w:val="00E845A9"/>
    <w:rsid w:val="00E846D6"/>
    <w:rsid w:val="00E846E4"/>
    <w:rsid w:val="00E84901"/>
    <w:rsid w:val="00E84E20"/>
    <w:rsid w:val="00E851FB"/>
    <w:rsid w:val="00E85288"/>
    <w:rsid w:val="00E85629"/>
    <w:rsid w:val="00E8571D"/>
    <w:rsid w:val="00E857F7"/>
    <w:rsid w:val="00E859C0"/>
    <w:rsid w:val="00E85C52"/>
    <w:rsid w:val="00E85CAF"/>
    <w:rsid w:val="00E85E3A"/>
    <w:rsid w:val="00E85EBA"/>
    <w:rsid w:val="00E85F67"/>
    <w:rsid w:val="00E865EE"/>
    <w:rsid w:val="00E86605"/>
    <w:rsid w:val="00E866FE"/>
    <w:rsid w:val="00E86790"/>
    <w:rsid w:val="00E867E7"/>
    <w:rsid w:val="00E86900"/>
    <w:rsid w:val="00E86A85"/>
    <w:rsid w:val="00E86C05"/>
    <w:rsid w:val="00E86C37"/>
    <w:rsid w:val="00E86CD2"/>
    <w:rsid w:val="00E8723F"/>
    <w:rsid w:val="00E87357"/>
    <w:rsid w:val="00E87505"/>
    <w:rsid w:val="00E87520"/>
    <w:rsid w:val="00E878B5"/>
    <w:rsid w:val="00E8794E"/>
    <w:rsid w:val="00E8795B"/>
    <w:rsid w:val="00E87AB9"/>
    <w:rsid w:val="00E87C25"/>
    <w:rsid w:val="00E903E7"/>
    <w:rsid w:val="00E90440"/>
    <w:rsid w:val="00E904CC"/>
    <w:rsid w:val="00E9051D"/>
    <w:rsid w:val="00E90560"/>
    <w:rsid w:val="00E908C7"/>
    <w:rsid w:val="00E90D6A"/>
    <w:rsid w:val="00E90E19"/>
    <w:rsid w:val="00E9105F"/>
    <w:rsid w:val="00E910DE"/>
    <w:rsid w:val="00E910E1"/>
    <w:rsid w:val="00E911D3"/>
    <w:rsid w:val="00E911D4"/>
    <w:rsid w:val="00E918A8"/>
    <w:rsid w:val="00E91A60"/>
    <w:rsid w:val="00E91D57"/>
    <w:rsid w:val="00E91E79"/>
    <w:rsid w:val="00E91E81"/>
    <w:rsid w:val="00E91F8E"/>
    <w:rsid w:val="00E91FEB"/>
    <w:rsid w:val="00E924D2"/>
    <w:rsid w:val="00E926E4"/>
    <w:rsid w:val="00E927ED"/>
    <w:rsid w:val="00E92885"/>
    <w:rsid w:val="00E92B25"/>
    <w:rsid w:val="00E92C89"/>
    <w:rsid w:val="00E92E27"/>
    <w:rsid w:val="00E9308F"/>
    <w:rsid w:val="00E931AF"/>
    <w:rsid w:val="00E93533"/>
    <w:rsid w:val="00E9363E"/>
    <w:rsid w:val="00E9376E"/>
    <w:rsid w:val="00E93853"/>
    <w:rsid w:val="00E9388F"/>
    <w:rsid w:val="00E93AC7"/>
    <w:rsid w:val="00E9475C"/>
    <w:rsid w:val="00E9493A"/>
    <w:rsid w:val="00E950AE"/>
    <w:rsid w:val="00E950BD"/>
    <w:rsid w:val="00E951EC"/>
    <w:rsid w:val="00E952F4"/>
    <w:rsid w:val="00E95682"/>
    <w:rsid w:val="00E95B88"/>
    <w:rsid w:val="00E95C77"/>
    <w:rsid w:val="00E9613D"/>
    <w:rsid w:val="00E96309"/>
    <w:rsid w:val="00E96769"/>
    <w:rsid w:val="00E96872"/>
    <w:rsid w:val="00E969D9"/>
    <w:rsid w:val="00E96C25"/>
    <w:rsid w:val="00E97121"/>
    <w:rsid w:val="00E971A7"/>
    <w:rsid w:val="00E971EB"/>
    <w:rsid w:val="00E97380"/>
    <w:rsid w:val="00E9742F"/>
    <w:rsid w:val="00E974CF"/>
    <w:rsid w:val="00E97628"/>
    <w:rsid w:val="00E9765E"/>
    <w:rsid w:val="00E97C14"/>
    <w:rsid w:val="00E97C4C"/>
    <w:rsid w:val="00EA01F4"/>
    <w:rsid w:val="00EA02DE"/>
    <w:rsid w:val="00EA0525"/>
    <w:rsid w:val="00EA0539"/>
    <w:rsid w:val="00EA068C"/>
    <w:rsid w:val="00EA099E"/>
    <w:rsid w:val="00EA0C05"/>
    <w:rsid w:val="00EA0E94"/>
    <w:rsid w:val="00EA1153"/>
    <w:rsid w:val="00EA11E5"/>
    <w:rsid w:val="00EA1BAC"/>
    <w:rsid w:val="00EA1D89"/>
    <w:rsid w:val="00EA1DCE"/>
    <w:rsid w:val="00EA20B5"/>
    <w:rsid w:val="00EA25A8"/>
    <w:rsid w:val="00EA2600"/>
    <w:rsid w:val="00EA2709"/>
    <w:rsid w:val="00EA2714"/>
    <w:rsid w:val="00EA281C"/>
    <w:rsid w:val="00EA29B2"/>
    <w:rsid w:val="00EA2F68"/>
    <w:rsid w:val="00EA2FC7"/>
    <w:rsid w:val="00EA2FF7"/>
    <w:rsid w:val="00EA30BC"/>
    <w:rsid w:val="00EA30BF"/>
    <w:rsid w:val="00EA31F4"/>
    <w:rsid w:val="00EA3313"/>
    <w:rsid w:val="00EA3489"/>
    <w:rsid w:val="00EA3519"/>
    <w:rsid w:val="00EA3680"/>
    <w:rsid w:val="00EA3B21"/>
    <w:rsid w:val="00EA3B7C"/>
    <w:rsid w:val="00EA3D09"/>
    <w:rsid w:val="00EA3E1E"/>
    <w:rsid w:val="00EA405C"/>
    <w:rsid w:val="00EA40FB"/>
    <w:rsid w:val="00EA41BC"/>
    <w:rsid w:val="00EA42A9"/>
    <w:rsid w:val="00EA42B4"/>
    <w:rsid w:val="00EA44BE"/>
    <w:rsid w:val="00EA451C"/>
    <w:rsid w:val="00EA45A7"/>
    <w:rsid w:val="00EA46D5"/>
    <w:rsid w:val="00EA4A78"/>
    <w:rsid w:val="00EA4BAB"/>
    <w:rsid w:val="00EA4F51"/>
    <w:rsid w:val="00EA5547"/>
    <w:rsid w:val="00EA5A75"/>
    <w:rsid w:val="00EA5C36"/>
    <w:rsid w:val="00EA5D0D"/>
    <w:rsid w:val="00EA5F93"/>
    <w:rsid w:val="00EA605D"/>
    <w:rsid w:val="00EA61D5"/>
    <w:rsid w:val="00EA63C5"/>
    <w:rsid w:val="00EA63EB"/>
    <w:rsid w:val="00EA652B"/>
    <w:rsid w:val="00EA6834"/>
    <w:rsid w:val="00EA6A83"/>
    <w:rsid w:val="00EA6CBA"/>
    <w:rsid w:val="00EA6CEB"/>
    <w:rsid w:val="00EA6E19"/>
    <w:rsid w:val="00EA6EAD"/>
    <w:rsid w:val="00EA7219"/>
    <w:rsid w:val="00EA7277"/>
    <w:rsid w:val="00EA75F6"/>
    <w:rsid w:val="00EA772C"/>
    <w:rsid w:val="00EA7908"/>
    <w:rsid w:val="00EB045A"/>
    <w:rsid w:val="00EB0535"/>
    <w:rsid w:val="00EB05C0"/>
    <w:rsid w:val="00EB05C3"/>
    <w:rsid w:val="00EB05E7"/>
    <w:rsid w:val="00EB067A"/>
    <w:rsid w:val="00EB0A93"/>
    <w:rsid w:val="00EB0EFF"/>
    <w:rsid w:val="00EB121F"/>
    <w:rsid w:val="00EB13D8"/>
    <w:rsid w:val="00EB1A7F"/>
    <w:rsid w:val="00EB1CF6"/>
    <w:rsid w:val="00EB1EBC"/>
    <w:rsid w:val="00EB20DA"/>
    <w:rsid w:val="00EB2111"/>
    <w:rsid w:val="00EB2190"/>
    <w:rsid w:val="00EB2263"/>
    <w:rsid w:val="00EB25E5"/>
    <w:rsid w:val="00EB26FB"/>
    <w:rsid w:val="00EB2806"/>
    <w:rsid w:val="00EB28CF"/>
    <w:rsid w:val="00EB296F"/>
    <w:rsid w:val="00EB2C01"/>
    <w:rsid w:val="00EB303D"/>
    <w:rsid w:val="00EB3156"/>
    <w:rsid w:val="00EB31A8"/>
    <w:rsid w:val="00EB3575"/>
    <w:rsid w:val="00EB35E6"/>
    <w:rsid w:val="00EB39A8"/>
    <w:rsid w:val="00EB3D9B"/>
    <w:rsid w:val="00EB3ED7"/>
    <w:rsid w:val="00EB40DD"/>
    <w:rsid w:val="00EB4351"/>
    <w:rsid w:val="00EB451D"/>
    <w:rsid w:val="00EB4637"/>
    <w:rsid w:val="00EB47E7"/>
    <w:rsid w:val="00EB4928"/>
    <w:rsid w:val="00EB49C8"/>
    <w:rsid w:val="00EB4A9B"/>
    <w:rsid w:val="00EB4AA7"/>
    <w:rsid w:val="00EB4BD6"/>
    <w:rsid w:val="00EB4CB3"/>
    <w:rsid w:val="00EB4CC7"/>
    <w:rsid w:val="00EB4DA0"/>
    <w:rsid w:val="00EB528D"/>
    <w:rsid w:val="00EB53D4"/>
    <w:rsid w:val="00EB5C8E"/>
    <w:rsid w:val="00EB65A3"/>
    <w:rsid w:val="00EB6680"/>
    <w:rsid w:val="00EB6877"/>
    <w:rsid w:val="00EB6E33"/>
    <w:rsid w:val="00EB6E3E"/>
    <w:rsid w:val="00EB7A2F"/>
    <w:rsid w:val="00EB7C5B"/>
    <w:rsid w:val="00EB7C75"/>
    <w:rsid w:val="00EC02E7"/>
    <w:rsid w:val="00EC040F"/>
    <w:rsid w:val="00EC05BA"/>
    <w:rsid w:val="00EC07C2"/>
    <w:rsid w:val="00EC092B"/>
    <w:rsid w:val="00EC0984"/>
    <w:rsid w:val="00EC09B6"/>
    <w:rsid w:val="00EC0A27"/>
    <w:rsid w:val="00EC0BB7"/>
    <w:rsid w:val="00EC0C15"/>
    <w:rsid w:val="00EC0D09"/>
    <w:rsid w:val="00EC0E21"/>
    <w:rsid w:val="00EC0F5C"/>
    <w:rsid w:val="00EC14AE"/>
    <w:rsid w:val="00EC1526"/>
    <w:rsid w:val="00EC192E"/>
    <w:rsid w:val="00EC1A3B"/>
    <w:rsid w:val="00EC1C1A"/>
    <w:rsid w:val="00EC1C49"/>
    <w:rsid w:val="00EC1CF9"/>
    <w:rsid w:val="00EC1DCD"/>
    <w:rsid w:val="00EC20C4"/>
    <w:rsid w:val="00EC20E4"/>
    <w:rsid w:val="00EC2135"/>
    <w:rsid w:val="00EC215C"/>
    <w:rsid w:val="00EC220F"/>
    <w:rsid w:val="00EC22E2"/>
    <w:rsid w:val="00EC2404"/>
    <w:rsid w:val="00EC265E"/>
    <w:rsid w:val="00EC27AE"/>
    <w:rsid w:val="00EC2889"/>
    <w:rsid w:val="00EC2A36"/>
    <w:rsid w:val="00EC2BD1"/>
    <w:rsid w:val="00EC2C5E"/>
    <w:rsid w:val="00EC2D1D"/>
    <w:rsid w:val="00EC2DB9"/>
    <w:rsid w:val="00EC2E1B"/>
    <w:rsid w:val="00EC306B"/>
    <w:rsid w:val="00EC31D5"/>
    <w:rsid w:val="00EC32AD"/>
    <w:rsid w:val="00EC3313"/>
    <w:rsid w:val="00EC332A"/>
    <w:rsid w:val="00EC33BA"/>
    <w:rsid w:val="00EC34AE"/>
    <w:rsid w:val="00EC3523"/>
    <w:rsid w:val="00EC3919"/>
    <w:rsid w:val="00EC3C95"/>
    <w:rsid w:val="00EC3EC6"/>
    <w:rsid w:val="00EC3EFC"/>
    <w:rsid w:val="00EC3FB5"/>
    <w:rsid w:val="00EC433F"/>
    <w:rsid w:val="00EC43B7"/>
    <w:rsid w:val="00EC45F9"/>
    <w:rsid w:val="00EC475B"/>
    <w:rsid w:val="00EC488B"/>
    <w:rsid w:val="00EC4ADA"/>
    <w:rsid w:val="00EC4B56"/>
    <w:rsid w:val="00EC4E5A"/>
    <w:rsid w:val="00EC4F39"/>
    <w:rsid w:val="00EC4FC6"/>
    <w:rsid w:val="00EC5278"/>
    <w:rsid w:val="00EC52A3"/>
    <w:rsid w:val="00EC52DE"/>
    <w:rsid w:val="00EC536D"/>
    <w:rsid w:val="00EC538A"/>
    <w:rsid w:val="00EC54CC"/>
    <w:rsid w:val="00EC55B9"/>
    <w:rsid w:val="00EC5858"/>
    <w:rsid w:val="00EC5A95"/>
    <w:rsid w:val="00EC5BA8"/>
    <w:rsid w:val="00EC5C73"/>
    <w:rsid w:val="00EC6087"/>
    <w:rsid w:val="00EC667D"/>
    <w:rsid w:val="00EC6753"/>
    <w:rsid w:val="00EC6944"/>
    <w:rsid w:val="00EC6C8B"/>
    <w:rsid w:val="00EC6CDD"/>
    <w:rsid w:val="00EC6D8D"/>
    <w:rsid w:val="00EC6DF4"/>
    <w:rsid w:val="00EC6E15"/>
    <w:rsid w:val="00EC6FFF"/>
    <w:rsid w:val="00EC70BF"/>
    <w:rsid w:val="00EC714D"/>
    <w:rsid w:val="00EC73CC"/>
    <w:rsid w:val="00EC761D"/>
    <w:rsid w:val="00EC7855"/>
    <w:rsid w:val="00EC79A7"/>
    <w:rsid w:val="00EC7A76"/>
    <w:rsid w:val="00EC7A81"/>
    <w:rsid w:val="00EC7B6F"/>
    <w:rsid w:val="00EC7E06"/>
    <w:rsid w:val="00ED06C4"/>
    <w:rsid w:val="00ED0BE5"/>
    <w:rsid w:val="00ED0F3B"/>
    <w:rsid w:val="00ED109E"/>
    <w:rsid w:val="00ED133E"/>
    <w:rsid w:val="00ED151A"/>
    <w:rsid w:val="00ED1542"/>
    <w:rsid w:val="00ED1B25"/>
    <w:rsid w:val="00ED1C00"/>
    <w:rsid w:val="00ED1DB8"/>
    <w:rsid w:val="00ED1EA4"/>
    <w:rsid w:val="00ED2037"/>
    <w:rsid w:val="00ED21A0"/>
    <w:rsid w:val="00ED2238"/>
    <w:rsid w:val="00ED22D3"/>
    <w:rsid w:val="00ED22EA"/>
    <w:rsid w:val="00ED23CB"/>
    <w:rsid w:val="00ED2443"/>
    <w:rsid w:val="00ED24D2"/>
    <w:rsid w:val="00ED2526"/>
    <w:rsid w:val="00ED288F"/>
    <w:rsid w:val="00ED28E3"/>
    <w:rsid w:val="00ED28E5"/>
    <w:rsid w:val="00ED291C"/>
    <w:rsid w:val="00ED2EC4"/>
    <w:rsid w:val="00ED2FD8"/>
    <w:rsid w:val="00ED354D"/>
    <w:rsid w:val="00ED36AD"/>
    <w:rsid w:val="00ED379E"/>
    <w:rsid w:val="00ED37AB"/>
    <w:rsid w:val="00ED3D5B"/>
    <w:rsid w:val="00ED4428"/>
    <w:rsid w:val="00ED453B"/>
    <w:rsid w:val="00ED4553"/>
    <w:rsid w:val="00ED467E"/>
    <w:rsid w:val="00ED4802"/>
    <w:rsid w:val="00ED4806"/>
    <w:rsid w:val="00ED4FB6"/>
    <w:rsid w:val="00ED5120"/>
    <w:rsid w:val="00ED51E2"/>
    <w:rsid w:val="00ED52FB"/>
    <w:rsid w:val="00ED53E5"/>
    <w:rsid w:val="00ED5908"/>
    <w:rsid w:val="00ED5AAC"/>
    <w:rsid w:val="00ED5B08"/>
    <w:rsid w:val="00ED5BD8"/>
    <w:rsid w:val="00ED5C17"/>
    <w:rsid w:val="00ED5ECD"/>
    <w:rsid w:val="00ED5F25"/>
    <w:rsid w:val="00ED60C3"/>
    <w:rsid w:val="00ED611A"/>
    <w:rsid w:val="00ED61AF"/>
    <w:rsid w:val="00ED6434"/>
    <w:rsid w:val="00ED64E7"/>
    <w:rsid w:val="00ED69DA"/>
    <w:rsid w:val="00ED6CB0"/>
    <w:rsid w:val="00ED727A"/>
    <w:rsid w:val="00ED74ED"/>
    <w:rsid w:val="00ED75E0"/>
    <w:rsid w:val="00ED762C"/>
    <w:rsid w:val="00ED78E0"/>
    <w:rsid w:val="00ED7980"/>
    <w:rsid w:val="00EE02F3"/>
    <w:rsid w:val="00EE0378"/>
    <w:rsid w:val="00EE05BB"/>
    <w:rsid w:val="00EE0C4F"/>
    <w:rsid w:val="00EE0CB7"/>
    <w:rsid w:val="00EE0E5A"/>
    <w:rsid w:val="00EE1010"/>
    <w:rsid w:val="00EE12C9"/>
    <w:rsid w:val="00EE136C"/>
    <w:rsid w:val="00EE15AF"/>
    <w:rsid w:val="00EE15C9"/>
    <w:rsid w:val="00EE18EA"/>
    <w:rsid w:val="00EE19D1"/>
    <w:rsid w:val="00EE1B6B"/>
    <w:rsid w:val="00EE1BA7"/>
    <w:rsid w:val="00EE1C96"/>
    <w:rsid w:val="00EE1E4E"/>
    <w:rsid w:val="00EE21E1"/>
    <w:rsid w:val="00EE2379"/>
    <w:rsid w:val="00EE26A5"/>
    <w:rsid w:val="00EE26B9"/>
    <w:rsid w:val="00EE2B6F"/>
    <w:rsid w:val="00EE2C2A"/>
    <w:rsid w:val="00EE2F36"/>
    <w:rsid w:val="00EE303E"/>
    <w:rsid w:val="00EE30B5"/>
    <w:rsid w:val="00EE33F0"/>
    <w:rsid w:val="00EE34D7"/>
    <w:rsid w:val="00EE354E"/>
    <w:rsid w:val="00EE3689"/>
    <w:rsid w:val="00EE3ADD"/>
    <w:rsid w:val="00EE3B78"/>
    <w:rsid w:val="00EE3F06"/>
    <w:rsid w:val="00EE3FEF"/>
    <w:rsid w:val="00EE40F9"/>
    <w:rsid w:val="00EE420A"/>
    <w:rsid w:val="00EE4310"/>
    <w:rsid w:val="00EE46E2"/>
    <w:rsid w:val="00EE48FD"/>
    <w:rsid w:val="00EE49C5"/>
    <w:rsid w:val="00EE4CBB"/>
    <w:rsid w:val="00EE4E38"/>
    <w:rsid w:val="00EE4F19"/>
    <w:rsid w:val="00EE4FBE"/>
    <w:rsid w:val="00EE525A"/>
    <w:rsid w:val="00EE5402"/>
    <w:rsid w:val="00EE5596"/>
    <w:rsid w:val="00EE5937"/>
    <w:rsid w:val="00EE59A8"/>
    <w:rsid w:val="00EE59F8"/>
    <w:rsid w:val="00EE5A4B"/>
    <w:rsid w:val="00EE5B1E"/>
    <w:rsid w:val="00EE5BC1"/>
    <w:rsid w:val="00EE5EBD"/>
    <w:rsid w:val="00EE5F76"/>
    <w:rsid w:val="00EE60FC"/>
    <w:rsid w:val="00EE6266"/>
    <w:rsid w:val="00EE64CB"/>
    <w:rsid w:val="00EE65DB"/>
    <w:rsid w:val="00EE67E1"/>
    <w:rsid w:val="00EE69EC"/>
    <w:rsid w:val="00EE7176"/>
    <w:rsid w:val="00EE719B"/>
    <w:rsid w:val="00EE73D9"/>
    <w:rsid w:val="00EE753A"/>
    <w:rsid w:val="00EE7565"/>
    <w:rsid w:val="00EE7654"/>
    <w:rsid w:val="00EE7992"/>
    <w:rsid w:val="00EE7AC4"/>
    <w:rsid w:val="00EE7D62"/>
    <w:rsid w:val="00EE7E72"/>
    <w:rsid w:val="00EE7F21"/>
    <w:rsid w:val="00EF013D"/>
    <w:rsid w:val="00EF040D"/>
    <w:rsid w:val="00EF0704"/>
    <w:rsid w:val="00EF074F"/>
    <w:rsid w:val="00EF0DDD"/>
    <w:rsid w:val="00EF1466"/>
    <w:rsid w:val="00EF16F4"/>
    <w:rsid w:val="00EF191F"/>
    <w:rsid w:val="00EF1F3B"/>
    <w:rsid w:val="00EF1FA4"/>
    <w:rsid w:val="00EF1FD1"/>
    <w:rsid w:val="00EF1FE9"/>
    <w:rsid w:val="00EF20B9"/>
    <w:rsid w:val="00EF23C8"/>
    <w:rsid w:val="00EF2442"/>
    <w:rsid w:val="00EF24CD"/>
    <w:rsid w:val="00EF2642"/>
    <w:rsid w:val="00EF27B2"/>
    <w:rsid w:val="00EF2965"/>
    <w:rsid w:val="00EF2A84"/>
    <w:rsid w:val="00EF2C0E"/>
    <w:rsid w:val="00EF2F84"/>
    <w:rsid w:val="00EF3026"/>
    <w:rsid w:val="00EF304C"/>
    <w:rsid w:val="00EF3115"/>
    <w:rsid w:val="00EF33A2"/>
    <w:rsid w:val="00EF33CB"/>
    <w:rsid w:val="00EF3501"/>
    <w:rsid w:val="00EF351E"/>
    <w:rsid w:val="00EF385E"/>
    <w:rsid w:val="00EF38D6"/>
    <w:rsid w:val="00EF38F6"/>
    <w:rsid w:val="00EF3D79"/>
    <w:rsid w:val="00EF3EE8"/>
    <w:rsid w:val="00EF3F47"/>
    <w:rsid w:val="00EF4196"/>
    <w:rsid w:val="00EF4334"/>
    <w:rsid w:val="00EF4625"/>
    <w:rsid w:val="00EF46C2"/>
    <w:rsid w:val="00EF4707"/>
    <w:rsid w:val="00EF484B"/>
    <w:rsid w:val="00EF4932"/>
    <w:rsid w:val="00EF4C36"/>
    <w:rsid w:val="00EF4CD0"/>
    <w:rsid w:val="00EF4ED5"/>
    <w:rsid w:val="00EF5118"/>
    <w:rsid w:val="00EF51BD"/>
    <w:rsid w:val="00EF53F2"/>
    <w:rsid w:val="00EF54FD"/>
    <w:rsid w:val="00EF6012"/>
    <w:rsid w:val="00EF6377"/>
    <w:rsid w:val="00EF650B"/>
    <w:rsid w:val="00EF662F"/>
    <w:rsid w:val="00EF6835"/>
    <w:rsid w:val="00EF6978"/>
    <w:rsid w:val="00EF6B4F"/>
    <w:rsid w:val="00EF6BBE"/>
    <w:rsid w:val="00EF6C92"/>
    <w:rsid w:val="00EF6CE6"/>
    <w:rsid w:val="00EF6D86"/>
    <w:rsid w:val="00EF6E17"/>
    <w:rsid w:val="00EF70CE"/>
    <w:rsid w:val="00EF71D6"/>
    <w:rsid w:val="00EF720D"/>
    <w:rsid w:val="00EF75BB"/>
    <w:rsid w:val="00EF7E27"/>
    <w:rsid w:val="00F00290"/>
    <w:rsid w:val="00F0031A"/>
    <w:rsid w:val="00F0088D"/>
    <w:rsid w:val="00F008C8"/>
    <w:rsid w:val="00F00BA6"/>
    <w:rsid w:val="00F00F75"/>
    <w:rsid w:val="00F00FB5"/>
    <w:rsid w:val="00F010BD"/>
    <w:rsid w:val="00F01411"/>
    <w:rsid w:val="00F014A4"/>
    <w:rsid w:val="00F01700"/>
    <w:rsid w:val="00F01854"/>
    <w:rsid w:val="00F01878"/>
    <w:rsid w:val="00F01B12"/>
    <w:rsid w:val="00F01D02"/>
    <w:rsid w:val="00F01D37"/>
    <w:rsid w:val="00F01DB2"/>
    <w:rsid w:val="00F01F09"/>
    <w:rsid w:val="00F02072"/>
    <w:rsid w:val="00F020B8"/>
    <w:rsid w:val="00F02175"/>
    <w:rsid w:val="00F028D5"/>
    <w:rsid w:val="00F02A21"/>
    <w:rsid w:val="00F02B39"/>
    <w:rsid w:val="00F02CDE"/>
    <w:rsid w:val="00F02E69"/>
    <w:rsid w:val="00F02F2E"/>
    <w:rsid w:val="00F030F0"/>
    <w:rsid w:val="00F03164"/>
    <w:rsid w:val="00F039B4"/>
    <w:rsid w:val="00F039B8"/>
    <w:rsid w:val="00F03A42"/>
    <w:rsid w:val="00F03C79"/>
    <w:rsid w:val="00F03CC9"/>
    <w:rsid w:val="00F03D79"/>
    <w:rsid w:val="00F03F46"/>
    <w:rsid w:val="00F04004"/>
    <w:rsid w:val="00F04145"/>
    <w:rsid w:val="00F0416A"/>
    <w:rsid w:val="00F0417F"/>
    <w:rsid w:val="00F04361"/>
    <w:rsid w:val="00F046CD"/>
    <w:rsid w:val="00F04757"/>
    <w:rsid w:val="00F04808"/>
    <w:rsid w:val="00F04885"/>
    <w:rsid w:val="00F049EA"/>
    <w:rsid w:val="00F04A64"/>
    <w:rsid w:val="00F04CD1"/>
    <w:rsid w:val="00F04D11"/>
    <w:rsid w:val="00F04DE3"/>
    <w:rsid w:val="00F05095"/>
    <w:rsid w:val="00F05142"/>
    <w:rsid w:val="00F05344"/>
    <w:rsid w:val="00F054CE"/>
    <w:rsid w:val="00F055D5"/>
    <w:rsid w:val="00F05642"/>
    <w:rsid w:val="00F0628C"/>
    <w:rsid w:val="00F066DD"/>
    <w:rsid w:val="00F0688E"/>
    <w:rsid w:val="00F06BDD"/>
    <w:rsid w:val="00F06E5B"/>
    <w:rsid w:val="00F06FA0"/>
    <w:rsid w:val="00F07127"/>
    <w:rsid w:val="00F0739D"/>
    <w:rsid w:val="00F07833"/>
    <w:rsid w:val="00F07BAB"/>
    <w:rsid w:val="00F104F7"/>
    <w:rsid w:val="00F105F7"/>
    <w:rsid w:val="00F106CE"/>
    <w:rsid w:val="00F10718"/>
    <w:rsid w:val="00F107B5"/>
    <w:rsid w:val="00F109A7"/>
    <w:rsid w:val="00F109C7"/>
    <w:rsid w:val="00F10C27"/>
    <w:rsid w:val="00F10D6B"/>
    <w:rsid w:val="00F10E0A"/>
    <w:rsid w:val="00F10EF3"/>
    <w:rsid w:val="00F11079"/>
    <w:rsid w:val="00F11352"/>
    <w:rsid w:val="00F11473"/>
    <w:rsid w:val="00F1192D"/>
    <w:rsid w:val="00F11BB3"/>
    <w:rsid w:val="00F12678"/>
    <w:rsid w:val="00F1287A"/>
    <w:rsid w:val="00F128B5"/>
    <w:rsid w:val="00F12A73"/>
    <w:rsid w:val="00F12BC0"/>
    <w:rsid w:val="00F12CC8"/>
    <w:rsid w:val="00F12E74"/>
    <w:rsid w:val="00F12EA1"/>
    <w:rsid w:val="00F134B8"/>
    <w:rsid w:val="00F1365B"/>
    <w:rsid w:val="00F13689"/>
    <w:rsid w:val="00F137A3"/>
    <w:rsid w:val="00F13D6A"/>
    <w:rsid w:val="00F1408E"/>
    <w:rsid w:val="00F143D5"/>
    <w:rsid w:val="00F147FC"/>
    <w:rsid w:val="00F14C82"/>
    <w:rsid w:val="00F14E9B"/>
    <w:rsid w:val="00F15021"/>
    <w:rsid w:val="00F15039"/>
    <w:rsid w:val="00F15292"/>
    <w:rsid w:val="00F15509"/>
    <w:rsid w:val="00F15636"/>
    <w:rsid w:val="00F1579F"/>
    <w:rsid w:val="00F158D3"/>
    <w:rsid w:val="00F15BF3"/>
    <w:rsid w:val="00F15CC8"/>
    <w:rsid w:val="00F15D43"/>
    <w:rsid w:val="00F15FE5"/>
    <w:rsid w:val="00F16001"/>
    <w:rsid w:val="00F16115"/>
    <w:rsid w:val="00F161B2"/>
    <w:rsid w:val="00F16361"/>
    <w:rsid w:val="00F1652B"/>
    <w:rsid w:val="00F166E6"/>
    <w:rsid w:val="00F166F7"/>
    <w:rsid w:val="00F168DC"/>
    <w:rsid w:val="00F169C1"/>
    <w:rsid w:val="00F16DEB"/>
    <w:rsid w:val="00F16F35"/>
    <w:rsid w:val="00F17031"/>
    <w:rsid w:val="00F170B6"/>
    <w:rsid w:val="00F171FB"/>
    <w:rsid w:val="00F1752F"/>
    <w:rsid w:val="00F1756B"/>
    <w:rsid w:val="00F176BB"/>
    <w:rsid w:val="00F177BE"/>
    <w:rsid w:val="00F179DF"/>
    <w:rsid w:val="00F17BD3"/>
    <w:rsid w:val="00F17E89"/>
    <w:rsid w:val="00F17FB1"/>
    <w:rsid w:val="00F2020C"/>
    <w:rsid w:val="00F204A8"/>
    <w:rsid w:val="00F204ED"/>
    <w:rsid w:val="00F204F9"/>
    <w:rsid w:val="00F2051B"/>
    <w:rsid w:val="00F2062C"/>
    <w:rsid w:val="00F2082B"/>
    <w:rsid w:val="00F208E0"/>
    <w:rsid w:val="00F20932"/>
    <w:rsid w:val="00F20ED8"/>
    <w:rsid w:val="00F210E3"/>
    <w:rsid w:val="00F21321"/>
    <w:rsid w:val="00F213E4"/>
    <w:rsid w:val="00F214BD"/>
    <w:rsid w:val="00F21548"/>
    <w:rsid w:val="00F217B2"/>
    <w:rsid w:val="00F21A5B"/>
    <w:rsid w:val="00F21AF4"/>
    <w:rsid w:val="00F21B81"/>
    <w:rsid w:val="00F21BF3"/>
    <w:rsid w:val="00F21EB1"/>
    <w:rsid w:val="00F22AD0"/>
    <w:rsid w:val="00F2345F"/>
    <w:rsid w:val="00F23480"/>
    <w:rsid w:val="00F2353D"/>
    <w:rsid w:val="00F2381C"/>
    <w:rsid w:val="00F23876"/>
    <w:rsid w:val="00F23A3F"/>
    <w:rsid w:val="00F23D00"/>
    <w:rsid w:val="00F23EA3"/>
    <w:rsid w:val="00F23F2A"/>
    <w:rsid w:val="00F24078"/>
    <w:rsid w:val="00F24303"/>
    <w:rsid w:val="00F245F5"/>
    <w:rsid w:val="00F24601"/>
    <w:rsid w:val="00F24833"/>
    <w:rsid w:val="00F24C08"/>
    <w:rsid w:val="00F24F61"/>
    <w:rsid w:val="00F2513E"/>
    <w:rsid w:val="00F254B0"/>
    <w:rsid w:val="00F258AD"/>
    <w:rsid w:val="00F25A1B"/>
    <w:rsid w:val="00F25B35"/>
    <w:rsid w:val="00F25C72"/>
    <w:rsid w:val="00F25D06"/>
    <w:rsid w:val="00F25D26"/>
    <w:rsid w:val="00F26076"/>
    <w:rsid w:val="00F261B4"/>
    <w:rsid w:val="00F26270"/>
    <w:rsid w:val="00F2630C"/>
    <w:rsid w:val="00F263FD"/>
    <w:rsid w:val="00F265C8"/>
    <w:rsid w:val="00F26741"/>
    <w:rsid w:val="00F2695B"/>
    <w:rsid w:val="00F26BEF"/>
    <w:rsid w:val="00F26D60"/>
    <w:rsid w:val="00F26E3D"/>
    <w:rsid w:val="00F26E49"/>
    <w:rsid w:val="00F26FD5"/>
    <w:rsid w:val="00F2748D"/>
    <w:rsid w:val="00F27536"/>
    <w:rsid w:val="00F277C0"/>
    <w:rsid w:val="00F277EC"/>
    <w:rsid w:val="00F27844"/>
    <w:rsid w:val="00F27DEE"/>
    <w:rsid w:val="00F27ED9"/>
    <w:rsid w:val="00F27EE7"/>
    <w:rsid w:val="00F27F7D"/>
    <w:rsid w:val="00F30178"/>
    <w:rsid w:val="00F3066B"/>
    <w:rsid w:val="00F306E3"/>
    <w:rsid w:val="00F30834"/>
    <w:rsid w:val="00F30936"/>
    <w:rsid w:val="00F30A79"/>
    <w:rsid w:val="00F30AA3"/>
    <w:rsid w:val="00F30B9A"/>
    <w:rsid w:val="00F30C89"/>
    <w:rsid w:val="00F30D52"/>
    <w:rsid w:val="00F30D56"/>
    <w:rsid w:val="00F30FC1"/>
    <w:rsid w:val="00F311AA"/>
    <w:rsid w:val="00F31512"/>
    <w:rsid w:val="00F31981"/>
    <w:rsid w:val="00F31A6A"/>
    <w:rsid w:val="00F31ABB"/>
    <w:rsid w:val="00F31ACD"/>
    <w:rsid w:val="00F31CE8"/>
    <w:rsid w:val="00F32059"/>
    <w:rsid w:val="00F3218B"/>
    <w:rsid w:val="00F321DA"/>
    <w:rsid w:val="00F32314"/>
    <w:rsid w:val="00F32402"/>
    <w:rsid w:val="00F32459"/>
    <w:rsid w:val="00F3249F"/>
    <w:rsid w:val="00F32788"/>
    <w:rsid w:val="00F328BC"/>
    <w:rsid w:val="00F32BCA"/>
    <w:rsid w:val="00F32D3B"/>
    <w:rsid w:val="00F33043"/>
    <w:rsid w:val="00F331CC"/>
    <w:rsid w:val="00F331F2"/>
    <w:rsid w:val="00F332AB"/>
    <w:rsid w:val="00F332B4"/>
    <w:rsid w:val="00F333B3"/>
    <w:rsid w:val="00F3340E"/>
    <w:rsid w:val="00F33489"/>
    <w:rsid w:val="00F33723"/>
    <w:rsid w:val="00F33855"/>
    <w:rsid w:val="00F33B66"/>
    <w:rsid w:val="00F33C3E"/>
    <w:rsid w:val="00F33F80"/>
    <w:rsid w:val="00F3423A"/>
    <w:rsid w:val="00F34386"/>
    <w:rsid w:val="00F347B2"/>
    <w:rsid w:val="00F349FC"/>
    <w:rsid w:val="00F34C90"/>
    <w:rsid w:val="00F34EF5"/>
    <w:rsid w:val="00F34F8E"/>
    <w:rsid w:val="00F34FED"/>
    <w:rsid w:val="00F3507C"/>
    <w:rsid w:val="00F35117"/>
    <w:rsid w:val="00F3541E"/>
    <w:rsid w:val="00F3553F"/>
    <w:rsid w:val="00F355C3"/>
    <w:rsid w:val="00F357DD"/>
    <w:rsid w:val="00F35B4D"/>
    <w:rsid w:val="00F36212"/>
    <w:rsid w:val="00F363F3"/>
    <w:rsid w:val="00F36449"/>
    <w:rsid w:val="00F365DC"/>
    <w:rsid w:val="00F36796"/>
    <w:rsid w:val="00F368A4"/>
    <w:rsid w:val="00F36B93"/>
    <w:rsid w:val="00F36D4C"/>
    <w:rsid w:val="00F36F2C"/>
    <w:rsid w:val="00F373E7"/>
    <w:rsid w:val="00F3752C"/>
    <w:rsid w:val="00F37873"/>
    <w:rsid w:val="00F400A8"/>
    <w:rsid w:val="00F406C0"/>
    <w:rsid w:val="00F4097F"/>
    <w:rsid w:val="00F409E3"/>
    <w:rsid w:val="00F40CE5"/>
    <w:rsid w:val="00F413F9"/>
    <w:rsid w:val="00F41640"/>
    <w:rsid w:val="00F41871"/>
    <w:rsid w:val="00F41B3E"/>
    <w:rsid w:val="00F41B62"/>
    <w:rsid w:val="00F41BFA"/>
    <w:rsid w:val="00F41D8B"/>
    <w:rsid w:val="00F41E49"/>
    <w:rsid w:val="00F42140"/>
    <w:rsid w:val="00F4291F"/>
    <w:rsid w:val="00F42D29"/>
    <w:rsid w:val="00F42E4F"/>
    <w:rsid w:val="00F42FF4"/>
    <w:rsid w:val="00F43479"/>
    <w:rsid w:val="00F43565"/>
    <w:rsid w:val="00F43894"/>
    <w:rsid w:val="00F439EB"/>
    <w:rsid w:val="00F43F38"/>
    <w:rsid w:val="00F43FBF"/>
    <w:rsid w:val="00F44505"/>
    <w:rsid w:val="00F44525"/>
    <w:rsid w:val="00F445EE"/>
    <w:rsid w:val="00F4493B"/>
    <w:rsid w:val="00F44A35"/>
    <w:rsid w:val="00F44BCC"/>
    <w:rsid w:val="00F44C86"/>
    <w:rsid w:val="00F44DB4"/>
    <w:rsid w:val="00F4502B"/>
    <w:rsid w:val="00F4510C"/>
    <w:rsid w:val="00F45206"/>
    <w:rsid w:val="00F453EF"/>
    <w:rsid w:val="00F45425"/>
    <w:rsid w:val="00F4566C"/>
    <w:rsid w:val="00F4572D"/>
    <w:rsid w:val="00F45780"/>
    <w:rsid w:val="00F45F62"/>
    <w:rsid w:val="00F462D6"/>
    <w:rsid w:val="00F464FA"/>
    <w:rsid w:val="00F4650D"/>
    <w:rsid w:val="00F46B3B"/>
    <w:rsid w:val="00F4700E"/>
    <w:rsid w:val="00F472B9"/>
    <w:rsid w:val="00F472CB"/>
    <w:rsid w:val="00F47437"/>
    <w:rsid w:val="00F476AF"/>
    <w:rsid w:val="00F47734"/>
    <w:rsid w:val="00F478FC"/>
    <w:rsid w:val="00F47B96"/>
    <w:rsid w:val="00F47CA9"/>
    <w:rsid w:val="00F47DAD"/>
    <w:rsid w:val="00F5010E"/>
    <w:rsid w:val="00F505FC"/>
    <w:rsid w:val="00F509C1"/>
    <w:rsid w:val="00F50D2D"/>
    <w:rsid w:val="00F50FDD"/>
    <w:rsid w:val="00F51225"/>
    <w:rsid w:val="00F514E3"/>
    <w:rsid w:val="00F515BA"/>
    <w:rsid w:val="00F516F2"/>
    <w:rsid w:val="00F5176B"/>
    <w:rsid w:val="00F51975"/>
    <w:rsid w:val="00F51CAD"/>
    <w:rsid w:val="00F52262"/>
    <w:rsid w:val="00F52523"/>
    <w:rsid w:val="00F528EE"/>
    <w:rsid w:val="00F52B9E"/>
    <w:rsid w:val="00F53130"/>
    <w:rsid w:val="00F53141"/>
    <w:rsid w:val="00F5337E"/>
    <w:rsid w:val="00F5370F"/>
    <w:rsid w:val="00F53979"/>
    <w:rsid w:val="00F539E8"/>
    <w:rsid w:val="00F53B49"/>
    <w:rsid w:val="00F53E79"/>
    <w:rsid w:val="00F53EC3"/>
    <w:rsid w:val="00F53FFE"/>
    <w:rsid w:val="00F543AE"/>
    <w:rsid w:val="00F5441A"/>
    <w:rsid w:val="00F54443"/>
    <w:rsid w:val="00F545E7"/>
    <w:rsid w:val="00F5462C"/>
    <w:rsid w:val="00F546B3"/>
    <w:rsid w:val="00F54726"/>
    <w:rsid w:val="00F5479F"/>
    <w:rsid w:val="00F5481D"/>
    <w:rsid w:val="00F549AA"/>
    <w:rsid w:val="00F54A65"/>
    <w:rsid w:val="00F54D3F"/>
    <w:rsid w:val="00F55052"/>
    <w:rsid w:val="00F554A4"/>
    <w:rsid w:val="00F555BD"/>
    <w:rsid w:val="00F558AA"/>
    <w:rsid w:val="00F5590F"/>
    <w:rsid w:val="00F55BF9"/>
    <w:rsid w:val="00F55D0D"/>
    <w:rsid w:val="00F55D19"/>
    <w:rsid w:val="00F56315"/>
    <w:rsid w:val="00F56325"/>
    <w:rsid w:val="00F56684"/>
    <w:rsid w:val="00F566C1"/>
    <w:rsid w:val="00F56715"/>
    <w:rsid w:val="00F567E8"/>
    <w:rsid w:val="00F56987"/>
    <w:rsid w:val="00F56A4C"/>
    <w:rsid w:val="00F56B2D"/>
    <w:rsid w:val="00F56CB8"/>
    <w:rsid w:val="00F56DCC"/>
    <w:rsid w:val="00F56EF3"/>
    <w:rsid w:val="00F57084"/>
    <w:rsid w:val="00F57698"/>
    <w:rsid w:val="00F5772E"/>
    <w:rsid w:val="00F5774C"/>
    <w:rsid w:val="00F57966"/>
    <w:rsid w:val="00F57F94"/>
    <w:rsid w:val="00F57FF0"/>
    <w:rsid w:val="00F6003F"/>
    <w:rsid w:val="00F6007C"/>
    <w:rsid w:val="00F60182"/>
    <w:rsid w:val="00F603B7"/>
    <w:rsid w:val="00F603E8"/>
    <w:rsid w:val="00F6046C"/>
    <w:rsid w:val="00F6050E"/>
    <w:rsid w:val="00F6078F"/>
    <w:rsid w:val="00F60B03"/>
    <w:rsid w:val="00F60B30"/>
    <w:rsid w:val="00F60BF7"/>
    <w:rsid w:val="00F60EEF"/>
    <w:rsid w:val="00F60F7E"/>
    <w:rsid w:val="00F612A5"/>
    <w:rsid w:val="00F61471"/>
    <w:rsid w:val="00F617C6"/>
    <w:rsid w:val="00F61A78"/>
    <w:rsid w:val="00F61BD4"/>
    <w:rsid w:val="00F61D75"/>
    <w:rsid w:val="00F61D88"/>
    <w:rsid w:val="00F61EE7"/>
    <w:rsid w:val="00F621A8"/>
    <w:rsid w:val="00F62251"/>
    <w:rsid w:val="00F622E2"/>
    <w:rsid w:val="00F62302"/>
    <w:rsid w:val="00F62549"/>
    <w:rsid w:val="00F62630"/>
    <w:rsid w:val="00F62919"/>
    <w:rsid w:val="00F62AC8"/>
    <w:rsid w:val="00F62B4F"/>
    <w:rsid w:val="00F62DBB"/>
    <w:rsid w:val="00F62FB9"/>
    <w:rsid w:val="00F630E7"/>
    <w:rsid w:val="00F6324C"/>
    <w:rsid w:val="00F6331B"/>
    <w:rsid w:val="00F637E2"/>
    <w:rsid w:val="00F6381F"/>
    <w:rsid w:val="00F63838"/>
    <w:rsid w:val="00F63894"/>
    <w:rsid w:val="00F63C7D"/>
    <w:rsid w:val="00F63C90"/>
    <w:rsid w:val="00F63D0B"/>
    <w:rsid w:val="00F63E18"/>
    <w:rsid w:val="00F63E56"/>
    <w:rsid w:val="00F63F0E"/>
    <w:rsid w:val="00F64195"/>
    <w:rsid w:val="00F64590"/>
    <w:rsid w:val="00F645E6"/>
    <w:rsid w:val="00F64942"/>
    <w:rsid w:val="00F64B50"/>
    <w:rsid w:val="00F64BCC"/>
    <w:rsid w:val="00F64FAF"/>
    <w:rsid w:val="00F6503A"/>
    <w:rsid w:val="00F65085"/>
    <w:rsid w:val="00F650AF"/>
    <w:rsid w:val="00F65348"/>
    <w:rsid w:val="00F655C6"/>
    <w:rsid w:val="00F6576B"/>
    <w:rsid w:val="00F659BF"/>
    <w:rsid w:val="00F659D8"/>
    <w:rsid w:val="00F65BDF"/>
    <w:rsid w:val="00F65D58"/>
    <w:rsid w:val="00F65ED0"/>
    <w:rsid w:val="00F66184"/>
    <w:rsid w:val="00F662FE"/>
    <w:rsid w:val="00F664D9"/>
    <w:rsid w:val="00F6674F"/>
    <w:rsid w:val="00F66777"/>
    <w:rsid w:val="00F66924"/>
    <w:rsid w:val="00F66D0C"/>
    <w:rsid w:val="00F66DA4"/>
    <w:rsid w:val="00F66DF7"/>
    <w:rsid w:val="00F66E15"/>
    <w:rsid w:val="00F66F9B"/>
    <w:rsid w:val="00F66FC4"/>
    <w:rsid w:val="00F672D1"/>
    <w:rsid w:val="00F6736F"/>
    <w:rsid w:val="00F673C8"/>
    <w:rsid w:val="00F674C3"/>
    <w:rsid w:val="00F67769"/>
    <w:rsid w:val="00F677F9"/>
    <w:rsid w:val="00F678AC"/>
    <w:rsid w:val="00F67AAA"/>
    <w:rsid w:val="00F67E28"/>
    <w:rsid w:val="00F67F24"/>
    <w:rsid w:val="00F70503"/>
    <w:rsid w:val="00F7054F"/>
    <w:rsid w:val="00F705DF"/>
    <w:rsid w:val="00F70756"/>
    <w:rsid w:val="00F70D26"/>
    <w:rsid w:val="00F70F09"/>
    <w:rsid w:val="00F7111F"/>
    <w:rsid w:val="00F711CA"/>
    <w:rsid w:val="00F71309"/>
    <w:rsid w:val="00F71510"/>
    <w:rsid w:val="00F715A4"/>
    <w:rsid w:val="00F71947"/>
    <w:rsid w:val="00F71E83"/>
    <w:rsid w:val="00F72605"/>
    <w:rsid w:val="00F72A1A"/>
    <w:rsid w:val="00F72AA6"/>
    <w:rsid w:val="00F72E79"/>
    <w:rsid w:val="00F72F2D"/>
    <w:rsid w:val="00F72FFF"/>
    <w:rsid w:val="00F73143"/>
    <w:rsid w:val="00F731BA"/>
    <w:rsid w:val="00F732BE"/>
    <w:rsid w:val="00F732E6"/>
    <w:rsid w:val="00F735FC"/>
    <w:rsid w:val="00F7394C"/>
    <w:rsid w:val="00F73BC3"/>
    <w:rsid w:val="00F73E41"/>
    <w:rsid w:val="00F74144"/>
    <w:rsid w:val="00F74415"/>
    <w:rsid w:val="00F7475C"/>
    <w:rsid w:val="00F7495A"/>
    <w:rsid w:val="00F7495C"/>
    <w:rsid w:val="00F75113"/>
    <w:rsid w:val="00F7548A"/>
    <w:rsid w:val="00F755D7"/>
    <w:rsid w:val="00F7565A"/>
    <w:rsid w:val="00F759B6"/>
    <w:rsid w:val="00F759CE"/>
    <w:rsid w:val="00F75B0A"/>
    <w:rsid w:val="00F75D76"/>
    <w:rsid w:val="00F75D84"/>
    <w:rsid w:val="00F75E13"/>
    <w:rsid w:val="00F75F46"/>
    <w:rsid w:val="00F7628F"/>
    <w:rsid w:val="00F7638E"/>
    <w:rsid w:val="00F76802"/>
    <w:rsid w:val="00F769AB"/>
    <w:rsid w:val="00F76AA6"/>
    <w:rsid w:val="00F76B74"/>
    <w:rsid w:val="00F76C8C"/>
    <w:rsid w:val="00F76CB9"/>
    <w:rsid w:val="00F76DB1"/>
    <w:rsid w:val="00F76EB5"/>
    <w:rsid w:val="00F76EC5"/>
    <w:rsid w:val="00F76FA9"/>
    <w:rsid w:val="00F770BC"/>
    <w:rsid w:val="00F77189"/>
    <w:rsid w:val="00F772B3"/>
    <w:rsid w:val="00F77438"/>
    <w:rsid w:val="00F7755A"/>
    <w:rsid w:val="00F7783D"/>
    <w:rsid w:val="00F77B41"/>
    <w:rsid w:val="00F77BE3"/>
    <w:rsid w:val="00F77CAF"/>
    <w:rsid w:val="00F800F3"/>
    <w:rsid w:val="00F80299"/>
    <w:rsid w:val="00F8053C"/>
    <w:rsid w:val="00F806E8"/>
    <w:rsid w:val="00F8075E"/>
    <w:rsid w:val="00F807B7"/>
    <w:rsid w:val="00F80852"/>
    <w:rsid w:val="00F810BA"/>
    <w:rsid w:val="00F810BC"/>
    <w:rsid w:val="00F811C9"/>
    <w:rsid w:val="00F8128F"/>
    <w:rsid w:val="00F815A3"/>
    <w:rsid w:val="00F81A8B"/>
    <w:rsid w:val="00F81D95"/>
    <w:rsid w:val="00F820C7"/>
    <w:rsid w:val="00F82492"/>
    <w:rsid w:val="00F82630"/>
    <w:rsid w:val="00F82782"/>
    <w:rsid w:val="00F82BE4"/>
    <w:rsid w:val="00F83015"/>
    <w:rsid w:val="00F8307C"/>
    <w:rsid w:val="00F83139"/>
    <w:rsid w:val="00F8320F"/>
    <w:rsid w:val="00F83224"/>
    <w:rsid w:val="00F83334"/>
    <w:rsid w:val="00F83548"/>
    <w:rsid w:val="00F83838"/>
    <w:rsid w:val="00F83BEA"/>
    <w:rsid w:val="00F83CE5"/>
    <w:rsid w:val="00F83D05"/>
    <w:rsid w:val="00F83D6B"/>
    <w:rsid w:val="00F847A5"/>
    <w:rsid w:val="00F84853"/>
    <w:rsid w:val="00F84AB6"/>
    <w:rsid w:val="00F84B16"/>
    <w:rsid w:val="00F84B75"/>
    <w:rsid w:val="00F84B77"/>
    <w:rsid w:val="00F84E84"/>
    <w:rsid w:val="00F84E88"/>
    <w:rsid w:val="00F854FA"/>
    <w:rsid w:val="00F85637"/>
    <w:rsid w:val="00F857CB"/>
    <w:rsid w:val="00F85CBC"/>
    <w:rsid w:val="00F85D59"/>
    <w:rsid w:val="00F85E57"/>
    <w:rsid w:val="00F85EB2"/>
    <w:rsid w:val="00F866AD"/>
    <w:rsid w:val="00F86AF4"/>
    <w:rsid w:val="00F86CE2"/>
    <w:rsid w:val="00F86E13"/>
    <w:rsid w:val="00F86F93"/>
    <w:rsid w:val="00F87062"/>
    <w:rsid w:val="00F8706B"/>
    <w:rsid w:val="00F87345"/>
    <w:rsid w:val="00F8752F"/>
    <w:rsid w:val="00F87627"/>
    <w:rsid w:val="00F87C9F"/>
    <w:rsid w:val="00F87D36"/>
    <w:rsid w:val="00F87D42"/>
    <w:rsid w:val="00F90092"/>
    <w:rsid w:val="00F9018D"/>
    <w:rsid w:val="00F90305"/>
    <w:rsid w:val="00F903D2"/>
    <w:rsid w:val="00F90699"/>
    <w:rsid w:val="00F90998"/>
    <w:rsid w:val="00F909FE"/>
    <w:rsid w:val="00F90CE1"/>
    <w:rsid w:val="00F9115C"/>
    <w:rsid w:val="00F912DD"/>
    <w:rsid w:val="00F91310"/>
    <w:rsid w:val="00F9136E"/>
    <w:rsid w:val="00F914C7"/>
    <w:rsid w:val="00F91590"/>
    <w:rsid w:val="00F915FF"/>
    <w:rsid w:val="00F9188B"/>
    <w:rsid w:val="00F91904"/>
    <w:rsid w:val="00F9201E"/>
    <w:rsid w:val="00F92399"/>
    <w:rsid w:val="00F925BA"/>
    <w:rsid w:val="00F92687"/>
    <w:rsid w:val="00F9273B"/>
    <w:rsid w:val="00F928BA"/>
    <w:rsid w:val="00F928E1"/>
    <w:rsid w:val="00F92943"/>
    <w:rsid w:val="00F92A92"/>
    <w:rsid w:val="00F92A9E"/>
    <w:rsid w:val="00F92CD3"/>
    <w:rsid w:val="00F92DA5"/>
    <w:rsid w:val="00F92DCB"/>
    <w:rsid w:val="00F92DD4"/>
    <w:rsid w:val="00F92E5B"/>
    <w:rsid w:val="00F93031"/>
    <w:rsid w:val="00F934C0"/>
    <w:rsid w:val="00F93911"/>
    <w:rsid w:val="00F939D0"/>
    <w:rsid w:val="00F93B28"/>
    <w:rsid w:val="00F93BC4"/>
    <w:rsid w:val="00F93E5A"/>
    <w:rsid w:val="00F93EAF"/>
    <w:rsid w:val="00F93ECC"/>
    <w:rsid w:val="00F940A8"/>
    <w:rsid w:val="00F940E7"/>
    <w:rsid w:val="00F9413E"/>
    <w:rsid w:val="00F9440E"/>
    <w:rsid w:val="00F946E2"/>
    <w:rsid w:val="00F94797"/>
    <w:rsid w:val="00F9488B"/>
    <w:rsid w:val="00F9491B"/>
    <w:rsid w:val="00F94BF6"/>
    <w:rsid w:val="00F94CDA"/>
    <w:rsid w:val="00F95149"/>
    <w:rsid w:val="00F95369"/>
    <w:rsid w:val="00F95739"/>
    <w:rsid w:val="00F9583D"/>
    <w:rsid w:val="00F95C64"/>
    <w:rsid w:val="00F96002"/>
    <w:rsid w:val="00F96045"/>
    <w:rsid w:val="00F96129"/>
    <w:rsid w:val="00F96365"/>
    <w:rsid w:val="00F96384"/>
    <w:rsid w:val="00F963DB"/>
    <w:rsid w:val="00F9661B"/>
    <w:rsid w:val="00F967B8"/>
    <w:rsid w:val="00F968BA"/>
    <w:rsid w:val="00F96936"/>
    <w:rsid w:val="00F9696B"/>
    <w:rsid w:val="00F969AF"/>
    <w:rsid w:val="00F96A53"/>
    <w:rsid w:val="00F96BD5"/>
    <w:rsid w:val="00F96EEA"/>
    <w:rsid w:val="00F96F1E"/>
    <w:rsid w:val="00F96FE9"/>
    <w:rsid w:val="00F97145"/>
    <w:rsid w:val="00F97398"/>
    <w:rsid w:val="00F97CA7"/>
    <w:rsid w:val="00F97F48"/>
    <w:rsid w:val="00FA0156"/>
    <w:rsid w:val="00FA0559"/>
    <w:rsid w:val="00FA0658"/>
    <w:rsid w:val="00FA0AF8"/>
    <w:rsid w:val="00FA0FCE"/>
    <w:rsid w:val="00FA125D"/>
    <w:rsid w:val="00FA126E"/>
    <w:rsid w:val="00FA143C"/>
    <w:rsid w:val="00FA175E"/>
    <w:rsid w:val="00FA17AC"/>
    <w:rsid w:val="00FA19DB"/>
    <w:rsid w:val="00FA1A04"/>
    <w:rsid w:val="00FA1A29"/>
    <w:rsid w:val="00FA1CC9"/>
    <w:rsid w:val="00FA20CC"/>
    <w:rsid w:val="00FA2657"/>
    <w:rsid w:val="00FA285A"/>
    <w:rsid w:val="00FA28ED"/>
    <w:rsid w:val="00FA296D"/>
    <w:rsid w:val="00FA2C2F"/>
    <w:rsid w:val="00FA2CB4"/>
    <w:rsid w:val="00FA2E4F"/>
    <w:rsid w:val="00FA2FEA"/>
    <w:rsid w:val="00FA30C8"/>
    <w:rsid w:val="00FA31E2"/>
    <w:rsid w:val="00FA34F8"/>
    <w:rsid w:val="00FA3730"/>
    <w:rsid w:val="00FA3AD6"/>
    <w:rsid w:val="00FA3B70"/>
    <w:rsid w:val="00FA3C6B"/>
    <w:rsid w:val="00FA41B3"/>
    <w:rsid w:val="00FA431A"/>
    <w:rsid w:val="00FA48A8"/>
    <w:rsid w:val="00FA48FF"/>
    <w:rsid w:val="00FA4A74"/>
    <w:rsid w:val="00FA4CD8"/>
    <w:rsid w:val="00FA5311"/>
    <w:rsid w:val="00FA5497"/>
    <w:rsid w:val="00FA60D6"/>
    <w:rsid w:val="00FA614D"/>
    <w:rsid w:val="00FA61A5"/>
    <w:rsid w:val="00FA657B"/>
    <w:rsid w:val="00FA6792"/>
    <w:rsid w:val="00FA6794"/>
    <w:rsid w:val="00FA69B0"/>
    <w:rsid w:val="00FA6A2F"/>
    <w:rsid w:val="00FA6AFC"/>
    <w:rsid w:val="00FA6F5D"/>
    <w:rsid w:val="00FA72E0"/>
    <w:rsid w:val="00FA735F"/>
    <w:rsid w:val="00FA739A"/>
    <w:rsid w:val="00FA76EF"/>
    <w:rsid w:val="00FA78C3"/>
    <w:rsid w:val="00FA7C4B"/>
    <w:rsid w:val="00FA7DB6"/>
    <w:rsid w:val="00FA7E58"/>
    <w:rsid w:val="00FA7FDB"/>
    <w:rsid w:val="00FB0673"/>
    <w:rsid w:val="00FB081C"/>
    <w:rsid w:val="00FB0B7C"/>
    <w:rsid w:val="00FB0DE1"/>
    <w:rsid w:val="00FB0FB8"/>
    <w:rsid w:val="00FB12CD"/>
    <w:rsid w:val="00FB15AF"/>
    <w:rsid w:val="00FB15CD"/>
    <w:rsid w:val="00FB16FC"/>
    <w:rsid w:val="00FB1908"/>
    <w:rsid w:val="00FB26BB"/>
    <w:rsid w:val="00FB26BD"/>
    <w:rsid w:val="00FB29A8"/>
    <w:rsid w:val="00FB2AAE"/>
    <w:rsid w:val="00FB2B0D"/>
    <w:rsid w:val="00FB2CC6"/>
    <w:rsid w:val="00FB2DF7"/>
    <w:rsid w:val="00FB2FD3"/>
    <w:rsid w:val="00FB3028"/>
    <w:rsid w:val="00FB30A5"/>
    <w:rsid w:val="00FB3403"/>
    <w:rsid w:val="00FB384D"/>
    <w:rsid w:val="00FB3B0E"/>
    <w:rsid w:val="00FB3B6D"/>
    <w:rsid w:val="00FB3B89"/>
    <w:rsid w:val="00FB3B8F"/>
    <w:rsid w:val="00FB3CC3"/>
    <w:rsid w:val="00FB4824"/>
    <w:rsid w:val="00FB4AA7"/>
    <w:rsid w:val="00FB4D76"/>
    <w:rsid w:val="00FB515F"/>
    <w:rsid w:val="00FB523B"/>
    <w:rsid w:val="00FB5264"/>
    <w:rsid w:val="00FB5889"/>
    <w:rsid w:val="00FB5977"/>
    <w:rsid w:val="00FB5D9D"/>
    <w:rsid w:val="00FB5DE5"/>
    <w:rsid w:val="00FB601F"/>
    <w:rsid w:val="00FB6032"/>
    <w:rsid w:val="00FB60BF"/>
    <w:rsid w:val="00FB6333"/>
    <w:rsid w:val="00FB642C"/>
    <w:rsid w:val="00FB6606"/>
    <w:rsid w:val="00FB6765"/>
    <w:rsid w:val="00FB6A5E"/>
    <w:rsid w:val="00FB6B67"/>
    <w:rsid w:val="00FB6CD7"/>
    <w:rsid w:val="00FB6DA8"/>
    <w:rsid w:val="00FB6F67"/>
    <w:rsid w:val="00FB71DF"/>
    <w:rsid w:val="00FB7404"/>
    <w:rsid w:val="00FB749E"/>
    <w:rsid w:val="00FB77F2"/>
    <w:rsid w:val="00FB7A3E"/>
    <w:rsid w:val="00FB7B26"/>
    <w:rsid w:val="00FB7E89"/>
    <w:rsid w:val="00FB7EA0"/>
    <w:rsid w:val="00FB7F94"/>
    <w:rsid w:val="00FB7FD3"/>
    <w:rsid w:val="00FC0298"/>
    <w:rsid w:val="00FC0478"/>
    <w:rsid w:val="00FC04CD"/>
    <w:rsid w:val="00FC09AC"/>
    <w:rsid w:val="00FC0BA6"/>
    <w:rsid w:val="00FC0DE4"/>
    <w:rsid w:val="00FC0E19"/>
    <w:rsid w:val="00FC1213"/>
    <w:rsid w:val="00FC14DD"/>
    <w:rsid w:val="00FC15E3"/>
    <w:rsid w:val="00FC165F"/>
    <w:rsid w:val="00FC1712"/>
    <w:rsid w:val="00FC1756"/>
    <w:rsid w:val="00FC194F"/>
    <w:rsid w:val="00FC1E52"/>
    <w:rsid w:val="00FC24DE"/>
    <w:rsid w:val="00FC26CB"/>
    <w:rsid w:val="00FC28FB"/>
    <w:rsid w:val="00FC2C2F"/>
    <w:rsid w:val="00FC2CE1"/>
    <w:rsid w:val="00FC2D78"/>
    <w:rsid w:val="00FC2E96"/>
    <w:rsid w:val="00FC2F9D"/>
    <w:rsid w:val="00FC3257"/>
    <w:rsid w:val="00FC3A0D"/>
    <w:rsid w:val="00FC3A41"/>
    <w:rsid w:val="00FC3AD9"/>
    <w:rsid w:val="00FC3B0A"/>
    <w:rsid w:val="00FC3CC7"/>
    <w:rsid w:val="00FC3DE5"/>
    <w:rsid w:val="00FC3FEF"/>
    <w:rsid w:val="00FC41FA"/>
    <w:rsid w:val="00FC424C"/>
    <w:rsid w:val="00FC42BE"/>
    <w:rsid w:val="00FC43F7"/>
    <w:rsid w:val="00FC4770"/>
    <w:rsid w:val="00FC4877"/>
    <w:rsid w:val="00FC48E1"/>
    <w:rsid w:val="00FC48EF"/>
    <w:rsid w:val="00FC490A"/>
    <w:rsid w:val="00FC493F"/>
    <w:rsid w:val="00FC4BFD"/>
    <w:rsid w:val="00FC4CCA"/>
    <w:rsid w:val="00FC4E41"/>
    <w:rsid w:val="00FC4ECC"/>
    <w:rsid w:val="00FC522A"/>
    <w:rsid w:val="00FC551A"/>
    <w:rsid w:val="00FC57D8"/>
    <w:rsid w:val="00FC57FE"/>
    <w:rsid w:val="00FC57FF"/>
    <w:rsid w:val="00FC5848"/>
    <w:rsid w:val="00FC5882"/>
    <w:rsid w:val="00FC5C81"/>
    <w:rsid w:val="00FC5D61"/>
    <w:rsid w:val="00FC5E1C"/>
    <w:rsid w:val="00FC6069"/>
    <w:rsid w:val="00FC6076"/>
    <w:rsid w:val="00FC6410"/>
    <w:rsid w:val="00FC6865"/>
    <w:rsid w:val="00FC6A93"/>
    <w:rsid w:val="00FC7223"/>
    <w:rsid w:val="00FC7332"/>
    <w:rsid w:val="00FC7362"/>
    <w:rsid w:val="00FC743E"/>
    <w:rsid w:val="00FC7482"/>
    <w:rsid w:val="00FC74B9"/>
    <w:rsid w:val="00FC7785"/>
    <w:rsid w:val="00FC7EE6"/>
    <w:rsid w:val="00FD01EF"/>
    <w:rsid w:val="00FD046F"/>
    <w:rsid w:val="00FD0668"/>
    <w:rsid w:val="00FD0811"/>
    <w:rsid w:val="00FD0B3B"/>
    <w:rsid w:val="00FD0DE4"/>
    <w:rsid w:val="00FD0E7E"/>
    <w:rsid w:val="00FD0FB4"/>
    <w:rsid w:val="00FD1064"/>
    <w:rsid w:val="00FD10EB"/>
    <w:rsid w:val="00FD111E"/>
    <w:rsid w:val="00FD1504"/>
    <w:rsid w:val="00FD1631"/>
    <w:rsid w:val="00FD178C"/>
    <w:rsid w:val="00FD1862"/>
    <w:rsid w:val="00FD1AD3"/>
    <w:rsid w:val="00FD1B3F"/>
    <w:rsid w:val="00FD1C7C"/>
    <w:rsid w:val="00FD22A0"/>
    <w:rsid w:val="00FD2635"/>
    <w:rsid w:val="00FD2728"/>
    <w:rsid w:val="00FD27FB"/>
    <w:rsid w:val="00FD2816"/>
    <w:rsid w:val="00FD3408"/>
    <w:rsid w:val="00FD34D6"/>
    <w:rsid w:val="00FD3947"/>
    <w:rsid w:val="00FD3B24"/>
    <w:rsid w:val="00FD3D06"/>
    <w:rsid w:val="00FD3E35"/>
    <w:rsid w:val="00FD3F2D"/>
    <w:rsid w:val="00FD43F4"/>
    <w:rsid w:val="00FD44F1"/>
    <w:rsid w:val="00FD4584"/>
    <w:rsid w:val="00FD472A"/>
    <w:rsid w:val="00FD4968"/>
    <w:rsid w:val="00FD4ACB"/>
    <w:rsid w:val="00FD4DC8"/>
    <w:rsid w:val="00FD4ED7"/>
    <w:rsid w:val="00FD511B"/>
    <w:rsid w:val="00FD5404"/>
    <w:rsid w:val="00FD590A"/>
    <w:rsid w:val="00FD59CD"/>
    <w:rsid w:val="00FD5C1F"/>
    <w:rsid w:val="00FD5CBC"/>
    <w:rsid w:val="00FD5D18"/>
    <w:rsid w:val="00FD5DC2"/>
    <w:rsid w:val="00FD5F99"/>
    <w:rsid w:val="00FD6246"/>
    <w:rsid w:val="00FD6366"/>
    <w:rsid w:val="00FD6370"/>
    <w:rsid w:val="00FD693A"/>
    <w:rsid w:val="00FD69FD"/>
    <w:rsid w:val="00FD6BB6"/>
    <w:rsid w:val="00FD6C0A"/>
    <w:rsid w:val="00FD6E24"/>
    <w:rsid w:val="00FD6EC0"/>
    <w:rsid w:val="00FD701B"/>
    <w:rsid w:val="00FD70DB"/>
    <w:rsid w:val="00FD74F4"/>
    <w:rsid w:val="00FD7925"/>
    <w:rsid w:val="00FD798C"/>
    <w:rsid w:val="00FD7B57"/>
    <w:rsid w:val="00FD7C2C"/>
    <w:rsid w:val="00FE0100"/>
    <w:rsid w:val="00FE014D"/>
    <w:rsid w:val="00FE01D4"/>
    <w:rsid w:val="00FE0625"/>
    <w:rsid w:val="00FE0676"/>
    <w:rsid w:val="00FE06E3"/>
    <w:rsid w:val="00FE0DB3"/>
    <w:rsid w:val="00FE0E01"/>
    <w:rsid w:val="00FE11C5"/>
    <w:rsid w:val="00FE137C"/>
    <w:rsid w:val="00FE14C3"/>
    <w:rsid w:val="00FE154A"/>
    <w:rsid w:val="00FE18F9"/>
    <w:rsid w:val="00FE1C1F"/>
    <w:rsid w:val="00FE1D63"/>
    <w:rsid w:val="00FE1E25"/>
    <w:rsid w:val="00FE1F60"/>
    <w:rsid w:val="00FE1FF1"/>
    <w:rsid w:val="00FE23DD"/>
    <w:rsid w:val="00FE252D"/>
    <w:rsid w:val="00FE25D9"/>
    <w:rsid w:val="00FE2BFA"/>
    <w:rsid w:val="00FE2C95"/>
    <w:rsid w:val="00FE2CF4"/>
    <w:rsid w:val="00FE2F0B"/>
    <w:rsid w:val="00FE2F56"/>
    <w:rsid w:val="00FE301B"/>
    <w:rsid w:val="00FE3260"/>
    <w:rsid w:val="00FE332D"/>
    <w:rsid w:val="00FE3391"/>
    <w:rsid w:val="00FE373C"/>
    <w:rsid w:val="00FE3867"/>
    <w:rsid w:val="00FE3A52"/>
    <w:rsid w:val="00FE3AEB"/>
    <w:rsid w:val="00FE3F51"/>
    <w:rsid w:val="00FE439C"/>
    <w:rsid w:val="00FE4512"/>
    <w:rsid w:val="00FE4A0E"/>
    <w:rsid w:val="00FE4B01"/>
    <w:rsid w:val="00FE4B2C"/>
    <w:rsid w:val="00FE4FCA"/>
    <w:rsid w:val="00FE5165"/>
    <w:rsid w:val="00FE5418"/>
    <w:rsid w:val="00FE57BA"/>
    <w:rsid w:val="00FE5B2A"/>
    <w:rsid w:val="00FE5B3C"/>
    <w:rsid w:val="00FE5D14"/>
    <w:rsid w:val="00FE628C"/>
    <w:rsid w:val="00FE6306"/>
    <w:rsid w:val="00FE635B"/>
    <w:rsid w:val="00FE63D7"/>
    <w:rsid w:val="00FE654B"/>
    <w:rsid w:val="00FE66AA"/>
    <w:rsid w:val="00FE67D0"/>
    <w:rsid w:val="00FE6A15"/>
    <w:rsid w:val="00FE6ADC"/>
    <w:rsid w:val="00FE6B1F"/>
    <w:rsid w:val="00FE6B67"/>
    <w:rsid w:val="00FE6D84"/>
    <w:rsid w:val="00FE6F3D"/>
    <w:rsid w:val="00FE72A9"/>
    <w:rsid w:val="00FE79AA"/>
    <w:rsid w:val="00FE7E76"/>
    <w:rsid w:val="00FF004D"/>
    <w:rsid w:val="00FF0057"/>
    <w:rsid w:val="00FF016B"/>
    <w:rsid w:val="00FF02F5"/>
    <w:rsid w:val="00FF06EE"/>
    <w:rsid w:val="00FF0971"/>
    <w:rsid w:val="00FF0B08"/>
    <w:rsid w:val="00FF0B9B"/>
    <w:rsid w:val="00FF0C40"/>
    <w:rsid w:val="00FF0CE7"/>
    <w:rsid w:val="00FF1704"/>
    <w:rsid w:val="00FF1757"/>
    <w:rsid w:val="00FF18B8"/>
    <w:rsid w:val="00FF1919"/>
    <w:rsid w:val="00FF191F"/>
    <w:rsid w:val="00FF19B4"/>
    <w:rsid w:val="00FF1A08"/>
    <w:rsid w:val="00FF1F8D"/>
    <w:rsid w:val="00FF1FD5"/>
    <w:rsid w:val="00FF2295"/>
    <w:rsid w:val="00FF23D1"/>
    <w:rsid w:val="00FF29A3"/>
    <w:rsid w:val="00FF2A20"/>
    <w:rsid w:val="00FF2EDE"/>
    <w:rsid w:val="00FF309E"/>
    <w:rsid w:val="00FF30D6"/>
    <w:rsid w:val="00FF320F"/>
    <w:rsid w:val="00FF323F"/>
    <w:rsid w:val="00FF32C8"/>
    <w:rsid w:val="00FF3B41"/>
    <w:rsid w:val="00FF3F7D"/>
    <w:rsid w:val="00FF4059"/>
    <w:rsid w:val="00FF40F9"/>
    <w:rsid w:val="00FF417D"/>
    <w:rsid w:val="00FF43CD"/>
    <w:rsid w:val="00FF4750"/>
    <w:rsid w:val="00FF485A"/>
    <w:rsid w:val="00FF49E3"/>
    <w:rsid w:val="00FF4AE8"/>
    <w:rsid w:val="00FF4B26"/>
    <w:rsid w:val="00FF4B9B"/>
    <w:rsid w:val="00FF4DEE"/>
    <w:rsid w:val="00FF4FAE"/>
    <w:rsid w:val="00FF519C"/>
    <w:rsid w:val="00FF565E"/>
    <w:rsid w:val="00FF56C9"/>
    <w:rsid w:val="00FF5A0F"/>
    <w:rsid w:val="00FF5EC8"/>
    <w:rsid w:val="00FF6275"/>
    <w:rsid w:val="00FF66A0"/>
    <w:rsid w:val="00FF66DD"/>
    <w:rsid w:val="00FF690F"/>
    <w:rsid w:val="00FF69BF"/>
    <w:rsid w:val="00FF69CD"/>
    <w:rsid w:val="00FF6A49"/>
    <w:rsid w:val="00FF6AF8"/>
    <w:rsid w:val="00FF6C1D"/>
    <w:rsid w:val="00FF6ED5"/>
    <w:rsid w:val="00FF71E8"/>
    <w:rsid w:val="00FF7373"/>
    <w:rsid w:val="00FF752C"/>
    <w:rsid w:val="00FF7AA9"/>
    <w:rsid w:val="010B0E75"/>
    <w:rsid w:val="010D3E0E"/>
    <w:rsid w:val="01410C77"/>
    <w:rsid w:val="0187D43A"/>
    <w:rsid w:val="01912286"/>
    <w:rsid w:val="02634B99"/>
    <w:rsid w:val="028F7CE1"/>
    <w:rsid w:val="029291AF"/>
    <w:rsid w:val="029F6BBD"/>
    <w:rsid w:val="02A3F385"/>
    <w:rsid w:val="02B9FC8D"/>
    <w:rsid w:val="02C499BF"/>
    <w:rsid w:val="02D8E6E3"/>
    <w:rsid w:val="02E870BD"/>
    <w:rsid w:val="02F180BE"/>
    <w:rsid w:val="02FCD34F"/>
    <w:rsid w:val="0337E526"/>
    <w:rsid w:val="034F54B2"/>
    <w:rsid w:val="03652EEA"/>
    <w:rsid w:val="03856293"/>
    <w:rsid w:val="03AFCAC4"/>
    <w:rsid w:val="03FA53CD"/>
    <w:rsid w:val="0402C451"/>
    <w:rsid w:val="041CD32A"/>
    <w:rsid w:val="043863E8"/>
    <w:rsid w:val="044CB00F"/>
    <w:rsid w:val="046DD3CD"/>
    <w:rsid w:val="04B817D9"/>
    <w:rsid w:val="04BA68EE"/>
    <w:rsid w:val="04BFADD3"/>
    <w:rsid w:val="04D095E7"/>
    <w:rsid w:val="0505B8A9"/>
    <w:rsid w:val="0508B1F2"/>
    <w:rsid w:val="055D7B7B"/>
    <w:rsid w:val="055EDC41"/>
    <w:rsid w:val="0587566E"/>
    <w:rsid w:val="059192F4"/>
    <w:rsid w:val="05AB91C9"/>
    <w:rsid w:val="05B179C2"/>
    <w:rsid w:val="05B4A179"/>
    <w:rsid w:val="05BC3FAC"/>
    <w:rsid w:val="05DA7D43"/>
    <w:rsid w:val="05DBD0DE"/>
    <w:rsid w:val="0606AADE"/>
    <w:rsid w:val="0616D939"/>
    <w:rsid w:val="0633554C"/>
    <w:rsid w:val="0634997F"/>
    <w:rsid w:val="063B6F15"/>
    <w:rsid w:val="0649975D"/>
    <w:rsid w:val="066C88CC"/>
    <w:rsid w:val="0676132D"/>
    <w:rsid w:val="067F5F84"/>
    <w:rsid w:val="069EDA05"/>
    <w:rsid w:val="06DEFD76"/>
    <w:rsid w:val="06EA3B19"/>
    <w:rsid w:val="06F9455E"/>
    <w:rsid w:val="076234EF"/>
    <w:rsid w:val="077D77DA"/>
    <w:rsid w:val="077E06A7"/>
    <w:rsid w:val="0786C58F"/>
    <w:rsid w:val="07B67C00"/>
    <w:rsid w:val="07DDCB3B"/>
    <w:rsid w:val="07E101EB"/>
    <w:rsid w:val="07E33869"/>
    <w:rsid w:val="07ECC662"/>
    <w:rsid w:val="07F50920"/>
    <w:rsid w:val="088997CF"/>
    <w:rsid w:val="088C4586"/>
    <w:rsid w:val="0891202E"/>
    <w:rsid w:val="089B7515"/>
    <w:rsid w:val="08A25169"/>
    <w:rsid w:val="08A3C75E"/>
    <w:rsid w:val="08CC5445"/>
    <w:rsid w:val="08E61F04"/>
    <w:rsid w:val="08E908BF"/>
    <w:rsid w:val="091AF42B"/>
    <w:rsid w:val="094C23BB"/>
    <w:rsid w:val="09772E8A"/>
    <w:rsid w:val="09A62F52"/>
    <w:rsid w:val="09A86716"/>
    <w:rsid w:val="09C66E8E"/>
    <w:rsid w:val="09DD17BD"/>
    <w:rsid w:val="09DE97EE"/>
    <w:rsid w:val="09E6467E"/>
    <w:rsid w:val="0A125C79"/>
    <w:rsid w:val="0A13E179"/>
    <w:rsid w:val="0A9B2249"/>
    <w:rsid w:val="0AA9DFCC"/>
    <w:rsid w:val="0ABA74DA"/>
    <w:rsid w:val="0AFCF719"/>
    <w:rsid w:val="0B14717B"/>
    <w:rsid w:val="0B6B35E0"/>
    <w:rsid w:val="0B700BE4"/>
    <w:rsid w:val="0B86D9DD"/>
    <w:rsid w:val="0BACA4B3"/>
    <w:rsid w:val="0BAEAF35"/>
    <w:rsid w:val="0BBB92E5"/>
    <w:rsid w:val="0BD3DF41"/>
    <w:rsid w:val="0C2FC7A2"/>
    <w:rsid w:val="0C36B4CF"/>
    <w:rsid w:val="0C6EB2E6"/>
    <w:rsid w:val="0C9B4EC0"/>
    <w:rsid w:val="0CA85A56"/>
    <w:rsid w:val="0CCF874E"/>
    <w:rsid w:val="0CFF4017"/>
    <w:rsid w:val="0D1E8C64"/>
    <w:rsid w:val="0D37D86E"/>
    <w:rsid w:val="0D965430"/>
    <w:rsid w:val="0DA4C26D"/>
    <w:rsid w:val="0DB61FAE"/>
    <w:rsid w:val="0DD34DE9"/>
    <w:rsid w:val="0DDC9D87"/>
    <w:rsid w:val="0E057CD6"/>
    <w:rsid w:val="0E2687B9"/>
    <w:rsid w:val="0E351007"/>
    <w:rsid w:val="0E70E480"/>
    <w:rsid w:val="0E74D5A5"/>
    <w:rsid w:val="0E7EAC74"/>
    <w:rsid w:val="0EB308E6"/>
    <w:rsid w:val="0EB8756B"/>
    <w:rsid w:val="0EC9E9EB"/>
    <w:rsid w:val="0ECC1A3D"/>
    <w:rsid w:val="0F13F589"/>
    <w:rsid w:val="0F7C63A0"/>
    <w:rsid w:val="0F876B2A"/>
    <w:rsid w:val="0FE796ED"/>
    <w:rsid w:val="0FF12F4D"/>
    <w:rsid w:val="1007AD20"/>
    <w:rsid w:val="10127706"/>
    <w:rsid w:val="1013E7C3"/>
    <w:rsid w:val="102856EE"/>
    <w:rsid w:val="102F8A0A"/>
    <w:rsid w:val="102F971E"/>
    <w:rsid w:val="106BA7C1"/>
    <w:rsid w:val="10726241"/>
    <w:rsid w:val="107DCA4B"/>
    <w:rsid w:val="1093D6B8"/>
    <w:rsid w:val="10A5F713"/>
    <w:rsid w:val="10BC198E"/>
    <w:rsid w:val="10D4576C"/>
    <w:rsid w:val="10FDE7CC"/>
    <w:rsid w:val="111B2394"/>
    <w:rsid w:val="114C8E59"/>
    <w:rsid w:val="1157E863"/>
    <w:rsid w:val="116AB314"/>
    <w:rsid w:val="11972066"/>
    <w:rsid w:val="119AB52B"/>
    <w:rsid w:val="11FCEAA3"/>
    <w:rsid w:val="129DEC1F"/>
    <w:rsid w:val="12B72C86"/>
    <w:rsid w:val="12B9B680"/>
    <w:rsid w:val="12EA330F"/>
    <w:rsid w:val="12EDCE53"/>
    <w:rsid w:val="1331FE70"/>
    <w:rsid w:val="133DF25B"/>
    <w:rsid w:val="134DE1B8"/>
    <w:rsid w:val="135793F9"/>
    <w:rsid w:val="137125F5"/>
    <w:rsid w:val="1378A944"/>
    <w:rsid w:val="138B68B3"/>
    <w:rsid w:val="13B3ECDD"/>
    <w:rsid w:val="13D20C6D"/>
    <w:rsid w:val="1409E181"/>
    <w:rsid w:val="1413A95D"/>
    <w:rsid w:val="141C10EF"/>
    <w:rsid w:val="141CBD7F"/>
    <w:rsid w:val="142FC3D9"/>
    <w:rsid w:val="143137D4"/>
    <w:rsid w:val="1431C5F4"/>
    <w:rsid w:val="1434858F"/>
    <w:rsid w:val="144F6811"/>
    <w:rsid w:val="147871B8"/>
    <w:rsid w:val="148D75D3"/>
    <w:rsid w:val="14AC8F43"/>
    <w:rsid w:val="14AF886D"/>
    <w:rsid w:val="14CDC73C"/>
    <w:rsid w:val="14FA4CD7"/>
    <w:rsid w:val="14FCB2A6"/>
    <w:rsid w:val="1501AAD4"/>
    <w:rsid w:val="151EC920"/>
    <w:rsid w:val="15729D74"/>
    <w:rsid w:val="157F8E24"/>
    <w:rsid w:val="1588FCC7"/>
    <w:rsid w:val="15A5A6FC"/>
    <w:rsid w:val="163B92AB"/>
    <w:rsid w:val="1643F0C5"/>
    <w:rsid w:val="1657B9FD"/>
    <w:rsid w:val="16715D32"/>
    <w:rsid w:val="16C9C0FB"/>
    <w:rsid w:val="16E17A9D"/>
    <w:rsid w:val="16F111D2"/>
    <w:rsid w:val="16F1950E"/>
    <w:rsid w:val="17110403"/>
    <w:rsid w:val="1717340A"/>
    <w:rsid w:val="171824F0"/>
    <w:rsid w:val="171C04E8"/>
    <w:rsid w:val="177248BC"/>
    <w:rsid w:val="17928152"/>
    <w:rsid w:val="17C0A4B2"/>
    <w:rsid w:val="17C4CB27"/>
    <w:rsid w:val="180C052F"/>
    <w:rsid w:val="180C6257"/>
    <w:rsid w:val="182DAC01"/>
    <w:rsid w:val="183C23F7"/>
    <w:rsid w:val="183F0959"/>
    <w:rsid w:val="1859EC80"/>
    <w:rsid w:val="1863B5B4"/>
    <w:rsid w:val="186EDD87"/>
    <w:rsid w:val="18703042"/>
    <w:rsid w:val="1890CD98"/>
    <w:rsid w:val="18CC9D47"/>
    <w:rsid w:val="18DCA969"/>
    <w:rsid w:val="1917C6F8"/>
    <w:rsid w:val="19194AD8"/>
    <w:rsid w:val="19201CD2"/>
    <w:rsid w:val="193E7B36"/>
    <w:rsid w:val="194C2A38"/>
    <w:rsid w:val="19517F9C"/>
    <w:rsid w:val="1957E1CA"/>
    <w:rsid w:val="1986E703"/>
    <w:rsid w:val="198F6F77"/>
    <w:rsid w:val="199D97A7"/>
    <w:rsid w:val="19D20F4C"/>
    <w:rsid w:val="19D24F4F"/>
    <w:rsid w:val="1A23575D"/>
    <w:rsid w:val="1A315BA8"/>
    <w:rsid w:val="1A3B3B6C"/>
    <w:rsid w:val="1A746426"/>
    <w:rsid w:val="1A9E11F0"/>
    <w:rsid w:val="1AA63FE2"/>
    <w:rsid w:val="1ABB5A99"/>
    <w:rsid w:val="1AC11516"/>
    <w:rsid w:val="1AC3BB97"/>
    <w:rsid w:val="1AF01061"/>
    <w:rsid w:val="1B0821E7"/>
    <w:rsid w:val="1B0D9588"/>
    <w:rsid w:val="1B3A3EA9"/>
    <w:rsid w:val="1B5F9A42"/>
    <w:rsid w:val="1B70B8AA"/>
    <w:rsid w:val="1B751A21"/>
    <w:rsid w:val="1B8B2FD8"/>
    <w:rsid w:val="1BC892E8"/>
    <w:rsid w:val="1BE47330"/>
    <w:rsid w:val="1BF61E5A"/>
    <w:rsid w:val="1C1080EC"/>
    <w:rsid w:val="1C578071"/>
    <w:rsid w:val="1C7ED69A"/>
    <w:rsid w:val="1C8950FE"/>
    <w:rsid w:val="1C976D69"/>
    <w:rsid w:val="1CAF0214"/>
    <w:rsid w:val="1CFC7E01"/>
    <w:rsid w:val="1D632CDC"/>
    <w:rsid w:val="1D6D8D06"/>
    <w:rsid w:val="1D84C6EB"/>
    <w:rsid w:val="1D8AE63C"/>
    <w:rsid w:val="1D937348"/>
    <w:rsid w:val="1D95CFA3"/>
    <w:rsid w:val="1DE8AD7D"/>
    <w:rsid w:val="1DFDD274"/>
    <w:rsid w:val="1E0FEDB8"/>
    <w:rsid w:val="1E5B76CF"/>
    <w:rsid w:val="1E63C801"/>
    <w:rsid w:val="1E646D7A"/>
    <w:rsid w:val="1E7B1C1E"/>
    <w:rsid w:val="1ED38143"/>
    <w:rsid w:val="1EFA4A9B"/>
    <w:rsid w:val="1F0327CD"/>
    <w:rsid w:val="1F06323C"/>
    <w:rsid w:val="1F41AA73"/>
    <w:rsid w:val="1F6CEF17"/>
    <w:rsid w:val="1F9D2ACC"/>
    <w:rsid w:val="1FAD256A"/>
    <w:rsid w:val="1FB4C1C1"/>
    <w:rsid w:val="1FC9FC4B"/>
    <w:rsid w:val="1FDBA569"/>
    <w:rsid w:val="2011C2D0"/>
    <w:rsid w:val="20191D46"/>
    <w:rsid w:val="2068A860"/>
    <w:rsid w:val="20905C3C"/>
    <w:rsid w:val="20A2029D"/>
    <w:rsid w:val="2114EB38"/>
    <w:rsid w:val="211B0E80"/>
    <w:rsid w:val="217BE784"/>
    <w:rsid w:val="21922F9B"/>
    <w:rsid w:val="21998357"/>
    <w:rsid w:val="21D6B5AF"/>
    <w:rsid w:val="21DDAE6F"/>
    <w:rsid w:val="21E83EE8"/>
    <w:rsid w:val="21EE9FA0"/>
    <w:rsid w:val="21EFE939"/>
    <w:rsid w:val="21F95FBA"/>
    <w:rsid w:val="22319A64"/>
    <w:rsid w:val="2245E6E1"/>
    <w:rsid w:val="22632A53"/>
    <w:rsid w:val="227111B9"/>
    <w:rsid w:val="2279F2C0"/>
    <w:rsid w:val="2290C3E3"/>
    <w:rsid w:val="229E1998"/>
    <w:rsid w:val="22B158FC"/>
    <w:rsid w:val="22C1CC47"/>
    <w:rsid w:val="22E8E8BA"/>
    <w:rsid w:val="2334ABE2"/>
    <w:rsid w:val="233A0627"/>
    <w:rsid w:val="233F2C03"/>
    <w:rsid w:val="23457734"/>
    <w:rsid w:val="235B85D4"/>
    <w:rsid w:val="2383A60D"/>
    <w:rsid w:val="23A55DB8"/>
    <w:rsid w:val="23B01EFC"/>
    <w:rsid w:val="23DC9C9D"/>
    <w:rsid w:val="24182D8D"/>
    <w:rsid w:val="242E9914"/>
    <w:rsid w:val="2453A35F"/>
    <w:rsid w:val="2468C832"/>
    <w:rsid w:val="24B31415"/>
    <w:rsid w:val="24D4DD97"/>
    <w:rsid w:val="24E3A4CF"/>
    <w:rsid w:val="25153355"/>
    <w:rsid w:val="2525771D"/>
    <w:rsid w:val="253358D6"/>
    <w:rsid w:val="257E841B"/>
    <w:rsid w:val="258B95BD"/>
    <w:rsid w:val="259BB4BE"/>
    <w:rsid w:val="25B3BD0C"/>
    <w:rsid w:val="25E42323"/>
    <w:rsid w:val="25F034D7"/>
    <w:rsid w:val="260EC400"/>
    <w:rsid w:val="26378333"/>
    <w:rsid w:val="2649BBC7"/>
    <w:rsid w:val="26930190"/>
    <w:rsid w:val="26E007E4"/>
    <w:rsid w:val="271D4143"/>
    <w:rsid w:val="27505D77"/>
    <w:rsid w:val="27613CF5"/>
    <w:rsid w:val="279B1E32"/>
    <w:rsid w:val="279E381C"/>
    <w:rsid w:val="27AADFA4"/>
    <w:rsid w:val="28102F55"/>
    <w:rsid w:val="28560978"/>
    <w:rsid w:val="2877E3F3"/>
    <w:rsid w:val="28A65F0E"/>
    <w:rsid w:val="2920BC9C"/>
    <w:rsid w:val="293FD854"/>
    <w:rsid w:val="2947963F"/>
    <w:rsid w:val="2955C623"/>
    <w:rsid w:val="29A3464B"/>
    <w:rsid w:val="29C24FC4"/>
    <w:rsid w:val="29D83E66"/>
    <w:rsid w:val="29DA1DAB"/>
    <w:rsid w:val="29F77C87"/>
    <w:rsid w:val="2A05D37C"/>
    <w:rsid w:val="2A5AD508"/>
    <w:rsid w:val="2A6B691C"/>
    <w:rsid w:val="2A8302DB"/>
    <w:rsid w:val="2A8AA05A"/>
    <w:rsid w:val="2B2A6709"/>
    <w:rsid w:val="2B3DC315"/>
    <w:rsid w:val="2B3EE719"/>
    <w:rsid w:val="2B47832A"/>
    <w:rsid w:val="2B5B81F1"/>
    <w:rsid w:val="2B63B3DF"/>
    <w:rsid w:val="2B996117"/>
    <w:rsid w:val="2BB0384E"/>
    <w:rsid w:val="2BC2875A"/>
    <w:rsid w:val="2BD26F59"/>
    <w:rsid w:val="2BDABA60"/>
    <w:rsid w:val="2BFBEFBB"/>
    <w:rsid w:val="2C2C8DDA"/>
    <w:rsid w:val="2C4DEFD3"/>
    <w:rsid w:val="2C5801FF"/>
    <w:rsid w:val="2C5D7FAE"/>
    <w:rsid w:val="2C679699"/>
    <w:rsid w:val="2C689B24"/>
    <w:rsid w:val="2C92FD6D"/>
    <w:rsid w:val="2CA7948C"/>
    <w:rsid w:val="2CBC28FE"/>
    <w:rsid w:val="2CC91DE1"/>
    <w:rsid w:val="2CD8BE1E"/>
    <w:rsid w:val="2CDED157"/>
    <w:rsid w:val="2D08F585"/>
    <w:rsid w:val="2D3DD5BE"/>
    <w:rsid w:val="2D42C67B"/>
    <w:rsid w:val="2D4E949B"/>
    <w:rsid w:val="2D64BFD3"/>
    <w:rsid w:val="2D6B0938"/>
    <w:rsid w:val="2D787AE7"/>
    <w:rsid w:val="2DAB9D88"/>
    <w:rsid w:val="2DDA4D3D"/>
    <w:rsid w:val="2E6C781D"/>
    <w:rsid w:val="2EAF3B7A"/>
    <w:rsid w:val="2EDE1405"/>
    <w:rsid w:val="2F01276A"/>
    <w:rsid w:val="2F4B176E"/>
    <w:rsid w:val="2F520FBA"/>
    <w:rsid w:val="2F53BD13"/>
    <w:rsid w:val="2F6F4795"/>
    <w:rsid w:val="2F781D64"/>
    <w:rsid w:val="2FA41F59"/>
    <w:rsid w:val="2FB272DC"/>
    <w:rsid w:val="2FF6F0B9"/>
    <w:rsid w:val="303BE263"/>
    <w:rsid w:val="307B3684"/>
    <w:rsid w:val="30938C50"/>
    <w:rsid w:val="309F7DDA"/>
    <w:rsid w:val="30ADBF21"/>
    <w:rsid w:val="30CF04F9"/>
    <w:rsid w:val="30EB5F8F"/>
    <w:rsid w:val="30F09AC3"/>
    <w:rsid w:val="30FA546E"/>
    <w:rsid w:val="310880EA"/>
    <w:rsid w:val="310E5F03"/>
    <w:rsid w:val="31338BCC"/>
    <w:rsid w:val="314F49DA"/>
    <w:rsid w:val="315DD0DF"/>
    <w:rsid w:val="315FC43E"/>
    <w:rsid w:val="317D87A7"/>
    <w:rsid w:val="31D08EFB"/>
    <w:rsid w:val="31D596CD"/>
    <w:rsid w:val="31DEA6C0"/>
    <w:rsid w:val="321162E7"/>
    <w:rsid w:val="3244B0B4"/>
    <w:rsid w:val="3260DBC6"/>
    <w:rsid w:val="3298428E"/>
    <w:rsid w:val="32BC3846"/>
    <w:rsid w:val="32D6C5B6"/>
    <w:rsid w:val="3305B264"/>
    <w:rsid w:val="334EBEAF"/>
    <w:rsid w:val="33538E31"/>
    <w:rsid w:val="33614000"/>
    <w:rsid w:val="33900628"/>
    <w:rsid w:val="33BE5951"/>
    <w:rsid w:val="33D687D1"/>
    <w:rsid w:val="33E1924C"/>
    <w:rsid w:val="33E554B9"/>
    <w:rsid w:val="33E660EF"/>
    <w:rsid w:val="33FA9AEE"/>
    <w:rsid w:val="3400C101"/>
    <w:rsid w:val="34329DD9"/>
    <w:rsid w:val="345448B6"/>
    <w:rsid w:val="346C2525"/>
    <w:rsid w:val="34C9538E"/>
    <w:rsid w:val="34DE1996"/>
    <w:rsid w:val="3535FB3F"/>
    <w:rsid w:val="353A36DA"/>
    <w:rsid w:val="3564FC47"/>
    <w:rsid w:val="358AFCDA"/>
    <w:rsid w:val="35B4CD9A"/>
    <w:rsid w:val="35DDD23B"/>
    <w:rsid w:val="35E7033F"/>
    <w:rsid w:val="35F7C34B"/>
    <w:rsid w:val="36254216"/>
    <w:rsid w:val="3630FF33"/>
    <w:rsid w:val="36384109"/>
    <w:rsid w:val="365AE08D"/>
    <w:rsid w:val="3680F479"/>
    <w:rsid w:val="368A81D5"/>
    <w:rsid w:val="368CE2CF"/>
    <w:rsid w:val="36C2D133"/>
    <w:rsid w:val="36F533F3"/>
    <w:rsid w:val="373C771E"/>
    <w:rsid w:val="37511FF6"/>
    <w:rsid w:val="375C0C55"/>
    <w:rsid w:val="37652A18"/>
    <w:rsid w:val="37891DC3"/>
    <w:rsid w:val="37A084D3"/>
    <w:rsid w:val="381A759F"/>
    <w:rsid w:val="381E3E5B"/>
    <w:rsid w:val="3837058D"/>
    <w:rsid w:val="386AFABE"/>
    <w:rsid w:val="38740108"/>
    <w:rsid w:val="388B2AEE"/>
    <w:rsid w:val="388F02A4"/>
    <w:rsid w:val="38954DD0"/>
    <w:rsid w:val="389DAEFD"/>
    <w:rsid w:val="38B96D69"/>
    <w:rsid w:val="38EF3717"/>
    <w:rsid w:val="3909DC88"/>
    <w:rsid w:val="3910D25E"/>
    <w:rsid w:val="39AA34AB"/>
    <w:rsid w:val="39AAFEF4"/>
    <w:rsid w:val="39D29FA1"/>
    <w:rsid w:val="39EEC6F3"/>
    <w:rsid w:val="3A6CA18F"/>
    <w:rsid w:val="3A9540CA"/>
    <w:rsid w:val="3AA598C3"/>
    <w:rsid w:val="3AAC53E0"/>
    <w:rsid w:val="3ABA614F"/>
    <w:rsid w:val="3AD88A60"/>
    <w:rsid w:val="3ADF5072"/>
    <w:rsid w:val="3AEC6295"/>
    <w:rsid w:val="3AF13E5F"/>
    <w:rsid w:val="3AFC61D7"/>
    <w:rsid w:val="3B208F6E"/>
    <w:rsid w:val="3B3ABE82"/>
    <w:rsid w:val="3B883848"/>
    <w:rsid w:val="3BA899D8"/>
    <w:rsid w:val="3BAA096D"/>
    <w:rsid w:val="3BAE793F"/>
    <w:rsid w:val="3BF07BCA"/>
    <w:rsid w:val="3C0A056E"/>
    <w:rsid w:val="3C320D4A"/>
    <w:rsid w:val="3C8E2646"/>
    <w:rsid w:val="3C960D61"/>
    <w:rsid w:val="3CBB7F46"/>
    <w:rsid w:val="3CBFF0C2"/>
    <w:rsid w:val="3D0DAFCF"/>
    <w:rsid w:val="3D1F21E4"/>
    <w:rsid w:val="3D57D8BF"/>
    <w:rsid w:val="3D669947"/>
    <w:rsid w:val="3DA83637"/>
    <w:rsid w:val="3DCD4514"/>
    <w:rsid w:val="3DCDF767"/>
    <w:rsid w:val="3DDC865E"/>
    <w:rsid w:val="3DE2EC81"/>
    <w:rsid w:val="3E027CCD"/>
    <w:rsid w:val="3E06AFFA"/>
    <w:rsid w:val="3E20BA3D"/>
    <w:rsid w:val="3E2FA0C3"/>
    <w:rsid w:val="3E4004ED"/>
    <w:rsid w:val="3E919906"/>
    <w:rsid w:val="3E9BEFF9"/>
    <w:rsid w:val="3EC41D14"/>
    <w:rsid w:val="3ED202C1"/>
    <w:rsid w:val="3EDA044B"/>
    <w:rsid w:val="3F0761D6"/>
    <w:rsid w:val="3F179064"/>
    <w:rsid w:val="3F45675E"/>
    <w:rsid w:val="3F7C2688"/>
    <w:rsid w:val="3F94304E"/>
    <w:rsid w:val="3FA02359"/>
    <w:rsid w:val="3FD323C7"/>
    <w:rsid w:val="3FD388B4"/>
    <w:rsid w:val="3FE1FCE9"/>
    <w:rsid w:val="3FE2E682"/>
    <w:rsid w:val="40026931"/>
    <w:rsid w:val="4013559F"/>
    <w:rsid w:val="4024C940"/>
    <w:rsid w:val="402959A2"/>
    <w:rsid w:val="4032373D"/>
    <w:rsid w:val="4033C832"/>
    <w:rsid w:val="408BD464"/>
    <w:rsid w:val="4097E246"/>
    <w:rsid w:val="41000941"/>
    <w:rsid w:val="41496028"/>
    <w:rsid w:val="4149C49D"/>
    <w:rsid w:val="419DEB06"/>
    <w:rsid w:val="41B5DE08"/>
    <w:rsid w:val="41EBF674"/>
    <w:rsid w:val="4201F831"/>
    <w:rsid w:val="420AB544"/>
    <w:rsid w:val="420F2204"/>
    <w:rsid w:val="4213195F"/>
    <w:rsid w:val="42422CAA"/>
    <w:rsid w:val="4247869B"/>
    <w:rsid w:val="4249B378"/>
    <w:rsid w:val="424C65B4"/>
    <w:rsid w:val="42545904"/>
    <w:rsid w:val="427F387B"/>
    <w:rsid w:val="4292A3AD"/>
    <w:rsid w:val="42BD3B81"/>
    <w:rsid w:val="42D0AA30"/>
    <w:rsid w:val="42DBFB52"/>
    <w:rsid w:val="42DE3EB8"/>
    <w:rsid w:val="432A408D"/>
    <w:rsid w:val="432AF0C6"/>
    <w:rsid w:val="4337ED35"/>
    <w:rsid w:val="435B8A3A"/>
    <w:rsid w:val="437AEE69"/>
    <w:rsid w:val="439205BD"/>
    <w:rsid w:val="43B81B7D"/>
    <w:rsid w:val="43C24214"/>
    <w:rsid w:val="43C69832"/>
    <w:rsid w:val="43D97079"/>
    <w:rsid w:val="43EF1956"/>
    <w:rsid w:val="44506A16"/>
    <w:rsid w:val="4466B577"/>
    <w:rsid w:val="447F6CA6"/>
    <w:rsid w:val="4490B9CE"/>
    <w:rsid w:val="44994869"/>
    <w:rsid w:val="44AC854D"/>
    <w:rsid w:val="44CB8AE0"/>
    <w:rsid w:val="44CD72D9"/>
    <w:rsid w:val="44CD9007"/>
    <w:rsid w:val="44E185B0"/>
    <w:rsid w:val="44E5F6E6"/>
    <w:rsid w:val="450E0421"/>
    <w:rsid w:val="4519E817"/>
    <w:rsid w:val="45225318"/>
    <w:rsid w:val="4542CC32"/>
    <w:rsid w:val="454C15E9"/>
    <w:rsid w:val="4554D15C"/>
    <w:rsid w:val="45935179"/>
    <w:rsid w:val="45B40FC7"/>
    <w:rsid w:val="45DFD6B5"/>
    <w:rsid w:val="45F54CC1"/>
    <w:rsid w:val="45F8F430"/>
    <w:rsid w:val="466AC1E8"/>
    <w:rsid w:val="46734EF7"/>
    <w:rsid w:val="469CCDF9"/>
    <w:rsid w:val="46B4AF04"/>
    <w:rsid w:val="46B85F1C"/>
    <w:rsid w:val="46ECFE1D"/>
    <w:rsid w:val="46F1E911"/>
    <w:rsid w:val="471B2764"/>
    <w:rsid w:val="474EE5AC"/>
    <w:rsid w:val="4796B249"/>
    <w:rsid w:val="479CC640"/>
    <w:rsid w:val="479F794F"/>
    <w:rsid w:val="47A5B966"/>
    <w:rsid w:val="47D3E5D8"/>
    <w:rsid w:val="47E38C55"/>
    <w:rsid w:val="4817F5FD"/>
    <w:rsid w:val="484275CE"/>
    <w:rsid w:val="4859B5F2"/>
    <w:rsid w:val="48664975"/>
    <w:rsid w:val="487BB6F4"/>
    <w:rsid w:val="48D48D5B"/>
    <w:rsid w:val="48D577B5"/>
    <w:rsid w:val="48EFE0F0"/>
    <w:rsid w:val="48F9C5D5"/>
    <w:rsid w:val="49236537"/>
    <w:rsid w:val="49441A94"/>
    <w:rsid w:val="49480B10"/>
    <w:rsid w:val="4970C4AE"/>
    <w:rsid w:val="4973A7CC"/>
    <w:rsid w:val="4986DBBA"/>
    <w:rsid w:val="499F1169"/>
    <w:rsid w:val="49A5E861"/>
    <w:rsid w:val="49B95859"/>
    <w:rsid w:val="49BBBF1D"/>
    <w:rsid w:val="49C3789B"/>
    <w:rsid w:val="4A0B134A"/>
    <w:rsid w:val="4A54E119"/>
    <w:rsid w:val="4A605D74"/>
    <w:rsid w:val="4A7F5D8B"/>
    <w:rsid w:val="4A9B7F39"/>
    <w:rsid w:val="4ADC538D"/>
    <w:rsid w:val="4ADFD40E"/>
    <w:rsid w:val="4AEFF246"/>
    <w:rsid w:val="4B5A4EE1"/>
    <w:rsid w:val="4BAAA596"/>
    <w:rsid w:val="4BC8AAA4"/>
    <w:rsid w:val="4BCC1329"/>
    <w:rsid w:val="4BD9E948"/>
    <w:rsid w:val="4BFB0B19"/>
    <w:rsid w:val="4C26CCC9"/>
    <w:rsid w:val="4C447D5D"/>
    <w:rsid w:val="4C58D56E"/>
    <w:rsid w:val="4C69987A"/>
    <w:rsid w:val="4C75718F"/>
    <w:rsid w:val="4C763143"/>
    <w:rsid w:val="4C926C11"/>
    <w:rsid w:val="4CBB99F3"/>
    <w:rsid w:val="4CE659B9"/>
    <w:rsid w:val="4CE90CD7"/>
    <w:rsid w:val="4D0FF2A4"/>
    <w:rsid w:val="4D20B51B"/>
    <w:rsid w:val="4D39EB4E"/>
    <w:rsid w:val="4D9982B4"/>
    <w:rsid w:val="4DDACB9E"/>
    <w:rsid w:val="4DDF4694"/>
    <w:rsid w:val="4DE3984E"/>
    <w:rsid w:val="4E2554CF"/>
    <w:rsid w:val="4E4E6898"/>
    <w:rsid w:val="4E536630"/>
    <w:rsid w:val="4E755482"/>
    <w:rsid w:val="4E9FA6E6"/>
    <w:rsid w:val="4EA21F6D"/>
    <w:rsid w:val="4EAA191E"/>
    <w:rsid w:val="4EB37E9D"/>
    <w:rsid w:val="4EC1C9C7"/>
    <w:rsid w:val="4EC59F87"/>
    <w:rsid w:val="4ED32E07"/>
    <w:rsid w:val="4F175E82"/>
    <w:rsid w:val="4F1EF9C1"/>
    <w:rsid w:val="4F26462A"/>
    <w:rsid w:val="4F27E831"/>
    <w:rsid w:val="4F452E74"/>
    <w:rsid w:val="4F500735"/>
    <w:rsid w:val="4F6645CD"/>
    <w:rsid w:val="4F7D169B"/>
    <w:rsid w:val="4F947A03"/>
    <w:rsid w:val="4FCEA931"/>
    <w:rsid w:val="4FD40B5E"/>
    <w:rsid w:val="4FDF956C"/>
    <w:rsid w:val="4FFE9239"/>
    <w:rsid w:val="500C2524"/>
    <w:rsid w:val="500F43A6"/>
    <w:rsid w:val="50383B8B"/>
    <w:rsid w:val="5055572C"/>
    <w:rsid w:val="5089813A"/>
    <w:rsid w:val="508C1FAC"/>
    <w:rsid w:val="50E2A10E"/>
    <w:rsid w:val="50EF31E2"/>
    <w:rsid w:val="513732F0"/>
    <w:rsid w:val="5141C8EA"/>
    <w:rsid w:val="5145D492"/>
    <w:rsid w:val="51465B95"/>
    <w:rsid w:val="5150F2E1"/>
    <w:rsid w:val="51C41187"/>
    <w:rsid w:val="51F4D496"/>
    <w:rsid w:val="52261F26"/>
    <w:rsid w:val="523C2A04"/>
    <w:rsid w:val="5249B07B"/>
    <w:rsid w:val="52609A13"/>
    <w:rsid w:val="52665238"/>
    <w:rsid w:val="5269602E"/>
    <w:rsid w:val="529659D6"/>
    <w:rsid w:val="52CAAAF1"/>
    <w:rsid w:val="52D8941B"/>
    <w:rsid w:val="52E51192"/>
    <w:rsid w:val="533396A6"/>
    <w:rsid w:val="5341DD06"/>
    <w:rsid w:val="538B2D2E"/>
    <w:rsid w:val="53A04E22"/>
    <w:rsid w:val="53EA0FD8"/>
    <w:rsid w:val="54072093"/>
    <w:rsid w:val="541E2441"/>
    <w:rsid w:val="5423C64D"/>
    <w:rsid w:val="5443FE0C"/>
    <w:rsid w:val="5453DA71"/>
    <w:rsid w:val="54640C4D"/>
    <w:rsid w:val="5496747B"/>
    <w:rsid w:val="5496ED35"/>
    <w:rsid w:val="54AD4DD5"/>
    <w:rsid w:val="54C03E80"/>
    <w:rsid w:val="54C58911"/>
    <w:rsid w:val="54F44F17"/>
    <w:rsid w:val="5508B333"/>
    <w:rsid w:val="5509E75E"/>
    <w:rsid w:val="557FFBA0"/>
    <w:rsid w:val="55B3DF98"/>
    <w:rsid w:val="55BEEEAA"/>
    <w:rsid w:val="55C7C7A4"/>
    <w:rsid w:val="55E08475"/>
    <w:rsid w:val="560A6E8E"/>
    <w:rsid w:val="5622DAC7"/>
    <w:rsid w:val="564550B2"/>
    <w:rsid w:val="565AD778"/>
    <w:rsid w:val="566B482B"/>
    <w:rsid w:val="56760A01"/>
    <w:rsid w:val="56D5B6D9"/>
    <w:rsid w:val="56FB7022"/>
    <w:rsid w:val="56FEC0CA"/>
    <w:rsid w:val="57105214"/>
    <w:rsid w:val="5741E71E"/>
    <w:rsid w:val="576CC42B"/>
    <w:rsid w:val="57897B84"/>
    <w:rsid w:val="57A54629"/>
    <w:rsid w:val="57D601C8"/>
    <w:rsid w:val="583194ED"/>
    <w:rsid w:val="5852C96C"/>
    <w:rsid w:val="589249FD"/>
    <w:rsid w:val="589AE15F"/>
    <w:rsid w:val="58A26E3B"/>
    <w:rsid w:val="58E173D8"/>
    <w:rsid w:val="58E94B9F"/>
    <w:rsid w:val="59229856"/>
    <w:rsid w:val="5928726D"/>
    <w:rsid w:val="594A1867"/>
    <w:rsid w:val="596B3E62"/>
    <w:rsid w:val="5988928B"/>
    <w:rsid w:val="598C796C"/>
    <w:rsid w:val="59962F58"/>
    <w:rsid w:val="59D792AF"/>
    <w:rsid w:val="59D919D4"/>
    <w:rsid w:val="5A401F14"/>
    <w:rsid w:val="5A78C1CA"/>
    <w:rsid w:val="5A7C98AE"/>
    <w:rsid w:val="5A9B4972"/>
    <w:rsid w:val="5AFDC879"/>
    <w:rsid w:val="5B0DA28A"/>
    <w:rsid w:val="5B1D71A9"/>
    <w:rsid w:val="5B534938"/>
    <w:rsid w:val="5B6F93AE"/>
    <w:rsid w:val="5B92220B"/>
    <w:rsid w:val="5B9CC8D5"/>
    <w:rsid w:val="5BC232BF"/>
    <w:rsid w:val="5BF0DA1D"/>
    <w:rsid w:val="5C2BD879"/>
    <w:rsid w:val="5C8E99DF"/>
    <w:rsid w:val="5CBE2C6F"/>
    <w:rsid w:val="5CCDD5AA"/>
    <w:rsid w:val="5CDFBEB9"/>
    <w:rsid w:val="5CFBD3BE"/>
    <w:rsid w:val="5CFD14FB"/>
    <w:rsid w:val="5D5DCE79"/>
    <w:rsid w:val="5D696A16"/>
    <w:rsid w:val="5D93B4C1"/>
    <w:rsid w:val="5D949580"/>
    <w:rsid w:val="5DD39190"/>
    <w:rsid w:val="5E20C2D7"/>
    <w:rsid w:val="5E44ABC7"/>
    <w:rsid w:val="5E5D3049"/>
    <w:rsid w:val="5E8D5441"/>
    <w:rsid w:val="5E93DA8C"/>
    <w:rsid w:val="5EB1100F"/>
    <w:rsid w:val="5EB1109F"/>
    <w:rsid w:val="5EB4623F"/>
    <w:rsid w:val="5EB4B03C"/>
    <w:rsid w:val="5EBB7564"/>
    <w:rsid w:val="5EC79ED9"/>
    <w:rsid w:val="5ECAB98B"/>
    <w:rsid w:val="5ED1CB78"/>
    <w:rsid w:val="5EE3351A"/>
    <w:rsid w:val="5EFDF740"/>
    <w:rsid w:val="5F259524"/>
    <w:rsid w:val="5F2862E0"/>
    <w:rsid w:val="5F295EFF"/>
    <w:rsid w:val="5F44A2AB"/>
    <w:rsid w:val="5F5F6B08"/>
    <w:rsid w:val="5F6A1BA4"/>
    <w:rsid w:val="5F6B87D4"/>
    <w:rsid w:val="5FA70939"/>
    <w:rsid w:val="5FAB8E48"/>
    <w:rsid w:val="5FD9D75B"/>
    <w:rsid w:val="5FE2D1D6"/>
    <w:rsid w:val="5FEE781E"/>
    <w:rsid w:val="6001F595"/>
    <w:rsid w:val="6036FCDB"/>
    <w:rsid w:val="603E33BA"/>
    <w:rsid w:val="603E7605"/>
    <w:rsid w:val="605735AB"/>
    <w:rsid w:val="605966A5"/>
    <w:rsid w:val="607E7209"/>
    <w:rsid w:val="6081F0AA"/>
    <w:rsid w:val="6088A4B4"/>
    <w:rsid w:val="608CA8F8"/>
    <w:rsid w:val="6095839F"/>
    <w:rsid w:val="60BB15A2"/>
    <w:rsid w:val="60E2B1DB"/>
    <w:rsid w:val="611FC1DC"/>
    <w:rsid w:val="6129EA65"/>
    <w:rsid w:val="6130980C"/>
    <w:rsid w:val="61678F3A"/>
    <w:rsid w:val="6184F3BA"/>
    <w:rsid w:val="61D5DB68"/>
    <w:rsid w:val="61DBEB68"/>
    <w:rsid w:val="61ED39B6"/>
    <w:rsid w:val="61F9070F"/>
    <w:rsid w:val="621DEADD"/>
    <w:rsid w:val="624C1FEF"/>
    <w:rsid w:val="625803E7"/>
    <w:rsid w:val="62602AE0"/>
    <w:rsid w:val="62977D65"/>
    <w:rsid w:val="62BE900A"/>
    <w:rsid w:val="62F3A841"/>
    <w:rsid w:val="62FA043B"/>
    <w:rsid w:val="63364D74"/>
    <w:rsid w:val="63382618"/>
    <w:rsid w:val="63623EED"/>
    <w:rsid w:val="6372AF73"/>
    <w:rsid w:val="6394005D"/>
    <w:rsid w:val="63BF6117"/>
    <w:rsid w:val="63D35AA4"/>
    <w:rsid w:val="63E530C4"/>
    <w:rsid w:val="63FB9087"/>
    <w:rsid w:val="64087F0B"/>
    <w:rsid w:val="64209819"/>
    <w:rsid w:val="6429271E"/>
    <w:rsid w:val="64AA06FB"/>
    <w:rsid w:val="64ECDC86"/>
    <w:rsid w:val="64F1409B"/>
    <w:rsid w:val="6556394A"/>
    <w:rsid w:val="65706154"/>
    <w:rsid w:val="659EAB0D"/>
    <w:rsid w:val="65EFF1D7"/>
    <w:rsid w:val="65F4122B"/>
    <w:rsid w:val="660C361F"/>
    <w:rsid w:val="6646A23E"/>
    <w:rsid w:val="6660EAB8"/>
    <w:rsid w:val="66717560"/>
    <w:rsid w:val="667CC190"/>
    <w:rsid w:val="668FBF4B"/>
    <w:rsid w:val="669AD301"/>
    <w:rsid w:val="66B4BCD6"/>
    <w:rsid w:val="66BAE3E4"/>
    <w:rsid w:val="66D69D2C"/>
    <w:rsid w:val="670633C7"/>
    <w:rsid w:val="670F2D1C"/>
    <w:rsid w:val="675CBE9A"/>
    <w:rsid w:val="67AB398F"/>
    <w:rsid w:val="67DA9200"/>
    <w:rsid w:val="67ED0731"/>
    <w:rsid w:val="67F60B56"/>
    <w:rsid w:val="68190B54"/>
    <w:rsid w:val="6822A431"/>
    <w:rsid w:val="682E4DD1"/>
    <w:rsid w:val="6874A655"/>
    <w:rsid w:val="689A274D"/>
    <w:rsid w:val="689A726A"/>
    <w:rsid w:val="689D6FC3"/>
    <w:rsid w:val="68C5C409"/>
    <w:rsid w:val="68D74EBF"/>
    <w:rsid w:val="695D71BD"/>
    <w:rsid w:val="6979C289"/>
    <w:rsid w:val="6986764F"/>
    <w:rsid w:val="6989CDF7"/>
    <w:rsid w:val="69A21D96"/>
    <w:rsid w:val="69B35FDE"/>
    <w:rsid w:val="69C564FE"/>
    <w:rsid w:val="69DEFEFA"/>
    <w:rsid w:val="69EE906D"/>
    <w:rsid w:val="69F4CF4D"/>
    <w:rsid w:val="6A3158DF"/>
    <w:rsid w:val="6A4C9C23"/>
    <w:rsid w:val="6A59A7DF"/>
    <w:rsid w:val="6A62C35A"/>
    <w:rsid w:val="6A947775"/>
    <w:rsid w:val="6AECC342"/>
    <w:rsid w:val="6B095508"/>
    <w:rsid w:val="6B3F8134"/>
    <w:rsid w:val="6B7FE038"/>
    <w:rsid w:val="6B922EF0"/>
    <w:rsid w:val="6BD49512"/>
    <w:rsid w:val="6BDE5E53"/>
    <w:rsid w:val="6C22701B"/>
    <w:rsid w:val="6C3E70BB"/>
    <w:rsid w:val="6C52B1D7"/>
    <w:rsid w:val="6C67EDB0"/>
    <w:rsid w:val="6C842080"/>
    <w:rsid w:val="6C84493F"/>
    <w:rsid w:val="6C8A1530"/>
    <w:rsid w:val="6CA4EC1D"/>
    <w:rsid w:val="6CA88FEF"/>
    <w:rsid w:val="6D100624"/>
    <w:rsid w:val="6D1A45E3"/>
    <w:rsid w:val="6D33B619"/>
    <w:rsid w:val="6D461D7F"/>
    <w:rsid w:val="6D8E67F8"/>
    <w:rsid w:val="6DB71241"/>
    <w:rsid w:val="6DD97162"/>
    <w:rsid w:val="6E55C044"/>
    <w:rsid w:val="6E69158F"/>
    <w:rsid w:val="6E6C0D9C"/>
    <w:rsid w:val="6E888B8D"/>
    <w:rsid w:val="6E8F1283"/>
    <w:rsid w:val="6ECAD55B"/>
    <w:rsid w:val="6EDAD7B8"/>
    <w:rsid w:val="6EFA5924"/>
    <w:rsid w:val="6F0A7DD4"/>
    <w:rsid w:val="6F0E47EA"/>
    <w:rsid w:val="6F3E4BE1"/>
    <w:rsid w:val="6F70F4B2"/>
    <w:rsid w:val="6F898D46"/>
    <w:rsid w:val="6FA11715"/>
    <w:rsid w:val="6FA6759C"/>
    <w:rsid w:val="703E8CDA"/>
    <w:rsid w:val="7069570A"/>
    <w:rsid w:val="7081058B"/>
    <w:rsid w:val="70CAFD38"/>
    <w:rsid w:val="70F86DC8"/>
    <w:rsid w:val="71546AD8"/>
    <w:rsid w:val="715775CE"/>
    <w:rsid w:val="719941E2"/>
    <w:rsid w:val="719B1099"/>
    <w:rsid w:val="723612F2"/>
    <w:rsid w:val="7253A952"/>
    <w:rsid w:val="72929C7A"/>
    <w:rsid w:val="72B85BD4"/>
    <w:rsid w:val="731939DE"/>
    <w:rsid w:val="733F7EBF"/>
    <w:rsid w:val="7359A1A8"/>
    <w:rsid w:val="735D377C"/>
    <w:rsid w:val="73A004B1"/>
    <w:rsid w:val="73A285F2"/>
    <w:rsid w:val="73C9FBE1"/>
    <w:rsid w:val="73E7F924"/>
    <w:rsid w:val="73F87E9A"/>
    <w:rsid w:val="74033232"/>
    <w:rsid w:val="742E79C3"/>
    <w:rsid w:val="743A5B02"/>
    <w:rsid w:val="74416344"/>
    <w:rsid w:val="746F05DE"/>
    <w:rsid w:val="74796EE6"/>
    <w:rsid w:val="747BFEB8"/>
    <w:rsid w:val="74BFCB53"/>
    <w:rsid w:val="74F0CE65"/>
    <w:rsid w:val="74FE000B"/>
    <w:rsid w:val="74FFA9B7"/>
    <w:rsid w:val="7526D114"/>
    <w:rsid w:val="753170E0"/>
    <w:rsid w:val="7564A3A5"/>
    <w:rsid w:val="75703677"/>
    <w:rsid w:val="758077AC"/>
    <w:rsid w:val="7585A937"/>
    <w:rsid w:val="75F6558A"/>
    <w:rsid w:val="76006D24"/>
    <w:rsid w:val="762646D5"/>
    <w:rsid w:val="7632D322"/>
    <w:rsid w:val="763B1BD3"/>
    <w:rsid w:val="763ED2B5"/>
    <w:rsid w:val="765E77E8"/>
    <w:rsid w:val="7666895E"/>
    <w:rsid w:val="766EDAEA"/>
    <w:rsid w:val="768BD401"/>
    <w:rsid w:val="76C113B1"/>
    <w:rsid w:val="76C9DFB5"/>
    <w:rsid w:val="7739BE7E"/>
    <w:rsid w:val="77611CAA"/>
    <w:rsid w:val="7771ECF0"/>
    <w:rsid w:val="7778EE3B"/>
    <w:rsid w:val="7797496C"/>
    <w:rsid w:val="779CA7BF"/>
    <w:rsid w:val="77B07830"/>
    <w:rsid w:val="77B79C80"/>
    <w:rsid w:val="77C85306"/>
    <w:rsid w:val="77D28B4F"/>
    <w:rsid w:val="77D8875B"/>
    <w:rsid w:val="77EEBB0A"/>
    <w:rsid w:val="780ACE63"/>
    <w:rsid w:val="78230419"/>
    <w:rsid w:val="7857FE89"/>
    <w:rsid w:val="787BCDC9"/>
    <w:rsid w:val="78999944"/>
    <w:rsid w:val="78A40852"/>
    <w:rsid w:val="78B606B9"/>
    <w:rsid w:val="78B65E13"/>
    <w:rsid w:val="78C1DA79"/>
    <w:rsid w:val="78D8D377"/>
    <w:rsid w:val="78DA86F1"/>
    <w:rsid w:val="78F2005E"/>
    <w:rsid w:val="78F3D788"/>
    <w:rsid w:val="78F7CC62"/>
    <w:rsid w:val="790AF766"/>
    <w:rsid w:val="791144B0"/>
    <w:rsid w:val="7934E960"/>
    <w:rsid w:val="796521AF"/>
    <w:rsid w:val="799647E7"/>
    <w:rsid w:val="79A22FE2"/>
    <w:rsid w:val="79AED98D"/>
    <w:rsid w:val="79ED3813"/>
    <w:rsid w:val="79F9E2C3"/>
    <w:rsid w:val="79FF93E2"/>
    <w:rsid w:val="7A4589FD"/>
    <w:rsid w:val="7A58DECF"/>
    <w:rsid w:val="7A5B7F9B"/>
    <w:rsid w:val="7A65D15B"/>
    <w:rsid w:val="7AEB287C"/>
    <w:rsid w:val="7B19A512"/>
    <w:rsid w:val="7B40F8A2"/>
    <w:rsid w:val="7B46ACE8"/>
    <w:rsid w:val="7BB42AB2"/>
    <w:rsid w:val="7BCEEB61"/>
    <w:rsid w:val="7C023280"/>
    <w:rsid w:val="7C333EA6"/>
    <w:rsid w:val="7C534369"/>
    <w:rsid w:val="7C55F6B2"/>
    <w:rsid w:val="7C8C6DFF"/>
    <w:rsid w:val="7CBA99DB"/>
    <w:rsid w:val="7CC30BEE"/>
    <w:rsid w:val="7CD85E3E"/>
    <w:rsid w:val="7CDB3A87"/>
    <w:rsid w:val="7CF4D729"/>
    <w:rsid w:val="7D0C10C9"/>
    <w:rsid w:val="7D151E1C"/>
    <w:rsid w:val="7D55F56A"/>
    <w:rsid w:val="7D6D6F2C"/>
    <w:rsid w:val="7DF697DD"/>
    <w:rsid w:val="7E08C213"/>
    <w:rsid w:val="7E17D8DB"/>
    <w:rsid w:val="7E3E3EE6"/>
    <w:rsid w:val="7E9A006E"/>
    <w:rsid w:val="7EA749B2"/>
    <w:rsid w:val="7EF94F15"/>
    <w:rsid w:val="7F1E8B83"/>
    <w:rsid w:val="7F3F0BA6"/>
    <w:rsid w:val="7F5D766F"/>
    <w:rsid w:val="7F8E4B04"/>
    <w:rsid w:val="7F98D7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95CCA7"/>
  <w15:docId w15:val="{51C525E4-1394-469D-85AC-001A80831E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2"/>
        <w:sz w:val="22"/>
        <w:szCs w:val="22"/>
        <w:lang w:val="es-ES" w:eastAsia="ja-JP"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4" w:unhideWhenUsed="1" w:qFormat="1"/>
    <w:lsdException w:name="heading 5" w:semiHidden="1" w:uiPriority="13" w:unhideWhenUsed="1" w:qFormat="1"/>
    <w:lsdException w:name="heading 6" w:semiHidden="1" w:uiPriority="13" w:unhideWhenUsed="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2"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7" w:unhideWhenUsed="1"/>
    <w:lsdException w:name="List Number" w:semiHidden="1" w:uiPriority="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lsdException w:name="Quote" w:semiHidden="1" w:uiPriority="1" w:unhideWhenUsed="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9" w:unhideWhenUsed="1"/>
    <w:lsdException w:name="TOC Heading" w:semiHidden="1" w:uiPriority="39" w:unhideWhenUsed="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1887"/>
    <w:pPr>
      <w:spacing w:before="0" w:after="160" w:line="360" w:lineRule="auto"/>
      <w:ind w:firstLine="720"/>
      <w:jc w:val="both"/>
    </w:pPr>
    <w:rPr>
      <w:rFonts w:ascii="Times New Roman" w:hAnsi="Times New Roman"/>
      <w:lang w:val="es-DO"/>
    </w:rPr>
  </w:style>
  <w:style w:type="paragraph" w:styleId="Ttulo1">
    <w:name w:val="heading 1"/>
    <w:basedOn w:val="Normal"/>
    <w:next w:val="Normal"/>
    <w:link w:val="Ttulo1Car"/>
    <w:autoRedefine/>
    <w:uiPriority w:val="9"/>
    <w:qFormat/>
    <w:rsid w:val="00AC2130"/>
    <w:pPr>
      <w:keepNext/>
      <w:keepLines/>
      <w:ind w:firstLine="0"/>
      <w:jc w:val="center"/>
      <w:outlineLvl w:val="0"/>
    </w:pPr>
    <w:rPr>
      <w:rFonts w:eastAsia="Times New Roman" w:cs="Arial"/>
      <w:b/>
      <w:bCs/>
      <w:color w:val="000000" w:themeColor="accent3"/>
      <w:spacing w:val="-2"/>
      <w:sz w:val="32"/>
      <w:szCs w:val="48"/>
    </w:rPr>
  </w:style>
  <w:style w:type="paragraph" w:styleId="Ttulo2">
    <w:name w:val="heading 2"/>
    <w:aliases w:val="Sub título 1"/>
    <w:basedOn w:val="Normal"/>
    <w:next w:val="Normal"/>
    <w:link w:val="Ttulo2Car"/>
    <w:autoRedefine/>
    <w:uiPriority w:val="9"/>
    <w:unhideWhenUsed/>
    <w:qFormat/>
    <w:rsid w:val="00AC2130"/>
    <w:pPr>
      <w:keepNext/>
      <w:keepLines/>
      <w:numPr>
        <w:numId w:val="9"/>
      </w:numPr>
      <w:outlineLvl w:val="1"/>
    </w:pPr>
    <w:rPr>
      <w:rFonts w:eastAsiaTheme="majorEastAsia" w:cstheme="majorBidi"/>
      <w:b/>
      <w:bCs/>
      <w:color w:val="000000" w:themeColor="accent1"/>
      <w:spacing w:val="-2"/>
      <w:sz w:val="28"/>
      <w:szCs w:val="20"/>
    </w:rPr>
  </w:style>
  <w:style w:type="paragraph" w:styleId="Ttulo3">
    <w:name w:val="heading 3"/>
    <w:aliases w:val="Sub título 2"/>
    <w:basedOn w:val="Normal"/>
    <w:next w:val="Normal"/>
    <w:link w:val="Ttulo3Car"/>
    <w:autoRedefine/>
    <w:uiPriority w:val="9"/>
    <w:unhideWhenUsed/>
    <w:qFormat/>
    <w:rsid w:val="00AC2130"/>
    <w:pPr>
      <w:keepNext/>
      <w:keepLines/>
      <w:numPr>
        <w:ilvl w:val="1"/>
        <w:numId w:val="9"/>
      </w:numPr>
      <w:outlineLvl w:val="2"/>
    </w:pPr>
    <w:rPr>
      <w:rFonts w:eastAsiaTheme="majorEastAsia" w:cstheme="majorBidi"/>
      <w:b/>
      <w:bCs/>
      <w:i/>
      <w:color w:val="auto"/>
      <w:spacing w:val="-5"/>
      <w:sz w:val="24"/>
      <w:szCs w:val="24"/>
    </w:rPr>
  </w:style>
  <w:style w:type="paragraph" w:styleId="Ttulo4">
    <w:name w:val="heading 4"/>
    <w:aliases w:val="Sub título 3"/>
    <w:basedOn w:val="Normal"/>
    <w:next w:val="Normal"/>
    <w:link w:val="Ttulo4Car"/>
    <w:autoRedefine/>
    <w:uiPriority w:val="4"/>
    <w:unhideWhenUsed/>
    <w:qFormat/>
    <w:rsid w:val="002521BA"/>
    <w:pPr>
      <w:keepNext/>
      <w:keepLines/>
      <w:numPr>
        <w:ilvl w:val="2"/>
        <w:numId w:val="9"/>
      </w:numPr>
      <w:outlineLvl w:val="3"/>
    </w:pPr>
    <w:rPr>
      <w:rFonts w:eastAsiaTheme="majorEastAsia" w:cstheme="majorBidi"/>
      <w:b/>
      <w:bCs/>
      <w:iCs/>
      <w:color w:val="000000" w:themeColor="accent1" w:themeShade="BF"/>
      <w:sz w:val="24"/>
    </w:rPr>
  </w:style>
  <w:style w:type="paragraph" w:styleId="Ttulo5">
    <w:name w:val="heading 5"/>
    <w:basedOn w:val="Normal"/>
    <w:next w:val="Normal"/>
    <w:link w:val="Ttulo5Car"/>
    <w:autoRedefine/>
    <w:uiPriority w:val="4"/>
    <w:unhideWhenUsed/>
    <w:qFormat/>
    <w:rsid w:val="008E27FB"/>
    <w:pPr>
      <w:keepNext/>
      <w:keepLines/>
      <w:numPr>
        <w:ilvl w:val="3"/>
        <w:numId w:val="9"/>
      </w:numPr>
      <w:outlineLvl w:val="4"/>
    </w:pPr>
    <w:rPr>
      <w:rFonts w:eastAsiaTheme="majorEastAsia" w:cstheme="majorBidi"/>
      <w:b/>
      <w:i/>
      <w:color w:val="000000" w:themeColor="accent1" w:themeShade="80"/>
      <w:sz w:val="28"/>
    </w:rPr>
  </w:style>
  <w:style w:type="paragraph" w:styleId="Ttulo6">
    <w:name w:val="heading 6"/>
    <w:basedOn w:val="Normal"/>
    <w:next w:val="Normal"/>
    <w:link w:val="Ttulo6Car"/>
    <w:uiPriority w:val="4"/>
    <w:semiHidden/>
    <w:unhideWhenUsed/>
    <w:rsid w:val="00A122DB"/>
    <w:pPr>
      <w:keepNext/>
      <w:keepLines/>
      <w:numPr>
        <w:ilvl w:val="5"/>
        <w:numId w:val="4"/>
      </w:numPr>
      <w:spacing w:before="200" w:after="0"/>
      <w:outlineLvl w:val="5"/>
    </w:pPr>
    <w:rPr>
      <w:rFonts w:asciiTheme="majorHAnsi" w:eastAsiaTheme="majorEastAsia" w:hAnsiTheme="majorHAnsi" w:cstheme="majorBidi"/>
      <w:i/>
      <w:iCs/>
      <w:color w:val="000000" w:themeColor="accent1" w:themeShade="7F"/>
    </w:rPr>
  </w:style>
  <w:style w:type="paragraph" w:styleId="Ttulo7">
    <w:name w:val="heading 7"/>
    <w:basedOn w:val="Normal"/>
    <w:next w:val="Normal"/>
    <w:link w:val="Ttulo7Car"/>
    <w:uiPriority w:val="4"/>
    <w:semiHidden/>
    <w:unhideWhenUsed/>
    <w:qFormat/>
    <w:rsid w:val="00362D91"/>
    <w:pPr>
      <w:keepNext/>
      <w:keepLines/>
      <w:numPr>
        <w:ilvl w:val="6"/>
        <w:numId w:val="4"/>
      </w:numPr>
      <w:spacing w:before="40" w:after="0"/>
      <w:outlineLvl w:val="6"/>
    </w:pPr>
    <w:rPr>
      <w:rFonts w:asciiTheme="majorHAnsi" w:eastAsiaTheme="majorEastAsia" w:hAnsiTheme="majorHAnsi" w:cstheme="majorBidi"/>
      <w:i/>
      <w:iCs/>
      <w:color w:val="000000" w:themeColor="accent1" w:themeShade="7F"/>
    </w:rPr>
  </w:style>
  <w:style w:type="paragraph" w:styleId="Ttulo8">
    <w:name w:val="heading 8"/>
    <w:basedOn w:val="Normal"/>
    <w:next w:val="Normal"/>
    <w:link w:val="Ttulo8Car"/>
    <w:uiPriority w:val="4"/>
    <w:semiHidden/>
    <w:unhideWhenUsed/>
    <w:qFormat/>
    <w:rsid w:val="00A122DB"/>
    <w:pPr>
      <w:keepNext/>
      <w:keepLines/>
      <w:numPr>
        <w:ilvl w:val="7"/>
        <w:numId w:val="4"/>
      </w:numPr>
      <w:spacing w:before="40" w:after="0"/>
      <w:outlineLvl w:val="7"/>
    </w:pPr>
    <w:rPr>
      <w:rFonts w:asciiTheme="majorHAnsi" w:eastAsiaTheme="majorEastAsia" w:hAnsiTheme="majorHAnsi" w:cstheme="majorBidi"/>
      <w:color w:val="272727" w:themeColor="text1" w:themeTint="D8"/>
      <w:szCs w:val="21"/>
    </w:rPr>
  </w:style>
  <w:style w:type="paragraph" w:styleId="Ttulo9">
    <w:name w:val="heading 9"/>
    <w:basedOn w:val="Normal"/>
    <w:next w:val="Normal"/>
    <w:link w:val="Ttulo9Car"/>
    <w:uiPriority w:val="4"/>
    <w:semiHidden/>
    <w:unhideWhenUsed/>
    <w:qFormat/>
    <w:rsid w:val="00A122DB"/>
    <w:pPr>
      <w:keepNext/>
      <w:keepLines/>
      <w:numPr>
        <w:ilvl w:val="8"/>
        <w:numId w:val="4"/>
      </w:numPr>
      <w:spacing w:before="40" w:after="0"/>
      <w:outlineLvl w:val="8"/>
    </w:pPr>
    <w:rPr>
      <w:rFonts w:asciiTheme="majorHAnsi" w:eastAsiaTheme="majorEastAsia" w:hAnsiTheme="majorHAnsi" w:cstheme="majorBidi"/>
      <w:i/>
      <w:iCs/>
      <w:color w:val="272727" w:themeColor="text1" w:themeTint="D8"/>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Sombreadoclaro">
    <w:name w:val="Light Shading"/>
    <w:basedOn w:val="Tablanormal"/>
    <w:uiPriority w:val="60"/>
    <w:pPr>
      <w:spacing w:before="40" w:after="4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val="0"/>
        <w:bCs/>
        <w:caps/>
        <w:smallCaps w:val="0"/>
        <w:color w:val="000000" w:themeColor="text1"/>
        <w:spacing w:val="20"/>
      </w:rPr>
      <w:tblPr/>
      <w:tcPr>
        <w:tcBorders>
          <w:top w:val="single" w:sz="8" w:space="0" w:color="000000" w:themeColor="text1"/>
          <w:left w:val="nil"/>
          <w:bottom w:val="single" w:sz="8" w:space="0" w:color="000000" w:themeColor="text1"/>
          <w:right w:val="nil"/>
          <w:insideH w:val="nil"/>
          <w:insideV w:val="nil"/>
        </w:tcBorders>
        <w:vAlign w:val="bottom"/>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Estilo10">
    <w:name w:val="Estilo1"/>
    <w:basedOn w:val="Listaconvietas"/>
    <w:next w:val="Listaconvietas"/>
    <w:link w:val="Estilo1Car"/>
    <w:autoRedefine/>
    <w:rsid w:val="0013570C"/>
    <w:pPr>
      <w:numPr>
        <w:numId w:val="3"/>
      </w:numPr>
    </w:pPr>
    <w:rPr>
      <w:rFonts w:ascii="Arial" w:hAnsi="Arial"/>
    </w:rPr>
  </w:style>
  <w:style w:type="character" w:customStyle="1" w:styleId="Ttulo1Car">
    <w:name w:val="Título 1 Car"/>
    <w:basedOn w:val="Fuentedeprrafopredeter"/>
    <w:link w:val="Ttulo1"/>
    <w:uiPriority w:val="9"/>
    <w:rsid w:val="00AC2130"/>
    <w:rPr>
      <w:rFonts w:ascii="Times New Roman" w:eastAsia="Times New Roman" w:hAnsi="Times New Roman" w:cs="Arial"/>
      <w:b/>
      <w:bCs/>
      <w:color w:val="000000" w:themeColor="accent3"/>
      <w:spacing w:val="-2"/>
      <w:sz w:val="32"/>
      <w:szCs w:val="48"/>
      <w:lang w:val="es-DO"/>
    </w:rPr>
  </w:style>
  <w:style w:type="character" w:customStyle="1" w:styleId="Ttulo2Car">
    <w:name w:val="Título 2 Car"/>
    <w:aliases w:val="Sub título 1 Car"/>
    <w:basedOn w:val="Fuentedeprrafopredeter"/>
    <w:link w:val="Ttulo2"/>
    <w:uiPriority w:val="9"/>
    <w:rsid w:val="00AC2130"/>
    <w:rPr>
      <w:rFonts w:ascii="Times New Roman" w:eastAsiaTheme="majorEastAsia" w:hAnsi="Times New Roman" w:cstheme="majorBidi"/>
      <w:b/>
      <w:bCs/>
      <w:color w:val="000000" w:themeColor="accent1"/>
      <w:spacing w:val="-2"/>
      <w:sz w:val="28"/>
      <w:szCs w:val="20"/>
      <w:lang w:val="es-DO"/>
    </w:rPr>
  </w:style>
  <w:style w:type="character" w:customStyle="1" w:styleId="Ttulo3Car">
    <w:name w:val="Título 3 Car"/>
    <w:aliases w:val="Sub título 2 Car"/>
    <w:basedOn w:val="Fuentedeprrafopredeter"/>
    <w:link w:val="Ttulo3"/>
    <w:uiPriority w:val="9"/>
    <w:rsid w:val="00AC2130"/>
    <w:rPr>
      <w:rFonts w:ascii="Times New Roman" w:eastAsiaTheme="majorEastAsia" w:hAnsi="Times New Roman" w:cstheme="majorBidi"/>
      <w:b/>
      <w:bCs/>
      <w:i/>
      <w:color w:val="auto"/>
      <w:spacing w:val="-5"/>
      <w:sz w:val="24"/>
      <w:szCs w:val="24"/>
      <w:lang w:val="es-DO"/>
    </w:rPr>
  </w:style>
  <w:style w:type="character" w:customStyle="1" w:styleId="Ttulo5Car">
    <w:name w:val="Título 5 Car"/>
    <w:basedOn w:val="Fuentedeprrafopredeter"/>
    <w:link w:val="Ttulo5"/>
    <w:uiPriority w:val="4"/>
    <w:rsid w:val="00DE3543"/>
    <w:rPr>
      <w:rFonts w:ascii="Times New Roman" w:eastAsiaTheme="majorEastAsia" w:hAnsi="Times New Roman" w:cstheme="majorBidi"/>
      <w:b/>
      <w:i/>
      <w:color w:val="000000" w:themeColor="accent1" w:themeShade="80"/>
      <w:sz w:val="28"/>
      <w:lang w:val="es-DO"/>
    </w:rPr>
  </w:style>
  <w:style w:type="character" w:customStyle="1" w:styleId="Ttulo6Car">
    <w:name w:val="Título 6 Car"/>
    <w:basedOn w:val="Fuentedeprrafopredeter"/>
    <w:link w:val="Ttulo6"/>
    <w:uiPriority w:val="4"/>
    <w:semiHidden/>
    <w:rsid w:val="00690EFD"/>
    <w:rPr>
      <w:rFonts w:asciiTheme="majorHAnsi" w:eastAsiaTheme="majorEastAsia" w:hAnsiTheme="majorHAnsi" w:cstheme="majorBidi"/>
      <w:i/>
      <w:iCs/>
      <w:color w:val="000000" w:themeColor="accent1" w:themeShade="7F"/>
      <w:lang w:val="es-DO"/>
    </w:rPr>
  </w:style>
  <w:style w:type="paragraph" w:styleId="Listaconvietas">
    <w:name w:val="List Bullet"/>
    <w:basedOn w:val="Normal"/>
    <w:next w:val="Normal"/>
    <w:link w:val="ListaconvietasCar"/>
    <w:autoRedefine/>
    <w:uiPriority w:val="7"/>
    <w:unhideWhenUsed/>
    <w:rsid w:val="00395E6E"/>
    <w:pPr>
      <w:numPr>
        <w:numId w:val="2"/>
      </w:numPr>
    </w:pPr>
    <w:rPr>
      <w:b/>
      <w:bCs/>
    </w:rPr>
  </w:style>
  <w:style w:type="paragraph" w:styleId="Listaconnmeros">
    <w:name w:val="List Number"/>
    <w:basedOn w:val="Normal"/>
    <w:uiPriority w:val="5"/>
    <w:unhideWhenUsed/>
    <w:pPr>
      <w:numPr>
        <w:numId w:val="1"/>
      </w:numPr>
      <w:contextualSpacing/>
    </w:pPr>
  </w:style>
  <w:style w:type="paragraph" w:styleId="Ttulo">
    <w:name w:val="Title"/>
    <w:basedOn w:val="Textomacro"/>
    <w:next w:val="Ttulo1"/>
    <w:link w:val="TtuloCar"/>
    <w:autoRedefine/>
    <w:uiPriority w:val="10"/>
    <w:unhideWhenUsed/>
    <w:rsid w:val="007E6CA7"/>
    <w:pPr>
      <w:spacing w:before="440" w:after="40" w:line="240" w:lineRule="auto"/>
      <w:contextualSpacing/>
    </w:pPr>
    <w:rPr>
      <w:rFonts w:ascii="Arial" w:eastAsiaTheme="majorEastAsia" w:hAnsi="Arial" w:cstheme="majorBidi"/>
      <w:b/>
      <w:caps/>
      <w:color w:val="000000" w:themeColor="accent1"/>
      <w:kern w:val="28"/>
      <w:sz w:val="32"/>
      <w:szCs w:val="60"/>
    </w:rPr>
  </w:style>
  <w:style w:type="character" w:customStyle="1" w:styleId="TtuloCar">
    <w:name w:val="Título Car"/>
    <w:basedOn w:val="Fuentedeprrafopredeter"/>
    <w:link w:val="Ttulo"/>
    <w:uiPriority w:val="10"/>
    <w:rsid w:val="007E6CA7"/>
    <w:rPr>
      <w:rFonts w:ascii="Arial" w:eastAsiaTheme="majorEastAsia" w:hAnsi="Arial" w:cstheme="majorBidi"/>
      <w:b/>
      <w:caps/>
      <w:color w:val="000000" w:themeColor="accent1"/>
      <w:kern w:val="28"/>
      <w:sz w:val="32"/>
      <w:szCs w:val="60"/>
    </w:rPr>
  </w:style>
  <w:style w:type="paragraph" w:styleId="Subttulo">
    <w:name w:val="Subtitle"/>
    <w:aliases w:val="NA"/>
    <w:basedOn w:val="Normal"/>
    <w:link w:val="SubttuloCar"/>
    <w:uiPriority w:val="3"/>
    <w:unhideWhenUsed/>
    <w:rsid w:val="00FD1504"/>
    <w:pPr>
      <w:numPr>
        <w:ilvl w:val="1"/>
      </w:numPr>
      <w:spacing w:before="300" w:after="40"/>
      <w:ind w:firstLine="720"/>
      <w:contextualSpacing/>
      <w:jc w:val="center"/>
    </w:pPr>
    <w:rPr>
      <w:rFonts w:asciiTheme="majorHAnsi" w:eastAsiaTheme="majorEastAsia" w:hAnsiTheme="majorHAnsi" w:cstheme="majorBidi"/>
      <w:caps/>
      <w:sz w:val="26"/>
      <w:szCs w:val="26"/>
    </w:rPr>
  </w:style>
  <w:style w:type="character" w:customStyle="1" w:styleId="SubttuloCar">
    <w:name w:val="Subtítulo Car"/>
    <w:aliases w:val="NA Car"/>
    <w:basedOn w:val="Fuentedeprrafopredeter"/>
    <w:link w:val="Subttulo"/>
    <w:uiPriority w:val="3"/>
    <w:rsid w:val="00FD1504"/>
    <w:rPr>
      <w:rFonts w:asciiTheme="majorHAnsi" w:eastAsiaTheme="majorEastAsia" w:hAnsiTheme="majorHAnsi" w:cstheme="majorBidi"/>
      <w:caps/>
      <w:sz w:val="26"/>
      <w:szCs w:val="26"/>
    </w:rPr>
  </w:style>
  <w:style w:type="paragraph" w:customStyle="1" w:styleId="Foto">
    <w:name w:val="Foto"/>
    <w:basedOn w:val="Normal"/>
    <w:uiPriority w:val="1"/>
    <w:rsid w:val="00D5413C"/>
    <w:pPr>
      <w:spacing w:before="2400" w:after="400"/>
      <w:jc w:val="center"/>
    </w:pPr>
  </w:style>
  <w:style w:type="paragraph" w:styleId="Descripcin">
    <w:name w:val="caption"/>
    <w:basedOn w:val="Normal"/>
    <w:next w:val="Normal"/>
    <w:link w:val="DescripcinCar"/>
    <w:uiPriority w:val="2"/>
    <w:unhideWhenUsed/>
    <w:rsid w:val="00A122DB"/>
    <w:rPr>
      <w:i/>
      <w:iCs/>
      <w:szCs w:val="18"/>
    </w:rPr>
  </w:style>
  <w:style w:type="character" w:customStyle="1" w:styleId="Ttulo9Car">
    <w:name w:val="Título 9 Car"/>
    <w:basedOn w:val="Fuentedeprrafopredeter"/>
    <w:link w:val="Ttulo9"/>
    <w:uiPriority w:val="4"/>
    <w:semiHidden/>
    <w:rsid w:val="00A122DB"/>
    <w:rPr>
      <w:rFonts w:asciiTheme="majorHAnsi" w:eastAsiaTheme="majorEastAsia" w:hAnsiTheme="majorHAnsi" w:cstheme="majorBidi"/>
      <w:i/>
      <w:iCs/>
      <w:color w:val="272727" w:themeColor="text1" w:themeTint="D8"/>
      <w:szCs w:val="21"/>
      <w:lang w:val="es-DO"/>
    </w:rPr>
  </w:style>
  <w:style w:type="character" w:customStyle="1" w:styleId="Ttulo8Car">
    <w:name w:val="Título 8 Car"/>
    <w:basedOn w:val="Fuentedeprrafopredeter"/>
    <w:link w:val="Ttulo8"/>
    <w:uiPriority w:val="4"/>
    <w:semiHidden/>
    <w:rsid w:val="00A122DB"/>
    <w:rPr>
      <w:rFonts w:asciiTheme="majorHAnsi" w:eastAsiaTheme="majorEastAsia" w:hAnsiTheme="majorHAnsi" w:cstheme="majorBidi"/>
      <w:color w:val="272727" w:themeColor="text1" w:themeTint="D8"/>
      <w:szCs w:val="21"/>
      <w:lang w:val="es-DO"/>
    </w:rPr>
  </w:style>
  <w:style w:type="paragraph" w:styleId="TtuloTDC">
    <w:name w:val="TOC Heading"/>
    <w:basedOn w:val="Ttulo1"/>
    <w:next w:val="Normal"/>
    <w:uiPriority w:val="39"/>
    <w:unhideWhenUsed/>
    <w:pPr>
      <w:outlineLvl w:val="9"/>
    </w:pPr>
  </w:style>
  <w:style w:type="paragraph" w:styleId="Piedepgina">
    <w:name w:val="footer"/>
    <w:basedOn w:val="Normal"/>
    <w:link w:val="PiedepginaCar"/>
    <w:uiPriority w:val="99"/>
    <w:unhideWhenUsed/>
    <w:rsid w:val="003422FF"/>
    <w:pPr>
      <w:spacing w:after="0"/>
      <w:jc w:val="right"/>
    </w:pPr>
    <w:rPr>
      <w:szCs w:val="16"/>
    </w:rPr>
  </w:style>
  <w:style w:type="character" w:customStyle="1" w:styleId="PiedepginaCar">
    <w:name w:val="Pie de página Car"/>
    <w:basedOn w:val="Fuentedeprrafopredeter"/>
    <w:link w:val="Piedepgina"/>
    <w:uiPriority w:val="99"/>
    <w:rsid w:val="003422FF"/>
    <w:rPr>
      <w:sz w:val="22"/>
      <w:szCs w:val="16"/>
    </w:rPr>
  </w:style>
  <w:style w:type="paragraph" w:styleId="TDC3">
    <w:name w:val="toc 3"/>
    <w:basedOn w:val="Normal"/>
    <w:next w:val="Normal"/>
    <w:autoRedefine/>
    <w:uiPriority w:val="39"/>
    <w:unhideWhenUsed/>
    <w:pPr>
      <w:spacing w:after="100"/>
      <w:ind w:left="400"/>
    </w:pPr>
    <w:rPr>
      <w:i/>
      <w:iCs/>
    </w:rPr>
  </w:style>
  <w:style w:type="paragraph" w:styleId="TDC1">
    <w:name w:val="toc 1"/>
    <w:basedOn w:val="Normal"/>
    <w:next w:val="Normal"/>
    <w:autoRedefine/>
    <w:uiPriority w:val="39"/>
    <w:unhideWhenUsed/>
    <w:rsid w:val="003D17A9"/>
    <w:pPr>
      <w:tabs>
        <w:tab w:val="left" w:pos="400"/>
        <w:tab w:val="right" w:leader="dot" w:pos="9016"/>
      </w:tabs>
      <w:spacing w:after="100"/>
    </w:pPr>
  </w:style>
  <w:style w:type="paragraph" w:styleId="TDC2">
    <w:name w:val="toc 2"/>
    <w:basedOn w:val="Normal"/>
    <w:next w:val="Normal"/>
    <w:autoRedefine/>
    <w:uiPriority w:val="39"/>
    <w:unhideWhenUsed/>
    <w:rsid w:val="00B9266E"/>
    <w:pPr>
      <w:tabs>
        <w:tab w:val="right" w:leader="dot" w:pos="8664"/>
      </w:tabs>
      <w:spacing w:after="100"/>
      <w:ind w:left="200"/>
    </w:pPr>
  </w:style>
  <w:style w:type="paragraph" w:styleId="Textodeglobo">
    <w:name w:val="Balloon Text"/>
    <w:basedOn w:val="Normal"/>
    <w:link w:val="TextodegloboCar"/>
    <w:uiPriority w:val="99"/>
    <w:semiHidden/>
    <w:unhideWhenUsed/>
    <w:rsid w:val="00A122DB"/>
    <w:pPr>
      <w:spacing w:after="0"/>
    </w:pPr>
    <w:rPr>
      <w:rFonts w:ascii="Tahoma" w:hAnsi="Tahoma" w:cs="Tahoma"/>
      <w:szCs w:val="16"/>
    </w:rPr>
  </w:style>
  <w:style w:type="character" w:customStyle="1" w:styleId="TextodegloboCar">
    <w:name w:val="Texto de globo Car"/>
    <w:basedOn w:val="Fuentedeprrafopredeter"/>
    <w:link w:val="Textodeglobo"/>
    <w:uiPriority w:val="99"/>
    <w:semiHidden/>
    <w:rsid w:val="00A122DB"/>
    <w:rPr>
      <w:rFonts w:ascii="Tahoma" w:hAnsi="Tahoma" w:cs="Tahoma"/>
      <w:szCs w:val="16"/>
    </w:rPr>
  </w:style>
  <w:style w:type="paragraph" w:styleId="Bibliografa">
    <w:name w:val="Bibliography"/>
    <w:basedOn w:val="Normal"/>
    <w:next w:val="Normal"/>
    <w:uiPriority w:val="39"/>
    <w:unhideWhenUsed/>
  </w:style>
  <w:style w:type="paragraph" w:styleId="Textoindependiente3">
    <w:name w:val="Body Text 3"/>
    <w:basedOn w:val="Normal"/>
    <w:link w:val="Textoindependiente3Car"/>
    <w:uiPriority w:val="99"/>
    <w:semiHidden/>
    <w:unhideWhenUsed/>
    <w:rsid w:val="00A122DB"/>
    <w:pPr>
      <w:spacing w:after="120"/>
    </w:pPr>
    <w:rPr>
      <w:szCs w:val="16"/>
    </w:rPr>
  </w:style>
  <w:style w:type="table" w:customStyle="1" w:styleId="Tabladeinforme">
    <w:name w:val="Tabla de informe"/>
    <w:basedOn w:val="Tablanormal"/>
    <w:uiPriority w:val="99"/>
    <w:pPr>
      <w:spacing w:before="60" w:after="60" w:line="240" w:lineRule="auto"/>
      <w:jc w:val="center"/>
    </w:pPr>
    <w:tblPr>
      <w:tblBorders>
        <w:top w:val="single" w:sz="4" w:space="0" w:color="000000" w:themeColor="accent1"/>
        <w:left w:val="single" w:sz="4" w:space="0" w:color="000000" w:themeColor="accent1"/>
        <w:bottom w:val="single" w:sz="4" w:space="0" w:color="000000" w:themeColor="accent1"/>
        <w:right w:val="single" w:sz="4" w:space="0" w:color="000000" w:themeColor="accent1"/>
        <w:insideH w:val="single" w:sz="4" w:space="0" w:color="000000" w:themeColor="accent1"/>
        <w:insideV w:val="single" w:sz="4" w:space="0" w:color="000000" w:themeColor="accent1"/>
      </w:tblBorders>
    </w:tblPr>
    <w:tblStylePr w:type="firstRow">
      <w:rPr>
        <w:b/>
        <w:color w:val="000000" w:themeColor="text1"/>
      </w:rPr>
      <w:tblPr/>
      <w:tcPr>
        <w:tcBorders>
          <w:top w:val="nil"/>
          <w:left w:val="nil"/>
          <w:bottom w:val="nil"/>
          <w:right w:val="nil"/>
          <w:insideH w:val="nil"/>
          <w:insideV w:val="nil"/>
          <w:tl2br w:val="nil"/>
          <w:tr2bl w:val="nil"/>
        </w:tcBorders>
      </w:tcPr>
    </w:tblStylePr>
    <w:tblStylePr w:type="firstCol">
      <w:pPr>
        <w:wordWrap/>
        <w:jc w:val="left"/>
      </w:pPr>
    </w:tblStylePr>
  </w:style>
  <w:style w:type="table" w:styleId="Tablaconcuadrcula">
    <w:name w:val="Table Grid"/>
    <w:basedOn w:val="Tablanormal"/>
    <w:uiPriority w:val="59"/>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1A2000"/>
    <w:pPr>
      <w:spacing w:after="0"/>
    </w:pPr>
  </w:style>
  <w:style w:type="character" w:customStyle="1" w:styleId="EncabezadoCar">
    <w:name w:val="Encabezado Car"/>
    <w:basedOn w:val="Fuentedeprrafopredeter"/>
    <w:link w:val="Encabezado"/>
    <w:uiPriority w:val="99"/>
    <w:rsid w:val="001A2000"/>
  </w:style>
  <w:style w:type="character" w:customStyle="1" w:styleId="Textoindependiente3Car">
    <w:name w:val="Texto independiente 3 Car"/>
    <w:basedOn w:val="Fuentedeprrafopredeter"/>
    <w:link w:val="Textoindependiente3"/>
    <w:uiPriority w:val="99"/>
    <w:semiHidden/>
    <w:rsid w:val="00A122DB"/>
    <w:rPr>
      <w:szCs w:val="16"/>
    </w:rPr>
  </w:style>
  <w:style w:type="character" w:styleId="Refdecomentario">
    <w:name w:val="annotation reference"/>
    <w:basedOn w:val="Fuentedeprrafopredeter"/>
    <w:uiPriority w:val="99"/>
    <w:semiHidden/>
    <w:unhideWhenUsed/>
    <w:rPr>
      <w:sz w:val="16"/>
      <w:szCs w:val="16"/>
    </w:rPr>
  </w:style>
  <w:style w:type="paragraph" w:styleId="Sangra3detindependiente">
    <w:name w:val="Body Text Indent 3"/>
    <w:basedOn w:val="Normal"/>
    <w:link w:val="Sangra3detindependienteCar"/>
    <w:uiPriority w:val="99"/>
    <w:semiHidden/>
    <w:unhideWhenUsed/>
    <w:rsid w:val="00A122DB"/>
    <w:pPr>
      <w:spacing w:after="120"/>
      <w:ind w:left="360"/>
    </w:pPr>
    <w:rPr>
      <w:szCs w:val="16"/>
    </w:rPr>
  </w:style>
  <w:style w:type="character" w:customStyle="1" w:styleId="Sangra3detindependienteCar">
    <w:name w:val="Sangría 3 de t. independiente Car"/>
    <w:basedOn w:val="Fuentedeprrafopredeter"/>
    <w:link w:val="Sangra3detindependiente"/>
    <w:uiPriority w:val="99"/>
    <w:semiHidden/>
    <w:rsid w:val="00A122DB"/>
    <w:rPr>
      <w:szCs w:val="16"/>
    </w:rPr>
  </w:style>
  <w:style w:type="paragraph" w:styleId="Textocomentario">
    <w:name w:val="annotation text"/>
    <w:basedOn w:val="Normal"/>
    <w:link w:val="TextocomentarioCar"/>
    <w:uiPriority w:val="99"/>
    <w:semiHidden/>
    <w:unhideWhenUsed/>
    <w:pPr>
      <w:spacing w:line="240" w:lineRule="auto"/>
    </w:pPr>
    <w:rPr>
      <w:szCs w:val="20"/>
    </w:rPr>
  </w:style>
  <w:style w:type="character" w:customStyle="1" w:styleId="TextocomentarioCar">
    <w:name w:val="Texto comentario Car"/>
    <w:basedOn w:val="Fuentedeprrafopredeter"/>
    <w:link w:val="Textocomentario"/>
    <w:uiPriority w:val="99"/>
    <w:semiHidden/>
    <w:rsid w:val="00A122DB"/>
    <w:rPr>
      <w:rFonts w:ascii="Times New Roman" w:hAnsi="Times New Roman"/>
      <w:sz w:val="20"/>
      <w:szCs w:val="20"/>
      <w:lang w:val="es-DO"/>
    </w:rPr>
  </w:style>
  <w:style w:type="paragraph" w:styleId="Asuntodelcomentario">
    <w:name w:val="annotation subject"/>
    <w:basedOn w:val="Textocomentario"/>
    <w:next w:val="Textocomentario"/>
    <w:link w:val="AsuntodelcomentarioCar"/>
    <w:uiPriority w:val="99"/>
    <w:semiHidden/>
    <w:unhideWhenUsed/>
    <w:rsid w:val="007736DA"/>
    <w:rPr>
      <w:b/>
      <w:bCs/>
    </w:rPr>
  </w:style>
  <w:style w:type="character" w:customStyle="1" w:styleId="AsuntodelcomentarioCar">
    <w:name w:val="Asunto del comentario Car"/>
    <w:basedOn w:val="TextocomentarioCar"/>
    <w:link w:val="Asuntodelcomentario"/>
    <w:uiPriority w:val="99"/>
    <w:semiHidden/>
    <w:rsid w:val="007736DA"/>
    <w:rPr>
      <w:rFonts w:ascii="Times New Roman" w:hAnsi="Times New Roman"/>
      <w:b/>
      <w:bCs/>
      <w:sz w:val="20"/>
      <w:szCs w:val="20"/>
      <w:lang w:val="es-DO"/>
    </w:rPr>
  </w:style>
  <w:style w:type="paragraph" w:styleId="Mapadeldocumento">
    <w:name w:val="Document Map"/>
    <w:basedOn w:val="Normal"/>
    <w:link w:val="MapadeldocumentoCar"/>
    <w:uiPriority w:val="99"/>
    <w:semiHidden/>
    <w:unhideWhenUsed/>
    <w:rsid w:val="00A122DB"/>
    <w:pPr>
      <w:spacing w:after="0"/>
    </w:pPr>
    <w:rPr>
      <w:rFonts w:ascii="Segoe UI" w:hAnsi="Segoe UI" w:cs="Segoe UI"/>
      <w:szCs w:val="16"/>
    </w:rPr>
  </w:style>
  <w:style w:type="character" w:customStyle="1" w:styleId="MapadeldocumentoCar">
    <w:name w:val="Mapa del documento Car"/>
    <w:basedOn w:val="Fuentedeprrafopredeter"/>
    <w:link w:val="Mapadeldocumento"/>
    <w:uiPriority w:val="99"/>
    <w:semiHidden/>
    <w:rsid w:val="00A122DB"/>
    <w:rPr>
      <w:rFonts w:ascii="Segoe UI" w:hAnsi="Segoe UI" w:cs="Segoe UI"/>
      <w:szCs w:val="16"/>
    </w:rPr>
  </w:style>
  <w:style w:type="paragraph" w:styleId="Textonotaalfinal">
    <w:name w:val="endnote text"/>
    <w:basedOn w:val="Normal"/>
    <w:link w:val="TextonotaalfinalCar"/>
    <w:uiPriority w:val="99"/>
    <w:semiHidden/>
    <w:unhideWhenUsed/>
    <w:rsid w:val="00A122DB"/>
    <w:pPr>
      <w:spacing w:after="0"/>
    </w:pPr>
    <w:rPr>
      <w:szCs w:val="20"/>
    </w:rPr>
  </w:style>
  <w:style w:type="character" w:customStyle="1" w:styleId="TextonotaalfinalCar">
    <w:name w:val="Texto nota al final Car"/>
    <w:basedOn w:val="Fuentedeprrafopredeter"/>
    <w:link w:val="Textonotaalfinal"/>
    <w:uiPriority w:val="99"/>
    <w:semiHidden/>
    <w:rsid w:val="00A122DB"/>
    <w:rPr>
      <w:szCs w:val="20"/>
    </w:rPr>
  </w:style>
  <w:style w:type="paragraph" w:styleId="Remitedesobre">
    <w:name w:val="envelope return"/>
    <w:basedOn w:val="Normal"/>
    <w:uiPriority w:val="99"/>
    <w:semiHidden/>
    <w:unhideWhenUsed/>
    <w:rsid w:val="00A122DB"/>
    <w:pPr>
      <w:spacing w:after="0"/>
    </w:pPr>
    <w:rPr>
      <w:rFonts w:asciiTheme="majorHAnsi" w:eastAsiaTheme="majorEastAsia" w:hAnsiTheme="majorHAnsi" w:cstheme="majorBidi"/>
      <w:szCs w:val="20"/>
    </w:rPr>
  </w:style>
  <w:style w:type="paragraph" w:styleId="Textonotapie">
    <w:name w:val="footnote text"/>
    <w:basedOn w:val="Normal"/>
    <w:link w:val="TextonotapieCar"/>
    <w:uiPriority w:val="99"/>
    <w:semiHidden/>
    <w:unhideWhenUsed/>
    <w:rsid w:val="00A122DB"/>
    <w:pPr>
      <w:spacing w:after="0"/>
    </w:pPr>
    <w:rPr>
      <w:szCs w:val="20"/>
    </w:rPr>
  </w:style>
  <w:style w:type="character" w:customStyle="1" w:styleId="TextonotapieCar">
    <w:name w:val="Texto nota pie Car"/>
    <w:basedOn w:val="Fuentedeprrafopredeter"/>
    <w:link w:val="Textonotapie"/>
    <w:uiPriority w:val="99"/>
    <w:semiHidden/>
    <w:rsid w:val="00A122DB"/>
    <w:rPr>
      <w:szCs w:val="20"/>
    </w:rPr>
  </w:style>
  <w:style w:type="character" w:styleId="CdigoHTML">
    <w:name w:val="HTML Code"/>
    <w:basedOn w:val="Fuentedeprrafopredeter"/>
    <w:uiPriority w:val="99"/>
    <w:semiHidden/>
    <w:unhideWhenUsed/>
    <w:rsid w:val="00A122DB"/>
    <w:rPr>
      <w:rFonts w:ascii="Consolas" w:hAnsi="Consolas"/>
      <w:sz w:val="22"/>
      <w:szCs w:val="20"/>
    </w:rPr>
  </w:style>
  <w:style w:type="paragraph" w:styleId="HTMLconformatoprevio">
    <w:name w:val="HTML Preformatted"/>
    <w:basedOn w:val="Normal"/>
    <w:link w:val="HTMLconformatoprevioCar"/>
    <w:uiPriority w:val="99"/>
    <w:semiHidden/>
    <w:unhideWhenUsed/>
    <w:rsid w:val="00A122DB"/>
    <w:pPr>
      <w:spacing w:after="0"/>
    </w:pPr>
    <w:rPr>
      <w:rFonts w:ascii="Consolas" w:hAnsi="Consolas"/>
      <w:szCs w:val="20"/>
    </w:rPr>
  </w:style>
  <w:style w:type="character" w:customStyle="1" w:styleId="HTMLconformatoprevioCar">
    <w:name w:val="HTML con formato previo Car"/>
    <w:basedOn w:val="Fuentedeprrafopredeter"/>
    <w:link w:val="HTMLconformatoprevio"/>
    <w:uiPriority w:val="99"/>
    <w:semiHidden/>
    <w:rsid w:val="00A122DB"/>
    <w:rPr>
      <w:rFonts w:ascii="Consolas" w:hAnsi="Consolas"/>
      <w:szCs w:val="20"/>
    </w:rPr>
  </w:style>
  <w:style w:type="character" w:styleId="TecladoHTML">
    <w:name w:val="HTML Keyboard"/>
    <w:basedOn w:val="Fuentedeprrafopredeter"/>
    <w:uiPriority w:val="99"/>
    <w:semiHidden/>
    <w:unhideWhenUsed/>
    <w:rsid w:val="00A122DB"/>
    <w:rPr>
      <w:rFonts w:ascii="Consolas" w:hAnsi="Consolas"/>
      <w:sz w:val="22"/>
      <w:szCs w:val="20"/>
    </w:rPr>
  </w:style>
  <w:style w:type="character" w:styleId="MquinadeescribirHTML">
    <w:name w:val="HTML Typewriter"/>
    <w:basedOn w:val="Fuentedeprrafopredeter"/>
    <w:uiPriority w:val="99"/>
    <w:semiHidden/>
    <w:unhideWhenUsed/>
    <w:rsid w:val="00A122DB"/>
    <w:rPr>
      <w:rFonts w:ascii="Consolas" w:hAnsi="Consolas"/>
      <w:sz w:val="22"/>
      <w:szCs w:val="20"/>
    </w:rPr>
  </w:style>
  <w:style w:type="paragraph" w:styleId="Textomacro">
    <w:name w:val="macro"/>
    <w:link w:val="TextomacroCar"/>
    <w:uiPriority w:val="99"/>
    <w:semiHidden/>
    <w:unhideWhenUsed/>
    <w:rsid w:val="00A122DB"/>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omacroCar">
    <w:name w:val="Texto macro Car"/>
    <w:basedOn w:val="Fuentedeprrafopredeter"/>
    <w:link w:val="Textomacro"/>
    <w:uiPriority w:val="99"/>
    <w:semiHidden/>
    <w:rsid w:val="00A122DB"/>
    <w:rPr>
      <w:rFonts w:ascii="Consolas" w:hAnsi="Consolas"/>
      <w:szCs w:val="20"/>
    </w:rPr>
  </w:style>
  <w:style w:type="paragraph" w:styleId="Textosinformato">
    <w:name w:val="Plain Text"/>
    <w:basedOn w:val="Normal"/>
    <w:link w:val="TextosinformatoCar"/>
    <w:uiPriority w:val="99"/>
    <w:semiHidden/>
    <w:unhideWhenUsed/>
    <w:rsid w:val="00A122DB"/>
    <w:pPr>
      <w:spacing w:after="0"/>
    </w:pPr>
    <w:rPr>
      <w:rFonts w:ascii="Consolas" w:hAnsi="Consolas"/>
      <w:szCs w:val="21"/>
    </w:rPr>
  </w:style>
  <w:style w:type="character" w:customStyle="1" w:styleId="TextosinformatoCar">
    <w:name w:val="Texto sin formato Car"/>
    <w:basedOn w:val="Fuentedeprrafopredeter"/>
    <w:link w:val="Textosinformato"/>
    <w:uiPriority w:val="99"/>
    <w:semiHidden/>
    <w:rsid w:val="00A122DB"/>
    <w:rPr>
      <w:rFonts w:ascii="Consolas" w:hAnsi="Consolas"/>
      <w:szCs w:val="21"/>
    </w:rPr>
  </w:style>
  <w:style w:type="character" w:styleId="Textodelmarcadordeposicin">
    <w:name w:val="Placeholder Text"/>
    <w:basedOn w:val="Fuentedeprrafopredeter"/>
    <w:uiPriority w:val="99"/>
    <w:semiHidden/>
    <w:rsid w:val="00A122DB"/>
    <w:rPr>
      <w:color w:val="595959" w:themeColor="text1" w:themeTint="A6"/>
    </w:rPr>
  </w:style>
  <w:style w:type="character" w:styleId="Hipervnculo">
    <w:name w:val="Hyperlink"/>
    <w:basedOn w:val="Fuentedeprrafopredeter"/>
    <w:uiPriority w:val="99"/>
    <w:unhideWhenUsed/>
    <w:rsid w:val="00DC4AE7"/>
    <w:rPr>
      <w:color w:val="467886" w:themeColor="hyperlink"/>
      <w:u w:val="single"/>
    </w:rPr>
  </w:style>
  <w:style w:type="character" w:styleId="Mencinsinresolver">
    <w:name w:val="Unresolved Mention"/>
    <w:basedOn w:val="Fuentedeprrafopredeter"/>
    <w:uiPriority w:val="99"/>
    <w:semiHidden/>
    <w:unhideWhenUsed/>
    <w:rsid w:val="00231733"/>
    <w:rPr>
      <w:color w:val="605E5C"/>
      <w:shd w:val="clear" w:color="auto" w:fill="E1DFDD"/>
    </w:rPr>
  </w:style>
  <w:style w:type="character" w:customStyle="1" w:styleId="Ttulo4Car">
    <w:name w:val="Título 4 Car"/>
    <w:aliases w:val="Sub título 3 Car"/>
    <w:basedOn w:val="Fuentedeprrafopredeter"/>
    <w:link w:val="Ttulo4"/>
    <w:uiPriority w:val="4"/>
    <w:rsid w:val="002521BA"/>
    <w:rPr>
      <w:rFonts w:ascii="Times New Roman" w:eastAsiaTheme="majorEastAsia" w:hAnsi="Times New Roman" w:cstheme="majorBidi"/>
      <w:b/>
      <w:bCs/>
      <w:iCs/>
      <w:color w:val="000000" w:themeColor="accent1" w:themeShade="BF"/>
      <w:sz w:val="24"/>
      <w:lang w:val="es-DO"/>
    </w:rPr>
  </w:style>
  <w:style w:type="paragraph" w:styleId="Revisin">
    <w:name w:val="Revision"/>
    <w:hidden/>
    <w:uiPriority w:val="99"/>
    <w:semiHidden/>
    <w:rsid w:val="00FB3B8F"/>
    <w:pPr>
      <w:spacing w:before="0" w:after="0" w:line="240" w:lineRule="auto"/>
    </w:pPr>
    <w:rPr>
      <w:rFonts w:ascii="Times New Roman" w:hAnsi="Times New Roman"/>
    </w:rPr>
  </w:style>
  <w:style w:type="character" w:customStyle="1" w:styleId="Ttulo7Car">
    <w:name w:val="Título 7 Car"/>
    <w:basedOn w:val="Fuentedeprrafopredeter"/>
    <w:link w:val="Ttulo7"/>
    <w:uiPriority w:val="4"/>
    <w:semiHidden/>
    <w:rsid w:val="00362D91"/>
    <w:rPr>
      <w:rFonts w:asciiTheme="majorHAnsi" w:eastAsiaTheme="majorEastAsia" w:hAnsiTheme="majorHAnsi" w:cstheme="majorBidi"/>
      <w:i/>
      <w:iCs/>
      <w:color w:val="000000" w:themeColor="accent1" w:themeShade="7F"/>
      <w:lang w:val="es-DO"/>
    </w:rPr>
  </w:style>
  <w:style w:type="paragraph" w:styleId="Prrafodelista">
    <w:name w:val="List Paragraph"/>
    <w:basedOn w:val="Normal"/>
    <w:uiPriority w:val="1"/>
    <w:rsid w:val="00362D91"/>
    <w:pPr>
      <w:ind w:left="720"/>
      <w:contextualSpacing/>
    </w:pPr>
  </w:style>
  <w:style w:type="character" w:customStyle="1" w:styleId="ListaconvietasCar">
    <w:name w:val="Lista con viñetas Car"/>
    <w:basedOn w:val="Fuentedeprrafopredeter"/>
    <w:link w:val="Listaconvietas"/>
    <w:uiPriority w:val="7"/>
    <w:rsid w:val="00395E6E"/>
    <w:rPr>
      <w:rFonts w:ascii="Times New Roman" w:hAnsi="Times New Roman"/>
      <w:b/>
      <w:bCs/>
      <w:lang w:val="es-DO"/>
    </w:rPr>
  </w:style>
  <w:style w:type="character" w:customStyle="1" w:styleId="Estilo1Car">
    <w:name w:val="Estilo1 Car"/>
    <w:basedOn w:val="ListaconvietasCar"/>
    <w:link w:val="Estilo10"/>
    <w:rsid w:val="0013570C"/>
    <w:rPr>
      <w:rFonts w:ascii="Arial" w:hAnsi="Arial"/>
      <w:b/>
      <w:bCs/>
      <w:lang w:val="es-DO"/>
    </w:rPr>
  </w:style>
  <w:style w:type="paragraph" w:customStyle="1" w:styleId="Estilo2">
    <w:name w:val="Estilo2"/>
    <w:basedOn w:val="Listaconvietas"/>
    <w:autoRedefine/>
    <w:rsid w:val="00262E41"/>
  </w:style>
  <w:style w:type="character" w:styleId="Mencionar">
    <w:name w:val="Mention"/>
    <w:basedOn w:val="Fuentedeprrafopredeter"/>
    <w:uiPriority w:val="99"/>
    <w:unhideWhenUsed/>
    <w:rsid w:val="00B13593"/>
    <w:rPr>
      <w:color w:val="2B579A"/>
      <w:shd w:val="clear" w:color="auto" w:fill="E1DFDD"/>
    </w:rPr>
  </w:style>
  <w:style w:type="character" w:styleId="Fuerte">
    <w:name w:val="Strong"/>
    <w:basedOn w:val="Fuentedeprrafopredeter"/>
    <w:uiPriority w:val="22"/>
    <w:qFormat/>
    <w:rsid w:val="00636EEC"/>
    <w:rPr>
      <w:b/>
      <w:bCs/>
    </w:rPr>
  </w:style>
  <w:style w:type="character" w:styleId="Hipervnculovisitado">
    <w:name w:val="FollowedHyperlink"/>
    <w:basedOn w:val="Fuentedeprrafopredeter"/>
    <w:uiPriority w:val="99"/>
    <w:semiHidden/>
    <w:unhideWhenUsed/>
    <w:rsid w:val="007D2232"/>
    <w:rPr>
      <w:color w:val="96607D" w:themeColor="followedHyperlink"/>
      <w:u w:val="single"/>
    </w:rPr>
  </w:style>
  <w:style w:type="paragraph" w:styleId="NormalWeb">
    <w:name w:val="Normal (Web)"/>
    <w:basedOn w:val="Normal"/>
    <w:uiPriority w:val="99"/>
    <w:semiHidden/>
    <w:unhideWhenUsed/>
    <w:rsid w:val="00137017"/>
    <w:rPr>
      <w:rFonts w:cs="Times New Roman"/>
      <w:szCs w:val="24"/>
    </w:rPr>
  </w:style>
  <w:style w:type="paragraph" w:styleId="Textoindependiente">
    <w:name w:val="Body Text"/>
    <w:basedOn w:val="Normal"/>
    <w:link w:val="TextoindependienteCar"/>
    <w:uiPriority w:val="1"/>
    <w:unhideWhenUsed/>
    <w:rsid w:val="006031B2"/>
    <w:pPr>
      <w:spacing w:after="120"/>
    </w:pPr>
  </w:style>
  <w:style w:type="character" w:customStyle="1" w:styleId="TextoindependienteCar">
    <w:name w:val="Texto independiente Car"/>
    <w:basedOn w:val="Fuentedeprrafopredeter"/>
    <w:link w:val="Textoindependiente"/>
    <w:uiPriority w:val="1"/>
    <w:rsid w:val="006031B2"/>
    <w:rPr>
      <w:rFonts w:ascii="Times New Roman" w:hAnsi="Times New Roman"/>
      <w:sz w:val="24"/>
      <w:lang w:val="es-DO"/>
    </w:rPr>
  </w:style>
  <w:style w:type="paragraph" w:customStyle="1" w:styleId="TableParagraph">
    <w:name w:val="Table Paragraph"/>
    <w:basedOn w:val="Normal"/>
    <w:uiPriority w:val="1"/>
    <w:qFormat/>
    <w:rsid w:val="006031B2"/>
    <w:pPr>
      <w:widowControl w:val="0"/>
      <w:autoSpaceDE w:val="0"/>
      <w:autoSpaceDN w:val="0"/>
      <w:spacing w:before="105" w:after="0"/>
    </w:pPr>
    <w:rPr>
      <w:rFonts w:ascii="Arial MT" w:eastAsia="Arial MT" w:hAnsi="Arial MT" w:cs="Arial MT"/>
      <w:color w:val="auto"/>
      <w:lang w:val="es-ES" w:eastAsia="en-US"/>
    </w:rPr>
  </w:style>
  <w:style w:type="paragraph" w:customStyle="1" w:styleId="my-2">
    <w:name w:val="my-2"/>
    <w:basedOn w:val="Normal"/>
    <w:rsid w:val="00320E8A"/>
    <w:pPr>
      <w:spacing w:before="100" w:beforeAutospacing="1" w:after="100" w:afterAutospacing="1"/>
    </w:pPr>
    <w:rPr>
      <w:rFonts w:eastAsia="Times New Roman" w:cs="Times New Roman"/>
      <w:color w:val="auto"/>
      <w:szCs w:val="24"/>
      <w:lang w:val="es-US" w:eastAsia="es-US"/>
    </w:rPr>
  </w:style>
  <w:style w:type="table" w:styleId="Tablaconcuadrculaclara">
    <w:name w:val="Grid Table Light"/>
    <w:basedOn w:val="Tablanormal"/>
    <w:uiPriority w:val="45"/>
    <w:rsid w:val="00AF256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DC4">
    <w:name w:val="toc 4"/>
    <w:basedOn w:val="Normal"/>
    <w:next w:val="Normal"/>
    <w:autoRedefine/>
    <w:uiPriority w:val="39"/>
    <w:unhideWhenUsed/>
    <w:rsid w:val="00510BBF"/>
    <w:pPr>
      <w:spacing w:after="100" w:line="278" w:lineRule="auto"/>
      <w:ind w:left="720"/>
    </w:pPr>
    <w:rPr>
      <w:rFonts w:asciiTheme="minorHAnsi" w:hAnsiTheme="minorHAnsi"/>
      <w:color w:val="auto"/>
      <w:kern w:val="2"/>
      <w:szCs w:val="24"/>
      <w:lang w:val="es-US" w:eastAsia="es-US"/>
      <w14:ligatures w14:val="standardContextual"/>
    </w:rPr>
  </w:style>
  <w:style w:type="paragraph" w:styleId="TDC5">
    <w:name w:val="toc 5"/>
    <w:basedOn w:val="Normal"/>
    <w:next w:val="Normal"/>
    <w:autoRedefine/>
    <w:uiPriority w:val="39"/>
    <w:unhideWhenUsed/>
    <w:rsid w:val="00510BBF"/>
    <w:pPr>
      <w:spacing w:after="100" w:line="278" w:lineRule="auto"/>
      <w:ind w:left="960"/>
    </w:pPr>
    <w:rPr>
      <w:rFonts w:asciiTheme="minorHAnsi" w:hAnsiTheme="minorHAnsi"/>
      <w:color w:val="auto"/>
      <w:kern w:val="2"/>
      <w:szCs w:val="24"/>
      <w:lang w:val="es-US" w:eastAsia="es-US"/>
      <w14:ligatures w14:val="standardContextual"/>
    </w:rPr>
  </w:style>
  <w:style w:type="paragraph" w:styleId="TDC6">
    <w:name w:val="toc 6"/>
    <w:basedOn w:val="Normal"/>
    <w:next w:val="Normal"/>
    <w:autoRedefine/>
    <w:uiPriority w:val="39"/>
    <w:unhideWhenUsed/>
    <w:rsid w:val="00510BBF"/>
    <w:pPr>
      <w:spacing w:after="100" w:line="278" w:lineRule="auto"/>
      <w:ind w:left="1200"/>
    </w:pPr>
    <w:rPr>
      <w:rFonts w:asciiTheme="minorHAnsi" w:hAnsiTheme="minorHAnsi"/>
      <w:color w:val="auto"/>
      <w:kern w:val="2"/>
      <w:szCs w:val="24"/>
      <w:lang w:val="es-US" w:eastAsia="es-US"/>
      <w14:ligatures w14:val="standardContextual"/>
    </w:rPr>
  </w:style>
  <w:style w:type="paragraph" w:styleId="TDC7">
    <w:name w:val="toc 7"/>
    <w:basedOn w:val="Normal"/>
    <w:next w:val="Normal"/>
    <w:autoRedefine/>
    <w:uiPriority w:val="39"/>
    <w:unhideWhenUsed/>
    <w:rsid w:val="00510BBF"/>
    <w:pPr>
      <w:spacing w:after="100" w:line="278" w:lineRule="auto"/>
      <w:ind w:left="1440"/>
    </w:pPr>
    <w:rPr>
      <w:rFonts w:asciiTheme="minorHAnsi" w:hAnsiTheme="minorHAnsi"/>
      <w:color w:val="auto"/>
      <w:kern w:val="2"/>
      <w:szCs w:val="24"/>
      <w:lang w:val="es-US" w:eastAsia="es-US"/>
      <w14:ligatures w14:val="standardContextual"/>
    </w:rPr>
  </w:style>
  <w:style w:type="paragraph" w:styleId="TDC8">
    <w:name w:val="toc 8"/>
    <w:basedOn w:val="Normal"/>
    <w:next w:val="Normal"/>
    <w:autoRedefine/>
    <w:uiPriority w:val="39"/>
    <w:unhideWhenUsed/>
    <w:rsid w:val="00510BBF"/>
    <w:pPr>
      <w:spacing w:after="100" w:line="278" w:lineRule="auto"/>
      <w:ind w:left="1680"/>
    </w:pPr>
    <w:rPr>
      <w:rFonts w:asciiTheme="minorHAnsi" w:hAnsiTheme="minorHAnsi"/>
      <w:color w:val="auto"/>
      <w:kern w:val="2"/>
      <w:szCs w:val="24"/>
      <w:lang w:val="es-US" w:eastAsia="es-US"/>
      <w14:ligatures w14:val="standardContextual"/>
    </w:rPr>
  </w:style>
  <w:style w:type="paragraph" w:styleId="TDC9">
    <w:name w:val="toc 9"/>
    <w:basedOn w:val="Normal"/>
    <w:next w:val="Normal"/>
    <w:autoRedefine/>
    <w:uiPriority w:val="39"/>
    <w:unhideWhenUsed/>
    <w:rsid w:val="00510BBF"/>
    <w:pPr>
      <w:spacing w:after="100" w:line="278" w:lineRule="auto"/>
      <w:ind w:left="1920"/>
    </w:pPr>
    <w:rPr>
      <w:rFonts w:asciiTheme="minorHAnsi" w:hAnsiTheme="minorHAnsi"/>
      <w:color w:val="auto"/>
      <w:kern w:val="2"/>
      <w:szCs w:val="24"/>
      <w:lang w:val="es-US" w:eastAsia="es-US"/>
      <w14:ligatures w14:val="standardContextual"/>
    </w:rPr>
  </w:style>
  <w:style w:type="table" w:styleId="Tablanormal1">
    <w:name w:val="Plain Table 1"/>
    <w:basedOn w:val="Tablanormal"/>
    <w:uiPriority w:val="40"/>
    <w:rsid w:val="00D07E1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g-star-inserted">
    <w:name w:val="ng-star-inserted"/>
    <w:basedOn w:val="Normal"/>
    <w:rsid w:val="00B9178E"/>
    <w:pPr>
      <w:spacing w:before="100" w:beforeAutospacing="1" w:after="100" w:afterAutospacing="1"/>
    </w:pPr>
    <w:rPr>
      <w:rFonts w:eastAsia="Times New Roman" w:cs="Times New Roman"/>
      <w:color w:val="auto"/>
      <w:szCs w:val="24"/>
      <w:lang w:val="es-US" w:eastAsia="es-US"/>
    </w:rPr>
  </w:style>
  <w:style w:type="character" w:customStyle="1" w:styleId="ng-star-inserted1">
    <w:name w:val="ng-star-inserted1"/>
    <w:basedOn w:val="Fuentedeprrafopredeter"/>
    <w:rsid w:val="00B9178E"/>
  </w:style>
  <w:style w:type="table" w:styleId="Tablanormal2">
    <w:name w:val="Plain Table 2"/>
    <w:basedOn w:val="Tablanormal"/>
    <w:uiPriority w:val="41"/>
    <w:rsid w:val="006A45A5"/>
    <w:pPr>
      <w:spacing w:after="0" w:line="240" w:lineRule="auto"/>
    </w:pPr>
    <w:rPr>
      <w:rFonts w:asciiTheme="majorHAnsi" w:hAnsiTheme="majorHAnsi"/>
      <w:sz w:val="20"/>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Cuadrculaclara-nfasis1">
    <w:name w:val="Light Grid Accent 1"/>
    <w:basedOn w:val="Tablanormal"/>
    <w:uiPriority w:val="62"/>
    <w:rsid w:val="00AA6DED"/>
    <w:pPr>
      <w:spacing w:before="0" w:after="0" w:line="240" w:lineRule="auto"/>
    </w:pPr>
    <w:rPr>
      <w:color w:val="auto"/>
      <w:lang w:val="en-US" w:eastAsia="en-US"/>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18" w:space="0" w:color="000000" w:themeColor="accent1"/>
          <w:right w:val="single" w:sz="8" w:space="0" w:color="000000" w:themeColor="accent1"/>
          <w:insideH w:val="nil"/>
          <w:insideV w:val="single" w:sz="8" w:space="0" w:color="00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insideH w:val="nil"/>
          <w:insideV w:val="single" w:sz="8" w:space="0" w:color="00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shd w:val="clear" w:color="auto" w:fill="C0C0C0" w:themeFill="accent1" w:themeFillTint="3F"/>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shd w:val="clear" w:color="auto" w:fill="C0C0C0" w:themeFill="accent1" w:themeFillTint="3F"/>
      </w:tcPr>
    </w:tblStylePr>
    <w:tblStylePr w:type="band2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tcPr>
    </w:tblStylePr>
  </w:style>
  <w:style w:type="table" w:styleId="Tabladelista1clara-nfasis1">
    <w:name w:val="List Table 1 Light Accent 1"/>
    <w:basedOn w:val="Tablanormal"/>
    <w:uiPriority w:val="46"/>
    <w:rsid w:val="00AA6DED"/>
    <w:pPr>
      <w:spacing w:after="0" w:line="240" w:lineRule="auto"/>
    </w:pPr>
    <w:tblPr>
      <w:tblStyleRowBandSize w:val="1"/>
      <w:tblStyleColBandSize w:val="1"/>
    </w:tblPr>
    <w:tblStylePr w:type="firstRow">
      <w:rPr>
        <w:b/>
        <w:bCs/>
      </w:rPr>
      <w:tblPr/>
      <w:tcPr>
        <w:tcBorders>
          <w:bottom w:val="single" w:sz="4" w:space="0" w:color="666666" w:themeColor="accent1" w:themeTint="99"/>
        </w:tcBorders>
      </w:tcPr>
    </w:tblStylePr>
    <w:tblStylePr w:type="lastRow">
      <w:rPr>
        <w:b/>
        <w:bCs/>
      </w:rPr>
      <w:tblPr/>
      <w:tcPr>
        <w:tcBorders>
          <w:top w:val="single" w:sz="4" w:space="0" w:color="666666" w:themeColor="accent1" w:themeTint="99"/>
        </w:tcBorders>
      </w:tcPr>
    </w:tblStylePr>
    <w:tblStylePr w:type="firstCol">
      <w:rPr>
        <w:b/>
        <w:bCs/>
      </w:rPr>
    </w:tblStylePr>
    <w:tblStylePr w:type="lastCol">
      <w:rPr>
        <w:b/>
        <w:bCs/>
      </w:rPr>
    </w:tblStylePr>
    <w:tblStylePr w:type="band1Vert">
      <w:tblPr/>
      <w:tcPr>
        <w:shd w:val="clear" w:color="auto" w:fill="CCCCCC" w:themeFill="accent1" w:themeFillTint="33"/>
      </w:tcPr>
    </w:tblStylePr>
    <w:tblStylePr w:type="band1Horz">
      <w:tblPr/>
      <w:tcPr>
        <w:shd w:val="clear" w:color="auto" w:fill="CCCCCC" w:themeFill="accent1" w:themeFillTint="33"/>
      </w:tcPr>
    </w:tblStylePr>
  </w:style>
  <w:style w:type="table" w:styleId="Tablaconcuadrcula1clara-nfasis1">
    <w:name w:val="Grid Table 1 Light Accent 1"/>
    <w:basedOn w:val="Tablanormal"/>
    <w:uiPriority w:val="46"/>
    <w:rsid w:val="00AA6DED"/>
    <w:pPr>
      <w:spacing w:after="0" w:line="240" w:lineRule="auto"/>
    </w:pPr>
    <w:tblPr>
      <w:tblStyleRowBandSize w:val="1"/>
      <w:tblStyleColBandSize w:val="1"/>
      <w:tblBorders>
        <w:top w:val="single" w:sz="4" w:space="0" w:color="999999" w:themeColor="accent1" w:themeTint="66"/>
        <w:left w:val="single" w:sz="4" w:space="0" w:color="999999" w:themeColor="accent1" w:themeTint="66"/>
        <w:bottom w:val="single" w:sz="4" w:space="0" w:color="999999" w:themeColor="accent1" w:themeTint="66"/>
        <w:right w:val="single" w:sz="4" w:space="0" w:color="999999" w:themeColor="accent1" w:themeTint="66"/>
        <w:insideH w:val="single" w:sz="4" w:space="0" w:color="999999" w:themeColor="accent1" w:themeTint="66"/>
        <w:insideV w:val="single" w:sz="4" w:space="0" w:color="999999" w:themeColor="accent1" w:themeTint="66"/>
      </w:tblBorders>
    </w:tblPr>
    <w:tblStylePr w:type="firstRow">
      <w:rPr>
        <w:b/>
        <w:bCs/>
      </w:rPr>
      <w:tblPr/>
      <w:tcPr>
        <w:tcBorders>
          <w:bottom w:val="single" w:sz="12" w:space="0" w:color="666666" w:themeColor="accent1" w:themeTint="99"/>
        </w:tcBorders>
      </w:tcPr>
    </w:tblStylePr>
    <w:tblStylePr w:type="lastRow">
      <w:rPr>
        <w:b/>
        <w:bCs/>
      </w:rPr>
      <w:tblPr/>
      <w:tcPr>
        <w:tcBorders>
          <w:top w:val="double" w:sz="2" w:space="0" w:color="666666" w:themeColor="accent1" w:themeTint="99"/>
        </w:tcBorders>
      </w:tcPr>
    </w:tblStylePr>
    <w:tblStylePr w:type="firstCol">
      <w:rPr>
        <w:b/>
        <w:bCs/>
      </w:rPr>
    </w:tblStylePr>
    <w:tblStylePr w:type="lastCol">
      <w:rPr>
        <w:b/>
        <w:bCs/>
      </w:rPr>
    </w:tblStylePr>
  </w:style>
  <w:style w:type="table" w:styleId="Tablaconcuadrcula3-nfasis1">
    <w:name w:val="Grid Table 3 Accent 1"/>
    <w:basedOn w:val="Tablanormal"/>
    <w:uiPriority w:val="48"/>
    <w:rsid w:val="00AA6DED"/>
    <w:pPr>
      <w:spacing w:after="0" w:line="240" w:lineRule="auto"/>
    </w:pPr>
    <w:tblPr>
      <w:tblStyleRowBandSize w:val="1"/>
      <w:tblStyleColBandSize w:val="1"/>
      <w:tblBorders>
        <w:top w:val="single" w:sz="4" w:space="0" w:color="666666" w:themeColor="accent1" w:themeTint="99"/>
        <w:left w:val="single" w:sz="4" w:space="0" w:color="666666" w:themeColor="accent1" w:themeTint="99"/>
        <w:bottom w:val="single" w:sz="4" w:space="0" w:color="666666" w:themeColor="accent1" w:themeTint="99"/>
        <w:right w:val="single" w:sz="4" w:space="0" w:color="666666" w:themeColor="accent1" w:themeTint="99"/>
        <w:insideH w:val="single" w:sz="4" w:space="0" w:color="666666" w:themeColor="accent1" w:themeTint="99"/>
        <w:insideV w:val="single" w:sz="4" w:space="0" w:color="66666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accent1" w:themeFillTint="33"/>
      </w:tcPr>
    </w:tblStylePr>
    <w:tblStylePr w:type="band1Horz">
      <w:tblPr/>
      <w:tcPr>
        <w:shd w:val="clear" w:color="auto" w:fill="CCCCCC" w:themeFill="accent1" w:themeFillTint="33"/>
      </w:tcPr>
    </w:tblStylePr>
    <w:tblStylePr w:type="neCell">
      <w:tblPr/>
      <w:tcPr>
        <w:tcBorders>
          <w:bottom w:val="single" w:sz="4" w:space="0" w:color="666666" w:themeColor="accent1" w:themeTint="99"/>
        </w:tcBorders>
      </w:tcPr>
    </w:tblStylePr>
    <w:tblStylePr w:type="nwCell">
      <w:tblPr/>
      <w:tcPr>
        <w:tcBorders>
          <w:bottom w:val="single" w:sz="4" w:space="0" w:color="666666" w:themeColor="accent1" w:themeTint="99"/>
        </w:tcBorders>
      </w:tcPr>
    </w:tblStylePr>
    <w:tblStylePr w:type="seCell">
      <w:tblPr/>
      <w:tcPr>
        <w:tcBorders>
          <w:top w:val="single" w:sz="4" w:space="0" w:color="666666" w:themeColor="accent1" w:themeTint="99"/>
        </w:tcBorders>
      </w:tcPr>
    </w:tblStylePr>
    <w:tblStylePr w:type="swCell">
      <w:tblPr/>
      <w:tcPr>
        <w:tcBorders>
          <w:top w:val="single" w:sz="4" w:space="0" w:color="666666" w:themeColor="accent1" w:themeTint="99"/>
        </w:tcBorders>
      </w:tcPr>
    </w:tblStylePr>
  </w:style>
  <w:style w:type="table" w:styleId="Tabladecuadrcula2">
    <w:name w:val="Grid Table 2"/>
    <w:basedOn w:val="Tablanormal"/>
    <w:uiPriority w:val="47"/>
    <w:rsid w:val="00AA6DED"/>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3-nfasis2">
    <w:name w:val="Grid Table 3 Accent 2"/>
    <w:basedOn w:val="Tablanormal"/>
    <w:uiPriority w:val="48"/>
    <w:rsid w:val="00AA6DED"/>
    <w:pPr>
      <w:spacing w:after="0" w:line="240" w:lineRule="auto"/>
    </w:pPr>
    <w:tblPr>
      <w:tblStyleRowBandSize w:val="1"/>
      <w:tblStyleColBandSize w:val="1"/>
      <w:tblBorders>
        <w:top w:val="single" w:sz="4" w:space="0" w:color="666666" w:themeColor="accent2" w:themeTint="99"/>
        <w:left w:val="single" w:sz="4" w:space="0" w:color="666666" w:themeColor="accent2" w:themeTint="99"/>
        <w:bottom w:val="single" w:sz="4" w:space="0" w:color="666666" w:themeColor="accent2" w:themeTint="99"/>
        <w:right w:val="single" w:sz="4" w:space="0" w:color="666666" w:themeColor="accent2" w:themeTint="99"/>
        <w:insideH w:val="single" w:sz="4" w:space="0" w:color="666666" w:themeColor="accent2" w:themeTint="99"/>
        <w:insideV w:val="single" w:sz="4" w:space="0" w:color="66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accent2" w:themeFillTint="33"/>
      </w:tcPr>
    </w:tblStylePr>
    <w:tblStylePr w:type="band1Horz">
      <w:tblPr/>
      <w:tcPr>
        <w:shd w:val="clear" w:color="auto" w:fill="CCCCCC" w:themeFill="accent2" w:themeFillTint="33"/>
      </w:tcPr>
    </w:tblStylePr>
    <w:tblStylePr w:type="neCell">
      <w:tblPr/>
      <w:tcPr>
        <w:tcBorders>
          <w:bottom w:val="single" w:sz="4" w:space="0" w:color="666666" w:themeColor="accent2" w:themeTint="99"/>
        </w:tcBorders>
      </w:tcPr>
    </w:tblStylePr>
    <w:tblStylePr w:type="nwCell">
      <w:tblPr/>
      <w:tcPr>
        <w:tcBorders>
          <w:bottom w:val="single" w:sz="4" w:space="0" w:color="666666" w:themeColor="accent2" w:themeTint="99"/>
        </w:tcBorders>
      </w:tcPr>
    </w:tblStylePr>
    <w:tblStylePr w:type="seCell">
      <w:tblPr/>
      <w:tcPr>
        <w:tcBorders>
          <w:top w:val="single" w:sz="4" w:space="0" w:color="666666" w:themeColor="accent2" w:themeTint="99"/>
        </w:tcBorders>
      </w:tcPr>
    </w:tblStylePr>
    <w:tblStylePr w:type="swCell">
      <w:tblPr/>
      <w:tcPr>
        <w:tcBorders>
          <w:top w:val="single" w:sz="4" w:space="0" w:color="666666" w:themeColor="accent2" w:themeTint="99"/>
        </w:tcBorders>
      </w:tcPr>
    </w:tblStylePr>
  </w:style>
  <w:style w:type="table" w:styleId="Tablaconcuadrcula3-nfasis3">
    <w:name w:val="Grid Table 3 Accent 3"/>
    <w:basedOn w:val="Tablanormal"/>
    <w:uiPriority w:val="48"/>
    <w:rsid w:val="00AA6DED"/>
    <w:pPr>
      <w:spacing w:after="0" w:line="240" w:lineRule="auto"/>
    </w:pPr>
    <w:tblPr>
      <w:tblStyleRowBandSize w:val="1"/>
      <w:tblStyleColBandSize w:val="1"/>
      <w:tblBorders>
        <w:top w:val="single" w:sz="4" w:space="0" w:color="666666" w:themeColor="accent3" w:themeTint="99"/>
        <w:left w:val="single" w:sz="4" w:space="0" w:color="666666" w:themeColor="accent3" w:themeTint="99"/>
        <w:bottom w:val="single" w:sz="4" w:space="0" w:color="666666" w:themeColor="accent3" w:themeTint="99"/>
        <w:right w:val="single" w:sz="4" w:space="0" w:color="666666" w:themeColor="accent3" w:themeTint="99"/>
        <w:insideH w:val="single" w:sz="4" w:space="0" w:color="666666" w:themeColor="accent3" w:themeTint="99"/>
        <w:insideV w:val="single" w:sz="4" w:space="0" w:color="66666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accent3" w:themeFillTint="33"/>
      </w:tcPr>
    </w:tblStylePr>
    <w:tblStylePr w:type="band1Horz">
      <w:tblPr/>
      <w:tcPr>
        <w:shd w:val="clear" w:color="auto" w:fill="CCCCCC" w:themeFill="accent3" w:themeFillTint="33"/>
      </w:tcPr>
    </w:tblStylePr>
    <w:tblStylePr w:type="neCell">
      <w:tblPr/>
      <w:tcPr>
        <w:tcBorders>
          <w:bottom w:val="single" w:sz="4" w:space="0" w:color="666666" w:themeColor="accent3" w:themeTint="99"/>
        </w:tcBorders>
      </w:tcPr>
    </w:tblStylePr>
    <w:tblStylePr w:type="nwCell">
      <w:tblPr/>
      <w:tcPr>
        <w:tcBorders>
          <w:bottom w:val="single" w:sz="4" w:space="0" w:color="666666" w:themeColor="accent3" w:themeTint="99"/>
        </w:tcBorders>
      </w:tcPr>
    </w:tblStylePr>
    <w:tblStylePr w:type="seCell">
      <w:tblPr/>
      <w:tcPr>
        <w:tcBorders>
          <w:top w:val="single" w:sz="4" w:space="0" w:color="666666" w:themeColor="accent3" w:themeTint="99"/>
        </w:tcBorders>
      </w:tcPr>
    </w:tblStylePr>
    <w:tblStylePr w:type="swCell">
      <w:tblPr/>
      <w:tcPr>
        <w:tcBorders>
          <w:top w:val="single" w:sz="4" w:space="0" w:color="666666" w:themeColor="accent3" w:themeTint="99"/>
        </w:tcBorders>
      </w:tcPr>
    </w:tblStylePr>
  </w:style>
  <w:style w:type="table" w:styleId="Tablaconcuadrcula5oscura">
    <w:name w:val="Grid Table 5 Dark"/>
    <w:basedOn w:val="Tablanormal"/>
    <w:uiPriority w:val="50"/>
    <w:rsid w:val="00AA6DE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Tablaconcuadrcula7concolores-nfasis1">
    <w:name w:val="Grid Table 7 Colorful Accent 1"/>
    <w:basedOn w:val="Tablanormal"/>
    <w:uiPriority w:val="52"/>
    <w:rsid w:val="00AA6DED"/>
    <w:pPr>
      <w:spacing w:after="0" w:line="240" w:lineRule="auto"/>
    </w:pPr>
    <w:rPr>
      <w:color w:val="000000" w:themeColor="accent1" w:themeShade="BF"/>
    </w:rPr>
    <w:tblPr>
      <w:tblStyleRowBandSize w:val="1"/>
      <w:tblStyleColBandSize w:val="1"/>
      <w:tblBorders>
        <w:top w:val="single" w:sz="4" w:space="0" w:color="666666" w:themeColor="accent1" w:themeTint="99"/>
        <w:left w:val="single" w:sz="4" w:space="0" w:color="666666" w:themeColor="accent1" w:themeTint="99"/>
        <w:bottom w:val="single" w:sz="4" w:space="0" w:color="666666" w:themeColor="accent1" w:themeTint="99"/>
        <w:right w:val="single" w:sz="4" w:space="0" w:color="666666" w:themeColor="accent1" w:themeTint="99"/>
        <w:insideH w:val="single" w:sz="4" w:space="0" w:color="666666" w:themeColor="accent1" w:themeTint="99"/>
        <w:insideV w:val="single" w:sz="4" w:space="0" w:color="666666"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accent1" w:themeFillTint="33"/>
      </w:tcPr>
    </w:tblStylePr>
    <w:tblStylePr w:type="band1Horz">
      <w:tblPr/>
      <w:tcPr>
        <w:shd w:val="clear" w:color="auto" w:fill="CCCCCC" w:themeFill="accent1" w:themeFillTint="33"/>
      </w:tcPr>
    </w:tblStylePr>
    <w:tblStylePr w:type="neCell">
      <w:tblPr/>
      <w:tcPr>
        <w:tcBorders>
          <w:bottom w:val="single" w:sz="4" w:space="0" w:color="666666" w:themeColor="accent1" w:themeTint="99"/>
        </w:tcBorders>
      </w:tcPr>
    </w:tblStylePr>
    <w:tblStylePr w:type="nwCell">
      <w:tblPr/>
      <w:tcPr>
        <w:tcBorders>
          <w:bottom w:val="single" w:sz="4" w:space="0" w:color="666666" w:themeColor="accent1" w:themeTint="99"/>
        </w:tcBorders>
      </w:tcPr>
    </w:tblStylePr>
    <w:tblStylePr w:type="seCell">
      <w:tblPr/>
      <w:tcPr>
        <w:tcBorders>
          <w:top w:val="single" w:sz="4" w:space="0" w:color="666666" w:themeColor="accent1" w:themeTint="99"/>
        </w:tcBorders>
      </w:tcPr>
    </w:tblStylePr>
    <w:tblStylePr w:type="swCell">
      <w:tblPr/>
      <w:tcPr>
        <w:tcBorders>
          <w:top w:val="single" w:sz="4" w:space="0" w:color="666666" w:themeColor="accent1" w:themeTint="99"/>
        </w:tcBorders>
      </w:tcPr>
    </w:tblStylePr>
  </w:style>
  <w:style w:type="table" w:styleId="Tablaconcuadrcula7concolores-nfasis2">
    <w:name w:val="Grid Table 7 Colorful Accent 2"/>
    <w:basedOn w:val="Tablanormal"/>
    <w:uiPriority w:val="52"/>
    <w:rsid w:val="00AA6DED"/>
    <w:pPr>
      <w:spacing w:after="0" w:line="240" w:lineRule="auto"/>
    </w:pPr>
    <w:rPr>
      <w:color w:val="000000" w:themeColor="accent2" w:themeShade="BF"/>
    </w:rPr>
    <w:tblPr>
      <w:tblStyleRowBandSize w:val="1"/>
      <w:tblStyleColBandSize w:val="1"/>
      <w:tblBorders>
        <w:top w:val="single" w:sz="4" w:space="0" w:color="666666" w:themeColor="accent2" w:themeTint="99"/>
        <w:left w:val="single" w:sz="4" w:space="0" w:color="666666" w:themeColor="accent2" w:themeTint="99"/>
        <w:bottom w:val="single" w:sz="4" w:space="0" w:color="666666" w:themeColor="accent2" w:themeTint="99"/>
        <w:right w:val="single" w:sz="4" w:space="0" w:color="666666" w:themeColor="accent2" w:themeTint="99"/>
        <w:insideH w:val="single" w:sz="4" w:space="0" w:color="666666" w:themeColor="accent2" w:themeTint="99"/>
        <w:insideV w:val="single" w:sz="4" w:space="0" w:color="66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accent2" w:themeFillTint="33"/>
      </w:tcPr>
    </w:tblStylePr>
    <w:tblStylePr w:type="band1Horz">
      <w:tblPr/>
      <w:tcPr>
        <w:shd w:val="clear" w:color="auto" w:fill="CCCCCC" w:themeFill="accent2" w:themeFillTint="33"/>
      </w:tcPr>
    </w:tblStylePr>
    <w:tblStylePr w:type="neCell">
      <w:tblPr/>
      <w:tcPr>
        <w:tcBorders>
          <w:bottom w:val="single" w:sz="4" w:space="0" w:color="666666" w:themeColor="accent2" w:themeTint="99"/>
        </w:tcBorders>
      </w:tcPr>
    </w:tblStylePr>
    <w:tblStylePr w:type="nwCell">
      <w:tblPr/>
      <w:tcPr>
        <w:tcBorders>
          <w:bottom w:val="single" w:sz="4" w:space="0" w:color="666666" w:themeColor="accent2" w:themeTint="99"/>
        </w:tcBorders>
      </w:tcPr>
    </w:tblStylePr>
    <w:tblStylePr w:type="seCell">
      <w:tblPr/>
      <w:tcPr>
        <w:tcBorders>
          <w:top w:val="single" w:sz="4" w:space="0" w:color="666666" w:themeColor="accent2" w:themeTint="99"/>
        </w:tcBorders>
      </w:tcPr>
    </w:tblStylePr>
    <w:tblStylePr w:type="swCell">
      <w:tblPr/>
      <w:tcPr>
        <w:tcBorders>
          <w:top w:val="single" w:sz="4" w:space="0" w:color="666666" w:themeColor="accent2" w:themeTint="99"/>
        </w:tcBorders>
      </w:tcPr>
    </w:tblStylePr>
  </w:style>
  <w:style w:type="table" w:styleId="Tablaconcuadrcula7concolores-nfasis3">
    <w:name w:val="Grid Table 7 Colorful Accent 3"/>
    <w:basedOn w:val="Tablanormal"/>
    <w:uiPriority w:val="52"/>
    <w:rsid w:val="00AA6DED"/>
    <w:pPr>
      <w:spacing w:after="0" w:line="240" w:lineRule="auto"/>
    </w:pPr>
    <w:rPr>
      <w:color w:val="000000" w:themeColor="accent3" w:themeShade="BF"/>
    </w:rPr>
    <w:tblPr>
      <w:tblStyleRowBandSize w:val="1"/>
      <w:tblStyleColBandSize w:val="1"/>
      <w:tblBorders>
        <w:top w:val="single" w:sz="4" w:space="0" w:color="666666" w:themeColor="accent3" w:themeTint="99"/>
        <w:left w:val="single" w:sz="4" w:space="0" w:color="666666" w:themeColor="accent3" w:themeTint="99"/>
        <w:bottom w:val="single" w:sz="4" w:space="0" w:color="666666" w:themeColor="accent3" w:themeTint="99"/>
        <w:right w:val="single" w:sz="4" w:space="0" w:color="666666" w:themeColor="accent3" w:themeTint="99"/>
        <w:insideH w:val="single" w:sz="4" w:space="0" w:color="666666" w:themeColor="accent3" w:themeTint="99"/>
        <w:insideV w:val="single" w:sz="4" w:space="0" w:color="66666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accent3" w:themeFillTint="33"/>
      </w:tcPr>
    </w:tblStylePr>
    <w:tblStylePr w:type="band1Horz">
      <w:tblPr/>
      <w:tcPr>
        <w:shd w:val="clear" w:color="auto" w:fill="CCCCCC" w:themeFill="accent3" w:themeFillTint="33"/>
      </w:tcPr>
    </w:tblStylePr>
    <w:tblStylePr w:type="neCell">
      <w:tblPr/>
      <w:tcPr>
        <w:tcBorders>
          <w:bottom w:val="single" w:sz="4" w:space="0" w:color="666666" w:themeColor="accent3" w:themeTint="99"/>
        </w:tcBorders>
      </w:tcPr>
    </w:tblStylePr>
    <w:tblStylePr w:type="nwCell">
      <w:tblPr/>
      <w:tcPr>
        <w:tcBorders>
          <w:bottom w:val="single" w:sz="4" w:space="0" w:color="666666" w:themeColor="accent3" w:themeTint="99"/>
        </w:tcBorders>
      </w:tcPr>
    </w:tblStylePr>
    <w:tblStylePr w:type="seCell">
      <w:tblPr/>
      <w:tcPr>
        <w:tcBorders>
          <w:top w:val="single" w:sz="4" w:space="0" w:color="666666" w:themeColor="accent3" w:themeTint="99"/>
        </w:tcBorders>
      </w:tcPr>
    </w:tblStylePr>
    <w:tblStylePr w:type="swCell">
      <w:tblPr/>
      <w:tcPr>
        <w:tcBorders>
          <w:top w:val="single" w:sz="4" w:space="0" w:color="666666" w:themeColor="accent3" w:themeTint="99"/>
        </w:tcBorders>
      </w:tcPr>
    </w:tblStylePr>
  </w:style>
  <w:style w:type="table" w:styleId="Tablaconcuadrcula7concolores">
    <w:name w:val="Grid Table 7 Colorful"/>
    <w:basedOn w:val="Tablanormal"/>
    <w:uiPriority w:val="52"/>
    <w:rsid w:val="00AA6DED"/>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Tablaconcuadrcula7concolores-nfasis4">
    <w:name w:val="Grid Table 7 Colorful Accent 4"/>
    <w:basedOn w:val="Tablanormal"/>
    <w:uiPriority w:val="52"/>
    <w:rsid w:val="00AA6DED"/>
    <w:pPr>
      <w:spacing w:after="0" w:line="240" w:lineRule="auto"/>
    </w:pPr>
    <w:rPr>
      <w:color w:val="0A1D30" w:themeColor="accent4" w:themeShade="BF"/>
    </w:rPr>
    <w:tblPr>
      <w:tblStyleRowBandSize w:val="1"/>
      <w:tblStyleColBandSize w:val="1"/>
      <w:tblBorders>
        <w:top w:val="single" w:sz="4" w:space="0" w:color="2C7FCE" w:themeColor="accent4" w:themeTint="99"/>
        <w:left w:val="single" w:sz="4" w:space="0" w:color="2C7FCE" w:themeColor="accent4" w:themeTint="99"/>
        <w:bottom w:val="single" w:sz="4" w:space="0" w:color="2C7FCE" w:themeColor="accent4" w:themeTint="99"/>
        <w:right w:val="single" w:sz="4" w:space="0" w:color="2C7FCE" w:themeColor="accent4" w:themeTint="99"/>
        <w:insideH w:val="single" w:sz="4" w:space="0" w:color="2C7FCE" w:themeColor="accent4" w:themeTint="99"/>
        <w:insideV w:val="single" w:sz="4" w:space="0" w:color="2C7FCE"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D4EF" w:themeFill="accent4" w:themeFillTint="33"/>
      </w:tcPr>
    </w:tblStylePr>
    <w:tblStylePr w:type="band1Horz">
      <w:tblPr/>
      <w:tcPr>
        <w:shd w:val="clear" w:color="auto" w:fill="B7D4EF" w:themeFill="accent4" w:themeFillTint="33"/>
      </w:tcPr>
    </w:tblStylePr>
    <w:tblStylePr w:type="neCell">
      <w:tblPr/>
      <w:tcPr>
        <w:tcBorders>
          <w:bottom w:val="single" w:sz="4" w:space="0" w:color="2C7FCE" w:themeColor="accent4" w:themeTint="99"/>
        </w:tcBorders>
      </w:tcPr>
    </w:tblStylePr>
    <w:tblStylePr w:type="nwCell">
      <w:tblPr/>
      <w:tcPr>
        <w:tcBorders>
          <w:bottom w:val="single" w:sz="4" w:space="0" w:color="2C7FCE" w:themeColor="accent4" w:themeTint="99"/>
        </w:tcBorders>
      </w:tcPr>
    </w:tblStylePr>
    <w:tblStylePr w:type="seCell">
      <w:tblPr/>
      <w:tcPr>
        <w:tcBorders>
          <w:top w:val="single" w:sz="4" w:space="0" w:color="2C7FCE" w:themeColor="accent4" w:themeTint="99"/>
        </w:tcBorders>
      </w:tcPr>
    </w:tblStylePr>
    <w:tblStylePr w:type="swCell">
      <w:tblPr/>
      <w:tcPr>
        <w:tcBorders>
          <w:top w:val="single" w:sz="4" w:space="0" w:color="2C7FCE" w:themeColor="accent4" w:themeTint="99"/>
        </w:tcBorders>
      </w:tcPr>
    </w:tblStylePr>
  </w:style>
  <w:style w:type="table" w:styleId="Tablaconcuadrcula6concolores-nfasis6">
    <w:name w:val="Grid Table 6 Colorful Accent 6"/>
    <w:basedOn w:val="Tablanormal"/>
    <w:uiPriority w:val="51"/>
    <w:rsid w:val="00AA6DED"/>
    <w:pPr>
      <w:spacing w:after="0" w:line="240" w:lineRule="auto"/>
    </w:pPr>
    <w:rPr>
      <w:color w:val="0A1D30" w:themeColor="accent6" w:themeShade="BF"/>
    </w:rPr>
    <w:tblPr>
      <w:tblStyleRowBandSize w:val="1"/>
      <w:tblStyleColBandSize w:val="1"/>
      <w:tblBorders>
        <w:top w:val="single" w:sz="4" w:space="0" w:color="2C7FCE" w:themeColor="accent6" w:themeTint="99"/>
        <w:left w:val="single" w:sz="4" w:space="0" w:color="2C7FCE" w:themeColor="accent6" w:themeTint="99"/>
        <w:bottom w:val="single" w:sz="4" w:space="0" w:color="2C7FCE" w:themeColor="accent6" w:themeTint="99"/>
        <w:right w:val="single" w:sz="4" w:space="0" w:color="2C7FCE" w:themeColor="accent6" w:themeTint="99"/>
        <w:insideH w:val="single" w:sz="4" w:space="0" w:color="2C7FCE" w:themeColor="accent6" w:themeTint="99"/>
        <w:insideV w:val="single" w:sz="4" w:space="0" w:color="2C7FCE" w:themeColor="accent6" w:themeTint="99"/>
      </w:tblBorders>
    </w:tblPr>
    <w:tblStylePr w:type="firstRow">
      <w:rPr>
        <w:b/>
        <w:bCs/>
      </w:rPr>
      <w:tblPr/>
      <w:tcPr>
        <w:tcBorders>
          <w:bottom w:val="single" w:sz="12" w:space="0" w:color="2C7FCE" w:themeColor="accent6" w:themeTint="99"/>
        </w:tcBorders>
      </w:tcPr>
    </w:tblStylePr>
    <w:tblStylePr w:type="lastRow">
      <w:rPr>
        <w:b/>
        <w:bCs/>
      </w:rPr>
      <w:tblPr/>
      <w:tcPr>
        <w:tcBorders>
          <w:top w:val="double" w:sz="4" w:space="0" w:color="2C7FCE" w:themeColor="accent6" w:themeTint="99"/>
        </w:tcBorders>
      </w:tcPr>
    </w:tblStylePr>
    <w:tblStylePr w:type="firstCol">
      <w:rPr>
        <w:b/>
        <w:bCs/>
      </w:rPr>
    </w:tblStylePr>
    <w:tblStylePr w:type="lastCol">
      <w:rPr>
        <w:b/>
        <w:bCs/>
      </w:rPr>
    </w:tblStylePr>
    <w:tblStylePr w:type="band1Vert">
      <w:tblPr/>
      <w:tcPr>
        <w:shd w:val="clear" w:color="auto" w:fill="B7D4EF" w:themeFill="accent6" w:themeFillTint="33"/>
      </w:tcPr>
    </w:tblStylePr>
    <w:tblStylePr w:type="band1Horz">
      <w:tblPr/>
      <w:tcPr>
        <w:shd w:val="clear" w:color="auto" w:fill="B7D4EF" w:themeFill="accent6" w:themeFillTint="33"/>
      </w:tcPr>
    </w:tblStylePr>
  </w:style>
  <w:style w:type="table" w:styleId="Tabladelista7concolores-nfasis4">
    <w:name w:val="List Table 7 Colorful Accent 4"/>
    <w:basedOn w:val="Tablanormal"/>
    <w:uiPriority w:val="52"/>
    <w:rsid w:val="00AA6DED"/>
    <w:pPr>
      <w:spacing w:after="0" w:line="240" w:lineRule="auto"/>
    </w:pPr>
    <w:rPr>
      <w:color w:val="0A1D3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E2841"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E2841"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E2841"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E2841" w:themeColor="accent4"/>
        </w:tcBorders>
        <w:shd w:val="clear" w:color="auto" w:fill="FFFFFF" w:themeFill="background1"/>
      </w:tcPr>
    </w:tblStylePr>
    <w:tblStylePr w:type="band1Vert">
      <w:tblPr/>
      <w:tcPr>
        <w:shd w:val="clear" w:color="auto" w:fill="B7D4EF" w:themeFill="accent4" w:themeFillTint="33"/>
      </w:tcPr>
    </w:tblStylePr>
    <w:tblStylePr w:type="band1Horz">
      <w:tblPr/>
      <w:tcPr>
        <w:shd w:val="clear" w:color="auto" w:fill="B7D4EF"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7concolores-nfasis6">
    <w:name w:val="List Table 7 Colorful Accent 6"/>
    <w:basedOn w:val="Tablanormal"/>
    <w:uiPriority w:val="52"/>
    <w:rsid w:val="00AA6DED"/>
    <w:pPr>
      <w:spacing w:after="0" w:line="240" w:lineRule="auto"/>
    </w:pPr>
    <w:rPr>
      <w:color w:val="0A1D30"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E2841"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E2841"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E2841"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E2841" w:themeColor="accent6"/>
        </w:tcBorders>
        <w:shd w:val="clear" w:color="auto" w:fill="FFFFFF" w:themeFill="background1"/>
      </w:tcPr>
    </w:tblStylePr>
    <w:tblStylePr w:type="band1Vert">
      <w:tblPr/>
      <w:tcPr>
        <w:shd w:val="clear" w:color="auto" w:fill="B7D4EF" w:themeFill="accent6" w:themeFillTint="33"/>
      </w:tcPr>
    </w:tblStylePr>
    <w:tblStylePr w:type="band1Horz">
      <w:tblPr/>
      <w:tcPr>
        <w:shd w:val="clear" w:color="auto" w:fill="B7D4E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5">
    <w:name w:val="Plain Table 5"/>
    <w:basedOn w:val="Tablanormal"/>
    <w:uiPriority w:val="44"/>
    <w:rsid w:val="00AA6DE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3-nfasis4">
    <w:name w:val="Grid Table 3 Accent 4"/>
    <w:basedOn w:val="Tablanormal"/>
    <w:uiPriority w:val="48"/>
    <w:rsid w:val="00AA6DED"/>
    <w:pPr>
      <w:spacing w:after="0" w:line="240" w:lineRule="auto"/>
    </w:pPr>
    <w:tblPr>
      <w:tblStyleRowBandSize w:val="1"/>
      <w:tblStyleColBandSize w:val="1"/>
      <w:tblBorders>
        <w:top w:val="single" w:sz="4" w:space="0" w:color="2C7FCE" w:themeColor="accent4" w:themeTint="99"/>
        <w:left w:val="single" w:sz="4" w:space="0" w:color="2C7FCE" w:themeColor="accent4" w:themeTint="99"/>
        <w:bottom w:val="single" w:sz="4" w:space="0" w:color="2C7FCE" w:themeColor="accent4" w:themeTint="99"/>
        <w:right w:val="single" w:sz="4" w:space="0" w:color="2C7FCE" w:themeColor="accent4" w:themeTint="99"/>
        <w:insideH w:val="single" w:sz="4" w:space="0" w:color="2C7FCE" w:themeColor="accent4" w:themeTint="99"/>
        <w:insideV w:val="single" w:sz="4" w:space="0" w:color="2C7FCE"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D4EF" w:themeFill="accent4" w:themeFillTint="33"/>
      </w:tcPr>
    </w:tblStylePr>
    <w:tblStylePr w:type="band1Horz">
      <w:tblPr/>
      <w:tcPr>
        <w:shd w:val="clear" w:color="auto" w:fill="B7D4EF" w:themeFill="accent4" w:themeFillTint="33"/>
      </w:tcPr>
    </w:tblStylePr>
    <w:tblStylePr w:type="neCell">
      <w:tblPr/>
      <w:tcPr>
        <w:tcBorders>
          <w:bottom w:val="single" w:sz="4" w:space="0" w:color="2C7FCE" w:themeColor="accent4" w:themeTint="99"/>
        </w:tcBorders>
      </w:tcPr>
    </w:tblStylePr>
    <w:tblStylePr w:type="nwCell">
      <w:tblPr/>
      <w:tcPr>
        <w:tcBorders>
          <w:bottom w:val="single" w:sz="4" w:space="0" w:color="2C7FCE" w:themeColor="accent4" w:themeTint="99"/>
        </w:tcBorders>
      </w:tcPr>
    </w:tblStylePr>
    <w:tblStylePr w:type="seCell">
      <w:tblPr/>
      <w:tcPr>
        <w:tcBorders>
          <w:top w:val="single" w:sz="4" w:space="0" w:color="2C7FCE" w:themeColor="accent4" w:themeTint="99"/>
        </w:tcBorders>
      </w:tcPr>
    </w:tblStylePr>
    <w:tblStylePr w:type="swCell">
      <w:tblPr/>
      <w:tcPr>
        <w:tcBorders>
          <w:top w:val="single" w:sz="4" w:space="0" w:color="2C7FCE" w:themeColor="accent4" w:themeTint="99"/>
        </w:tcBorders>
      </w:tcPr>
    </w:tblStylePr>
  </w:style>
  <w:style w:type="table" w:styleId="Tablaconcuadrcula3-nfasis6">
    <w:name w:val="Grid Table 3 Accent 6"/>
    <w:basedOn w:val="Tablanormal"/>
    <w:uiPriority w:val="48"/>
    <w:rsid w:val="00AA6DED"/>
    <w:pPr>
      <w:spacing w:after="0" w:line="240" w:lineRule="auto"/>
    </w:pPr>
    <w:tblPr>
      <w:tblStyleRowBandSize w:val="1"/>
      <w:tblStyleColBandSize w:val="1"/>
      <w:tblBorders>
        <w:top w:val="single" w:sz="4" w:space="0" w:color="2C7FCE" w:themeColor="accent6" w:themeTint="99"/>
        <w:left w:val="single" w:sz="4" w:space="0" w:color="2C7FCE" w:themeColor="accent6" w:themeTint="99"/>
        <w:bottom w:val="single" w:sz="4" w:space="0" w:color="2C7FCE" w:themeColor="accent6" w:themeTint="99"/>
        <w:right w:val="single" w:sz="4" w:space="0" w:color="2C7FCE" w:themeColor="accent6" w:themeTint="99"/>
        <w:insideH w:val="single" w:sz="4" w:space="0" w:color="2C7FCE" w:themeColor="accent6" w:themeTint="99"/>
        <w:insideV w:val="single" w:sz="4" w:space="0" w:color="2C7FC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D4EF" w:themeFill="accent6" w:themeFillTint="33"/>
      </w:tcPr>
    </w:tblStylePr>
    <w:tblStylePr w:type="band1Horz">
      <w:tblPr/>
      <w:tcPr>
        <w:shd w:val="clear" w:color="auto" w:fill="B7D4EF" w:themeFill="accent6" w:themeFillTint="33"/>
      </w:tcPr>
    </w:tblStylePr>
    <w:tblStylePr w:type="neCell">
      <w:tblPr/>
      <w:tcPr>
        <w:tcBorders>
          <w:bottom w:val="single" w:sz="4" w:space="0" w:color="2C7FCE" w:themeColor="accent6" w:themeTint="99"/>
        </w:tcBorders>
      </w:tcPr>
    </w:tblStylePr>
    <w:tblStylePr w:type="nwCell">
      <w:tblPr/>
      <w:tcPr>
        <w:tcBorders>
          <w:bottom w:val="single" w:sz="4" w:space="0" w:color="2C7FCE" w:themeColor="accent6" w:themeTint="99"/>
        </w:tcBorders>
      </w:tcPr>
    </w:tblStylePr>
    <w:tblStylePr w:type="seCell">
      <w:tblPr/>
      <w:tcPr>
        <w:tcBorders>
          <w:top w:val="single" w:sz="4" w:space="0" w:color="2C7FCE" w:themeColor="accent6" w:themeTint="99"/>
        </w:tcBorders>
      </w:tcPr>
    </w:tblStylePr>
    <w:tblStylePr w:type="swCell">
      <w:tblPr/>
      <w:tcPr>
        <w:tcBorders>
          <w:top w:val="single" w:sz="4" w:space="0" w:color="2C7FCE" w:themeColor="accent6" w:themeTint="99"/>
        </w:tcBorders>
      </w:tcPr>
    </w:tblStylePr>
  </w:style>
  <w:style w:type="table" w:styleId="Tablaconcuadrcula2-nfasis4">
    <w:name w:val="Grid Table 2 Accent 4"/>
    <w:basedOn w:val="Tablanormal"/>
    <w:uiPriority w:val="47"/>
    <w:rsid w:val="00AA6DED"/>
    <w:pPr>
      <w:spacing w:after="0" w:line="240" w:lineRule="auto"/>
    </w:pPr>
    <w:tblPr>
      <w:tblStyleRowBandSize w:val="1"/>
      <w:tblStyleColBandSize w:val="1"/>
      <w:tblBorders>
        <w:top w:val="single" w:sz="2" w:space="0" w:color="2C7FCE" w:themeColor="accent4" w:themeTint="99"/>
        <w:bottom w:val="single" w:sz="2" w:space="0" w:color="2C7FCE" w:themeColor="accent4" w:themeTint="99"/>
        <w:insideH w:val="single" w:sz="2" w:space="0" w:color="2C7FCE" w:themeColor="accent4" w:themeTint="99"/>
        <w:insideV w:val="single" w:sz="2" w:space="0" w:color="2C7FCE" w:themeColor="accent4" w:themeTint="99"/>
      </w:tblBorders>
    </w:tblPr>
    <w:tblStylePr w:type="firstRow">
      <w:rPr>
        <w:b/>
        <w:bCs/>
      </w:rPr>
      <w:tblPr/>
      <w:tcPr>
        <w:tcBorders>
          <w:top w:val="nil"/>
          <w:bottom w:val="single" w:sz="12" w:space="0" w:color="2C7FCE" w:themeColor="accent4" w:themeTint="99"/>
          <w:insideH w:val="nil"/>
          <w:insideV w:val="nil"/>
        </w:tcBorders>
        <w:shd w:val="clear" w:color="auto" w:fill="FFFFFF" w:themeFill="background1"/>
      </w:tcPr>
    </w:tblStylePr>
    <w:tblStylePr w:type="lastRow">
      <w:rPr>
        <w:b/>
        <w:bCs/>
      </w:rPr>
      <w:tblPr/>
      <w:tcPr>
        <w:tcBorders>
          <w:top w:val="double" w:sz="2" w:space="0" w:color="2C7FCE"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D4EF" w:themeFill="accent4" w:themeFillTint="33"/>
      </w:tcPr>
    </w:tblStylePr>
    <w:tblStylePr w:type="band1Horz">
      <w:tblPr/>
      <w:tcPr>
        <w:shd w:val="clear" w:color="auto" w:fill="B7D4EF" w:themeFill="accent4" w:themeFillTint="33"/>
      </w:tcPr>
    </w:tblStylePr>
  </w:style>
  <w:style w:type="table" w:styleId="Tablaconcuadrcula1clara-nfasis4">
    <w:name w:val="Grid Table 1 Light Accent 4"/>
    <w:basedOn w:val="Tablanormal"/>
    <w:uiPriority w:val="46"/>
    <w:rsid w:val="00F65085"/>
    <w:pPr>
      <w:spacing w:after="0" w:line="240" w:lineRule="auto"/>
    </w:pPr>
    <w:tblPr>
      <w:tblStyleRowBandSize w:val="1"/>
      <w:tblStyleColBandSize w:val="1"/>
      <w:tblBorders>
        <w:top w:val="single" w:sz="4" w:space="0" w:color="70A9E0" w:themeColor="accent4" w:themeTint="66"/>
        <w:left w:val="single" w:sz="4" w:space="0" w:color="70A9E0" w:themeColor="accent4" w:themeTint="66"/>
        <w:bottom w:val="single" w:sz="4" w:space="0" w:color="70A9E0" w:themeColor="accent4" w:themeTint="66"/>
        <w:right w:val="single" w:sz="4" w:space="0" w:color="70A9E0" w:themeColor="accent4" w:themeTint="66"/>
        <w:insideH w:val="single" w:sz="4" w:space="0" w:color="70A9E0" w:themeColor="accent4" w:themeTint="66"/>
        <w:insideV w:val="single" w:sz="4" w:space="0" w:color="70A9E0" w:themeColor="accent4" w:themeTint="66"/>
      </w:tblBorders>
    </w:tblPr>
    <w:tblStylePr w:type="firstRow">
      <w:rPr>
        <w:b/>
        <w:bCs/>
      </w:rPr>
      <w:tblPr/>
      <w:tcPr>
        <w:tcBorders>
          <w:bottom w:val="single" w:sz="12" w:space="0" w:color="2C7FCE" w:themeColor="accent4" w:themeTint="99"/>
        </w:tcBorders>
      </w:tcPr>
    </w:tblStylePr>
    <w:tblStylePr w:type="lastRow">
      <w:rPr>
        <w:b/>
        <w:bCs/>
      </w:rPr>
      <w:tblPr/>
      <w:tcPr>
        <w:tcBorders>
          <w:top w:val="double" w:sz="2" w:space="0" w:color="2C7FCE" w:themeColor="accent4"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F65085"/>
    <w:pPr>
      <w:spacing w:after="0" w:line="240" w:lineRule="auto"/>
    </w:pPr>
    <w:tblPr>
      <w:tblStyleRowBandSize w:val="1"/>
      <w:tblStyleColBandSize w:val="1"/>
      <w:tblBorders>
        <w:top w:val="single" w:sz="4" w:space="0" w:color="70A9E0" w:themeColor="accent6" w:themeTint="66"/>
        <w:left w:val="single" w:sz="4" w:space="0" w:color="70A9E0" w:themeColor="accent6" w:themeTint="66"/>
        <w:bottom w:val="single" w:sz="4" w:space="0" w:color="70A9E0" w:themeColor="accent6" w:themeTint="66"/>
        <w:right w:val="single" w:sz="4" w:space="0" w:color="70A9E0" w:themeColor="accent6" w:themeTint="66"/>
        <w:insideH w:val="single" w:sz="4" w:space="0" w:color="70A9E0" w:themeColor="accent6" w:themeTint="66"/>
        <w:insideV w:val="single" w:sz="4" w:space="0" w:color="70A9E0" w:themeColor="accent6" w:themeTint="66"/>
      </w:tblBorders>
    </w:tblPr>
    <w:tblStylePr w:type="firstRow">
      <w:rPr>
        <w:b/>
        <w:bCs/>
      </w:rPr>
      <w:tblPr/>
      <w:tcPr>
        <w:tcBorders>
          <w:bottom w:val="single" w:sz="12" w:space="0" w:color="2C7FCE" w:themeColor="accent6" w:themeTint="99"/>
        </w:tcBorders>
      </w:tcPr>
    </w:tblStylePr>
    <w:tblStylePr w:type="lastRow">
      <w:rPr>
        <w:b/>
        <w:bCs/>
      </w:rPr>
      <w:tblPr/>
      <w:tcPr>
        <w:tcBorders>
          <w:top w:val="double" w:sz="2" w:space="0" w:color="2C7FCE" w:themeColor="accent6" w:themeTint="99"/>
        </w:tcBorders>
      </w:tcPr>
    </w:tblStylePr>
    <w:tblStylePr w:type="firstCol">
      <w:rPr>
        <w:b/>
        <w:bCs/>
      </w:rPr>
    </w:tblStylePr>
    <w:tblStylePr w:type="lastCol">
      <w:rPr>
        <w:b/>
        <w:bCs/>
      </w:rPr>
    </w:tblStylePr>
  </w:style>
  <w:style w:type="table" w:styleId="Tablaconcuadrcula5oscura-nfasis4">
    <w:name w:val="Grid Table 5 Dark Accent 4"/>
    <w:basedOn w:val="Tablanormal"/>
    <w:uiPriority w:val="50"/>
    <w:rsid w:val="00F6508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D4E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E2841"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E2841"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E2841"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E2841" w:themeFill="accent4"/>
      </w:tcPr>
    </w:tblStylePr>
    <w:tblStylePr w:type="band1Vert">
      <w:tblPr/>
      <w:tcPr>
        <w:shd w:val="clear" w:color="auto" w:fill="70A9E0" w:themeFill="accent4" w:themeFillTint="66"/>
      </w:tcPr>
    </w:tblStylePr>
    <w:tblStylePr w:type="band1Horz">
      <w:tblPr/>
      <w:tcPr>
        <w:shd w:val="clear" w:color="auto" w:fill="70A9E0" w:themeFill="accent4" w:themeFillTint="66"/>
      </w:tcPr>
    </w:tblStylePr>
  </w:style>
  <w:style w:type="table" w:styleId="Tabladelista6concolores-nfasis4">
    <w:name w:val="List Table 6 Colorful Accent 4"/>
    <w:basedOn w:val="Tablanormal"/>
    <w:uiPriority w:val="51"/>
    <w:rsid w:val="00F65085"/>
    <w:pPr>
      <w:spacing w:after="0" w:line="240" w:lineRule="auto"/>
    </w:pPr>
    <w:rPr>
      <w:color w:val="0A1D30" w:themeColor="accent4" w:themeShade="BF"/>
    </w:rPr>
    <w:tblPr>
      <w:tblStyleRowBandSize w:val="1"/>
      <w:tblStyleColBandSize w:val="1"/>
      <w:tblBorders>
        <w:top w:val="single" w:sz="4" w:space="0" w:color="0E2841" w:themeColor="accent4"/>
        <w:bottom w:val="single" w:sz="4" w:space="0" w:color="0E2841" w:themeColor="accent4"/>
      </w:tblBorders>
    </w:tblPr>
    <w:tblStylePr w:type="firstRow">
      <w:rPr>
        <w:b/>
        <w:bCs/>
      </w:rPr>
      <w:tblPr/>
      <w:tcPr>
        <w:tcBorders>
          <w:bottom w:val="single" w:sz="4" w:space="0" w:color="0E2841" w:themeColor="accent4"/>
        </w:tcBorders>
      </w:tcPr>
    </w:tblStylePr>
    <w:tblStylePr w:type="lastRow">
      <w:rPr>
        <w:b/>
        <w:bCs/>
      </w:rPr>
      <w:tblPr/>
      <w:tcPr>
        <w:tcBorders>
          <w:top w:val="double" w:sz="4" w:space="0" w:color="0E2841" w:themeColor="accent4"/>
        </w:tcBorders>
      </w:tcPr>
    </w:tblStylePr>
    <w:tblStylePr w:type="firstCol">
      <w:rPr>
        <w:b/>
        <w:bCs/>
      </w:rPr>
    </w:tblStylePr>
    <w:tblStylePr w:type="lastCol">
      <w:rPr>
        <w:b/>
        <w:bCs/>
      </w:rPr>
    </w:tblStylePr>
    <w:tblStylePr w:type="band1Vert">
      <w:tblPr/>
      <w:tcPr>
        <w:shd w:val="clear" w:color="auto" w:fill="B7D4EF" w:themeFill="accent4" w:themeFillTint="33"/>
      </w:tcPr>
    </w:tblStylePr>
    <w:tblStylePr w:type="band1Horz">
      <w:tblPr/>
      <w:tcPr>
        <w:shd w:val="clear" w:color="auto" w:fill="B7D4EF" w:themeFill="accent4" w:themeFillTint="33"/>
      </w:tcPr>
    </w:tblStylePr>
  </w:style>
  <w:style w:type="table" w:customStyle="1" w:styleId="TableNormal1">
    <w:name w:val="Table Normal1"/>
    <w:uiPriority w:val="2"/>
    <w:semiHidden/>
    <w:unhideWhenUsed/>
    <w:qFormat/>
    <w:rsid w:val="00D32665"/>
    <w:pPr>
      <w:widowControl w:val="0"/>
      <w:autoSpaceDE w:val="0"/>
      <w:autoSpaceDN w:val="0"/>
      <w:spacing w:before="0" w:after="0" w:line="240" w:lineRule="auto"/>
    </w:pPr>
    <w:rPr>
      <w:rFonts w:eastAsiaTheme="minorHAnsi"/>
      <w:color w:val="auto"/>
      <w:lang w:val="en-US" w:eastAsia="en-US"/>
    </w:rPr>
    <w:tblPr>
      <w:tblInd w:w="0" w:type="dxa"/>
      <w:tblCellMar>
        <w:top w:w="0" w:type="dxa"/>
        <w:left w:w="0" w:type="dxa"/>
        <w:bottom w:w="0" w:type="dxa"/>
        <w:right w:w="0" w:type="dxa"/>
      </w:tblCellMar>
    </w:tblPr>
  </w:style>
  <w:style w:type="paragraph" w:styleId="Listaconvietas2">
    <w:name w:val="List Bullet 2"/>
    <w:basedOn w:val="Normal"/>
    <w:uiPriority w:val="99"/>
    <w:unhideWhenUsed/>
    <w:rsid w:val="00D32665"/>
    <w:pPr>
      <w:numPr>
        <w:numId w:val="5"/>
      </w:numPr>
      <w:contextualSpacing/>
    </w:pPr>
  </w:style>
  <w:style w:type="table" w:styleId="Tablaconcuadrcula7concolores-nfasis6">
    <w:name w:val="Grid Table 7 Colorful Accent 6"/>
    <w:basedOn w:val="Tablanormal"/>
    <w:uiPriority w:val="52"/>
    <w:rsid w:val="00D32665"/>
    <w:pPr>
      <w:spacing w:after="0" w:line="240" w:lineRule="auto"/>
    </w:pPr>
    <w:rPr>
      <w:color w:val="0A1D30" w:themeColor="accent6" w:themeShade="BF"/>
    </w:rPr>
    <w:tblPr>
      <w:tblStyleRowBandSize w:val="1"/>
      <w:tblStyleColBandSize w:val="1"/>
      <w:tblBorders>
        <w:top w:val="single" w:sz="4" w:space="0" w:color="2C7FCE" w:themeColor="accent6" w:themeTint="99"/>
        <w:left w:val="single" w:sz="4" w:space="0" w:color="2C7FCE" w:themeColor="accent6" w:themeTint="99"/>
        <w:bottom w:val="single" w:sz="4" w:space="0" w:color="2C7FCE" w:themeColor="accent6" w:themeTint="99"/>
        <w:right w:val="single" w:sz="4" w:space="0" w:color="2C7FCE" w:themeColor="accent6" w:themeTint="99"/>
        <w:insideH w:val="single" w:sz="4" w:space="0" w:color="2C7FCE" w:themeColor="accent6" w:themeTint="99"/>
        <w:insideV w:val="single" w:sz="4" w:space="0" w:color="2C7FCE"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D4EF" w:themeFill="accent6" w:themeFillTint="33"/>
      </w:tcPr>
    </w:tblStylePr>
    <w:tblStylePr w:type="band1Horz">
      <w:tblPr/>
      <w:tcPr>
        <w:shd w:val="clear" w:color="auto" w:fill="B7D4EF" w:themeFill="accent6" w:themeFillTint="33"/>
      </w:tcPr>
    </w:tblStylePr>
    <w:tblStylePr w:type="neCell">
      <w:tblPr/>
      <w:tcPr>
        <w:tcBorders>
          <w:bottom w:val="single" w:sz="4" w:space="0" w:color="2C7FCE" w:themeColor="accent6" w:themeTint="99"/>
        </w:tcBorders>
      </w:tcPr>
    </w:tblStylePr>
    <w:tblStylePr w:type="nwCell">
      <w:tblPr/>
      <w:tcPr>
        <w:tcBorders>
          <w:bottom w:val="single" w:sz="4" w:space="0" w:color="2C7FCE" w:themeColor="accent6" w:themeTint="99"/>
        </w:tcBorders>
      </w:tcPr>
    </w:tblStylePr>
    <w:tblStylePr w:type="seCell">
      <w:tblPr/>
      <w:tcPr>
        <w:tcBorders>
          <w:top w:val="single" w:sz="4" w:space="0" w:color="2C7FCE" w:themeColor="accent6" w:themeTint="99"/>
        </w:tcBorders>
      </w:tcPr>
    </w:tblStylePr>
    <w:tblStylePr w:type="swCell">
      <w:tblPr/>
      <w:tcPr>
        <w:tcBorders>
          <w:top w:val="single" w:sz="4" w:space="0" w:color="2C7FCE" w:themeColor="accent6" w:themeTint="99"/>
        </w:tcBorders>
      </w:tcPr>
    </w:tblStylePr>
  </w:style>
  <w:style w:type="table" w:styleId="Tabladelista1clara-nfasis4">
    <w:name w:val="List Table 1 Light Accent 4"/>
    <w:basedOn w:val="Tablanormal"/>
    <w:uiPriority w:val="46"/>
    <w:rsid w:val="00D32665"/>
    <w:pPr>
      <w:spacing w:after="0" w:line="240" w:lineRule="auto"/>
    </w:pPr>
    <w:tblPr>
      <w:tblStyleRowBandSize w:val="1"/>
      <w:tblStyleColBandSize w:val="1"/>
    </w:tblPr>
    <w:tblStylePr w:type="firstRow">
      <w:rPr>
        <w:b/>
        <w:bCs/>
      </w:rPr>
      <w:tblPr/>
      <w:tcPr>
        <w:tcBorders>
          <w:bottom w:val="single" w:sz="4" w:space="0" w:color="2C7FCE" w:themeColor="accent4" w:themeTint="99"/>
        </w:tcBorders>
      </w:tcPr>
    </w:tblStylePr>
    <w:tblStylePr w:type="lastRow">
      <w:rPr>
        <w:b/>
        <w:bCs/>
      </w:rPr>
      <w:tblPr/>
      <w:tcPr>
        <w:tcBorders>
          <w:top w:val="single" w:sz="4" w:space="0" w:color="2C7FCE" w:themeColor="accent4" w:themeTint="99"/>
        </w:tcBorders>
      </w:tcPr>
    </w:tblStylePr>
    <w:tblStylePr w:type="firstCol">
      <w:rPr>
        <w:b/>
        <w:bCs/>
      </w:rPr>
    </w:tblStylePr>
    <w:tblStylePr w:type="lastCol">
      <w:rPr>
        <w:b/>
        <w:bCs/>
      </w:rPr>
    </w:tblStylePr>
    <w:tblStylePr w:type="band1Vert">
      <w:tblPr/>
      <w:tcPr>
        <w:shd w:val="clear" w:color="auto" w:fill="B7D4EF" w:themeFill="accent4" w:themeFillTint="33"/>
      </w:tcPr>
    </w:tblStylePr>
    <w:tblStylePr w:type="band1Horz">
      <w:tblPr/>
      <w:tcPr>
        <w:shd w:val="clear" w:color="auto" w:fill="B7D4EF" w:themeFill="accent4" w:themeFillTint="33"/>
      </w:tcPr>
    </w:tblStylePr>
  </w:style>
  <w:style w:type="table" w:customStyle="1" w:styleId="NormalGrid">
    <w:name w:val="Normal Grid"/>
    <w:basedOn w:val="Tablanormal"/>
    <w:uiPriority w:val="39"/>
    <w:rsid w:val="00412406"/>
    <w:pPr>
      <w:spacing w:before="0" w:after="0" w:line="240" w:lineRule="auto"/>
    </w:pPr>
    <w:rPr>
      <w:rFonts w:ascii="Georgia" w:eastAsiaTheme="minorHAnsi"/>
      <w:sz w:val="21"/>
    </w:rPr>
    <w:tblPr>
      <w:tblInd w:w="0" w:type="nil"/>
      <w:tblCellMar>
        <w:top w:w="80" w:type="dxa"/>
        <w:left w:w="160" w:type="dxa"/>
        <w:bottom w:w="80" w:type="dxa"/>
        <w:right w:w="160" w:type="dxa"/>
      </w:tblCellMar>
    </w:tblPr>
  </w:style>
  <w:style w:type="numbering" w:customStyle="1" w:styleId="EstiloA">
    <w:name w:val="Estilo A"/>
    <w:uiPriority w:val="99"/>
    <w:rsid w:val="009C54D1"/>
    <w:pPr>
      <w:numPr>
        <w:numId w:val="6"/>
      </w:numPr>
    </w:pPr>
  </w:style>
  <w:style w:type="paragraph" w:customStyle="1" w:styleId="Figuras">
    <w:name w:val="Figuras"/>
    <w:basedOn w:val="Descripcin"/>
    <w:link w:val="FigurasCar"/>
    <w:autoRedefine/>
    <w:qFormat/>
    <w:rsid w:val="00B51C48"/>
    <w:pPr>
      <w:spacing w:after="0"/>
      <w:ind w:firstLine="0"/>
      <w:jc w:val="left"/>
    </w:pPr>
    <w:rPr>
      <w:b/>
      <w:bCs/>
      <w:i w:val="0"/>
      <w:iCs w:val="0"/>
    </w:rPr>
  </w:style>
  <w:style w:type="character" w:customStyle="1" w:styleId="FigurasCar">
    <w:name w:val="Figuras Car"/>
    <w:basedOn w:val="Ttulo2Car"/>
    <w:link w:val="Figuras"/>
    <w:rsid w:val="00B51C48"/>
    <w:rPr>
      <w:rFonts w:ascii="Times New Roman" w:eastAsiaTheme="majorEastAsia" w:hAnsi="Times New Roman" w:cstheme="majorBidi"/>
      <w:b/>
      <w:bCs/>
      <w:color w:val="000000" w:themeColor="accent1"/>
      <w:spacing w:val="-2"/>
      <w:sz w:val="28"/>
      <w:szCs w:val="18"/>
      <w:lang w:val="es-DO"/>
    </w:rPr>
  </w:style>
  <w:style w:type="paragraph" w:customStyle="1" w:styleId="NotaFuente">
    <w:name w:val="Nota Fuente"/>
    <w:basedOn w:val="Descripcin"/>
    <w:link w:val="NotaFuenteCar"/>
    <w:autoRedefine/>
    <w:rsid w:val="00B578E9"/>
    <w:pPr>
      <w:spacing w:after="0"/>
      <w:ind w:firstLine="0"/>
    </w:pPr>
    <w:rPr>
      <w:i w:val="0"/>
      <w:color w:val="auto"/>
    </w:rPr>
  </w:style>
  <w:style w:type="character" w:customStyle="1" w:styleId="DescripcinCar">
    <w:name w:val="Descripción Car"/>
    <w:basedOn w:val="Fuentedeprrafopredeter"/>
    <w:link w:val="Descripcin"/>
    <w:uiPriority w:val="2"/>
    <w:rsid w:val="00B578E9"/>
    <w:rPr>
      <w:rFonts w:ascii="Georgia" w:hAnsi="Georgia"/>
      <w:i/>
      <w:iCs/>
      <w:szCs w:val="18"/>
      <w:lang w:val="es-DO"/>
    </w:rPr>
  </w:style>
  <w:style w:type="character" w:customStyle="1" w:styleId="NotaFuenteCar">
    <w:name w:val="Nota Fuente Car"/>
    <w:basedOn w:val="DescripcinCar"/>
    <w:link w:val="NotaFuente"/>
    <w:rsid w:val="00B578E9"/>
    <w:rPr>
      <w:rFonts w:ascii="Georgia" w:hAnsi="Georgia"/>
      <w:i w:val="0"/>
      <w:iCs/>
      <w:color w:val="auto"/>
      <w:szCs w:val="18"/>
      <w:lang w:val="es-DO"/>
    </w:rPr>
  </w:style>
  <w:style w:type="character" w:styleId="Refdenotaalfinal">
    <w:name w:val="endnote reference"/>
    <w:basedOn w:val="Fuentedeprrafopredeter"/>
    <w:uiPriority w:val="99"/>
    <w:semiHidden/>
    <w:unhideWhenUsed/>
    <w:rsid w:val="00E413F1"/>
    <w:rPr>
      <w:vertAlign w:val="superscript"/>
    </w:rPr>
  </w:style>
  <w:style w:type="paragraph" w:styleId="Tabladeilustraciones">
    <w:name w:val="table of figures"/>
    <w:basedOn w:val="Normal"/>
    <w:next w:val="Normal"/>
    <w:uiPriority w:val="99"/>
    <w:unhideWhenUsed/>
    <w:rsid w:val="002B2E56"/>
    <w:pPr>
      <w:spacing w:after="0"/>
    </w:pPr>
  </w:style>
  <w:style w:type="table" w:styleId="Tabladelista6concolores-nfasis3">
    <w:name w:val="List Table 6 Colorful Accent 3"/>
    <w:basedOn w:val="Tablanormal"/>
    <w:uiPriority w:val="51"/>
    <w:rsid w:val="009262F5"/>
    <w:pPr>
      <w:spacing w:after="0" w:line="240" w:lineRule="auto"/>
    </w:pPr>
    <w:rPr>
      <w:color w:val="000000" w:themeColor="accent3" w:themeShade="BF"/>
    </w:rPr>
    <w:tblPr>
      <w:tblStyleRowBandSize w:val="1"/>
      <w:tblStyleColBandSize w:val="1"/>
      <w:tblBorders>
        <w:top w:val="single" w:sz="4" w:space="0" w:color="000000" w:themeColor="accent3"/>
        <w:bottom w:val="single" w:sz="4" w:space="0" w:color="000000" w:themeColor="accent3"/>
      </w:tblBorders>
    </w:tblPr>
    <w:tblStylePr w:type="firstRow">
      <w:rPr>
        <w:b/>
        <w:bCs/>
      </w:rPr>
      <w:tblPr/>
      <w:tcPr>
        <w:tcBorders>
          <w:bottom w:val="single" w:sz="4" w:space="0" w:color="000000" w:themeColor="accent3"/>
        </w:tcBorders>
      </w:tcPr>
    </w:tblStylePr>
    <w:tblStylePr w:type="lastRow">
      <w:rPr>
        <w:b/>
        <w:bCs/>
      </w:rPr>
      <w:tblPr/>
      <w:tcPr>
        <w:tcBorders>
          <w:top w:val="double" w:sz="4" w:space="0" w:color="000000" w:themeColor="accent3"/>
        </w:tcBorders>
      </w:tcPr>
    </w:tblStylePr>
    <w:tblStylePr w:type="firstCol">
      <w:rPr>
        <w:b/>
        <w:bCs/>
      </w:rPr>
    </w:tblStylePr>
    <w:tblStylePr w:type="lastCol">
      <w:rPr>
        <w:b/>
        <w:bCs/>
      </w:rPr>
    </w:tblStylePr>
    <w:tblStylePr w:type="band1Vert">
      <w:tblPr/>
      <w:tcPr>
        <w:shd w:val="clear" w:color="auto" w:fill="CCCCCC" w:themeFill="accent3" w:themeFillTint="33"/>
      </w:tcPr>
    </w:tblStylePr>
    <w:tblStylePr w:type="band1Horz">
      <w:tblPr/>
      <w:tcPr>
        <w:shd w:val="clear" w:color="auto" w:fill="CCCCCC" w:themeFill="accent3" w:themeFillTint="33"/>
      </w:tcPr>
    </w:tblStylePr>
  </w:style>
  <w:style w:type="numbering" w:customStyle="1" w:styleId="Estilo1">
    <w:name w:val="Estilo 1"/>
    <w:uiPriority w:val="99"/>
    <w:rsid w:val="00BB70D7"/>
    <w:pPr>
      <w:numPr>
        <w:numId w:val="58"/>
      </w:numPr>
    </w:pPr>
  </w:style>
  <w:style w:type="table" w:styleId="Tablanormal3">
    <w:name w:val="Plain Table 3"/>
    <w:basedOn w:val="Tablanormal"/>
    <w:uiPriority w:val="42"/>
    <w:rsid w:val="00607869"/>
    <w:pPr>
      <w:spacing w:after="0" w:line="240" w:lineRule="auto"/>
    </w:pPr>
    <w:rPr>
      <w:sz w:val="20"/>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nfasis">
    <w:name w:val="Emphasis"/>
    <w:basedOn w:val="Fuentedeprrafopredeter"/>
    <w:uiPriority w:val="20"/>
    <w:qFormat/>
    <w:rsid w:val="00F24833"/>
    <w:rPr>
      <w:i/>
      <w:iCs/>
    </w:rPr>
  </w:style>
  <w:style w:type="character" w:customStyle="1" w:styleId="inline-block">
    <w:name w:val="inline-block"/>
    <w:basedOn w:val="Fuentedeprrafopredeter"/>
    <w:rsid w:val="009F2A15"/>
  </w:style>
  <w:style w:type="paragraph" w:customStyle="1" w:styleId="msonormal0">
    <w:name w:val="msonormal"/>
    <w:basedOn w:val="Normal"/>
    <w:rsid w:val="00667F33"/>
    <w:pPr>
      <w:spacing w:before="100" w:beforeAutospacing="1" w:after="100" w:afterAutospacing="1" w:line="240" w:lineRule="auto"/>
      <w:ind w:firstLine="0"/>
      <w:jc w:val="left"/>
    </w:pPr>
    <w:rPr>
      <w:rFonts w:eastAsia="Times New Roman" w:cs="Times New Roman"/>
      <w:color w:val="auto"/>
      <w:sz w:val="24"/>
      <w:szCs w:val="24"/>
      <w:lang w:val="es-US" w:eastAsia="es-US"/>
    </w:rPr>
  </w:style>
  <w:style w:type="paragraph" w:customStyle="1" w:styleId="xl65">
    <w:name w:val="xl65"/>
    <w:basedOn w:val="Normal"/>
    <w:rsid w:val="00667F33"/>
    <w:pPr>
      <w:spacing w:before="100" w:beforeAutospacing="1" w:after="100" w:afterAutospacing="1" w:line="240" w:lineRule="auto"/>
      <w:ind w:firstLine="0"/>
      <w:jc w:val="left"/>
    </w:pPr>
    <w:rPr>
      <w:rFonts w:eastAsia="Times New Roman" w:cs="Times New Roman"/>
      <w:color w:val="auto"/>
      <w:sz w:val="24"/>
      <w:szCs w:val="24"/>
      <w:lang w:val="es-US" w:eastAsia="es-US"/>
    </w:rPr>
  </w:style>
  <w:style w:type="paragraph" w:customStyle="1" w:styleId="xl66">
    <w:name w:val="xl66"/>
    <w:basedOn w:val="Normal"/>
    <w:rsid w:val="00667F33"/>
    <w:pPr>
      <w:pBdr>
        <w:top w:val="single" w:sz="4" w:space="0" w:color="auto"/>
        <w:left w:val="single" w:sz="4" w:space="7" w:color="auto"/>
        <w:bottom w:val="single" w:sz="4" w:space="0" w:color="auto"/>
        <w:right w:val="single" w:sz="4" w:space="0" w:color="auto"/>
      </w:pBdr>
      <w:shd w:val="clear" w:color="000000" w:fill="FFFFFF"/>
      <w:spacing w:before="100" w:beforeAutospacing="1" w:after="100" w:afterAutospacing="1" w:line="240" w:lineRule="auto"/>
      <w:ind w:firstLineChars="100" w:firstLine="0"/>
      <w:jc w:val="left"/>
      <w:textAlignment w:val="center"/>
    </w:pPr>
    <w:rPr>
      <w:rFonts w:eastAsia="Times New Roman" w:cs="Times New Roman"/>
      <w:color w:val="auto"/>
      <w:sz w:val="24"/>
      <w:szCs w:val="24"/>
      <w:lang w:val="es-US" w:eastAsia="es-US"/>
    </w:rPr>
  </w:style>
  <w:style w:type="paragraph" w:customStyle="1" w:styleId="xl67">
    <w:name w:val="xl67"/>
    <w:basedOn w:val="Normal"/>
    <w:rsid w:val="00667F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rFonts w:eastAsia="Times New Roman" w:cs="Times New Roman"/>
      <w:color w:val="auto"/>
      <w:sz w:val="24"/>
      <w:szCs w:val="24"/>
      <w:lang w:val="es-US" w:eastAsia="es-US"/>
    </w:rPr>
  </w:style>
  <w:style w:type="paragraph" w:customStyle="1" w:styleId="xl68">
    <w:name w:val="xl68"/>
    <w:basedOn w:val="Normal"/>
    <w:rsid w:val="00667F33"/>
    <w:pPr>
      <w:pBdr>
        <w:top w:val="single" w:sz="4" w:space="0" w:color="auto"/>
        <w:left w:val="single" w:sz="4" w:space="7" w:color="auto"/>
        <w:bottom w:val="single" w:sz="4" w:space="0" w:color="auto"/>
        <w:right w:val="single" w:sz="4" w:space="0" w:color="auto"/>
      </w:pBdr>
      <w:shd w:val="clear" w:color="000000" w:fill="FFFFFF"/>
      <w:spacing w:before="100" w:beforeAutospacing="1" w:after="100" w:afterAutospacing="1" w:line="240" w:lineRule="auto"/>
      <w:ind w:firstLineChars="100" w:firstLine="0"/>
      <w:jc w:val="left"/>
      <w:textAlignment w:val="center"/>
    </w:pPr>
    <w:rPr>
      <w:rFonts w:eastAsia="Times New Roman" w:cs="Times New Roman"/>
      <w:color w:val="auto"/>
      <w:sz w:val="24"/>
      <w:szCs w:val="24"/>
      <w:lang w:val="es-US" w:eastAsia="es-US"/>
    </w:rPr>
  </w:style>
  <w:style w:type="paragraph" w:customStyle="1" w:styleId="xl69">
    <w:name w:val="xl69"/>
    <w:basedOn w:val="Normal"/>
    <w:rsid w:val="00667F33"/>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ind w:firstLine="0"/>
      <w:jc w:val="left"/>
      <w:textAlignment w:val="center"/>
    </w:pPr>
    <w:rPr>
      <w:rFonts w:eastAsia="Times New Roman" w:cs="Times New Roman"/>
      <w:color w:val="auto"/>
      <w:sz w:val="24"/>
      <w:szCs w:val="24"/>
      <w:lang w:val="es-US" w:eastAsia="es-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64">
      <w:bodyDiv w:val="1"/>
      <w:marLeft w:val="0"/>
      <w:marRight w:val="0"/>
      <w:marTop w:val="0"/>
      <w:marBottom w:val="0"/>
      <w:divBdr>
        <w:top w:val="none" w:sz="0" w:space="0" w:color="auto"/>
        <w:left w:val="none" w:sz="0" w:space="0" w:color="auto"/>
        <w:bottom w:val="none" w:sz="0" w:space="0" w:color="auto"/>
        <w:right w:val="none" w:sz="0" w:space="0" w:color="auto"/>
      </w:divBdr>
    </w:div>
    <w:div w:id="665231">
      <w:bodyDiv w:val="1"/>
      <w:marLeft w:val="0"/>
      <w:marRight w:val="0"/>
      <w:marTop w:val="0"/>
      <w:marBottom w:val="0"/>
      <w:divBdr>
        <w:top w:val="none" w:sz="0" w:space="0" w:color="auto"/>
        <w:left w:val="none" w:sz="0" w:space="0" w:color="auto"/>
        <w:bottom w:val="none" w:sz="0" w:space="0" w:color="auto"/>
        <w:right w:val="none" w:sz="0" w:space="0" w:color="auto"/>
      </w:divBdr>
    </w:div>
    <w:div w:id="1125505">
      <w:bodyDiv w:val="1"/>
      <w:marLeft w:val="0"/>
      <w:marRight w:val="0"/>
      <w:marTop w:val="0"/>
      <w:marBottom w:val="0"/>
      <w:divBdr>
        <w:top w:val="none" w:sz="0" w:space="0" w:color="auto"/>
        <w:left w:val="none" w:sz="0" w:space="0" w:color="auto"/>
        <w:bottom w:val="none" w:sz="0" w:space="0" w:color="auto"/>
        <w:right w:val="none" w:sz="0" w:space="0" w:color="auto"/>
      </w:divBdr>
    </w:div>
    <w:div w:id="2366521">
      <w:bodyDiv w:val="1"/>
      <w:marLeft w:val="0"/>
      <w:marRight w:val="0"/>
      <w:marTop w:val="0"/>
      <w:marBottom w:val="0"/>
      <w:divBdr>
        <w:top w:val="none" w:sz="0" w:space="0" w:color="auto"/>
        <w:left w:val="none" w:sz="0" w:space="0" w:color="auto"/>
        <w:bottom w:val="none" w:sz="0" w:space="0" w:color="auto"/>
        <w:right w:val="none" w:sz="0" w:space="0" w:color="auto"/>
      </w:divBdr>
    </w:div>
    <w:div w:id="2559318">
      <w:bodyDiv w:val="1"/>
      <w:marLeft w:val="0"/>
      <w:marRight w:val="0"/>
      <w:marTop w:val="0"/>
      <w:marBottom w:val="0"/>
      <w:divBdr>
        <w:top w:val="none" w:sz="0" w:space="0" w:color="auto"/>
        <w:left w:val="none" w:sz="0" w:space="0" w:color="auto"/>
        <w:bottom w:val="none" w:sz="0" w:space="0" w:color="auto"/>
        <w:right w:val="none" w:sz="0" w:space="0" w:color="auto"/>
      </w:divBdr>
    </w:div>
    <w:div w:id="2707837">
      <w:bodyDiv w:val="1"/>
      <w:marLeft w:val="0"/>
      <w:marRight w:val="0"/>
      <w:marTop w:val="0"/>
      <w:marBottom w:val="0"/>
      <w:divBdr>
        <w:top w:val="none" w:sz="0" w:space="0" w:color="auto"/>
        <w:left w:val="none" w:sz="0" w:space="0" w:color="auto"/>
        <w:bottom w:val="none" w:sz="0" w:space="0" w:color="auto"/>
        <w:right w:val="none" w:sz="0" w:space="0" w:color="auto"/>
      </w:divBdr>
    </w:div>
    <w:div w:id="3168781">
      <w:bodyDiv w:val="1"/>
      <w:marLeft w:val="0"/>
      <w:marRight w:val="0"/>
      <w:marTop w:val="0"/>
      <w:marBottom w:val="0"/>
      <w:divBdr>
        <w:top w:val="none" w:sz="0" w:space="0" w:color="auto"/>
        <w:left w:val="none" w:sz="0" w:space="0" w:color="auto"/>
        <w:bottom w:val="none" w:sz="0" w:space="0" w:color="auto"/>
        <w:right w:val="none" w:sz="0" w:space="0" w:color="auto"/>
      </w:divBdr>
    </w:div>
    <w:div w:id="3478466">
      <w:bodyDiv w:val="1"/>
      <w:marLeft w:val="0"/>
      <w:marRight w:val="0"/>
      <w:marTop w:val="0"/>
      <w:marBottom w:val="0"/>
      <w:divBdr>
        <w:top w:val="none" w:sz="0" w:space="0" w:color="auto"/>
        <w:left w:val="none" w:sz="0" w:space="0" w:color="auto"/>
        <w:bottom w:val="none" w:sz="0" w:space="0" w:color="auto"/>
        <w:right w:val="none" w:sz="0" w:space="0" w:color="auto"/>
      </w:divBdr>
    </w:div>
    <w:div w:id="3483185">
      <w:bodyDiv w:val="1"/>
      <w:marLeft w:val="0"/>
      <w:marRight w:val="0"/>
      <w:marTop w:val="0"/>
      <w:marBottom w:val="0"/>
      <w:divBdr>
        <w:top w:val="none" w:sz="0" w:space="0" w:color="auto"/>
        <w:left w:val="none" w:sz="0" w:space="0" w:color="auto"/>
        <w:bottom w:val="none" w:sz="0" w:space="0" w:color="auto"/>
        <w:right w:val="none" w:sz="0" w:space="0" w:color="auto"/>
      </w:divBdr>
    </w:div>
    <w:div w:id="4208195">
      <w:bodyDiv w:val="1"/>
      <w:marLeft w:val="0"/>
      <w:marRight w:val="0"/>
      <w:marTop w:val="0"/>
      <w:marBottom w:val="0"/>
      <w:divBdr>
        <w:top w:val="none" w:sz="0" w:space="0" w:color="auto"/>
        <w:left w:val="none" w:sz="0" w:space="0" w:color="auto"/>
        <w:bottom w:val="none" w:sz="0" w:space="0" w:color="auto"/>
        <w:right w:val="none" w:sz="0" w:space="0" w:color="auto"/>
      </w:divBdr>
    </w:div>
    <w:div w:id="4482091">
      <w:bodyDiv w:val="1"/>
      <w:marLeft w:val="0"/>
      <w:marRight w:val="0"/>
      <w:marTop w:val="0"/>
      <w:marBottom w:val="0"/>
      <w:divBdr>
        <w:top w:val="none" w:sz="0" w:space="0" w:color="auto"/>
        <w:left w:val="none" w:sz="0" w:space="0" w:color="auto"/>
        <w:bottom w:val="none" w:sz="0" w:space="0" w:color="auto"/>
        <w:right w:val="none" w:sz="0" w:space="0" w:color="auto"/>
      </w:divBdr>
    </w:div>
    <w:div w:id="4944577">
      <w:bodyDiv w:val="1"/>
      <w:marLeft w:val="0"/>
      <w:marRight w:val="0"/>
      <w:marTop w:val="0"/>
      <w:marBottom w:val="0"/>
      <w:divBdr>
        <w:top w:val="none" w:sz="0" w:space="0" w:color="auto"/>
        <w:left w:val="none" w:sz="0" w:space="0" w:color="auto"/>
        <w:bottom w:val="none" w:sz="0" w:space="0" w:color="auto"/>
        <w:right w:val="none" w:sz="0" w:space="0" w:color="auto"/>
      </w:divBdr>
    </w:div>
    <w:div w:id="5208468">
      <w:bodyDiv w:val="1"/>
      <w:marLeft w:val="0"/>
      <w:marRight w:val="0"/>
      <w:marTop w:val="0"/>
      <w:marBottom w:val="0"/>
      <w:divBdr>
        <w:top w:val="none" w:sz="0" w:space="0" w:color="auto"/>
        <w:left w:val="none" w:sz="0" w:space="0" w:color="auto"/>
        <w:bottom w:val="none" w:sz="0" w:space="0" w:color="auto"/>
        <w:right w:val="none" w:sz="0" w:space="0" w:color="auto"/>
      </w:divBdr>
    </w:div>
    <w:div w:id="5598257">
      <w:bodyDiv w:val="1"/>
      <w:marLeft w:val="0"/>
      <w:marRight w:val="0"/>
      <w:marTop w:val="0"/>
      <w:marBottom w:val="0"/>
      <w:divBdr>
        <w:top w:val="none" w:sz="0" w:space="0" w:color="auto"/>
        <w:left w:val="none" w:sz="0" w:space="0" w:color="auto"/>
        <w:bottom w:val="none" w:sz="0" w:space="0" w:color="auto"/>
        <w:right w:val="none" w:sz="0" w:space="0" w:color="auto"/>
      </w:divBdr>
    </w:div>
    <w:div w:id="5982984">
      <w:bodyDiv w:val="1"/>
      <w:marLeft w:val="0"/>
      <w:marRight w:val="0"/>
      <w:marTop w:val="0"/>
      <w:marBottom w:val="0"/>
      <w:divBdr>
        <w:top w:val="none" w:sz="0" w:space="0" w:color="auto"/>
        <w:left w:val="none" w:sz="0" w:space="0" w:color="auto"/>
        <w:bottom w:val="none" w:sz="0" w:space="0" w:color="auto"/>
        <w:right w:val="none" w:sz="0" w:space="0" w:color="auto"/>
      </w:divBdr>
    </w:div>
    <w:div w:id="6489906">
      <w:bodyDiv w:val="1"/>
      <w:marLeft w:val="0"/>
      <w:marRight w:val="0"/>
      <w:marTop w:val="0"/>
      <w:marBottom w:val="0"/>
      <w:divBdr>
        <w:top w:val="none" w:sz="0" w:space="0" w:color="auto"/>
        <w:left w:val="none" w:sz="0" w:space="0" w:color="auto"/>
        <w:bottom w:val="none" w:sz="0" w:space="0" w:color="auto"/>
        <w:right w:val="none" w:sz="0" w:space="0" w:color="auto"/>
      </w:divBdr>
    </w:div>
    <w:div w:id="6560656">
      <w:bodyDiv w:val="1"/>
      <w:marLeft w:val="0"/>
      <w:marRight w:val="0"/>
      <w:marTop w:val="0"/>
      <w:marBottom w:val="0"/>
      <w:divBdr>
        <w:top w:val="none" w:sz="0" w:space="0" w:color="auto"/>
        <w:left w:val="none" w:sz="0" w:space="0" w:color="auto"/>
        <w:bottom w:val="none" w:sz="0" w:space="0" w:color="auto"/>
        <w:right w:val="none" w:sz="0" w:space="0" w:color="auto"/>
      </w:divBdr>
    </w:div>
    <w:div w:id="6640752">
      <w:bodyDiv w:val="1"/>
      <w:marLeft w:val="0"/>
      <w:marRight w:val="0"/>
      <w:marTop w:val="0"/>
      <w:marBottom w:val="0"/>
      <w:divBdr>
        <w:top w:val="none" w:sz="0" w:space="0" w:color="auto"/>
        <w:left w:val="none" w:sz="0" w:space="0" w:color="auto"/>
        <w:bottom w:val="none" w:sz="0" w:space="0" w:color="auto"/>
        <w:right w:val="none" w:sz="0" w:space="0" w:color="auto"/>
      </w:divBdr>
    </w:div>
    <w:div w:id="7417688">
      <w:bodyDiv w:val="1"/>
      <w:marLeft w:val="0"/>
      <w:marRight w:val="0"/>
      <w:marTop w:val="0"/>
      <w:marBottom w:val="0"/>
      <w:divBdr>
        <w:top w:val="none" w:sz="0" w:space="0" w:color="auto"/>
        <w:left w:val="none" w:sz="0" w:space="0" w:color="auto"/>
        <w:bottom w:val="none" w:sz="0" w:space="0" w:color="auto"/>
        <w:right w:val="none" w:sz="0" w:space="0" w:color="auto"/>
      </w:divBdr>
    </w:div>
    <w:div w:id="7564695">
      <w:bodyDiv w:val="1"/>
      <w:marLeft w:val="0"/>
      <w:marRight w:val="0"/>
      <w:marTop w:val="0"/>
      <w:marBottom w:val="0"/>
      <w:divBdr>
        <w:top w:val="none" w:sz="0" w:space="0" w:color="auto"/>
        <w:left w:val="none" w:sz="0" w:space="0" w:color="auto"/>
        <w:bottom w:val="none" w:sz="0" w:space="0" w:color="auto"/>
        <w:right w:val="none" w:sz="0" w:space="0" w:color="auto"/>
      </w:divBdr>
    </w:div>
    <w:div w:id="7954957">
      <w:bodyDiv w:val="1"/>
      <w:marLeft w:val="0"/>
      <w:marRight w:val="0"/>
      <w:marTop w:val="0"/>
      <w:marBottom w:val="0"/>
      <w:divBdr>
        <w:top w:val="none" w:sz="0" w:space="0" w:color="auto"/>
        <w:left w:val="none" w:sz="0" w:space="0" w:color="auto"/>
        <w:bottom w:val="none" w:sz="0" w:space="0" w:color="auto"/>
        <w:right w:val="none" w:sz="0" w:space="0" w:color="auto"/>
      </w:divBdr>
    </w:div>
    <w:div w:id="8072911">
      <w:bodyDiv w:val="1"/>
      <w:marLeft w:val="0"/>
      <w:marRight w:val="0"/>
      <w:marTop w:val="0"/>
      <w:marBottom w:val="0"/>
      <w:divBdr>
        <w:top w:val="none" w:sz="0" w:space="0" w:color="auto"/>
        <w:left w:val="none" w:sz="0" w:space="0" w:color="auto"/>
        <w:bottom w:val="none" w:sz="0" w:space="0" w:color="auto"/>
        <w:right w:val="none" w:sz="0" w:space="0" w:color="auto"/>
      </w:divBdr>
    </w:div>
    <w:div w:id="8142401">
      <w:bodyDiv w:val="1"/>
      <w:marLeft w:val="0"/>
      <w:marRight w:val="0"/>
      <w:marTop w:val="0"/>
      <w:marBottom w:val="0"/>
      <w:divBdr>
        <w:top w:val="none" w:sz="0" w:space="0" w:color="auto"/>
        <w:left w:val="none" w:sz="0" w:space="0" w:color="auto"/>
        <w:bottom w:val="none" w:sz="0" w:space="0" w:color="auto"/>
        <w:right w:val="none" w:sz="0" w:space="0" w:color="auto"/>
      </w:divBdr>
    </w:div>
    <w:div w:id="8486488">
      <w:bodyDiv w:val="1"/>
      <w:marLeft w:val="0"/>
      <w:marRight w:val="0"/>
      <w:marTop w:val="0"/>
      <w:marBottom w:val="0"/>
      <w:divBdr>
        <w:top w:val="none" w:sz="0" w:space="0" w:color="auto"/>
        <w:left w:val="none" w:sz="0" w:space="0" w:color="auto"/>
        <w:bottom w:val="none" w:sz="0" w:space="0" w:color="auto"/>
        <w:right w:val="none" w:sz="0" w:space="0" w:color="auto"/>
      </w:divBdr>
    </w:div>
    <w:div w:id="8526835">
      <w:bodyDiv w:val="1"/>
      <w:marLeft w:val="0"/>
      <w:marRight w:val="0"/>
      <w:marTop w:val="0"/>
      <w:marBottom w:val="0"/>
      <w:divBdr>
        <w:top w:val="none" w:sz="0" w:space="0" w:color="auto"/>
        <w:left w:val="none" w:sz="0" w:space="0" w:color="auto"/>
        <w:bottom w:val="none" w:sz="0" w:space="0" w:color="auto"/>
        <w:right w:val="none" w:sz="0" w:space="0" w:color="auto"/>
      </w:divBdr>
    </w:div>
    <w:div w:id="9453688">
      <w:bodyDiv w:val="1"/>
      <w:marLeft w:val="0"/>
      <w:marRight w:val="0"/>
      <w:marTop w:val="0"/>
      <w:marBottom w:val="0"/>
      <w:divBdr>
        <w:top w:val="none" w:sz="0" w:space="0" w:color="auto"/>
        <w:left w:val="none" w:sz="0" w:space="0" w:color="auto"/>
        <w:bottom w:val="none" w:sz="0" w:space="0" w:color="auto"/>
        <w:right w:val="none" w:sz="0" w:space="0" w:color="auto"/>
      </w:divBdr>
    </w:div>
    <w:div w:id="9839893">
      <w:bodyDiv w:val="1"/>
      <w:marLeft w:val="0"/>
      <w:marRight w:val="0"/>
      <w:marTop w:val="0"/>
      <w:marBottom w:val="0"/>
      <w:divBdr>
        <w:top w:val="none" w:sz="0" w:space="0" w:color="auto"/>
        <w:left w:val="none" w:sz="0" w:space="0" w:color="auto"/>
        <w:bottom w:val="none" w:sz="0" w:space="0" w:color="auto"/>
        <w:right w:val="none" w:sz="0" w:space="0" w:color="auto"/>
      </w:divBdr>
    </w:div>
    <w:div w:id="9844719">
      <w:bodyDiv w:val="1"/>
      <w:marLeft w:val="0"/>
      <w:marRight w:val="0"/>
      <w:marTop w:val="0"/>
      <w:marBottom w:val="0"/>
      <w:divBdr>
        <w:top w:val="none" w:sz="0" w:space="0" w:color="auto"/>
        <w:left w:val="none" w:sz="0" w:space="0" w:color="auto"/>
        <w:bottom w:val="none" w:sz="0" w:space="0" w:color="auto"/>
        <w:right w:val="none" w:sz="0" w:space="0" w:color="auto"/>
      </w:divBdr>
    </w:div>
    <w:div w:id="9916319">
      <w:bodyDiv w:val="1"/>
      <w:marLeft w:val="0"/>
      <w:marRight w:val="0"/>
      <w:marTop w:val="0"/>
      <w:marBottom w:val="0"/>
      <w:divBdr>
        <w:top w:val="none" w:sz="0" w:space="0" w:color="auto"/>
        <w:left w:val="none" w:sz="0" w:space="0" w:color="auto"/>
        <w:bottom w:val="none" w:sz="0" w:space="0" w:color="auto"/>
        <w:right w:val="none" w:sz="0" w:space="0" w:color="auto"/>
      </w:divBdr>
    </w:div>
    <w:div w:id="9991247">
      <w:bodyDiv w:val="1"/>
      <w:marLeft w:val="0"/>
      <w:marRight w:val="0"/>
      <w:marTop w:val="0"/>
      <w:marBottom w:val="0"/>
      <w:divBdr>
        <w:top w:val="none" w:sz="0" w:space="0" w:color="auto"/>
        <w:left w:val="none" w:sz="0" w:space="0" w:color="auto"/>
        <w:bottom w:val="none" w:sz="0" w:space="0" w:color="auto"/>
        <w:right w:val="none" w:sz="0" w:space="0" w:color="auto"/>
      </w:divBdr>
    </w:div>
    <w:div w:id="10036039">
      <w:bodyDiv w:val="1"/>
      <w:marLeft w:val="0"/>
      <w:marRight w:val="0"/>
      <w:marTop w:val="0"/>
      <w:marBottom w:val="0"/>
      <w:divBdr>
        <w:top w:val="none" w:sz="0" w:space="0" w:color="auto"/>
        <w:left w:val="none" w:sz="0" w:space="0" w:color="auto"/>
        <w:bottom w:val="none" w:sz="0" w:space="0" w:color="auto"/>
        <w:right w:val="none" w:sz="0" w:space="0" w:color="auto"/>
      </w:divBdr>
    </w:div>
    <w:div w:id="10452708">
      <w:bodyDiv w:val="1"/>
      <w:marLeft w:val="0"/>
      <w:marRight w:val="0"/>
      <w:marTop w:val="0"/>
      <w:marBottom w:val="0"/>
      <w:divBdr>
        <w:top w:val="none" w:sz="0" w:space="0" w:color="auto"/>
        <w:left w:val="none" w:sz="0" w:space="0" w:color="auto"/>
        <w:bottom w:val="none" w:sz="0" w:space="0" w:color="auto"/>
        <w:right w:val="none" w:sz="0" w:space="0" w:color="auto"/>
      </w:divBdr>
    </w:div>
    <w:div w:id="10497361">
      <w:bodyDiv w:val="1"/>
      <w:marLeft w:val="0"/>
      <w:marRight w:val="0"/>
      <w:marTop w:val="0"/>
      <w:marBottom w:val="0"/>
      <w:divBdr>
        <w:top w:val="none" w:sz="0" w:space="0" w:color="auto"/>
        <w:left w:val="none" w:sz="0" w:space="0" w:color="auto"/>
        <w:bottom w:val="none" w:sz="0" w:space="0" w:color="auto"/>
        <w:right w:val="none" w:sz="0" w:space="0" w:color="auto"/>
      </w:divBdr>
    </w:div>
    <w:div w:id="10497523">
      <w:bodyDiv w:val="1"/>
      <w:marLeft w:val="0"/>
      <w:marRight w:val="0"/>
      <w:marTop w:val="0"/>
      <w:marBottom w:val="0"/>
      <w:divBdr>
        <w:top w:val="none" w:sz="0" w:space="0" w:color="auto"/>
        <w:left w:val="none" w:sz="0" w:space="0" w:color="auto"/>
        <w:bottom w:val="none" w:sz="0" w:space="0" w:color="auto"/>
        <w:right w:val="none" w:sz="0" w:space="0" w:color="auto"/>
      </w:divBdr>
    </w:div>
    <w:div w:id="10767213">
      <w:bodyDiv w:val="1"/>
      <w:marLeft w:val="0"/>
      <w:marRight w:val="0"/>
      <w:marTop w:val="0"/>
      <w:marBottom w:val="0"/>
      <w:divBdr>
        <w:top w:val="none" w:sz="0" w:space="0" w:color="auto"/>
        <w:left w:val="none" w:sz="0" w:space="0" w:color="auto"/>
        <w:bottom w:val="none" w:sz="0" w:space="0" w:color="auto"/>
        <w:right w:val="none" w:sz="0" w:space="0" w:color="auto"/>
      </w:divBdr>
    </w:div>
    <w:div w:id="11079377">
      <w:bodyDiv w:val="1"/>
      <w:marLeft w:val="0"/>
      <w:marRight w:val="0"/>
      <w:marTop w:val="0"/>
      <w:marBottom w:val="0"/>
      <w:divBdr>
        <w:top w:val="none" w:sz="0" w:space="0" w:color="auto"/>
        <w:left w:val="none" w:sz="0" w:space="0" w:color="auto"/>
        <w:bottom w:val="none" w:sz="0" w:space="0" w:color="auto"/>
        <w:right w:val="none" w:sz="0" w:space="0" w:color="auto"/>
      </w:divBdr>
    </w:div>
    <w:div w:id="11348000">
      <w:bodyDiv w:val="1"/>
      <w:marLeft w:val="0"/>
      <w:marRight w:val="0"/>
      <w:marTop w:val="0"/>
      <w:marBottom w:val="0"/>
      <w:divBdr>
        <w:top w:val="none" w:sz="0" w:space="0" w:color="auto"/>
        <w:left w:val="none" w:sz="0" w:space="0" w:color="auto"/>
        <w:bottom w:val="none" w:sz="0" w:space="0" w:color="auto"/>
        <w:right w:val="none" w:sz="0" w:space="0" w:color="auto"/>
      </w:divBdr>
    </w:div>
    <w:div w:id="11491649">
      <w:bodyDiv w:val="1"/>
      <w:marLeft w:val="0"/>
      <w:marRight w:val="0"/>
      <w:marTop w:val="0"/>
      <w:marBottom w:val="0"/>
      <w:divBdr>
        <w:top w:val="none" w:sz="0" w:space="0" w:color="auto"/>
        <w:left w:val="none" w:sz="0" w:space="0" w:color="auto"/>
        <w:bottom w:val="none" w:sz="0" w:space="0" w:color="auto"/>
        <w:right w:val="none" w:sz="0" w:space="0" w:color="auto"/>
      </w:divBdr>
    </w:div>
    <w:div w:id="11497422">
      <w:bodyDiv w:val="1"/>
      <w:marLeft w:val="0"/>
      <w:marRight w:val="0"/>
      <w:marTop w:val="0"/>
      <w:marBottom w:val="0"/>
      <w:divBdr>
        <w:top w:val="none" w:sz="0" w:space="0" w:color="auto"/>
        <w:left w:val="none" w:sz="0" w:space="0" w:color="auto"/>
        <w:bottom w:val="none" w:sz="0" w:space="0" w:color="auto"/>
        <w:right w:val="none" w:sz="0" w:space="0" w:color="auto"/>
      </w:divBdr>
    </w:div>
    <w:div w:id="11811178">
      <w:bodyDiv w:val="1"/>
      <w:marLeft w:val="0"/>
      <w:marRight w:val="0"/>
      <w:marTop w:val="0"/>
      <w:marBottom w:val="0"/>
      <w:divBdr>
        <w:top w:val="none" w:sz="0" w:space="0" w:color="auto"/>
        <w:left w:val="none" w:sz="0" w:space="0" w:color="auto"/>
        <w:bottom w:val="none" w:sz="0" w:space="0" w:color="auto"/>
        <w:right w:val="none" w:sz="0" w:space="0" w:color="auto"/>
      </w:divBdr>
    </w:div>
    <w:div w:id="12270034">
      <w:bodyDiv w:val="1"/>
      <w:marLeft w:val="0"/>
      <w:marRight w:val="0"/>
      <w:marTop w:val="0"/>
      <w:marBottom w:val="0"/>
      <w:divBdr>
        <w:top w:val="none" w:sz="0" w:space="0" w:color="auto"/>
        <w:left w:val="none" w:sz="0" w:space="0" w:color="auto"/>
        <w:bottom w:val="none" w:sz="0" w:space="0" w:color="auto"/>
        <w:right w:val="none" w:sz="0" w:space="0" w:color="auto"/>
      </w:divBdr>
    </w:div>
    <w:div w:id="12461192">
      <w:bodyDiv w:val="1"/>
      <w:marLeft w:val="0"/>
      <w:marRight w:val="0"/>
      <w:marTop w:val="0"/>
      <w:marBottom w:val="0"/>
      <w:divBdr>
        <w:top w:val="none" w:sz="0" w:space="0" w:color="auto"/>
        <w:left w:val="none" w:sz="0" w:space="0" w:color="auto"/>
        <w:bottom w:val="none" w:sz="0" w:space="0" w:color="auto"/>
        <w:right w:val="none" w:sz="0" w:space="0" w:color="auto"/>
      </w:divBdr>
    </w:div>
    <w:div w:id="12536919">
      <w:bodyDiv w:val="1"/>
      <w:marLeft w:val="0"/>
      <w:marRight w:val="0"/>
      <w:marTop w:val="0"/>
      <w:marBottom w:val="0"/>
      <w:divBdr>
        <w:top w:val="none" w:sz="0" w:space="0" w:color="auto"/>
        <w:left w:val="none" w:sz="0" w:space="0" w:color="auto"/>
        <w:bottom w:val="none" w:sz="0" w:space="0" w:color="auto"/>
        <w:right w:val="none" w:sz="0" w:space="0" w:color="auto"/>
      </w:divBdr>
    </w:div>
    <w:div w:id="12608484">
      <w:bodyDiv w:val="1"/>
      <w:marLeft w:val="0"/>
      <w:marRight w:val="0"/>
      <w:marTop w:val="0"/>
      <w:marBottom w:val="0"/>
      <w:divBdr>
        <w:top w:val="none" w:sz="0" w:space="0" w:color="auto"/>
        <w:left w:val="none" w:sz="0" w:space="0" w:color="auto"/>
        <w:bottom w:val="none" w:sz="0" w:space="0" w:color="auto"/>
        <w:right w:val="none" w:sz="0" w:space="0" w:color="auto"/>
      </w:divBdr>
    </w:div>
    <w:div w:id="12653140">
      <w:bodyDiv w:val="1"/>
      <w:marLeft w:val="0"/>
      <w:marRight w:val="0"/>
      <w:marTop w:val="0"/>
      <w:marBottom w:val="0"/>
      <w:divBdr>
        <w:top w:val="none" w:sz="0" w:space="0" w:color="auto"/>
        <w:left w:val="none" w:sz="0" w:space="0" w:color="auto"/>
        <w:bottom w:val="none" w:sz="0" w:space="0" w:color="auto"/>
        <w:right w:val="none" w:sz="0" w:space="0" w:color="auto"/>
      </w:divBdr>
    </w:div>
    <w:div w:id="12659805">
      <w:bodyDiv w:val="1"/>
      <w:marLeft w:val="0"/>
      <w:marRight w:val="0"/>
      <w:marTop w:val="0"/>
      <w:marBottom w:val="0"/>
      <w:divBdr>
        <w:top w:val="none" w:sz="0" w:space="0" w:color="auto"/>
        <w:left w:val="none" w:sz="0" w:space="0" w:color="auto"/>
        <w:bottom w:val="none" w:sz="0" w:space="0" w:color="auto"/>
        <w:right w:val="none" w:sz="0" w:space="0" w:color="auto"/>
      </w:divBdr>
    </w:div>
    <w:div w:id="12734883">
      <w:bodyDiv w:val="1"/>
      <w:marLeft w:val="0"/>
      <w:marRight w:val="0"/>
      <w:marTop w:val="0"/>
      <w:marBottom w:val="0"/>
      <w:divBdr>
        <w:top w:val="none" w:sz="0" w:space="0" w:color="auto"/>
        <w:left w:val="none" w:sz="0" w:space="0" w:color="auto"/>
        <w:bottom w:val="none" w:sz="0" w:space="0" w:color="auto"/>
        <w:right w:val="none" w:sz="0" w:space="0" w:color="auto"/>
      </w:divBdr>
    </w:div>
    <w:div w:id="14235543">
      <w:bodyDiv w:val="1"/>
      <w:marLeft w:val="0"/>
      <w:marRight w:val="0"/>
      <w:marTop w:val="0"/>
      <w:marBottom w:val="0"/>
      <w:divBdr>
        <w:top w:val="none" w:sz="0" w:space="0" w:color="auto"/>
        <w:left w:val="none" w:sz="0" w:space="0" w:color="auto"/>
        <w:bottom w:val="none" w:sz="0" w:space="0" w:color="auto"/>
        <w:right w:val="none" w:sz="0" w:space="0" w:color="auto"/>
      </w:divBdr>
    </w:div>
    <w:div w:id="14960916">
      <w:bodyDiv w:val="1"/>
      <w:marLeft w:val="0"/>
      <w:marRight w:val="0"/>
      <w:marTop w:val="0"/>
      <w:marBottom w:val="0"/>
      <w:divBdr>
        <w:top w:val="none" w:sz="0" w:space="0" w:color="auto"/>
        <w:left w:val="none" w:sz="0" w:space="0" w:color="auto"/>
        <w:bottom w:val="none" w:sz="0" w:space="0" w:color="auto"/>
        <w:right w:val="none" w:sz="0" w:space="0" w:color="auto"/>
      </w:divBdr>
    </w:div>
    <w:div w:id="15009831">
      <w:bodyDiv w:val="1"/>
      <w:marLeft w:val="0"/>
      <w:marRight w:val="0"/>
      <w:marTop w:val="0"/>
      <w:marBottom w:val="0"/>
      <w:divBdr>
        <w:top w:val="none" w:sz="0" w:space="0" w:color="auto"/>
        <w:left w:val="none" w:sz="0" w:space="0" w:color="auto"/>
        <w:bottom w:val="none" w:sz="0" w:space="0" w:color="auto"/>
        <w:right w:val="none" w:sz="0" w:space="0" w:color="auto"/>
      </w:divBdr>
    </w:div>
    <w:div w:id="15692096">
      <w:bodyDiv w:val="1"/>
      <w:marLeft w:val="0"/>
      <w:marRight w:val="0"/>
      <w:marTop w:val="0"/>
      <w:marBottom w:val="0"/>
      <w:divBdr>
        <w:top w:val="none" w:sz="0" w:space="0" w:color="auto"/>
        <w:left w:val="none" w:sz="0" w:space="0" w:color="auto"/>
        <w:bottom w:val="none" w:sz="0" w:space="0" w:color="auto"/>
        <w:right w:val="none" w:sz="0" w:space="0" w:color="auto"/>
      </w:divBdr>
    </w:div>
    <w:div w:id="15693480">
      <w:bodyDiv w:val="1"/>
      <w:marLeft w:val="0"/>
      <w:marRight w:val="0"/>
      <w:marTop w:val="0"/>
      <w:marBottom w:val="0"/>
      <w:divBdr>
        <w:top w:val="none" w:sz="0" w:space="0" w:color="auto"/>
        <w:left w:val="none" w:sz="0" w:space="0" w:color="auto"/>
        <w:bottom w:val="none" w:sz="0" w:space="0" w:color="auto"/>
        <w:right w:val="none" w:sz="0" w:space="0" w:color="auto"/>
      </w:divBdr>
    </w:div>
    <w:div w:id="15737919">
      <w:bodyDiv w:val="1"/>
      <w:marLeft w:val="0"/>
      <w:marRight w:val="0"/>
      <w:marTop w:val="0"/>
      <w:marBottom w:val="0"/>
      <w:divBdr>
        <w:top w:val="none" w:sz="0" w:space="0" w:color="auto"/>
        <w:left w:val="none" w:sz="0" w:space="0" w:color="auto"/>
        <w:bottom w:val="none" w:sz="0" w:space="0" w:color="auto"/>
        <w:right w:val="none" w:sz="0" w:space="0" w:color="auto"/>
      </w:divBdr>
    </w:div>
    <w:div w:id="15742482">
      <w:bodyDiv w:val="1"/>
      <w:marLeft w:val="0"/>
      <w:marRight w:val="0"/>
      <w:marTop w:val="0"/>
      <w:marBottom w:val="0"/>
      <w:divBdr>
        <w:top w:val="none" w:sz="0" w:space="0" w:color="auto"/>
        <w:left w:val="none" w:sz="0" w:space="0" w:color="auto"/>
        <w:bottom w:val="none" w:sz="0" w:space="0" w:color="auto"/>
        <w:right w:val="none" w:sz="0" w:space="0" w:color="auto"/>
      </w:divBdr>
    </w:div>
    <w:div w:id="15884218">
      <w:bodyDiv w:val="1"/>
      <w:marLeft w:val="0"/>
      <w:marRight w:val="0"/>
      <w:marTop w:val="0"/>
      <w:marBottom w:val="0"/>
      <w:divBdr>
        <w:top w:val="none" w:sz="0" w:space="0" w:color="auto"/>
        <w:left w:val="none" w:sz="0" w:space="0" w:color="auto"/>
        <w:bottom w:val="none" w:sz="0" w:space="0" w:color="auto"/>
        <w:right w:val="none" w:sz="0" w:space="0" w:color="auto"/>
      </w:divBdr>
    </w:div>
    <w:div w:id="15886579">
      <w:bodyDiv w:val="1"/>
      <w:marLeft w:val="0"/>
      <w:marRight w:val="0"/>
      <w:marTop w:val="0"/>
      <w:marBottom w:val="0"/>
      <w:divBdr>
        <w:top w:val="none" w:sz="0" w:space="0" w:color="auto"/>
        <w:left w:val="none" w:sz="0" w:space="0" w:color="auto"/>
        <w:bottom w:val="none" w:sz="0" w:space="0" w:color="auto"/>
        <w:right w:val="none" w:sz="0" w:space="0" w:color="auto"/>
      </w:divBdr>
    </w:div>
    <w:div w:id="15928403">
      <w:bodyDiv w:val="1"/>
      <w:marLeft w:val="0"/>
      <w:marRight w:val="0"/>
      <w:marTop w:val="0"/>
      <w:marBottom w:val="0"/>
      <w:divBdr>
        <w:top w:val="none" w:sz="0" w:space="0" w:color="auto"/>
        <w:left w:val="none" w:sz="0" w:space="0" w:color="auto"/>
        <w:bottom w:val="none" w:sz="0" w:space="0" w:color="auto"/>
        <w:right w:val="none" w:sz="0" w:space="0" w:color="auto"/>
      </w:divBdr>
    </w:div>
    <w:div w:id="16546033">
      <w:bodyDiv w:val="1"/>
      <w:marLeft w:val="0"/>
      <w:marRight w:val="0"/>
      <w:marTop w:val="0"/>
      <w:marBottom w:val="0"/>
      <w:divBdr>
        <w:top w:val="none" w:sz="0" w:space="0" w:color="auto"/>
        <w:left w:val="none" w:sz="0" w:space="0" w:color="auto"/>
        <w:bottom w:val="none" w:sz="0" w:space="0" w:color="auto"/>
        <w:right w:val="none" w:sz="0" w:space="0" w:color="auto"/>
      </w:divBdr>
    </w:div>
    <w:div w:id="16658192">
      <w:bodyDiv w:val="1"/>
      <w:marLeft w:val="0"/>
      <w:marRight w:val="0"/>
      <w:marTop w:val="0"/>
      <w:marBottom w:val="0"/>
      <w:divBdr>
        <w:top w:val="none" w:sz="0" w:space="0" w:color="auto"/>
        <w:left w:val="none" w:sz="0" w:space="0" w:color="auto"/>
        <w:bottom w:val="none" w:sz="0" w:space="0" w:color="auto"/>
        <w:right w:val="none" w:sz="0" w:space="0" w:color="auto"/>
      </w:divBdr>
    </w:div>
    <w:div w:id="17053310">
      <w:bodyDiv w:val="1"/>
      <w:marLeft w:val="0"/>
      <w:marRight w:val="0"/>
      <w:marTop w:val="0"/>
      <w:marBottom w:val="0"/>
      <w:divBdr>
        <w:top w:val="none" w:sz="0" w:space="0" w:color="auto"/>
        <w:left w:val="none" w:sz="0" w:space="0" w:color="auto"/>
        <w:bottom w:val="none" w:sz="0" w:space="0" w:color="auto"/>
        <w:right w:val="none" w:sz="0" w:space="0" w:color="auto"/>
      </w:divBdr>
    </w:div>
    <w:div w:id="17194937">
      <w:bodyDiv w:val="1"/>
      <w:marLeft w:val="0"/>
      <w:marRight w:val="0"/>
      <w:marTop w:val="0"/>
      <w:marBottom w:val="0"/>
      <w:divBdr>
        <w:top w:val="none" w:sz="0" w:space="0" w:color="auto"/>
        <w:left w:val="none" w:sz="0" w:space="0" w:color="auto"/>
        <w:bottom w:val="none" w:sz="0" w:space="0" w:color="auto"/>
        <w:right w:val="none" w:sz="0" w:space="0" w:color="auto"/>
      </w:divBdr>
    </w:div>
    <w:div w:id="17391241">
      <w:bodyDiv w:val="1"/>
      <w:marLeft w:val="0"/>
      <w:marRight w:val="0"/>
      <w:marTop w:val="0"/>
      <w:marBottom w:val="0"/>
      <w:divBdr>
        <w:top w:val="none" w:sz="0" w:space="0" w:color="auto"/>
        <w:left w:val="none" w:sz="0" w:space="0" w:color="auto"/>
        <w:bottom w:val="none" w:sz="0" w:space="0" w:color="auto"/>
        <w:right w:val="none" w:sz="0" w:space="0" w:color="auto"/>
      </w:divBdr>
    </w:div>
    <w:div w:id="17582687">
      <w:bodyDiv w:val="1"/>
      <w:marLeft w:val="0"/>
      <w:marRight w:val="0"/>
      <w:marTop w:val="0"/>
      <w:marBottom w:val="0"/>
      <w:divBdr>
        <w:top w:val="none" w:sz="0" w:space="0" w:color="auto"/>
        <w:left w:val="none" w:sz="0" w:space="0" w:color="auto"/>
        <w:bottom w:val="none" w:sz="0" w:space="0" w:color="auto"/>
        <w:right w:val="none" w:sz="0" w:space="0" w:color="auto"/>
      </w:divBdr>
    </w:div>
    <w:div w:id="17700424">
      <w:bodyDiv w:val="1"/>
      <w:marLeft w:val="0"/>
      <w:marRight w:val="0"/>
      <w:marTop w:val="0"/>
      <w:marBottom w:val="0"/>
      <w:divBdr>
        <w:top w:val="none" w:sz="0" w:space="0" w:color="auto"/>
        <w:left w:val="none" w:sz="0" w:space="0" w:color="auto"/>
        <w:bottom w:val="none" w:sz="0" w:space="0" w:color="auto"/>
        <w:right w:val="none" w:sz="0" w:space="0" w:color="auto"/>
      </w:divBdr>
    </w:div>
    <w:div w:id="18316177">
      <w:bodyDiv w:val="1"/>
      <w:marLeft w:val="0"/>
      <w:marRight w:val="0"/>
      <w:marTop w:val="0"/>
      <w:marBottom w:val="0"/>
      <w:divBdr>
        <w:top w:val="none" w:sz="0" w:space="0" w:color="auto"/>
        <w:left w:val="none" w:sz="0" w:space="0" w:color="auto"/>
        <w:bottom w:val="none" w:sz="0" w:space="0" w:color="auto"/>
        <w:right w:val="none" w:sz="0" w:space="0" w:color="auto"/>
      </w:divBdr>
    </w:div>
    <w:div w:id="18507509">
      <w:bodyDiv w:val="1"/>
      <w:marLeft w:val="0"/>
      <w:marRight w:val="0"/>
      <w:marTop w:val="0"/>
      <w:marBottom w:val="0"/>
      <w:divBdr>
        <w:top w:val="none" w:sz="0" w:space="0" w:color="auto"/>
        <w:left w:val="none" w:sz="0" w:space="0" w:color="auto"/>
        <w:bottom w:val="none" w:sz="0" w:space="0" w:color="auto"/>
        <w:right w:val="none" w:sz="0" w:space="0" w:color="auto"/>
      </w:divBdr>
    </w:div>
    <w:div w:id="18548329">
      <w:bodyDiv w:val="1"/>
      <w:marLeft w:val="0"/>
      <w:marRight w:val="0"/>
      <w:marTop w:val="0"/>
      <w:marBottom w:val="0"/>
      <w:divBdr>
        <w:top w:val="none" w:sz="0" w:space="0" w:color="auto"/>
        <w:left w:val="none" w:sz="0" w:space="0" w:color="auto"/>
        <w:bottom w:val="none" w:sz="0" w:space="0" w:color="auto"/>
        <w:right w:val="none" w:sz="0" w:space="0" w:color="auto"/>
      </w:divBdr>
    </w:div>
    <w:div w:id="18630421">
      <w:bodyDiv w:val="1"/>
      <w:marLeft w:val="0"/>
      <w:marRight w:val="0"/>
      <w:marTop w:val="0"/>
      <w:marBottom w:val="0"/>
      <w:divBdr>
        <w:top w:val="none" w:sz="0" w:space="0" w:color="auto"/>
        <w:left w:val="none" w:sz="0" w:space="0" w:color="auto"/>
        <w:bottom w:val="none" w:sz="0" w:space="0" w:color="auto"/>
        <w:right w:val="none" w:sz="0" w:space="0" w:color="auto"/>
      </w:divBdr>
    </w:div>
    <w:div w:id="19090624">
      <w:bodyDiv w:val="1"/>
      <w:marLeft w:val="0"/>
      <w:marRight w:val="0"/>
      <w:marTop w:val="0"/>
      <w:marBottom w:val="0"/>
      <w:divBdr>
        <w:top w:val="none" w:sz="0" w:space="0" w:color="auto"/>
        <w:left w:val="none" w:sz="0" w:space="0" w:color="auto"/>
        <w:bottom w:val="none" w:sz="0" w:space="0" w:color="auto"/>
        <w:right w:val="none" w:sz="0" w:space="0" w:color="auto"/>
      </w:divBdr>
    </w:div>
    <w:div w:id="19475081">
      <w:bodyDiv w:val="1"/>
      <w:marLeft w:val="0"/>
      <w:marRight w:val="0"/>
      <w:marTop w:val="0"/>
      <w:marBottom w:val="0"/>
      <w:divBdr>
        <w:top w:val="none" w:sz="0" w:space="0" w:color="auto"/>
        <w:left w:val="none" w:sz="0" w:space="0" w:color="auto"/>
        <w:bottom w:val="none" w:sz="0" w:space="0" w:color="auto"/>
        <w:right w:val="none" w:sz="0" w:space="0" w:color="auto"/>
      </w:divBdr>
    </w:div>
    <w:div w:id="19816008">
      <w:bodyDiv w:val="1"/>
      <w:marLeft w:val="0"/>
      <w:marRight w:val="0"/>
      <w:marTop w:val="0"/>
      <w:marBottom w:val="0"/>
      <w:divBdr>
        <w:top w:val="none" w:sz="0" w:space="0" w:color="auto"/>
        <w:left w:val="none" w:sz="0" w:space="0" w:color="auto"/>
        <w:bottom w:val="none" w:sz="0" w:space="0" w:color="auto"/>
        <w:right w:val="none" w:sz="0" w:space="0" w:color="auto"/>
      </w:divBdr>
    </w:div>
    <w:div w:id="20013918">
      <w:bodyDiv w:val="1"/>
      <w:marLeft w:val="0"/>
      <w:marRight w:val="0"/>
      <w:marTop w:val="0"/>
      <w:marBottom w:val="0"/>
      <w:divBdr>
        <w:top w:val="none" w:sz="0" w:space="0" w:color="auto"/>
        <w:left w:val="none" w:sz="0" w:space="0" w:color="auto"/>
        <w:bottom w:val="none" w:sz="0" w:space="0" w:color="auto"/>
        <w:right w:val="none" w:sz="0" w:space="0" w:color="auto"/>
      </w:divBdr>
    </w:div>
    <w:div w:id="20323098">
      <w:bodyDiv w:val="1"/>
      <w:marLeft w:val="0"/>
      <w:marRight w:val="0"/>
      <w:marTop w:val="0"/>
      <w:marBottom w:val="0"/>
      <w:divBdr>
        <w:top w:val="none" w:sz="0" w:space="0" w:color="auto"/>
        <w:left w:val="none" w:sz="0" w:space="0" w:color="auto"/>
        <w:bottom w:val="none" w:sz="0" w:space="0" w:color="auto"/>
        <w:right w:val="none" w:sz="0" w:space="0" w:color="auto"/>
      </w:divBdr>
    </w:div>
    <w:div w:id="20396620">
      <w:bodyDiv w:val="1"/>
      <w:marLeft w:val="0"/>
      <w:marRight w:val="0"/>
      <w:marTop w:val="0"/>
      <w:marBottom w:val="0"/>
      <w:divBdr>
        <w:top w:val="none" w:sz="0" w:space="0" w:color="auto"/>
        <w:left w:val="none" w:sz="0" w:space="0" w:color="auto"/>
        <w:bottom w:val="none" w:sz="0" w:space="0" w:color="auto"/>
        <w:right w:val="none" w:sz="0" w:space="0" w:color="auto"/>
      </w:divBdr>
    </w:div>
    <w:div w:id="20739971">
      <w:bodyDiv w:val="1"/>
      <w:marLeft w:val="0"/>
      <w:marRight w:val="0"/>
      <w:marTop w:val="0"/>
      <w:marBottom w:val="0"/>
      <w:divBdr>
        <w:top w:val="none" w:sz="0" w:space="0" w:color="auto"/>
        <w:left w:val="none" w:sz="0" w:space="0" w:color="auto"/>
        <w:bottom w:val="none" w:sz="0" w:space="0" w:color="auto"/>
        <w:right w:val="none" w:sz="0" w:space="0" w:color="auto"/>
      </w:divBdr>
    </w:div>
    <w:div w:id="21371051">
      <w:bodyDiv w:val="1"/>
      <w:marLeft w:val="0"/>
      <w:marRight w:val="0"/>
      <w:marTop w:val="0"/>
      <w:marBottom w:val="0"/>
      <w:divBdr>
        <w:top w:val="none" w:sz="0" w:space="0" w:color="auto"/>
        <w:left w:val="none" w:sz="0" w:space="0" w:color="auto"/>
        <w:bottom w:val="none" w:sz="0" w:space="0" w:color="auto"/>
        <w:right w:val="none" w:sz="0" w:space="0" w:color="auto"/>
      </w:divBdr>
    </w:div>
    <w:div w:id="21395451">
      <w:bodyDiv w:val="1"/>
      <w:marLeft w:val="0"/>
      <w:marRight w:val="0"/>
      <w:marTop w:val="0"/>
      <w:marBottom w:val="0"/>
      <w:divBdr>
        <w:top w:val="none" w:sz="0" w:space="0" w:color="auto"/>
        <w:left w:val="none" w:sz="0" w:space="0" w:color="auto"/>
        <w:bottom w:val="none" w:sz="0" w:space="0" w:color="auto"/>
        <w:right w:val="none" w:sz="0" w:space="0" w:color="auto"/>
      </w:divBdr>
    </w:div>
    <w:div w:id="21633448">
      <w:bodyDiv w:val="1"/>
      <w:marLeft w:val="0"/>
      <w:marRight w:val="0"/>
      <w:marTop w:val="0"/>
      <w:marBottom w:val="0"/>
      <w:divBdr>
        <w:top w:val="none" w:sz="0" w:space="0" w:color="auto"/>
        <w:left w:val="none" w:sz="0" w:space="0" w:color="auto"/>
        <w:bottom w:val="none" w:sz="0" w:space="0" w:color="auto"/>
        <w:right w:val="none" w:sz="0" w:space="0" w:color="auto"/>
      </w:divBdr>
    </w:div>
    <w:div w:id="21637461">
      <w:bodyDiv w:val="1"/>
      <w:marLeft w:val="0"/>
      <w:marRight w:val="0"/>
      <w:marTop w:val="0"/>
      <w:marBottom w:val="0"/>
      <w:divBdr>
        <w:top w:val="none" w:sz="0" w:space="0" w:color="auto"/>
        <w:left w:val="none" w:sz="0" w:space="0" w:color="auto"/>
        <w:bottom w:val="none" w:sz="0" w:space="0" w:color="auto"/>
        <w:right w:val="none" w:sz="0" w:space="0" w:color="auto"/>
      </w:divBdr>
    </w:div>
    <w:div w:id="21827777">
      <w:bodyDiv w:val="1"/>
      <w:marLeft w:val="0"/>
      <w:marRight w:val="0"/>
      <w:marTop w:val="0"/>
      <w:marBottom w:val="0"/>
      <w:divBdr>
        <w:top w:val="none" w:sz="0" w:space="0" w:color="auto"/>
        <w:left w:val="none" w:sz="0" w:space="0" w:color="auto"/>
        <w:bottom w:val="none" w:sz="0" w:space="0" w:color="auto"/>
        <w:right w:val="none" w:sz="0" w:space="0" w:color="auto"/>
      </w:divBdr>
    </w:div>
    <w:div w:id="21901811">
      <w:bodyDiv w:val="1"/>
      <w:marLeft w:val="0"/>
      <w:marRight w:val="0"/>
      <w:marTop w:val="0"/>
      <w:marBottom w:val="0"/>
      <w:divBdr>
        <w:top w:val="none" w:sz="0" w:space="0" w:color="auto"/>
        <w:left w:val="none" w:sz="0" w:space="0" w:color="auto"/>
        <w:bottom w:val="none" w:sz="0" w:space="0" w:color="auto"/>
        <w:right w:val="none" w:sz="0" w:space="0" w:color="auto"/>
      </w:divBdr>
    </w:div>
    <w:div w:id="22217402">
      <w:bodyDiv w:val="1"/>
      <w:marLeft w:val="0"/>
      <w:marRight w:val="0"/>
      <w:marTop w:val="0"/>
      <w:marBottom w:val="0"/>
      <w:divBdr>
        <w:top w:val="none" w:sz="0" w:space="0" w:color="auto"/>
        <w:left w:val="none" w:sz="0" w:space="0" w:color="auto"/>
        <w:bottom w:val="none" w:sz="0" w:space="0" w:color="auto"/>
        <w:right w:val="none" w:sz="0" w:space="0" w:color="auto"/>
      </w:divBdr>
    </w:div>
    <w:div w:id="22294645">
      <w:bodyDiv w:val="1"/>
      <w:marLeft w:val="0"/>
      <w:marRight w:val="0"/>
      <w:marTop w:val="0"/>
      <w:marBottom w:val="0"/>
      <w:divBdr>
        <w:top w:val="none" w:sz="0" w:space="0" w:color="auto"/>
        <w:left w:val="none" w:sz="0" w:space="0" w:color="auto"/>
        <w:bottom w:val="none" w:sz="0" w:space="0" w:color="auto"/>
        <w:right w:val="none" w:sz="0" w:space="0" w:color="auto"/>
      </w:divBdr>
    </w:div>
    <w:div w:id="22637676">
      <w:bodyDiv w:val="1"/>
      <w:marLeft w:val="0"/>
      <w:marRight w:val="0"/>
      <w:marTop w:val="0"/>
      <w:marBottom w:val="0"/>
      <w:divBdr>
        <w:top w:val="none" w:sz="0" w:space="0" w:color="auto"/>
        <w:left w:val="none" w:sz="0" w:space="0" w:color="auto"/>
        <w:bottom w:val="none" w:sz="0" w:space="0" w:color="auto"/>
        <w:right w:val="none" w:sz="0" w:space="0" w:color="auto"/>
      </w:divBdr>
    </w:div>
    <w:div w:id="22750205">
      <w:bodyDiv w:val="1"/>
      <w:marLeft w:val="0"/>
      <w:marRight w:val="0"/>
      <w:marTop w:val="0"/>
      <w:marBottom w:val="0"/>
      <w:divBdr>
        <w:top w:val="none" w:sz="0" w:space="0" w:color="auto"/>
        <w:left w:val="none" w:sz="0" w:space="0" w:color="auto"/>
        <w:bottom w:val="none" w:sz="0" w:space="0" w:color="auto"/>
        <w:right w:val="none" w:sz="0" w:space="0" w:color="auto"/>
      </w:divBdr>
    </w:div>
    <w:div w:id="23025141">
      <w:bodyDiv w:val="1"/>
      <w:marLeft w:val="0"/>
      <w:marRight w:val="0"/>
      <w:marTop w:val="0"/>
      <w:marBottom w:val="0"/>
      <w:divBdr>
        <w:top w:val="none" w:sz="0" w:space="0" w:color="auto"/>
        <w:left w:val="none" w:sz="0" w:space="0" w:color="auto"/>
        <w:bottom w:val="none" w:sz="0" w:space="0" w:color="auto"/>
        <w:right w:val="none" w:sz="0" w:space="0" w:color="auto"/>
      </w:divBdr>
    </w:div>
    <w:div w:id="23092639">
      <w:bodyDiv w:val="1"/>
      <w:marLeft w:val="0"/>
      <w:marRight w:val="0"/>
      <w:marTop w:val="0"/>
      <w:marBottom w:val="0"/>
      <w:divBdr>
        <w:top w:val="none" w:sz="0" w:space="0" w:color="auto"/>
        <w:left w:val="none" w:sz="0" w:space="0" w:color="auto"/>
        <w:bottom w:val="none" w:sz="0" w:space="0" w:color="auto"/>
        <w:right w:val="none" w:sz="0" w:space="0" w:color="auto"/>
      </w:divBdr>
    </w:div>
    <w:div w:id="23602212">
      <w:bodyDiv w:val="1"/>
      <w:marLeft w:val="0"/>
      <w:marRight w:val="0"/>
      <w:marTop w:val="0"/>
      <w:marBottom w:val="0"/>
      <w:divBdr>
        <w:top w:val="none" w:sz="0" w:space="0" w:color="auto"/>
        <w:left w:val="none" w:sz="0" w:space="0" w:color="auto"/>
        <w:bottom w:val="none" w:sz="0" w:space="0" w:color="auto"/>
        <w:right w:val="none" w:sz="0" w:space="0" w:color="auto"/>
      </w:divBdr>
    </w:div>
    <w:div w:id="23791801">
      <w:bodyDiv w:val="1"/>
      <w:marLeft w:val="0"/>
      <w:marRight w:val="0"/>
      <w:marTop w:val="0"/>
      <w:marBottom w:val="0"/>
      <w:divBdr>
        <w:top w:val="none" w:sz="0" w:space="0" w:color="auto"/>
        <w:left w:val="none" w:sz="0" w:space="0" w:color="auto"/>
        <w:bottom w:val="none" w:sz="0" w:space="0" w:color="auto"/>
        <w:right w:val="none" w:sz="0" w:space="0" w:color="auto"/>
      </w:divBdr>
    </w:div>
    <w:div w:id="23799494">
      <w:bodyDiv w:val="1"/>
      <w:marLeft w:val="0"/>
      <w:marRight w:val="0"/>
      <w:marTop w:val="0"/>
      <w:marBottom w:val="0"/>
      <w:divBdr>
        <w:top w:val="none" w:sz="0" w:space="0" w:color="auto"/>
        <w:left w:val="none" w:sz="0" w:space="0" w:color="auto"/>
        <w:bottom w:val="none" w:sz="0" w:space="0" w:color="auto"/>
        <w:right w:val="none" w:sz="0" w:space="0" w:color="auto"/>
      </w:divBdr>
    </w:div>
    <w:div w:id="23866918">
      <w:bodyDiv w:val="1"/>
      <w:marLeft w:val="0"/>
      <w:marRight w:val="0"/>
      <w:marTop w:val="0"/>
      <w:marBottom w:val="0"/>
      <w:divBdr>
        <w:top w:val="none" w:sz="0" w:space="0" w:color="auto"/>
        <w:left w:val="none" w:sz="0" w:space="0" w:color="auto"/>
        <w:bottom w:val="none" w:sz="0" w:space="0" w:color="auto"/>
        <w:right w:val="none" w:sz="0" w:space="0" w:color="auto"/>
      </w:divBdr>
    </w:div>
    <w:div w:id="23869114">
      <w:bodyDiv w:val="1"/>
      <w:marLeft w:val="0"/>
      <w:marRight w:val="0"/>
      <w:marTop w:val="0"/>
      <w:marBottom w:val="0"/>
      <w:divBdr>
        <w:top w:val="none" w:sz="0" w:space="0" w:color="auto"/>
        <w:left w:val="none" w:sz="0" w:space="0" w:color="auto"/>
        <w:bottom w:val="none" w:sz="0" w:space="0" w:color="auto"/>
        <w:right w:val="none" w:sz="0" w:space="0" w:color="auto"/>
      </w:divBdr>
    </w:div>
    <w:div w:id="23941103">
      <w:bodyDiv w:val="1"/>
      <w:marLeft w:val="0"/>
      <w:marRight w:val="0"/>
      <w:marTop w:val="0"/>
      <w:marBottom w:val="0"/>
      <w:divBdr>
        <w:top w:val="none" w:sz="0" w:space="0" w:color="auto"/>
        <w:left w:val="none" w:sz="0" w:space="0" w:color="auto"/>
        <w:bottom w:val="none" w:sz="0" w:space="0" w:color="auto"/>
        <w:right w:val="none" w:sz="0" w:space="0" w:color="auto"/>
      </w:divBdr>
    </w:div>
    <w:div w:id="24445362">
      <w:bodyDiv w:val="1"/>
      <w:marLeft w:val="0"/>
      <w:marRight w:val="0"/>
      <w:marTop w:val="0"/>
      <w:marBottom w:val="0"/>
      <w:divBdr>
        <w:top w:val="none" w:sz="0" w:space="0" w:color="auto"/>
        <w:left w:val="none" w:sz="0" w:space="0" w:color="auto"/>
        <w:bottom w:val="none" w:sz="0" w:space="0" w:color="auto"/>
        <w:right w:val="none" w:sz="0" w:space="0" w:color="auto"/>
      </w:divBdr>
    </w:div>
    <w:div w:id="24450941">
      <w:bodyDiv w:val="1"/>
      <w:marLeft w:val="0"/>
      <w:marRight w:val="0"/>
      <w:marTop w:val="0"/>
      <w:marBottom w:val="0"/>
      <w:divBdr>
        <w:top w:val="none" w:sz="0" w:space="0" w:color="auto"/>
        <w:left w:val="none" w:sz="0" w:space="0" w:color="auto"/>
        <w:bottom w:val="none" w:sz="0" w:space="0" w:color="auto"/>
        <w:right w:val="none" w:sz="0" w:space="0" w:color="auto"/>
      </w:divBdr>
    </w:div>
    <w:div w:id="24795906">
      <w:bodyDiv w:val="1"/>
      <w:marLeft w:val="0"/>
      <w:marRight w:val="0"/>
      <w:marTop w:val="0"/>
      <w:marBottom w:val="0"/>
      <w:divBdr>
        <w:top w:val="none" w:sz="0" w:space="0" w:color="auto"/>
        <w:left w:val="none" w:sz="0" w:space="0" w:color="auto"/>
        <w:bottom w:val="none" w:sz="0" w:space="0" w:color="auto"/>
        <w:right w:val="none" w:sz="0" w:space="0" w:color="auto"/>
      </w:divBdr>
    </w:div>
    <w:div w:id="25562820">
      <w:bodyDiv w:val="1"/>
      <w:marLeft w:val="0"/>
      <w:marRight w:val="0"/>
      <w:marTop w:val="0"/>
      <w:marBottom w:val="0"/>
      <w:divBdr>
        <w:top w:val="none" w:sz="0" w:space="0" w:color="auto"/>
        <w:left w:val="none" w:sz="0" w:space="0" w:color="auto"/>
        <w:bottom w:val="none" w:sz="0" w:space="0" w:color="auto"/>
        <w:right w:val="none" w:sz="0" w:space="0" w:color="auto"/>
      </w:divBdr>
    </w:div>
    <w:div w:id="25567569">
      <w:bodyDiv w:val="1"/>
      <w:marLeft w:val="0"/>
      <w:marRight w:val="0"/>
      <w:marTop w:val="0"/>
      <w:marBottom w:val="0"/>
      <w:divBdr>
        <w:top w:val="none" w:sz="0" w:space="0" w:color="auto"/>
        <w:left w:val="none" w:sz="0" w:space="0" w:color="auto"/>
        <w:bottom w:val="none" w:sz="0" w:space="0" w:color="auto"/>
        <w:right w:val="none" w:sz="0" w:space="0" w:color="auto"/>
      </w:divBdr>
    </w:div>
    <w:div w:id="25571331">
      <w:bodyDiv w:val="1"/>
      <w:marLeft w:val="0"/>
      <w:marRight w:val="0"/>
      <w:marTop w:val="0"/>
      <w:marBottom w:val="0"/>
      <w:divBdr>
        <w:top w:val="none" w:sz="0" w:space="0" w:color="auto"/>
        <w:left w:val="none" w:sz="0" w:space="0" w:color="auto"/>
        <w:bottom w:val="none" w:sz="0" w:space="0" w:color="auto"/>
        <w:right w:val="none" w:sz="0" w:space="0" w:color="auto"/>
      </w:divBdr>
    </w:div>
    <w:div w:id="25911418">
      <w:bodyDiv w:val="1"/>
      <w:marLeft w:val="0"/>
      <w:marRight w:val="0"/>
      <w:marTop w:val="0"/>
      <w:marBottom w:val="0"/>
      <w:divBdr>
        <w:top w:val="none" w:sz="0" w:space="0" w:color="auto"/>
        <w:left w:val="none" w:sz="0" w:space="0" w:color="auto"/>
        <w:bottom w:val="none" w:sz="0" w:space="0" w:color="auto"/>
        <w:right w:val="none" w:sz="0" w:space="0" w:color="auto"/>
      </w:divBdr>
    </w:div>
    <w:div w:id="25914349">
      <w:bodyDiv w:val="1"/>
      <w:marLeft w:val="0"/>
      <w:marRight w:val="0"/>
      <w:marTop w:val="0"/>
      <w:marBottom w:val="0"/>
      <w:divBdr>
        <w:top w:val="none" w:sz="0" w:space="0" w:color="auto"/>
        <w:left w:val="none" w:sz="0" w:space="0" w:color="auto"/>
        <w:bottom w:val="none" w:sz="0" w:space="0" w:color="auto"/>
        <w:right w:val="none" w:sz="0" w:space="0" w:color="auto"/>
      </w:divBdr>
    </w:div>
    <w:div w:id="26835834">
      <w:bodyDiv w:val="1"/>
      <w:marLeft w:val="0"/>
      <w:marRight w:val="0"/>
      <w:marTop w:val="0"/>
      <w:marBottom w:val="0"/>
      <w:divBdr>
        <w:top w:val="none" w:sz="0" w:space="0" w:color="auto"/>
        <w:left w:val="none" w:sz="0" w:space="0" w:color="auto"/>
        <w:bottom w:val="none" w:sz="0" w:space="0" w:color="auto"/>
        <w:right w:val="none" w:sz="0" w:space="0" w:color="auto"/>
      </w:divBdr>
    </w:div>
    <w:div w:id="27145853">
      <w:bodyDiv w:val="1"/>
      <w:marLeft w:val="0"/>
      <w:marRight w:val="0"/>
      <w:marTop w:val="0"/>
      <w:marBottom w:val="0"/>
      <w:divBdr>
        <w:top w:val="none" w:sz="0" w:space="0" w:color="auto"/>
        <w:left w:val="none" w:sz="0" w:space="0" w:color="auto"/>
        <w:bottom w:val="none" w:sz="0" w:space="0" w:color="auto"/>
        <w:right w:val="none" w:sz="0" w:space="0" w:color="auto"/>
      </w:divBdr>
    </w:div>
    <w:div w:id="27531218">
      <w:bodyDiv w:val="1"/>
      <w:marLeft w:val="0"/>
      <w:marRight w:val="0"/>
      <w:marTop w:val="0"/>
      <w:marBottom w:val="0"/>
      <w:divBdr>
        <w:top w:val="none" w:sz="0" w:space="0" w:color="auto"/>
        <w:left w:val="none" w:sz="0" w:space="0" w:color="auto"/>
        <w:bottom w:val="none" w:sz="0" w:space="0" w:color="auto"/>
        <w:right w:val="none" w:sz="0" w:space="0" w:color="auto"/>
      </w:divBdr>
    </w:div>
    <w:div w:id="28188682">
      <w:bodyDiv w:val="1"/>
      <w:marLeft w:val="0"/>
      <w:marRight w:val="0"/>
      <w:marTop w:val="0"/>
      <w:marBottom w:val="0"/>
      <w:divBdr>
        <w:top w:val="none" w:sz="0" w:space="0" w:color="auto"/>
        <w:left w:val="none" w:sz="0" w:space="0" w:color="auto"/>
        <w:bottom w:val="none" w:sz="0" w:space="0" w:color="auto"/>
        <w:right w:val="none" w:sz="0" w:space="0" w:color="auto"/>
      </w:divBdr>
    </w:div>
    <w:div w:id="28531734">
      <w:bodyDiv w:val="1"/>
      <w:marLeft w:val="0"/>
      <w:marRight w:val="0"/>
      <w:marTop w:val="0"/>
      <w:marBottom w:val="0"/>
      <w:divBdr>
        <w:top w:val="none" w:sz="0" w:space="0" w:color="auto"/>
        <w:left w:val="none" w:sz="0" w:space="0" w:color="auto"/>
        <w:bottom w:val="none" w:sz="0" w:space="0" w:color="auto"/>
        <w:right w:val="none" w:sz="0" w:space="0" w:color="auto"/>
      </w:divBdr>
    </w:div>
    <w:div w:id="28722583">
      <w:bodyDiv w:val="1"/>
      <w:marLeft w:val="0"/>
      <w:marRight w:val="0"/>
      <w:marTop w:val="0"/>
      <w:marBottom w:val="0"/>
      <w:divBdr>
        <w:top w:val="none" w:sz="0" w:space="0" w:color="auto"/>
        <w:left w:val="none" w:sz="0" w:space="0" w:color="auto"/>
        <w:bottom w:val="none" w:sz="0" w:space="0" w:color="auto"/>
        <w:right w:val="none" w:sz="0" w:space="0" w:color="auto"/>
      </w:divBdr>
    </w:div>
    <w:div w:id="28729161">
      <w:bodyDiv w:val="1"/>
      <w:marLeft w:val="0"/>
      <w:marRight w:val="0"/>
      <w:marTop w:val="0"/>
      <w:marBottom w:val="0"/>
      <w:divBdr>
        <w:top w:val="none" w:sz="0" w:space="0" w:color="auto"/>
        <w:left w:val="none" w:sz="0" w:space="0" w:color="auto"/>
        <w:bottom w:val="none" w:sz="0" w:space="0" w:color="auto"/>
        <w:right w:val="none" w:sz="0" w:space="0" w:color="auto"/>
      </w:divBdr>
    </w:div>
    <w:div w:id="28844727">
      <w:bodyDiv w:val="1"/>
      <w:marLeft w:val="0"/>
      <w:marRight w:val="0"/>
      <w:marTop w:val="0"/>
      <w:marBottom w:val="0"/>
      <w:divBdr>
        <w:top w:val="none" w:sz="0" w:space="0" w:color="auto"/>
        <w:left w:val="none" w:sz="0" w:space="0" w:color="auto"/>
        <w:bottom w:val="none" w:sz="0" w:space="0" w:color="auto"/>
        <w:right w:val="none" w:sz="0" w:space="0" w:color="auto"/>
      </w:divBdr>
    </w:div>
    <w:div w:id="29234947">
      <w:bodyDiv w:val="1"/>
      <w:marLeft w:val="0"/>
      <w:marRight w:val="0"/>
      <w:marTop w:val="0"/>
      <w:marBottom w:val="0"/>
      <w:divBdr>
        <w:top w:val="none" w:sz="0" w:space="0" w:color="auto"/>
        <w:left w:val="none" w:sz="0" w:space="0" w:color="auto"/>
        <w:bottom w:val="none" w:sz="0" w:space="0" w:color="auto"/>
        <w:right w:val="none" w:sz="0" w:space="0" w:color="auto"/>
      </w:divBdr>
    </w:div>
    <w:div w:id="29426332">
      <w:bodyDiv w:val="1"/>
      <w:marLeft w:val="0"/>
      <w:marRight w:val="0"/>
      <w:marTop w:val="0"/>
      <w:marBottom w:val="0"/>
      <w:divBdr>
        <w:top w:val="none" w:sz="0" w:space="0" w:color="auto"/>
        <w:left w:val="none" w:sz="0" w:space="0" w:color="auto"/>
        <w:bottom w:val="none" w:sz="0" w:space="0" w:color="auto"/>
        <w:right w:val="none" w:sz="0" w:space="0" w:color="auto"/>
      </w:divBdr>
    </w:div>
    <w:div w:id="29574001">
      <w:bodyDiv w:val="1"/>
      <w:marLeft w:val="0"/>
      <w:marRight w:val="0"/>
      <w:marTop w:val="0"/>
      <w:marBottom w:val="0"/>
      <w:divBdr>
        <w:top w:val="none" w:sz="0" w:space="0" w:color="auto"/>
        <w:left w:val="none" w:sz="0" w:space="0" w:color="auto"/>
        <w:bottom w:val="none" w:sz="0" w:space="0" w:color="auto"/>
        <w:right w:val="none" w:sz="0" w:space="0" w:color="auto"/>
      </w:divBdr>
    </w:div>
    <w:div w:id="29695575">
      <w:bodyDiv w:val="1"/>
      <w:marLeft w:val="0"/>
      <w:marRight w:val="0"/>
      <w:marTop w:val="0"/>
      <w:marBottom w:val="0"/>
      <w:divBdr>
        <w:top w:val="none" w:sz="0" w:space="0" w:color="auto"/>
        <w:left w:val="none" w:sz="0" w:space="0" w:color="auto"/>
        <w:bottom w:val="none" w:sz="0" w:space="0" w:color="auto"/>
        <w:right w:val="none" w:sz="0" w:space="0" w:color="auto"/>
      </w:divBdr>
    </w:div>
    <w:div w:id="29841975">
      <w:bodyDiv w:val="1"/>
      <w:marLeft w:val="0"/>
      <w:marRight w:val="0"/>
      <w:marTop w:val="0"/>
      <w:marBottom w:val="0"/>
      <w:divBdr>
        <w:top w:val="none" w:sz="0" w:space="0" w:color="auto"/>
        <w:left w:val="none" w:sz="0" w:space="0" w:color="auto"/>
        <w:bottom w:val="none" w:sz="0" w:space="0" w:color="auto"/>
        <w:right w:val="none" w:sz="0" w:space="0" w:color="auto"/>
      </w:divBdr>
    </w:div>
    <w:div w:id="29961342">
      <w:bodyDiv w:val="1"/>
      <w:marLeft w:val="0"/>
      <w:marRight w:val="0"/>
      <w:marTop w:val="0"/>
      <w:marBottom w:val="0"/>
      <w:divBdr>
        <w:top w:val="none" w:sz="0" w:space="0" w:color="auto"/>
        <w:left w:val="none" w:sz="0" w:space="0" w:color="auto"/>
        <w:bottom w:val="none" w:sz="0" w:space="0" w:color="auto"/>
        <w:right w:val="none" w:sz="0" w:space="0" w:color="auto"/>
      </w:divBdr>
    </w:div>
    <w:div w:id="30154624">
      <w:bodyDiv w:val="1"/>
      <w:marLeft w:val="0"/>
      <w:marRight w:val="0"/>
      <w:marTop w:val="0"/>
      <w:marBottom w:val="0"/>
      <w:divBdr>
        <w:top w:val="none" w:sz="0" w:space="0" w:color="auto"/>
        <w:left w:val="none" w:sz="0" w:space="0" w:color="auto"/>
        <w:bottom w:val="none" w:sz="0" w:space="0" w:color="auto"/>
        <w:right w:val="none" w:sz="0" w:space="0" w:color="auto"/>
      </w:divBdr>
    </w:div>
    <w:div w:id="30544351">
      <w:bodyDiv w:val="1"/>
      <w:marLeft w:val="0"/>
      <w:marRight w:val="0"/>
      <w:marTop w:val="0"/>
      <w:marBottom w:val="0"/>
      <w:divBdr>
        <w:top w:val="none" w:sz="0" w:space="0" w:color="auto"/>
        <w:left w:val="none" w:sz="0" w:space="0" w:color="auto"/>
        <w:bottom w:val="none" w:sz="0" w:space="0" w:color="auto"/>
        <w:right w:val="none" w:sz="0" w:space="0" w:color="auto"/>
      </w:divBdr>
    </w:div>
    <w:div w:id="30888075">
      <w:bodyDiv w:val="1"/>
      <w:marLeft w:val="0"/>
      <w:marRight w:val="0"/>
      <w:marTop w:val="0"/>
      <w:marBottom w:val="0"/>
      <w:divBdr>
        <w:top w:val="none" w:sz="0" w:space="0" w:color="auto"/>
        <w:left w:val="none" w:sz="0" w:space="0" w:color="auto"/>
        <w:bottom w:val="none" w:sz="0" w:space="0" w:color="auto"/>
        <w:right w:val="none" w:sz="0" w:space="0" w:color="auto"/>
      </w:divBdr>
    </w:div>
    <w:div w:id="31467094">
      <w:bodyDiv w:val="1"/>
      <w:marLeft w:val="0"/>
      <w:marRight w:val="0"/>
      <w:marTop w:val="0"/>
      <w:marBottom w:val="0"/>
      <w:divBdr>
        <w:top w:val="none" w:sz="0" w:space="0" w:color="auto"/>
        <w:left w:val="none" w:sz="0" w:space="0" w:color="auto"/>
        <w:bottom w:val="none" w:sz="0" w:space="0" w:color="auto"/>
        <w:right w:val="none" w:sz="0" w:space="0" w:color="auto"/>
      </w:divBdr>
    </w:div>
    <w:div w:id="31536164">
      <w:bodyDiv w:val="1"/>
      <w:marLeft w:val="0"/>
      <w:marRight w:val="0"/>
      <w:marTop w:val="0"/>
      <w:marBottom w:val="0"/>
      <w:divBdr>
        <w:top w:val="none" w:sz="0" w:space="0" w:color="auto"/>
        <w:left w:val="none" w:sz="0" w:space="0" w:color="auto"/>
        <w:bottom w:val="none" w:sz="0" w:space="0" w:color="auto"/>
        <w:right w:val="none" w:sz="0" w:space="0" w:color="auto"/>
      </w:divBdr>
    </w:div>
    <w:div w:id="31538724">
      <w:bodyDiv w:val="1"/>
      <w:marLeft w:val="0"/>
      <w:marRight w:val="0"/>
      <w:marTop w:val="0"/>
      <w:marBottom w:val="0"/>
      <w:divBdr>
        <w:top w:val="none" w:sz="0" w:space="0" w:color="auto"/>
        <w:left w:val="none" w:sz="0" w:space="0" w:color="auto"/>
        <w:bottom w:val="none" w:sz="0" w:space="0" w:color="auto"/>
        <w:right w:val="none" w:sz="0" w:space="0" w:color="auto"/>
      </w:divBdr>
    </w:div>
    <w:div w:id="32578992">
      <w:bodyDiv w:val="1"/>
      <w:marLeft w:val="0"/>
      <w:marRight w:val="0"/>
      <w:marTop w:val="0"/>
      <w:marBottom w:val="0"/>
      <w:divBdr>
        <w:top w:val="none" w:sz="0" w:space="0" w:color="auto"/>
        <w:left w:val="none" w:sz="0" w:space="0" w:color="auto"/>
        <w:bottom w:val="none" w:sz="0" w:space="0" w:color="auto"/>
        <w:right w:val="none" w:sz="0" w:space="0" w:color="auto"/>
      </w:divBdr>
    </w:div>
    <w:div w:id="32661000">
      <w:bodyDiv w:val="1"/>
      <w:marLeft w:val="0"/>
      <w:marRight w:val="0"/>
      <w:marTop w:val="0"/>
      <w:marBottom w:val="0"/>
      <w:divBdr>
        <w:top w:val="none" w:sz="0" w:space="0" w:color="auto"/>
        <w:left w:val="none" w:sz="0" w:space="0" w:color="auto"/>
        <w:bottom w:val="none" w:sz="0" w:space="0" w:color="auto"/>
        <w:right w:val="none" w:sz="0" w:space="0" w:color="auto"/>
      </w:divBdr>
    </w:div>
    <w:div w:id="32733653">
      <w:bodyDiv w:val="1"/>
      <w:marLeft w:val="0"/>
      <w:marRight w:val="0"/>
      <w:marTop w:val="0"/>
      <w:marBottom w:val="0"/>
      <w:divBdr>
        <w:top w:val="none" w:sz="0" w:space="0" w:color="auto"/>
        <w:left w:val="none" w:sz="0" w:space="0" w:color="auto"/>
        <w:bottom w:val="none" w:sz="0" w:space="0" w:color="auto"/>
        <w:right w:val="none" w:sz="0" w:space="0" w:color="auto"/>
      </w:divBdr>
    </w:div>
    <w:div w:id="33238382">
      <w:bodyDiv w:val="1"/>
      <w:marLeft w:val="0"/>
      <w:marRight w:val="0"/>
      <w:marTop w:val="0"/>
      <w:marBottom w:val="0"/>
      <w:divBdr>
        <w:top w:val="none" w:sz="0" w:space="0" w:color="auto"/>
        <w:left w:val="none" w:sz="0" w:space="0" w:color="auto"/>
        <w:bottom w:val="none" w:sz="0" w:space="0" w:color="auto"/>
        <w:right w:val="none" w:sz="0" w:space="0" w:color="auto"/>
      </w:divBdr>
    </w:div>
    <w:div w:id="33312767">
      <w:bodyDiv w:val="1"/>
      <w:marLeft w:val="0"/>
      <w:marRight w:val="0"/>
      <w:marTop w:val="0"/>
      <w:marBottom w:val="0"/>
      <w:divBdr>
        <w:top w:val="none" w:sz="0" w:space="0" w:color="auto"/>
        <w:left w:val="none" w:sz="0" w:space="0" w:color="auto"/>
        <w:bottom w:val="none" w:sz="0" w:space="0" w:color="auto"/>
        <w:right w:val="none" w:sz="0" w:space="0" w:color="auto"/>
      </w:divBdr>
    </w:div>
    <w:div w:id="33316157">
      <w:bodyDiv w:val="1"/>
      <w:marLeft w:val="0"/>
      <w:marRight w:val="0"/>
      <w:marTop w:val="0"/>
      <w:marBottom w:val="0"/>
      <w:divBdr>
        <w:top w:val="none" w:sz="0" w:space="0" w:color="auto"/>
        <w:left w:val="none" w:sz="0" w:space="0" w:color="auto"/>
        <w:bottom w:val="none" w:sz="0" w:space="0" w:color="auto"/>
        <w:right w:val="none" w:sz="0" w:space="0" w:color="auto"/>
      </w:divBdr>
    </w:div>
    <w:div w:id="33770382">
      <w:bodyDiv w:val="1"/>
      <w:marLeft w:val="0"/>
      <w:marRight w:val="0"/>
      <w:marTop w:val="0"/>
      <w:marBottom w:val="0"/>
      <w:divBdr>
        <w:top w:val="none" w:sz="0" w:space="0" w:color="auto"/>
        <w:left w:val="none" w:sz="0" w:space="0" w:color="auto"/>
        <w:bottom w:val="none" w:sz="0" w:space="0" w:color="auto"/>
        <w:right w:val="none" w:sz="0" w:space="0" w:color="auto"/>
      </w:divBdr>
    </w:div>
    <w:div w:id="33777644">
      <w:bodyDiv w:val="1"/>
      <w:marLeft w:val="0"/>
      <w:marRight w:val="0"/>
      <w:marTop w:val="0"/>
      <w:marBottom w:val="0"/>
      <w:divBdr>
        <w:top w:val="none" w:sz="0" w:space="0" w:color="auto"/>
        <w:left w:val="none" w:sz="0" w:space="0" w:color="auto"/>
        <w:bottom w:val="none" w:sz="0" w:space="0" w:color="auto"/>
        <w:right w:val="none" w:sz="0" w:space="0" w:color="auto"/>
      </w:divBdr>
    </w:div>
    <w:div w:id="33892332">
      <w:bodyDiv w:val="1"/>
      <w:marLeft w:val="0"/>
      <w:marRight w:val="0"/>
      <w:marTop w:val="0"/>
      <w:marBottom w:val="0"/>
      <w:divBdr>
        <w:top w:val="none" w:sz="0" w:space="0" w:color="auto"/>
        <w:left w:val="none" w:sz="0" w:space="0" w:color="auto"/>
        <w:bottom w:val="none" w:sz="0" w:space="0" w:color="auto"/>
        <w:right w:val="none" w:sz="0" w:space="0" w:color="auto"/>
      </w:divBdr>
    </w:div>
    <w:div w:id="33971008">
      <w:bodyDiv w:val="1"/>
      <w:marLeft w:val="0"/>
      <w:marRight w:val="0"/>
      <w:marTop w:val="0"/>
      <w:marBottom w:val="0"/>
      <w:divBdr>
        <w:top w:val="none" w:sz="0" w:space="0" w:color="auto"/>
        <w:left w:val="none" w:sz="0" w:space="0" w:color="auto"/>
        <w:bottom w:val="none" w:sz="0" w:space="0" w:color="auto"/>
        <w:right w:val="none" w:sz="0" w:space="0" w:color="auto"/>
      </w:divBdr>
    </w:div>
    <w:div w:id="34892873">
      <w:bodyDiv w:val="1"/>
      <w:marLeft w:val="0"/>
      <w:marRight w:val="0"/>
      <w:marTop w:val="0"/>
      <w:marBottom w:val="0"/>
      <w:divBdr>
        <w:top w:val="none" w:sz="0" w:space="0" w:color="auto"/>
        <w:left w:val="none" w:sz="0" w:space="0" w:color="auto"/>
        <w:bottom w:val="none" w:sz="0" w:space="0" w:color="auto"/>
        <w:right w:val="none" w:sz="0" w:space="0" w:color="auto"/>
      </w:divBdr>
    </w:div>
    <w:div w:id="35201421">
      <w:bodyDiv w:val="1"/>
      <w:marLeft w:val="0"/>
      <w:marRight w:val="0"/>
      <w:marTop w:val="0"/>
      <w:marBottom w:val="0"/>
      <w:divBdr>
        <w:top w:val="none" w:sz="0" w:space="0" w:color="auto"/>
        <w:left w:val="none" w:sz="0" w:space="0" w:color="auto"/>
        <w:bottom w:val="none" w:sz="0" w:space="0" w:color="auto"/>
        <w:right w:val="none" w:sz="0" w:space="0" w:color="auto"/>
      </w:divBdr>
    </w:div>
    <w:div w:id="35741904">
      <w:bodyDiv w:val="1"/>
      <w:marLeft w:val="0"/>
      <w:marRight w:val="0"/>
      <w:marTop w:val="0"/>
      <w:marBottom w:val="0"/>
      <w:divBdr>
        <w:top w:val="none" w:sz="0" w:space="0" w:color="auto"/>
        <w:left w:val="none" w:sz="0" w:space="0" w:color="auto"/>
        <w:bottom w:val="none" w:sz="0" w:space="0" w:color="auto"/>
        <w:right w:val="none" w:sz="0" w:space="0" w:color="auto"/>
      </w:divBdr>
    </w:div>
    <w:div w:id="36127150">
      <w:bodyDiv w:val="1"/>
      <w:marLeft w:val="0"/>
      <w:marRight w:val="0"/>
      <w:marTop w:val="0"/>
      <w:marBottom w:val="0"/>
      <w:divBdr>
        <w:top w:val="none" w:sz="0" w:space="0" w:color="auto"/>
        <w:left w:val="none" w:sz="0" w:space="0" w:color="auto"/>
        <w:bottom w:val="none" w:sz="0" w:space="0" w:color="auto"/>
        <w:right w:val="none" w:sz="0" w:space="0" w:color="auto"/>
      </w:divBdr>
    </w:div>
    <w:div w:id="36709170">
      <w:bodyDiv w:val="1"/>
      <w:marLeft w:val="0"/>
      <w:marRight w:val="0"/>
      <w:marTop w:val="0"/>
      <w:marBottom w:val="0"/>
      <w:divBdr>
        <w:top w:val="none" w:sz="0" w:space="0" w:color="auto"/>
        <w:left w:val="none" w:sz="0" w:space="0" w:color="auto"/>
        <w:bottom w:val="none" w:sz="0" w:space="0" w:color="auto"/>
        <w:right w:val="none" w:sz="0" w:space="0" w:color="auto"/>
      </w:divBdr>
    </w:div>
    <w:div w:id="36903107">
      <w:bodyDiv w:val="1"/>
      <w:marLeft w:val="0"/>
      <w:marRight w:val="0"/>
      <w:marTop w:val="0"/>
      <w:marBottom w:val="0"/>
      <w:divBdr>
        <w:top w:val="none" w:sz="0" w:space="0" w:color="auto"/>
        <w:left w:val="none" w:sz="0" w:space="0" w:color="auto"/>
        <w:bottom w:val="none" w:sz="0" w:space="0" w:color="auto"/>
        <w:right w:val="none" w:sz="0" w:space="0" w:color="auto"/>
      </w:divBdr>
    </w:div>
    <w:div w:id="37122580">
      <w:bodyDiv w:val="1"/>
      <w:marLeft w:val="0"/>
      <w:marRight w:val="0"/>
      <w:marTop w:val="0"/>
      <w:marBottom w:val="0"/>
      <w:divBdr>
        <w:top w:val="none" w:sz="0" w:space="0" w:color="auto"/>
        <w:left w:val="none" w:sz="0" w:space="0" w:color="auto"/>
        <w:bottom w:val="none" w:sz="0" w:space="0" w:color="auto"/>
        <w:right w:val="none" w:sz="0" w:space="0" w:color="auto"/>
      </w:divBdr>
    </w:div>
    <w:div w:id="37168851">
      <w:bodyDiv w:val="1"/>
      <w:marLeft w:val="0"/>
      <w:marRight w:val="0"/>
      <w:marTop w:val="0"/>
      <w:marBottom w:val="0"/>
      <w:divBdr>
        <w:top w:val="none" w:sz="0" w:space="0" w:color="auto"/>
        <w:left w:val="none" w:sz="0" w:space="0" w:color="auto"/>
        <w:bottom w:val="none" w:sz="0" w:space="0" w:color="auto"/>
        <w:right w:val="none" w:sz="0" w:space="0" w:color="auto"/>
      </w:divBdr>
    </w:div>
    <w:div w:id="37240217">
      <w:bodyDiv w:val="1"/>
      <w:marLeft w:val="0"/>
      <w:marRight w:val="0"/>
      <w:marTop w:val="0"/>
      <w:marBottom w:val="0"/>
      <w:divBdr>
        <w:top w:val="none" w:sz="0" w:space="0" w:color="auto"/>
        <w:left w:val="none" w:sz="0" w:space="0" w:color="auto"/>
        <w:bottom w:val="none" w:sz="0" w:space="0" w:color="auto"/>
        <w:right w:val="none" w:sz="0" w:space="0" w:color="auto"/>
      </w:divBdr>
    </w:div>
    <w:div w:id="37512773">
      <w:bodyDiv w:val="1"/>
      <w:marLeft w:val="0"/>
      <w:marRight w:val="0"/>
      <w:marTop w:val="0"/>
      <w:marBottom w:val="0"/>
      <w:divBdr>
        <w:top w:val="none" w:sz="0" w:space="0" w:color="auto"/>
        <w:left w:val="none" w:sz="0" w:space="0" w:color="auto"/>
        <w:bottom w:val="none" w:sz="0" w:space="0" w:color="auto"/>
        <w:right w:val="none" w:sz="0" w:space="0" w:color="auto"/>
      </w:divBdr>
    </w:div>
    <w:div w:id="37709567">
      <w:bodyDiv w:val="1"/>
      <w:marLeft w:val="0"/>
      <w:marRight w:val="0"/>
      <w:marTop w:val="0"/>
      <w:marBottom w:val="0"/>
      <w:divBdr>
        <w:top w:val="none" w:sz="0" w:space="0" w:color="auto"/>
        <w:left w:val="none" w:sz="0" w:space="0" w:color="auto"/>
        <w:bottom w:val="none" w:sz="0" w:space="0" w:color="auto"/>
        <w:right w:val="none" w:sz="0" w:space="0" w:color="auto"/>
      </w:divBdr>
    </w:div>
    <w:div w:id="37819600">
      <w:bodyDiv w:val="1"/>
      <w:marLeft w:val="0"/>
      <w:marRight w:val="0"/>
      <w:marTop w:val="0"/>
      <w:marBottom w:val="0"/>
      <w:divBdr>
        <w:top w:val="none" w:sz="0" w:space="0" w:color="auto"/>
        <w:left w:val="none" w:sz="0" w:space="0" w:color="auto"/>
        <w:bottom w:val="none" w:sz="0" w:space="0" w:color="auto"/>
        <w:right w:val="none" w:sz="0" w:space="0" w:color="auto"/>
      </w:divBdr>
    </w:div>
    <w:div w:id="38171941">
      <w:bodyDiv w:val="1"/>
      <w:marLeft w:val="0"/>
      <w:marRight w:val="0"/>
      <w:marTop w:val="0"/>
      <w:marBottom w:val="0"/>
      <w:divBdr>
        <w:top w:val="none" w:sz="0" w:space="0" w:color="auto"/>
        <w:left w:val="none" w:sz="0" w:space="0" w:color="auto"/>
        <w:bottom w:val="none" w:sz="0" w:space="0" w:color="auto"/>
        <w:right w:val="none" w:sz="0" w:space="0" w:color="auto"/>
      </w:divBdr>
    </w:div>
    <w:div w:id="38172790">
      <w:bodyDiv w:val="1"/>
      <w:marLeft w:val="0"/>
      <w:marRight w:val="0"/>
      <w:marTop w:val="0"/>
      <w:marBottom w:val="0"/>
      <w:divBdr>
        <w:top w:val="none" w:sz="0" w:space="0" w:color="auto"/>
        <w:left w:val="none" w:sz="0" w:space="0" w:color="auto"/>
        <w:bottom w:val="none" w:sz="0" w:space="0" w:color="auto"/>
        <w:right w:val="none" w:sz="0" w:space="0" w:color="auto"/>
      </w:divBdr>
    </w:div>
    <w:div w:id="38284398">
      <w:bodyDiv w:val="1"/>
      <w:marLeft w:val="0"/>
      <w:marRight w:val="0"/>
      <w:marTop w:val="0"/>
      <w:marBottom w:val="0"/>
      <w:divBdr>
        <w:top w:val="none" w:sz="0" w:space="0" w:color="auto"/>
        <w:left w:val="none" w:sz="0" w:space="0" w:color="auto"/>
        <w:bottom w:val="none" w:sz="0" w:space="0" w:color="auto"/>
        <w:right w:val="none" w:sz="0" w:space="0" w:color="auto"/>
      </w:divBdr>
    </w:div>
    <w:div w:id="38407366">
      <w:bodyDiv w:val="1"/>
      <w:marLeft w:val="0"/>
      <w:marRight w:val="0"/>
      <w:marTop w:val="0"/>
      <w:marBottom w:val="0"/>
      <w:divBdr>
        <w:top w:val="none" w:sz="0" w:space="0" w:color="auto"/>
        <w:left w:val="none" w:sz="0" w:space="0" w:color="auto"/>
        <w:bottom w:val="none" w:sz="0" w:space="0" w:color="auto"/>
        <w:right w:val="none" w:sz="0" w:space="0" w:color="auto"/>
      </w:divBdr>
    </w:div>
    <w:div w:id="38408588">
      <w:bodyDiv w:val="1"/>
      <w:marLeft w:val="0"/>
      <w:marRight w:val="0"/>
      <w:marTop w:val="0"/>
      <w:marBottom w:val="0"/>
      <w:divBdr>
        <w:top w:val="none" w:sz="0" w:space="0" w:color="auto"/>
        <w:left w:val="none" w:sz="0" w:space="0" w:color="auto"/>
        <w:bottom w:val="none" w:sz="0" w:space="0" w:color="auto"/>
        <w:right w:val="none" w:sz="0" w:space="0" w:color="auto"/>
      </w:divBdr>
    </w:div>
    <w:div w:id="38823125">
      <w:bodyDiv w:val="1"/>
      <w:marLeft w:val="0"/>
      <w:marRight w:val="0"/>
      <w:marTop w:val="0"/>
      <w:marBottom w:val="0"/>
      <w:divBdr>
        <w:top w:val="none" w:sz="0" w:space="0" w:color="auto"/>
        <w:left w:val="none" w:sz="0" w:space="0" w:color="auto"/>
        <w:bottom w:val="none" w:sz="0" w:space="0" w:color="auto"/>
        <w:right w:val="none" w:sz="0" w:space="0" w:color="auto"/>
      </w:divBdr>
    </w:div>
    <w:div w:id="38826754">
      <w:bodyDiv w:val="1"/>
      <w:marLeft w:val="0"/>
      <w:marRight w:val="0"/>
      <w:marTop w:val="0"/>
      <w:marBottom w:val="0"/>
      <w:divBdr>
        <w:top w:val="none" w:sz="0" w:space="0" w:color="auto"/>
        <w:left w:val="none" w:sz="0" w:space="0" w:color="auto"/>
        <w:bottom w:val="none" w:sz="0" w:space="0" w:color="auto"/>
        <w:right w:val="none" w:sz="0" w:space="0" w:color="auto"/>
      </w:divBdr>
    </w:div>
    <w:div w:id="39015231">
      <w:bodyDiv w:val="1"/>
      <w:marLeft w:val="0"/>
      <w:marRight w:val="0"/>
      <w:marTop w:val="0"/>
      <w:marBottom w:val="0"/>
      <w:divBdr>
        <w:top w:val="none" w:sz="0" w:space="0" w:color="auto"/>
        <w:left w:val="none" w:sz="0" w:space="0" w:color="auto"/>
        <w:bottom w:val="none" w:sz="0" w:space="0" w:color="auto"/>
        <w:right w:val="none" w:sz="0" w:space="0" w:color="auto"/>
      </w:divBdr>
    </w:div>
    <w:div w:id="39329700">
      <w:bodyDiv w:val="1"/>
      <w:marLeft w:val="0"/>
      <w:marRight w:val="0"/>
      <w:marTop w:val="0"/>
      <w:marBottom w:val="0"/>
      <w:divBdr>
        <w:top w:val="none" w:sz="0" w:space="0" w:color="auto"/>
        <w:left w:val="none" w:sz="0" w:space="0" w:color="auto"/>
        <w:bottom w:val="none" w:sz="0" w:space="0" w:color="auto"/>
        <w:right w:val="none" w:sz="0" w:space="0" w:color="auto"/>
      </w:divBdr>
    </w:div>
    <w:div w:id="39591948">
      <w:bodyDiv w:val="1"/>
      <w:marLeft w:val="0"/>
      <w:marRight w:val="0"/>
      <w:marTop w:val="0"/>
      <w:marBottom w:val="0"/>
      <w:divBdr>
        <w:top w:val="none" w:sz="0" w:space="0" w:color="auto"/>
        <w:left w:val="none" w:sz="0" w:space="0" w:color="auto"/>
        <w:bottom w:val="none" w:sz="0" w:space="0" w:color="auto"/>
        <w:right w:val="none" w:sz="0" w:space="0" w:color="auto"/>
      </w:divBdr>
    </w:div>
    <w:div w:id="40331420">
      <w:bodyDiv w:val="1"/>
      <w:marLeft w:val="0"/>
      <w:marRight w:val="0"/>
      <w:marTop w:val="0"/>
      <w:marBottom w:val="0"/>
      <w:divBdr>
        <w:top w:val="none" w:sz="0" w:space="0" w:color="auto"/>
        <w:left w:val="none" w:sz="0" w:space="0" w:color="auto"/>
        <w:bottom w:val="none" w:sz="0" w:space="0" w:color="auto"/>
        <w:right w:val="none" w:sz="0" w:space="0" w:color="auto"/>
      </w:divBdr>
    </w:div>
    <w:div w:id="40593971">
      <w:bodyDiv w:val="1"/>
      <w:marLeft w:val="0"/>
      <w:marRight w:val="0"/>
      <w:marTop w:val="0"/>
      <w:marBottom w:val="0"/>
      <w:divBdr>
        <w:top w:val="none" w:sz="0" w:space="0" w:color="auto"/>
        <w:left w:val="none" w:sz="0" w:space="0" w:color="auto"/>
        <w:bottom w:val="none" w:sz="0" w:space="0" w:color="auto"/>
        <w:right w:val="none" w:sz="0" w:space="0" w:color="auto"/>
      </w:divBdr>
    </w:div>
    <w:div w:id="41103559">
      <w:bodyDiv w:val="1"/>
      <w:marLeft w:val="0"/>
      <w:marRight w:val="0"/>
      <w:marTop w:val="0"/>
      <w:marBottom w:val="0"/>
      <w:divBdr>
        <w:top w:val="none" w:sz="0" w:space="0" w:color="auto"/>
        <w:left w:val="none" w:sz="0" w:space="0" w:color="auto"/>
        <w:bottom w:val="none" w:sz="0" w:space="0" w:color="auto"/>
        <w:right w:val="none" w:sz="0" w:space="0" w:color="auto"/>
      </w:divBdr>
    </w:div>
    <w:div w:id="41293580">
      <w:bodyDiv w:val="1"/>
      <w:marLeft w:val="0"/>
      <w:marRight w:val="0"/>
      <w:marTop w:val="0"/>
      <w:marBottom w:val="0"/>
      <w:divBdr>
        <w:top w:val="none" w:sz="0" w:space="0" w:color="auto"/>
        <w:left w:val="none" w:sz="0" w:space="0" w:color="auto"/>
        <w:bottom w:val="none" w:sz="0" w:space="0" w:color="auto"/>
        <w:right w:val="none" w:sz="0" w:space="0" w:color="auto"/>
      </w:divBdr>
    </w:div>
    <w:div w:id="41515253">
      <w:bodyDiv w:val="1"/>
      <w:marLeft w:val="0"/>
      <w:marRight w:val="0"/>
      <w:marTop w:val="0"/>
      <w:marBottom w:val="0"/>
      <w:divBdr>
        <w:top w:val="none" w:sz="0" w:space="0" w:color="auto"/>
        <w:left w:val="none" w:sz="0" w:space="0" w:color="auto"/>
        <w:bottom w:val="none" w:sz="0" w:space="0" w:color="auto"/>
        <w:right w:val="none" w:sz="0" w:space="0" w:color="auto"/>
      </w:divBdr>
    </w:div>
    <w:div w:id="41516658">
      <w:bodyDiv w:val="1"/>
      <w:marLeft w:val="0"/>
      <w:marRight w:val="0"/>
      <w:marTop w:val="0"/>
      <w:marBottom w:val="0"/>
      <w:divBdr>
        <w:top w:val="none" w:sz="0" w:space="0" w:color="auto"/>
        <w:left w:val="none" w:sz="0" w:space="0" w:color="auto"/>
        <w:bottom w:val="none" w:sz="0" w:space="0" w:color="auto"/>
        <w:right w:val="none" w:sz="0" w:space="0" w:color="auto"/>
      </w:divBdr>
    </w:div>
    <w:div w:id="41752595">
      <w:bodyDiv w:val="1"/>
      <w:marLeft w:val="0"/>
      <w:marRight w:val="0"/>
      <w:marTop w:val="0"/>
      <w:marBottom w:val="0"/>
      <w:divBdr>
        <w:top w:val="none" w:sz="0" w:space="0" w:color="auto"/>
        <w:left w:val="none" w:sz="0" w:space="0" w:color="auto"/>
        <w:bottom w:val="none" w:sz="0" w:space="0" w:color="auto"/>
        <w:right w:val="none" w:sz="0" w:space="0" w:color="auto"/>
      </w:divBdr>
    </w:div>
    <w:div w:id="42099855">
      <w:bodyDiv w:val="1"/>
      <w:marLeft w:val="0"/>
      <w:marRight w:val="0"/>
      <w:marTop w:val="0"/>
      <w:marBottom w:val="0"/>
      <w:divBdr>
        <w:top w:val="none" w:sz="0" w:space="0" w:color="auto"/>
        <w:left w:val="none" w:sz="0" w:space="0" w:color="auto"/>
        <w:bottom w:val="none" w:sz="0" w:space="0" w:color="auto"/>
        <w:right w:val="none" w:sz="0" w:space="0" w:color="auto"/>
      </w:divBdr>
    </w:div>
    <w:div w:id="42213397">
      <w:bodyDiv w:val="1"/>
      <w:marLeft w:val="0"/>
      <w:marRight w:val="0"/>
      <w:marTop w:val="0"/>
      <w:marBottom w:val="0"/>
      <w:divBdr>
        <w:top w:val="none" w:sz="0" w:space="0" w:color="auto"/>
        <w:left w:val="none" w:sz="0" w:space="0" w:color="auto"/>
        <w:bottom w:val="none" w:sz="0" w:space="0" w:color="auto"/>
        <w:right w:val="none" w:sz="0" w:space="0" w:color="auto"/>
      </w:divBdr>
    </w:div>
    <w:div w:id="42218891">
      <w:bodyDiv w:val="1"/>
      <w:marLeft w:val="0"/>
      <w:marRight w:val="0"/>
      <w:marTop w:val="0"/>
      <w:marBottom w:val="0"/>
      <w:divBdr>
        <w:top w:val="none" w:sz="0" w:space="0" w:color="auto"/>
        <w:left w:val="none" w:sz="0" w:space="0" w:color="auto"/>
        <w:bottom w:val="none" w:sz="0" w:space="0" w:color="auto"/>
        <w:right w:val="none" w:sz="0" w:space="0" w:color="auto"/>
      </w:divBdr>
    </w:div>
    <w:div w:id="42558233">
      <w:bodyDiv w:val="1"/>
      <w:marLeft w:val="0"/>
      <w:marRight w:val="0"/>
      <w:marTop w:val="0"/>
      <w:marBottom w:val="0"/>
      <w:divBdr>
        <w:top w:val="none" w:sz="0" w:space="0" w:color="auto"/>
        <w:left w:val="none" w:sz="0" w:space="0" w:color="auto"/>
        <w:bottom w:val="none" w:sz="0" w:space="0" w:color="auto"/>
        <w:right w:val="none" w:sz="0" w:space="0" w:color="auto"/>
      </w:divBdr>
    </w:div>
    <w:div w:id="42561164">
      <w:bodyDiv w:val="1"/>
      <w:marLeft w:val="0"/>
      <w:marRight w:val="0"/>
      <w:marTop w:val="0"/>
      <w:marBottom w:val="0"/>
      <w:divBdr>
        <w:top w:val="none" w:sz="0" w:space="0" w:color="auto"/>
        <w:left w:val="none" w:sz="0" w:space="0" w:color="auto"/>
        <w:bottom w:val="none" w:sz="0" w:space="0" w:color="auto"/>
        <w:right w:val="none" w:sz="0" w:space="0" w:color="auto"/>
      </w:divBdr>
    </w:div>
    <w:div w:id="42825595">
      <w:bodyDiv w:val="1"/>
      <w:marLeft w:val="0"/>
      <w:marRight w:val="0"/>
      <w:marTop w:val="0"/>
      <w:marBottom w:val="0"/>
      <w:divBdr>
        <w:top w:val="none" w:sz="0" w:space="0" w:color="auto"/>
        <w:left w:val="none" w:sz="0" w:space="0" w:color="auto"/>
        <w:bottom w:val="none" w:sz="0" w:space="0" w:color="auto"/>
        <w:right w:val="none" w:sz="0" w:space="0" w:color="auto"/>
      </w:divBdr>
    </w:div>
    <w:div w:id="42994519">
      <w:bodyDiv w:val="1"/>
      <w:marLeft w:val="0"/>
      <w:marRight w:val="0"/>
      <w:marTop w:val="0"/>
      <w:marBottom w:val="0"/>
      <w:divBdr>
        <w:top w:val="none" w:sz="0" w:space="0" w:color="auto"/>
        <w:left w:val="none" w:sz="0" w:space="0" w:color="auto"/>
        <w:bottom w:val="none" w:sz="0" w:space="0" w:color="auto"/>
        <w:right w:val="none" w:sz="0" w:space="0" w:color="auto"/>
      </w:divBdr>
    </w:div>
    <w:div w:id="43020072">
      <w:bodyDiv w:val="1"/>
      <w:marLeft w:val="0"/>
      <w:marRight w:val="0"/>
      <w:marTop w:val="0"/>
      <w:marBottom w:val="0"/>
      <w:divBdr>
        <w:top w:val="none" w:sz="0" w:space="0" w:color="auto"/>
        <w:left w:val="none" w:sz="0" w:space="0" w:color="auto"/>
        <w:bottom w:val="none" w:sz="0" w:space="0" w:color="auto"/>
        <w:right w:val="none" w:sz="0" w:space="0" w:color="auto"/>
      </w:divBdr>
    </w:div>
    <w:div w:id="43525081">
      <w:bodyDiv w:val="1"/>
      <w:marLeft w:val="0"/>
      <w:marRight w:val="0"/>
      <w:marTop w:val="0"/>
      <w:marBottom w:val="0"/>
      <w:divBdr>
        <w:top w:val="none" w:sz="0" w:space="0" w:color="auto"/>
        <w:left w:val="none" w:sz="0" w:space="0" w:color="auto"/>
        <w:bottom w:val="none" w:sz="0" w:space="0" w:color="auto"/>
        <w:right w:val="none" w:sz="0" w:space="0" w:color="auto"/>
      </w:divBdr>
    </w:div>
    <w:div w:id="44447467">
      <w:bodyDiv w:val="1"/>
      <w:marLeft w:val="0"/>
      <w:marRight w:val="0"/>
      <w:marTop w:val="0"/>
      <w:marBottom w:val="0"/>
      <w:divBdr>
        <w:top w:val="none" w:sz="0" w:space="0" w:color="auto"/>
        <w:left w:val="none" w:sz="0" w:space="0" w:color="auto"/>
        <w:bottom w:val="none" w:sz="0" w:space="0" w:color="auto"/>
        <w:right w:val="none" w:sz="0" w:space="0" w:color="auto"/>
      </w:divBdr>
    </w:div>
    <w:div w:id="44764746">
      <w:bodyDiv w:val="1"/>
      <w:marLeft w:val="0"/>
      <w:marRight w:val="0"/>
      <w:marTop w:val="0"/>
      <w:marBottom w:val="0"/>
      <w:divBdr>
        <w:top w:val="none" w:sz="0" w:space="0" w:color="auto"/>
        <w:left w:val="none" w:sz="0" w:space="0" w:color="auto"/>
        <w:bottom w:val="none" w:sz="0" w:space="0" w:color="auto"/>
        <w:right w:val="none" w:sz="0" w:space="0" w:color="auto"/>
      </w:divBdr>
    </w:div>
    <w:div w:id="44918216">
      <w:bodyDiv w:val="1"/>
      <w:marLeft w:val="0"/>
      <w:marRight w:val="0"/>
      <w:marTop w:val="0"/>
      <w:marBottom w:val="0"/>
      <w:divBdr>
        <w:top w:val="none" w:sz="0" w:space="0" w:color="auto"/>
        <w:left w:val="none" w:sz="0" w:space="0" w:color="auto"/>
        <w:bottom w:val="none" w:sz="0" w:space="0" w:color="auto"/>
        <w:right w:val="none" w:sz="0" w:space="0" w:color="auto"/>
      </w:divBdr>
    </w:div>
    <w:div w:id="45183900">
      <w:bodyDiv w:val="1"/>
      <w:marLeft w:val="0"/>
      <w:marRight w:val="0"/>
      <w:marTop w:val="0"/>
      <w:marBottom w:val="0"/>
      <w:divBdr>
        <w:top w:val="none" w:sz="0" w:space="0" w:color="auto"/>
        <w:left w:val="none" w:sz="0" w:space="0" w:color="auto"/>
        <w:bottom w:val="none" w:sz="0" w:space="0" w:color="auto"/>
        <w:right w:val="none" w:sz="0" w:space="0" w:color="auto"/>
      </w:divBdr>
    </w:div>
    <w:div w:id="45298042">
      <w:bodyDiv w:val="1"/>
      <w:marLeft w:val="0"/>
      <w:marRight w:val="0"/>
      <w:marTop w:val="0"/>
      <w:marBottom w:val="0"/>
      <w:divBdr>
        <w:top w:val="none" w:sz="0" w:space="0" w:color="auto"/>
        <w:left w:val="none" w:sz="0" w:space="0" w:color="auto"/>
        <w:bottom w:val="none" w:sz="0" w:space="0" w:color="auto"/>
        <w:right w:val="none" w:sz="0" w:space="0" w:color="auto"/>
      </w:divBdr>
    </w:div>
    <w:div w:id="45644723">
      <w:bodyDiv w:val="1"/>
      <w:marLeft w:val="0"/>
      <w:marRight w:val="0"/>
      <w:marTop w:val="0"/>
      <w:marBottom w:val="0"/>
      <w:divBdr>
        <w:top w:val="none" w:sz="0" w:space="0" w:color="auto"/>
        <w:left w:val="none" w:sz="0" w:space="0" w:color="auto"/>
        <w:bottom w:val="none" w:sz="0" w:space="0" w:color="auto"/>
        <w:right w:val="none" w:sz="0" w:space="0" w:color="auto"/>
      </w:divBdr>
    </w:div>
    <w:div w:id="45764580">
      <w:bodyDiv w:val="1"/>
      <w:marLeft w:val="0"/>
      <w:marRight w:val="0"/>
      <w:marTop w:val="0"/>
      <w:marBottom w:val="0"/>
      <w:divBdr>
        <w:top w:val="none" w:sz="0" w:space="0" w:color="auto"/>
        <w:left w:val="none" w:sz="0" w:space="0" w:color="auto"/>
        <w:bottom w:val="none" w:sz="0" w:space="0" w:color="auto"/>
        <w:right w:val="none" w:sz="0" w:space="0" w:color="auto"/>
      </w:divBdr>
    </w:div>
    <w:div w:id="46881576">
      <w:bodyDiv w:val="1"/>
      <w:marLeft w:val="0"/>
      <w:marRight w:val="0"/>
      <w:marTop w:val="0"/>
      <w:marBottom w:val="0"/>
      <w:divBdr>
        <w:top w:val="none" w:sz="0" w:space="0" w:color="auto"/>
        <w:left w:val="none" w:sz="0" w:space="0" w:color="auto"/>
        <w:bottom w:val="none" w:sz="0" w:space="0" w:color="auto"/>
        <w:right w:val="none" w:sz="0" w:space="0" w:color="auto"/>
      </w:divBdr>
    </w:div>
    <w:div w:id="47261728">
      <w:bodyDiv w:val="1"/>
      <w:marLeft w:val="0"/>
      <w:marRight w:val="0"/>
      <w:marTop w:val="0"/>
      <w:marBottom w:val="0"/>
      <w:divBdr>
        <w:top w:val="none" w:sz="0" w:space="0" w:color="auto"/>
        <w:left w:val="none" w:sz="0" w:space="0" w:color="auto"/>
        <w:bottom w:val="none" w:sz="0" w:space="0" w:color="auto"/>
        <w:right w:val="none" w:sz="0" w:space="0" w:color="auto"/>
      </w:divBdr>
    </w:div>
    <w:div w:id="47266853">
      <w:bodyDiv w:val="1"/>
      <w:marLeft w:val="0"/>
      <w:marRight w:val="0"/>
      <w:marTop w:val="0"/>
      <w:marBottom w:val="0"/>
      <w:divBdr>
        <w:top w:val="none" w:sz="0" w:space="0" w:color="auto"/>
        <w:left w:val="none" w:sz="0" w:space="0" w:color="auto"/>
        <w:bottom w:val="none" w:sz="0" w:space="0" w:color="auto"/>
        <w:right w:val="none" w:sz="0" w:space="0" w:color="auto"/>
      </w:divBdr>
    </w:div>
    <w:div w:id="48185692">
      <w:bodyDiv w:val="1"/>
      <w:marLeft w:val="0"/>
      <w:marRight w:val="0"/>
      <w:marTop w:val="0"/>
      <w:marBottom w:val="0"/>
      <w:divBdr>
        <w:top w:val="none" w:sz="0" w:space="0" w:color="auto"/>
        <w:left w:val="none" w:sz="0" w:space="0" w:color="auto"/>
        <w:bottom w:val="none" w:sz="0" w:space="0" w:color="auto"/>
        <w:right w:val="none" w:sz="0" w:space="0" w:color="auto"/>
      </w:divBdr>
    </w:div>
    <w:div w:id="48237834">
      <w:bodyDiv w:val="1"/>
      <w:marLeft w:val="0"/>
      <w:marRight w:val="0"/>
      <w:marTop w:val="0"/>
      <w:marBottom w:val="0"/>
      <w:divBdr>
        <w:top w:val="none" w:sz="0" w:space="0" w:color="auto"/>
        <w:left w:val="none" w:sz="0" w:space="0" w:color="auto"/>
        <w:bottom w:val="none" w:sz="0" w:space="0" w:color="auto"/>
        <w:right w:val="none" w:sz="0" w:space="0" w:color="auto"/>
      </w:divBdr>
    </w:div>
    <w:div w:id="48379049">
      <w:bodyDiv w:val="1"/>
      <w:marLeft w:val="0"/>
      <w:marRight w:val="0"/>
      <w:marTop w:val="0"/>
      <w:marBottom w:val="0"/>
      <w:divBdr>
        <w:top w:val="none" w:sz="0" w:space="0" w:color="auto"/>
        <w:left w:val="none" w:sz="0" w:space="0" w:color="auto"/>
        <w:bottom w:val="none" w:sz="0" w:space="0" w:color="auto"/>
        <w:right w:val="none" w:sz="0" w:space="0" w:color="auto"/>
      </w:divBdr>
    </w:div>
    <w:div w:id="48455634">
      <w:bodyDiv w:val="1"/>
      <w:marLeft w:val="0"/>
      <w:marRight w:val="0"/>
      <w:marTop w:val="0"/>
      <w:marBottom w:val="0"/>
      <w:divBdr>
        <w:top w:val="none" w:sz="0" w:space="0" w:color="auto"/>
        <w:left w:val="none" w:sz="0" w:space="0" w:color="auto"/>
        <w:bottom w:val="none" w:sz="0" w:space="0" w:color="auto"/>
        <w:right w:val="none" w:sz="0" w:space="0" w:color="auto"/>
      </w:divBdr>
    </w:div>
    <w:div w:id="48723257">
      <w:bodyDiv w:val="1"/>
      <w:marLeft w:val="0"/>
      <w:marRight w:val="0"/>
      <w:marTop w:val="0"/>
      <w:marBottom w:val="0"/>
      <w:divBdr>
        <w:top w:val="none" w:sz="0" w:space="0" w:color="auto"/>
        <w:left w:val="none" w:sz="0" w:space="0" w:color="auto"/>
        <w:bottom w:val="none" w:sz="0" w:space="0" w:color="auto"/>
        <w:right w:val="none" w:sz="0" w:space="0" w:color="auto"/>
      </w:divBdr>
    </w:div>
    <w:div w:id="49380174">
      <w:bodyDiv w:val="1"/>
      <w:marLeft w:val="0"/>
      <w:marRight w:val="0"/>
      <w:marTop w:val="0"/>
      <w:marBottom w:val="0"/>
      <w:divBdr>
        <w:top w:val="none" w:sz="0" w:space="0" w:color="auto"/>
        <w:left w:val="none" w:sz="0" w:space="0" w:color="auto"/>
        <w:bottom w:val="none" w:sz="0" w:space="0" w:color="auto"/>
        <w:right w:val="none" w:sz="0" w:space="0" w:color="auto"/>
      </w:divBdr>
    </w:div>
    <w:div w:id="49498364">
      <w:bodyDiv w:val="1"/>
      <w:marLeft w:val="0"/>
      <w:marRight w:val="0"/>
      <w:marTop w:val="0"/>
      <w:marBottom w:val="0"/>
      <w:divBdr>
        <w:top w:val="none" w:sz="0" w:space="0" w:color="auto"/>
        <w:left w:val="none" w:sz="0" w:space="0" w:color="auto"/>
        <w:bottom w:val="none" w:sz="0" w:space="0" w:color="auto"/>
        <w:right w:val="none" w:sz="0" w:space="0" w:color="auto"/>
      </w:divBdr>
    </w:div>
    <w:div w:id="49615712">
      <w:bodyDiv w:val="1"/>
      <w:marLeft w:val="0"/>
      <w:marRight w:val="0"/>
      <w:marTop w:val="0"/>
      <w:marBottom w:val="0"/>
      <w:divBdr>
        <w:top w:val="none" w:sz="0" w:space="0" w:color="auto"/>
        <w:left w:val="none" w:sz="0" w:space="0" w:color="auto"/>
        <w:bottom w:val="none" w:sz="0" w:space="0" w:color="auto"/>
        <w:right w:val="none" w:sz="0" w:space="0" w:color="auto"/>
      </w:divBdr>
    </w:div>
    <w:div w:id="50157811">
      <w:bodyDiv w:val="1"/>
      <w:marLeft w:val="0"/>
      <w:marRight w:val="0"/>
      <w:marTop w:val="0"/>
      <w:marBottom w:val="0"/>
      <w:divBdr>
        <w:top w:val="none" w:sz="0" w:space="0" w:color="auto"/>
        <w:left w:val="none" w:sz="0" w:space="0" w:color="auto"/>
        <w:bottom w:val="none" w:sz="0" w:space="0" w:color="auto"/>
        <w:right w:val="none" w:sz="0" w:space="0" w:color="auto"/>
      </w:divBdr>
    </w:div>
    <w:div w:id="50613395">
      <w:bodyDiv w:val="1"/>
      <w:marLeft w:val="0"/>
      <w:marRight w:val="0"/>
      <w:marTop w:val="0"/>
      <w:marBottom w:val="0"/>
      <w:divBdr>
        <w:top w:val="none" w:sz="0" w:space="0" w:color="auto"/>
        <w:left w:val="none" w:sz="0" w:space="0" w:color="auto"/>
        <w:bottom w:val="none" w:sz="0" w:space="0" w:color="auto"/>
        <w:right w:val="none" w:sz="0" w:space="0" w:color="auto"/>
      </w:divBdr>
    </w:div>
    <w:div w:id="50931050">
      <w:bodyDiv w:val="1"/>
      <w:marLeft w:val="0"/>
      <w:marRight w:val="0"/>
      <w:marTop w:val="0"/>
      <w:marBottom w:val="0"/>
      <w:divBdr>
        <w:top w:val="none" w:sz="0" w:space="0" w:color="auto"/>
        <w:left w:val="none" w:sz="0" w:space="0" w:color="auto"/>
        <w:bottom w:val="none" w:sz="0" w:space="0" w:color="auto"/>
        <w:right w:val="none" w:sz="0" w:space="0" w:color="auto"/>
      </w:divBdr>
    </w:div>
    <w:div w:id="51276962">
      <w:bodyDiv w:val="1"/>
      <w:marLeft w:val="0"/>
      <w:marRight w:val="0"/>
      <w:marTop w:val="0"/>
      <w:marBottom w:val="0"/>
      <w:divBdr>
        <w:top w:val="none" w:sz="0" w:space="0" w:color="auto"/>
        <w:left w:val="none" w:sz="0" w:space="0" w:color="auto"/>
        <w:bottom w:val="none" w:sz="0" w:space="0" w:color="auto"/>
        <w:right w:val="none" w:sz="0" w:space="0" w:color="auto"/>
      </w:divBdr>
    </w:div>
    <w:div w:id="52241530">
      <w:bodyDiv w:val="1"/>
      <w:marLeft w:val="0"/>
      <w:marRight w:val="0"/>
      <w:marTop w:val="0"/>
      <w:marBottom w:val="0"/>
      <w:divBdr>
        <w:top w:val="none" w:sz="0" w:space="0" w:color="auto"/>
        <w:left w:val="none" w:sz="0" w:space="0" w:color="auto"/>
        <w:bottom w:val="none" w:sz="0" w:space="0" w:color="auto"/>
        <w:right w:val="none" w:sz="0" w:space="0" w:color="auto"/>
      </w:divBdr>
    </w:div>
    <w:div w:id="52241622">
      <w:bodyDiv w:val="1"/>
      <w:marLeft w:val="0"/>
      <w:marRight w:val="0"/>
      <w:marTop w:val="0"/>
      <w:marBottom w:val="0"/>
      <w:divBdr>
        <w:top w:val="none" w:sz="0" w:space="0" w:color="auto"/>
        <w:left w:val="none" w:sz="0" w:space="0" w:color="auto"/>
        <w:bottom w:val="none" w:sz="0" w:space="0" w:color="auto"/>
        <w:right w:val="none" w:sz="0" w:space="0" w:color="auto"/>
      </w:divBdr>
    </w:div>
    <w:div w:id="52431955">
      <w:bodyDiv w:val="1"/>
      <w:marLeft w:val="0"/>
      <w:marRight w:val="0"/>
      <w:marTop w:val="0"/>
      <w:marBottom w:val="0"/>
      <w:divBdr>
        <w:top w:val="none" w:sz="0" w:space="0" w:color="auto"/>
        <w:left w:val="none" w:sz="0" w:space="0" w:color="auto"/>
        <w:bottom w:val="none" w:sz="0" w:space="0" w:color="auto"/>
        <w:right w:val="none" w:sz="0" w:space="0" w:color="auto"/>
      </w:divBdr>
    </w:div>
    <w:div w:id="52433865">
      <w:bodyDiv w:val="1"/>
      <w:marLeft w:val="0"/>
      <w:marRight w:val="0"/>
      <w:marTop w:val="0"/>
      <w:marBottom w:val="0"/>
      <w:divBdr>
        <w:top w:val="none" w:sz="0" w:space="0" w:color="auto"/>
        <w:left w:val="none" w:sz="0" w:space="0" w:color="auto"/>
        <w:bottom w:val="none" w:sz="0" w:space="0" w:color="auto"/>
        <w:right w:val="none" w:sz="0" w:space="0" w:color="auto"/>
      </w:divBdr>
    </w:div>
    <w:div w:id="52773350">
      <w:bodyDiv w:val="1"/>
      <w:marLeft w:val="0"/>
      <w:marRight w:val="0"/>
      <w:marTop w:val="0"/>
      <w:marBottom w:val="0"/>
      <w:divBdr>
        <w:top w:val="none" w:sz="0" w:space="0" w:color="auto"/>
        <w:left w:val="none" w:sz="0" w:space="0" w:color="auto"/>
        <w:bottom w:val="none" w:sz="0" w:space="0" w:color="auto"/>
        <w:right w:val="none" w:sz="0" w:space="0" w:color="auto"/>
      </w:divBdr>
    </w:div>
    <w:div w:id="53050097">
      <w:bodyDiv w:val="1"/>
      <w:marLeft w:val="0"/>
      <w:marRight w:val="0"/>
      <w:marTop w:val="0"/>
      <w:marBottom w:val="0"/>
      <w:divBdr>
        <w:top w:val="none" w:sz="0" w:space="0" w:color="auto"/>
        <w:left w:val="none" w:sz="0" w:space="0" w:color="auto"/>
        <w:bottom w:val="none" w:sz="0" w:space="0" w:color="auto"/>
        <w:right w:val="none" w:sz="0" w:space="0" w:color="auto"/>
      </w:divBdr>
    </w:div>
    <w:div w:id="53089707">
      <w:bodyDiv w:val="1"/>
      <w:marLeft w:val="0"/>
      <w:marRight w:val="0"/>
      <w:marTop w:val="0"/>
      <w:marBottom w:val="0"/>
      <w:divBdr>
        <w:top w:val="none" w:sz="0" w:space="0" w:color="auto"/>
        <w:left w:val="none" w:sz="0" w:space="0" w:color="auto"/>
        <w:bottom w:val="none" w:sz="0" w:space="0" w:color="auto"/>
        <w:right w:val="none" w:sz="0" w:space="0" w:color="auto"/>
      </w:divBdr>
    </w:div>
    <w:div w:id="53505181">
      <w:bodyDiv w:val="1"/>
      <w:marLeft w:val="0"/>
      <w:marRight w:val="0"/>
      <w:marTop w:val="0"/>
      <w:marBottom w:val="0"/>
      <w:divBdr>
        <w:top w:val="none" w:sz="0" w:space="0" w:color="auto"/>
        <w:left w:val="none" w:sz="0" w:space="0" w:color="auto"/>
        <w:bottom w:val="none" w:sz="0" w:space="0" w:color="auto"/>
        <w:right w:val="none" w:sz="0" w:space="0" w:color="auto"/>
      </w:divBdr>
    </w:div>
    <w:div w:id="53510053">
      <w:bodyDiv w:val="1"/>
      <w:marLeft w:val="0"/>
      <w:marRight w:val="0"/>
      <w:marTop w:val="0"/>
      <w:marBottom w:val="0"/>
      <w:divBdr>
        <w:top w:val="none" w:sz="0" w:space="0" w:color="auto"/>
        <w:left w:val="none" w:sz="0" w:space="0" w:color="auto"/>
        <w:bottom w:val="none" w:sz="0" w:space="0" w:color="auto"/>
        <w:right w:val="none" w:sz="0" w:space="0" w:color="auto"/>
      </w:divBdr>
    </w:div>
    <w:div w:id="53622523">
      <w:bodyDiv w:val="1"/>
      <w:marLeft w:val="0"/>
      <w:marRight w:val="0"/>
      <w:marTop w:val="0"/>
      <w:marBottom w:val="0"/>
      <w:divBdr>
        <w:top w:val="none" w:sz="0" w:space="0" w:color="auto"/>
        <w:left w:val="none" w:sz="0" w:space="0" w:color="auto"/>
        <w:bottom w:val="none" w:sz="0" w:space="0" w:color="auto"/>
        <w:right w:val="none" w:sz="0" w:space="0" w:color="auto"/>
      </w:divBdr>
    </w:div>
    <w:div w:id="53897553">
      <w:bodyDiv w:val="1"/>
      <w:marLeft w:val="0"/>
      <w:marRight w:val="0"/>
      <w:marTop w:val="0"/>
      <w:marBottom w:val="0"/>
      <w:divBdr>
        <w:top w:val="none" w:sz="0" w:space="0" w:color="auto"/>
        <w:left w:val="none" w:sz="0" w:space="0" w:color="auto"/>
        <w:bottom w:val="none" w:sz="0" w:space="0" w:color="auto"/>
        <w:right w:val="none" w:sz="0" w:space="0" w:color="auto"/>
      </w:divBdr>
    </w:div>
    <w:div w:id="53936757">
      <w:bodyDiv w:val="1"/>
      <w:marLeft w:val="0"/>
      <w:marRight w:val="0"/>
      <w:marTop w:val="0"/>
      <w:marBottom w:val="0"/>
      <w:divBdr>
        <w:top w:val="none" w:sz="0" w:space="0" w:color="auto"/>
        <w:left w:val="none" w:sz="0" w:space="0" w:color="auto"/>
        <w:bottom w:val="none" w:sz="0" w:space="0" w:color="auto"/>
        <w:right w:val="none" w:sz="0" w:space="0" w:color="auto"/>
      </w:divBdr>
    </w:div>
    <w:div w:id="54355201">
      <w:bodyDiv w:val="1"/>
      <w:marLeft w:val="0"/>
      <w:marRight w:val="0"/>
      <w:marTop w:val="0"/>
      <w:marBottom w:val="0"/>
      <w:divBdr>
        <w:top w:val="none" w:sz="0" w:space="0" w:color="auto"/>
        <w:left w:val="none" w:sz="0" w:space="0" w:color="auto"/>
        <w:bottom w:val="none" w:sz="0" w:space="0" w:color="auto"/>
        <w:right w:val="none" w:sz="0" w:space="0" w:color="auto"/>
      </w:divBdr>
    </w:div>
    <w:div w:id="54479051">
      <w:bodyDiv w:val="1"/>
      <w:marLeft w:val="0"/>
      <w:marRight w:val="0"/>
      <w:marTop w:val="0"/>
      <w:marBottom w:val="0"/>
      <w:divBdr>
        <w:top w:val="none" w:sz="0" w:space="0" w:color="auto"/>
        <w:left w:val="none" w:sz="0" w:space="0" w:color="auto"/>
        <w:bottom w:val="none" w:sz="0" w:space="0" w:color="auto"/>
        <w:right w:val="none" w:sz="0" w:space="0" w:color="auto"/>
      </w:divBdr>
    </w:div>
    <w:div w:id="54552861">
      <w:bodyDiv w:val="1"/>
      <w:marLeft w:val="0"/>
      <w:marRight w:val="0"/>
      <w:marTop w:val="0"/>
      <w:marBottom w:val="0"/>
      <w:divBdr>
        <w:top w:val="none" w:sz="0" w:space="0" w:color="auto"/>
        <w:left w:val="none" w:sz="0" w:space="0" w:color="auto"/>
        <w:bottom w:val="none" w:sz="0" w:space="0" w:color="auto"/>
        <w:right w:val="none" w:sz="0" w:space="0" w:color="auto"/>
      </w:divBdr>
    </w:div>
    <w:div w:id="54742108">
      <w:bodyDiv w:val="1"/>
      <w:marLeft w:val="0"/>
      <w:marRight w:val="0"/>
      <w:marTop w:val="0"/>
      <w:marBottom w:val="0"/>
      <w:divBdr>
        <w:top w:val="none" w:sz="0" w:space="0" w:color="auto"/>
        <w:left w:val="none" w:sz="0" w:space="0" w:color="auto"/>
        <w:bottom w:val="none" w:sz="0" w:space="0" w:color="auto"/>
        <w:right w:val="none" w:sz="0" w:space="0" w:color="auto"/>
      </w:divBdr>
    </w:div>
    <w:div w:id="54864811">
      <w:bodyDiv w:val="1"/>
      <w:marLeft w:val="0"/>
      <w:marRight w:val="0"/>
      <w:marTop w:val="0"/>
      <w:marBottom w:val="0"/>
      <w:divBdr>
        <w:top w:val="none" w:sz="0" w:space="0" w:color="auto"/>
        <w:left w:val="none" w:sz="0" w:space="0" w:color="auto"/>
        <w:bottom w:val="none" w:sz="0" w:space="0" w:color="auto"/>
        <w:right w:val="none" w:sz="0" w:space="0" w:color="auto"/>
      </w:divBdr>
    </w:div>
    <w:div w:id="54935565">
      <w:bodyDiv w:val="1"/>
      <w:marLeft w:val="0"/>
      <w:marRight w:val="0"/>
      <w:marTop w:val="0"/>
      <w:marBottom w:val="0"/>
      <w:divBdr>
        <w:top w:val="none" w:sz="0" w:space="0" w:color="auto"/>
        <w:left w:val="none" w:sz="0" w:space="0" w:color="auto"/>
        <w:bottom w:val="none" w:sz="0" w:space="0" w:color="auto"/>
        <w:right w:val="none" w:sz="0" w:space="0" w:color="auto"/>
      </w:divBdr>
    </w:div>
    <w:div w:id="54938842">
      <w:bodyDiv w:val="1"/>
      <w:marLeft w:val="0"/>
      <w:marRight w:val="0"/>
      <w:marTop w:val="0"/>
      <w:marBottom w:val="0"/>
      <w:divBdr>
        <w:top w:val="none" w:sz="0" w:space="0" w:color="auto"/>
        <w:left w:val="none" w:sz="0" w:space="0" w:color="auto"/>
        <w:bottom w:val="none" w:sz="0" w:space="0" w:color="auto"/>
        <w:right w:val="none" w:sz="0" w:space="0" w:color="auto"/>
      </w:divBdr>
    </w:div>
    <w:div w:id="55320246">
      <w:bodyDiv w:val="1"/>
      <w:marLeft w:val="0"/>
      <w:marRight w:val="0"/>
      <w:marTop w:val="0"/>
      <w:marBottom w:val="0"/>
      <w:divBdr>
        <w:top w:val="none" w:sz="0" w:space="0" w:color="auto"/>
        <w:left w:val="none" w:sz="0" w:space="0" w:color="auto"/>
        <w:bottom w:val="none" w:sz="0" w:space="0" w:color="auto"/>
        <w:right w:val="none" w:sz="0" w:space="0" w:color="auto"/>
      </w:divBdr>
    </w:div>
    <w:div w:id="55325054">
      <w:bodyDiv w:val="1"/>
      <w:marLeft w:val="0"/>
      <w:marRight w:val="0"/>
      <w:marTop w:val="0"/>
      <w:marBottom w:val="0"/>
      <w:divBdr>
        <w:top w:val="none" w:sz="0" w:space="0" w:color="auto"/>
        <w:left w:val="none" w:sz="0" w:space="0" w:color="auto"/>
        <w:bottom w:val="none" w:sz="0" w:space="0" w:color="auto"/>
        <w:right w:val="none" w:sz="0" w:space="0" w:color="auto"/>
      </w:divBdr>
    </w:div>
    <w:div w:id="56323269">
      <w:bodyDiv w:val="1"/>
      <w:marLeft w:val="0"/>
      <w:marRight w:val="0"/>
      <w:marTop w:val="0"/>
      <w:marBottom w:val="0"/>
      <w:divBdr>
        <w:top w:val="none" w:sz="0" w:space="0" w:color="auto"/>
        <w:left w:val="none" w:sz="0" w:space="0" w:color="auto"/>
        <w:bottom w:val="none" w:sz="0" w:space="0" w:color="auto"/>
        <w:right w:val="none" w:sz="0" w:space="0" w:color="auto"/>
      </w:divBdr>
    </w:div>
    <w:div w:id="56785359">
      <w:bodyDiv w:val="1"/>
      <w:marLeft w:val="0"/>
      <w:marRight w:val="0"/>
      <w:marTop w:val="0"/>
      <w:marBottom w:val="0"/>
      <w:divBdr>
        <w:top w:val="none" w:sz="0" w:space="0" w:color="auto"/>
        <w:left w:val="none" w:sz="0" w:space="0" w:color="auto"/>
        <w:bottom w:val="none" w:sz="0" w:space="0" w:color="auto"/>
        <w:right w:val="none" w:sz="0" w:space="0" w:color="auto"/>
      </w:divBdr>
    </w:div>
    <w:div w:id="56899513">
      <w:bodyDiv w:val="1"/>
      <w:marLeft w:val="0"/>
      <w:marRight w:val="0"/>
      <w:marTop w:val="0"/>
      <w:marBottom w:val="0"/>
      <w:divBdr>
        <w:top w:val="none" w:sz="0" w:space="0" w:color="auto"/>
        <w:left w:val="none" w:sz="0" w:space="0" w:color="auto"/>
        <w:bottom w:val="none" w:sz="0" w:space="0" w:color="auto"/>
        <w:right w:val="none" w:sz="0" w:space="0" w:color="auto"/>
      </w:divBdr>
    </w:div>
    <w:div w:id="57171410">
      <w:bodyDiv w:val="1"/>
      <w:marLeft w:val="0"/>
      <w:marRight w:val="0"/>
      <w:marTop w:val="0"/>
      <w:marBottom w:val="0"/>
      <w:divBdr>
        <w:top w:val="none" w:sz="0" w:space="0" w:color="auto"/>
        <w:left w:val="none" w:sz="0" w:space="0" w:color="auto"/>
        <w:bottom w:val="none" w:sz="0" w:space="0" w:color="auto"/>
        <w:right w:val="none" w:sz="0" w:space="0" w:color="auto"/>
      </w:divBdr>
    </w:div>
    <w:div w:id="57291019">
      <w:bodyDiv w:val="1"/>
      <w:marLeft w:val="0"/>
      <w:marRight w:val="0"/>
      <w:marTop w:val="0"/>
      <w:marBottom w:val="0"/>
      <w:divBdr>
        <w:top w:val="none" w:sz="0" w:space="0" w:color="auto"/>
        <w:left w:val="none" w:sz="0" w:space="0" w:color="auto"/>
        <w:bottom w:val="none" w:sz="0" w:space="0" w:color="auto"/>
        <w:right w:val="none" w:sz="0" w:space="0" w:color="auto"/>
      </w:divBdr>
    </w:div>
    <w:div w:id="57675063">
      <w:bodyDiv w:val="1"/>
      <w:marLeft w:val="0"/>
      <w:marRight w:val="0"/>
      <w:marTop w:val="0"/>
      <w:marBottom w:val="0"/>
      <w:divBdr>
        <w:top w:val="none" w:sz="0" w:space="0" w:color="auto"/>
        <w:left w:val="none" w:sz="0" w:space="0" w:color="auto"/>
        <w:bottom w:val="none" w:sz="0" w:space="0" w:color="auto"/>
        <w:right w:val="none" w:sz="0" w:space="0" w:color="auto"/>
      </w:divBdr>
    </w:div>
    <w:div w:id="57943344">
      <w:bodyDiv w:val="1"/>
      <w:marLeft w:val="0"/>
      <w:marRight w:val="0"/>
      <w:marTop w:val="0"/>
      <w:marBottom w:val="0"/>
      <w:divBdr>
        <w:top w:val="none" w:sz="0" w:space="0" w:color="auto"/>
        <w:left w:val="none" w:sz="0" w:space="0" w:color="auto"/>
        <w:bottom w:val="none" w:sz="0" w:space="0" w:color="auto"/>
        <w:right w:val="none" w:sz="0" w:space="0" w:color="auto"/>
      </w:divBdr>
    </w:div>
    <w:div w:id="58135053">
      <w:bodyDiv w:val="1"/>
      <w:marLeft w:val="0"/>
      <w:marRight w:val="0"/>
      <w:marTop w:val="0"/>
      <w:marBottom w:val="0"/>
      <w:divBdr>
        <w:top w:val="none" w:sz="0" w:space="0" w:color="auto"/>
        <w:left w:val="none" w:sz="0" w:space="0" w:color="auto"/>
        <w:bottom w:val="none" w:sz="0" w:space="0" w:color="auto"/>
        <w:right w:val="none" w:sz="0" w:space="0" w:color="auto"/>
      </w:divBdr>
    </w:div>
    <w:div w:id="58329277">
      <w:bodyDiv w:val="1"/>
      <w:marLeft w:val="0"/>
      <w:marRight w:val="0"/>
      <w:marTop w:val="0"/>
      <w:marBottom w:val="0"/>
      <w:divBdr>
        <w:top w:val="none" w:sz="0" w:space="0" w:color="auto"/>
        <w:left w:val="none" w:sz="0" w:space="0" w:color="auto"/>
        <w:bottom w:val="none" w:sz="0" w:space="0" w:color="auto"/>
        <w:right w:val="none" w:sz="0" w:space="0" w:color="auto"/>
      </w:divBdr>
    </w:div>
    <w:div w:id="58480360">
      <w:bodyDiv w:val="1"/>
      <w:marLeft w:val="0"/>
      <w:marRight w:val="0"/>
      <w:marTop w:val="0"/>
      <w:marBottom w:val="0"/>
      <w:divBdr>
        <w:top w:val="none" w:sz="0" w:space="0" w:color="auto"/>
        <w:left w:val="none" w:sz="0" w:space="0" w:color="auto"/>
        <w:bottom w:val="none" w:sz="0" w:space="0" w:color="auto"/>
        <w:right w:val="none" w:sz="0" w:space="0" w:color="auto"/>
      </w:divBdr>
    </w:div>
    <w:div w:id="58527265">
      <w:bodyDiv w:val="1"/>
      <w:marLeft w:val="0"/>
      <w:marRight w:val="0"/>
      <w:marTop w:val="0"/>
      <w:marBottom w:val="0"/>
      <w:divBdr>
        <w:top w:val="none" w:sz="0" w:space="0" w:color="auto"/>
        <w:left w:val="none" w:sz="0" w:space="0" w:color="auto"/>
        <w:bottom w:val="none" w:sz="0" w:space="0" w:color="auto"/>
        <w:right w:val="none" w:sz="0" w:space="0" w:color="auto"/>
      </w:divBdr>
    </w:div>
    <w:div w:id="58527358">
      <w:bodyDiv w:val="1"/>
      <w:marLeft w:val="0"/>
      <w:marRight w:val="0"/>
      <w:marTop w:val="0"/>
      <w:marBottom w:val="0"/>
      <w:divBdr>
        <w:top w:val="none" w:sz="0" w:space="0" w:color="auto"/>
        <w:left w:val="none" w:sz="0" w:space="0" w:color="auto"/>
        <w:bottom w:val="none" w:sz="0" w:space="0" w:color="auto"/>
        <w:right w:val="none" w:sz="0" w:space="0" w:color="auto"/>
      </w:divBdr>
    </w:div>
    <w:div w:id="58673939">
      <w:bodyDiv w:val="1"/>
      <w:marLeft w:val="0"/>
      <w:marRight w:val="0"/>
      <w:marTop w:val="0"/>
      <w:marBottom w:val="0"/>
      <w:divBdr>
        <w:top w:val="none" w:sz="0" w:space="0" w:color="auto"/>
        <w:left w:val="none" w:sz="0" w:space="0" w:color="auto"/>
        <w:bottom w:val="none" w:sz="0" w:space="0" w:color="auto"/>
        <w:right w:val="none" w:sz="0" w:space="0" w:color="auto"/>
      </w:divBdr>
    </w:div>
    <w:div w:id="58677120">
      <w:bodyDiv w:val="1"/>
      <w:marLeft w:val="0"/>
      <w:marRight w:val="0"/>
      <w:marTop w:val="0"/>
      <w:marBottom w:val="0"/>
      <w:divBdr>
        <w:top w:val="none" w:sz="0" w:space="0" w:color="auto"/>
        <w:left w:val="none" w:sz="0" w:space="0" w:color="auto"/>
        <w:bottom w:val="none" w:sz="0" w:space="0" w:color="auto"/>
        <w:right w:val="none" w:sz="0" w:space="0" w:color="auto"/>
      </w:divBdr>
    </w:div>
    <w:div w:id="58795282">
      <w:bodyDiv w:val="1"/>
      <w:marLeft w:val="0"/>
      <w:marRight w:val="0"/>
      <w:marTop w:val="0"/>
      <w:marBottom w:val="0"/>
      <w:divBdr>
        <w:top w:val="none" w:sz="0" w:space="0" w:color="auto"/>
        <w:left w:val="none" w:sz="0" w:space="0" w:color="auto"/>
        <w:bottom w:val="none" w:sz="0" w:space="0" w:color="auto"/>
        <w:right w:val="none" w:sz="0" w:space="0" w:color="auto"/>
      </w:divBdr>
    </w:div>
    <w:div w:id="59060011">
      <w:bodyDiv w:val="1"/>
      <w:marLeft w:val="0"/>
      <w:marRight w:val="0"/>
      <w:marTop w:val="0"/>
      <w:marBottom w:val="0"/>
      <w:divBdr>
        <w:top w:val="none" w:sz="0" w:space="0" w:color="auto"/>
        <w:left w:val="none" w:sz="0" w:space="0" w:color="auto"/>
        <w:bottom w:val="none" w:sz="0" w:space="0" w:color="auto"/>
        <w:right w:val="none" w:sz="0" w:space="0" w:color="auto"/>
      </w:divBdr>
    </w:div>
    <w:div w:id="59404683">
      <w:bodyDiv w:val="1"/>
      <w:marLeft w:val="0"/>
      <w:marRight w:val="0"/>
      <w:marTop w:val="0"/>
      <w:marBottom w:val="0"/>
      <w:divBdr>
        <w:top w:val="none" w:sz="0" w:space="0" w:color="auto"/>
        <w:left w:val="none" w:sz="0" w:space="0" w:color="auto"/>
        <w:bottom w:val="none" w:sz="0" w:space="0" w:color="auto"/>
        <w:right w:val="none" w:sz="0" w:space="0" w:color="auto"/>
      </w:divBdr>
    </w:div>
    <w:div w:id="60251679">
      <w:bodyDiv w:val="1"/>
      <w:marLeft w:val="0"/>
      <w:marRight w:val="0"/>
      <w:marTop w:val="0"/>
      <w:marBottom w:val="0"/>
      <w:divBdr>
        <w:top w:val="none" w:sz="0" w:space="0" w:color="auto"/>
        <w:left w:val="none" w:sz="0" w:space="0" w:color="auto"/>
        <w:bottom w:val="none" w:sz="0" w:space="0" w:color="auto"/>
        <w:right w:val="none" w:sz="0" w:space="0" w:color="auto"/>
      </w:divBdr>
    </w:div>
    <w:div w:id="60297753">
      <w:bodyDiv w:val="1"/>
      <w:marLeft w:val="0"/>
      <w:marRight w:val="0"/>
      <w:marTop w:val="0"/>
      <w:marBottom w:val="0"/>
      <w:divBdr>
        <w:top w:val="none" w:sz="0" w:space="0" w:color="auto"/>
        <w:left w:val="none" w:sz="0" w:space="0" w:color="auto"/>
        <w:bottom w:val="none" w:sz="0" w:space="0" w:color="auto"/>
        <w:right w:val="none" w:sz="0" w:space="0" w:color="auto"/>
      </w:divBdr>
    </w:div>
    <w:div w:id="60518021">
      <w:bodyDiv w:val="1"/>
      <w:marLeft w:val="0"/>
      <w:marRight w:val="0"/>
      <w:marTop w:val="0"/>
      <w:marBottom w:val="0"/>
      <w:divBdr>
        <w:top w:val="none" w:sz="0" w:space="0" w:color="auto"/>
        <w:left w:val="none" w:sz="0" w:space="0" w:color="auto"/>
        <w:bottom w:val="none" w:sz="0" w:space="0" w:color="auto"/>
        <w:right w:val="none" w:sz="0" w:space="0" w:color="auto"/>
      </w:divBdr>
    </w:div>
    <w:div w:id="61217924">
      <w:bodyDiv w:val="1"/>
      <w:marLeft w:val="0"/>
      <w:marRight w:val="0"/>
      <w:marTop w:val="0"/>
      <w:marBottom w:val="0"/>
      <w:divBdr>
        <w:top w:val="none" w:sz="0" w:space="0" w:color="auto"/>
        <w:left w:val="none" w:sz="0" w:space="0" w:color="auto"/>
        <w:bottom w:val="none" w:sz="0" w:space="0" w:color="auto"/>
        <w:right w:val="none" w:sz="0" w:space="0" w:color="auto"/>
      </w:divBdr>
    </w:div>
    <w:div w:id="61948855">
      <w:bodyDiv w:val="1"/>
      <w:marLeft w:val="0"/>
      <w:marRight w:val="0"/>
      <w:marTop w:val="0"/>
      <w:marBottom w:val="0"/>
      <w:divBdr>
        <w:top w:val="none" w:sz="0" w:space="0" w:color="auto"/>
        <w:left w:val="none" w:sz="0" w:space="0" w:color="auto"/>
        <w:bottom w:val="none" w:sz="0" w:space="0" w:color="auto"/>
        <w:right w:val="none" w:sz="0" w:space="0" w:color="auto"/>
      </w:divBdr>
    </w:div>
    <w:div w:id="62067877">
      <w:bodyDiv w:val="1"/>
      <w:marLeft w:val="0"/>
      <w:marRight w:val="0"/>
      <w:marTop w:val="0"/>
      <w:marBottom w:val="0"/>
      <w:divBdr>
        <w:top w:val="none" w:sz="0" w:space="0" w:color="auto"/>
        <w:left w:val="none" w:sz="0" w:space="0" w:color="auto"/>
        <w:bottom w:val="none" w:sz="0" w:space="0" w:color="auto"/>
        <w:right w:val="none" w:sz="0" w:space="0" w:color="auto"/>
      </w:divBdr>
    </w:div>
    <w:div w:id="62291236">
      <w:bodyDiv w:val="1"/>
      <w:marLeft w:val="0"/>
      <w:marRight w:val="0"/>
      <w:marTop w:val="0"/>
      <w:marBottom w:val="0"/>
      <w:divBdr>
        <w:top w:val="none" w:sz="0" w:space="0" w:color="auto"/>
        <w:left w:val="none" w:sz="0" w:space="0" w:color="auto"/>
        <w:bottom w:val="none" w:sz="0" w:space="0" w:color="auto"/>
        <w:right w:val="none" w:sz="0" w:space="0" w:color="auto"/>
      </w:divBdr>
    </w:div>
    <w:div w:id="62871970">
      <w:bodyDiv w:val="1"/>
      <w:marLeft w:val="0"/>
      <w:marRight w:val="0"/>
      <w:marTop w:val="0"/>
      <w:marBottom w:val="0"/>
      <w:divBdr>
        <w:top w:val="none" w:sz="0" w:space="0" w:color="auto"/>
        <w:left w:val="none" w:sz="0" w:space="0" w:color="auto"/>
        <w:bottom w:val="none" w:sz="0" w:space="0" w:color="auto"/>
        <w:right w:val="none" w:sz="0" w:space="0" w:color="auto"/>
      </w:divBdr>
    </w:div>
    <w:div w:id="62918487">
      <w:bodyDiv w:val="1"/>
      <w:marLeft w:val="0"/>
      <w:marRight w:val="0"/>
      <w:marTop w:val="0"/>
      <w:marBottom w:val="0"/>
      <w:divBdr>
        <w:top w:val="none" w:sz="0" w:space="0" w:color="auto"/>
        <w:left w:val="none" w:sz="0" w:space="0" w:color="auto"/>
        <w:bottom w:val="none" w:sz="0" w:space="0" w:color="auto"/>
        <w:right w:val="none" w:sz="0" w:space="0" w:color="auto"/>
      </w:divBdr>
    </w:div>
    <w:div w:id="63184567">
      <w:bodyDiv w:val="1"/>
      <w:marLeft w:val="0"/>
      <w:marRight w:val="0"/>
      <w:marTop w:val="0"/>
      <w:marBottom w:val="0"/>
      <w:divBdr>
        <w:top w:val="none" w:sz="0" w:space="0" w:color="auto"/>
        <w:left w:val="none" w:sz="0" w:space="0" w:color="auto"/>
        <w:bottom w:val="none" w:sz="0" w:space="0" w:color="auto"/>
        <w:right w:val="none" w:sz="0" w:space="0" w:color="auto"/>
      </w:divBdr>
    </w:div>
    <w:div w:id="63576740">
      <w:bodyDiv w:val="1"/>
      <w:marLeft w:val="0"/>
      <w:marRight w:val="0"/>
      <w:marTop w:val="0"/>
      <w:marBottom w:val="0"/>
      <w:divBdr>
        <w:top w:val="none" w:sz="0" w:space="0" w:color="auto"/>
        <w:left w:val="none" w:sz="0" w:space="0" w:color="auto"/>
        <w:bottom w:val="none" w:sz="0" w:space="0" w:color="auto"/>
        <w:right w:val="none" w:sz="0" w:space="0" w:color="auto"/>
      </w:divBdr>
    </w:div>
    <w:div w:id="63725865">
      <w:bodyDiv w:val="1"/>
      <w:marLeft w:val="0"/>
      <w:marRight w:val="0"/>
      <w:marTop w:val="0"/>
      <w:marBottom w:val="0"/>
      <w:divBdr>
        <w:top w:val="none" w:sz="0" w:space="0" w:color="auto"/>
        <w:left w:val="none" w:sz="0" w:space="0" w:color="auto"/>
        <w:bottom w:val="none" w:sz="0" w:space="0" w:color="auto"/>
        <w:right w:val="none" w:sz="0" w:space="0" w:color="auto"/>
      </w:divBdr>
    </w:div>
    <w:div w:id="63992054">
      <w:bodyDiv w:val="1"/>
      <w:marLeft w:val="0"/>
      <w:marRight w:val="0"/>
      <w:marTop w:val="0"/>
      <w:marBottom w:val="0"/>
      <w:divBdr>
        <w:top w:val="none" w:sz="0" w:space="0" w:color="auto"/>
        <w:left w:val="none" w:sz="0" w:space="0" w:color="auto"/>
        <w:bottom w:val="none" w:sz="0" w:space="0" w:color="auto"/>
        <w:right w:val="none" w:sz="0" w:space="0" w:color="auto"/>
      </w:divBdr>
    </w:div>
    <w:div w:id="64187489">
      <w:bodyDiv w:val="1"/>
      <w:marLeft w:val="0"/>
      <w:marRight w:val="0"/>
      <w:marTop w:val="0"/>
      <w:marBottom w:val="0"/>
      <w:divBdr>
        <w:top w:val="none" w:sz="0" w:space="0" w:color="auto"/>
        <w:left w:val="none" w:sz="0" w:space="0" w:color="auto"/>
        <w:bottom w:val="none" w:sz="0" w:space="0" w:color="auto"/>
        <w:right w:val="none" w:sz="0" w:space="0" w:color="auto"/>
      </w:divBdr>
    </w:div>
    <w:div w:id="64568958">
      <w:bodyDiv w:val="1"/>
      <w:marLeft w:val="0"/>
      <w:marRight w:val="0"/>
      <w:marTop w:val="0"/>
      <w:marBottom w:val="0"/>
      <w:divBdr>
        <w:top w:val="none" w:sz="0" w:space="0" w:color="auto"/>
        <w:left w:val="none" w:sz="0" w:space="0" w:color="auto"/>
        <w:bottom w:val="none" w:sz="0" w:space="0" w:color="auto"/>
        <w:right w:val="none" w:sz="0" w:space="0" w:color="auto"/>
      </w:divBdr>
    </w:div>
    <w:div w:id="64839638">
      <w:bodyDiv w:val="1"/>
      <w:marLeft w:val="0"/>
      <w:marRight w:val="0"/>
      <w:marTop w:val="0"/>
      <w:marBottom w:val="0"/>
      <w:divBdr>
        <w:top w:val="none" w:sz="0" w:space="0" w:color="auto"/>
        <w:left w:val="none" w:sz="0" w:space="0" w:color="auto"/>
        <w:bottom w:val="none" w:sz="0" w:space="0" w:color="auto"/>
        <w:right w:val="none" w:sz="0" w:space="0" w:color="auto"/>
      </w:divBdr>
    </w:div>
    <w:div w:id="65802579">
      <w:bodyDiv w:val="1"/>
      <w:marLeft w:val="0"/>
      <w:marRight w:val="0"/>
      <w:marTop w:val="0"/>
      <w:marBottom w:val="0"/>
      <w:divBdr>
        <w:top w:val="none" w:sz="0" w:space="0" w:color="auto"/>
        <w:left w:val="none" w:sz="0" w:space="0" w:color="auto"/>
        <w:bottom w:val="none" w:sz="0" w:space="0" w:color="auto"/>
        <w:right w:val="none" w:sz="0" w:space="0" w:color="auto"/>
      </w:divBdr>
    </w:div>
    <w:div w:id="65998109">
      <w:bodyDiv w:val="1"/>
      <w:marLeft w:val="0"/>
      <w:marRight w:val="0"/>
      <w:marTop w:val="0"/>
      <w:marBottom w:val="0"/>
      <w:divBdr>
        <w:top w:val="none" w:sz="0" w:space="0" w:color="auto"/>
        <w:left w:val="none" w:sz="0" w:space="0" w:color="auto"/>
        <w:bottom w:val="none" w:sz="0" w:space="0" w:color="auto"/>
        <w:right w:val="none" w:sz="0" w:space="0" w:color="auto"/>
      </w:divBdr>
    </w:div>
    <w:div w:id="66347126">
      <w:bodyDiv w:val="1"/>
      <w:marLeft w:val="0"/>
      <w:marRight w:val="0"/>
      <w:marTop w:val="0"/>
      <w:marBottom w:val="0"/>
      <w:divBdr>
        <w:top w:val="none" w:sz="0" w:space="0" w:color="auto"/>
        <w:left w:val="none" w:sz="0" w:space="0" w:color="auto"/>
        <w:bottom w:val="none" w:sz="0" w:space="0" w:color="auto"/>
        <w:right w:val="none" w:sz="0" w:space="0" w:color="auto"/>
      </w:divBdr>
    </w:div>
    <w:div w:id="66465104">
      <w:bodyDiv w:val="1"/>
      <w:marLeft w:val="0"/>
      <w:marRight w:val="0"/>
      <w:marTop w:val="0"/>
      <w:marBottom w:val="0"/>
      <w:divBdr>
        <w:top w:val="none" w:sz="0" w:space="0" w:color="auto"/>
        <w:left w:val="none" w:sz="0" w:space="0" w:color="auto"/>
        <w:bottom w:val="none" w:sz="0" w:space="0" w:color="auto"/>
        <w:right w:val="none" w:sz="0" w:space="0" w:color="auto"/>
      </w:divBdr>
    </w:div>
    <w:div w:id="66542635">
      <w:bodyDiv w:val="1"/>
      <w:marLeft w:val="0"/>
      <w:marRight w:val="0"/>
      <w:marTop w:val="0"/>
      <w:marBottom w:val="0"/>
      <w:divBdr>
        <w:top w:val="none" w:sz="0" w:space="0" w:color="auto"/>
        <w:left w:val="none" w:sz="0" w:space="0" w:color="auto"/>
        <w:bottom w:val="none" w:sz="0" w:space="0" w:color="auto"/>
        <w:right w:val="none" w:sz="0" w:space="0" w:color="auto"/>
      </w:divBdr>
    </w:div>
    <w:div w:id="67070438">
      <w:bodyDiv w:val="1"/>
      <w:marLeft w:val="0"/>
      <w:marRight w:val="0"/>
      <w:marTop w:val="0"/>
      <w:marBottom w:val="0"/>
      <w:divBdr>
        <w:top w:val="none" w:sz="0" w:space="0" w:color="auto"/>
        <w:left w:val="none" w:sz="0" w:space="0" w:color="auto"/>
        <w:bottom w:val="none" w:sz="0" w:space="0" w:color="auto"/>
        <w:right w:val="none" w:sz="0" w:space="0" w:color="auto"/>
      </w:divBdr>
    </w:div>
    <w:div w:id="67119691">
      <w:bodyDiv w:val="1"/>
      <w:marLeft w:val="0"/>
      <w:marRight w:val="0"/>
      <w:marTop w:val="0"/>
      <w:marBottom w:val="0"/>
      <w:divBdr>
        <w:top w:val="none" w:sz="0" w:space="0" w:color="auto"/>
        <w:left w:val="none" w:sz="0" w:space="0" w:color="auto"/>
        <w:bottom w:val="none" w:sz="0" w:space="0" w:color="auto"/>
        <w:right w:val="none" w:sz="0" w:space="0" w:color="auto"/>
      </w:divBdr>
    </w:div>
    <w:div w:id="67263740">
      <w:bodyDiv w:val="1"/>
      <w:marLeft w:val="0"/>
      <w:marRight w:val="0"/>
      <w:marTop w:val="0"/>
      <w:marBottom w:val="0"/>
      <w:divBdr>
        <w:top w:val="none" w:sz="0" w:space="0" w:color="auto"/>
        <w:left w:val="none" w:sz="0" w:space="0" w:color="auto"/>
        <w:bottom w:val="none" w:sz="0" w:space="0" w:color="auto"/>
        <w:right w:val="none" w:sz="0" w:space="0" w:color="auto"/>
      </w:divBdr>
    </w:div>
    <w:div w:id="67650939">
      <w:bodyDiv w:val="1"/>
      <w:marLeft w:val="0"/>
      <w:marRight w:val="0"/>
      <w:marTop w:val="0"/>
      <w:marBottom w:val="0"/>
      <w:divBdr>
        <w:top w:val="none" w:sz="0" w:space="0" w:color="auto"/>
        <w:left w:val="none" w:sz="0" w:space="0" w:color="auto"/>
        <w:bottom w:val="none" w:sz="0" w:space="0" w:color="auto"/>
        <w:right w:val="none" w:sz="0" w:space="0" w:color="auto"/>
      </w:divBdr>
    </w:div>
    <w:div w:id="67851402">
      <w:bodyDiv w:val="1"/>
      <w:marLeft w:val="0"/>
      <w:marRight w:val="0"/>
      <w:marTop w:val="0"/>
      <w:marBottom w:val="0"/>
      <w:divBdr>
        <w:top w:val="none" w:sz="0" w:space="0" w:color="auto"/>
        <w:left w:val="none" w:sz="0" w:space="0" w:color="auto"/>
        <w:bottom w:val="none" w:sz="0" w:space="0" w:color="auto"/>
        <w:right w:val="none" w:sz="0" w:space="0" w:color="auto"/>
      </w:divBdr>
    </w:div>
    <w:div w:id="67853012">
      <w:bodyDiv w:val="1"/>
      <w:marLeft w:val="0"/>
      <w:marRight w:val="0"/>
      <w:marTop w:val="0"/>
      <w:marBottom w:val="0"/>
      <w:divBdr>
        <w:top w:val="none" w:sz="0" w:space="0" w:color="auto"/>
        <w:left w:val="none" w:sz="0" w:space="0" w:color="auto"/>
        <w:bottom w:val="none" w:sz="0" w:space="0" w:color="auto"/>
        <w:right w:val="none" w:sz="0" w:space="0" w:color="auto"/>
      </w:divBdr>
    </w:div>
    <w:div w:id="67895534">
      <w:bodyDiv w:val="1"/>
      <w:marLeft w:val="0"/>
      <w:marRight w:val="0"/>
      <w:marTop w:val="0"/>
      <w:marBottom w:val="0"/>
      <w:divBdr>
        <w:top w:val="none" w:sz="0" w:space="0" w:color="auto"/>
        <w:left w:val="none" w:sz="0" w:space="0" w:color="auto"/>
        <w:bottom w:val="none" w:sz="0" w:space="0" w:color="auto"/>
        <w:right w:val="none" w:sz="0" w:space="0" w:color="auto"/>
      </w:divBdr>
    </w:div>
    <w:div w:id="68307896">
      <w:bodyDiv w:val="1"/>
      <w:marLeft w:val="0"/>
      <w:marRight w:val="0"/>
      <w:marTop w:val="0"/>
      <w:marBottom w:val="0"/>
      <w:divBdr>
        <w:top w:val="none" w:sz="0" w:space="0" w:color="auto"/>
        <w:left w:val="none" w:sz="0" w:space="0" w:color="auto"/>
        <w:bottom w:val="none" w:sz="0" w:space="0" w:color="auto"/>
        <w:right w:val="none" w:sz="0" w:space="0" w:color="auto"/>
      </w:divBdr>
    </w:div>
    <w:div w:id="68427630">
      <w:bodyDiv w:val="1"/>
      <w:marLeft w:val="0"/>
      <w:marRight w:val="0"/>
      <w:marTop w:val="0"/>
      <w:marBottom w:val="0"/>
      <w:divBdr>
        <w:top w:val="none" w:sz="0" w:space="0" w:color="auto"/>
        <w:left w:val="none" w:sz="0" w:space="0" w:color="auto"/>
        <w:bottom w:val="none" w:sz="0" w:space="0" w:color="auto"/>
        <w:right w:val="none" w:sz="0" w:space="0" w:color="auto"/>
      </w:divBdr>
    </w:div>
    <w:div w:id="68550928">
      <w:bodyDiv w:val="1"/>
      <w:marLeft w:val="0"/>
      <w:marRight w:val="0"/>
      <w:marTop w:val="0"/>
      <w:marBottom w:val="0"/>
      <w:divBdr>
        <w:top w:val="none" w:sz="0" w:space="0" w:color="auto"/>
        <w:left w:val="none" w:sz="0" w:space="0" w:color="auto"/>
        <w:bottom w:val="none" w:sz="0" w:space="0" w:color="auto"/>
        <w:right w:val="none" w:sz="0" w:space="0" w:color="auto"/>
      </w:divBdr>
    </w:div>
    <w:div w:id="68618705">
      <w:bodyDiv w:val="1"/>
      <w:marLeft w:val="0"/>
      <w:marRight w:val="0"/>
      <w:marTop w:val="0"/>
      <w:marBottom w:val="0"/>
      <w:divBdr>
        <w:top w:val="none" w:sz="0" w:space="0" w:color="auto"/>
        <w:left w:val="none" w:sz="0" w:space="0" w:color="auto"/>
        <w:bottom w:val="none" w:sz="0" w:space="0" w:color="auto"/>
        <w:right w:val="none" w:sz="0" w:space="0" w:color="auto"/>
      </w:divBdr>
    </w:div>
    <w:div w:id="69933466">
      <w:bodyDiv w:val="1"/>
      <w:marLeft w:val="0"/>
      <w:marRight w:val="0"/>
      <w:marTop w:val="0"/>
      <w:marBottom w:val="0"/>
      <w:divBdr>
        <w:top w:val="none" w:sz="0" w:space="0" w:color="auto"/>
        <w:left w:val="none" w:sz="0" w:space="0" w:color="auto"/>
        <w:bottom w:val="none" w:sz="0" w:space="0" w:color="auto"/>
        <w:right w:val="none" w:sz="0" w:space="0" w:color="auto"/>
      </w:divBdr>
    </w:div>
    <w:div w:id="70154034">
      <w:bodyDiv w:val="1"/>
      <w:marLeft w:val="0"/>
      <w:marRight w:val="0"/>
      <w:marTop w:val="0"/>
      <w:marBottom w:val="0"/>
      <w:divBdr>
        <w:top w:val="none" w:sz="0" w:space="0" w:color="auto"/>
        <w:left w:val="none" w:sz="0" w:space="0" w:color="auto"/>
        <w:bottom w:val="none" w:sz="0" w:space="0" w:color="auto"/>
        <w:right w:val="none" w:sz="0" w:space="0" w:color="auto"/>
      </w:divBdr>
    </w:div>
    <w:div w:id="70809217">
      <w:bodyDiv w:val="1"/>
      <w:marLeft w:val="0"/>
      <w:marRight w:val="0"/>
      <w:marTop w:val="0"/>
      <w:marBottom w:val="0"/>
      <w:divBdr>
        <w:top w:val="none" w:sz="0" w:space="0" w:color="auto"/>
        <w:left w:val="none" w:sz="0" w:space="0" w:color="auto"/>
        <w:bottom w:val="none" w:sz="0" w:space="0" w:color="auto"/>
        <w:right w:val="none" w:sz="0" w:space="0" w:color="auto"/>
      </w:divBdr>
    </w:div>
    <w:div w:id="71660473">
      <w:bodyDiv w:val="1"/>
      <w:marLeft w:val="0"/>
      <w:marRight w:val="0"/>
      <w:marTop w:val="0"/>
      <w:marBottom w:val="0"/>
      <w:divBdr>
        <w:top w:val="none" w:sz="0" w:space="0" w:color="auto"/>
        <w:left w:val="none" w:sz="0" w:space="0" w:color="auto"/>
        <w:bottom w:val="none" w:sz="0" w:space="0" w:color="auto"/>
        <w:right w:val="none" w:sz="0" w:space="0" w:color="auto"/>
      </w:divBdr>
    </w:div>
    <w:div w:id="72091692">
      <w:bodyDiv w:val="1"/>
      <w:marLeft w:val="0"/>
      <w:marRight w:val="0"/>
      <w:marTop w:val="0"/>
      <w:marBottom w:val="0"/>
      <w:divBdr>
        <w:top w:val="none" w:sz="0" w:space="0" w:color="auto"/>
        <w:left w:val="none" w:sz="0" w:space="0" w:color="auto"/>
        <w:bottom w:val="none" w:sz="0" w:space="0" w:color="auto"/>
        <w:right w:val="none" w:sz="0" w:space="0" w:color="auto"/>
      </w:divBdr>
    </w:div>
    <w:div w:id="72166562">
      <w:bodyDiv w:val="1"/>
      <w:marLeft w:val="0"/>
      <w:marRight w:val="0"/>
      <w:marTop w:val="0"/>
      <w:marBottom w:val="0"/>
      <w:divBdr>
        <w:top w:val="none" w:sz="0" w:space="0" w:color="auto"/>
        <w:left w:val="none" w:sz="0" w:space="0" w:color="auto"/>
        <w:bottom w:val="none" w:sz="0" w:space="0" w:color="auto"/>
        <w:right w:val="none" w:sz="0" w:space="0" w:color="auto"/>
      </w:divBdr>
    </w:div>
    <w:div w:id="72169463">
      <w:bodyDiv w:val="1"/>
      <w:marLeft w:val="0"/>
      <w:marRight w:val="0"/>
      <w:marTop w:val="0"/>
      <w:marBottom w:val="0"/>
      <w:divBdr>
        <w:top w:val="none" w:sz="0" w:space="0" w:color="auto"/>
        <w:left w:val="none" w:sz="0" w:space="0" w:color="auto"/>
        <w:bottom w:val="none" w:sz="0" w:space="0" w:color="auto"/>
        <w:right w:val="none" w:sz="0" w:space="0" w:color="auto"/>
      </w:divBdr>
    </w:div>
    <w:div w:id="72552174">
      <w:bodyDiv w:val="1"/>
      <w:marLeft w:val="0"/>
      <w:marRight w:val="0"/>
      <w:marTop w:val="0"/>
      <w:marBottom w:val="0"/>
      <w:divBdr>
        <w:top w:val="none" w:sz="0" w:space="0" w:color="auto"/>
        <w:left w:val="none" w:sz="0" w:space="0" w:color="auto"/>
        <w:bottom w:val="none" w:sz="0" w:space="0" w:color="auto"/>
        <w:right w:val="none" w:sz="0" w:space="0" w:color="auto"/>
      </w:divBdr>
    </w:div>
    <w:div w:id="72823509">
      <w:bodyDiv w:val="1"/>
      <w:marLeft w:val="0"/>
      <w:marRight w:val="0"/>
      <w:marTop w:val="0"/>
      <w:marBottom w:val="0"/>
      <w:divBdr>
        <w:top w:val="none" w:sz="0" w:space="0" w:color="auto"/>
        <w:left w:val="none" w:sz="0" w:space="0" w:color="auto"/>
        <w:bottom w:val="none" w:sz="0" w:space="0" w:color="auto"/>
        <w:right w:val="none" w:sz="0" w:space="0" w:color="auto"/>
      </w:divBdr>
    </w:div>
    <w:div w:id="73287279">
      <w:bodyDiv w:val="1"/>
      <w:marLeft w:val="0"/>
      <w:marRight w:val="0"/>
      <w:marTop w:val="0"/>
      <w:marBottom w:val="0"/>
      <w:divBdr>
        <w:top w:val="none" w:sz="0" w:space="0" w:color="auto"/>
        <w:left w:val="none" w:sz="0" w:space="0" w:color="auto"/>
        <w:bottom w:val="none" w:sz="0" w:space="0" w:color="auto"/>
        <w:right w:val="none" w:sz="0" w:space="0" w:color="auto"/>
      </w:divBdr>
    </w:div>
    <w:div w:id="73362582">
      <w:bodyDiv w:val="1"/>
      <w:marLeft w:val="0"/>
      <w:marRight w:val="0"/>
      <w:marTop w:val="0"/>
      <w:marBottom w:val="0"/>
      <w:divBdr>
        <w:top w:val="none" w:sz="0" w:space="0" w:color="auto"/>
        <w:left w:val="none" w:sz="0" w:space="0" w:color="auto"/>
        <w:bottom w:val="none" w:sz="0" w:space="0" w:color="auto"/>
        <w:right w:val="none" w:sz="0" w:space="0" w:color="auto"/>
      </w:divBdr>
    </w:div>
    <w:div w:id="73860288">
      <w:bodyDiv w:val="1"/>
      <w:marLeft w:val="0"/>
      <w:marRight w:val="0"/>
      <w:marTop w:val="0"/>
      <w:marBottom w:val="0"/>
      <w:divBdr>
        <w:top w:val="none" w:sz="0" w:space="0" w:color="auto"/>
        <w:left w:val="none" w:sz="0" w:space="0" w:color="auto"/>
        <w:bottom w:val="none" w:sz="0" w:space="0" w:color="auto"/>
        <w:right w:val="none" w:sz="0" w:space="0" w:color="auto"/>
      </w:divBdr>
    </w:div>
    <w:div w:id="74136055">
      <w:bodyDiv w:val="1"/>
      <w:marLeft w:val="0"/>
      <w:marRight w:val="0"/>
      <w:marTop w:val="0"/>
      <w:marBottom w:val="0"/>
      <w:divBdr>
        <w:top w:val="none" w:sz="0" w:space="0" w:color="auto"/>
        <w:left w:val="none" w:sz="0" w:space="0" w:color="auto"/>
        <w:bottom w:val="none" w:sz="0" w:space="0" w:color="auto"/>
        <w:right w:val="none" w:sz="0" w:space="0" w:color="auto"/>
      </w:divBdr>
    </w:div>
    <w:div w:id="74204196">
      <w:bodyDiv w:val="1"/>
      <w:marLeft w:val="0"/>
      <w:marRight w:val="0"/>
      <w:marTop w:val="0"/>
      <w:marBottom w:val="0"/>
      <w:divBdr>
        <w:top w:val="none" w:sz="0" w:space="0" w:color="auto"/>
        <w:left w:val="none" w:sz="0" w:space="0" w:color="auto"/>
        <w:bottom w:val="none" w:sz="0" w:space="0" w:color="auto"/>
        <w:right w:val="none" w:sz="0" w:space="0" w:color="auto"/>
      </w:divBdr>
    </w:div>
    <w:div w:id="74209064">
      <w:bodyDiv w:val="1"/>
      <w:marLeft w:val="0"/>
      <w:marRight w:val="0"/>
      <w:marTop w:val="0"/>
      <w:marBottom w:val="0"/>
      <w:divBdr>
        <w:top w:val="none" w:sz="0" w:space="0" w:color="auto"/>
        <w:left w:val="none" w:sz="0" w:space="0" w:color="auto"/>
        <w:bottom w:val="none" w:sz="0" w:space="0" w:color="auto"/>
        <w:right w:val="none" w:sz="0" w:space="0" w:color="auto"/>
      </w:divBdr>
    </w:div>
    <w:div w:id="74284197">
      <w:bodyDiv w:val="1"/>
      <w:marLeft w:val="0"/>
      <w:marRight w:val="0"/>
      <w:marTop w:val="0"/>
      <w:marBottom w:val="0"/>
      <w:divBdr>
        <w:top w:val="none" w:sz="0" w:space="0" w:color="auto"/>
        <w:left w:val="none" w:sz="0" w:space="0" w:color="auto"/>
        <w:bottom w:val="none" w:sz="0" w:space="0" w:color="auto"/>
        <w:right w:val="none" w:sz="0" w:space="0" w:color="auto"/>
      </w:divBdr>
    </w:div>
    <w:div w:id="74324730">
      <w:bodyDiv w:val="1"/>
      <w:marLeft w:val="0"/>
      <w:marRight w:val="0"/>
      <w:marTop w:val="0"/>
      <w:marBottom w:val="0"/>
      <w:divBdr>
        <w:top w:val="none" w:sz="0" w:space="0" w:color="auto"/>
        <w:left w:val="none" w:sz="0" w:space="0" w:color="auto"/>
        <w:bottom w:val="none" w:sz="0" w:space="0" w:color="auto"/>
        <w:right w:val="none" w:sz="0" w:space="0" w:color="auto"/>
      </w:divBdr>
    </w:div>
    <w:div w:id="74938739">
      <w:bodyDiv w:val="1"/>
      <w:marLeft w:val="0"/>
      <w:marRight w:val="0"/>
      <w:marTop w:val="0"/>
      <w:marBottom w:val="0"/>
      <w:divBdr>
        <w:top w:val="none" w:sz="0" w:space="0" w:color="auto"/>
        <w:left w:val="none" w:sz="0" w:space="0" w:color="auto"/>
        <w:bottom w:val="none" w:sz="0" w:space="0" w:color="auto"/>
        <w:right w:val="none" w:sz="0" w:space="0" w:color="auto"/>
      </w:divBdr>
    </w:div>
    <w:div w:id="74981552">
      <w:bodyDiv w:val="1"/>
      <w:marLeft w:val="0"/>
      <w:marRight w:val="0"/>
      <w:marTop w:val="0"/>
      <w:marBottom w:val="0"/>
      <w:divBdr>
        <w:top w:val="none" w:sz="0" w:space="0" w:color="auto"/>
        <w:left w:val="none" w:sz="0" w:space="0" w:color="auto"/>
        <w:bottom w:val="none" w:sz="0" w:space="0" w:color="auto"/>
        <w:right w:val="none" w:sz="0" w:space="0" w:color="auto"/>
      </w:divBdr>
    </w:div>
    <w:div w:id="75179147">
      <w:bodyDiv w:val="1"/>
      <w:marLeft w:val="0"/>
      <w:marRight w:val="0"/>
      <w:marTop w:val="0"/>
      <w:marBottom w:val="0"/>
      <w:divBdr>
        <w:top w:val="none" w:sz="0" w:space="0" w:color="auto"/>
        <w:left w:val="none" w:sz="0" w:space="0" w:color="auto"/>
        <w:bottom w:val="none" w:sz="0" w:space="0" w:color="auto"/>
        <w:right w:val="none" w:sz="0" w:space="0" w:color="auto"/>
      </w:divBdr>
    </w:div>
    <w:div w:id="75440768">
      <w:bodyDiv w:val="1"/>
      <w:marLeft w:val="0"/>
      <w:marRight w:val="0"/>
      <w:marTop w:val="0"/>
      <w:marBottom w:val="0"/>
      <w:divBdr>
        <w:top w:val="none" w:sz="0" w:space="0" w:color="auto"/>
        <w:left w:val="none" w:sz="0" w:space="0" w:color="auto"/>
        <w:bottom w:val="none" w:sz="0" w:space="0" w:color="auto"/>
        <w:right w:val="none" w:sz="0" w:space="0" w:color="auto"/>
      </w:divBdr>
    </w:div>
    <w:div w:id="76051487">
      <w:bodyDiv w:val="1"/>
      <w:marLeft w:val="0"/>
      <w:marRight w:val="0"/>
      <w:marTop w:val="0"/>
      <w:marBottom w:val="0"/>
      <w:divBdr>
        <w:top w:val="none" w:sz="0" w:space="0" w:color="auto"/>
        <w:left w:val="none" w:sz="0" w:space="0" w:color="auto"/>
        <w:bottom w:val="none" w:sz="0" w:space="0" w:color="auto"/>
        <w:right w:val="none" w:sz="0" w:space="0" w:color="auto"/>
      </w:divBdr>
    </w:div>
    <w:div w:id="76174790">
      <w:bodyDiv w:val="1"/>
      <w:marLeft w:val="0"/>
      <w:marRight w:val="0"/>
      <w:marTop w:val="0"/>
      <w:marBottom w:val="0"/>
      <w:divBdr>
        <w:top w:val="none" w:sz="0" w:space="0" w:color="auto"/>
        <w:left w:val="none" w:sz="0" w:space="0" w:color="auto"/>
        <w:bottom w:val="none" w:sz="0" w:space="0" w:color="auto"/>
        <w:right w:val="none" w:sz="0" w:space="0" w:color="auto"/>
      </w:divBdr>
    </w:div>
    <w:div w:id="76296347">
      <w:bodyDiv w:val="1"/>
      <w:marLeft w:val="0"/>
      <w:marRight w:val="0"/>
      <w:marTop w:val="0"/>
      <w:marBottom w:val="0"/>
      <w:divBdr>
        <w:top w:val="none" w:sz="0" w:space="0" w:color="auto"/>
        <w:left w:val="none" w:sz="0" w:space="0" w:color="auto"/>
        <w:bottom w:val="none" w:sz="0" w:space="0" w:color="auto"/>
        <w:right w:val="none" w:sz="0" w:space="0" w:color="auto"/>
      </w:divBdr>
    </w:div>
    <w:div w:id="76370261">
      <w:bodyDiv w:val="1"/>
      <w:marLeft w:val="0"/>
      <w:marRight w:val="0"/>
      <w:marTop w:val="0"/>
      <w:marBottom w:val="0"/>
      <w:divBdr>
        <w:top w:val="none" w:sz="0" w:space="0" w:color="auto"/>
        <w:left w:val="none" w:sz="0" w:space="0" w:color="auto"/>
        <w:bottom w:val="none" w:sz="0" w:space="0" w:color="auto"/>
        <w:right w:val="none" w:sz="0" w:space="0" w:color="auto"/>
      </w:divBdr>
    </w:div>
    <w:div w:id="76633708">
      <w:bodyDiv w:val="1"/>
      <w:marLeft w:val="0"/>
      <w:marRight w:val="0"/>
      <w:marTop w:val="0"/>
      <w:marBottom w:val="0"/>
      <w:divBdr>
        <w:top w:val="none" w:sz="0" w:space="0" w:color="auto"/>
        <w:left w:val="none" w:sz="0" w:space="0" w:color="auto"/>
        <w:bottom w:val="none" w:sz="0" w:space="0" w:color="auto"/>
        <w:right w:val="none" w:sz="0" w:space="0" w:color="auto"/>
      </w:divBdr>
    </w:div>
    <w:div w:id="76831932">
      <w:bodyDiv w:val="1"/>
      <w:marLeft w:val="0"/>
      <w:marRight w:val="0"/>
      <w:marTop w:val="0"/>
      <w:marBottom w:val="0"/>
      <w:divBdr>
        <w:top w:val="none" w:sz="0" w:space="0" w:color="auto"/>
        <w:left w:val="none" w:sz="0" w:space="0" w:color="auto"/>
        <w:bottom w:val="none" w:sz="0" w:space="0" w:color="auto"/>
        <w:right w:val="none" w:sz="0" w:space="0" w:color="auto"/>
      </w:divBdr>
    </w:div>
    <w:div w:id="77482761">
      <w:bodyDiv w:val="1"/>
      <w:marLeft w:val="0"/>
      <w:marRight w:val="0"/>
      <w:marTop w:val="0"/>
      <w:marBottom w:val="0"/>
      <w:divBdr>
        <w:top w:val="none" w:sz="0" w:space="0" w:color="auto"/>
        <w:left w:val="none" w:sz="0" w:space="0" w:color="auto"/>
        <w:bottom w:val="none" w:sz="0" w:space="0" w:color="auto"/>
        <w:right w:val="none" w:sz="0" w:space="0" w:color="auto"/>
      </w:divBdr>
    </w:div>
    <w:div w:id="78254486">
      <w:bodyDiv w:val="1"/>
      <w:marLeft w:val="0"/>
      <w:marRight w:val="0"/>
      <w:marTop w:val="0"/>
      <w:marBottom w:val="0"/>
      <w:divBdr>
        <w:top w:val="none" w:sz="0" w:space="0" w:color="auto"/>
        <w:left w:val="none" w:sz="0" w:space="0" w:color="auto"/>
        <w:bottom w:val="none" w:sz="0" w:space="0" w:color="auto"/>
        <w:right w:val="none" w:sz="0" w:space="0" w:color="auto"/>
      </w:divBdr>
    </w:div>
    <w:div w:id="78448297">
      <w:bodyDiv w:val="1"/>
      <w:marLeft w:val="0"/>
      <w:marRight w:val="0"/>
      <w:marTop w:val="0"/>
      <w:marBottom w:val="0"/>
      <w:divBdr>
        <w:top w:val="none" w:sz="0" w:space="0" w:color="auto"/>
        <w:left w:val="none" w:sz="0" w:space="0" w:color="auto"/>
        <w:bottom w:val="none" w:sz="0" w:space="0" w:color="auto"/>
        <w:right w:val="none" w:sz="0" w:space="0" w:color="auto"/>
      </w:divBdr>
    </w:div>
    <w:div w:id="78528270">
      <w:bodyDiv w:val="1"/>
      <w:marLeft w:val="0"/>
      <w:marRight w:val="0"/>
      <w:marTop w:val="0"/>
      <w:marBottom w:val="0"/>
      <w:divBdr>
        <w:top w:val="none" w:sz="0" w:space="0" w:color="auto"/>
        <w:left w:val="none" w:sz="0" w:space="0" w:color="auto"/>
        <w:bottom w:val="none" w:sz="0" w:space="0" w:color="auto"/>
        <w:right w:val="none" w:sz="0" w:space="0" w:color="auto"/>
      </w:divBdr>
    </w:div>
    <w:div w:id="78795135">
      <w:bodyDiv w:val="1"/>
      <w:marLeft w:val="0"/>
      <w:marRight w:val="0"/>
      <w:marTop w:val="0"/>
      <w:marBottom w:val="0"/>
      <w:divBdr>
        <w:top w:val="none" w:sz="0" w:space="0" w:color="auto"/>
        <w:left w:val="none" w:sz="0" w:space="0" w:color="auto"/>
        <w:bottom w:val="none" w:sz="0" w:space="0" w:color="auto"/>
        <w:right w:val="none" w:sz="0" w:space="0" w:color="auto"/>
      </w:divBdr>
    </w:div>
    <w:div w:id="78985339">
      <w:bodyDiv w:val="1"/>
      <w:marLeft w:val="0"/>
      <w:marRight w:val="0"/>
      <w:marTop w:val="0"/>
      <w:marBottom w:val="0"/>
      <w:divBdr>
        <w:top w:val="none" w:sz="0" w:space="0" w:color="auto"/>
        <w:left w:val="none" w:sz="0" w:space="0" w:color="auto"/>
        <w:bottom w:val="none" w:sz="0" w:space="0" w:color="auto"/>
        <w:right w:val="none" w:sz="0" w:space="0" w:color="auto"/>
      </w:divBdr>
    </w:div>
    <w:div w:id="79838914">
      <w:bodyDiv w:val="1"/>
      <w:marLeft w:val="0"/>
      <w:marRight w:val="0"/>
      <w:marTop w:val="0"/>
      <w:marBottom w:val="0"/>
      <w:divBdr>
        <w:top w:val="none" w:sz="0" w:space="0" w:color="auto"/>
        <w:left w:val="none" w:sz="0" w:space="0" w:color="auto"/>
        <w:bottom w:val="none" w:sz="0" w:space="0" w:color="auto"/>
        <w:right w:val="none" w:sz="0" w:space="0" w:color="auto"/>
      </w:divBdr>
    </w:div>
    <w:div w:id="80026992">
      <w:bodyDiv w:val="1"/>
      <w:marLeft w:val="0"/>
      <w:marRight w:val="0"/>
      <w:marTop w:val="0"/>
      <w:marBottom w:val="0"/>
      <w:divBdr>
        <w:top w:val="none" w:sz="0" w:space="0" w:color="auto"/>
        <w:left w:val="none" w:sz="0" w:space="0" w:color="auto"/>
        <w:bottom w:val="none" w:sz="0" w:space="0" w:color="auto"/>
        <w:right w:val="none" w:sz="0" w:space="0" w:color="auto"/>
      </w:divBdr>
    </w:div>
    <w:div w:id="80107736">
      <w:bodyDiv w:val="1"/>
      <w:marLeft w:val="0"/>
      <w:marRight w:val="0"/>
      <w:marTop w:val="0"/>
      <w:marBottom w:val="0"/>
      <w:divBdr>
        <w:top w:val="none" w:sz="0" w:space="0" w:color="auto"/>
        <w:left w:val="none" w:sz="0" w:space="0" w:color="auto"/>
        <w:bottom w:val="none" w:sz="0" w:space="0" w:color="auto"/>
        <w:right w:val="none" w:sz="0" w:space="0" w:color="auto"/>
      </w:divBdr>
    </w:div>
    <w:div w:id="80183256">
      <w:bodyDiv w:val="1"/>
      <w:marLeft w:val="0"/>
      <w:marRight w:val="0"/>
      <w:marTop w:val="0"/>
      <w:marBottom w:val="0"/>
      <w:divBdr>
        <w:top w:val="none" w:sz="0" w:space="0" w:color="auto"/>
        <w:left w:val="none" w:sz="0" w:space="0" w:color="auto"/>
        <w:bottom w:val="none" w:sz="0" w:space="0" w:color="auto"/>
        <w:right w:val="none" w:sz="0" w:space="0" w:color="auto"/>
      </w:divBdr>
    </w:div>
    <w:div w:id="80220300">
      <w:bodyDiv w:val="1"/>
      <w:marLeft w:val="0"/>
      <w:marRight w:val="0"/>
      <w:marTop w:val="0"/>
      <w:marBottom w:val="0"/>
      <w:divBdr>
        <w:top w:val="none" w:sz="0" w:space="0" w:color="auto"/>
        <w:left w:val="none" w:sz="0" w:space="0" w:color="auto"/>
        <w:bottom w:val="none" w:sz="0" w:space="0" w:color="auto"/>
        <w:right w:val="none" w:sz="0" w:space="0" w:color="auto"/>
      </w:divBdr>
    </w:div>
    <w:div w:id="80690066">
      <w:bodyDiv w:val="1"/>
      <w:marLeft w:val="0"/>
      <w:marRight w:val="0"/>
      <w:marTop w:val="0"/>
      <w:marBottom w:val="0"/>
      <w:divBdr>
        <w:top w:val="none" w:sz="0" w:space="0" w:color="auto"/>
        <w:left w:val="none" w:sz="0" w:space="0" w:color="auto"/>
        <w:bottom w:val="none" w:sz="0" w:space="0" w:color="auto"/>
        <w:right w:val="none" w:sz="0" w:space="0" w:color="auto"/>
      </w:divBdr>
    </w:div>
    <w:div w:id="80834592">
      <w:bodyDiv w:val="1"/>
      <w:marLeft w:val="0"/>
      <w:marRight w:val="0"/>
      <w:marTop w:val="0"/>
      <w:marBottom w:val="0"/>
      <w:divBdr>
        <w:top w:val="none" w:sz="0" w:space="0" w:color="auto"/>
        <w:left w:val="none" w:sz="0" w:space="0" w:color="auto"/>
        <w:bottom w:val="none" w:sz="0" w:space="0" w:color="auto"/>
        <w:right w:val="none" w:sz="0" w:space="0" w:color="auto"/>
      </w:divBdr>
    </w:div>
    <w:div w:id="81072847">
      <w:bodyDiv w:val="1"/>
      <w:marLeft w:val="0"/>
      <w:marRight w:val="0"/>
      <w:marTop w:val="0"/>
      <w:marBottom w:val="0"/>
      <w:divBdr>
        <w:top w:val="none" w:sz="0" w:space="0" w:color="auto"/>
        <w:left w:val="none" w:sz="0" w:space="0" w:color="auto"/>
        <w:bottom w:val="none" w:sz="0" w:space="0" w:color="auto"/>
        <w:right w:val="none" w:sz="0" w:space="0" w:color="auto"/>
      </w:divBdr>
    </w:div>
    <w:div w:id="81412106">
      <w:bodyDiv w:val="1"/>
      <w:marLeft w:val="0"/>
      <w:marRight w:val="0"/>
      <w:marTop w:val="0"/>
      <w:marBottom w:val="0"/>
      <w:divBdr>
        <w:top w:val="none" w:sz="0" w:space="0" w:color="auto"/>
        <w:left w:val="none" w:sz="0" w:space="0" w:color="auto"/>
        <w:bottom w:val="none" w:sz="0" w:space="0" w:color="auto"/>
        <w:right w:val="none" w:sz="0" w:space="0" w:color="auto"/>
      </w:divBdr>
    </w:div>
    <w:div w:id="81683800">
      <w:bodyDiv w:val="1"/>
      <w:marLeft w:val="0"/>
      <w:marRight w:val="0"/>
      <w:marTop w:val="0"/>
      <w:marBottom w:val="0"/>
      <w:divBdr>
        <w:top w:val="none" w:sz="0" w:space="0" w:color="auto"/>
        <w:left w:val="none" w:sz="0" w:space="0" w:color="auto"/>
        <w:bottom w:val="none" w:sz="0" w:space="0" w:color="auto"/>
        <w:right w:val="none" w:sz="0" w:space="0" w:color="auto"/>
      </w:divBdr>
    </w:div>
    <w:div w:id="82338515">
      <w:bodyDiv w:val="1"/>
      <w:marLeft w:val="0"/>
      <w:marRight w:val="0"/>
      <w:marTop w:val="0"/>
      <w:marBottom w:val="0"/>
      <w:divBdr>
        <w:top w:val="none" w:sz="0" w:space="0" w:color="auto"/>
        <w:left w:val="none" w:sz="0" w:space="0" w:color="auto"/>
        <w:bottom w:val="none" w:sz="0" w:space="0" w:color="auto"/>
        <w:right w:val="none" w:sz="0" w:space="0" w:color="auto"/>
      </w:divBdr>
    </w:div>
    <w:div w:id="82338648">
      <w:bodyDiv w:val="1"/>
      <w:marLeft w:val="0"/>
      <w:marRight w:val="0"/>
      <w:marTop w:val="0"/>
      <w:marBottom w:val="0"/>
      <w:divBdr>
        <w:top w:val="none" w:sz="0" w:space="0" w:color="auto"/>
        <w:left w:val="none" w:sz="0" w:space="0" w:color="auto"/>
        <w:bottom w:val="none" w:sz="0" w:space="0" w:color="auto"/>
        <w:right w:val="none" w:sz="0" w:space="0" w:color="auto"/>
      </w:divBdr>
    </w:div>
    <w:div w:id="82577000">
      <w:bodyDiv w:val="1"/>
      <w:marLeft w:val="0"/>
      <w:marRight w:val="0"/>
      <w:marTop w:val="0"/>
      <w:marBottom w:val="0"/>
      <w:divBdr>
        <w:top w:val="none" w:sz="0" w:space="0" w:color="auto"/>
        <w:left w:val="none" w:sz="0" w:space="0" w:color="auto"/>
        <w:bottom w:val="none" w:sz="0" w:space="0" w:color="auto"/>
        <w:right w:val="none" w:sz="0" w:space="0" w:color="auto"/>
      </w:divBdr>
    </w:div>
    <w:div w:id="82772121">
      <w:bodyDiv w:val="1"/>
      <w:marLeft w:val="0"/>
      <w:marRight w:val="0"/>
      <w:marTop w:val="0"/>
      <w:marBottom w:val="0"/>
      <w:divBdr>
        <w:top w:val="none" w:sz="0" w:space="0" w:color="auto"/>
        <w:left w:val="none" w:sz="0" w:space="0" w:color="auto"/>
        <w:bottom w:val="none" w:sz="0" w:space="0" w:color="auto"/>
        <w:right w:val="none" w:sz="0" w:space="0" w:color="auto"/>
      </w:divBdr>
    </w:div>
    <w:div w:id="83497545">
      <w:bodyDiv w:val="1"/>
      <w:marLeft w:val="0"/>
      <w:marRight w:val="0"/>
      <w:marTop w:val="0"/>
      <w:marBottom w:val="0"/>
      <w:divBdr>
        <w:top w:val="none" w:sz="0" w:space="0" w:color="auto"/>
        <w:left w:val="none" w:sz="0" w:space="0" w:color="auto"/>
        <w:bottom w:val="none" w:sz="0" w:space="0" w:color="auto"/>
        <w:right w:val="none" w:sz="0" w:space="0" w:color="auto"/>
      </w:divBdr>
    </w:div>
    <w:div w:id="83695644">
      <w:bodyDiv w:val="1"/>
      <w:marLeft w:val="0"/>
      <w:marRight w:val="0"/>
      <w:marTop w:val="0"/>
      <w:marBottom w:val="0"/>
      <w:divBdr>
        <w:top w:val="none" w:sz="0" w:space="0" w:color="auto"/>
        <w:left w:val="none" w:sz="0" w:space="0" w:color="auto"/>
        <w:bottom w:val="none" w:sz="0" w:space="0" w:color="auto"/>
        <w:right w:val="none" w:sz="0" w:space="0" w:color="auto"/>
      </w:divBdr>
    </w:div>
    <w:div w:id="84150869">
      <w:bodyDiv w:val="1"/>
      <w:marLeft w:val="0"/>
      <w:marRight w:val="0"/>
      <w:marTop w:val="0"/>
      <w:marBottom w:val="0"/>
      <w:divBdr>
        <w:top w:val="none" w:sz="0" w:space="0" w:color="auto"/>
        <w:left w:val="none" w:sz="0" w:space="0" w:color="auto"/>
        <w:bottom w:val="none" w:sz="0" w:space="0" w:color="auto"/>
        <w:right w:val="none" w:sz="0" w:space="0" w:color="auto"/>
      </w:divBdr>
    </w:div>
    <w:div w:id="84427361">
      <w:bodyDiv w:val="1"/>
      <w:marLeft w:val="0"/>
      <w:marRight w:val="0"/>
      <w:marTop w:val="0"/>
      <w:marBottom w:val="0"/>
      <w:divBdr>
        <w:top w:val="none" w:sz="0" w:space="0" w:color="auto"/>
        <w:left w:val="none" w:sz="0" w:space="0" w:color="auto"/>
        <w:bottom w:val="none" w:sz="0" w:space="0" w:color="auto"/>
        <w:right w:val="none" w:sz="0" w:space="0" w:color="auto"/>
      </w:divBdr>
    </w:div>
    <w:div w:id="84494213">
      <w:bodyDiv w:val="1"/>
      <w:marLeft w:val="0"/>
      <w:marRight w:val="0"/>
      <w:marTop w:val="0"/>
      <w:marBottom w:val="0"/>
      <w:divBdr>
        <w:top w:val="none" w:sz="0" w:space="0" w:color="auto"/>
        <w:left w:val="none" w:sz="0" w:space="0" w:color="auto"/>
        <w:bottom w:val="none" w:sz="0" w:space="0" w:color="auto"/>
        <w:right w:val="none" w:sz="0" w:space="0" w:color="auto"/>
      </w:divBdr>
    </w:div>
    <w:div w:id="85343584">
      <w:bodyDiv w:val="1"/>
      <w:marLeft w:val="0"/>
      <w:marRight w:val="0"/>
      <w:marTop w:val="0"/>
      <w:marBottom w:val="0"/>
      <w:divBdr>
        <w:top w:val="none" w:sz="0" w:space="0" w:color="auto"/>
        <w:left w:val="none" w:sz="0" w:space="0" w:color="auto"/>
        <w:bottom w:val="none" w:sz="0" w:space="0" w:color="auto"/>
        <w:right w:val="none" w:sz="0" w:space="0" w:color="auto"/>
      </w:divBdr>
    </w:div>
    <w:div w:id="85421451">
      <w:bodyDiv w:val="1"/>
      <w:marLeft w:val="0"/>
      <w:marRight w:val="0"/>
      <w:marTop w:val="0"/>
      <w:marBottom w:val="0"/>
      <w:divBdr>
        <w:top w:val="none" w:sz="0" w:space="0" w:color="auto"/>
        <w:left w:val="none" w:sz="0" w:space="0" w:color="auto"/>
        <w:bottom w:val="none" w:sz="0" w:space="0" w:color="auto"/>
        <w:right w:val="none" w:sz="0" w:space="0" w:color="auto"/>
      </w:divBdr>
    </w:div>
    <w:div w:id="85424070">
      <w:bodyDiv w:val="1"/>
      <w:marLeft w:val="0"/>
      <w:marRight w:val="0"/>
      <w:marTop w:val="0"/>
      <w:marBottom w:val="0"/>
      <w:divBdr>
        <w:top w:val="none" w:sz="0" w:space="0" w:color="auto"/>
        <w:left w:val="none" w:sz="0" w:space="0" w:color="auto"/>
        <w:bottom w:val="none" w:sz="0" w:space="0" w:color="auto"/>
        <w:right w:val="none" w:sz="0" w:space="0" w:color="auto"/>
      </w:divBdr>
    </w:div>
    <w:div w:id="85537460">
      <w:bodyDiv w:val="1"/>
      <w:marLeft w:val="0"/>
      <w:marRight w:val="0"/>
      <w:marTop w:val="0"/>
      <w:marBottom w:val="0"/>
      <w:divBdr>
        <w:top w:val="none" w:sz="0" w:space="0" w:color="auto"/>
        <w:left w:val="none" w:sz="0" w:space="0" w:color="auto"/>
        <w:bottom w:val="none" w:sz="0" w:space="0" w:color="auto"/>
        <w:right w:val="none" w:sz="0" w:space="0" w:color="auto"/>
      </w:divBdr>
    </w:div>
    <w:div w:id="85662054">
      <w:bodyDiv w:val="1"/>
      <w:marLeft w:val="0"/>
      <w:marRight w:val="0"/>
      <w:marTop w:val="0"/>
      <w:marBottom w:val="0"/>
      <w:divBdr>
        <w:top w:val="none" w:sz="0" w:space="0" w:color="auto"/>
        <w:left w:val="none" w:sz="0" w:space="0" w:color="auto"/>
        <w:bottom w:val="none" w:sz="0" w:space="0" w:color="auto"/>
        <w:right w:val="none" w:sz="0" w:space="0" w:color="auto"/>
      </w:divBdr>
    </w:div>
    <w:div w:id="85736926">
      <w:bodyDiv w:val="1"/>
      <w:marLeft w:val="0"/>
      <w:marRight w:val="0"/>
      <w:marTop w:val="0"/>
      <w:marBottom w:val="0"/>
      <w:divBdr>
        <w:top w:val="none" w:sz="0" w:space="0" w:color="auto"/>
        <w:left w:val="none" w:sz="0" w:space="0" w:color="auto"/>
        <w:bottom w:val="none" w:sz="0" w:space="0" w:color="auto"/>
        <w:right w:val="none" w:sz="0" w:space="0" w:color="auto"/>
      </w:divBdr>
    </w:div>
    <w:div w:id="85883272">
      <w:bodyDiv w:val="1"/>
      <w:marLeft w:val="0"/>
      <w:marRight w:val="0"/>
      <w:marTop w:val="0"/>
      <w:marBottom w:val="0"/>
      <w:divBdr>
        <w:top w:val="none" w:sz="0" w:space="0" w:color="auto"/>
        <w:left w:val="none" w:sz="0" w:space="0" w:color="auto"/>
        <w:bottom w:val="none" w:sz="0" w:space="0" w:color="auto"/>
        <w:right w:val="none" w:sz="0" w:space="0" w:color="auto"/>
      </w:divBdr>
    </w:div>
    <w:div w:id="86387048">
      <w:bodyDiv w:val="1"/>
      <w:marLeft w:val="0"/>
      <w:marRight w:val="0"/>
      <w:marTop w:val="0"/>
      <w:marBottom w:val="0"/>
      <w:divBdr>
        <w:top w:val="none" w:sz="0" w:space="0" w:color="auto"/>
        <w:left w:val="none" w:sz="0" w:space="0" w:color="auto"/>
        <w:bottom w:val="none" w:sz="0" w:space="0" w:color="auto"/>
        <w:right w:val="none" w:sz="0" w:space="0" w:color="auto"/>
      </w:divBdr>
    </w:div>
    <w:div w:id="86733238">
      <w:bodyDiv w:val="1"/>
      <w:marLeft w:val="0"/>
      <w:marRight w:val="0"/>
      <w:marTop w:val="0"/>
      <w:marBottom w:val="0"/>
      <w:divBdr>
        <w:top w:val="none" w:sz="0" w:space="0" w:color="auto"/>
        <w:left w:val="none" w:sz="0" w:space="0" w:color="auto"/>
        <w:bottom w:val="none" w:sz="0" w:space="0" w:color="auto"/>
        <w:right w:val="none" w:sz="0" w:space="0" w:color="auto"/>
      </w:divBdr>
    </w:div>
    <w:div w:id="86854343">
      <w:bodyDiv w:val="1"/>
      <w:marLeft w:val="0"/>
      <w:marRight w:val="0"/>
      <w:marTop w:val="0"/>
      <w:marBottom w:val="0"/>
      <w:divBdr>
        <w:top w:val="none" w:sz="0" w:space="0" w:color="auto"/>
        <w:left w:val="none" w:sz="0" w:space="0" w:color="auto"/>
        <w:bottom w:val="none" w:sz="0" w:space="0" w:color="auto"/>
        <w:right w:val="none" w:sz="0" w:space="0" w:color="auto"/>
      </w:divBdr>
    </w:div>
    <w:div w:id="87314651">
      <w:bodyDiv w:val="1"/>
      <w:marLeft w:val="0"/>
      <w:marRight w:val="0"/>
      <w:marTop w:val="0"/>
      <w:marBottom w:val="0"/>
      <w:divBdr>
        <w:top w:val="none" w:sz="0" w:space="0" w:color="auto"/>
        <w:left w:val="none" w:sz="0" w:space="0" w:color="auto"/>
        <w:bottom w:val="none" w:sz="0" w:space="0" w:color="auto"/>
        <w:right w:val="none" w:sz="0" w:space="0" w:color="auto"/>
      </w:divBdr>
    </w:div>
    <w:div w:id="87653977">
      <w:bodyDiv w:val="1"/>
      <w:marLeft w:val="0"/>
      <w:marRight w:val="0"/>
      <w:marTop w:val="0"/>
      <w:marBottom w:val="0"/>
      <w:divBdr>
        <w:top w:val="none" w:sz="0" w:space="0" w:color="auto"/>
        <w:left w:val="none" w:sz="0" w:space="0" w:color="auto"/>
        <w:bottom w:val="none" w:sz="0" w:space="0" w:color="auto"/>
        <w:right w:val="none" w:sz="0" w:space="0" w:color="auto"/>
      </w:divBdr>
    </w:div>
    <w:div w:id="87774921">
      <w:bodyDiv w:val="1"/>
      <w:marLeft w:val="0"/>
      <w:marRight w:val="0"/>
      <w:marTop w:val="0"/>
      <w:marBottom w:val="0"/>
      <w:divBdr>
        <w:top w:val="none" w:sz="0" w:space="0" w:color="auto"/>
        <w:left w:val="none" w:sz="0" w:space="0" w:color="auto"/>
        <w:bottom w:val="none" w:sz="0" w:space="0" w:color="auto"/>
        <w:right w:val="none" w:sz="0" w:space="0" w:color="auto"/>
      </w:divBdr>
    </w:div>
    <w:div w:id="87897344">
      <w:bodyDiv w:val="1"/>
      <w:marLeft w:val="0"/>
      <w:marRight w:val="0"/>
      <w:marTop w:val="0"/>
      <w:marBottom w:val="0"/>
      <w:divBdr>
        <w:top w:val="none" w:sz="0" w:space="0" w:color="auto"/>
        <w:left w:val="none" w:sz="0" w:space="0" w:color="auto"/>
        <w:bottom w:val="none" w:sz="0" w:space="0" w:color="auto"/>
        <w:right w:val="none" w:sz="0" w:space="0" w:color="auto"/>
      </w:divBdr>
    </w:div>
    <w:div w:id="87969263">
      <w:bodyDiv w:val="1"/>
      <w:marLeft w:val="0"/>
      <w:marRight w:val="0"/>
      <w:marTop w:val="0"/>
      <w:marBottom w:val="0"/>
      <w:divBdr>
        <w:top w:val="none" w:sz="0" w:space="0" w:color="auto"/>
        <w:left w:val="none" w:sz="0" w:space="0" w:color="auto"/>
        <w:bottom w:val="none" w:sz="0" w:space="0" w:color="auto"/>
        <w:right w:val="none" w:sz="0" w:space="0" w:color="auto"/>
      </w:divBdr>
    </w:div>
    <w:div w:id="88081819">
      <w:bodyDiv w:val="1"/>
      <w:marLeft w:val="0"/>
      <w:marRight w:val="0"/>
      <w:marTop w:val="0"/>
      <w:marBottom w:val="0"/>
      <w:divBdr>
        <w:top w:val="none" w:sz="0" w:space="0" w:color="auto"/>
        <w:left w:val="none" w:sz="0" w:space="0" w:color="auto"/>
        <w:bottom w:val="none" w:sz="0" w:space="0" w:color="auto"/>
        <w:right w:val="none" w:sz="0" w:space="0" w:color="auto"/>
      </w:divBdr>
    </w:div>
    <w:div w:id="88084662">
      <w:bodyDiv w:val="1"/>
      <w:marLeft w:val="0"/>
      <w:marRight w:val="0"/>
      <w:marTop w:val="0"/>
      <w:marBottom w:val="0"/>
      <w:divBdr>
        <w:top w:val="none" w:sz="0" w:space="0" w:color="auto"/>
        <w:left w:val="none" w:sz="0" w:space="0" w:color="auto"/>
        <w:bottom w:val="none" w:sz="0" w:space="0" w:color="auto"/>
        <w:right w:val="none" w:sz="0" w:space="0" w:color="auto"/>
      </w:divBdr>
    </w:div>
    <w:div w:id="88620246">
      <w:bodyDiv w:val="1"/>
      <w:marLeft w:val="0"/>
      <w:marRight w:val="0"/>
      <w:marTop w:val="0"/>
      <w:marBottom w:val="0"/>
      <w:divBdr>
        <w:top w:val="none" w:sz="0" w:space="0" w:color="auto"/>
        <w:left w:val="none" w:sz="0" w:space="0" w:color="auto"/>
        <w:bottom w:val="none" w:sz="0" w:space="0" w:color="auto"/>
        <w:right w:val="none" w:sz="0" w:space="0" w:color="auto"/>
      </w:divBdr>
    </w:div>
    <w:div w:id="89352092">
      <w:bodyDiv w:val="1"/>
      <w:marLeft w:val="0"/>
      <w:marRight w:val="0"/>
      <w:marTop w:val="0"/>
      <w:marBottom w:val="0"/>
      <w:divBdr>
        <w:top w:val="none" w:sz="0" w:space="0" w:color="auto"/>
        <w:left w:val="none" w:sz="0" w:space="0" w:color="auto"/>
        <w:bottom w:val="none" w:sz="0" w:space="0" w:color="auto"/>
        <w:right w:val="none" w:sz="0" w:space="0" w:color="auto"/>
      </w:divBdr>
    </w:div>
    <w:div w:id="89474446">
      <w:bodyDiv w:val="1"/>
      <w:marLeft w:val="0"/>
      <w:marRight w:val="0"/>
      <w:marTop w:val="0"/>
      <w:marBottom w:val="0"/>
      <w:divBdr>
        <w:top w:val="none" w:sz="0" w:space="0" w:color="auto"/>
        <w:left w:val="none" w:sz="0" w:space="0" w:color="auto"/>
        <w:bottom w:val="none" w:sz="0" w:space="0" w:color="auto"/>
        <w:right w:val="none" w:sz="0" w:space="0" w:color="auto"/>
      </w:divBdr>
      <w:divsChild>
        <w:div w:id="1209132">
          <w:marLeft w:val="0"/>
          <w:marRight w:val="0"/>
          <w:marTop w:val="0"/>
          <w:marBottom w:val="0"/>
          <w:divBdr>
            <w:top w:val="none" w:sz="0" w:space="0" w:color="auto"/>
            <w:left w:val="none" w:sz="0" w:space="0" w:color="auto"/>
            <w:bottom w:val="none" w:sz="0" w:space="0" w:color="auto"/>
            <w:right w:val="none" w:sz="0" w:space="0" w:color="auto"/>
          </w:divBdr>
          <w:divsChild>
            <w:div w:id="2138790828">
              <w:marLeft w:val="0"/>
              <w:marRight w:val="0"/>
              <w:marTop w:val="0"/>
              <w:marBottom w:val="0"/>
              <w:divBdr>
                <w:top w:val="none" w:sz="0" w:space="0" w:color="auto"/>
                <w:left w:val="none" w:sz="0" w:space="0" w:color="auto"/>
                <w:bottom w:val="none" w:sz="0" w:space="0" w:color="auto"/>
                <w:right w:val="none" w:sz="0" w:space="0" w:color="auto"/>
              </w:divBdr>
            </w:div>
          </w:divsChild>
        </w:div>
        <w:div w:id="260842703">
          <w:marLeft w:val="0"/>
          <w:marRight w:val="0"/>
          <w:marTop w:val="0"/>
          <w:marBottom w:val="0"/>
          <w:divBdr>
            <w:top w:val="none" w:sz="0" w:space="0" w:color="auto"/>
            <w:left w:val="none" w:sz="0" w:space="0" w:color="auto"/>
            <w:bottom w:val="none" w:sz="0" w:space="0" w:color="auto"/>
            <w:right w:val="none" w:sz="0" w:space="0" w:color="auto"/>
          </w:divBdr>
          <w:divsChild>
            <w:div w:id="2136561026">
              <w:marLeft w:val="0"/>
              <w:marRight w:val="0"/>
              <w:marTop w:val="0"/>
              <w:marBottom w:val="0"/>
              <w:divBdr>
                <w:top w:val="none" w:sz="0" w:space="0" w:color="auto"/>
                <w:left w:val="none" w:sz="0" w:space="0" w:color="auto"/>
                <w:bottom w:val="none" w:sz="0" w:space="0" w:color="auto"/>
                <w:right w:val="none" w:sz="0" w:space="0" w:color="auto"/>
              </w:divBdr>
            </w:div>
          </w:divsChild>
        </w:div>
        <w:div w:id="525095872">
          <w:marLeft w:val="0"/>
          <w:marRight w:val="0"/>
          <w:marTop w:val="0"/>
          <w:marBottom w:val="0"/>
          <w:divBdr>
            <w:top w:val="none" w:sz="0" w:space="0" w:color="auto"/>
            <w:left w:val="none" w:sz="0" w:space="0" w:color="auto"/>
            <w:bottom w:val="none" w:sz="0" w:space="0" w:color="auto"/>
            <w:right w:val="none" w:sz="0" w:space="0" w:color="auto"/>
          </w:divBdr>
          <w:divsChild>
            <w:div w:id="1036663139">
              <w:marLeft w:val="0"/>
              <w:marRight w:val="0"/>
              <w:marTop w:val="0"/>
              <w:marBottom w:val="0"/>
              <w:divBdr>
                <w:top w:val="none" w:sz="0" w:space="0" w:color="auto"/>
                <w:left w:val="none" w:sz="0" w:space="0" w:color="auto"/>
                <w:bottom w:val="none" w:sz="0" w:space="0" w:color="auto"/>
                <w:right w:val="none" w:sz="0" w:space="0" w:color="auto"/>
              </w:divBdr>
            </w:div>
          </w:divsChild>
        </w:div>
        <w:div w:id="998582979">
          <w:marLeft w:val="0"/>
          <w:marRight w:val="0"/>
          <w:marTop w:val="0"/>
          <w:marBottom w:val="0"/>
          <w:divBdr>
            <w:top w:val="none" w:sz="0" w:space="0" w:color="auto"/>
            <w:left w:val="none" w:sz="0" w:space="0" w:color="auto"/>
            <w:bottom w:val="none" w:sz="0" w:space="0" w:color="auto"/>
            <w:right w:val="none" w:sz="0" w:space="0" w:color="auto"/>
          </w:divBdr>
          <w:divsChild>
            <w:div w:id="459685257">
              <w:marLeft w:val="0"/>
              <w:marRight w:val="0"/>
              <w:marTop w:val="0"/>
              <w:marBottom w:val="0"/>
              <w:divBdr>
                <w:top w:val="none" w:sz="0" w:space="0" w:color="auto"/>
                <w:left w:val="none" w:sz="0" w:space="0" w:color="auto"/>
                <w:bottom w:val="none" w:sz="0" w:space="0" w:color="auto"/>
                <w:right w:val="none" w:sz="0" w:space="0" w:color="auto"/>
              </w:divBdr>
            </w:div>
          </w:divsChild>
        </w:div>
        <w:div w:id="1353652819">
          <w:marLeft w:val="0"/>
          <w:marRight w:val="0"/>
          <w:marTop w:val="0"/>
          <w:marBottom w:val="0"/>
          <w:divBdr>
            <w:top w:val="none" w:sz="0" w:space="0" w:color="auto"/>
            <w:left w:val="none" w:sz="0" w:space="0" w:color="auto"/>
            <w:bottom w:val="none" w:sz="0" w:space="0" w:color="auto"/>
            <w:right w:val="none" w:sz="0" w:space="0" w:color="auto"/>
          </w:divBdr>
          <w:divsChild>
            <w:div w:id="214403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9834">
      <w:bodyDiv w:val="1"/>
      <w:marLeft w:val="0"/>
      <w:marRight w:val="0"/>
      <w:marTop w:val="0"/>
      <w:marBottom w:val="0"/>
      <w:divBdr>
        <w:top w:val="none" w:sz="0" w:space="0" w:color="auto"/>
        <w:left w:val="none" w:sz="0" w:space="0" w:color="auto"/>
        <w:bottom w:val="none" w:sz="0" w:space="0" w:color="auto"/>
        <w:right w:val="none" w:sz="0" w:space="0" w:color="auto"/>
      </w:divBdr>
    </w:div>
    <w:div w:id="90125234">
      <w:bodyDiv w:val="1"/>
      <w:marLeft w:val="0"/>
      <w:marRight w:val="0"/>
      <w:marTop w:val="0"/>
      <w:marBottom w:val="0"/>
      <w:divBdr>
        <w:top w:val="none" w:sz="0" w:space="0" w:color="auto"/>
        <w:left w:val="none" w:sz="0" w:space="0" w:color="auto"/>
        <w:bottom w:val="none" w:sz="0" w:space="0" w:color="auto"/>
        <w:right w:val="none" w:sz="0" w:space="0" w:color="auto"/>
      </w:divBdr>
    </w:div>
    <w:div w:id="90200116">
      <w:bodyDiv w:val="1"/>
      <w:marLeft w:val="0"/>
      <w:marRight w:val="0"/>
      <w:marTop w:val="0"/>
      <w:marBottom w:val="0"/>
      <w:divBdr>
        <w:top w:val="none" w:sz="0" w:space="0" w:color="auto"/>
        <w:left w:val="none" w:sz="0" w:space="0" w:color="auto"/>
        <w:bottom w:val="none" w:sz="0" w:space="0" w:color="auto"/>
        <w:right w:val="none" w:sz="0" w:space="0" w:color="auto"/>
      </w:divBdr>
    </w:div>
    <w:div w:id="90589256">
      <w:bodyDiv w:val="1"/>
      <w:marLeft w:val="0"/>
      <w:marRight w:val="0"/>
      <w:marTop w:val="0"/>
      <w:marBottom w:val="0"/>
      <w:divBdr>
        <w:top w:val="none" w:sz="0" w:space="0" w:color="auto"/>
        <w:left w:val="none" w:sz="0" w:space="0" w:color="auto"/>
        <w:bottom w:val="none" w:sz="0" w:space="0" w:color="auto"/>
        <w:right w:val="none" w:sz="0" w:space="0" w:color="auto"/>
      </w:divBdr>
    </w:div>
    <w:div w:id="90589732">
      <w:bodyDiv w:val="1"/>
      <w:marLeft w:val="0"/>
      <w:marRight w:val="0"/>
      <w:marTop w:val="0"/>
      <w:marBottom w:val="0"/>
      <w:divBdr>
        <w:top w:val="none" w:sz="0" w:space="0" w:color="auto"/>
        <w:left w:val="none" w:sz="0" w:space="0" w:color="auto"/>
        <w:bottom w:val="none" w:sz="0" w:space="0" w:color="auto"/>
        <w:right w:val="none" w:sz="0" w:space="0" w:color="auto"/>
      </w:divBdr>
    </w:div>
    <w:div w:id="91244781">
      <w:bodyDiv w:val="1"/>
      <w:marLeft w:val="0"/>
      <w:marRight w:val="0"/>
      <w:marTop w:val="0"/>
      <w:marBottom w:val="0"/>
      <w:divBdr>
        <w:top w:val="none" w:sz="0" w:space="0" w:color="auto"/>
        <w:left w:val="none" w:sz="0" w:space="0" w:color="auto"/>
        <w:bottom w:val="none" w:sz="0" w:space="0" w:color="auto"/>
        <w:right w:val="none" w:sz="0" w:space="0" w:color="auto"/>
      </w:divBdr>
    </w:div>
    <w:div w:id="91636287">
      <w:bodyDiv w:val="1"/>
      <w:marLeft w:val="0"/>
      <w:marRight w:val="0"/>
      <w:marTop w:val="0"/>
      <w:marBottom w:val="0"/>
      <w:divBdr>
        <w:top w:val="none" w:sz="0" w:space="0" w:color="auto"/>
        <w:left w:val="none" w:sz="0" w:space="0" w:color="auto"/>
        <w:bottom w:val="none" w:sz="0" w:space="0" w:color="auto"/>
        <w:right w:val="none" w:sz="0" w:space="0" w:color="auto"/>
      </w:divBdr>
    </w:div>
    <w:div w:id="91898857">
      <w:bodyDiv w:val="1"/>
      <w:marLeft w:val="0"/>
      <w:marRight w:val="0"/>
      <w:marTop w:val="0"/>
      <w:marBottom w:val="0"/>
      <w:divBdr>
        <w:top w:val="none" w:sz="0" w:space="0" w:color="auto"/>
        <w:left w:val="none" w:sz="0" w:space="0" w:color="auto"/>
        <w:bottom w:val="none" w:sz="0" w:space="0" w:color="auto"/>
        <w:right w:val="none" w:sz="0" w:space="0" w:color="auto"/>
      </w:divBdr>
    </w:div>
    <w:div w:id="92240498">
      <w:bodyDiv w:val="1"/>
      <w:marLeft w:val="0"/>
      <w:marRight w:val="0"/>
      <w:marTop w:val="0"/>
      <w:marBottom w:val="0"/>
      <w:divBdr>
        <w:top w:val="none" w:sz="0" w:space="0" w:color="auto"/>
        <w:left w:val="none" w:sz="0" w:space="0" w:color="auto"/>
        <w:bottom w:val="none" w:sz="0" w:space="0" w:color="auto"/>
        <w:right w:val="none" w:sz="0" w:space="0" w:color="auto"/>
      </w:divBdr>
    </w:div>
    <w:div w:id="93719149">
      <w:bodyDiv w:val="1"/>
      <w:marLeft w:val="0"/>
      <w:marRight w:val="0"/>
      <w:marTop w:val="0"/>
      <w:marBottom w:val="0"/>
      <w:divBdr>
        <w:top w:val="none" w:sz="0" w:space="0" w:color="auto"/>
        <w:left w:val="none" w:sz="0" w:space="0" w:color="auto"/>
        <w:bottom w:val="none" w:sz="0" w:space="0" w:color="auto"/>
        <w:right w:val="none" w:sz="0" w:space="0" w:color="auto"/>
      </w:divBdr>
    </w:div>
    <w:div w:id="93792267">
      <w:bodyDiv w:val="1"/>
      <w:marLeft w:val="0"/>
      <w:marRight w:val="0"/>
      <w:marTop w:val="0"/>
      <w:marBottom w:val="0"/>
      <w:divBdr>
        <w:top w:val="none" w:sz="0" w:space="0" w:color="auto"/>
        <w:left w:val="none" w:sz="0" w:space="0" w:color="auto"/>
        <w:bottom w:val="none" w:sz="0" w:space="0" w:color="auto"/>
        <w:right w:val="none" w:sz="0" w:space="0" w:color="auto"/>
      </w:divBdr>
    </w:div>
    <w:div w:id="93794575">
      <w:bodyDiv w:val="1"/>
      <w:marLeft w:val="0"/>
      <w:marRight w:val="0"/>
      <w:marTop w:val="0"/>
      <w:marBottom w:val="0"/>
      <w:divBdr>
        <w:top w:val="none" w:sz="0" w:space="0" w:color="auto"/>
        <w:left w:val="none" w:sz="0" w:space="0" w:color="auto"/>
        <w:bottom w:val="none" w:sz="0" w:space="0" w:color="auto"/>
        <w:right w:val="none" w:sz="0" w:space="0" w:color="auto"/>
      </w:divBdr>
    </w:div>
    <w:div w:id="93866188">
      <w:bodyDiv w:val="1"/>
      <w:marLeft w:val="0"/>
      <w:marRight w:val="0"/>
      <w:marTop w:val="0"/>
      <w:marBottom w:val="0"/>
      <w:divBdr>
        <w:top w:val="none" w:sz="0" w:space="0" w:color="auto"/>
        <w:left w:val="none" w:sz="0" w:space="0" w:color="auto"/>
        <w:bottom w:val="none" w:sz="0" w:space="0" w:color="auto"/>
        <w:right w:val="none" w:sz="0" w:space="0" w:color="auto"/>
      </w:divBdr>
    </w:div>
    <w:div w:id="94055616">
      <w:bodyDiv w:val="1"/>
      <w:marLeft w:val="0"/>
      <w:marRight w:val="0"/>
      <w:marTop w:val="0"/>
      <w:marBottom w:val="0"/>
      <w:divBdr>
        <w:top w:val="none" w:sz="0" w:space="0" w:color="auto"/>
        <w:left w:val="none" w:sz="0" w:space="0" w:color="auto"/>
        <w:bottom w:val="none" w:sz="0" w:space="0" w:color="auto"/>
        <w:right w:val="none" w:sz="0" w:space="0" w:color="auto"/>
      </w:divBdr>
    </w:div>
    <w:div w:id="94372810">
      <w:bodyDiv w:val="1"/>
      <w:marLeft w:val="0"/>
      <w:marRight w:val="0"/>
      <w:marTop w:val="0"/>
      <w:marBottom w:val="0"/>
      <w:divBdr>
        <w:top w:val="none" w:sz="0" w:space="0" w:color="auto"/>
        <w:left w:val="none" w:sz="0" w:space="0" w:color="auto"/>
        <w:bottom w:val="none" w:sz="0" w:space="0" w:color="auto"/>
        <w:right w:val="none" w:sz="0" w:space="0" w:color="auto"/>
      </w:divBdr>
    </w:div>
    <w:div w:id="94794582">
      <w:bodyDiv w:val="1"/>
      <w:marLeft w:val="0"/>
      <w:marRight w:val="0"/>
      <w:marTop w:val="0"/>
      <w:marBottom w:val="0"/>
      <w:divBdr>
        <w:top w:val="none" w:sz="0" w:space="0" w:color="auto"/>
        <w:left w:val="none" w:sz="0" w:space="0" w:color="auto"/>
        <w:bottom w:val="none" w:sz="0" w:space="0" w:color="auto"/>
        <w:right w:val="none" w:sz="0" w:space="0" w:color="auto"/>
      </w:divBdr>
    </w:div>
    <w:div w:id="95097875">
      <w:bodyDiv w:val="1"/>
      <w:marLeft w:val="0"/>
      <w:marRight w:val="0"/>
      <w:marTop w:val="0"/>
      <w:marBottom w:val="0"/>
      <w:divBdr>
        <w:top w:val="none" w:sz="0" w:space="0" w:color="auto"/>
        <w:left w:val="none" w:sz="0" w:space="0" w:color="auto"/>
        <w:bottom w:val="none" w:sz="0" w:space="0" w:color="auto"/>
        <w:right w:val="none" w:sz="0" w:space="0" w:color="auto"/>
      </w:divBdr>
    </w:div>
    <w:div w:id="95224024">
      <w:bodyDiv w:val="1"/>
      <w:marLeft w:val="0"/>
      <w:marRight w:val="0"/>
      <w:marTop w:val="0"/>
      <w:marBottom w:val="0"/>
      <w:divBdr>
        <w:top w:val="none" w:sz="0" w:space="0" w:color="auto"/>
        <w:left w:val="none" w:sz="0" w:space="0" w:color="auto"/>
        <w:bottom w:val="none" w:sz="0" w:space="0" w:color="auto"/>
        <w:right w:val="none" w:sz="0" w:space="0" w:color="auto"/>
      </w:divBdr>
    </w:div>
    <w:div w:id="95297188">
      <w:bodyDiv w:val="1"/>
      <w:marLeft w:val="0"/>
      <w:marRight w:val="0"/>
      <w:marTop w:val="0"/>
      <w:marBottom w:val="0"/>
      <w:divBdr>
        <w:top w:val="none" w:sz="0" w:space="0" w:color="auto"/>
        <w:left w:val="none" w:sz="0" w:space="0" w:color="auto"/>
        <w:bottom w:val="none" w:sz="0" w:space="0" w:color="auto"/>
        <w:right w:val="none" w:sz="0" w:space="0" w:color="auto"/>
      </w:divBdr>
    </w:div>
    <w:div w:id="95563099">
      <w:bodyDiv w:val="1"/>
      <w:marLeft w:val="0"/>
      <w:marRight w:val="0"/>
      <w:marTop w:val="0"/>
      <w:marBottom w:val="0"/>
      <w:divBdr>
        <w:top w:val="none" w:sz="0" w:space="0" w:color="auto"/>
        <w:left w:val="none" w:sz="0" w:space="0" w:color="auto"/>
        <w:bottom w:val="none" w:sz="0" w:space="0" w:color="auto"/>
        <w:right w:val="none" w:sz="0" w:space="0" w:color="auto"/>
      </w:divBdr>
    </w:div>
    <w:div w:id="95712899">
      <w:bodyDiv w:val="1"/>
      <w:marLeft w:val="0"/>
      <w:marRight w:val="0"/>
      <w:marTop w:val="0"/>
      <w:marBottom w:val="0"/>
      <w:divBdr>
        <w:top w:val="none" w:sz="0" w:space="0" w:color="auto"/>
        <w:left w:val="none" w:sz="0" w:space="0" w:color="auto"/>
        <w:bottom w:val="none" w:sz="0" w:space="0" w:color="auto"/>
        <w:right w:val="none" w:sz="0" w:space="0" w:color="auto"/>
      </w:divBdr>
    </w:div>
    <w:div w:id="95834424">
      <w:bodyDiv w:val="1"/>
      <w:marLeft w:val="0"/>
      <w:marRight w:val="0"/>
      <w:marTop w:val="0"/>
      <w:marBottom w:val="0"/>
      <w:divBdr>
        <w:top w:val="none" w:sz="0" w:space="0" w:color="auto"/>
        <w:left w:val="none" w:sz="0" w:space="0" w:color="auto"/>
        <w:bottom w:val="none" w:sz="0" w:space="0" w:color="auto"/>
        <w:right w:val="none" w:sz="0" w:space="0" w:color="auto"/>
      </w:divBdr>
    </w:div>
    <w:div w:id="96029565">
      <w:bodyDiv w:val="1"/>
      <w:marLeft w:val="0"/>
      <w:marRight w:val="0"/>
      <w:marTop w:val="0"/>
      <w:marBottom w:val="0"/>
      <w:divBdr>
        <w:top w:val="none" w:sz="0" w:space="0" w:color="auto"/>
        <w:left w:val="none" w:sz="0" w:space="0" w:color="auto"/>
        <w:bottom w:val="none" w:sz="0" w:space="0" w:color="auto"/>
        <w:right w:val="none" w:sz="0" w:space="0" w:color="auto"/>
      </w:divBdr>
    </w:div>
    <w:div w:id="96801816">
      <w:bodyDiv w:val="1"/>
      <w:marLeft w:val="0"/>
      <w:marRight w:val="0"/>
      <w:marTop w:val="0"/>
      <w:marBottom w:val="0"/>
      <w:divBdr>
        <w:top w:val="none" w:sz="0" w:space="0" w:color="auto"/>
        <w:left w:val="none" w:sz="0" w:space="0" w:color="auto"/>
        <w:bottom w:val="none" w:sz="0" w:space="0" w:color="auto"/>
        <w:right w:val="none" w:sz="0" w:space="0" w:color="auto"/>
      </w:divBdr>
    </w:div>
    <w:div w:id="97261317">
      <w:bodyDiv w:val="1"/>
      <w:marLeft w:val="0"/>
      <w:marRight w:val="0"/>
      <w:marTop w:val="0"/>
      <w:marBottom w:val="0"/>
      <w:divBdr>
        <w:top w:val="none" w:sz="0" w:space="0" w:color="auto"/>
        <w:left w:val="none" w:sz="0" w:space="0" w:color="auto"/>
        <w:bottom w:val="none" w:sz="0" w:space="0" w:color="auto"/>
        <w:right w:val="none" w:sz="0" w:space="0" w:color="auto"/>
      </w:divBdr>
    </w:div>
    <w:div w:id="98139665">
      <w:bodyDiv w:val="1"/>
      <w:marLeft w:val="0"/>
      <w:marRight w:val="0"/>
      <w:marTop w:val="0"/>
      <w:marBottom w:val="0"/>
      <w:divBdr>
        <w:top w:val="none" w:sz="0" w:space="0" w:color="auto"/>
        <w:left w:val="none" w:sz="0" w:space="0" w:color="auto"/>
        <w:bottom w:val="none" w:sz="0" w:space="0" w:color="auto"/>
        <w:right w:val="none" w:sz="0" w:space="0" w:color="auto"/>
      </w:divBdr>
    </w:div>
    <w:div w:id="98333362">
      <w:bodyDiv w:val="1"/>
      <w:marLeft w:val="0"/>
      <w:marRight w:val="0"/>
      <w:marTop w:val="0"/>
      <w:marBottom w:val="0"/>
      <w:divBdr>
        <w:top w:val="none" w:sz="0" w:space="0" w:color="auto"/>
        <w:left w:val="none" w:sz="0" w:space="0" w:color="auto"/>
        <w:bottom w:val="none" w:sz="0" w:space="0" w:color="auto"/>
        <w:right w:val="none" w:sz="0" w:space="0" w:color="auto"/>
      </w:divBdr>
    </w:div>
    <w:div w:id="98448088">
      <w:bodyDiv w:val="1"/>
      <w:marLeft w:val="0"/>
      <w:marRight w:val="0"/>
      <w:marTop w:val="0"/>
      <w:marBottom w:val="0"/>
      <w:divBdr>
        <w:top w:val="none" w:sz="0" w:space="0" w:color="auto"/>
        <w:left w:val="none" w:sz="0" w:space="0" w:color="auto"/>
        <w:bottom w:val="none" w:sz="0" w:space="0" w:color="auto"/>
        <w:right w:val="none" w:sz="0" w:space="0" w:color="auto"/>
      </w:divBdr>
    </w:div>
    <w:div w:id="98569881">
      <w:bodyDiv w:val="1"/>
      <w:marLeft w:val="0"/>
      <w:marRight w:val="0"/>
      <w:marTop w:val="0"/>
      <w:marBottom w:val="0"/>
      <w:divBdr>
        <w:top w:val="none" w:sz="0" w:space="0" w:color="auto"/>
        <w:left w:val="none" w:sz="0" w:space="0" w:color="auto"/>
        <w:bottom w:val="none" w:sz="0" w:space="0" w:color="auto"/>
        <w:right w:val="none" w:sz="0" w:space="0" w:color="auto"/>
      </w:divBdr>
    </w:div>
    <w:div w:id="99180899">
      <w:bodyDiv w:val="1"/>
      <w:marLeft w:val="0"/>
      <w:marRight w:val="0"/>
      <w:marTop w:val="0"/>
      <w:marBottom w:val="0"/>
      <w:divBdr>
        <w:top w:val="none" w:sz="0" w:space="0" w:color="auto"/>
        <w:left w:val="none" w:sz="0" w:space="0" w:color="auto"/>
        <w:bottom w:val="none" w:sz="0" w:space="0" w:color="auto"/>
        <w:right w:val="none" w:sz="0" w:space="0" w:color="auto"/>
      </w:divBdr>
    </w:div>
    <w:div w:id="99419560">
      <w:bodyDiv w:val="1"/>
      <w:marLeft w:val="0"/>
      <w:marRight w:val="0"/>
      <w:marTop w:val="0"/>
      <w:marBottom w:val="0"/>
      <w:divBdr>
        <w:top w:val="none" w:sz="0" w:space="0" w:color="auto"/>
        <w:left w:val="none" w:sz="0" w:space="0" w:color="auto"/>
        <w:bottom w:val="none" w:sz="0" w:space="0" w:color="auto"/>
        <w:right w:val="none" w:sz="0" w:space="0" w:color="auto"/>
      </w:divBdr>
    </w:div>
    <w:div w:id="99884862">
      <w:bodyDiv w:val="1"/>
      <w:marLeft w:val="0"/>
      <w:marRight w:val="0"/>
      <w:marTop w:val="0"/>
      <w:marBottom w:val="0"/>
      <w:divBdr>
        <w:top w:val="none" w:sz="0" w:space="0" w:color="auto"/>
        <w:left w:val="none" w:sz="0" w:space="0" w:color="auto"/>
        <w:bottom w:val="none" w:sz="0" w:space="0" w:color="auto"/>
        <w:right w:val="none" w:sz="0" w:space="0" w:color="auto"/>
      </w:divBdr>
    </w:div>
    <w:div w:id="100226099">
      <w:bodyDiv w:val="1"/>
      <w:marLeft w:val="0"/>
      <w:marRight w:val="0"/>
      <w:marTop w:val="0"/>
      <w:marBottom w:val="0"/>
      <w:divBdr>
        <w:top w:val="none" w:sz="0" w:space="0" w:color="auto"/>
        <w:left w:val="none" w:sz="0" w:space="0" w:color="auto"/>
        <w:bottom w:val="none" w:sz="0" w:space="0" w:color="auto"/>
        <w:right w:val="none" w:sz="0" w:space="0" w:color="auto"/>
      </w:divBdr>
    </w:div>
    <w:div w:id="100229273">
      <w:bodyDiv w:val="1"/>
      <w:marLeft w:val="0"/>
      <w:marRight w:val="0"/>
      <w:marTop w:val="0"/>
      <w:marBottom w:val="0"/>
      <w:divBdr>
        <w:top w:val="none" w:sz="0" w:space="0" w:color="auto"/>
        <w:left w:val="none" w:sz="0" w:space="0" w:color="auto"/>
        <w:bottom w:val="none" w:sz="0" w:space="0" w:color="auto"/>
        <w:right w:val="none" w:sz="0" w:space="0" w:color="auto"/>
      </w:divBdr>
    </w:div>
    <w:div w:id="100414039">
      <w:bodyDiv w:val="1"/>
      <w:marLeft w:val="0"/>
      <w:marRight w:val="0"/>
      <w:marTop w:val="0"/>
      <w:marBottom w:val="0"/>
      <w:divBdr>
        <w:top w:val="none" w:sz="0" w:space="0" w:color="auto"/>
        <w:left w:val="none" w:sz="0" w:space="0" w:color="auto"/>
        <w:bottom w:val="none" w:sz="0" w:space="0" w:color="auto"/>
        <w:right w:val="none" w:sz="0" w:space="0" w:color="auto"/>
      </w:divBdr>
    </w:div>
    <w:div w:id="100564525">
      <w:bodyDiv w:val="1"/>
      <w:marLeft w:val="0"/>
      <w:marRight w:val="0"/>
      <w:marTop w:val="0"/>
      <w:marBottom w:val="0"/>
      <w:divBdr>
        <w:top w:val="none" w:sz="0" w:space="0" w:color="auto"/>
        <w:left w:val="none" w:sz="0" w:space="0" w:color="auto"/>
        <w:bottom w:val="none" w:sz="0" w:space="0" w:color="auto"/>
        <w:right w:val="none" w:sz="0" w:space="0" w:color="auto"/>
      </w:divBdr>
    </w:div>
    <w:div w:id="101073714">
      <w:bodyDiv w:val="1"/>
      <w:marLeft w:val="0"/>
      <w:marRight w:val="0"/>
      <w:marTop w:val="0"/>
      <w:marBottom w:val="0"/>
      <w:divBdr>
        <w:top w:val="none" w:sz="0" w:space="0" w:color="auto"/>
        <w:left w:val="none" w:sz="0" w:space="0" w:color="auto"/>
        <w:bottom w:val="none" w:sz="0" w:space="0" w:color="auto"/>
        <w:right w:val="none" w:sz="0" w:space="0" w:color="auto"/>
      </w:divBdr>
    </w:div>
    <w:div w:id="101188711">
      <w:bodyDiv w:val="1"/>
      <w:marLeft w:val="0"/>
      <w:marRight w:val="0"/>
      <w:marTop w:val="0"/>
      <w:marBottom w:val="0"/>
      <w:divBdr>
        <w:top w:val="none" w:sz="0" w:space="0" w:color="auto"/>
        <w:left w:val="none" w:sz="0" w:space="0" w:color="auto"/>
        <w:bottom w:val="none" w:sz="0" w:space="0" w:color="auto"/>
        <w:right w:val="none" w:sz="0" w:space="0" w:color="auto"/>
      </w:divBdr>
    </w:div>
    <w:div w:id="101270149">
      <w:bodyDiv w:val="1"/>
      <w:marLeft w:val="0"/>
      <w:marRight w:val="0"/>
      <w:marTop w:val="0"/>
      <w:marBottom w:val="0"/>
      <w:divBdr>
        <w:top w:val="none" w:sz="0" w:space="0" w:color="auto"/>
        <w:left w:val="none" w:sz="0" w:space="0" w:color="auto"/>
        <w:bottom w:val="none" w:sz="0" w:space="0" w:color="auto"/>
        <w:right w:val="none" w:sz="0" w:space="0" w:color="auto"/>
      </w:divBdr>
    </w:div>
    <w:div w:id="101463803">
      <w:bodyDiv w:val="1"/>
      <w:marLeft w:val="0"/>
      <w:marRight w:val="0"/>
      <w:marTop w:val="0"/>
      <w:marBottom w:val="0"/>
      <w:divBdr>
        <w:top w:val="none" w:sz="0" w:space="0" w:color="auto"/>
        <w:left w:val="none" w:sz="0" w:space="0" w:color="auto"/>
        <w:bottom w:val="none" w:sz="0" w:space="0" w:color="auto"/>
        <w:right w:val="none" w:sz="0" w:space="0" w:color="auto"/>
      </w:divBdr>
    </w:div>
    <w:div w:id="102306575">
      <w:bodyDiv w:val="1"/>
      <w:marLeft w:val="0"/>
      <w:marRight w:val="0"/>
      <w:marTop w:val="0"/>
      <w:marBottom w:val="0"/>
      <w:divBdr>
        <w:top w:val="none" w:sz="0" w:space="0" w:color="auto"/>
        <w:left w:val="none" w:sz="0" w:space="0" w:color="auto"/>
        <w:bottom w:val="none" w:sz="0" w:space="0" w:color="auto"/>
        <w:right w:val="none" w:sz="0" w:space="0" w:color="auto"/>
      </w:divBdr>
    </w:div>
    <w:div w:id="103503027">
      <w:bodyDiv w:val="1"/>
      <w:marLeft w:val="0"/>
      <w:marRight w:val="0"/>
      <w:marTop w:val="0"/>
      <w:marBottom w:val="0"/>
      <w:divBdr>
        <w:top w:val="none" w:sz="0" w:space="0" w:color="auto"/>
        <w:left w:val="none" w:sz="0" w:space="0" w:color="auto"/>
        <w:bottom w:val="none" w:sz="0" w:space="0" w:color="auto"/>
        <w:right w:val="none" w:sz="0" w:space="0" w:color="auto"/>
      </w:divBdr>
    </w:div>
    <w:div w:id="104353009">
      <w:bodyDiv w:val="1"/>
      <w:marLeft w:val="0"/>
      <w:marRight w:val="0"/>
      <w:marTop w:val="0"/>
      <w:marBottom w:val="0"/>
      <w:divBdr>
        <w:top w:val="none" w:sz="0" w:space="0" w:color="auto"/>
        <w:left w:val="none" w:sz="0" w:space="0" w:color="auto"/>
        <w:bottom w:val="none" w:sz="0" w:space="0" w:color="auto"/>
        <w:right w:val="none" w:sz="0" w:space="0" w:color="auto"/>
      </w:divBdr>
    </w:div>
    <w:div w:id="104740564">
      <w:bodyDiv w:val="1"/>
      <w:marLeft w:val="0"/>
      <w:marRight w:val="0"/>
      <w:marTop w:val="0"/>
      <w:marBottom w:val="0"/>
      <w:divBdr>
        <w:top w:val="none" w:sz="0" w:space="0" w:color="auto"/>
        <w:left w:val="none" w:sz="0" w:space="0" w:color="auto"/>
        <w:bottom w:val="none" w:sz="0" w:space="0" w:color="auto"/>
        <w:right w:val="none" w:sz="0" w:space="0" w:color="auto"/>
      </w:divBdr>
    </w:div>
    <w:div w:id="104928329">
      <w:bodyDiv w:val="1"/>
      <w:marLeft w:val="0"/>
      <w:marRight w:val="0"/>
      <w:marTop w:val="0"/>
      <w:marBottom w:val="0"/>
      <w:divBdr>
        <w:top w:val="none" w:sz="0" w:space="0" w:color="auto"/>
        <w:left w:val="none" w:sz="0" w:space="0" w:color="auto"/>
        <w:bottom w:val="none" w:sz="0" w:space="0" w:color="auto"/>
        <w:right w:val="none" w:sz="0" w:space="0" w:color="auto"/>
      </w:divBdr>
    </w:div>
    <w:div w:id="105269462">
      <w:bodyDiv w:val="1"/>
      <w:marLeft w:val="0"/>
      <w:marRight w:val="0"/>
      <w:marTop w:val="0"/>
      <w:marBottom w:val="0"/>
      <w:divBdr>
        <w:top w:val="none" w:sz="0" w:space="0" w:color="auto"/>
        <w:left w:val="none" w:sz="0" w:space="0" w:color="auto"/>
        <w:bottom w:val="none" w:sz="0" w:space="0" w:color="auto"/>
        <w:right w:val="none" w:sz="0" w:space="0" w:color="auto"/>
      </w:divBdr>
    </w:div>
    <w:div w:id="105320234">
      <w:bodyDiv w:val="1"/>
      <w:marLeft w:val="0"/>
      <w:marRight w:val="0"/>
      <w:marTop w:val="0"/>
      <w:marBottom w:val="0"/>
      <w:divBdr>
        <w:top w:val="none" w:sz="0" w:space="0" w:color="auto"/>
        <w:left w:val="none" w:sz="0" w:space="0" w:color="auto"/>
        <w:bottom w:val="none" w:sz="0" w:space="0" w:color="auto"/>
        <w:right w:val="none" w:sz="0" w:space="0" w:color="auto"/>
      </w:divBdr>
    </w:div>
    <w:div w:id="105858880">
      <w:bodyDiv w:val="1"/>
      <w:marLeft w:val="0"/>
      <w:marRight w:val="0"/>
      <w:marTop w:val="0"/>
      <w:marBottom w:val="0"/>
      <w:divBdr>
        <w:top w:val="none" w:sz="0" w:space="0" w:color="auto"/>
        <w:left w:val="none" w:sz="0" w:space="0" w:color="auto"/>
        <w:bottom w:val="none" w:sz="0" w:space="0" w:color="auto"/>
        <w:right w:val="none" w:sz="0" w:space="0" w:color="auto"/>
      </w:divBdr>
    </w:div>
    <w:div w:id="106051931">
      <w:bodyDiv w:val="1"/>
      <w:marLeft w:val="0"/>
      <w:marRight w:val="0"/>
      <w:marTop w:val="0"/>
      <w:marBottom w:val="0"/>
      <w:divBdr>
        <w:top w:val="none" w:sz="0" w:space="0" w:color="auto"/>
        <w:left w:val="none" w:sz="0" w:space="0" w:color="auto"/>
        <w:bottom w:val="none" w:sz="0" w:space="0" w:color="auto"/>
        <w:right w:val="none" w:sz="0" w:space="0" w:color="auto"/>
      </w:divBdr>
    </w:div>
    <w:div w:id="106168334">
      <w:bodyDiv w:val="1"/>
      <w:marLeft w:val="0"/>
      <w:marRight w:val="0"/>
      <w:marTop w:val="0"/>
      <w:marBottom w:val="0"/>
      <w:divBdr>
        <w:top w:val="none" w:sz="0" w:space="0" w:color="auto"/>
        <w:left w:val="none" w:sz="0" w:space="0" w:color="auto"/>
        <w:bottom w:val="none" w:sz="0" w:space="0" w:color="auto"/>
        <w:right w:val="none" w:sz="0" w:space="0" w:color="auto"/>
      </w:divBdr>
    </w:div>
    <w:div w:id="106244076">
      <w:bodyDiv w:val="1"/>
      <w:marLeft w:val="0"/>
      <w:marRight w:val="0"/>
      <w:marTop w:val="0"/>
      <w:marBottom w:val="0"/>
      <w:divBdr>
        <w:top w:val="none" w:sz="0" w:space="0" w:color="auto"/>
        <w:left w:val="none" w:sz="0" w:space="0" w:color="auto"/>
        <w:bottom w:val="none" w:sz="0" w:space="0" w:color="auto"/>
        <w:right w:val="none" w:sz="0" w:space="0" w:color="auto"/>
      </w:divBdr>
    </w:div>
    <w:div w:id="106508825">
      <w:bodyDiv w:val="1"/>
      <w:marLeft w:val="0"/>
      <w:marRight w:val="0"/>
      <w:marTop w:val="0"/>
      <w:marBottom w:val="0"/>
      <w:divBdr>
        <w:top w:val="none" w:sz="0" w:space="0" w:color="auto"/>
        <w:left w:val="none" w:sz="0" w:space="0" w:color="auto"/>
        <w:bottom w:val="none" w:sz="0" w:space="0" w:color="auto"/>
        <w:right w:val="none" w:sz="0" w:space="0" w:color="auto"/>
      </w:divBdr>
    </w:div>
    <w:div w:id="106631264">
      <w:bodyDiv w:val="1"/>
      <w:marLeft w:val="0"/>
      <w:marRight w:val="0"/>
      <w:marTop w:val="0"/>
      <w:marBottom w:val="0"/>
      <w:divBdr>
        <w:top w:val="none" w:sz="0" w:space="0" w:color="auto"/>
        <w:left w:val="none" w:sz="0" w:space="0" w:color="auto"/>
        <w:bottom w:val="none" w:sz="0" w:space="0" w:color="auto"/>
        <w:right w:val="none" w:sz="0" w:space="0" w:color="auto"/>
      </w:divBdr>
    </w:div>
    <w:div w:id="106892785">
      <w:bodyDiv w:val="1"/>
      <w:marLeft w:val="0"/>
      <w:marRight w:val="0"/>
      <w:marTop w:val="0"/>
      <w:marBottom w:val="0"/>
      <w:divBdr>
        <w:top w:val="none" w:sz="0" w:space="0" w:color="auto"/>
        <w:left w:val="none" w:sz="0" w:space="0" w:color="auto"/>
        <w:bottom w:val="none" w:sz="0" w:space="0" w:color="auto"/>
        <w:right w:val="none" w:sz="0" w:space="0" w:color="auto"/>
      </w:divBdr>
    </w:div>
    <w:div w:id="106967924">
      <w:bodyDiv w:val="1"/>
      <w:marLeft w:val="0"/>
      <w:marRight w:val="0"/>
      <w:marTop w:val="0"/>
      <w:marBottom w:val="0"/>
      <w:divBdr>
        <w:top w:val="none" w:sz="0" w:space="0" w:color="auto"/>
        <w:left w:val="none" w:sz="0" w:space="0" w:color="auto"/>
        <w:bottom w:val="none" w:sz="0" w:space="0" w:color="auto"/>
        <w:right w:val="none" w:sz="0" w:space="0" w:color="auto"/>
      </w:divBdr>
    </w:div>
    <w:div w:id="107314670">
      <w:bodyDiv w:val="1"/>
      <w:marLeft w:val="0"/>
      <w:marRight w:val="0"/>
      <w:marTop w:val="0"/>
      <w:marBottom w:val="0"/>
      <w:divBdr>
        <w:top w:val="none" w:sz="0" w:space="0" w:color="auto"/>
        <w:left w:val="none" w:sz="0" w:space="0" w:color="auto"/>
        <w:bottom w:val="none" w:sz="0" w:space="0" w:color="auto"/>
        <w:right w:val="none" w:sz="0" w:space="0" w:color="auto"/>
      </w:divBdr>
    </w:div>
    <w:div w:id="107702404">
      <w:bodyDiv w:val="1"/>
      <w:marLeft w:val="0"/>
      <w:marRight w:val="0"/>
      <w:marTop w:val="0"/>
      <w:marBottom w:val="0"/>
      <w:divBdr>
        <w:top w:val="none" w:sz="0" w:space="0" w:color="auto"/>
        <w:left w:val="none" w:sz="0" w:space="0" w:color="auto"/>
        <w:bottom w:val="none" w:sz="0" w:space="0" w:color="auto"/>
        <w:right w:val="none" w:sz="0" w:space="0" w:color="auto"/>
      </w:divBdr>
    </w:div>
    <w:div w:id="107704694">
      <w:bodyDiv w:val="1"/>
      <w:marLeft w:val="0"/>
      <w:marRight w:val="0"/>
      <w:marTop w:val="0"/>
      <w:marBottom w:val="0"/>
      <w:divBdr>
        <w:top w:val="none" w:sz="0" w:space="0" w:color="auto"/>
        <w:left w:val="none" w:sz="0" w:space="0" w:color="auto"/>
        <w:bottom w:val="none" w:sz="0" w:space="0" w:color="auto"/>
        <w:right w:val="none" w:sz="0" w:space="0" w:color="auto"/>
      </w:divBdr>
    </w:div>
    <w:div w:id="107706541">
      <w:bodyDiv w:val="1"/>
      <w:marLeft w:val="0"/>
      <w:marRight w:val="0"/>
      <w:marTop w:val="0"/>
      <w:marBottom w:val="0"/>
      <w:divBdr>
        <w:top w:val="none" w:sz="0" w:space="0" w:color="auto"/>
        <w:left w:val="none" w:sz="0" w:space="0" w:color="auto"/>
        <w:bottom w:val="none" w:sz="0" w:space="0" w:color="auto"/>
        <w:right w:val="none" w:sz="0" w:space="0" w:color="auto"/>
      </w:divBdr>
    </w:div>
    <w:div w:id="108086215">
      <w:bodyDiv w:val="1"/>
      <w:marLeft w:val="0"/>
      <w:marRight w:val="0"/>
      <w:marTop w:val="0"/>
      <w:marBottom w:val="0"/>
      <w:divBdr>
        <w:top w:val="none" w:sz="0" w:space="0" w:color="auto"/>
        <w:left w:val="none" w:sz="0" w:space="0" w:color="auto"/>
        <w:bottom w:val="none" w:sz="0" w:space="0" w:color="auto"/>
        <w:right w:val="none" w:sz="0" w:space="0" w:color="auto"/>
      </w:divBdr>
    </w:div>
    <w:div w:id="108398565">
      <w:bodyDiv w:val="1"/>
      <w:marLeft w:val="0"/>
      <w:marRight w:val="0"/>
      <w:marTop w:val="0"/>
      <w:marBottom w:val="0"/>
      <w:divBdr>
        <w:top w:val="none" w:sz="0" w:space="0" w:color="auto"/>
        <w:left w:val="none" w:sz="0" w:space="0" w:color="auto"/>
        <w:bottom w:val="none" w:sz="0" w:space="0" w:color="auto"/>
        <w:right w:val="none" w:sz="0" w:space="0" w:color="auto"/>
      </w:divBdr>
    </w:div>
    <w:div w:id="108667175">
      <w:bodyDiv w:val="1"/>
      <w:marLeft w:val="0"/>
      <w:marRight w:val="0"/>
      <w:marTop w:val="0"/>
      <w:marBottom w:val="0"/>
      <w:divBdr>
        <w:top w:val="none" w:sz="0" w:space="0" w:color="auto"/>
        <w:left w:val="none" w:sz="0" w:space="0" w:color="auto"/>
        <w:bottom w:val="none" w:sz="0" w:space="0" w:color="auto"/>
        <w:right w:val="none" w:sz="0" w:space="0" w:color="auto"/>
      </w:divBdr>
    </w:div>
    <w:div w:id="108669229">
      <w:bodyDiv w:val="1"/>
      <w:marLeft w:val="0"/>
      <w:marRight w:val="0"/>
      <w:marTop w:val="0"/>
      <w:marBottom w:val="0"/>
      <w:divBdr>
        <w:top w:val="none" w:sz="0" w:space="0" w:color="auto"/>
        <w:left w:val="none" w:sz="0" w:space="0" w:color="auto"/>
        <w:bottom w:val="none" w:sz="0" w:space="0" w:color="auto"/>
        <w:right w:val="none" w:sz="0" w:space="0" w:color="auto"/>
      </w:divBdr>
    </w:div>
    <w:div w:id="108743162">
      <w:bodyDiv w:val="1"/>
      <w:marLeft w:val="0"/>
      <w:marRight w:val="0"/>
      <w:marTop w:val="0"/>
      <w:marBottom w:val="0"/>
      <w:divBdr>
        <w:top w:val="none" w:sz="0" w:space="0" w:color="auto"/>
        <w:left w:val="none" w:sz="0" w:space="0" w:color="auto"/>
        <w:bottom w:val="none" w:sz="0" w:space="0" w:color="auto"/>
        <w:right w:val="none" w:sz="0" w:space="0" w:color="auto"/>
      </w:divBdr>
    </w:div>
    <w:div w:id="109205392">
      <w:bodyDiv w:val="1"/>
      <w:marLeft w:val="0"/>
      <w:marRight w:val="0"/>
      <w:marTop w:val="0"/>
      <w:marBottom w:val="0"/>
      <w:divBdr>
        <w:top w:val="none" w:sz="0" w:space="0" w:color="auto"/>
        <w:left w:val="none" w:sz="0" w:space="0" w:color="auto"/>
        <w:bottom w:val="none" w:sz="0" w:space="0" w:color="auto"/>
        <w:right w:val="none" w:sz="0" w:space="0" w:color="auto"/>
      </w:divBdr>
    </w:div>
    <w:div w:id="109326216">
      <w:bodyDiv w:val="1"/>
      <w:marLeft w:val="0"/>
      <w:marRight w:val="0"/>
      <w:marTop w:val="0"/>
      <w:marBottom w:val="0"/>
      <w:divBdr>
        <w:top w:val="none" w:sz="0" w:space="0" w:color="auto"/>
        <w:left w:val="none" w:sz="0" w:space="0" w:color="auto"/>
        <w:bottom w:val="none" w:sz="0" w:space="0" w:color="auto"/>
        <w:right w:val="none" w:sz="0" w:space="0" w:color="auto"/>
      </w:divBdr>
    </w:div>
    <w:div w:id="110322114">
      <w:bodyDiv w:val="1"/>
      <w:marLeft w:val="0"/>
      <w:marRight w:val="0"/>
      <w:marTop w:val="0"/>
      <w:marBottom w:val="0"/>
      <w:divBdr>
        <w:top w:val="none" w:sz="0" w:space="0" w:color="auto"/>
        <w:left w:val="none" w:sz="0" w:space="0" w:color="auto"/>
        <w:bottom w:val="none" w:sz="0" w:space="0" w:color="auto"/>
        <w:right w:val="none" w:sz="0" w:space="0" w:color="auto"/>
      </w:divBdr>
    </w:div>
    <w:div w:id="110327803">
      <w:bodyDiv w:val="1"/>
      <w:marLeft w:val="0"/>
      <w:marRight w:val="0"/>
      <w:marTop w:val="0"/>
      <w:marBottom w:val="0"/>
      <w:divBdr>
        <w:top w:val="none" w:sz="0" w:space="0" w:color="auto"/>
        <w:left w:val="none" w:sz="0" w:space="0" w:color="auto"/>
        <w:bottom w:val="none" w:sz="0" w:space="0" w:color="auto"/>
        <w:right w:val="none" w:sz="0" w:space="0" w:color="auto"/>
      </w:divBdr>
    </w:div>
    <w:div w:id="110367281">
      <w:bodyDiv w:val="1"/>
      <w:marLeft w:val="0"/>
      <w:marRight w:val="0"/>
      <w:marTop w:val="0"/>
      <w:marBottom w:val="0"/>
      <w:divBdr>
        <w:top w:val="none" w:sz="0" w:space="0" w:color="auto"/>
        <w:left w:val="none" w:sz="0" w:space="0" w:color="auto"/>
        <w:bottom w:val="none" w:sz="0" w:space="0" w:color="auto"/>
        <w:right w:val="none" w:sz="0" w:space="0" w:color="auto"/>
      </w:divBdr>
    </w:div>
    <w:div w:id="110520647">
      <w:bodyDiv w:val="1"/>
      <w:marLeft w:val="0"/>
      <w:marRight w:val="0"/>
      <w:marTop w:val="0"/>
      <w:marBottom w:val="0"/>
      <w:divBdr>
        <w:top w:val="none" w:sz="0" w:space="0" w:color="auto"/>
        <w:left w:val="none" w:sz="0" w:space="0" w:color="auto"/>
        <w:bottom w:val="none" w:sz="0" w:space="0" w:color="auto"/>
        <w:right w:val="none" w:sz="0" w:space="0" w:color="auto"/>
      </w:divBdr>
    </w:div>
    <w:div w:id="110635171">
      <w:bodyDiv w:val="1"/>
      <w:marLeft w:val="0"/>
      <w:marRight w:val="0"/>
      <w:marTop w:val="0"/>
      <w:marBottom w:val="0"/>
      <w:divBdr>
        <w:top w:val="none" w:sz="0" w:space="0" w:color="auto"/>
        <w:left w:val="none" w:sz="0" w:space="0" w:color="auto"/>
        <w:bottom w:val="none" w:sz="0" w:space="0" w:color="auto"/>
        <w:right w:val="none" w:sz="0" w:space="0" w:color="auto"/>
      </w:divBdr>
    </w:div>
    <w:div w:id="110636399">
      <w:bodyDiv w:val="1"/>
      <w:marLeft w:val="0"/>
      <w:marRight w:val="0"/>
      <w:marTop w:val="0"/>
      <w:marBottom w:val="0"/>
      <w:divBdr>
        <w:top w:val="none" w:sz="0" w:space="0" w:color="auto"/>
        <w:left w:val="none" w:sz="0" w:space="0" w:color="auto"/>
        <w:bottom w:val="none" w:sz="0" w:space="0" w:color="auto"/>
        <w:right w:val="none" w:sz="0" w:space="0" w:color="auto"/>
      </w:divBdr>
    </w:div>
    <w:div w:id="110828861">
      <w:bodyDiv w:val="1"/>
      <w:marLeft w:val="0"/>
      <w:marRight w:val="0"/>
      <w:marTop w:val="0"/>
      <w:marBottom w:val="0"/>
      <w:divBdr>
        <w:top w:val="none" w:sz="0" w:space="0" w:color="auto"/>
        <w:left w:val="none" w:sz="0" w:space="0" w:color="auto"/>
        <w:bottom w:val="none" w:sz="0" w:space="0" w:color="auto"/>
        <w:right w:val="none" w:sz="0" w:space="0" w:color="auto"/>
      </w:divBdr>
    </w:div>
    <w:div w:id="111173060">
      <w:bodyDiv w:val="1"/>
      <w:marLeft w:val="0"/>
      <w:marRight w:val="0"/>
      <w:marTop w:val="0"/>
      <w:marBottom w:val="0"/>
      <w:divBdr>
        <w:top w:val="none" w:sz="0" w:space="0" w:color="auto"/>
        <w:left w:val="none" w:sz="0" w:space="0" w:color="auto"/>
        <w:bottom w:val="none" w:sz="0" w:space="0" w:color="auto"/>
        <w:right w:val="none" w:sz="0" w:space="0" w:color="auto"/>
      </w:divBdr>
    </w:div>
    <w:div w:id="111174694">
      <w:bodyDiv w:val="1"/>
      <w:marLeft w:val="0"/>
      <w:marRight w:val="0"/>
      <w:marTop w:val="0"/>
      <w:marBottom w:val="0"/>
      <w:divBdr>
        <w:top w:val="none" w:sz="0" w:space="0" w:color="auto"/>
        <w:left w:val="none" w:sz="0" w:space="0" w:color="auto"/>
        <w:bottom w:val="none" w:sz="0" w:space="0" w:color="auto"/>
        <w:right w:val="none" w:sz="0" w:space="0" w:color="auto"/>
      </w:divBdr>
    </w:div>
    <w:div w:id="111678895">
      <w:bodyDiv w:val="1"/>
      <w:marLeft w:val="0"/>
      <w:marRight w:val="0"/>
      <w:marTop w:val="0"/>
      <w:marBottom w:val="0"/>
      <w:divBdr>
        <w:top w:val="none" w:sz="0" w:space="0" w:color="auto"/>
        <w:left w:val="none" w:sz="0" w:space="0" w:color="auto"/>
        <w:bottom w:val="none" w:sz="0" w:space="0" w:color="auto"/>
        <w:right w:val="none" w:sz="0" w:space="0" w:color="auto"/>
      </w:divBdr>
    </w:div>
    <w:div w:id="111945247">
      <w:bodyDiv w:val="1"/>
      <w:marLeft w:val="0"/>
      <w:marRight w:val="0"/>
      <w:marTop w:val="0"/>
      <w:marBottom w:val="0"/>
      <w:divBdr>
        <w:top w:val="none" w:sz="0" w:space="0" w:color="auto"/>
        <w:left w:val="none" w:sz="0" w:space="0" w:color="auto"/>
        <w:bottom w:val="none" w:sz="0" w:space="0" w:color="auto"/>
        <w:right w:val="none" w:sz="0" w:space="0" w:color="auto"/>
      </w:divBdr>
    </w:div>
    <w:div w:id="112213481">
      <w:bodyDiv w:val="1"/>
      <w:marLeft w:val="0"/>
      <w:marRight w:val="0"/>
      <w:marTop w:val="0"/>
      <w:marBottom w:val="0"/>
      <w:divBdr>
        <w:top w:val="none" w:sz="0" w:space="0" w:color="auto"/>
        <w:left w:val="none" w:sz="0" w:space="0" w:color="auto"/>
        <w:bottom w:val="none" w:sz="0" w:space="0" w:color="auto"/>
        <w:right w:val="none" w:sz="0" w:space="0" w:color="auto"/>
      </w:divBdr>
    </w:div>
    <w:div w:id="112752407">
      <w:bodyDiv w:val="1"/>
      <w:marLeft w:val="0"/>
      <w:marRight w:val="0"/>
      <w:marTop w:val="0"/>
      <w:marBottom w:val="0"/>
      <w:divBdr>
        <w:top w:val="none" w:sz="0" w:space="0" w:color="auto"/>
        <w:left w:val="none" w:sz="0" w:space="0" w:color="auto"/>
        <w:bottom w:val="none" w:sz="0" w:space="0" w:color="auto"/>
        <w:right w:val="none" w:sz="0" w:space="0" w:color="auto"/>
      </w:divBdr>
    </w:div>
    <w:div w:id="112792857">
      <w:bodyDiv w:val="1"/>
      <w:marLeft w:val="0"/>
      <w:marRight w:val="0"/>
      <w:marTop w:val="0"/>
      <w:marBottom w:val="0"/>
      <w:divBdr>
        <w:top w:val="none" w:sz="0" w:space="0" w:color="auto"/>
        <w:left w:val="none" w:sz="0" w:space="0" w:color="auto"/>
        <w:bottom w:val="none" w:sz="0" w:space="0" w:color="auto"/>
        <w:right w:val="none" w:sz="0" w:space="0" w:color="auto"/>
      </w:divBdr>
    </w:div>
    <w:div w:id="113058163">
      <w:bodyDiv w:val="1"/>
      <w:marLeft w:val="0"/>
      <w:marRight w:val="0"/>
      <w:marTop w:val="0"/>
      <w:marBottom w:val="0"/>
      <w:divBdr>
        <w:top w:val="none" w:sz="0" w:space="0" w:color="auto"/>
        <w:left w:val="none" w:sz="0" w:space="0" w:color="auto"/>
        <w:bottom w:val="none" w:sz="0" w:space="0" w:color="auto"/>
        <w:right w:val="none" w:sz="0" w:space="0" w:color="auto"/>
      </w:divBdr>
    </w:div>
    <w:div w:id="113134154">
      <w:bodyDiv w:val="1"/>
      <w:marLeft w:val="0"/>
      <w:marRight w:val="0"/>
      <w:marTop w:val="0"/>
      <w:marBottom w:val="0"/>
      <w:divBdr>
        <w:top w:val="none" w:sz="0" w:space="0" w:color="auto"/>
        <w:left w:val="none" w:sz="0" w:space="0" w:color="auto"/>
        <w:bottom w:val="none" w:sz="0" w:space="0" w:color="auto"/>
        <w:right w:val="none" w:sz="0" w:space="0" w:color="auto"/>
      </w:divBdr>
    </w:div>
    <w:div w:id="114832699">
      <w:bodyDiv w:val="1"/>
      <w:marLeft w:val="0"/>
      <w:marRight w:val="0"/>
      <w:marTop w:val="0"/>
      <w:marBottom w:val="0"/>
      <w:divBdr>
        <w:top w:val="none" w:sz="0" w:space="0" w:color="auto"/>
        <w:left w:val="none" w:sz="0" w:space="0" w:color="auto"/>
        <w:bottom w:val="none" w:sz="0" w:space="0" w:color="auto"/>
        <w:right w:val="none" w:sz="0" w:space="0" w:color="auto"/>
      </w:divBdr>
    </w:div>
    <w:div w:id="115100653">
      <w:bodyDiv w:val="1"/>
      <w:marLeft w:val="0"/>
      <w:marRight w:val="0"/>
      <w:marTop w:val="0"/>
      <w:marBottom w:val="0"/>
      <w:divBdr>
        <w:top w:val="none" w:sz="0" w:space="0" w:color="auto"/>
        <w:left w:val="none" w:sz="0" w:space="0" w:color="auto"/>
        <w:bottom w:val="none" w:sz="0" w:space="0" w:color="auto"/>
        <w:right w:val="none" w:sz="0" w:space="0" w:color="auto"/>
      </w:divBdr>
    </w:div>
    <w:div w:id="115292927">
      <w:bodyDiv w:val="1"/>
      <w:marLeft w:val="0"/>
      <w:marRight w:val="0"/>
      <w:marTop w:val="0"/>
      <w:marBottom w:val="0"/>
      <w:divBdr>
        <w:top w:val="none" w:sz="0" w:space="0" w:color="auto"/>
        <w:left w:val="none" w:sz="0" w:space="0" w:color="auto"/>
        <w:bottom w:val="none" w:sz="0" w:space="0" w:color="auto"/>
        <w:right w:val="none" w:sz="0" w:space="0" w:color="auto"/>
      </w:divBdr>
    </w:div>
    <w:div w:id="115419112">
      <w:bodyDiv w:val="1"/>
      <w:marLeft w:val="0"/>
      <w:marRight w:val="0"/>
      <w:marTop w:val="0"/>
      <w:marBottom w:val="0"/>
      <w:divBdr>
        <w:top w:val="none" w:sz="0" w:space="0" w:color="auto"/>
        <w:left w:val="none" w:sz="0" w:space="0" w:color="auto"/>
        <w:bottom w:val="none" w:sz="0" w:space="0" w:color="auto"/>
        <w:right w:val="none" w:sz="0" w:space="0" w:color="auto"/>
      </w:divBdr>
    </w:div>
    <w:div w:id="115487217">
      <w:bodyDiv w:val="1"/>
      <w:marLeft w:val="0"/>
      <w:marRight w:val="0"/>
      <w:marTop w:val="0"/>
      <w:marBottom w:val="0"/>
      <w:divBdr>
        <w:top w:val="none" w:sz="0" w:space="0" w:color="auto"/>
        <w:left w:val="none" w:sz="0" w:space="0" w:color="auto"/>
        <w:bottom w:val="none" w:sz="0" w:space="0" w:color="auto"/>
        <w:right w:val="none" w:sz="0" w:space="0" w:color="auto"/>
      </w:divBdr>
    </w:div>
    <w:div w:id="115680728">
      <w:bodyDiv w:val="1"/>
      <w:marLeft w:val="0"/>
      <w:marRight w:val="0"/>
      <w:marTop w:val="0"/>
      <w:marBottom w:val="0"/>
      <w:divBdr>
        <w:top w:val="none" w:sz="0" w:space="0" w:color="auto"/>
        <w:left w:val="none" w:sz="0" w:space="0" w:color="auto"/>
        <w:bottom w:val="none" w:sz="0" w:space="0" w:color="auto"/>
        <w:right w:val="none" w:sz="0" w:space="0" w:color="auto"/>
      </w:divBdr>
    </w:div>
    <w:div w:id="115683814">
      <w:bodyDiv w:val="1"/>
      <w:marLeft w:val="0"/>
      <w:marRight w:val="0"/>
      <w:marTop w:val="0"/>
      <w:marBottom w:val="0"/>
      <w:divBdr>
        <w:top w:val="none" w:sz="0" w:space="0" w:color="auto"/>
        <w:left w:val="none" w:sz="0" w:space="0" w:color="auto"/>
        <w:bottom w:val="none" w:sz="0" w:space="0" w:color="auto"/>
        <w:right w:val="none" w:sz="0" w:space="0" w:color="auto"/>
      </w:divBdr>
    </w:div>
    <w:div w:id="116217339">
      <w:bodyDiv w:val="1"/>
      <w:marLeft w:val="0"/>
      <w:marRight w:val="0"/>
      <w:marTop w:val="0"/>
      <w:marBottom w:val="0"/>
      <w:divBdr>
        <w:top w:val="none" w:sz="0" w:space="0" w:color="auto"/>
        <w:left w:val="none" w:sz="0" w:space="0" w:color="auto"/>
        <w:bottom w:val="none" w:sz="0" w:space="0" w:color="auto"/>
        <w:right w:val="none" w:sz="0" w:space="0" w:color="auto"/>
      </w:divBdr>
    </w:div>
    <w:div w:id="116261850">
      <w:bodyDiv w:val="1"/>
      <w:marLeft w:val="0"/>
      <w:marRight w:val="0"/>
      <w:marTop w:val="0"/>
      <w:marBottom w:val="0"/>
      <w:divBdr>
        <w:top w:val="none" w:sz="0" w:space="0" w:color="auto"/>
        <w:left w:val="none" w:sz="0" w:space="0" w:color="auto"/>
        <w:bottom w:val="none" w:sz="0" w:space="0" w:color="auto"/>
        <w:right w:val="none" w:sz="0" w:space="0" w:color="auto"/>
      </w:divBdr>
    </w:div>
    <w:div w:id="116529589">
      <w:bodyDiv w:val="1"/>
      <w:marLeft w:val="0"/>
      <w:marRight w:val="0"/>
      <w:marTop w:val="0"/>
      <w:marBottom w:val="0"/>
      <w:divBdr>
        <w:top w:val="none" w:sz="0" w:space="0" w:color="auto"/>
        <w:left w:val="none" w:sz="0" w:space="0" w:color="auto"/>
        <w:bottom w:val="none" w:sz="0" w:space="0" w:color="auto"/>
        <w:right w:val="none" w:sz="0" w:space="0" w:color="auto"/>
      </w:divBdr>
    </w:div>
    <w:div w:id="116678370">
      <w:bodyDiv w:val="1"/>
      <w:marLeft w:val="0"/>
      <w:marRight w:val="0"/>
      <w:marTop w:val="0"/>
      <w:marBottom w:val="0"/>
      <w:divBdr>
        <w:top w:val="none" w:sz="0" w:space="0" w:color="auto"/>
        <w:left w:val="none" w:sz="0" w:space="0" w:color="auto"/>
        <w:bottom w:val="none" w:sz="0" w:space="0" w:color="auto"/>
        <w:right w:val="none" w:sz="0" w:space="0" w:color="auto"/>
      </w:divBdr>
    </w:div>
    <w:div w:id="116803531">
      <w:bodyDiv w:val="1"/>
      <w:marLeft w:val="0"/>
      <w:marRight w:val="0"/>
      <w:marTop w:val="0"/>
      <w:marBottom w:val="0"/>
      <w:divBdr>
        <w:top w:val="none" w:sz="0" w:space="0" w:color="auto"/>
        <w:left w:val="none" w:sz="0" w:space="0" w:color="auto"/>
        <w:bottom w:val="none" w:sz="0" w:space="0" w:color="auto"/>
        <w:right w:val="none" w:sz="0" w:space="0" w:color="auto"/>
      </w:divBdr>
    </w:div>
    <w:div w:id="116997321">
      <w:bodyDiv w:val="1"/>
      <w:marLeft w:val="0"/>
      <w:marRight w:val="0"/>
      <w:marTop w:val="0"/>
      <w:marBottom w:val="0"/>
      <w:divBdr>
        <w:top w:val="none" w:sz="0" w:space="0" w:color="auto"/>
        <w:left w:val="none" w:sz="0" w:space="0" w:color="auto"/>
        <w:bottom w:val="none" w:sz="0" w:space="0" w:color="auto"/>
        <w:right w:val="none" w:sz="0" w:space="0" w:color="auto"/>
      </w:divBdr>
    </w:div>
    <w:div w:id="117257626">
      <w:bodyDiv w:val="1"/>
      <w:marLeft w:val="0"/>
      <w:marRight w:val="0"/>
      <w:marTop w:val="0"/>
      <w:marBottom w:val="0"/>
      <w:divBdr>
        <w:top w:val="none" w:sz="0" w:space="0" w:color="auto"/>
        <w:left w:val="none" w:sz="0" w:space="0" w:color="auto"/>
        <w:bottom w:val="none" w:sz="0" w:space="0" w:color="auto"/>
        <w:right w:val="none" w:sz="0" w:space="0" w:color="auto"/>
      </w:divBdr>
    </w:div>
    <w:div w:id="117383642">
      <w:bodyDiv w:val="1"/>
      <w:marLeft w:val="0"/>
      <w:marRight w:val="0"/>
      <w:marTop w:val="0"/>
      <w:marBottom w:val="0"/>
      <w:divBdr>
        <w:top w:val="none" w:sz="0" w:space="0" w:color="auto"/>
        <w:left w:val="none" w:sz="0" w:space="0" w:color="auto"/>
        <w:bottom w:val="none" w:sz="0" w:space="0" w:color="auto"/>
        <w:right w:val="none" w:sz="0" w:space="0" w:color="auto"/>
      </w:divBdr>
    </w:div>
    <w:div w:id="118034598">
      <w:bodyDiv w:val="1"/>
      <w:marLeft w:val="0"/>
      <w:marRight w:val="0"/>
      <w:marTop w:val="0"/>
      <w:marBottom w:val="0"/>
      <w:divBdr>
        <w:top w:val="none" w:sz="0" w:space="0" w:color="auto"/>
        <w:left w:val="none" w:sz="0" w:space="0" w:color="auto"/>
        <w:bottom w:val="none" w:sz="0" w:space="0" w:color="auto"/>
        <w:right w:val="none" w:sz="0" w:space="0" w:color="auto"/>
      </w:divBdr>
    </w:div>
    <w:div w:id="118424860">
      <w:bodyDiv w:val="1"/>
      <w:marLeft w:val="0"/>
      <w:marRight w:val="0"/>
      <w:marTop w:val="0"/>
      <w:marBottom w:val="0"/>
      <w:divBdr>
        <w:top w:val="none" w:sz="0" w:space="0" w:color="auto"/>
        <w:left w:val="none" w:sz="0" w:space="0" w:color="auto"/>
        <w:bottom w:val="none" w:sz="0" w:space="0" w:color="auto"/>
        <w:right w:val="none" w:sz="0" w:space="0" w:color="auto"/>
      </w:divBdr>
    </w:div>
    <w:div w:id="118573392">
      <w:bodyDiv w:val="1"/>
      <w:marLeft w:val="0"/>
      <w:marRight w:val="0"/>
      <w:marTop w:val="0"/>
      <w:marBottom w:val="0"/>
      <w:divBdr>
        <w:top w:val="none" w:sz="0" w:space="0" w:color="auto"/>
        <w:left w:val="none" w:sz="0" w:space="0" w:color="auto"/>
        <w:bottom w:val="none" w:sz="0" w:space="0" w:color="auto"/>
        <w:right w:val="none" w:sz="0" w:space="0" w:color="auto"/>
      </w:divBdr>
    </w:div>
    <w:div w:id="119958815">
      <w:bodyDiv w:val="1"/>
      <w:marLeft w:val="0"/>
      <w:marRight w:val="0"/>
      <w:marTop w:val="0"/>
      <w:marBottom w:val="0"/>
      <w:divBdr>
        <w:top w:val="none" w:sz="0" w:space="0" w:color="auto"/>
        <w:left w:val="none" w:sz="0" w:space="0" w:color="auto"/>
        <w:bottom w:val="none" w:sz="0" w:space="0" w:color="auto"/>
        <w:right w:val="none" w:sz="0" w:space="0" w:color="auto"/>
      </w:divBdr>
    </w:div>
    <w:div w:id="120731480">
      <w:bodyDiv w:val="1"/>
      <w:marLeft w:val="0"/>
      <w:marRight w:val="0"/>
      <w:marTop w:val="0"/>
      <w:marBottom w:val="0"/>
      <w:divBdr>
        <w:top w:val="none" w:sz="0" w:space="0" w:color="auto"/>
        <w:left w:val="none" w:sz="0" w:space="0" w:color="auto"/>
        <w:bottom w:val="none" w:sz="0" w:space="0" w:color="auto"/>
        <w:right w:val="none" w:sz="0" w:space="0" w:color="auto"/>
      </w:divBdr>
    </w:div>
    <w:div w:id="120850066">
      <w:bodyDiv w:val="1"/>
      <w:marLeft w:val="0"/>
      <w:marRight w:val="0"/>
      <w:marTop w:val="0"/>
      <w:marBottom w:val="0"/>
      <w:divBdr>
        <w:top w:val="none" w:sz="0" w:space="0" w:color="auto"/>
        <w:left w:val="none" w:sz="0" w:space="0" w:color="auto"/>
        <w:bottom w:val="none" w:sz="0" w:space="0" w:color="auto"/>
        <w:right w:val="none" w:sz="0" w:space="0" w:color="auto"/>
      </w:divBdr>
    </w:div>
    <w:div w:id="121195089">
      <w:bodyDiv w:val="1"/>
      <w:marLeft w:val="0"/>
      <w:marRight w:val="0"/>
      <w:marTop w:val="0"/>
      <w:marBottom w:val="0"/>
      <w:divBdr>
        <w:top w:val="none" w:sz="0" w:space="0" w:color="auto"/>
        <w:left w:val="none" w:sz="0" w:space="0" w:color="auto"/>
        <w:bottom w:val="none" w:sz="0" w:space="0" w:color="auto"/>
        <w:right w:val="none" w:sz="0" w:space="0" w:color="auto"/>
      </w:divBdr>
    </w:div>
    <w:div w:id="121196579">
      <w:bodyDiv w:val="1"/>
      <w:marLeft w:val="0"/>
      <w:marRight w:val="0"/>
      <w:marTop w:val="0"/>
      <w:marBottom w:val="0"/>
      <w:divBdr>
        <w:top w:val="none" w:sz="0" w:space="0" w:color="auto"/>
        <w:left w:val="none" w:sz="0" w:space="0" w:color="auto"/>
        <w:bottom w:val="none" w:sz="0" w:space="0" w:color="auto"/>
        <w:right w:val="none" w:sz="0" w:space="0" w:color="auto"/>
      </w:divBdr>
    </w:div>
    <w:div w:id="121265529">
      <w:bodyDiv w:val="1"/>
      <w:marLeft w:val="0"/>
      <w:marRight w:val="0"/>
      <w:marTop w:val="0"/>
      <w:marBottom w:val="0"/>
      <w:divBdr>
        <w:top w:val="none" w:sz="0" w:space="0" w:color="auto"/>
        <w:left w:val="none" w:sz="0" w:space="0" w:color="auto"/>
        <w:bottom w:val="none" w:sz="0" w:space="0" w:color="auto"/>
        <w:right w:val="none" w:sz="0" w:space="0" w:color="auto"/>
      </w:divBdr>
    </w:div>
    <w:div w:id="121310802">
      <w:bodyDiv w:val="1"/>
      <w:marLeft w:val="0"/>
      <w:marRight w:val="0"/>
      <w:marTop w:val="0"/>
      <w:marBottom w:val="0"/>
      <w:divBdr>
        <w:top w:val="none" w:sz="0" w:space="0" w:color="auto"/>
        <w:left w:val="none" w:sz="0" w:space="0" w:color="auto"/>
        <w:bottom w:val="none" w:sz="0" w:space="0" w:color="auto"/>
        <w:right w:val="none" w:sz="0" w:space="0" w:color="auto"/>
      </w:divBdr>
    </w:div>
    <w:div w:id="121534039">
      <w:bodyDiv w:val="1"/>
      <w:marLeft w:val="0"/>
      <w:marRight w:val="0"/>
      <w:marTop w:val="0"/>
      <w:marBottom w:val="0"/>
      <w:divBdr>
        <w:top w:val="none" w:sz="0" w:space="0" w:color="auto"/>
        <w:left w:val="none" w:sz="0" w:space="0" w:color="auto"/>
        <w:bottom w:val="none" w:sz="0" w:space="0" w:color="auto"/>
        <w:right w:val="none" w:sz="0" w:space="0" w:color="auto"/>
      </w:divBdr>
    </w:div>
    <w:div w:id="121581350">
      <w:bodyDiv w:val="1"/>
      <w:marLeft w:val="0"/>
      <w:marRight w:val="0"/>
      <w:marTop w:val="0"/>
      <w:marBottom w:val="0"/>
      <w:divBdr>
        <w:top w:val="none" w:sz="0" w:space="0" w:color="auto"/>
        <w:left w:val="none" w:sz="0" w:space="0" w:color="auto"/>
        <w:bottom w:val="none" w:sz="0" w:space="0" w:color="auto"/>
        <w:right w:val="none" w:sz="0" w:space="0" w:color="auto"/>
      </w:divBdr>
    </w:div>
    <w:div w:id="121923579">
      <w:bodyDiv w:val="1"/>
      <w:marLeft w:val="0"/>
      <w:marRight w:val="0"/>
      <w:marTop w:val="0"/>
      <w:marBottom w:val="0"/>
      <w:divBdr>
        <w:top w:val="none" w:sz="0" w:space="0" w:color="auto"/>
        <w:left w:val="none" w:sz="0" w:space="0" w:color="auto"/>
        <w:bottom w:val="none" w:sz="0" w:space="0" w:color="auto"/>
        <w:right w:val="none" w:sz="0" w:space="0" w:color="auto"/>
      </w:divBdr>
    </w:div>
    <w:div w:id="121968185">
      <w:bodyDiv w:val="1"/>
      <w:marLeft w:val="0"/>
      <w:marRight w:val="0"/>
      <w:marTop w:val="0"/>
      <w:marBottom w:val="0"/>
      <w:divBdr>
        <w:top w:val="none" w:sz="0" w:space="0" w:color="auto"/>
        <w:left w:val="none" w:sz="0" w:space="0" w:color="auto"/>
        <w:bottom w:val="none" w:sz="0" w:space="0" w:color="auto"/>
        <w:right w:val="none" w:sz="0" w:space="0" w:color="auto"/>
      </w:divBdr>
    </w:div>
    <w:div w:id="122162277">
      <w:bodyDiv w:val="1"/>
      <w:marLeft w:val="0"/>
      <w:marRight w:val="0"/>
      <w:marTop w:val="0"/>
      <w:marBottom w:val="0"/>
      <w:divBdr>
        <w:top w:val="none" w:sz="0" w:space="0" w:color="auto"/>
        <w:left w:val="none" w:sz="0" w:space="0" w:color="auto"/>
        <w:bottom w:val="none" w:sz="0" w:space="0" w:color="auto"/>
        <w:right w:val="none" w:sz="0" w:space="0" w:color="auto"/>
      </w:divBdr>
    </w:div>
    <w:div w:id="122234437">
      <w:bodyDiv w:val="1"/>
      <w:marLeft w:val="0"/>
      <w:marRight w:val="0"/>
      <w:marTop w:val="0"/>
      <w:marBottom w:val="0"/>
      <w:divBdr>
        <w:top w:val="none" w:sz="0" w:space="0" w:color="auto"/>
        <w:left w:val="none" w:sz="0" w:space="0" w:color="auto"/>
        <w:bottom w:val="none" w:sz="0" w:space="0" w:color="auto"/>
        <w:right w:val="none" w:sz="0" w:space="0" w:color="auto"/>
      </w:divBdr>
    </w:div>
    <w:div w:id="122620690">
      <w:bodyDiv w:val="1"/>
      <w:marLeft w:val="0"/>
      <w:marRight w:val="0"/>
      <w:marTop w:val="0"/>
      <w:marBottom w:val="0"/>
      <w:divBdr>
        <w:top w:val="none" w:sz="0" w:space="0" w:color="auto"/>
        <w:left w:val="none" w:sz="0" w:space="0" w:color="auto"/>
        <w:bottom w:val="none" w:sz="0" w:space="0" w:color="auto"/>
        <w:right w:val="none" w:sz="0" w:space="0" w:color="auto"/>
      </w:divBdr>
    </w:div>
    <w:div w:id="122818904">
      <w:bodyDiv w:val="1"/>
      <w:marLeft w:val="0"/>
      <w:marRight w:val="0"/>
      <w:marTop w:val="0"/>
      <w:marBottom w:val="0"/>
      <w:divBdr>
        <w:top w:val="none" w:sz="0" w:space="0" w:color="auto"/>
        <w:left w:val="none" w:sz="0" w:space="0" w:color="auto"/>
        <w:bottom w:val="none" w:sz="0" w:space="0" w:color="auto"/>
        <w:right w:val="none" w:sz="0" w:space="0" w:color="auto"/>
      </w:divBdr>
    </w:div>
    <w:div w:id="122889811">
      <w:bodyDiv w:val="1"/>
      <w:marLeft w:val="0"/>
      <w:marRight w:val="0"/>
      <w:marTop w:val="0"/>
      <w:marBottom w:val="0"/>
      <w:divBdr>
        <w:top w:val="none" w:sz="0" w:space="0" w:color="auto"/>
        <w:left w:val="none" w:sz="0" w:space="0" w:color="auto"/>
        <w:bottom w:val="none" w:sz="0" w:space="0" w:color="auto"/>
        <w:right w:val="none" w:sz="0" w:space="0" w:color="auto"/>
      </w:divBdr>
    </w:div>
    <w:div w:id="123013687">
      <w:bodyDiv w:val="1"/>
      <w:marLeft w:val="0"/>
      <w:marRight w:val="0"/>
      <w:marTop w:val="0"/>
      <w:marBottom w:val="0"/>
      <w:divBdr>
        <w:top w:val="none" w:sz="0" w:space="0" w:color="auto"/>
        <w:left w:val="none" w:sz="0" w:space="0" w:color="auto"/>
        <w:bottom w:val="none" w:sz="0" w:space="0" w:color="auto"/>
        <w:right w:val="none" w:sz="0" w:space="0" w:color="auto"/>
      </w:divBdr>
    </w:div>
    <w:div w:id="123469955">
      <w:bodyDiv w:val="1"/>
      <w:marLeft w:val="0"/>
      <w:marRight w:val="0"/>
      <w:marTop w:val="0"/>
      <w:marBottom w:val="0"/>
      <w:divBdr>
        <w:top w:val="none" w:sz="0" w:space="0" w:color="auto"/>
        <w:left w:val="none" w:sz="0" w:space="0" w:color="auto"/>
        <w:bottom w:val="none" w:sz="0" w:space="0" w:color="auto"/>
        <w:right w:val="none" w:sz="0" w:space="0" w:color="auto"/>
      </w:divBdr>
    </w:div>
    <w:div w:id="123622251">
      <w:bodyDiv w:val="1"/>
      <w:marLeft w:val="0"/>
      <w:marRight w:val="0"/>
      <w:marTop w:val="0"/>
      <w:marBottom w:val="0"/>
      <w:divBdr>
        <w:top w:val="none" w:sz="0" w:space="0" w:color="auto"/>
        <w:left w:val="none" w:sz="0" w:space="0" w:color="auto"/>
        <w:bottom w:val="none" w:sz="0" w:space="0" w:color="auto"/>
        <w:right w:val="none" w:sz="0" w:space="0" w:color="auto"/>
      </w:divBdr>
    </w:div>
    <w:div w:id="123935890">
      <w:bodyDiv w:val="1"/>
      <w:marLeft w:val="0"/>
      <w:marRight w:val="0"/>
      <w:marTop w:val="0"/>
      <w:marBottom w:val="0"/>
      <w:divBdr>
        <w:top w:val="none" w:sz="0" w:space="0" w:color="auto"/>
        <w:left w:val="none" w:sz="0" w:space="0" w:color="auto"/>
        <w:bottom w:val="none" w:sz="0" w:space="0" w:color="auto"/>
        <w:right w:val="none" w:sz="0" w:space="0" w:color="auto"/>
      </w:divBdr>
    </w:div>
    <w:div w:id="124129901">
      <w:bodyDiv w:val="1"/>
      <w:marLeft w:val="0"/>
      <w:marRight w:val="0"/>
      <w:marTop w:val="0"/>
      <w:marBottom w:val="0"/>
      <w:divBdr>
        <w:top w:val="none" w:sz="0" w:space="0" w:color="auto"/>
        <w:left w:val="none" w:sz="0" w:space="0" w:color="auto"/>
        <w:bottom w:val="none" w:sz="0" w:space="0" w:color="auto"/>
        <w:right w:val="none" w:sz="0" w:space="0" w:color="auto"/>
      </w:divBdr>
    </w:div>
    <w:div w:id="125243094">
      <w:bodyDiv w:val="1"/>
      <w:marLeft w:val="0"/>
      <w:marRight w:val="0"/>
      <w:marTop w:val="0"/>
      <w:marBottom w:val="0"/>
      <w:divBdr>
        <w:top w:val="none" w:sz="0" w:space="0" w:color="auto"/>
        <w:left w:val="none" w:sz="0" w:space="0" w:color="auto"/>
        <w:bottom w:val="none" w:sz="0" w:space="0" w:color="auto"/>
        <w:right w:val="none" w:sz="0" w:space="0" w:color="auto"/>
      </w:divBdr>
    </w:div>
    <w:div w:id="126358283">
      <w:bodyDiv w:val="1"/>
      <w:marLeft w:val="0"/>
      <w:marRight w:val="0"/>
      <w:marTop w:val="0"/>
      <w:marBottom w:val="0"/>
      <w:divBdr>
        <w:top w:val="none" w:sz="0" w:space="0" w:color="auto"/>
        <w:left w:val="none" w:sz="0" w:space="0" w:color="auto"/>
        <w:bottom w:val="none" w:sz="0" w:space="0" w:color="auto"/>
        <w:right w:val="none" w:sz="0" w:space="0" w:color="auto"/>
      </w:divBdr>
    </w:div>
    <w:div w:id="126513375">
      <w:bodyDiv w:val="1"/>
      <w:marLeft w:val="0"/>
      <w:marRight w:val="0"/>
      <w:marTop w:val="0"/>
      <w:marBottom w:val="0"/>
      <w:divBdr>
        <w:top w:val="none" w:sz="0" w:space="0" w:color="auto"/>
        <w:left w:val="none" w:sz="0" w:space="0" w:color="auto"/>
        <w:bottom w:val="none" w:sz="0" w:space="0" w:color="auto"/>
        <w:right w:val="none" w:sz="0" w:space="0" w:color="auto"/>
      </w:divBdr>
    </w:div>
    <w:div w:id="126551370">
      <w:bodyDiv w:val="1"/>
      <w:marLeft w:val="0"/>
      <w:marRight w:val="0"/>
      <w:marTop w:val="0"/>
      <w:marBottom w:val="0"/>
      <w:divBdr>
        <w:top w:val="none" w:sz="0" w:space="0" w:color="auto"/>
        <w:left w:val="none" w:sz="0" w:space="0" w:color="auto"/>
        <w:bottom w:val="none" w:sz="0" w:space="0" w:color="auto"/>
        <w:right w:val="none" w:sz="0" w:space="0" w:color="auto"/>
      </w:divBdr>
    </w:div>
    <w:div w:id="126555373">
      <w:bodyDiv w:val="1"/>
      <w:marLeft w:val="0"/>
      <w:marRight w:val="0"/>
      <w:marTop w:val="0"/>
      <w:marBottom w:val="0"/>
      <w:divBdr>
        <w:top w:val="none" w:sz="0" w:space="0" w:color="auto"/>
        <w:left w:val="none" w:sz="0" w:space="0" w:color="auto"/>
        <w:bottom w:val="none" w:sz="0" w:space="0" w:color="auto"/>
        <w:right w:val="none" w:sz="0" w:space="0" w:color="auto"/>
      </w:divBdr>
    </w:div>
    <w:div w:id="127089813">
      <w:bodyDiv w:val="1"/>
      <w:marLeft w:val="0"/>
      <w:marRight w:val="0"/>
      <w:marTop w:val="0"/>
      <w:marBottom w:val="0"/>
      <w:divBdr>
        <w:top w:val="none" w:sz="0" w:space="0" w:color="auto"/>
        <w:left w:val="none" w:sz="0" w:space="0" w:color="auto"/>
        <w:bottom w:val="none" w:sz="0" w:space="0" w:color="auto"/>
        <w:right w:val="none" w:sz="0" w:space="0" w:color="auto"/>
      </w:divBdr>
    </w:div>
    <w:div w:id="127091477">
      <w:bodyDiv w:val="1"/>
      <w:marLeft w:val="0"/>
      <w:marRight w:val="0"/>
      <w:marTop w:val="0"/>
      <w:marBottom w:val="0"/>
      <w:divBdr>
        <w:top w:val="none" w:sz="0" w:space="0" w:color="auto"/>
        <w:left w:val="none" w:sz="0" w:space="0" w:color="auto"/>
        <w:bottom w:val="none" w:sz="0" w:space="0" w:color="auto"/>
        <w:right w:val="none" w:sz="0" w:space="0" w:color="auto"/>
      </w:divBdr>
    </w:div>
    <w:div w:id="127164910">
      <w:bodyDiv w:val="1"/>
      <w:marLeft w:val="0"/>
      <w:marRight w:val="0"/>
      <w:marTop w:val="0"/>
      <w:marBottom w:val="0"/>
      <w:divBdr>
        <w:top w:val="none" w:sz="0" w:space="0" w:color="auto"/>
        <w:left w:val="none" w:sz="0" w:space="0" w:color="auto"/>
        <w:bottom w:val="none" w:sz="0" w:space="0" w:color="auto"/>
        <w:right w:val="none" w:sz="0" w:space="0" w:color="auto"/>
      </w:divBdr>
    </w:div>
    <w:div w:id="127206839">
      <w:bodyDiv w:val="1"/>
      <w:marLeft w:val="0"/>
      <w:marRight w:val="0"/>
      <w:marTop w:val="0"/>
      <w:marBottom w:val="0"/>
      <w:divBdr>
        <w:top w:val="none" w:sz="0" w:space="0" w:color="auto"/>
        <w:left w:val="none" w:sz="0" w:space="0" w:color="auto"/>
        <w:bottom w:val="none" w:sz="0" w:space="0" w:color="auto"/>
        <w:right w:val="none" w:sz="0" w:space="0" w:color="auto"/>
      </w:divBdr>
    </w:div>
    <w:div w:id="127212849">
      <w:bodyDiv w:val="1"/>
      <w:marLeft w:val="0"/>
      <w:marRight w:val="0"/>
      <w:marTop w:val="0"/>
      <w:marBottom w:val="0"/>
      <w:divBdr>
        <w:top w:val="none" w:sz="0" w:space="0" w:color="auto"/>
        <w:left w:val="none" w:sz="0" w:space="0" w:color="auto"/>
        <w:bottom w:val="none" w:sz="0" w:space="0" w:color="auto"/>
        <w:right w:val="none" w:sz="0" w:space="0" w:color="auto"/>
      </w:divBdr>
    </w:div>
    <w:div w:id="127479205">
      <w:bodyDiv w:val="1"/>
      <w:marLeft w:val="0"/>
      <w:marRight w:val="0"/>
      <w:marTop w:val="0"/>
      <w:marBottom w:val="0"/>
      <w:divBdr>
        <w:top w:val="none" w:sz="0" w:space="0" w:color="auto"/>
        <w:left w:val="none" w:sz="0" w:space="0" w:color="auto"/>
        <w:bottom w:val="none" w:sz="0" w:space="0" w:color="auto"/>
        <w:right w:val="none" w:sz="0" w:space="0" w:color="auto"/>
      </w:divBdr>
    </w:div>
    <w:div w:id="127630330">
      <w:bodyDiv w:val="1"/>
      <w:marLeft w:val="0"/>
      <w:marRight w:val="0"/>
      <w:marTop w:val="0"/>
      <w:marBottom w:val="0"/>
      <w:divBdr>
        <w:top w:val="none" w:sz="0" w:space="0" w:color="auto"/>
        <w:left w:val="none" w:sz="0" w:space="0" w:color="auto"/>
        <w:bottom w:val="none" w:sz="0" w:space="0" w:color="auto"/>
        <w:right w:val="none" w:sz="0" w:space="0" w:color="auto"/>
      </w:divBdr>
    </w:div>
    <w:div w:id="127749863">
      <w:bodyDiv w:val="1"/>
      <w:marLeft w:val="0"/>
      <w:marRight w:val="0"/>
      <w:marTop w:val="0"/>
      <w:marBottom w:val="0"/>
      <w:divBdr>
        <w:top w:val="none" w:sz="0" w:space="0" w:color="auto"/>
        <w:left w:val="none" w:sz="0" w:space="0" w:color="auto"/>
        <w:bottom w:val="none" w:sz="0" w:space="0" w:color="auto"/>
        <w:right w:val="none" w:sz="0" w:space="0" w:color="auto"/>
      </w:divBdr>
    </w:div>
    <w:div w:id="127867914">
      <w:bodyDiv w:val="1"/>
      <w:marLeft w:val="0"/>
      <w:marRight w:val="0"/>
      <w:marTop w:val="0"/>
      <w:marBottom w:val="0"/>
      <w:divBdr>
        <w:top w:val="none" w:sz="0" w:space="0" w:color="auto"/>
        <w:left w:val="none" w:sz="0" w:space="0" w:color="auto"/>
        <w:bottom w:val="none" w:sz="0" w:space="0" w:color="auto"/>
        <w:right w:val="none" w:sz="0" w:space="0" w:color="auto"/>
      </w:divBdr>
    </w:div>
    <w:div w:id="128058878">
      <w:bodyDiv w:val="1"/>
      <w:marLeft w:val="0"/>
      <w:marRight w:val="0"/>
      <w:marTop w:val="0"/>
      <w:marBottom w:val="0"/>
      <w:divBdr>
        <w:top w:val="none" w:sz="0" w:space="0" w:color="auto"/>
        <w:left w:val="none" w:sz="0" w:space="0" w:color="auto"/>
        <w:bottom w:val="none" w:sz="0" w:space="0" w:color="auto"/>
        <w:right w:val="none" w:sz="0" w:space="0" w:color="auto"/>
      </w:divBdr>
    </w:div>
    <w:div w:id="128791369">
      <w:bodyDiv w:val="1"/>
      <w:marLeft w:val="0"/>
      <w:marRight w:val="0"/>
      <w:marTop w:val="0"/>
      <w:marBottom w:val="0"/>
      <w:divBdr>
        <w:top w:val="none" w:sz="0" w:space="0" w:color="auto"/>
        <w:left w:val="none" w:sz="0" w:space="0" w:color="auto"/>
        <w:bottom w:val="none" w:sz="0" w:space="0" w:color="auto"/>
        <w:right w:val="none" w:sz="0" w:space="0" w:color="auto"/>
      </w:divBdr>
    </w:div>
    <w:div w:id="129060851">
      <w:bodyDiv w:val="1"/>
      <w:marLeft w:val="0"/>
      <w:marRight w:val="0"/>
      <w:marTop w:val="0"/>
      <w:marBottom w:val="0"/>
      <w:divBdr>
        <w:top w:val="none" w:sz="0" w:space="0" w:color="auto"/>
        <w:left w:val="none" w:sz="0" w:space="0" w:color="auto"/>
        <w:bottom w:val="none" w:sz="0" w:space="0" w:color="auto"/>
        <w:right w:val="none" w:sz="0" w:space="0" w:color="auto"/>
      </w:divBdr>
    </w:div>
    <w:div w:id="129321062">
      <w:bodyDiv w:val="1"/>
      <w:marLeft w:val="0"/>
      <w:marRight w:val="0"/>
      <w:marTop w:val="0"/>
      <w:marBottom w:val="0"/>
      <w:divBdr>
        <w:top w:val="none" w:sz="0" w:space="0" w:color="auto"/>
        <w:left w:val="none" w:sz="0" w:space="0" w:color="auto"/>
        <w:bottom w:val="none" w:sz="0" w:space="0" w:color="auto"/>
        <w:right w:val="none" w:sz="0" w:space="0" w:color="auto"/>
      </w:divBdr>
    </w:div>
    <w:div w:id="129323685">
      <w:bodyDiv w:val="1"/>
      <w:marLeft w:val="0"/>
      <w:marRight w:val="0"/>
      <w:marTop w:val="0"/>
      <w:marBottom w:val="0"/>
      <w:divBdr>
        <w:top w:val="none" w:sz="0" w:space="0" w:color="auto"/>
        <w:left w:val="none" w:sz="0" w:space="0" w:color="auto"/>
        <w:bottom w:val="none" w:sz="0" w:space="0" w:color="auto"/>
        <w:right w:val="none" w:sz="0" w:space="0" w:color="auto"/>
      </w:divBdr>
    </w:div>
    <w:div w:id="130754927">
      <w:bodyDiv w:val="1"/>
      <w:marLeft w:val="0"/>
      <w:marRight w:val="0"/>
      <w:marTop w:val="0"/>
      <w:marBottom w:val="0"/>
      <w:divBdr>
        <w:top w:val="none" w:sz="0" w:space="0" w:color="auto"/>
        <w:left w:val="none" w:sz="0" w:space="0" w:color="auto"/>
        <w:bottom w:val="none" w:sz="0" w:space="0" w:color="auto"/>
        <w:right w:val="none" w:sz="0" w:space="0" w:color="auto"/>
      </w:divBdr>
    </w:div>
    <w:div w:id="131221090">
      <w:bodyDiv w:val="1"/>
      <w:marLeft w:val="0"/>
      <w:marRight w:val="0"/>
      <w:marTop w:val="0"/>
      <w:marBottom w:val="0"/>
      <w:divBdr>
        <w:top w:val="none" w:sz="0" w:space="0" w:color="auto"/>
        <w:left w:val="none" w:sz="0" w:space="0" w:color="auto"/>
        <w:bottom w:val="none" w:sz="0" w:space="0" w:color="auto"/>
        <w:right w:val="none" w:sz="0" w:space="0" w:color="auto"/>
      </w:divBdr>
    </w:div>
    <w:div w:id="131748933">
      <w:bodyDiv w:val="1"/>
      <w:marLeft w:val="0"/>
      <w:marRight w:val="0"/>
      <w:marTop w:val="0"/>
      <w:marBottom w:val="0"/>
      <w:divBdr>
        <w:top w:val="none" w:sz="0" w:space="0" w:color="auto"/>
        <w:left w:val="none" w:sz="0" w:space="0" w:color="auto"/>
        <w:bottom w:val="none" w:sz="0" w:space="0" w:color="auto"/>
        <w:right w:val="none" w:sz="0" w:space="0" w:color="auto"/>
      </w:divBdr>
    </w:div>
    <w:div w:id="131797057">
      <w:bodyDiv w:val="1"/>
      <w:marLeft w:val="0"/>
      <w:marRight w:val="0"/>
      <w:marTop w:val="0"/>
      <w:marBottom w:val="0"/>
      <w:divBdr>
        <w:top w:val="none" w:sz="0" w:space="0" w:color="auto"/>
        <w:left w:val="none" w:sz="0" w:space="0" w:color="auto"/>
        <w:bottom w:val="none" w:sz="0" w:space="0" w:color="auto"/>
        <w:right w:val="none" w:sz="0" w:space="0" w:color="auto"/>
      </w:divBdr>
    </w:div>
    <w:div w:id="132186728">
      <w:bodyDiv w:val="1"/>
      <w:marLeft w:val="0"/>
      <w:marRight w:val="0"/>
      <w:marTop w:val="0"/>
      <w:marBottom w:val="0"/>
      <w:divBdr>
        <w:top w:val="none" w:sz="0" w:space="0" w:color="auto"/>
        <w:left w:val="none" w:sz="0" w:space="0" w:color="auto"/>
        <w:bottom w:val="none" w:sz="0" w:space="0" w:color="auto"/>
        <w:right w:val="none" w:sz="0" w:space="0" w:color="auto"/>
      </w:divBdr>
    </w:div>
    <w:div w:id="133060111">
      <w:bodyDiv w:val="1"/>
      <w:marLeft w:val="0"/>
      <w:marRight w:val="0"/>
      <w:marTop w:val="0"/>
      <w:marBottom w:val="0"/>
      <w:divBdr>
        <w:top w:val="none" w:sz="0" w:space="0" w:color="auto"/>
        <w:left w:val="none" w:sz="0" w:space="0" w:color="auto"/>
        <w:bottom w:val="none" w:sz="0" w:space="0" w:color="auto"/>
        <w:right w:val="none" w:sz="0" w:space="0" w:color="auto"/>
      </w:divBdr>
    </w:div>
    <w:div w:id="133255153">
      <w:bodyDiv w:val="1"/>
      <w:marLeft w:val="0"/>
      <w:marRight w:val="0"/>
      <w:marTop w:val="0"/>
      <w:marBottom w:val="0"/>
      <w:divBdr>
        <w:top w:val="none" w:sz="0" w:space="0" w:color="auto"/>
        <w:left w:val="none" w:sz="0" w:space="0" w:color="auto"/>
        <w:bottom w:val="none" w:sz="0" w:space="0" w:color="auto"/>
        <w:right w:val="none" w:sz="0" w:space="0" w:color="auto"/>
      </w:divBdr>
    </w:div>
    <w:div w:id="133301760">
      <w:bodyDiv w:val="1"/>
      <w:marLeft w:val="0"/>
      <w:marRight w:val="0"/>
      <w:marTop w:val="0"/>
      <w:marBottom w:val="0"/>
      <w:divBdr>
        <w:top w:val="none" w:sz="0" w:space="0" w:color="auto"/>
        <w:left w:val="none" w:sz="0" w:space="0" w:color="auto"/>
        <w:bottom w:val="none" w:sz="0" w:space="0" w:color="auto"/>
        <w:right w:val="none" w:sz="0" w:space="0" w:color="auto"/>
      </w:divBdr>
    </w:div>
    <w:div w:id="133958731">
      <w:bodyDiv w:val="1"/>
      <w:marLeft w:val="0"/>
      <w:marRight w:val="0"/>
      <w:marTop w:val="0"/>
      <w:marBottom w:val="0"/>
      <w:divBdr>
        <w:top w:val="none" w:sz="0" w:space="0" w:color="auto"/>
        <w:left w:val="none" w:sz="0" w:space="0" w:color="auto"/>
        <w:bottom w:val="none" w:sz="0" w:space="0" w:color="auto"/>
        <w:right w:val="none" w:sz="0" w:space="0" w:color="auto"/>
      </w:divBdr>
    </w:div>
    <w:div w:id="135227252">
      <w:bodyDiv w:val="1"/>
      <w:marLeft w:val="0"/>
      <w:marRight w:val="0"/>
      <w:marTop w:val="0"/>
      <w:marBottom w:val="0"/>
      <w:divBdr>
        <w:top w:val="none" w:sz="0" w:space="0" w:color="auto"/>
        <w:left w:val="none" w:sz="0" w:space="0" w:color="auto"/>
        <w:bottom w:val="none" w:sz="0" w:space="0" w:color="auto"/>
        <w:right w:val="none" w:sz="0" w:space="0" w:color="auto"/>
      </w:divBdr>
    </w:div>
    <w:div w:id="135488495">
      <w:bodyDiv w:val="1"/>
      <w:marLeft w:val="0"/>
      <w:marRight w:val="0"/>
      <w:marTop w:val="0"/>
      <w:marBottom w:val="0"/>
      <w:divBdr>
        <w:top w:val="none" w:sz="0" w:space="0" w:color="auto"/>
        <w:left w:val="none" w:sz="0" w:space="0" w:color="auto"/>
        <w:bottom w:val="none" w:sz="0" w:space="0" w:color="auto"/>
        <w:right w:val="none" w:sz="0" w:space="0" w:color="auto"/>
      </w:divBdr>
    </w:div>
    <w:div w:id="135533903">
      <w:bodyDiv w:val="1"/>
      <w:marLeft w:val="0"/>
      <w:marRight w:val="0"/>
      <w:marTop w:val="0"/>
      <w:marBottom w:val="0"/>
      <w:divBdr>
        <w:top w:val="none" w:sz="0" w:space="0" w:color="auto"/>
        <w:left w:val="none" w:sz="0" w:space="0" w:color="auto"/>
        <w:bottom w:val="none" w:sz="0" w:space="0" w:color="auto"/>
        <w:right w:val="none" w:sz="0" w:space="0" w:color="auto"/>
      </w:divBdr>
    </w:div>
    <w:div w:id="135951955">
      <w:bodyDiv w:val="1"/>
      <w:marLeft w:val="0"/>
      <w:marRight w:val="0"/>
      <w:marTop w:val="0"/>
      <w:marBottom w:val="0"/>
      <w:divBdr>
        <w:top w:val="none" w:sz="0" w:space="0" w:color="auto"/>
        <w:left w:val="none" w:sz="0" w:space="0" w:color="auto"/>
        <w:bottom w:val="none" w:sz="0" w:space="0" w:color="auto"/>
        <w:right w:val="none" w:sz="0" w:space="0" w:color="auto"/>
      </w:divBdr>
    </w:div>
    <w:div w:id="136073000">
      <w:bodyDiv w:val="1"/>
      <w:marLeft w:val="0"/>
      <w:marRight w:val="0"/>
      <w:marTop w:val="0"/>
      <w:marBottom w:val="0"/>
      <w:divBdr>
        <w:top w:val="none" w:sz="0" w:space="0" w:color="auto"/>
        <w:left w:val="none" w:sz="0" w:space="0" w:color="auto"/>
        <w:bottom w:val="none" w:sz="0" w:space="0" w:color="auto"/>
        <w:right w:val="none" w:sz="0" w:space="0" w:color="auto"/>
      </w:divBdr>
    </w:div>
    <w:div w:id="136193024">
      <w:bodyDiv w:val="1"/>
      <w:marLeft w:val="0"/>
      <w:marRight w:val="0"/>
      <w:marTop w:val="0"/>
      <w:marBottom w:val="0"/>
      <w:divBdr>
        <w:top w:val="none" w:sz="0" w:space="0" w:color="auto"/>
        <w:left w:val="none" w:sz="0" w:space="0" w:color="auto"/>
        <w:bottom w:val="none" w:sz="0" w:space="0" w:color="auto"/>
        <w:right w:val="none" w:sz="0" w:space="0" w:color="auto"/>
      </w:divBdr>
    </w:div>
    <w:div w:id="136723954">
      <w:bodyDiv w:val="1"/>
      <w:marLeft w:val="0"/>
      <w:marRight w:val="0"/>
      <w:marTop w:val="0"/>
      <w:marBottom w:val="0"/>
      <w:divBdr>
        <w:top w:val="none" w:sz="0" w:space="0" w:color="auto"/>
        <w:left w:val="none" w:sz="0" w:space="0" w:color="auto"/>
        <w:bottom w:val="none" w:sz="0" w:space="0" w:color="auto"/>
        <w:right w:val="none" w:sz="0" w:space="0" w:color="auto"/>
      </w:divBdr>
    </w:div>
    <w:div w:id="136917979">
      <w:bodyDiv w:val="1"/>
      <w:marLeft w:val="0"/>
      <w:marRight w:val="0"/>
      <w:marTop w:val="0"/>
      <w:marBottom w:val="0"/>
      <w:divBdr>
        <w:top w:val="none" w:sz="0" w:space="0" w:color="auto"/>
        <w:left w:val="none" w:sz="0" w:space="0" w:color="auto"/>
        <w:bottom w:val="none" w:sz="0" w:space="0" w:color="auto"/>
        <w:right w:val="none" w:sz="0" w:space="0" w:color="auto"/>
      </w:divBdr>
    </w:div>
    <w:div w:id="136992839">
      <w:bodyDiv w:val="1"/>
      <w:marLeft w:val="0"/>
      <w:marRight w:val="0"/>
      <w:marTop w:val="0"/>
      <w:marBottom w:val="0"/>
      <w:divBdr>
        <w:top w:val="none" w:sz="0" w:space="0" w:color="auto"/>
        <w:left w:val="none" w:sz="0" w:space="0" w:color="auto"/>
        <w:bottom w:val="none" w:sz="0" w:space="0" w:color="auto"/>
        <w:right w:val="none" w:sz="0" w:space="0" w:color="auto"/>
      </w:divBdr>
    </w:div>
    <w:div w:id="136995081">
      <w:bodyDiv w:val="1"/>
      <w:marLeft w:val="0"/>
      <w:marRight w:val="0"/>
      <w:marTop w:val="0"/>
      <w:marBottom w:val="0"/>
      <w:divBdr>
        <w:top w:val="none" w:sz="0" w:space="0" w:color="auto"/>
        <w:left w:val="none" w:sz="0" w:space="0" w:color="auto"/>
        <w:bottom w:val="none" w:sz="0" w:space="0" w:color="auto"/>
        <w:right w:val="none" w:sz="0" w:space="0" w:color="auto"/>
      </w:divBdr>
    </w:div>
    <w:div w:id="137042684">
      <w:bodyDiv w:val="1"/>
      <w:marLeft w:val="0"/>
      <w:marRight w:val="0"/>
      <w:marTop w:val="0"/>
      <w:marBottom w:val="0"/>
      <w:divBdr>
        <w:top w:val="none" w:sz="0" w:space="0" w:color="auto"/>
        <w:left w:val="none" w:sz="0" w:space="0" w:color="auto"/>
        <w:bottom w:val="none" w:sz="0" w:space="0" w:color="auto"/>
        <w:right w:val="none" w:sz="0" w:space="0" w:color="auto"/>
      </w:divBdr>
    </w:div>
    <w:div w:id="137497311">
      <w:bodyDiv w:val="1"/>
      <w:marLeft w:val="0"/>
      <w:marRight w:val="0"/>
      <w:marTop w:val="0"/>
      <w:marBottom w:val="0"/>
      <w:divBdr>
        <w:top w:val="none" w:sz="0" w:space="0" w:color="auto"/>
        <w:left w:val="none" w:sz="0" w:space="0" w:color="auto"/>
        <w:bottom w:val="none" w:sz="0" w:space="0" w:color="auto"/>
        <w:right w:val="none" w:sz="0" w:space="0" w:color="auto"/>
      </w:divBdr>
    </w:div>
    <w:div w:id="137697999">
      <w:bodyDiv w:val="1"/>
      <w:marLeft w:val="0"/>
      <w:marRight w:val="0"/>
      <w:marTop w:val="0"/>
      <w:marBottom w:val="0"/>
      <w:divBdr>
        <w:top w:val="none" w:sz="0" w:space="0" w:color="auto"/>
        <w:left w:val="none" w:sz="0" w:space="0" w:color="auto"/>
        <w:bottom w:val="none" w:sz="0" w:space="0" w:color="auto"/>
        <w:right w:val="none" w:sz="0" w:space="0" w:color="auto"/>
      </w:divBdr>
    </w:div>
    <w:div w:id="137918865">
      <w:bodyDiv w:val="1"/>
      <w:marLeft w:val="0"/>
      <w:marRight w:val="0"/>
      <w:marTop w:val="0"/>
      <w:marBottom w:val="0"/>
      <w:divBdr>
        <w:top w:val="none" w:sz="0" w:space="0" w:color="auto"/>
        <w:left w:val="none" w:sz="0" w:space="0" w:color="auto"/>
        <w:bottom w:val="none" w:sz="0" w:space="0" w:color="auto"/>
        <w:right w:val="none" w:sz="0" w:space="0" w:color="auto"/>
      </w:divBdr>
    </w:div>
    <w:div w:id="137919076">
      <w:bodyDiv w:val="1"/>
      <w:marLeft w:val="0"/>
      <w:marRight w:val="0"/>
      <w:marTop w:val="0"/>
      <w:marBottom w:val="0"/>
      <w:divBdr>
        <w:top w:val="none" w:sz="0" w:space="0" w:color="auto"/>
        <w:left w:val="none" w:sz="0" w:space="0" w:color="auto"/>
        <w:bottom w:val="none" w:sz="0" w:space="0" w:color="auto"/>
        <w:right w:val="none" w:sz="0" w:space="0" w:color="auto"/>
      </w:divBdr>
    </w:div>
    <w:div w:id="138033109">
      <w:bodyDiv w:val="1"/>
      <w:marLeft w:val="0"/>
      <w:marRight w:val="0"/>
      <w:marTop w:val="0"/>
      <w:marBottom w:val="0"/>
      <w:divBdr>
        <w:top w:val="none" w:sz="0" w:space="0" w:color="auto"/>
        <w:left w:val="none" w:sz="0" w:space="0" w:color="auto"/>
        <w:bottom w:val="none" w:sz="0" w:space="0" w:color="auto"/>
        <w:right w:val="none" w:sz="0" w:space="0" w:color="auto"/>
      </w:divBdr>
    </w:div>
    <w:div w:id="138158867">
      <w:bodyDiv w:val="1"/>
      <w:marLeft w:val="0"/>
      <w:marRight w:val="0"/>
      <w:marTop w:val="0"/>
      <w:marBottom w:val="0"/>
      <w:divBdr>
        <w:top w:val="none" w:sz="0" w:space="0" w:color="auto"/>
        <w:left w:val="none" w:sz="0" w:space="0" w:color="auto"/>
        <w:bottom w:val="none" w:sz="0" w:space="0" w:color="auto"/>
        <w:right w:val="none" w:sz="0" w:space="0" w:color="auto"/>
      </w:divBdr>
    </w:div>
    <w:div w:id="138228912">
      <w:bodyDiv w:val="1"/>
      <w:marLeft w:val="0"/>
      <w:marRight w:val="0"/>
      <w:marTop w:val="0"/>
      <w:marBottom w:val="0"/>
      <w:divBdr>
        <w:top w:val="none" w:sz="0" w:space="0" w:color="auto"/>
        <w:left w:val="none" w:sz="0" w:space="0" w:color="auto"/>
        <w:bottom w:val="none" w:sz="0" w:space="0" w:color="auto"/>
        <w:right w:val="none" w:sz="0" w:space="0" w:color="auto"/>
      </w:divBdr>
    </w:div>
    <w:div w:id="138304118">
      <w:bodyDiv w:val="1"/>
      <w:marLeft w:val="0"/>
      <w:marRight w:val="0"/>
      <w:marTop w:val="0"/>
      <w:marBottom w:val="0"/>
      <w:divBdr>
        <w:top w:val="none" w:sz="0" w:space="0" w:color="auto"/>
        <w:left w:val="none" w:sz="0" w:space="0" w:color="auto"/>
        <w:bottom w:val="none" w:sz="0" w:space="0" w:color="auto"/>
        <w:right w:val="none" w:sz="0" w:space="0" w:color="auto"/>
      </w:divBdr>
      <w:divsChild>
        <w:div w:id="2102871999">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138378275">
      <w:bodyDiv w:val="1"/>
      <w:marLeft w:val="0"/>
      <w:marRight w:val="0"/>
      <w:marTop w:val="0"/>
      <w:marBottom w:val="0"/>
      <w:divBdr>
        <w:top w:val="none" w:sz="0" w:space="0" w:color="auto"/>
        <w:left w:val="none" w:sz="0" w:space="0" w:color="auto"/>
        <w:bottom w:val="none" w:sz="0" w:space="0" w:color="auto"/>
        <w:right w:val="none" w:sz="0" w:space="0" w:color="auto"/>
      </w:divBdr>
    </w:div>
    <w:div w:id="138694213">
      <w:bodyDiv w:val="1"/>
      <w:marLeft w:val="0"/>
      <w:marRight w:val="0"/>
      <w:marTop w:val="0"/>
      <w:marBottom w:val="0"/>
      <w:divBdr>
        <w:top w:val="none" w:sz="0" w:space="0" w:color="auto"/>
        <w:left w:val="none" w:sz="0" w:space="0" w:color="auto"/>
        <w:bottom w:val="none" w:sz="0" w:space="0" w:color="auto"/>
        <w:right w:val="none" w:sz="0" w:space="0" w:color="auto"/>
      </w:divBdr>
    </w:div>
    <w:div w:id="138767715">
      <w:bodyDiv w:val="1"/>
      <w:marLeft w:val="0"/>
      <w:marRight w:val="0"/>
      <w:marTop w:val="0"/>
      <w:marBottom w:val="0"/>
      <w:divBdr>
        <w:top w:val="none" w:sz="0" w:space="0" w:color="auto"/>
        <w:left w:val="none" w:sz="0" w:space="0" w:color="auto"/>
        <w:bottom w:val="none" w:sz="0" w:space="0" w:color="auto"/>
        <w:right w:val="none" w:sz="0" w:space="0" w:color="auto"/>
      </w:divBdr>
    </w:div>
    <w:div w:id="138962193">
      <w:bodyDiv w:val="1"/>
      <w:marLeft w:val="0"/>
      <w:marRight w:val="0"/>
      <w:marTop w:val="0"/>
      <w:marBottom w:val="0"/>
      <w:divBdr>
        <w:top w:val="none" w:sz="0" w:space="0" w:color="auto"/>
        <w:left w:val="none" w:sz="0" w:space="0" w:color="auto"/>
        <w:bottom w:val="none" w:sz="0" w:space="0" w:color="auto"/>
        <w:right w:val="none" w:sz="0" w:space="0" w:color="auto"/>
      </w:divBdr>
    </w:div>
    <w:div w:id="139005361">
      <w:bodyDiv w:val="1"/>
      <w:marLeft w:val="0"/>
      <w:marRight w:val="0"/>
      <w:marTop w:val="0"/>
      <w:marBottom w:val="0"/>
      <w:divBdr>
        <w:top w:val="none" w:sz="0" w:space="0" w:color="auto"/>
        <w:left w:val="none" w:sz="0" w:space="0" w:color="auto"/>
        <w:bottom w:val="none" w:sz="0" w:space="0" w:color="auto"/>
        <w:right w:val="none" w:sz="0" w:space="0" w:color="auto"/>
      </w:divBdr>
    </w:div>
    <w:div w:id="139348535">
      <w:bodyDiv w:val="1"/>
      <w:marLeft w:val="0"/>
      <w:marRight w:val="0"/>
      <w:marTop w:val="0"/>
      <w:marBottom w:val="0"/>
      <w:divBdr>
        <w:top w:val="none" w:sz="0" w:space="0" w:color="auto"/>
        <w:left w:val="none" w:sz="0" w:space="0" w:color="auto"/>
        <w:bottom w:val="none" w:sz="0" w:space="0" w:color="auto"/>
        <w:right w:val="none" w:sz="0" w:space="0" w:color="auto"/>
      </w:divBdr>
    </w:div>
    <w:div w:id="139543314">
      <w:bodyDiv w:val="1"/>
      <w:marLeft w:val="0"/>
      <w:marRight w:val="0"/>
      <w:marTop w:val="0"/>
      <w:marBottom w:val="0"/>
      <w:divBdr>
        <w:top w:val="none" w:sz="0" w:space="0" w:color="auto"/>
        <w:left w:val="none" w:sz="0" w:space="0" w:color="auto"/>
        <w:bottom w:val="none" w:sz="0" w:space="0" w:color="auto"/>
        <w:right w:val="none" w:sz="0" w:space="0" w:color="auto"/>
      </w:divBdr>
    </w:div>
    <w:div w:id="140584767">
      <w:bodyDiv w:val="1"/>
      <w:marLeft w:val="0"/>
      <w:marRight w:val="0"/>
      <w:marTop w:val="0"/>
      <w:marBottom w:val="0"/>
      <w:divBdr>
        <w:top w:val="none" w:sz="0" w:space="0" w:color="auto"/>
        <w:left w:val="none" w:sz="0" w:space="0" w:color="auto"/>
        <w:bottom w:val="none" w:sz="0" w:space="0" w:color="auto"/>
        <w:right w:val="none" w:sz="0" w:space="0" w:color="auto"/>
      </w:divBdr>
    </w:div>
    <w:div w:id="140733771">
      <w:bodyDiv w:val="1"/>
      <w:marLeft w:val="0"/>
      <w:marRight w:val="0"/>
      <w:marTop w:val="0"/>
      <w:marBottom w:val="0"/>
      <w:divBdr>
        <w:top w:val="none" w:sz="0" w:space="0" w:color="auto"/>
        <w:left w:val="none" w:sz="0" w:space="0" w:color="auto"/>
        <w:bottom w:val="none" w:sz="0" w:space="0" w:color="auto"/>
        <w:right w:val="none" w:sz="0" w:space="0" w:color="auto"/>
      </w:divBdr>
    </w:div>
    <w:div w:id="140849545">
      <w:bodyDiv w:val="1"/>
      <w:marLeft w:val="0"/>
      <w:marRight w:val="0"/>
      <w:marTop w:val="0"/>
      <w:marBottom w:val="0"/>
      <w:divBdr>
        <w:top w:val="none" w:sz="0" w:space="0" w:color="auto"/>
        <w:left w:val="none" w:sz="0" w:space="0" w:color="auto"/>
        <w:bottom w:val="none" w:sz="0" w:space="0" w:color="auto"/>
        <w:right w:val="none" w:sz="0" w:space="0" w:color="auto"/>
      </w:divBdr>
    </w:div>
    <w:div w:id="141122513">
      <w:bodyDiv w:val="1"/>
      <w:marLeft w:val="0"/>
      <w:marRight w:val="0"/>
      <w:marTop w:val="0"/>
      <w:marBottom w:val="0"/>
      <w:divBdr>
        <w:top w:val="none" w:sz="0" w:space="0" w:color="auto"/>
        <w:left w:val="none" w:sz="0" w:space="0" w:color="auto"/>
        <w:bottom w:val="none" w:sz="0" w:space="0" w:color="auto"/>
        <w:right w:val="none" w:sz="0" w:space="0" w:color="auto"/>
      </w:divBdr>
    </w:div>
    <w:div w:id="141238561">
      <w:bodyDiv w:val="1"/>
      <w:marLeft w:val="0"/>
      <w:marRight w:val="0"/>
      <w:marTop w:val="0"/>
      <w:marBottom w:val="0"/>
      <w:divBdr>
        <w:top w:val="none" w:sz="0" w:space="0" w:color="auto"/>
        <w:left w:val="none" w:sz="0" w:space="0" w:color="auto"/>
        <w:bottom w:val="none" w:sz="0" w:space="0" w:color="auto"/>
        <w:right w:val="none" w:sz="0" w:space="0" w:color="auto"/>
      </w:divBdr>
    </w:div>
    <w:div w:id="141393903">
      <w:bodyDiv w:val="1"/>
      <w:marLeft w:val="0"/>
      <w:marRight w:val="0"/>
      <w:marTop w:val="0"/>
      <w:marBottom w:val="0"/>
      <w:divBdr>
        <w:top w:val="none" w:sz="0" w:space="0" w:color="auto"/>
        <w:left w:val="none" w:sz="0" w:space="0" w:color="auto"/>
        <w:bottom w:val="none" w:sz="0" w:space="0" w:color="auto"/>
        <w:right w:val="none" w:sz="0" w:space="0" w:color="auto"/>
      </w:divBdr>
    </w:div>
    <w:div w:id="142091687">
      <w:bodyDiv w:val="1"/>
      <w:marLeft w:val="0"/>
      <w:marRight w:val="0"/>
      <w:marTop w:val="0"/>
      <w:marBottom w:val="0"/>
      <w:divBdr>
        <w:top w:val="none" w:sz="0" w:space="0" w:color="auto"/>
        <w:left w:val="none" w:sz="0" w:space="0" w:color="auto"/>
        <w:bottom w:val="none" w:sz="0" w:space="0" w:color="auto"/>
        <w:right w:val="none" w:sz="0" w:space="0" w:color="auto"/>
      </w:divBdr>
    </w:div>
    <w:div w:id="142435343">
      <w:bodyDiv w:val="1"/>
      <w:marLeft w:val="0"/>
      <w:marRight w:val="0"/>
      <w:marTop w:val="0"/>
      <w:marBottom w:val="0"/>
      <w:divBdr>
        <w:top w:val="none" w:sz="0" w:space="0" w:color="auto"/>
        <w:left w:val="none" w:sz="0" w:space="0" w:color="auto"/>
        <w:bottom w:val="none" w:sz="0" w:space="0" w:color="auto"/>
        <w:right w:val="none" w:sz="0" w:space="0" w:color="auto"/>
      </w:divBdr>
    </w:div>
    <w:div w:id="142700685">
      <w:bodyDiv w:val="1"/>
      <w:marLeft w:val="0"/>
      <w:marRight w:val="0"/>
      <w:marTop w:val="0"/>
      <w:marBottom w:val="0"/>
      <w:divBdr>
        <w:top w:val="none" w:sz="0" w:space="0" w:color="auto"/>
        <w:left w:val="none" w:sz="0" w:space="0" w:color="auto"/>
        <w:bottom w:val="none" w:sz="0" w:space="0" w:color="auto"/>
        <w:right w:val="none" w:sz="0" w:space="0" w:color="auto"/>
      </w:divBdr>
    </w:div>
    <w:div w:id="142898114">
      <w:bodyDiv w:val="1"/>
      <w:marLeft w:val="0"/>
      <w:marRight w:val="0"/>
      <w:marTop w:val="0"/>
      <w:marBottom w:val="0"/>
      <w:divBdr>
        <w:top w:val="none" w:sz="0" w:space="0" w:color="auto"/>
        <w:left w:val="none" w:sz="0" w:space="0" w:color="auto"/>
        <w:bottom w:val="none" w:sz="0" w:space="0" w:color="auto"/>
        <w:right w:val="none" w:sz="0" w:space="0" w:color="auto"/>
      </w:divBdr>
    </w:div>
    <w:div w:id="143469752">
      <w:bodyDiv w:val="1"/>
      <w:marLeft w:val="0"/>
      <w:marRight w:val="0"/>
      <w:marTop w:val="0"/>
      <w:marBottom w:val="0"/>
      <w:divBdr>
        <w:top w:val="none" w:sz="0" w:space="0" w:color="auto"/>
        <w:left w:val="none" w:sz="0" w:space="0" w:color="auto"/>
        <w:bottom w:val="none" w:sz="0" w:space="0" w:color="auto"/>
        <w:right w:val="none" w:sz="0" w:space="0" w:color="auto"/>
      </w:divBdr>
    </w:div>
    <w:div w:id="143815739">
      <w:bodyDiv w:val="1"/>
      <w:marLeft w:val="0"/>
      <w:marRight w:val="0"/>
      <w:marTop w:val="0"/>
      <w:marBottom w:val="0"/>
      <w:divBdr>
        <w:top w:val="none" w:sz="0" w:space="0" w:color="auto"/>
        <w:left w:val="none" w:sz="0" w:space="0" w:color="auto"/>
        <w:bottom w:val="none" w:sz="0" w:space="0" w:color="auto"/>
        <w:right w:val="none" w:sz="0" w:space="0" w:color="auto"/>
      </w:divBdr>
    </w:div>
    <w:div w:id="143933076">
      <w:bodyDiv w:val="1"/>
      <w:marLeft w:val="0"/>
      <w:marRight w:val="0"/>
      <w:marTop w:val="0"/>
      <w:marBottom w:val="0"/>
      <w:divBdr>
        <w:top w:val="none" w:sz="0" w:space="0" w:color="auto"/>
        <w:left w:val="none" w:sz="0" w:space="0" w:color="auto"/>
        <w:bottom w:val="none" w:sz="0" w:space="0" w:color="auto"/>
        <w:right w:val="none" w:sz="0" w:space="0" w:color="auto"/>
      </w:divBdr>
    </w:div>
    <w:div w:id="144664033">
      <w:bodyDiv w:val="1"/>
      <w:marLeft w:val="0"/>
      <w:marRight w:val="0"/>
      <w:marTop w:val="0"/>
      <w:marBottom w:val="0"/>
      <w:divBdr>
        <w:top w:val="none" w:sz="0" w:space="0" w:color="auto"/>
        <w:left w:val="none" w:sz="0" w:space="0" w:color="auto"/>
        <w:bottom w:val="none" w:sz="0" w:space="0" w:color="auto"/>
        <w:right w:val="none" w:sz="0" w:space="0" w:color="auto"/>
      </w:divBdr>
    </w:div>
    <w:div w:id="145166886">
      <w:bodyDiv w:val="1"/>
      <w:marLeft w:val="0"/>
      <w:marRight w:val="0"/>
      <w:marTop w:val="0"/>
      <w:marBottom w:val="0"/>
      <w:divBdr>
        <w:top w:val="none" w:sz="0" w:space="0" w:color="auto"/>
        <w:left w:val="none" w:sz="0" w:space="0" w:color="auto"/>
        <w:bottom w:val="none" w:sz="0" w:space="0" w:color="auto"/>
        <w:right w:val="none" w:sz="0" w:space="0" w:color="auto"/>
      </w:divBdr>
    </w:div>
    <w:div w:id="146870112">
      <w:bodyDiv w:val="1"/>
      <w:marLeft w:val="0"/>
      <w:marRight w:val="0"/>
      <w:marTop w:val="0"/>
      <w:marBottom w:val="0"/>
      <w:divBdr>
        <w:top w:val="none" w:sz="0" w:space="0" w:color="auto"/>
        <w:left w:val="none" w:sz="0" w:space="0" w:color="auto"/>
        <w:bottom w:val="none" w:sz="0" w:space="0" w:color="auto"/>
        <w:right w:val="none" w:sz="0" w:space="0" w:color="auto"/>
      </w:divBdr>
    </w:div>
    <w:div w:id="146870740">
      <w:bodyDiv w:val="1"/>
      <w:marLeft w:val="0"/>
      <w:marRight w:val="0"/>
      <w:marTop w:val="0"/>
      <w:marBottom w:val="0"/>
      <w:divBdr>
        <w:top w:val="none" w:sz="0" w:space="0" w:color="auto"/>
        <w:left w:val="none" w:sz="0" w:space="0" w:color="auto"/>
        <w:bottom w:val="none" w:sz="0" w:space="0" w:color="auto"/>
        <w:right w:val="none" w:sz="0" w:space="0" w:color="auto"/>
      </w:divBdr>
    </w:div>
    <w:div w:id="148909329">
      <w:bodyDiv w:val="1"/>
      <w:marLeft w:val="0"/>
      <w:marRight w:val="0"/>
      <w:marTop w:val="0"/>
      <w:marBottom w:val="0"/>
      <w:divBdr>
        <w:top w:val="none" w:sz="0" w:space="0" w:color="auto"/>
        <w:left w:val="none" w:sz="0" w:space="0" w:color="auto"/>
        <w:bottom w:val="none" w:sz="0" w:space="0" w:color="auto"/>
        <w:right w:val="none" w:sz="0" w:space="0" w:color="auto"/>
      </w:divBdr>
    </w:div>
    <w:div w:id="149056479">
      <w:bodyDiv w:val="1"/>
      <w:marLeft w:val="0"/>
      <w:marRight w:val="0"/>
      <w:marTop w:val="0"/>
      <w:marBottom w:val="0"/>
      <w:divBdr>
        <w:top w:val="none" w:sz="0" w:space="0" w:color="auto"/>
        <w:left w:val="none" w:sz="0" w:space="0" w:color="auto"/>
        <w:bottom w:val="none" w:sz="0" w:space="0" w:color="auto"/>
        <w:right w:val="none" w:sz="0" w:space="0" w:color="auto"/>
      </w:divBdr>
    </w:div>
    <w:div w:id="149638601">
      <w:bodyDiv w:val="1"/>
      <w:marLeft w:val="0"/>
      <w:marRight w:val="0"/>
      <w:marTop w:val="0"/>
      <w:marBottom w:val="0"/>
      <w:divBdr>
        <w:top w:val="none" w:sz="0" w:space="0" w:color="auto"/>
        <w:left w:val="none" w:sz="0" w:space="0" w:color="auto"/>
        <w:bottom w:val="none" w:sz="0" w:space="0" w:color="auto"/>
        <w:right w:val="none" w:sz="0" w:space="0" w:color="auto"/>
      </w:divBdr>
    </w:div>
    <w:div w:id="150486914">
      <w:bodyDiv w:val="1"/>
      <w:marLeft w:val="0"/>
      <w:marRight w:val="0"/>
      <w:marTop w:val="0"/>
      <w:marBottom w:val="0"/>
      <w:divBdr>
        <w:top w:val="none" w:sz="0" w:space="0" w:color="auto"/>
        <w:left w:val="none" w:sz="0" w:space="0" w:color="auto"/>
        <w:bottom w:val="none" w:sz="0" w:space="0" w:color="auto"/>
        <w:right w:val="none" w:sz="0" w:space="0" w:color="auto"/>
      </w:divBdr>
    </w:div>
    <w:div w:id="150566671">
      <w:bodyDiv w:val="1"/>
      <w:marLeft w:val="0"/>
      <w:marRight w:val="0"/>
      <w:marTop w:val="0"/>
      <w:marBottom w:val="0"/>
      <w:divBdr>
        <w:top w:val="none" w:sz="0" w:space="0" w:color="auto"/>
        <w:left w:val="none" w:sz="0" w:space="0" w:color="auto"/>
        <w:bottom w:val="none" w:sz="0" w:space="0" w:color="auto"/>
        <w:right w:val="none" w:sz="0" w:space="0" w:color="auto"/>
      </w:divBdr>
    </w:div>
    <w:div w:id="151024628">
      <w:bodyDiv w:val="1"/>
      <w:marLeft w:val="0"/>
      <w:marRight w:val="0"/>
      <w:marTop w:val="0"/>
      <w:marBottom w:val="0"/>
      <w:divBdr>
        <w:top w:val="none" w:sz="0" w:space="0" w:color="auto"/>
        <w:left w:val="none" w:sz="0" w:space="0" w:color="auto"/>
        <w:bottom w:val="none" w:sz="0" w:space="0" w:color="auto"/>
        <w:right w:val="none" w:sz="0" w:space="0" w:color="auto"/>
      </w:divBdr>
    </w:div>
    <w:div w:id="151258589">
      <w:bodyDiv w:val="1"/>
      <w:marLeft w:val="0"/>
      <w:marRight w:val="0"/>
      <w:marTop w:val="0"/>
      <w:marBottom w:val="0"/>
      <w:divBdr>
        <w:top w:val="none" w:sz="0" w:space="0" w:color="auto"/>
        <w:left w:val="none" w:sz="0" w:space="0" w:color="auto"/>
        <w:bottom w:val="none" w:sz="0" w:space="0" w:color="auto"/>
        <w:right w:val="none" w:sz="0" w:space="0" w:color="auto"/>
      </w:divBdr>
    </w:div>
    <w:div w:id="151264412">
      <w:bodyDiv w:val="1"/>
      <w:marLeft w:val="0"/>
      <w:marRight w:val="0"/>
      <w:marTop w:val="0"/>
      <w:marBottom w:val="0"/>
      <w:divBdr>
        <w:top w:val="none" w:sz="0" w:space="0" w:color="auto"/>
        <w:left w:val="none" w:sz="0" w:space="0" w:color="auto"/>
        <w:bottom w:val="none" w:sz="0" w:space="0" w:color="auto"/>
        <w:right w:val="none" w:sz="0" w:space="0" w:color="auto"/>
      </w:divBdr>
    </w:div>
    <w:div w:id="151600181">
      <w:bodyDiv w:val="1"/>
      <w:marLeft w:val="0"/>
      <w:marRight w:val="0"/>
      <w:marTop w:val="0"/>
      <w:marBottom w:val="0"/>
      <w:divBdr>
        <w:top w:val="none" w:sz="0" w:space="0" w:color="auto"/>
        <w:left w:val="none" w:sz="0" w:space="0" w:color="auto"/>
        <w:bottom w:val="none" w:sz="0" w:space="0" w:color="auto"/>
        <w:right w:val="none" w:sz="0" w:space="0" w:color="auto"/>
      </w:divBdr>
    </w:div>
    <w:div w:id="151719082">
      <w:bodyDiv w:val="1"/>
      <w:marLeft w:val="0"/>
      <w:marRight w:val="0"/>
      <w:marTop w:val="0"/>
      <w:marBottom w:val="0"/>
      <w:divBdr>
        <w:top w:val="none" w:sz="0" w:space="0" w:color="auto"/>
        <w:left w:val="none" w:sz="0" w:space="0" w:color="auto"/>
        <w:bottom w:val="none" w:sz="0" w:space="0" w:color="auto"/>
        <w:right w:val="none" w:sz="0" w:space="0" w:color="auto"/>
      </w:divBdr>
    </w:div>
    <w:div w:id="151721824">
      <w:bodyDiv w:val="1"/>
      <w:marLeft w:val="0"/>
      <w:marRight w:val="0"/>
      <w:marTop w:val="0"/>
      <w:marBottom w:val="0"/>
      <w:divBdr>
        <w:top w:val="none" w:sz="0" w:space="0" w:color="auto"/>
        <w:left w:val="none" w:sz="0" w:space="0" w:color="auto"/>
        <w:bottom w:val="none" w:sz="0" w:space="0" w:color="auto"/>
        <w:right w:val="none" w:sz="0" w:space="0" w:color="auto"/>
      </w:divBdr>
    </w:div>
    <w:div w:id="151800005">
      <w:bodyDiv w:val="1"/>
      <w:marLeft w:val="0"/>
      <w:marRight w:val="0"/>
      <w:marTop w:val="0"/>
      <w:marBottom w:val="0"/>
      <w:divBdr>
        <w:top w:val="none" w:sz="0" w:space="0" w:color="auto"/>
        <w:left w:val="none" w:sz="0" w:space="0" w:color="auto"/>
        <w:bottom w:val="none" w:sz="0" w:space="0" w:color="auto"/>
        <w:right w:val="none" w:sz="0" w:space="0" w:color="auto"/>
      </w:divBdr>
    </w:div>
    <w:div w:id="151875989">
      <w:bodyDiv w:val="1"/>
      <w:marLeft w:val="0"/>
      <w:marRight w:val="0"/>
      <w:marTop w:val="0"/>
      <w:marBottom w:val="0"/>
      <w:divBdr>
        <w:top w:val="none" w:sz="0" w:space="0" w:color="auto"/>
        <w:left w:val="none" w:sz="0" w:space="0" w:color="auto"/>
        <w:bottom w:val="none" w:sz="0" w:space="0" w:color="auto"/>
        <w:right w:val="none" w:sz="0" w:space="0" w:color="auto"/>
      </w:divBdr>
    </w:div>
    <w:div w:id="151988792">
      <w:bodyDiv w:val="1"/>
      <w:marLeft w:val="0"/>
      <w:marRight w:val="0"/>
      <w:marTop w:val="0"/>
      <w:marBottom w:val="0"/>
      <w:divBdr>
        <w:top w:val="none" w:sz="0" w:space="0" w:color="auto"/>
        <w:left w:val="none" w:sz="0" w:space="0" w:color="auto"/>
        <w:bottom w:val="none" w:sz="0" w:space="0" w:color="auto"/>
        <w:right w:val="none" w:sz="0" w:space="0" w:color="auto"/>
      </w:divBdr>
    </w:div>
    <w:div w:id="152567958">
      <w:bodyDiv w:val="1"/>
      <w:marLeft w:val="0"/>
      <w:marRight w:val="0"/>
      <w:marTop w:val="0"/>
      <w:marBottom w:val="0"/>
      <w:divBdr>
        <w:top w:val="none" w:sz="0" w:space="0" w:color="auto"/>
        <w:left w:val="none" w:sz="0" w:space="0" w:color="auto"/>
        <w:bottom w:val="none" w:sz="0" w:space="0" w:color="auto"/>
        <w:right w:val="none" w:sz="0" w:space="0" w:color="auto"/>
      </w:divBdr>
    </w:div>
    <w:div w:id="152572208">
      <w:bodyDiv w:val="1"/>
      <w:marLeft w:val="0"/>
      <w:marRight w:val="0"/>
      <w:marTop w:val="0"/>
      <w:marBottom w:val="0"/>
      <w:divBdr>
        <w:top w:val="none" w:sz="0" w:space="0" w:color="auto"/>
        <w:left w:val="none" w:sz="0" w:space="0" w:color="auto"/>
        <w:bottom w:val="none" w:sz="0" w:space="0" w:color="auto"/>
        <w:right w:val="none" w:sz="0" w:space="0" w:color="auto"/>
      </w:divBdr>
    </w:div>
    <w:div w:id="152719181">
      <w:bodyDiv w:val="1"/>
      <w:marLeft w:val="0"/>
      <w:marRight w:val="0"/>
      <w:marTop w:val="0"/>
      <w:marBottom w:val="0"/>
      <w:divBdr>
        <w:top w:val="none" w:sz="0" w:space="0" w:color="auto"/>
        <w:left w:val="none" w:sz="0" w:space="0" w:color="auto"/>
        <w:bottom w:val="none" w:sz="0" w:space="0" w:color="auto"/>
        <w:right w:val="none" w:sz="0" w:space="0" w:color="auto"/>
      </w:divBdr>
    </w:div>
    <w:div w:id="152962400">
      <w:bodyDiv w:val="1"/>
      <w:marLeft w:val="0"/>
      <w:marRight w:val="0"/>
      <w:marTop w:val="0"/>
      <w:marBottom w:val="0"/>
      <w:divBdr>
        <w:top w:val="none" w:sz="0" w:space="0" w:color="auto"/>
        <w:left w:val="none" w:sz="0" w:space="0" w:color="auto"/>
        <w:bottom w:val="none" w:sz="0" w:space="0" w:color="auto"/>
        <w:right w:val="none" w:sz="0" w:space="0" w:color="auto"/>
      </w:divBdr>
    </w:div>
    <w:div w:id="153837221">
      <w:bodyDiv w:val="1"/>
      <w:marLeft w:val="0"/>
      <w:marRight w:val="0"/>
      <w:marTop w:val="0"/>
      <w:marBottom w:val="0"/>
      <w:divBdr>
        <w:top w:val="none" w:sz="0" w:space="0" w:color="auto"/>
        <w:left w:val="none" w:sz="0" w:space="0" w:color="auto"/>
        <w:bottom w:val="none" w:sz="0" w:space="0" w:color="auto"/>
        <w:right w:val="none" w:sz="0" w:space="0" w:color="auto"/>
      </w:divBdr>
    </w:div>
    <w:div w:id="153883208">
      <w:bodyDiv w:val="1"/>
      <w:marLeft w:val="0"/>
      <w:marRight w:val="0"/>
      <w:marTop w:val="0"/>
      <w:marBottom w:val="0"/>
      <w:divBdr>
        <w:top w:val="none" w:sz="0" w:space="0" w:color="auto"/>
        <w:left w:val="none" w:sz="0" w:space="0" w:color="auto"/>
        <w:bottom w:val="none" w:sz="0" w:space="0" w:color="auto"/>
        <w:right w:val="none" w:sz="0" w:space="0" w:color="auto"/>
      </w:divBdr>
    </w:div>
    <w:div w:id="154149272">
      <w:bodyDiv w:val="1"/>
      <w:marLeft w:val="0"/>
      <w:marRight w:val="0"/>
      <w:marTop w:val="0"/>
      <w:marBottom w:val="0"/>
      <w:divBdr>
        <w:top w:val="none" w:sz="0" w:space="0" w:color="auto"/>
        <w:left w:val="none" w:sz="0" w:space="0" w:color="auto"/>
        <w:bottom w:val="none" w:sz="0" w:space="0" w:color="auto"/>
        <w:right w:val="none" w:sz="0" w:space="0" w:color="auto"/>
      </w:divBdr>
    </w:div>
    <w:div w:id="154223794">
      <w:bodyDiv w:val="1"/>
      <w:marLeft w:val="0"/>
      <w:marRight w:val="0"/>
      <w:marTop w:val="0"/>
      <w:marBottom w:val="0"/>
      <w:divBdr>
        <w:top w:val="none" w:sz="0" w:space="0" w:color="auto"/>
        <w:left w:val="none" w:sz="0" w:space="0" w:color="auto"/>
        <w:bottom w:val="none" w:sz="0" w:space="0" w:color="auto"/>
        <w:right w:val="none" w:sz="0" w:space="0" w:color="auto"/>
      </w:divBdr>
    </w:div>
    <w:div w:id="154344421">
      <w:bodyDiv w:val="1"/>
      <w:marLeft w:val="0"/>
      <w:marRight w:val="0"/>
      <w:marTop w:val="0"/>
      <w:marBottom w:val="0"/>
      <w:divBdr>
        <w:top w:val="none" w:sz="0" w:space="0" w:color="auto"/>
        <w:left w:val="none" w:sz="0" w:space="0" w:color="auto"/>
        <w:bottom w:val="none" w:sz="0" w:space="0" w:color="auto"/>
        <w:right w:val="none" w:sz="0" w:space="0" w:color="auto"/>
      </w:divBdr>
    </w:div>
    <w:div w:id="154422746">
      <w:bodyDiv w:val="1"/>
      <w:marLeft w:val="0"/>
      <w:marRight w:val="0"/>
      <w:marTop w:val="0"/>
      <w:marBottom w:val="0"/>
      <w:divBdr>
        <w:top w:val="none" w:sz="0" w:space="0" w:color="auto"/>
        <w:left w:val="none" w:sz="0" w:space="0" w:color="auto"/>
        <w:bottom w:val="none" w:sz="0" w:space="0" w:color="auto"/>
        <w:right w:val="none" w:sz="0" w:space="0" w:color="auto"/>
      </w:divBdr>
    </w:div>
    <w:div w:id="154998878">
      <w:bodyDiv w:val="1"/>
      <w:marLeft w:val="0"/>
      <w:marRight w:val="0"/>
      <w:marTop w:val="0"/>
      <w:marBottom w:val="0"/>
      <w:divBdr>
        <w:top w:val="none" w:sz="0" w:space="0" w:color="auto"/>
        <w:left w:val="none" w:sz="0" w:space="0" w:color="auto"/>
        <w:bottom w:val="none" w:sz="0" w:space="0" w:color="auto"/>
        <w:right w:val="none" w:sz="0" w:space="0" w:color="auto"/>
      </w:divBdr>
    </w:div>
    <w:div w:id="155732162">
      <w:bodyDiv w:val="1"/>
      <w:marLeft w:val="0"/>
      <w:marRight w:val="0"/>
      <w:marTop w:val="0"/>
      <w:marBottom w:val="0"/>
      <w:divBdr>
        <w:top w:val="none" w:sz="0" w:space="0" w:color="auto"/>
        <w:left w:val="none" w:sz="0" w:space="0" w:color="auto"/>
        <w:bottom w:val="none" w:sz="0" w:space="0" w:color="auto"/>
        <w:right w:val="none" w:sz="0" w:space="0" w:color="auto"/>
      </w:divBdr>
    </w:div>
    <w:div w:id="156003244">
      <w:bodyDiv w:val="1"/>
      <w:marLeft w:val="0"/>
      <w:marRight w:val="0"/>
      <w:marTop w:val="0"/>
      <w:marBottom w:val="0"/>
      <w:divBdr>
        <w:top w:val="none" w:sz="0" w:space="0" w:color="auto"/>
        <w:left w:val="none" w:sz="0" w:space="0" w:color="auto"/>
        <w:bottom w:val="none" w:sz="0" w:space="0" w:color="auto"/>
        <w:right w:val="none" w:sz="0" w:space="0" w:color="auto"/>
      </w:divBdr>
    </w:div>
    <w:div w:id="157501730">
      <w:bodyDiv w:val="1"/>
      <w:marLeft w:val="0"/>
      <w:marRight w:val="0"/>
      <w:marTop w:val="0"/>
      <w:marBottom w:val="0"/>
      <w:divBdr>
        <w:top w:val="none" w:sz="0" w:space="0" w:color="auto"/>
        <w:left w:val="none" w:sz="0" w:space="0" w:color="auto"/>
        <w:bottom w:val="none" w:sz="0" w:space="0" w:color="auto"/>
        <w:right w:val="none" w:sz="0" w:space="0" w:color="auto"/>
      </w:divBdr>
    </w:div>
    <w:div w:id="157842464">
      <w:bodyDiv w:val="1"/>
      <w:marLeft w:val="0"/>
      <w:marRight w:val="0"/>
      <w:marTop w:val="0"/>
      <w:marBottom w:val="0"/>
      <w:divBdr>
        <w:top w:val="none" w:sz="0" w:space="0" w:color="auto"/>
        <w:left w:val="none" w:sz="0" w:space="0" w:color="auto"/>
        <w:bottom w:val="none" w:sz="0" w:space="0" w:color="auto"/>
        <w:right w:val="none" w:sz="0" w:space="0" w:color="auto"/>
      </w:divBdr>
    </w:div>
    <w:div w:id="158086872">
      <w:bodyDiv w:val="1"/>
      <w:marLeft w:val="0"/>
      <w:marRight w:val="0"/>
      <w:marTop w:val="0"/>
      <w:marBottom w:val="0"/>
      <w:divBdr>
        <w:top w:val="none" w:sz="0" w:space="0" w:color="auto"/>
        <w:left w:val="none" w:sz="0" w:space="0" w:color="auto"/>
        <w:bottom w:val="none" w:sz="0" w:space="0" w:color="auto"/>
        <w:right w:val="none" w:sz="0" w:space="0" w:color="auto"/>
      </w:divBdr>
    </w:div>
    <w:div w:id="158229789">
      <w:bodyDiv w:val="1"/>
      <w:marLeft w:val="0"/>
      <w:marRight w:val="0"/>
      <w:marTop w:val="0"/>
      <w:marBottom w:val="0"/>
      <w:divBdr>
        <w:top w:val="none" w:sz="0" w:space="0" w:color="auto"/>
        <w:left w:val="none" w:sz="0" w:space="0" w:color="auto"/>
        <w:bottom w:val="none" w:sz="0" w:space="0" w:color="auto"/>
        <w:right w:val="none" w:sz="0" w:space="0" w:color="auto"/>
      </w:divBdr>
    </w:div>
    <w:div w:id="158540682">
      <w:bodyDiv w:val="1"/>
      <w:marLeft w:val="0"/>
      <w:marRight w:val="0"/>
      <w:marTop w:val="0"/>
      <w:marBottom w:val="0"/>
      <w:divBdr>
        <w:top w:val="none" w:sz="0" w:space="0" w:color="auto"/>
        <w:left w:val="none" w:sz="0" w:space="0" w:color="auto"/>
        <w:bottom w:val="none" w:sz="0" w:space="0" w:color="auto"/>
        <w:right w:val="none" w:sz="0" w:space="0" w:color="auto"/>
      </w:divBdr>
    </w:div>
    <w:div w:id="158615799">
      <w:bodyDiv w:val="1"/>
      <w:marLeft w:val="0"/>
      <w:marRight w:val="0"/>
      <w:marTop w:val="0"/>
      <w:marBottom w:val="0"/>
      <w:divBdr>
        <w:top w:val="none" w:sz="0" w:space="0" w:color="auto"/>
        <w:left w:val="none" w:sz="0" w:space="0" w:color="auto"/>
        <w:bottom w:val="none" w:sz="0" w:space="0" w:color="auto"/>
        <w:right w:val="none" w:sz="0" w:space="0" w:color="auto"/>
      </w:divBdr>
    </w:div>
    <w:div w:id="159279772">
      <w:bodyDiv w:val="1"/>
      <w:marLeft w:val="0"/>
      <w:marRight w:val="0"/>
      <w:marTop w:val="0"/>
      <w:marBottom w:val="0"/>
      <w:divBdr>
        <w:top w:val="none" w:sz="0" w:space="0" w:color="auto"/>
        <w:left w:val="none" w:sz="0" w:space="0" w:color="auto"/>
        <w:bottom w:val="none" w:sz="0" w:space="0" w:color="auto"/>
        <w:right w:val="none" w:sz="0" w:space="0" w:color="auto"/>
      </w:divBdr>
    </w:div>
    <w:div w:id="159468001">
      <w:bodyDiv w:val="1"/>
      <w:marLeft w:val="0"/>
      <w:marRight w:val="0"/>
      <w:marTop w:val="0"/>
      <w:marBottom w:val="0"/>
      <w:divBdr>
        <w:top w:val="none" w:sz="0" w:space="0" w:color="auto"/>
        <w:left w:val="none" w:sz="0" w:space="0" w:color="auto"/>
        <w:bottom w:val="none" w:sz="0" w:space="0" w:color="auto"/>
        <w:right w:val="none" w:sz="0" w:space="0" w:color="auto"/>
      </w:divBdr>
    </w:div>
    <w:div w:id="160508938">
      <w:bodyDiv w:val="1"/>
      <w:marLeft w:val="0"/>
      <w:marRight w:val="0"/>
      <w:marTop w:val="0"/>
      <w:marBottom w:val="0"/>
      <w:divBdr>
        <w:top w:val="none" w:sz="0" w:space="0" w:color="auto"/>
        <w:left w:val="none" w:sz="0" w:space="0" w:color="auto"/>
        <w:bottom w:val="none" w:sz="0" w:space="0" w:color="auto"/>
        <w:right w:val="none" w:sz="0" w:space="0" w:color="auto"/>
      </w:divBdr>
    </w:div>
    <w:div w:id="161313186">
      <w:bodyDiv w:val="1"/>
      <w:marLeft w:val="0"/>
      <w:marRight w:val="0"/>
      <w:marTop w:val="0"/>
      <w:marBottom w:val="0"/>
      <w:divBdr>
        <w:top w:val="none" w:sz="0" w:space="0" w:color="auto"/>
        <w:left w:val="none" w:sz="0" w:space="0" w:color="auto"/>
        <w:bottom w:val="none" w:sz="0" w:space="0" w:color="auto"/>
        <w:right w:val="none" w:sz="0" w:space="0" w:color="auto"/>
      </w:divBdr>
    </w:div>
    <w:div w:id="161702853">
      <w:bodyDiv w:val="1"/>
      <w:marLeft w:val="0"/>
      <w:marRight w:val="0"/>
      <w:marTop w:val="0"/>
      <w:marBottom w:val="0"/>
      <w:divBdr>
        <w:top w:val="none" w:sz="0" w:space="0" w:color="auto"/>
        <w:left w:val="none" w:sz="0" w:space="0" w:color="auto"/>
        <w:bottom w:val="none" w:sz="0" w:space="0" w:color="auto"/>
        <w:right w:val="none" w:sz="0" w:space="0" w:color="auto"/>
      </w:divBdr>
    </w:div>
    <w:div w:id="161749826">
      <w:bodyDiv w:val="1"/>
      <w:marLeft w:val="0"/>
      <w:marRight w:val="0"/>
      <w:marTop w:val="0"/>
      <w:marBottom w:val="0"/>
      <w:divBdr>
        <w:top w:val="none" w:sz="0" w:space="0" w:color="auto"/>
        <w:left w:val="none" w:sz="0" w:space="0" w:color="auto"/>
        <w:bottom w:val="none" w:sz="0" w:space="0" w:color="auto"/>
        <w:right w:val="none" w:sz="0" w:space="0" w:color="auto"/>
      </w:divBdr>
    </w:div>
    <w:div w:id="162017301">
      <w:bodyDiv w:val="1"/>
      <w:marLeft w:val="0"/>
      <w:marRight w:val="0"/>
      <w:marTop w:val="0"/>
      <w:marBottom w:val="0"/>
      <w:divBdr>
        <w:top w:val="none" w:sz="0" w:space="0" w:color="auto"/>
        <w:left w:val="none" w:sz="0" w:space="0" w:color="auto"/>
        <w:bottom w:val="none" w:sz="0" w:space="0" w:color="auto"/>
        <w:right w:val="none" w:sz="0" w:space="0" w:color="auto"/>
      </w:divBdr>
    </w:div>
    <w:div w:id="162278347">
      <w:bodyDiv w:val="1"/>
      <w:marLeft w:val="0"/>
      <w:marRight w:val="0"/>
      <w:marTop w:val="0"/>
      <w:marBottom w:val="0"/>
      <w:divBdr>
        <w:top w:val="none" w:sz="0" w:space="0" w:color="auto"/>
        <w:left w:val="none" w:sz="0" w:space="0" w:color="auto"/>
        <w:bottom w:val="none" w:sz="0" w:space="0" w:color="auto"/>
        <w:right w:val="none" w:sz="0" w:space="0" w:color="auto"/>
      </w:divBdr>
    </w:div>
    <w:div w:id="162404611">
      <w:bodyDiv w:val="1"/>
      <w:marLeft w:val="0"/>
      <w:marRight w:val="0"/>
      <w:marTop w:val="0"/>
      <w:marBottom w:val="0"/>
      <w:divBdr>
        <w:top w:val="none" w:sz="0" w:space="0" w:color="auto"/>
        <w:left w:val="none" w:sz="0" w:space="0" w:color="auto"/>
        <w:bottom w:val="none" w:sz="0" w:space="0" w:color="auto"/>
        <w:right w:val="none" w:sz="0" w:space="0" w:color="auto"/>
      </w:divBdr>
    </w:div>
    <w:div w:id="162671508">
      <w:bodyDiv w:val="1"/>
      <w:marLeft w:val="0"/>
      <w:marRight w:val="0"/>
      <w:marTop w:val="0"/>
      <w:marBottom w:val="0"/>
      <w:divBdr>
        <w:top w:val="none" w:sz="0" w:space="0" w:color="auto"/>
        <w:left w:val="none" w:sz="0" w:space="0" w:color="auto"/>
        <w:bottom w:val="none" w:sz="0" w:space="0" w:color="auto"/>
        <w:right w:val="none" w:sz="0" w:space="0" w:color="auto"/>
      </w:divBdr>
    </w:div>
    <w:div w:id="162746165">
      <w:bodyDiv w:val="1"/>
      <w:marLeft w:val="0"/>
      <w:marRight w:val="0"/>
      <w:marTop w:val="0"/>
      <w:marBottom w:val="0"/>
      <w:divBdr>
        <w:top w:val="none" w:sz="0" w:space="0" w:color="auto"/>
        <w:left w:val="none" w:sz="0" w:space="0" w:color="auto"/>
        <w:bottom w:val="none" w:sz="0" w:space="0" w:color="auto"/>
        <w:right w:val="none" w:sz="0" w:space="0" w:color="auto"/>
      </w:divBdr>
    </w:div>
    <w:div w:id="163281771">
      <w:bodyDiv w:val="1"/>
      <w:marLeft w:val="0"/>
      <w:marRight w:val="0"/>
      <w:marTop w:val="0"/>
      <w:marBottom w:val="0"/>
      <w:divBdr>
        <w:top w:val="none" w:sz="0" w:space="0" w:color="auto"/>
        <w:left w:val="none" w:sz="0" w:space="0" w:color="auto"/>
        <w:bottom w:val="none" w:sz="0" w:space="0" w:color="auto"/>
        <w:right w:val="none" w:sz="0" w:space="0" w:color="auto"/>
      </w:divBdr>
    </w:div>
    <w:div w:id="163282483">
      <w:bodyDiv w:val="1"/>
      <w:marLeft w:val="0"/>
      <w:marRight w:val="0"/>
      <w:marTop w:val="0"/>
      <w:marBottom w:val="0"/>
      <w:divBdr>
        <w:top w:val="none" w:sz="0" w:space="0" w:color="auto"/>
        <w:left w:val="none" w:sz="0" w:space="0" w:color="auto"/>
        <w:bottom w:val="none" w:sz="0" w:space="0" w:color="auto"/>
        <w:right w:val="none" w:sz="0" w:space="0" w:color="auto"/>
      </w:divBdr>
    </w:div>
    <w:div w:id="163589349">
      <w:bodyDiv w:val="1"/>
      <w:marLeft w:val="0"/>
      <w:marRight w:val="0"/>
      <w:marTop w:val="0"/>
      <w:marBottom w:val="0"/>
      <w:divBdr>
        <w:top w:val="none" w:sz="0" w:space="0" w:color="auto"/>
        <w:left w:val="none" w:sz="0" w:space="0" w:color="auto"/>
        <w:bottom w:val="none" w:sz="0" w:space="0" w:color="auto"/>
        <w:right w:val="none" w:sz="0" w:space="0" w:color="auto"/>
      </w:divBdr>
    </w:div>
    <w:div w:id="164563730">
      <w:bodyDiv w:val="1"/>
      <w:marLeft w:val="0"/>
      <w:marRight w:val="0"/>
      <w:marTop w:val="0"/>
      <w:marBottom w:val="0"/>
      <w:divBdr>
        <w:top w:val="none" w:sz="0" w:space="0" w:color="auto"/>
        <w:left w:val="none" w:sz="0" w:space="0" w:color="auto"/>
        <w:bottom w:val="none" w:sz="0" w:space="0" w:color="auto"/>
        <w:right w:val="none" w:sz="0" w:space="0" w:color="auto"/>
      </w:divBdr>
    </w:div>
    <w:div w:id="165294841">
      <w:bodyDiv w:val="1"/>
      <w:marLeft w:val="0"/>
      <w:marRight w:val="0"/>
      <w:marTop w:val="0"/>
      <w:marBottom w:val="0"/>
      <w:divBdr>
        <w:top w:val="none" w:sz="0" w:space="0" w:color="auto"/>
        <w:left w:val="none" w:sz="0" w:space="0" w:color="auto"/>
        <w:bottom w:val="none" w:sz="0" w:space="0" w:color="auto"/>
        <w:right w:val="none" w:sz="0" w:space="0" w:color="auto"/>
      </w:divBdr>
    </w:div>
    <w:div w:id="165556897">
      <w:bodyDiv w:val="1"/>
      <w:marLeft w:val="0"/>
      <w:marRight w:val="0"/>
      <w:marTop w:val="0"/>
      <w:marBottom w:val="0"/>
      <w:divBdr>
        <w:top w:val="none" w:sz="0" w:space="0" w:color="auto"/>
        <w:left w:val="none" w:sz="0" w:space="0" w:color="auto"/>
        <w:bottom w:val="none" w:sz="0" w:space="0" w:color="auto"/>
        <w:right w:val="none" w:sz="0" w:space="0" w:color="auto"/>
      </w:divBdr>
    </w:div>
    <w:div w:id="165950262">
      <w:bodyDiv w:val="1"/>
      <w:marLeft w:val="0"/>
      <w:marRight w:val="0"/>
      <w:marTop w:val="0"/>
      <w:marBottom w:val="0"/>
      <w:divBdr>
        <w:top w:val="none" w:sz="0" w:space="0" w:color="auto"/>
        <w:left w:val="none" w:sz="0" w:space="0" w:color="auto"/>
        <w:bottom w:val="none" w:sz="0" w:space="0" w:color="auto"/>
        <w:right w:val="none" w:sz="0" w:space="0" w:color="auto"/>
      </w:divBdr>
    </w:div>
    <w:div w:id="166986228">
      <w:bodyDiv w:val="1"/>
      <w:marLeft w:val="0"/>
      <w:marRight w:val="0"/>
      <w:marTop w:val="0"/>
      <w:marBottom w:val="0"/>
      <w:divBdr>
        <w:top w:val="none" w:sz="0" w:space="0" w:color="auto"/>
        <w:left w:val="none" w:sz="0" w:space="0" w:color="auto"/>
        <w:bottom w:val="none" w:sz="0" w:space="0" w:color="auto"/>
        <w:right w:val="none" w:sz="0" w:space="0" w:color="auto"/>
      </w:divBdr>
    </w:div>
    <w:div w:id="166987919">
      <w:bodyDiv w:val="1"/>
      <w:marLeft w:val="0"/>
      <w:marRight w:val="0"/>
      <w:marTop w:val="0"/>
      <w:marBottom w:val="0"/>
      <w:divBdr>
        <w:top w:val="none" w:sz="0" w:space="0" w:color="auto"/>
        <w:left w:val="none" w:sz="0" w:space="0" w:color="auto"/>
        <w:bottom w:val="none" w:sz="0" w:space="0" w:color="auto"/>
        <w:right w:val="none" w:sz="0" w:space="0" w:color="auto"/>
      </w:divBdr>
    </w:div>
    <w:div w:id="167016828">
      <w:bodyDiv w:val="1"/>
      <w:marLeft w:val="0"/>
      <w:marRight w:val="0"/>
      <w:marTop w:val="0"/>
      <w:marBottom w:val="0"/>
      <w:divBdr>
        <w:top w:val="none" w:sz="0" w:space="0" w:color="auto"/>
        <w:left w:val="none" w:sz="0" w:space="0" w:color="auto"/>
        <w:bottom w:val="none" w:sz="0" w:space="0" w:color="auto"/>
        <w:right w:val="none" w:sz="0" w:space="0" w:color="auto"/>
      </w:divBdr>
    </w:div>
    <w:div w:id="167062363">
      <w:bodyDiv w:val="1"/>
      <w:marLeft w:val="0"/>
      <w:marRight w:val="0"/>
      <w:marTop w:val="0"/>
      <w:marBottom w:val="0"/>
      <w:divBdr>
        <w:top w:val="none" w:sz="0" w:space="0" w:color="auto"/>
        <w:left w:val="none" w:sz="0" w:space="0" w:color="auto"/>
        <w:bottom w:val="none" w:sz="0" w:space="0" w:color="auto"/>
        <w:right w:val="none" w:sz="0" w:space="0" w:color="auto"/>
      </w:divBdr>
    </w:div>
    <w:div w:id="167062915">
      <w:bodyDiv w:val="1"/>
      <w:marLeft w:val="0"/>
      <w:marRight w:val="0"/>
      <w:marTop w:val="0"/>
      <w:marBottom w:val="0"/>
      <w:divBdr>
        <w:top w:val="none" w:sz="0" w:space="0" w:color="auto"/>
        <w:left w:val="none" w:sz="0" w:space="0" w:color="auto"/>
        <w:bottom w:val="none" w:sz="0" w:space="0" w:color="auto"/>
        <w:right w:val="none" w:sz="0" w:space="0" w:color="auto"/>
      </w:divBdr>
    </w:div>
    <w:div w:id="167067077">
      <w:bodyDiv w:val="1"/>
      <w:marLeft w:val="0"/>
      <w:marRight w:val="0"/>
      <w:marTop w:val="0"/>
      <w:marBottom w:val="0"/>
      <w:divBdr>
        <w:top w:val="none" w:sz="0" w:space="0" w:color="auto"/>
        <w:left w:val="none" w:sz="0" w:space="0" w:color="auto"/>
        <w:bottom w:val="none" w:sz="0" w:space="0" w:color="auto"/>
        <w:right w:val="none" w:sz="0" w:space="0" w:color="auto"/>
      </w:divBdr>
    </w:div>
    <w:div w:id="167133998">
      <w:bodyDiv w:val="1"/>
      <w:marLeft w:val="0"/>
      <w:marRight w:val="0"/>
      <w:marTop w:val="0"/>
      <w:marBottom w:val="0"/>
      <w:divBdr>
        <w:top w:val="none" w:sz="0" w:space="0" w:color="auto"/>
        <w:left w:val="none" w:sz="0" w:space="0" w:color="auto"/>
        <w:bottom w:val="none" w:sz="0" w:space="0" w:color="auto"/>
        <w:right w:val="none" w:sz="0" w:space="0" w:color="auto"/>
      </w:divBdr>
    </w:div>
    <w:div w:id="168061868">
      <w:bodyDiv w:val="1"/>
      <w:marLeft w:val="0"/>
      <w:marRight w:val="0"/>
      <w:marTop w:val="0"/>
      <w:marBottom w:val="0"/>
      <w:divBdr>
        <w:top w:val="none" w:sz="0" w:space="0" w:color="auto"/>
        <w:left w:val="none" w:sz="0" w:space="0" w:color="auto"/>
        <w:bottom w:val="none" w:sz="0" w:space="0" w:color="auto"/>
        <w:right w:val="none" w:sz="0" w:space="0" w:color="auto"/>
      </w:divBdr>
    </w:div>
    <w:div w:id="168910933">
      <w:bodyDiv w:val="1"/>
      <w:marLeft w:val="0"/>
      <w:marRight w:val="0"/>
      <w:marTop w:val="0"/>
      <w:marBottom w:val="0"/>
      <w:divBdr>
        <w:top w:val="none" w:sz="0" w:space="0" w:color="auto"/>
        <w:left w:val="none" w:sz="0" w:space="0" w:color="auto"/>
        <w:bottom w:val="none" w:sz="0" w:space="0" w:color="auto"/>
        <w:right w:val="none" w:sz="0" w:space="0" w:color="auto"/>
      </w:divBdr>
    </w:div>
    <w:div w:id="168951926">
      <w:bodyDiv w:val="1"/>
      <w:marLeft w:val="0"/>
      <w:marRight w:val="0"/>
      <w:marTop w:val="0"/>
      <w:marBottom w:val="0"/>
      <w:divBdr>
        <w:top w:val="none" w:sz="0" w:space="0" w:color="auto"/>
        <w:left w:val="none" w:sz="0" w:space="0" w:color="auto"/>
        <w:bottom w:val="none" w:sz="0" w:space="0" w:color="auto"/>
        <w:right w:val="none" w:sz="0" w:space="0" w:color="auto"/>
      </w:divBdr>
    </w:div>
    <w:div w:id="169222228">
      <w:bodyDiv w:val="1"/>
      <w:marLeft w:val="0"/>
      <w:marRight w:val="0"/>
      <w:marTop w:val="0"/>
      <w:marBottom w:val="0"/>
      <w:divBdr>
        <w:top w:val="none" w:sz="0" w:space="0" w:color="auto"/>
        <w:left w:val="none" w:sz="0" w:space="0" w:color="auto"/>
        <w:bottom w:val="none" w:sz="0" w:space="0" w:color="auto"/>
        <w:right w:val="none" w:sz="0" w:space="0" w:color="auto"/>
      </w:divBdr>
    </w:div>
    <w:div w:id="170415024">
      <w:bodyDiv w:val="1"/>
      <w:marLeft w:val="0"/>
      <w:marRight w:val="0"/>
      <w:marTop w:val="0"/>
      <w:marBottom w:val="0"/>
      <w:divBdr>
        <w:top w:val="none" w:sz="0" w:space="0" w:color="auto"/>
        <w:left w:val="none" w:sz="0" w:space="0" w:color="auto"/>
        <w:bottom w:val="none" w:sz="0" w:space="0" w:color="auto"/>
        <w:right w:val="none" w:sz="0" w:space="0" w:color="auto"/>
      </w:divBdr>
    </w:div>
    <w:div w:id="171377576">
      <w:bodyDiv w:val="1"/>
      <w:marLeft w:val="0"/>
      <w:marRight w:val="0"/>
      <w:marTop w:val="0"/>
      <w:marBottom w:val="0"/>
      <w:divBdr>
        <w:top w:val="none" w:sz="0" w:space="0" w:color="auto"/>
        <w:left w:val="none" w:sz="0" w:space="0" w:color="auto"/>
        <w:bottom w:val="none" w:sz="0" w:space="0" w:color="auto"/>
        <w:right w:val="none" w:sz="0" w:space="0" w:color="auto"/>
      </w:divBdr>
    </w:div>
    <w:div w:id="171574894">
      <w:bodyDiv w:val="1"/>
      <w:marLeft w:val="0"/>
      <w:marRight w:val="0"/>
      <w:marTop w:val="0"/>
      <w:marBottom w:val="0"/>
      <w:divBdr>
        <w:top w:val="none" w:sz="0" w:space="0" w:color="auto"/>
        <w:left w:val="none" w:sz="0" w:space="0" w:color="auto"/>
        <w:bottom w:val="none" w:sz="0" w:space="0" w:color="auto"/>
        <w:right w:val="none" w:sz="0" w:space="0" w:color="auto"/>
      </w:divBdr>
    </w:div>
    <w:div w:id="171652733">
      <w:bodyDiv w:val="1"/>
      <w:marLeft w:val="0"/>
      <w:marRight w:val="0"/>
      <w:marTop w:val="0"/>
      <w:marBottom w:val="0"/>
      <w:divBdr>
        <w:top w:val="none" w:sz="0" w:space="0" w:color="auto"/>
        <w:left w:val="none" w:sz="0" w:space="0" w:color="auto"/>
        <w:bottom w:val="none" w:sz="0" w:space="0" w:color="auto"/>
        <w:right w:val="none" w:sz="0" w:space="0" w:color="auto"/>
      </w:divBdr>
    </w:div>
    <w:div w:id="172113393">
      <w:bodyDiv w:val="1"/>
      <w:marLeft w:val="0"/>
      <w:marRight w:val="0"/>
      <w:marTop w:val="0"/>
      <w:marBottom w:val="0"/>
      <w:divBdr>
        <w:top w:val="none" w:sz="0" w:space="0" w:color="auto"/>
        <w:left w:val="none" w:sz="0" w:space="0" w:color="auto"/>
        <w:bottom w:val="none" w:sz="0" w:space="0" w:color="auto"/>
        <w:right w:val="none" w:sz="0" w:space="0" w:color="auto"/>
      </w:divBdr>
    </w:div>
    <w:div w:id="172502269">
      <w:bodyDiv w:val="1"/>
      <w:marLeft w:val="0"/>
      <w:marRight w:val="0"/>
      <w:marTop w:val="0"/>
      <w:marBottom w:val="0"/>
      <w:divBdr>
        <w:top w:val="none" w:sz="0" w:space="0" w:color="auto"/>
        <w:left w:val="none" w:sz="0" w:space="0" w:color="auto"/>
        <w:bottom w:val="none" w:sz="0" w:space="0" w:color="auto"/>
        <w:right w:val="none" w:sz="0" w:space="0" w:color="auto"/>
      </w:divBdr>
    </w:div>
    <w:div w:id="172502382">
      <w:bodyDiv w:val="1"/>
      <w:marLeft w:val="0"/>
      <w:marRight w:val="0"/>
      <w:marTop w:val="0"/>
      <w:marBottom w:val="0"/>
      <w:divBdr>
        <w:top w:val="none" w:sz="0" w:space="0" w:color="auto"/>
        <w:left w:val="none" w:sz="0" w:space="0" w:color="auto"/>
        <w:bottom w:val="none" w:sz="0" w:space="0" w:color="auto"/>
        <w:right w:val="none" w:sz="0" w:space="0" w:color="auto"/>
      </w:divBdr>
    </w:div>
    <w:div w:id="172691194">
      <w:bodyDiv w:val="1"/>
      <w:marLeft w:val="0"/>
      <w:marRight w:val="0"/>
      <w:marTop w:val="0"/>
      <w:marBottom w:val="0"/>
      <w:divBdr>
        <w:top w:val="none" w:sz="0" w:space="0" w:color="auto"/>
        <w:left w:val="none" w:sz="0" w:space="0" w:color="auto"/>
        <w:bottom w:val="none" w:sz="0" w:space="0" w:color="auto"/>
        <w:right w:val="none" w:sz="0" w:space="0" w:color="auto"/>
      </w:divBdr>
    </w:div>
    <w:div w:id="172963791">
      <w:bodyDiv w:val="1"/>
      <w:marLeft w:val="0"/>
      <w:marRight w:val="0"/>
      <w:marTop w:val="0"/>
      <w:marBottom w:val="0"/>
      <w:divBdr>
        <w:top w:val="none" w:sz="0" w:space="0" w:color="auto"/>
        <w:left w:val="none" w:sz="0" w:space="0" w:color="auto"/>
        <w:bottom w:val="none" w:sz="0" w:space="0" w:color="auto"/>
        <w:right w:val="none" w:sz="0" w:space="0" w:color="auto"/>
      </w:divBdr>
    </w:div>
    <w:div w:id="173227239">
      <w:bodyDiv w:val="1"/>
      <w:marLeft w:val="0"/>
      <w:marRight w:val="0"/>
      <w:marTop w:val="0"/>
      <w:marBottom w:val="0"/>
      <w:divBdr>
        <w:top w:val="none" w:sz="0" w:space="0" w:color="auto"/>
        <w:left w:val="none" w:sz="0" w:space="0" w:color="auto"/>
        <w:bottom w:val="none" w:sz="0" w:space="0" w:color="auto"/>
        <w:right w:val="none" w:sz="0" w:space="0" w:color="auto"/>
      </w:divBdr>
    </w:div>
    <w:div w:id="173761452">
      <w:bodyDiv w:val="1"/>
      <w:marLeft w:val="0"/>
      <w:marRight w:val="0"/>
      <w:marTop w:val="0"/>
      <w:marBottom w:val="0"/>
      <w:divBdr>
        <w:top w:val="none" w:sz="0" w:space="0" w:color="auto"/>
        <w:left w:val="none" w:sz="0" w:space="0" w:color="auto"/>
        <w:bottom w:val="none" w:sz="0" w:space="0" w:color="auto"/>
        <w:right w:val="none" w:sz="0" w:space="0" w:color="auto"/>
      </w:divBdr>
    </w:div>
    <w:div w:id="173884552">
      <w:bodyDiv w:val="1"/>
      <w:marLeft w:val="0"/>
      <w:marRight w:val="0"/>
      <w:marTop w:val="0"/>
      <w:marBottom w:val="0"/>
      <w:divBdr>
        <w:top w:val="none" w:sz="0" w:space="0" w:color="auto"/>
        <w:left w:val="none" w:sz="0" w:space="0" w:color="auto"/>
        <w:bottom w:val="none" w:sz="0" w:space="0" w:color="auto"/>
        <w:right w:val="none" w:sz="0" w:space="0" w:color="auto"/>
      </w:divBdr>
    </w:div>
    <w:div w:id="174006498">
      <w:bodyDiv w:val="1"/>
      <w:marLeft w:val="0"/>
      <w:marRight w:val="0"/>
      <w:marTop w:val="0"/>
      <w:marBottom w:val="0"/>
      <w:divBdr>
        <w:top w:val="none" w:sz="0" w:space="0" w:color="auto"/>
        <w:left w:val="none" w:sz="0" w:space="0" w:color="auto"/>
        <w:bottom w:val="none" w:sz="0" w:space="0" w:color="auto"/>
        <w:right w:val="none" w:sz="0" w:space="0" w:color="auto"/>
      </w:divBdr>
    </w:div>
    <w:div w:id="174348494">
      <w:bodyDiv w:val="1"/>
      <w:marLeft w:val="0"/>
      <w:marRight w:val="0"/>
      <w:marTop w:val="0"/>
      <w:marBottom w:val="0"/>
      <w:divBdr>
        <w:top w:val="none" w:sz="0" w:space="0" w:color="auto"/>
        <w:left w:val="none" w:sz="0" w:space="0" w:color="auto"/>
        <w:bottom w:val="none" w:sz="0" w:space="0" w:color="auto"/>
        <w:right w:val="none" w:sz="0" w:space="0" w:color="auto"/>
      </w:divBdr>
    </w:div>
    <w:div w:id="174805680">
      <w:bodyDiv w:val="1"/>
      <w:marLeft w:val="0"/>
      <w:marRight w:val="0"/>
      <w:marTop w:val="0"/>
      <w:marBottom w:val="0"/>
      <w:divBdr>
        <w:top w:val="none" w:sz="0" w:space="0" w:color="auto"/>
        <w:left w:val="none" w:sz="0" w:space="0" w:color="auto"/>
        <w:bottom w:val="none" w:sz="0" w:space="0" w:color="auto"/>
        <w:right w:val="none" w:sz="0" w:space="0" w:color="auto"/>
      </w:divBdr>
    </w:div>
    <w:div w:id="175048696">
      <w:bodyDiv w:val="1"/>
      <w:marLeft w:val="0"/>
      <w:marRight w:val="0"/>
      <w:marTop w:val="0"/>
      <w:marBottom w:val="0"/>
      <w:divBdr>
        <w:top w:val="none" w:sz="0" w:space="0" w:color="auto"/>
        <w:left w:val="none" w:sz="0" w:space="0" w:color="auto"/>
        <w:bottom w:val="none" w:sz="0" w:space="0" w:color="auto"/>
        <w:right w:val="none" w:sz="0" w:space="0" w:color="auto"/>
      </w:divBdr>
    </w:div>
    <w:div w:id="175079193">
      <w:bodyDiv w:val="1"/>
      <w:marLeft w:val="0"/>
      <w:marRight w:val="0"/>
      <w:marTop w:val="0"/>
      <w:marBottom w:val="0"/>
      <w:divBdr>
        <w:top w:val="none" w:sz="0" w:space="0" w:color="auto"/>
        <w:left w:val="none" w:sz="0" w:space="0" w:color="auto"/>
        <w:bottom w:val="none" w:sz="0" w:space="0" w:color="auto"/>
        <w:right w:val="none" w:sz="0" w:space="0" w:color="auto"/>
      </w:divBdr>
    </w:div>
    <w:div w:id="175577478">
      <w:bodyDiv w:val="1"/>
      <w:marLeft w:val="0"/>
      <w:marRight w:val="0"/>
      <w:marTop w:val="0"/>
      <w:marBottom w:val="0"/>
      <w:divBdr>
        <w:top w:val="none" w:sz="0" w:space="0" w:color="auto"/>
        <w:left w:val="none" w:sz="0" w:space="0" w:color="auto"/>
        <w:bottom w:val="none" w:sz="0" w:space="0" w:color="auto"/>
        <w:right w:val="none" w:sz="0" w:space="0" w:color="auto"/>
      </w:divBdr>
    </w:div>
    <w:div w:id="175582976">
      <w:bodyDiv w:val="1"/>
      <w:marLeft w:val="0"/>
      <w:marRight w:val="0"/>
      <w:marTop w:val="0"/>
      <w:marBottom w:val="0"/>
      <w:divBdr>
        <w:top w:val="none" w:sz="0" w:space="0" w:color="auto"/>
        <w:left w:val="none" w:sz="0" w:space="0" w:color="auto"/>
        <w:bottom w:val="none" w:sz="0" w:space="0" w:color="auto"/>
        <w:right w:val="none" w:sz="0" w:space="0" w:color="auto"/>
      </w:divBdr>
    </w:div>
    <w:div w:id="175924555">
      <w:bodyDiv w:val="1"/>
      <w:marLeft w:val="0"/>
      <w:marRight w:val="0"/>
      <w:marTop w:val="0"/>
      <w:marBottom w:val="0"/>
      <w:divBdr>
        <w:top w:val="none" w:sz="0" w:space="0" w:color="auto"/>
        <w:left w:val="none" w:sz="0" w:space="0" w:color="auto"/>
        <w:bottom w:val="none" w:sz="0" w:space="0" w:color="auto"/>
        <w:right w:val="none" w:sz="0" w:space="0" w:color="auto"/>
      </w:divBdr>
    </w:div>
    <w:div w:id="176190563">
      <w:bodyDiv w:val="1"/>
      <w:marLeft w:val="0"/>
      <w:marRight w:val="0"/>
      <w:marTop w:val="0"/>
      <w:marBottom w:val="0"/>
      <w:divBdr>
        <w:top w:val="none" w:sz="0" w:space="0" w:color="auto"/>
        <w:left w:val="none" w:sz="0" w:space="0" w:color="auto"/>
        <w:bottom w:val="none" w:sz="0" w:space="0" w:color="auto"/>
        <w:right w:val="none" w:sz="0" w:space="0" w:color="auto"/>
      </w:divBdr>
    </w:div>
    <w:div w:id="176625227">
      <w:bodyDiv w:val="1"/>
      <w:marLeft w:val="0"/>
      <w:marRight w:val="0"/>
      <w:marTop w:val="0"/>
      <w:marBottom w:val="0"/>
      <w:divBdr>
        <w:top w:val="none" w:sz="0" w:space="0" w:color="auto"/>
        <w:left w:val="none" w:sz="0" w:space="0" w:color="auto"/>
        <w:bottom w:val="none" w:sz="0" w:space="0" w:color="auto"/>
        <w:right w:val="none" w:sz="0" w:space="0" w:color="auto"/>
      </w:divBdr>
    </w:div>
    <w:div w:id="176626145">
      <w:bodyDiv w:val="1"/>
      <w:marLeft w:val="0"/>
      <w:marRight w:val="0"/>
      <w:marTop w:val="0"/>
      <w:marBottom w:val="0"/>
      <w:divBdr>
        <w:top w:val="none" w:sz="0" w:space="0" w:color="auto"/>
        <w:left w:val="none" w:sz="0" w:space="0" w:color="auto"/>
        <w:bottom w:val="none" w:sz="0" w:space="0" w:color="auto"/>
        <w:right w:val="none" w:sz="0" w:space="0" w:color="auto"/>
      </w:divBdr>
    </w:div>
    <w:div w:id="177084748">
      <w:bodyDiv w:val="1"/>
      <w:marLeft w:val="0"/>
      <w:marRight w:val="0"/>
      <w:marTop w:val="0"/>
      <w:marBottom w:val="0"/>
      <w:divBdr>
        <w:top w:val="none" w:sz="0" w:space="0" w:color="auto"/>
        <w:left w:val="none" w:sz="0" w:space="0" w:color="auto"/>
        <w:bottom w:val="none" w:sz="0" w:space="0" w:color="auto"/>
        <w:right w:val="none" w:sz="0" w:space="0" w:color="auto"/>
      </w:divBdr>
    </w:div>
    <w:div w:id="177349529">
      <w:bodyDiv w:val="1"/>
      <w:marLeft w:val="0"/>
      <w:marRight w:val="0"/>
      <w:marTop w:val="0"/>
      <w:marBottom w:val="0"/>
      <w:divBdr>
        <w:top w:val="none" w:sz="0" w:space="0" w:color="auto"/>
        <w:left w:val="none" w:sz="0" w:space="0" w:color="auto"/>
        <w:bottom w:val="none" w:sz="0" w:space="0" w:color="auto"/>
        <w:right w:val="none" w:sz="0" w:space="0" w:color="auto"/>
      </w:divBdr>
    </w:div>
    <w:div w:id="177354281">
      <w:bodyDiv w:val="1"/>
      <w:marLeft w:val="0"/>
      <w:marRight w:val="0"/>
      <w:marTop w:val="0"/>
      <w:marBottom w:val="0"/>
      <w:divBdr>
        <w:top w:val="none" w:sz="0" w:space="0" w:color="auto"/>
        <w:left w:val="none" w:sz="0" w:space="0" w:color="auto"/>
        <w:bottom w:val="none" w:sz="0" w:space="0" w:color="auto"/>
        <w:right w:val="none" w:sz="0" w:space="0" w:color="auto"/>
      </w:divBdr>
    </w:div>
    <w:div w:id="177743489">
      <w:bodyDiv w:val="1"/>
      <w:marLeft w:val="0"/>
      <w:marRight w:val="0"/>
      <w:marTop w:val="0"/>
      <w:marBottom w:val="0"/>
      <w:divBdr>
        <w:top w:val="none" w:sz="0" w:space="0" w:color="auto"/>
        <w:left w:val="none" w:sz="0" w:space="0" w:color="auto"/>
        <w:bottom w:val="none" w:sz="0" w:space="0" w:color="auto"/>
        <w:right w:val="none" w:sz="0" w:space="0" w:color="auto"/>
      </w:divBdr>
    </w:div>
    <w:div w:id="178081806">
      <w:bodyDiv w:val="1"/>
      <w:marLeft w:val="0"/>
      <w:marRight w:val="0"/>
      <w:marTop w:val="0"/>
      <w:marBottom w:val="0"/>
      <w:divBdr>
        <w:top w:val="none" w:sz="0" w:space="0" w:color="auto"/>
        <w:left w:val="none" w:sz="0" w:space="0" w:color="auto"/>
        <w:bottom w:val="none" w:sz="0" w:space="0" w:color="auto"/>
        <w:right w:val="none" w:sz="0" w:space="0" w:color="auto"/>
      </w:divBdr>
    </w:div>
    <w:div w:id="178204566">
      <w:bodyDiv w:val="1"/>
      <w:marLeft w:val="0"/>
      <w:marRight w:val="0"/>
      <w:marTop w:val="0"/>
      <w:marBottom w:val="0"/>
      <w:divBdr>
        <w:top w:val="none" w:sz="0" w:space="0" w:color="auto"/>
        <w:left w:val="none" w:sz="0" w:space="0" w:color="auto"/>
        <w:bottom w:val="none" w:sz="0" w:space="0" w:color="auto"/>
        <w:right w:val="none" w:sz="0" w:space="0" w:color="auto"/>
      </w:divBdr>
    </w:div>
    <w:div w:id="178593077">
      <w:bodyDiv w:val="1"/>
      <w:marLeft w:val="0"/>
      <w:marRight w:val="0"/>
      <w:marTop w:val="0"/>
      <w:marBottom w:val="0"/>
      <w:divBdr>
        <w:top w:val="none" w:sz="0" w:space="0" w:color="auto"/>
        <w:left w:val="none" w:sz="0" w:space="0" w:color="auto"/>
        <w:bottom w:val="none" w:sz="0" w:space="0" w:color="auto"/>
        <w:right w:val="none" w:sz="0" w:space="0" w:color="auto"/>
      </w:divBdr>
    </w:div>
    <w:div w:id="178664786">
      <w:bodyDiv w:val="1"/>
      <w:marLeft w:val="0"/>
      <w:marRight w:val="0"/>
      <w:marTop w:val="0"/>
      <w:marBottom w:val="0"/>
      <w:divBdr>
        <w:top w:val="none" w:sz="0" w:space="0" w:color="auto"/>
        <w:left w:val="none" w:sz="0" w:space="0" w:color="auto"/>
        <w:bottom w:val="none" w:sz="0" w:space="0" w:color="auto"/>
        <w:right w:val="none" w:sz="0" w:space="0" w:color="auto"/>
      </w:divBdr>
    </w:div>
    <w:div w:id="179052864">
      <w:bodyDiv w:val="1"/>
      <w:marLeft w:val="0"/>
      <w:marRight w:val="0"/>
      <w:marTop w:val="0"/>
      <w:marBottom w:val="0"/>
      <w:divBdr>
        <w:top w:val="none" w:sz="0" w:space="0" w:color="auto"/>
        <w:left w:val="none" w:sz="0" w:space="0" w:color="auto"/>
        <w:bottom w:val="none" w:sz="0" w:space="0" w:color="auto"/>
        <w:right w:val="none" w:sz="0" w:space="0" w:color="auto"/>
      </w:divBdr>
    </w:div>
    <w:div w:id="179248535">
      <w:bodyDiv w:val="1"/>
      <w:marLeft w:val="0"/>
      <w:marRight w:val="0"/>
      <w:marTop w:val="0"/>
      <w:marBottom w:val="0"/>
      <w:divBdr>
        <w:top w:val="none" w:sz="0" w:space="0" w:color="auto"/>
        <w:left w:val="none" w:sz="0" w:space="0" w:color="auto"/>
        <w:bottom w:val="none" w:sz="0" w:space="0" w:color="auto"/>
        <w:right w:val="none" w:sz="0" w:space="0" w:color="auto"/>
      </w:divBdr>
    </w:div>
    <w:div w:id="179665024">
      <w:bodyDiv w:val="1"/>
      <w:marLeft w:val="0"/>
      <w:marRight w:val="0"/>
      <w:marTop w:val="0"/>
      <w:marBottom w:val="0"/>
      <w:divBdr>
        <w:top w:val="none" w:sz="0" w:space="0" w:color="auto"/>
        <w:left w:val="none" w:sz="0" w:space="0" w:color="auto"/>
        <w:bottom w:val="none" w:sz="0" w:space="0" w:color="auto"/>
        <w:right w:val="none" w:sz="0" w:space="0" w:color="auto"/>
      </w:divBdr>
    </w:div>
    <w:div w:id="180049294">
      <w:bodyDiv w:val="1"/>
      <w:marLeft w:val="0"/>
      <w:marRight w:val="0"/>
      <w:marTop w:val="0"/>
      <w:marBottom w:val="0"/>
      <w:divBdr>
        <w:top w:val="none" w:sz="0" w:space="0" w:color="auto"/>
        <w:left w:val="none" w:sz="0" w:space="0" w:color="auto"/>
        <w:bottom w:val="none" w:sz="0" w:space="0" w:color="auto"/>
        <w:right w:val="none" w:sz="0" w:space="0" w:color="auto"/>
      </w:divBdr>
    </w:div>
    <w:div w:id="180120977">
      <w:bodyDiv w:val="1"/>
      <w:marLeft w:val="0"/>
      <w:marRight w:val="0"/>
      <w:marTop w:val="0"/>
      <w:marBottom w:val="0"/>
      <w:divBdr>
        <w:top w:val="none" w:sz="0" w:space="0" w:color="auto"/>
        <w:left w:val="none" w:sz="0" w:space="0" w:color="auto"/>
        <w:bottom w:val="none" w:sz="0" w:space="0" w:color="auto"/>
        <w:right w:val="none" w:sz="0" w:space="0" w:color="auto"/>
      </w:divBdr>
    </w:div>
    <w:div w:id="180826139">
      <w:bodyDiv w:val="1"/>
      <w:marLeft w:val="0"/>
      <w:marRight w:val="0"/>
      <w:marTop w:val="0"/>
      <w:marBottom w:val="0"/>
      <w:divBdr>
        <w:top w:val="none" w:sz="0" w:space="0" w:color="auto"/>
        <w:left w:val="none" w:sz="0" w:space="0" w:color="auto"/>
        <w:bottom w:val="none" w:sz="0" w:space="0" w:color="auto"/>
        <w:right w:val="none" w:sz="0" w:space="0" w:color="auto"/>
      </w:divBdr>
    </w:div>
    <w:div w:id="181171824">
      <w:bodyDiv w:val="1"/>
      <w:marLeft w:val="0"/>
      <w:marRight w:val="0"/>
      <w:marTop w:val="0"/>
      <w:marBottom w:val="0"/>
      <w:divBdr>
        <w:top w:val="none" w:sz="0" w:space="0" w:color="auto"/>
        <w:left w:val="none" w:sz="0" w:space="0" w:color="auto"/>
        <w:bottom w:val="none" w:sz="0" w:space="0" w:color="auto"/>
        <w:right w:val="none" w:sz="0" w:space="0" w:color="auto"/>
      </w:divBdr>
    </w:div>
    <w:div w:id="181628527">
      <w:bodyDiv w:val="1"/>
      <w:marLeft w:val="0"/>
      <w:marRight w:val="0"/>
      <w:marTop w:val="0"/>
      <w:marBottom w:val="0"/>
      <w:divBdr>
        <w:top w:val="none" w:sz="0" w:space="0" w:color="auto"/>
        <w:left w:val="none" w:sz="0" w:space="0" w:color="auto"/>
        <w:bottom w:val="none" w:sz="0" w:space="0" w:color="auto"/>
        <w:right w:val="none" w:sz="0" w:space="0" w:color="auto"/>
      </w:divBdr>
    </w:div>
    <w:div w:id="181820314">
      <w:bodyDiv w:val="1"/>
      <w:marLeft w:val="0"/>
      <w:marRight w:val="0"/>
      <w:marTop w:val="0"/>
      <w:marBottom w:val="0"/>
      <w:divBdr>
        <w:top w:val="none" w:sz="0" w:space="0" w:color="auto"/>
        <w:left w:val="none" w:sz="0" w:space="0" w:color="auto"/>
        <w:bottom w:val="none" w:sz="0" w:space="0" w:color="auto"/>
        <w:right w:val="none" w:sz="0" w:space="0" w:color="auto"/>
      </w:divBdr>
      <w:divsChild>
        <w:div w:id="806777457">
          <w:marLeft w:val="0"/>
          <w:marRight w:val="0"/>
          <w:marTop w:val="0"/>
          <w:marBottom w:val="0"/>
          <w:divBdr>
            <w:top w:val="none" w:sz="0" w:space="0" w:color="auto"/>
            <w:left w:val="none" w:sz="0" w:space="0" w:color="auto"/>
            <w:bottom w:val="none" w:sz="0" w:space="0" w:color="auto"/>
            <w:right w:val="none" w:sz="0" w:space="0" w:color="auto"/>
          </w:divBdr>
          <w:divsChild>
            <w:div w:id="1242058973">
              <w:marLeft w:val="0"/>
              <w:marRight w:val="0"/>
              <w:marTop w:val="0"/>
              <w:marBottom w:val="0"/>
              <w:divBdr>
                <w:top w:val="none" w:sz="0" w:space="0" w:color="auto"/>
                <w:left w:val="none" w:sz="0" w:space="0" w:color="auto"/>
                <w:bottom w:val="none" w:sz="0" w:space="0" w:color="auto"/>
                <w:right w:val="none" w:sz="0" w:space="0" w:color="auto"/>
              </w:divBdr>
              <w:divsChild>
                <w:div w:id="133452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19528">
      <w:bodyDiv w:val="1"/>
      <w:marLeft w:val="0"/>
      <w:marRight w:val="0"/>
      <w:marTop w:val="0"/>
      <w:marBottom w:val="0"/>
      <w:divBdr>
        <w:top w:val="none" w:sz="0" w:space="0" w:color="auto"/>
        <w:left w:val="none" w:sz="0" w:space="0" w:color="auto"/>
        <w:bottom w:val="none" w:sz="0" w:space="0" w:color="auto"/>
        <w:right w:val="none" w:sz="0" w:space="0" w:color="auto"/>
      </w:divBdr>
    </w:div>
    <w:div w:id="182716806">
      <w:bodyDiv w:val="1"/>
      <w:marLeft w:val="0"/>
      <w:marRight w:val="0"/>
      <w:marTop w:val="0"/>
      <w:marBottom w:val="0"/>
      <w:divBdr>
        <w:top w:val="none" w:sz="0" w:space="0" w:color="auto"/>
        <w:left w:val="none" w:sz="0" w:space="0" w:color="auto"/>
        <w:bottom w:val="none" w:sz="0" w:space="0" w:color="auto"/>
        <w:right w:val="none" w:sz="0" w:space="0" w:color="auto"/>
      </w:divBdr>
    </w:div>
    <w:div w:id="182744800">
      <w:bodyDiv w:val="1"/>
      <w:marLeft w:val="0"/>
      <w:marRight w:val="0"/>
      <w:marTop w:val="0"/>
      <w:marBottom w:val="0"/>
      <w:divBdr>
        <w:top w:val="none" w:sz="0" w:space="0" w:color="auto"/>
        <w:left w:val="none" w:sz="0" w:space="0" w:color="auto"/>
        <w:bottom w:val="none" w:sz="0" w:space="0" w:color="auto"/>
        <w:right w:val="none" w:sz="0" w:space="0" w:color="auto"/>
      </w:divBdr>
    </w:div>
    <w:div w:id="183641491">
      <w:bodyDiv w:val="1"/>
      <w:marLeft w:val="0"/>
      <w:marRight w:val="0"/>
      <w:marTop w:val="0"/>
      <w:marBottom w:val="0"/>
      <w:divBdr>
        <w:top w:val="none" w:sz="0" w:space="0" w:color="auto"/>
        <w:left w:val="none" w:sz="0" w:space="0" w:color="auto"/>
        <w:bottom w:val="none" w:sz="0" w:space="0" w:color="auto"/>
        <w:right w:val="none" w:sz="0" w:space="0" w:color="auto"/>
      </w:divBdr>
    </w:div>
    <w:div w:id="183787023">
      <w:bodyDiv w:val="1"/>
      <w:marLeft w:val="0"/>
      <w:marRight w:val="0"/>
      <w:marTop w:val="0"/>
      <w:marBottom w:val="0"/>
      <w:divBdr>
        <w:top w:val="none" w:sz="0" w:space="0" w:color="auto"/>
        <w:left w:val="none" w:sz="0" w:space="0" w:color="auto"/>
        <w:bottom w:val="none" w:sz="0" w:space="0" w:color="auto"/>
        <w:right w:val="none" w:sz="0" w:space="0" w:color="auto"/>
      </w:divBdr>
    </w:div>
    <w:div w:id="184484483">
      <w:bodyDiv w:val="1"/>
      <w:marLeft w:val="0"/>
      <w:marRight w:val="0"/>
      <w:marTop w:val="0"/>
      <w:marBottom w:val="0"/>
      <w:divBdr>
        <w:top w:val="none" w:sz="0" w:space="0" w:color="auto"/>
        <w:left w:val="none" w:sz="0" w:space="0" w:color="auto"/>
        <w:bottom w:val="none" w:sz="0" w:space="0" w:color="auto"/>
        <w:right w:val="none" w:sz="0" w:space="0" w:color="auto"/>
      </w:divBdr>
    </w:div>
    <w:div w:id="184751496">
      <w:bodyDiv w:val="1"/>
      <w:marLeft w:val="0"/>
      <w:marRight w:val="0"/>
      <w:marTop w:val="0"/>
      <w:marBottom w:val="0"/>
      <w:divBdr>
        <w:top w:val="none" w:sz="0" w:space="0" w:color="auto"/>
        <w:left w:val="none" w:sz="0" w:space="0" w:color="auto"/>
        <w:bottom w:val="none" w:sz="0" w:space="0" w:color="auto"/>
        <w:right w:val="none" w:sz="0" w:space="0" w:color="auto"/>
      </w:divBdr>
    </w:div>
    <w:div w:id="185219191">
      <w:bodyDiv w:val="1"/>
      <w:marLeft w:val="0"/>
      <w:marRight w:val="0"/>
      <w:marTop w:val="0"/>
      <w:marBottom w:val="0"/>
      <w:divBdr>
        <w:top w:val="none" w:sz="0" w:space="0" w:color="auto"/>
        <w:left w:val="none" w:sz="0" w:space="0" w:color="auto"/>
        <w:bottom w:val="none" w:sz="0" w:space="0" w:color="auto"/>
        <w:right w:val="none" w:sz="0" w:space="0" w:color="auto"/>
      </w:divBdr>
    </w:div>
    <w:div w:id="185293677">
      <w:bodyDiv w:val="1"/>
      <w:marLeft w:val="0"/>
      <w:marRight w:val="0"/>
      <w:marTop w:val="0"/>
      <w:marBottom w:val="0"/>
      <w:divBdr>
        <w:top w:val="none" w:sz="0" w:space="0" w:color="auto"/>
        <w:left w:val="none" w:sz="0" w:space="0" w:color="auto"/>
        <w:bottom w:val="none" w:sz="0" w:space="0" w:color="auto"/>
        <w:right w:val="none" w:sz="0" w:space="0" w:color="auto"/>
      </w:divBdr>
    </w:div>
    <w:div w:id="185338469">
      <w:bodyDiv w:val="1"/>
      <w:marLeft w:val="0"/>
      <w:marRight w:val="0"/>
      <w:marTop w:val="0"/>
      <w:marBottom w:val="0"/>
      <w:divBdr>
        <w:top w:val="none" w:sz="0" w:space="0" w:color="auto"/>
        <w:left w:val="none" w:sz="0" w:space="0" w:color="auto"/>
        <w:bottom w:val="none" w:sz="0" w:space="0" w:color="auto"/>
        <w:right w:val="none" w:sz="0" w:space="0" w:color="auto"/>
      </w:divBdr>
    </w:div>
    <w:div w:id="185557786">
      <w:bodyDiv w:val="1"/>
      <w:marLeft w:val="0"/>
      <w:marRight w:val="0"/>
      <w:marTop w:val="0"/>
      <w:marBottom w:val="0"/>
      <w:divBdr>
        <w:top w:val="none" w:sz="0" w:space="0" w:color="auto"/>
        <w:left w:val="none" w:sz="0" w:space="0" w:color="auto"/>
        <w:bottom w:val="none" w:sz="0" w:space="0" w:color="auto"/>
        <w:right w:val="none" w:sz="0" w:space="0" w:color="auto"/>
      </w:divBdr>
    </w:div>
    <w:div w:id="185868036">
      <w:bodyDiv w:val="1"/>
      <w:marLeft w:val="0"/>
      <w:marRight w:val="0"/>
      <w:marTop w:val="0"/>
      <w:marBottom w:val="0"/>
      <w:divBdr>
        <w:top w:val="none" w:sz="0" w:space="0" w:color="auto"/>
        <w:left w:val="none" w:sz="0" w:space="0" w:color="auto"/>
        <w:bottom w:val="none" w:sz="0" w:space="0" w:color="auto"/>
        <w:right w:val="none" w:sz="0" w:space="0" w:color="auto"/>
      </w:divBdr>
    </w:div>
    <w:div w:id="185949318">
      <w:bodyDiv w:val="1"/>
      <w:marLeft w:val="0"/>
      <w:marRight w:val="0"/>
      <w:marTop w:val="0"/>
      <w:marBottom w:val="0"/>
      <w:divBdr>
        <w:top w:val="none" w:sz="0" w:space="0" w:color="auto"/>
        <w:left w:val="none" w:sz="0" w:space="0" w:color="auto"/>
        <w:bottom w:val="none" w:sz="0" w:space="0" w:color="auto"/>
        <w:right w:val="none" w:sz="0" w:space="0" w:color="auto"/>
      </w:divBdr>
    </w:div>
    <w:div w:id="186023920">
      <w:bodyDiv w:val="1"/>
      <w:marLeft w:val="0"/>
      <w:marRight w:val="0"/>
      <w:marTop w:val="0"/>
      <w:marBottom w:val="0"/>
      <w:divBdr>
        <w:top w:val="none" w:sz="0" w:space="0" w:color="auto"/>
        <w:left w:val="none" w:sz="0" w:space="0" w:color="auto"/>
        <w:bottom w:val="none" w:sz="0" w:space="0" w:color="auto"/>
        <w:right w:val="none" w:sz="0" w:space="0" w:color="auto"/>
      </w:divBdr>
    </w:div>
    <w:div w:id="186064282">
      <w:bodyDiv w:val="1"/>
      <w:marLeft w:val="0"/>
      <w:marRight w:val="0"/>
      <w:marTop w:val="0"/>
      <w:marBottom w:val="0"/>
      <w:divBdr>
        <w:top w:val="none" w:sz="0" w:space="0" w:color="auto"/>
        <w:left w:val="none" w:sz="0" w:space="0" w:color="auto"/>
        <w:bottom w:val="none" w:sz="0" w:space="0" w:color="auto"/>
        <w:right w:val="none" w:sz="0" w:space="0" w:color="auto"/>
      </w:divBdr>
    </w:div>
    <w:div w:id="186524402">
      <w:bodyDiv w:val="1"/>
      <w:marLeft w:val="0"/>
      <w:marRight w:val="0"/>
      <w:marTop w:val="0"/>
      <w:marBottom w:val="0"/>
      <w:divBdr>
        <w:top w:val="none" w:sz="0" w:space="0" w:color="auto"/>
        <w:left w:val="none" w:sz="0" w:space="0" w:color="auto"/>
        <w:bottom w:val="none" w:sz="0" w:space="0" w:color="auto"/>
        <w:right w:val="none" w:sz="0" w:space="0" w:color="auto"/>
      </w:divBdr>
    </w:div>
    <w:div w:id="186799680">
      <w:bodyDiv w:val="1"/>
      <w:marLeft w:val="0"/>
      <w:marRight w:val="0"/>
      <w:marTop w:val="0"/>
      <w:marBottom w:val="0"/>
      <w:divBdr>
        <w:top w:val="none" w:sz="0" w:space="0" w:color="auto"/>
        <w:left w:val="none" w:sz="0" w:space="0" w:color="auto"/>
        <w:bottom w:val="none" w:sz="0" w:space="0" w:color="auto"/>
        <w:right w:val="none" w:sz="0" w:space="0" w:color="auto"/>
      </w:divBdr>
    </w:div>
    <w:div w:id="187332962">
      <w:bodyDiv w:val="1"/>
      <w:marLeft w:val="0"/>
      <w:marRight w:val="0"/>
      <w:marTop w:val="0"/>
      <w:marBottom w:val="0"/>
      <w:divBdr>
        <w:top w:val="none" w:sz="0" w:space="0" w:color="auto"/>
        <w:left w:val="none" w:sz="0" w:space="0" w:color="auto"/>
        <w:bottom w:val="none" w:sz="0" w:space="0" w:color="auto"/>
        <w:right w:val="none" w:sz="0" w:space="0" w:color="auto"/>
      </w:divBdr>
    </w:div>
    <w:div w:id="187525414">
      <w:bodyDiv w:val="1"/>
      <w:marLeft w:val="0"/>
      <w:marRight w:val="0"/>
      <w:marTop w:val="0"/>
      <w:marBottom w:val="0"/>
      <w:divBdr>
        <w:top w:val="none" w:sz="0" w:space="0" w:color="auto"/>
        <w:left w:val="none" w:sz="0" w:space="0" w:color="auto"/>
        <w:bottom w:val="none" w:sz="0" w:space="0" w:color="auto"/>
        <w:right w:val="none" w:sz="0" w:space="0" w:color="auto"/>
      </w:divBdr>
    </w:div>
    <w:div w:id="187572175">
      <w:bodyDiv w:val="1"/>
      <w:marLeft w:val="0"/>
      <w:marRight w:val="0"/>
      <w:marTop w:val="0"/>
      <w:marBottom w:val="0"/>
      <w:divBdr>
        <w:top w:val="none" w:sz="0" w:space="0" w:color="auto"/>
        <w:left w:val="none" w:sz="0" w:space="0" w:color="auto"/>
        <w:bottom w:val="none" w:sz="0" w:space="0" w:color="auto"/>
        <w:right w:val="none" w:sz="0" w:space="0" w:color="auto"/>
      </w:divBdr>
    </w:div>
    <w:div w:id="188295224">
      <w:bodyDiv w:val="1"/>
      <w:marLeft w:val="0"/>
      <w:marRight w:val="0"/>
      <w:marTop w:val="0"/>
      <w:marBottom w:val="0"/>
      <w:divBdr>
        <w:top w:val="none" w:sz="0" w:space="0" w:color="auto"/>
        <w:left w:val="none" w:sz="0" w:space="0" w:color="auto"/>
        <w:bottom w:val="none" w:sz="0" w:space="0" w:color="auto"/>
        <w:right w:val="none" w:sz="0" w:space="0" w:color="auto"/>
      </w:divBdr>
    </w:div>
    <w:div w:id="188378113">
      <w:bodyDiv w:val="1"/>
      <w:marLeft w:val="0"/>
      <w:marRight w:val="0"/>
      <w:marTop w:val="0"/>
      <w:marBottom w:val="0"/>
      <w:divBdr>
        <w:top w:val="none" w:sz="0" w:space="0" w:color="auto"/>
        <w:left w:val="none" w:sz="0" w:space="0" w:color="auto"/>
        <w:bottom w:val="none" w:sz="0" w:space="0" w:color="auto"/>
        <w:right w:val="none" w:sz="0" w:space="0" w:color="auto"/>
      </w:divBdr>
    </w:div>
    <w:div w:id="188614406">
      <w:bodyDiv w:val="1"/>
      <w:marLeft w:val="0"/>
      <w:marRight w:val="0"/>
      <w:marTop w:val="0"/>
      <w:marBottom w:val="0"/>
      <w:divBdr>
        <w:top w:val="none" w:sz="0" w:space="0" w:color="auto"/>
        <w:left w:val="none" w:sz="0" w:space="0" w:color="auto"/>
        <w:bottom w:val="none" w:sz="0" w:space="0" w:color="auto"/>
        <w:right w:val="none" w:sz="0" w:space="0" w:color="auto"/>
      </w:divBdr>
    </w:div>
    <w:div w:id="188952174">
      <w:bodyDiv w:val="1"/>
      <w:marLeft w:val="0"/>
      <w:marRight w:val="0"/>
      <w:marTop w:val="0"/>
      <w:marBottom w:val="0"/>
      <w:divBdr>
        <w:top w:val="none" w:sz="0" w:space="0" w:color="auto"/>
        <w:left w:val="none" w:sz="0" w:space="0" w:color="auto"/>
        <w:bottom w:val="none" w:sz="0" w:space="0" w:color="auto"/>
        <w:right w:val="none" w:sz="0" w:space="0" w:color="auto"/>
      </w:divBdr>
    </w:div>
    <w:div w:id="188958206">
      <w:bodyDiv w:val="1"/>
      <w:marLeft w:val="0"/>
      <w:marRight w:val="0"/>
      <w:marTop w:val="0"/>
      <w:marBottom w:val="0"/>
      <w:divBdr>
        <w:top w:val="none" w:sz="0" w:space="0" w:color="auto"/>
        <w:left w:val="none" w:sz="0" w:space="0" w:color="auto"/>
        <w:bottom w:val="none" w:sz="0" w:space="0" w:color="auto"/>
        <w:right w:val="none" w:sz="0" w:space="0" w:color="auto"/>
      </w:divBdr>
    </w:div>
    <w:div w:id="189223183">
      <w:bodyDiv w:val="1"/>
      <w:marLeft w:val="0"/>
      <w:marRight w:val="0"/>
      <w:marTop w:val="0"/>
      <w:marBottom w:val="0"/>
      <w:divBdr>
        <w:top w:val="none" w:sz="0" w:space="0" w:color="auto"/>
        <w:left w:val="none" w:sz="0" w:space="0" w:color="auto"/>
        <w:bottom w:val="none" w:sz="0" w:space="0" w:color="auto"/>
        <w:right w:val="none" w:sz="0" w:space="0" w:color="auto"/>
      </w:divBdr>
    </w:div>
    <w:div w:id="189420125">
      <w:bodyDiv w:val="1"/>
      <w:marLeft w:val="0"/>
      <w:marRight w:val="0"/>
      <w:marTop w:val="0"/>
      <w:marBottom w:val="0"/>
      <w:divBdr>
        <w:top w:val="none" w:sz="0" w:space="0" w:color="auto"/>
        <w:left w:val="none" w:sz="0" w:space="0" w:color="auto"/>
        <w:bottom w:val="none" w:sz="0" w:space="0" w:color="auto"/>
        <w:right w:val="none" w:sz="0" w:space="0" w:color="auto"/>
      </w:divBdr>
    </w:div>
    <w:div w:id="189488496">
      <w:bodyDiv w:val="1"/>
      <w:marLeft w:val="0"/>
      <w:marRight w:val="0"/>
      <w:marTop w:val="0"/>
      <w:marBottom w:val="0"/>
      <w:divBdr>
        <w:top w:val="none" w:sz="0" w:space="0" w:color="auto"/>
        <w:left w:val="none" w:sz="0" w:space="0" w:color="auto"/>
        <w:bottom w:val="none" w:sz="0" w:space="0" w:color="auto"/>
        <w:right w:val="none" w:sz="0" w:space="0" w:color="auto"/>
      </w:divBdr>
    </w:div>
    <w:div w:id="189727005">
      <w:bodyDiv w:val="1"/>
      <w:marLeft w:val="0"/>
      <w:marRight w:val="0"/>
      <w:marTop w:val="0"/>
      <w:marBottom w:val="0"/>
      <w:divBdr>
        <w:top w:val="none" w:sz="0" w:space="0" w:color="auto"/>
        <w:left w:val="none" w:sz="0" w:space="0" w:color="auto"/>
        <w:bottom w:val="none" w:sz="0" w:space="0" w:color="auto"/>
        <w:right w:val="none" w:sz="0" w:space="0" w:color="auto"/>
      </w:divBdr>
    </w:div>
    <w:div w:id="189729428">
      <w:bodyDiv w:val="1"/>
      <w:marLeft w:val="0"/>
      <w:marRight w:val="0"/>
      <w:marTop w:val="0"/>
      <w:marBottom w:val="0"/>
      <w:divBdr>
        <w:top w:val="none" w:sz="0" w:space="0" w:color="auto"/>
        <w:left w:val="none" w:sz="0" w:space="0" w:color="auto"/>
        <w:bottom w:val="none" w:sz="0" w:space="0" w:color="auto"/>
        <w:right w:val="none" w:sz="0" w:space="0" w:color="auto"/>
      </w:divBdr>
    </w:div>
    <w:div w:id="189756570">
      <w:bodyDiv w:val="1"/>
      <w:marLeft w:val="0"/>
      <w:marRight w:val="0"/>
      <w:marTop w:val="0"/>
      <w:marBottom w:val="0"/>
      <w:divBdr>
        <w:top w:val="none" w:sz="0" w:space="0" w:color="auto"/>
        <w:left w:val="none" w:sz="0" w:space="0" w:color="auto"/>
        <w:bottom w:val="none" w:sz="0" w:space="0" w:color="auto"/>
        <w:right w:val="none" w:sz="0" w:space="0" w:color="auto"/>
      </w:divBdr>
    </w:div>
    <w:div w:id="189992878">
      <w:bodyDiv w:val="1"/>
      <w:marLeft w:val="0"/>
      <w:marRight w:val="0"/>
      <w:marTop w:val="0"/>
      <w:marBottom w:val="0"/>
      <w:divBdr>
        <w:top w:val="none" w:sz="0" w:space="0" w:color="auto"/>
        <w:left w:val="none" w:sz="0" w:space="0" w:color="auto"/>
        <w:bottom w:val="none" w:sz="0" w:space="0" w:color="auto"/>
        <w:right w:val="none" w:sz="0" w:space="0" w:color="auto"/>
      </w:divBdr>
    </w:div>
    <w:div w:id="190462200">
      <w:bodyDiv w:val="1"/>
      <w:marLeft w:val="0"/>
      <w:marRight w:val="0"/>
      <w:marTop w:val="0"/>
      <w:marBottom w:val="0"/>
      <w:divBdr>
        <w:top w:val="none" w:sz="0" w:space="0" w:color="auto"/>
        <w:left w:val="none" w:sz="0" w:space="0" w:color="auto"/>
        <w:bottom w:val="none" w:sz="0" w:space="0" w:color="auto"/>
        <w:right w:val="none" w:sz="0" w:space="0" w:color="auto"/>
      </w:divBdr>
    </w:div>
    <w:div w:id="190848804">
      <w:bodyDiv w:val="1"/>
      <w:marLeft w:val="0"/>
      <w:marRight w:val="0"/>
      <w:marTop w:val="0"/>
      <w:marBottom w:val="0"/>
      <w:divBdr>
        <w:top w:val="none" w:sz="0" w:space="0" w:color="auto"/>
        <w:left w:val="none" w:sz="0" w:space="0" w:color="auto"/>
        <w:bottom w:val="none" w:sz="0" w:space="0" w:color="auto"/>
        <w:right w:val="none" w:sz="0" w:space="0" w:color="auto"/>
      </w:divBdr>
    </w:div>
    <w:div w:id="191456142">
      <w:bodyDiv w:val="1"/>
      <w:marLeft w:val="0"/>
      <w:marRight w:val="0"/>
      <w:marTop w:val="0"/>
      <w:marBottom w:val="0"/>
      <w:divBdr>
        <w:top w:val="none" w:sz="0" w:space="0" w:color="auto"/>
        <w:left w:val="none" w:sz="0" w:space="0" w:color="auto"/>
        <w:bottom w:val="none" w:sz="0" w:space="0" w:color="auto"/>
        <w:right w:val="none" w:sz="0" w:space="0" w:color="auto"/>
      </w:divBdr>
    </w:div>
    <w:div w:id="191959535">
      <w:bodyDiv w:val="1"/>
      <w:marLeft w:val="0"/>
      <w:marRight w:val="0"/>
      <w:marTop w:val="0"/>
      <w:marBottom w:val="0"/>
      <w:divBdr>
        <w:top w:val="none" w:sz="0" w:space="0" w:color="auto"/>
        <w:left w:val="none" w:sz="0" w:space="0" w:color="auto"/>
        <w:bottom w:val="none" w:sz="0" w:space="0" w:color="auto"/>
        <w:right w:val="none" w:sz="0" w:space="0" w:color="auto"/>
      </w:divBdr>
    </w:div>
    <w:div w:id="192495824">
      <w:bodyDiv w:val="1"/>
      <w:marLeft w:val="0"/>
      <w:marRight w:val="0"/>
      <w:marTop w:val="0"/>
      <w:marBottom w:val="0"/>
      <w:divBdr>
        <w:top w:val="none" w:sz="0" w:space="0" w:color="auto"/>
        <w:left w:val="none" w:sz="0" w:space="0" w:color="auto"/>
        <w:bottom w:val="none" w:sz="0" w:space="0" w:color="auto"/>
        <w:right w:val="none" w:sz="0" w:space="0" w:color="auto"/>
      </w:divBdr>
    </w:div>
    <w:div w:id="192574742">
      <w:bodyDiv w:val="1"/>
      <w:marLeft w:val="0"/>
      <w:marRight w:val="0"/>
      <w:marTop w:val="0"/>
      <w:marBottom w:val="0"/>
      <w:divBdr>
        <w:top w:val="none" w:sz="0" w:space="0" w:color="auto"/>
        <w:left w:val="none" w:sz="0" w:space="0" w:color="auto"/>
        <w:bottom w:val="none" w:sz="0" w:space="0" w:color="auto"/>
        <w:right w:val="none" w:sz="0" w:space="0" w:color="auto"/>
      </w:divBdr>
    </w:div>
    <w:div w:id="192697908">
      <w:bodyDiv w:val="1"/>
      <w:marLeft w:val="0"/>
      <w:marRight w:val="0"/>
      <w:marTop w:val="0"/>
      <w:marBottom w:val="0"/>
      <w:divBdr>
        <w:top w:val="none" w:sz="0" w:space="0" w:color="auto"/>
        <w:left w:val="none" w:sz="0" w:space="0" w:color="auto"/>
        <w:bottom w:val="none" w:sz="0" w:space="0" w:color="auto"/>
        <w:right w:val="none" w:sz="0" w:space="0" w:color="auto"/>
      </w:divBdr>
    </w:div>
    <w:div w:id="193153382">
      <w:bodyDiv w:val="1"/>
      <w:marLeft w:val="0"/>
      <w:marRight w:val="0"/>
      <w:marTop w:val="0"/>
      <w:marBottom w:val="0"/>
      <w:divBdr>
        <w:top w:val="none" w:sz="0" w:space="0" w:color="auto"/>
        <w:left w:val="none" w:sz="0" w:space="0" w:color="auto"/>
        <w:bottom w:val="none" w:sz="0" w:space="0" w:color="auto"/>
        <w:right w:val="none" w:sz="0" w:space="0" w:color="auto"/>
      </w:divBdr>
    </w:div>
    <w:div w:id="193232165">
      <w:bodyDiv w:val="1"/>
      <w:marLeft w:val="0"/>
      <w:marRight w:val="0"/>
      <w:marTop w:val="0"/>
      <w:marBottom w:val="0"/>
      <w:divBdr>
        <w:top w:val="none" w:sz="0" w:space="0" w:color="auto"/>
        <w:left w:val="none" w:sz="0" w:space="0" w:color="auto"/>
        <w:bottom w:val="none" w:sz="0" w:space="0" w:color="auto"/>
        <w:right w:val="none" w:sz="0" w:space="0" w:color="auto"/>
      </w:divBdr>
    </w:div>
    <w:div w:id="193463085">
      <w:bodyDiv w:val="1"/>
      <w:marLeft w:val="0"/>
      <w:marRight w:val="0"/>
      <w:marTop w:val="0"/>
      <w:marBottom w:val="0"/>
      <w:divBdr>
        <w:top w:val="none" w:sz="0" w:space="0" w:color="auto"/>
        <w:left w:val="none" w:sz="0" w:space="0" w:color="auto"/>
        <w:bottom w:val="none" w:sz="0" w:space="0" w:color="auto"/>
        <w:right w:val="none" w:sz="0" w:space="0" w:color="auto"/>
      </w:divBdr>
    </w:div>
    <w:div w:id="193732191">
      <w:bodyDiv w:val="1"/>
      <w:marLeft w:val="0"/>
      <w:marRight w:val="0"/>
      <w:marTop w:val="0"/>
      <w:marBottom w:val="0"/>
      <w:divBdr>
        <w:top w:val="none" w:sz="0" w:space="0" w:color="auto"/>
        <w:left w:val="none" w:sz="0" w:space="0" w:color="auto"/>
        <w:bottom w:val="none" w:sz="0" w:space="0" w:color="auto"/>
        <w:right w:val="none" w:sz="0" w:space="0" w:color="auto"/>
      </w:divBdr>
    </w:div>
    <w:div w:id="194007267">
      <w:bodyDiv w:val="1"/>
      <w:marLeft w:val="0"/>
      <w:marRight w:val="0"/>
      <w:marTop w:val="0"/>
      <w:marBottom w:val="0"/>
      <w:divBdr>
        <w:top w:val="none" w:sz="0" w:space="0" w:color="auto"/>
        <w:left w:val="none" w:sz="0" w:space="0" w:color="auto"/>
        <w:bottom w:val="none" w:sz="0" w:space="0" w:color="auto"/>
        <w:right w:val="none" w:sz="0" w:space="0" w:color="auto"/>
      </w:divBdr>
    </w:div>
    <w:div w:id="194465565">
      <w:bodyDiv w:val="1"/>
      <w:marLeft w:val="0"/>
      <w:marRight w:val="0"/>
      <w:marTop w:val="0"/>
      <w:marBottom w:val="0"/>
      <w:divBdr>
        <w:top w:val="none" w:sz="0" w:space="0" w:color="auto"/>
        <w:left w:val="none" w:sz="0" w:space="0" w:color="auto"/>
        <w:bottom w:val="none" w:sz="0" w:space="0" w:color="auto"/>
        <w:right w:val="none" w:sz="0" w:space="0" w:color="auto"/>
      </w:divBdr>
    </w:div>
    <w:div w:id="194778236">
      <w:bodyDiv w:val="1"/>
      <w:marLeft w:val="0"/>
      <w:marRight w:val="0"/>
      <w:marTop w:val="0"/>
      <w:marBottom w:val="0"/>
      <w:divBdr>
        <w:top w:val="none" w:sz="0" w:space="0" w:color="auto"/>
        <w:left w:val="none" w:sz="0" w:space="0" w:color="auto"/>
        <w:bottom w:val="none" w:sz="0" w:space="0" w:color="auto"/>
        <w:right w:val="none" w:sz="0" w:space="0" w:color="auto"/>
      </w:divBdr>
    </w:div>
    <w:div w:id="195317307">
      <w:bodyDiv w:val="1"/>
      <w:marLeft w:val="0"/>
      <w:marRight w:val="0"/>
      <w:marTop w:val="0"/>
      <w:marBottom w:val="0"/>
      <w:divBdr>
        <w:top w:val="none" w:sz="0" w:space="0" w:color="auto"/>
        <w:left w:val="none" w:sz="0" w:space="0" w:color="auto"/>
        <w:bottom w:val="none" w:sz="0" w:space="0" w:color="auto"/>
        <w:right w:val="none" w:sz="0" w:space="0" w:color="auto"/>
      </w:divBdr>
    </w:div>
    <w:div w:id="195698617">
      <w:bodyDiv w:val="1"/>
      <w:marLeft w:val="0"/>
      <w:marRight w:val="0"/>
      <w:marTop w:val="0"/>
      <w:marBottom w:val="0"/>
      <w:divBdr>
        <w:top w:val="none" w:sz="0" w:space="0" w:color="auto"/>
        <w:left w:val="none" w:sz="0" w:space="0" w:color="auto"/>
        <w:bottom w:val="none" w:sz="0" w:space="0" w:color="auto"/>
        <w:right w:val="none" w:sz="0" w:space="0" w:color="auto"/>
      </w:divBdr>
    </w:div>
    <w:div w:id="195894480">
      <w:bodyDiv w:val="1"/>
      <w:marLeft w:val="0"/>
      <w:marRight w:val="0"/>
      <w:marTop w:val="0"/>
      <w:marBottom w:val="0"/>
      <w:divBdr>
        <w:top w:val="none" w:sz="0" w:space="0" w:color="auto"/>
        <w:left w:val="none" w:sz="0" w:space="0" w:color="auto"/>
        <w:bottom w:val="none" w:sz="0" w:space="0" w:color="auto"/>
        <w:right w:val="none" w:sz="0" w:space="0" w:color="auto"/>
      </w:divBdr>
    </w:div>
    <w:div w:id="196041275">
      <w:bodyDiv w:val="1"/>
      <w:marLeft w:val="0"/>
      <w:marRight w:val="0"/>
      <w:marTop w:val="0"/>
      <w:marBottom w:val="0"/>
      <w:divBdr>
        <w:top w:val="none" w:sz="0" w:space="0" w:color="auto"/>
        <w:left w:val="none" w:sz="0" w:space="0" w:color="auto"/>
        <w:bottom w:val="none" w:sz="0" w:space="0" w:color="auto"/>
        <w:right w:val="none" w:sz="0" w:space="0" w:color="auto"/>
      </w:divBdr>
    </w:div>
    <w:div w:id="196090486">
      <w:bodyDiv w:val="1"/>
      <w:marLeft w:val="0"/>
      <w:marRight w:val="0"/>
      <w:marTop w:val="0"/>
      <w:marBottom w:val="0"/>
      <w:divBdr>
        <w:top w:val="none" w:sz="0" w:space="0" w:color="auto"/>
        <w:left w:val="none" w:sz="0" w:space="0" w:color="auto"/>
        <w:bottom w:val="none" w:sz="0" w:space="0" w:color="auto"/>
        <w:right w:val="none" w:sz="0" w:space="0" w:color="auto"/>
      </w:divBdr>
    </w:div>
    <w:div w:id="196820234">
      <w:bodyDiv w:val="1"/>
      <w:marLeft w:val="0"/>
      <w:marRight w:val="0"/>
      <w:marTop w:val="0"/>
      <w:marBottom w:val="0"/>
      <w:divBdr>
        <w:top w:val="none" w:sz="0" w:space="0" w:color="auto"/>
        <w:left w:val="none" w:sz="0" w:space="0" w:color="auto"/>
        <w:bottom w:val="none" w:sz="0" w:space="0" w:color="auto"/>
        <w:right w:val="none" w:sz="0" w:space="0" w:color="auto"/>
      </w:divBdr>
    </w:div>
    <w:div w:id="197207106">
      <w:bodyDiv w:val="1"/>
      <w:marLeft w:val="0"/>
      <w:marRight w:val="0"/>
      <w:marTop w:val="0"/>
      <w:marBottom w:val="0"/>
      <w:divBdr>
        <w:top w:val="none" w:sz="0" w:space="0" w:color="auto"/>
        <w:left w:val="none" w:sz="0" w:space="0" w:color="auto"/>
        <w:bottom w:val="none" w:sz="0" w:space="0" w:color="auto"/>
        <w:right w:val="none" w:sz="0" w:space="0" w:color="auto"/>
      </w:divBdr>
    </w:div>
    <w:div w:id="197394489">
      <w:bodyDiv w:val="1"/>
      <w:marLeft w:val="0"/>
      <w:marRight w:val="0"/>
      <w:marTop w:val="0"/>
      <w:marBottom w:val="0"/>
      <w:divBdr>
        <w:top w:val="none" w:sz="0" w:space="0" w:color="auto"/>
        <w:left w:val="none" w:sz="0" w:space="0" w:color="auto"/>
        <w:bottom w:val="none" w:sz="0" w:space="0" w:color="auto"/>
        <w:right w:val="none" w:sz="0" w:space="0" w:color="auto"/>
      </w:divBdr>
    </w:div>
    <w:div w:id="197471256">
      <w:bodyDiv w:val="1"/>
      <w:marLeft w:val="0"/>
      <w:marRight w:val="0"/>
      <w:marTop w:val="0"/>
      <w:marBottom w:val="0"/>
      <w:divBdr>
        <w:top w:val="none" w:sz="0" w:space="0" w:color="auto"/>
        <w:left w:val="none" w:sz="0" w:space="0" w:color="auto"/>
        <w:bottom w:val="none" w:sz="0" w:space="0" w:color="auto"/>
        <w:right w:val="none" w:sz="0" w:space="0" w:color="auto"/>
      </w:divBdr>
    </w:div>
    <w:div w:id="197743056">
      <w:bodyDiv w:val="1"/>
      <w:marLeft w:val="0"/>
      <w:marRight w:val="0"/>
      <w:marTop w:val="0"/>
      <w:marBottom w:val="0"/>
      <w:divBdr>
        <w:top w:val="none" w:sz="0" w:space="0" w:color="auto"/>
        <w:left w:val="none" w:sz="0" w:space="0" w:color="auto"/>
        <w:bottom w:val="none" w:sz="0" w:space="0" w:color="auto"/>
        <w:right w:val="none" w:sz="0" w:space="0" w:color="auto"/>
      </w:divBdr>
    </w:div>
    <w:div w:id="197788145">
      <w:bodyDiv w:val="1"/>
      <w:marLeft w:val="0"/>
      <w:marRight w:val="0"/>
      <w:marTop w:val="0"/>
      <w:marBottom w:val="0"/>
      <w:divBdr>
        <w:top w:val="none" w:sz="0" w:space="0" w:color="auto"/>
        <w:left w:val="none" w:sz="0" w:space="0" w:color="auto"/>
        <w:bottom w:val="none" w:sz="0" w:space="0" w:color="auto"/>
        <w:right w:val="none" w:sz="0" w:space="0" w:color="auto"/>
      </w:divBdr>
    </w:div>
    <w:div w:id="198010222">
      <w:bodyDiv w:val="1"/>
      <w:marLeft w:val="0"/>
      <w:marRight w:val="0"/>
      <w:marTop w:val="0"/>
      <w:marBottom w:val="0"/>
      <w:divBdr>
        <w:top w:val="none" w:sz="0" w:space="0" w:color="auto"/>
        <w:left w:val="none" w:sz="0" w:space="0" w:color="auto"/>
        <w:bottom w:val="none" w:sz="0" w:space="0" w:color="auto"/>
        <w:right w:val="none" w:sz="0" w:space="0" w:color="auto"/>
      </w:divBdr>
    </w:div>
    <w:div w:id="198666464">
      <w:bodyDiv w:val="1"/>
      <w:marLeft w:val="0"/>
      <w:marRight w:val="0"/>
      <w:marTop w:val="0"/>
      <w:marBottom w:val="0"/>
      <w:divBdr>
        <w:top w:val="none" w:sz="0" w:space="0" w:color="auto"/>
        <w:left w:val="none" w:sz="0" w:space="0" w:color="auto"/>
        <w:bottom w:val="none" w:sz="0" w:space="0" w:color="auto"/>
        <w:right w:val="none" w:sz="0" w:space="0" w:color="auto"/>
      </w:divBdr>
    </w:div>
    <w:div w:id="198932432">
      <w:bodyDiv w:val="1"/>
      <w:marLeft w:val="0"/>
      <w:marRight w:val="0"/>
      <w:marTop w:val="0"/>
      <w:marBottom w:val="0"/>
      <w:divBdr>
        <w:top w:val="none" w:sz="0" w:space="0" w:color="auto"/>
        <w:left w:val="none" w:sz="0" w:space="0" w:color="auto"/>
        <w:bottom w:val="none" w:sz="0" w:space="0" w:color="auto"/>
        <w:right w:val="none" w:sz="0" w:space="0" w:color="auto"/>
      </w:divBdr>
    </w:div>
    <w:div w:id="199052348">
      <w:bodyDiv w:val="1"/>
      <w:marLeft w:val="0"/>
      <w:marRight w:val="0"/>
      <w:marTop w:val="0"/>
      <w:marBottom w:val="0"/>
      <w:divBdr>
        <w:top w:val="none" w:sz="0" w:space="0" w:color="auto"/>
        <w:left w:val="none" w:sz="0" w:space="0" w:color="auto"/>
        <w:bottom w:val="none" w:sz="0" w:space="0" w:color="auto"/>
        <w:right w:val="none" w:sz="0" w:space="0" w:color="auto"/>
      </w:divBdr>
    </w:div>
    <w:div w:id="199168969">
      <w:bodyDiv w:val="1"/>
      <w:marLeft w:val="0"/>
      <w:marRight w:val="0"/>
      <w:marTop w:val="0"/>
      <w:marBottom w:val="0"/>
      <w:divBdr>
        <w:top w:val="none" w:sz="0" w:space="0" w:color="auto"/>
        <w:left w:val="none" w:sz="0" w:space="0" w:color="auto"/>
        <w:bottom w:val="none" w:sz="0" w:space="0" w:color="auto"/>
        <w:right w:val="none" w:sz="0" w:space="0" w:color="auto"/>
      </w:divBdr>
    </w:div>
    <w:div w:id="199443578">
      <w:bodyDiv w:val="1"/>
      <w:marLeft w:val="0"/>
      <w:marRight w:val="0"/>
      <w:marTop w:val="0"/>
      <w:marBottom w:val="0"/>
      <w:divBdr>
        <w:top w:val="none" w:sz="0" w:space="0" w:color="auto"/>
        <w:left w:val="none" w:sz="0" w:space="0" w:color="auto"/>
        <w:bottom w:val="none" w:sz="0" w:space="0" w:color="auto"/>
        <w:right w:val="none" w:sz="0" w:space="0" w:color="auto"/>
      </w:divBdr>
    </w:div>
    <w:div w:id="199783551">
      <w:bodyDiv w:val="1"/>
      <w:marLeft w:val="0"/>
      <w:marRight w:val="0"/>
      <w:marTop w:val="0"/>
      <w:marBottom w:val="0"/>
      <w:divBdr>
        <w:top w:val="none" w:sz="0" w:space="0" w:color="auto"/>
        <w:left w:val="none" w:sz="0" w:space="0" w:color="auto"/>
        <w:bottom w:val="none" w:sz="0" w:space="0" w:color="auto"/>
        <w:right w:val="none" w:sz="0" w:space="0" w:color="auto"/>
      </w:divBdr>
    </w:div>
    <w:div w:id="199977119">
      <w:bodyDiv w:val="1"/>
      <w:marLeft w:val="0"/>
      <w:marRight w:val="0"/>
      <w:marTop w:val="0"/>
      <w:marBottom w:val="0"/>
      <w:divBdr>
        <w:top w:val="none" w:sz="0" w:space="0" w:color="auto"/>
        <w:left w:val="none" w:sz="0" w:space="0" w:color="auto"/>
        <w:bottom w:val="none" w:sz="0" w:space="0" w:color="auto"/>
        <w:right w:val="none" w:sz="0" w:space="0" w:color="auto"/>
      </w:divBdr>
    </w:div>
    <w:div w:id="200242889">
      <w:bodyDiv w:val="1"/>
      <w:marLeft w:val="0"/>
      <w:marRight w:val="0"/>
      <w:marTop w:val="0"/>
      <w:marBottom w:val="0"/>
      <w:divBdr>
        <w:top w:val="none" w:sz="0" w:space="0" w:color="auto"/>
        <w:left w:val="none" w:sz="0" w:space="0" w:color="auto"/>
        <w:bottom w:val="none" w:sz="0" w:space="0" w:color="auto"/>
        <w:right w:val="none" w:sz="0" w:space="0" w:color="auto"/>
      </w:divBdr>
    </w:div>
    <w:div w:id="201215793">
      <w:bodyDiv w:val="1"/>
      <w:marLeft w:val="0"/>
      <w:marRight w:val="0"/>
      <w:marTop w:val="0"/>
      <w:marBottom w:val="0"/>
      <w:divBdr>
        <w:top w:val="none" w:sz="0" w:space="0" w:color="auto"/>
        <w:left w:val="none" w:sz="0" w:space="0" w:color="auto"/>
        <w:bottom w:val="none" w:sz="0" w:space="0" w:color="auto"/>
        <w:right w:val="none" w:sz="0" w:space="0" w:color="auto"/>
      </w:divBdr>
    </w:div>
    <w:div w:id="201482436">
      <w:bodyDiv w:val="1"/>
      <w:marLeft w:val="0"/>
      <w:marRight w:val="0"/>
      <w:marTop w:val="0"/>
      <w:marBottom w:val="0"/>
      <w:divBdr>
        <w:top w:val="none" w:sz="0" w:space="0" w:color="auto"/>
        <w:left w:val="none" w:sz="0" w:space="0" w:color="auto"/>
        <w:bottom w:val="none" w:sz="0" w:space="0" w:color="auto"/>
        <w:right w:val="none" w:sz="0" w:space="0" w:color="auto"/>
      </w:divBdr>
    </w:div>
    <w:div w:id="201871014">
      <w:bodyDiv w:val="1"/>
      <w:marLeft w:val="0"/>
      <w:marRight w:val="0"/>
      <w:marTop w:val="0"/>
      <w:marBottom w:val="0"/>
      <w:divBdr>
        <w:top w:val="none" w:sz="0" w:space="0" w:color="auto"/>
        <w:left w:val="none" w:sz="0" w:space="0" w:color="auto"/>
        <w:bottom w:val="none" w:sz="0" w:space="0" w:color="auto"/>
        <w:right w:val="none" w:sz="0" w:space="0" w:color="auto"/>
      </w:divBdr>
    </w:div>
    <w:div w:id="201940080">
      <w:bodyDiv w:val="1"/>
      <w:marLeft w:val="0"/>
      <w:marRight w:val="0"/>
      <w:marTop w:val="0"/>
      <w:marBottom w:val="0"/>
      <w:divBdr>
        <w:top w:val="none" w:sz="0" w:space="0" w:color="auto"/>
        <w:left w:val="none" w:sz="0" w:space="0" w:color="auto"/>
        <w:bottom w:val="none" w:sz="0" w:space="0" w:color="auto"/>
        <w:right w:val="none" w:sz="0" w:space="0" w:color="auto"/>
      </w:divBdr>
    </w:div>
    <w:div w:id="201985124">
      <w:bodyDiv w:val="1"/>
      <w:marLeft w:val="0"/>
      <w:marRight w:val="0"/>
      <w:marTop w:val="0"/>
      <w:marBottom w:val="0"/>
      <w:divBdr>
        <w:top w:val="none" w:sz="0" w:space="0" w:color="auto"/>
        <w:left w:val="none" w:sz="0" w:space="0" w:color="auto"/>
        <w:bottom w:val="none" w:sz="0" w:space="0" w:color="auto"/>
        <w:right w:val="none" w:sz="0" w:space="0" w:color="auto"/>
      </w:divBdr>
    </w:div>
    <w:div w:id="202594237">
      <w:bodyDiv w:val="1"/>
      <w:marLeft w:val="0"/>
      <w:marRight w:val="0"/>
      <w:marTop w:val="0"/>
      <w:marBottom w:val="0"/>
      <w:divBdr>
        <w:top w:val="none" w:sz="0" w:space="0" w:color="auto"/>
        <w:left w:val="none" w:sz="0" w:space="0" w:color="auto"/>
        <w:bottom w:val="none" w:sz="0" w:space="0" w:color="auto"/>
        <w:right w:val="none" w:sz="0" w:space="0" w:color="auto"/>
      </w:divBdr>
    </w:div>
    <w:div w:id="202645163">
      <w:bodyDiv w:val="1"/>
      <w:marLeft w:val="0"/>
      <w:marRight w:val="0"/>
      <w:marTop w:val="0"/>
      <w:marBottom w:val="0"/>
      <w:divBdr>
        <w:top w:val="none" w:sz="0" w:space="0" w:color="auto"/>
        <w:left w:val="none" w:sz="0" w:space="0" w:color="auto"/>
        <w:bottom w:val="none" w:sz="0" w:space="0" w:color="auto"/>
        <w:right w:val="none" w:sz="0" w:space="0" w:color="auto"/>
      </w:divBdr>
    </w:div>
    <w:div w:id="202864847">
      <w:bodyDiv w:val="1"/>
      <w:marLeft w:val="0"/>
      <w:marRight w:val="0"/>
      <w:marTop w:val="0"/>
      <w:marBottom w:val="0"/>
      <w:divBdr>
        <w:top w:val="none" w:sz="0" w:space="0" w:color="auto"/>
        <w:left w:val="none" w:sz="0" w:space="0" w:color="auto"/>
        <w:bottom w:val="none" w:sz="0" w:space="0" w:color="auto"/>
        <w:right w:val="none" w:sz="0" w:space="0" w:color="auto"/>
      </w:divBdr>
    </w:div>
    <w:div w:id="202988224">
      <w:bodyDiv w:val="1"/>
      <w:marLeft w:val="0"/>
      <w:marRight w:val="0"/>
      <w:marTop w:val="0"/>
      <w:marBottom w:val="0"/>
      <w:divBdr>
        <w:top w:val="none" w:sz="0" w:space="0" w:color="auto"/>
        <w:left w:val="none" w:sz="0" w:space="0" w:color="auto"/>
        <w:bottom w:val="none" w:sz="0" w:space="0" w:color="auto"/>
        <w:right w:val="none" w:sz="0" w:space="0" w:color="auto"/>
      </w:divBdr>
    </w:div>
    <w:div w:id="203293296">
      <w:bodyDiv w:val="1"/>
      <w:marLeft w:val="0"/>
      <w:marRight w:val="0"/>
      <w:marTop w:val="0"/>
      <w:marBottom w:val="0"/>
      <w:divBdr>
        <w:top w:val="none" w:sz="0" w:space="0" w:color="auto"/>
        <w:left w:val="none" w:sz="0" w:space="0" w:color="auto"/>
        <w:bottom w:val="none" w:sz="0" w:space="0" w:color="auto"/>
        <w:right w:val="none" w:sz="0" w:space="0" w:color="auto"/>
      </w:divBdr>
    </w:div>
    <w:div w:id="203443584">
      <w:bodyDiv w:val="1"/>
      <w:marLeft w:val="0"/>
      <w:marRight w:val="0"/>
      <w:marTop w:val="0"/>
      <w:marBottom w:val="0"/>
      <w:divBdr>
        <w:top w:val="none" w:sz="0" w:space="0" w:color="auto"/>
        <w:left w:val="none" w:sz="0" w:space="0" w:color="auto"/>
        <w:bottom w:val="none" w:sz="0" w:space="0" w:color="auto"/>
        <w:right w:val="none" w:sz="0" w:space="0" w:color="auto"/>
      </w:divBdr>
    </w:div>
    <w:div w:id="203450014">
      <w:bodyDiv w:val="1"/>
      <w:marLeft w:val="0"/>
      <w:marRight w:val="0"/>
      <w:marTop w:val="0"/>
      <w:marBottom w:val="0"/>
      <w:divBdr>
        <w:top w:val="none" w:sz="0" w:space="0" w:color="auto"/>
        <w:left w:val="none" w:sz="0" w:space="0" w:color="auto"/>
        <w:bottom w:val="none" w:sz="0" w:space="0" w:color="auto"/>
        <w:right w:val="none" w:sz="0" w:space="0" w:color="auto"/>
      </w:divBdr>
    </w:div>
    <w:div w:id="203642970">
      <w:bodyDiv w:val="1"/>
      <w:marLeft w:val="0"/>
      <w:marRight w:val="0"/>
      <w:marTop w:val="0"/>
      <w:marBottom w:val="0"/>
      <w:divBdr>
        <w:top w:val="none" w:sz="0" w:space="0" w:color="auto"/>
        <w:left w:val="none" w:sz="0" w:space="0" w:color="auto"/>
        <w:bottom w:val="none" w:sz="0" w:space="0" w:color="auto"/>
        <w:right w:val="none" w:sz="0" w:space="0" w:color="auto"/>
      </w:divBdr>
    </w:div>
    <w:div w:id="204144940">
      <w:bodyDiv w:val="1"/>
      <w:marLeft w:val="0"/>
      <w:marRight w:val="0"/>
      <w:marTop w:val="0"/>
      <w:marBottom w:val="0"/>
      <w:divBdr>
        <w:top w:val="none" w:sz="0" w:space="0" w:color="auto"/>
        <w:left w:val="none" w:sz="0" w:space="0" w:color="auto"/>
        <w:bottom w:val="none" w:sz="0" w:space="0" w:color="auto"/>
        <w:right w:val="none" w:sz="0" w:space="0" w:color="auto"/>
      </w:divBdr>
    </w:div>
    <w:div w:id="204146785">
      <w:bodyDiv w:val="1"/>
      <w:marLeft w:val="0"/>
      <w:marRight w:val="0"/>
      <w:marTop w:val="0"/>
      <w:marBottom w:val="0"/>
      <w:divBdr>
        <w:top w:val="none" w:sz="0" w:space="0" w:color="auto"/>
        <w:left w:val="none" w:sz="0" w:space="0" w:color="auto"/>
        <w:bottom w:val="none" w:sz="0" w:space="0" w:color="auto"/>
        <w:right w:val="none" w:sz="0" w:space="0" w:color="auto"/>
      </w:divBdr>
    </w:div>
    <w:div w:id="204366116">
      <w:bodyDiv w:val="1"/>
      <w:marLeft w:val="0"/>
      <w:marRight w:val="0"/>
      <w:marTop w:val="0"/>
      <w:marBottom w:val="0"/>
      <w:divBdr>
        <w:top w:val="none" w:sz="0" w:space="0" w:color="auto"/>
        <w:left w:val="none" w:sz="0" w:space="0" w:color="auto"/>
        <w:bottom w:val="none" w:sz="0" w:space="0" w:color="auto"/>
        <w:right w:val="none" w:sz="0" w:space="0" w:color="auto"/>
      </w:divBdr>
    </w:div>
    <w:div w:id="204679970">
      <w:bodyDiv w:val="1"/>
      <w:marLeft w:val="0"/>
      <w:marRight w:val="0"/>
      <w:marTop w:val="0"/>
      <w:marBottom w:val="0"/>
      <w:divBdr>
        <w:top w:val="none" w:sz="0" w:space="0" w:color="auto"/>
        <w:left w:val="none" w:sz="0" w:space="0" w:color="auto"/>
        <w:bottom w:val="none" w:sz="0" w:space="0" w:color="auto"/>
        <w:right w:val="none" w:sz="0" w:space="0" w:color="auto"/>
      </w:divBdr>
    </w:div>
    <w:div w:id="204680337">
      <w:bodyDiv w:val="1"/>
      <w:marLeft w:val="0"/>
      <w:marRight w:val="0"/>
      <w:marTop w:val="0"/>
      <w:marBottom w:val="0"/>
      <w:divBdr>
        <w:top w:val="none" w:sz="0" w:space="0" w:color="auto"/>
        <w:left w:val="none" w:sz="0" w:space="0" w:color="auto"/>
        <w:bottom w:val="none" w:sz="0" w:space="0" w:color="auto"/>
        <w:right w:val="none" w:sz="0" w:space="0" w:color="auto"/>
      </w:divBdr>
    </w:div>
    <w:div w:id="206183819">
      <w:bodyDiv w:val="1"/>
      <w:marLeft w:val="0"/>
      <w:marRight w:val="0"/>
      <w:marTop w:val="0"/>
      <w:marBottom w:val="0"/>
      <w:divBdr>
        <w:top w:val="none" w:sz="0" w:space="0" w:color="auto"/>
        <w:left w:val="none" w:sz="0" w:space="0" w:color="auto"/>
        <w:bottom w:val="none" w:sz="0" w:space="0" w:color="auto"/>
        <w:right w:val="none" w:sz="0" w:space="0" w:color="auto"/>
      </w:divBdr>
    </w:div>
    <w:div w:id="206649771">
      <w:bodyDiv w:val="1"/>
      <w:marLeft w:val="0"/>
      <w:marRight w:val="0"/>
      <w:marTop w:val="0"/>
      <w:marBottom w:val="0"/>
      <w:divBdr>
        <w:top w:val="none" w:sz="0" w:space="0" w:color="auto"/>
        <w:left w:val="none" w:sz="0" w:space="0" w:color="auto"/>
        <w:bottom w:val="none" w:sz="0" w:space="0" w:color="auto"/>
        <w:right w:val="none" w:sz="0" w:space="0" w:color="auto"/>
      </w:divBdr>
    </w:div>
    <w:div w:id="206919444">
      <w:bodyDiv w:val="1"/>
      <w:marLeft w:val="0"/>
      <w:marRight w:val="0"/>
      <w:marTop w:val="0"/>
      <w:marBottom w:val="0"/>
      <w:divBdr>
        <w:top w:val="none" w:sz="0" w:space="0" w:color="auto"/>
        <w:left w:val="none" w:sz="0" w:space="0" w:color="auto"/>
        <w:bottom w:val="none" w:sz="0" w:space="0" w:color="auto"/>
        <w:right w:val="none" w:sz="0" w:space="0" w:color="auto"/>
      </w:divBdr>
    </w:div>
    <w:div w:id="207109808">
      <w:bodyDiv w:val="1"/>
      <w:marLeft w:val="0"/>
      <w:marRight w:val="0"/>
      <w:marTop w:val="0"/>
      <w:marBottom w:val="0"/>
      <w:divBdr>
        <w:top w:val="none" w:sz="0" w:space="0" w:color="auto"/>
        <w:left w:val="none" w:sz="0" w:space="0" w:color="auto"/>
        <w:bottom w:val="none" w:sz="0" w:space="0" w:color="auto"/>
        <w:right w:val="none" w:sz="0" w:space="0" w:color="auto"/>
      </w:divBdr>
    </w:div>
    <w:div w:id="207186778">
      <w:bodyDiv w:val="1"/>
      <w:marLeft w:val="0"/>
      <w:marRight w:val="0"/>
      <w:marTop w:val="0"/>
      <w:marBottom w:val="0"/>
      <w:divBdr>
        <w:top w:val="none" w:sz="0" w:space="0" w:color="auto"/>
        <w:left w:val="none" w:sz="0" w:space="0" w:color="auto"/>
        <w:bottom w:val="none" w:sz="0" w:space="0" w:color="auto"/>
        <w:right w:val="none" w:sz="0" w:space="0" w:color="auto"/>
      </w:divBdr>
    </w:div>
    <w:div w:id="209191605">
      <w:bodyDiv w:val="1"/>
      <w:marLeft w:val="0"/>
      <w:marRight w:val="0"/>
      <w:marTop w:val="0"/>
      <w:marBottom w:val="0"/>
      <w:divBdr>
        <w:top w:val="none" w:sz="0" w:space="0" w:color="auto"/>
        <w:left w:val="none" w:sz="0" w:space="0" w:color="auto"/>
        <w:bottom w:val="none" w:sz="0" w:space="0" w:color="auto"/>
        <w:right w:val="none" w:sz="0" w:space="0" w:color="auto"/>
      </w:divBdr>
    </w:div>
    <w:div w:id="209194073">
      <w:bodyDiv w:val="1"/>
      <w:marLeft w:val="0"/>
      <w:marRight w:val="0"/>
      <w:marTop w:val="0"/>
      <w:marBottom w:val="0"/>
      <w:divBdr>
        <w:top w:val="none" w:sz="0" w:space="0" w:color="auto"/>
        <w:left w:val="none" w:sz="0" w:space="0" w:color="auto"/>
        <w:bottom w:val="none" w:sz="0" w:space="0" w:color="auto"/>
        <w:right w:val="none" w:sz="0" w:space="0" w:color="auto"/>
      </w:divBdr>
    </w:div>
    <w:div w:id="209389526">
      <w:bodyDiv w:val="1"/>
      <w:marLeft w:val="0"/>
      <w:marRight w:val="0"/>
      <w:marTop w:val="0"/>
      <w:marBottom w:val="0"/>
      <w:divBdr>
        <w:top w:val="none" w:sz="0" w:space="0" w:color="auto"/>
        <w:left w:val="none" w:sz="0" w:space="0" w:color="auto"/>
        <w:bottom w:val="none" w:sz="0" w:space="0" w:color="auto"/>
        <w:right w:val="none" w:sz="0" w:space="0" w:color="auto"/>
      </w:divBdr>
    </w:div>
    <w:div w:id="209461834">
      <w:bodyDiv w:val="1"/>
      <w:marLeft w:val="0"/>
      <w:marRight w:val="0"/>
      <w:marTop w:val="0"/>
      <w:marBottom w:val="0"/>
      <w:divBdr>
        <w:top w:val="none" w:sz="0" w:space="0" w:color="auto"/>
        <w:left w:val="none" w:sz="0" w:space="0" w:color="auto"/>
        <w:bottom w:val="none" w:sz="0" w:space="0" w:color="auto"/>
        <w:right w:val="none" w:sz="0" w:space="0" w:color="auto"/>
      </w:divBdr>
    </w:div>
    <w:div w:id="209651002">
      <w:bodyDiv w:val="1"/>
      <w:marLeft w:val="0"/>
      <w:marRight w:val="0"/>
      <w:marTop w:val="0"/>
      <w:marBottom w:val="0"/>
      <w:divBdr>
        <w:top w:val="none" w:sz="0" w:space="0" w:color="auto"/>
        <w:left w:val="none" w:sz="0" w:space="0" w:color="auto"/>
        <w:bottom w:val="none" w:sz="0" w:space="0" w:color="auto"/>
        <w:right w:val="none" w:sz="0" w:space="0" w:color="auto"/>
      </w:divBdr>
    </w:div>
    <w:div w:id="209998023">
      <w:bodyDiv w:val="1"/>
      <w:marLeft w:val="0"/>
      <w:marRight w:val="0"/>
      <w:marTop w:val="0"/>
      <w:marBottom w:val="0"/>
      <w:divBdr>
        <w:top w:val="none" w:sz="0" w:space="0" w:color="auto"/>
        <w:left w:val="none" w:sz="0" w:space="0" w:color="auto"/>
        <w:bottom w:val="none" w:sz="0" w:space="0" w:color="auto"/>
        <w:right w:val="none" w:sz="0" w:space="0" w:color="auto"/>
      </w:divBdr>
    </w:div>
    <w:div w:id="210044882">
      <w:bodyDiv w:val="1"/>
      <w:marLeft w:val="0"/>
      <w:marRight w:val="0"/>
      <w:marTop w:val="0"/>
      <w:marBottom w:val="0"/>
      <w:divBdr>
        <w:top w:val="none" w:sz="0" w:space="0" w:color="auto"/>
        <w:left w:val="none" w:sz="0" w:space="0" w:color="auto"/>
        <w:bottom w:val="none" w:sz="0" w:space="0" w:color="auto"/>
        <w:right w:val="none" w:sz="0" w:space="0" w:color="auto"/>
      </w:divBdr>
    </w:div>
    <w:div w:id="210967462">
      <w:bodyDiv w:val="1"/>
      <w:marLeft w:val="0"/>
      <w:marRight w:val="0"/>
      <w:marTop w:val="0"/>
      <w:marBottom w:val="0"/>
      <w:divBdr>
        <w:top w:val="none" w:sz="0" w:space="0" w:color="auto"/>
        <w:left w:val="none" w:sz="0" w:space="0" w:color="auto"/>
        <w:bottom w:val="none" w:sz="0" w:space="0" w:color="auto"/>
        <w:right w:val="none" w:sz="0" w:space="0" w:color="auto"/>
      </w:divBdr>
    </w:div>
    <w:div w:id="211119741">
      <w:bodyDiv w:val="1"/>
      <w:marLeft w:val="0"/>
      <w:marRight w:val="0"/>
      <w:marTop w:val="0"/>
      <w:marBottom w:val="0"/>
      <w:divBdr>
        <w:top w:val="none" w:sz="0" w:space="0" w:color="auto"/>
        <w:left w:val="none" w:sz="0" w:space="0" w:color="auto"/>
        <w:bottom w:val="none" w:sz="0" w:space="0" w:color="auto"/>
        <w:right w:val="none" w:sz="0" w:space="0" w:color="auto"/>
      </w:divBdr>
    </w:div>
    <w:div w:id="211236695">
      <w:bodyDiv w:val="1"/>
      <w:marLeft w:val="0"/>
      <w:marRight w:val="0"/>
      <w:marTop w:val="0"/>
      <w:marBottom w:val="0"/>
      <w:divBdr>
        <w:top w:val="none" w:sz="0" w:space="0" w:color="auto"/>
        <w:left w:val="none" w:sz="0" w:space="0" w:color="auto"/>
        <w:bottom w:val="none" w:sz="0" w:space="0" w:color="auto"/>
        <w:right w:val="none" w:sz="0" w:space="0" w:color="auto"/>
      </w:divBdr>
    </w:div>
    <w:div w:id="211428090">
      <w:bodyDiv w:val="1"/>
      <w:marLeft w:val="0"/>
      <w:marRight w:val="0"/>
      <w:marTop w:val="0"/>
      <w:marBottom w:val="0"/>
      <w:divBdr>
        <w:top w:val="none" w:sz="0" w:space="0" w:color="auto"/>
        <w:left w:val="none" w:sz="0" w:space="0" w:color="auto"/>
        <w:bottom w:val="none" w:sz="0" w:space="0" w:color="auto"/>
        <w:right w:val="none" w:sz="0" w:space="0" w:color="auto"/>
      </w:divBdr>
    </w:div>
    <w:div w:id="211430331">
      <w:bodyDiv w:val="1"/>
      <w:marLeft w:val="0"/>
      <w:marRight w:val="0"/>
      <w:marTop w:val="0"/>
      <w:marBottom w:val="0"/>
      <w:divBdr>
        <w:top w:val="none" w:sz="0" w:space="0" w:color="auto"/>
        <w:left w:val="none" w:sz="0" w:space="0" w:color="auto"/>
        <w:bottom w:val="none" w:sz="0" w:space="0" w:color="auto"/>
        <w:right w:val="none" w:sz="0" w:space="0" w:color="auto"/>
      </w:divBdr>
    </w:div>
    <w:div w:id="211774243">
      <w:bodyDiv w:val="1"/>
      <w:marLeft w:val="0"/>
      <w:marRight w:val="0"/>
      <w:marTop w:val="0"/>
      <w:marBottom w:val="0"/>
      <w:divBdr>
        <w:top w:val="none" w:sz="0" w:space="0" w:color="auto"/>
        <w:left w:val="none" w:sz="0" w:space="0" w:color="auto"/>
        <w:bottom w:val="none" w:sz="0" w:space="0" w:color="auto"/>
        <w:right w:val="none" w:sz="0" w:space="0" w:color="auto"/>
      </w:divBdr>
    </w:div>
    <w:div w:id="212084820">
      <w:bodyDiv w:val="1"/>
      <w:marLeft w:val="0"/>
      <w:marRight w:val="0"/>
      <w:marTop w:val="0"/>
      <w:marBottom w:val="0"/>
      <w:divBdr>
        <w:top w:val="none" w:sz="0" w:space="0" w:color="auto"/>
        <w:left w:val="none" w:sz="0" w:space="0" w:color="auto"/>
        <w:bottom w:val="none" w:sz="0" w:space="0" w:color="auto"/>
        <w:right w:val="none" w:sz="0" w:space="0" w:color="auto"/>
      </w:divBdr>
    </w:div>
    <w:div w:id="212469019">
      <w:bodyDiv w:val="1"/>
      <w:marLeft w:val="0"/>
      <w:marRight w:val="0"/>
      <w:marTop w:val="0"/>
      <w:marBottom w:val="0"/>
      <w:divBdr>
        <w:top w:val="none" w:sz="0" w:space="0" w:color="auto"/>
        <w:left w:val="none" w:sz="0" w:space="0" w:color="auto"/>
        <w:bottom w:val="none" w:sz="0" w:space="0" w:color="auto"/>
        <w:right w:val="none" w:sz="0" w:space="0" w:color="auto"/>
      </w:divBdr>
    </w:div>
    <w:div w:id="212544442">
      <w:bodyDiv w:val="1"/>
      <w:marLeft w:val="0"/>
      <w:marRight w:val="0"/>
      <w:marTop w:val="0"/>
      <w:marBottom w:val="0"/>
      <w:divBdr>
        <w:top w:val="none" w:sz="0" w:space="0" w:color="auto"/>
        <w:left w:val="none" w:sz="0" w:space="0" w:color="auto"/>
        <w:bottom w:val="none" w:sz="0" w:space="0" w:color="auto"/>
        <w:right w:val="none" w:sz="0" w:space="0" w:color="auto"/>
      </w:divBdr>
    </w:div>
    <w:div w:id="213197363">
      <w:bodyDiv w:val="1"/>
      <w:marLeft w:val="0"/>
      <w:marRight w:val="0"/>
      <w:marTop w:val="0"/>
      <w:marBottom w:val="0"/>
      <w:divBdr>
        <w:top w:val="none" w:sz="0" w:space="0" w:color="auto"/>
        <w:left w:val="none" w:sz="0" w:space="0" w:color="auto"/>
        <w:bottom w:val="none" w:sz="0" w:space="0" w:color="auto"/>
        <w:right w:val="none" w:sz="0" w:space="0" w:color="auto"/>
      </w:divBdr>
    </w:div>
    <w:div w:id="213781422">
      <w:bodyDiv w:val="1"/>
      <w:marLeft w:val="0"/>
      <w:marRight w:val="0"/>
      <w:marTop w:val="0"/>
      <w:marBottom w:val="0"/>
      <w:divBdr>
        <w:top w:val="none" w:sz="0" w:space="0" w:color="auto"/>
        <w:left w:val="none" w:sz="0" w:space="0" w:color="auto"/>
        <w:bottom w:val="none" w:sz="0" w:space="0" w:color="auto"/>
        <w:right w:val="none" w:sz="0" w:space="0" w:color="auto"/>
      </w:divBdr>
    </w:div>
    <w:div w:id="213857901">
      <w:bodyDiv w:val="1"/>
      <w:marLeft w:val="0"/>
      <w:marRight w:val="0"/>
      <w:marTop w:val="0"/>
      <w:marBottom w:val="0"/>
      <w:divBdr>
        <w:top w:val="none" w:sz="0" w:space="0" w:color="auto"/>
        <w:left w:val="none" w:sz="0" w:space="0" w:color="auto"/>
        <w:bottom w:val="none" w:sz="0" w:space="0" w:color="auto"/>
        <w:right w:val="none" w:sz="0" w:space="0" w:color="auto"/>
      </w:divBdr>
    </w:div>
    <w:div w:id="214003467">
      <w:bodyDiv w:val="1"/>
      <w:marLeft w:val="0"/>
      <w:marRight w:val="0"/>
      <w:marTop w:val="0"/>
      <w:marBottom w:val="0"/>
      <w:divBdr>
        <w:top w:val="none" w:sz="0" w:space="0" w:color="auto"/>
        <w:left w:val="none" w:sz="0" w:space="0" w:color="auto"/>
        <w:bottom w:val="none" w:sz="0" w:space="0" w:color="auto"/>
        <w:right w:val="none" w:sz="0" w:space="0" w:color="auto"/>
      </w:divBdr>
    </w:div>
    <w:div w:id="214197687">
      <w:bodyDiv w:val="1"/>
      <w:marLeft w:val="0"/>
      <w:marRight w:val="0"/>
      <w:marTop w:val="0"/>
      <w:marBottom w:val="0"/>
      <w:divBdr>
        <w:top w:val="none" w:sz="0" w:space="0" w:color="auto"/>
        <w:left w:val="none" w:sz="0" w:space="0" w:color="auto"/>
        <w:bottom w:val="none" w:sz="0" w:space="0" w:color="auto"/>
        <w:right w:val="none" w:sz="0" w:space="0" w:color="auto"/>
      </w:divBdr>
    </w:div>
    <w:div w:id="214656682">
      <w:bodyDiv w:val="1"/>
      <w:marLeft w:val="0"/>
      <w:marRight w:val="0"/>
      <w:marTop w:val="0"/>
      <w:marBottom w:val="0"/>
      <w:divBdr>
        <w:top w:val="none" w:sz="0" w:space="0" w:color="auto"/>
        <w:left w:val="none" w:sz="0" w:space="0" w:color="auto"/>
        <w:bottom w:val="none" w:sz="0" w:space="0" w:color="auto"/>
        <w:right w:val="none" w:sz="0" w:space="0" w:color="auto"/>
      </w:divBdr>
    </w:div>
    <w:div w:id="214658114">
      <w:bodyDiv w:val="1"/>
      <w:marLeft w:val="0"/>
      <w:marRight w:val="0"/>
      <w:marTop w:val="0"/>
      <w:marBottom w:val="0"/>
      <w:divBdr>
        <w:top w:val="none" w:sz="0" w:space="0" w:color="auto"/>
        <w:left w:val="none" w:sz="0" w:space="0" w:color="auto"/>
        <w:bottom w:val="none" w:sz="0" w:space="0" w:color="auto"/>
        <w:right w:val="none" w:sz="0" w:space="0" w:color="auto"/>
      </w:divBdr>
    </w:div>
    <w:div w:id="214898348">
      <w:bodyDiv w:val="1"/>
      <w:marLeft w:val="0"/>
      <w:marRight w:val="0"/>
      <w:marTop w:val="0"/>
      <w:marBottom w:val="0"/>
      <w:divBdr>
        <w:top w:val="none" w:sz="0" w:space="0" w:color="auto"/>
        <w:left w:val="none" w:sz="0" w:space="0" w:color="auto"/>
        <w:bottom w:val="none" w:sz="0" w:space="0" w:color="auto"/>
        <w:right w:val="none" w:sz="0" w:space="0" w:color="auto"/>
      </w:divBdr>
    </w:div>
    <w:div w:id="215437991">
      <w:bodyDiv w:val="1"/>
      <w:marLeft w:val="0"/>
      <w:marRight w:val="0"/>
      <w:marTop w:val="0"/>
      <w:marBottom w:val="0"/>
      <w:divBdr>
        <w:top w:val="none" w:sz="0" w:space="0" w:color="auto"/>
        <w:left w:val="none" w:sz="0" w:space="0" w:color="auto"/>
        <w:bottom w:val="none" w:sz="0" w:space="0" w:color="auto"/>
        <w:right w:val="none" w:sz="0" w:space="0" w:color="auto"/>
      </w:divBdr>
    </w:div>
    <w:div w:id="215438109">
      <w:bodyDiv w:val="1"/>
      <w:marLeft w:val="0"/>
      <w:marRight w:val="0"/>
      <w:marTop w:val="0"/>
      <w:marBottom w:val="0"/>
      <w:divBdr>
        <w:top w:val="none" w:sz="0" w:space="0" w:color="auto"/>
        <w:left w:val="none" w:sz="0" w:space="0" w:color="auto"/>
        <w:bottom w:val="none" w:sz="0" w:space="0" w:color="auto"/>
        <w:right w:val="none" w:sz="0" w:space="0" w:color="auto"/>
      </w:divBdr>
    </w:div>
    <w:div w:id="215822009">
      <w:bodyDiv w:val="1"/>
      <w:marLeft w:val="0"/>
      <w:marRight w:val="0"/>
      <w:marTop w:val="0"/>
      <w:marBottom w:val="0"/>
      <w:divBdr>
        <w:top w:val="none" w:sz="0" w:space="0" w:color="auto"/>
        <w:left w:val="none" w:sz="0" w:space="0" w:color="auto"/>
        <w:bottom w:val="none" w:sz="0" w:space="0" w:color="auto"/>
        <w:right w:val="none" w:sz="0" w:space="0" w:color="auto"/>
      </w:divBdr>
    </w:div>
    <w:div w:id="216090476">
      <w:bodyDiv w:val="1"/>
      <w:marLeft w:val="0"/>
      <w:marRight w:val="0"/>
      <w:marTop w:val="0"/>
      <w:marBottom w:val="0"/>
      <w:divBdr>
        <w:top w:val="none" w:sz="0" w:space="0" w:color="auto"/>
        <w:left w:val="none" w:sz="0" w:space="0" w:color="auto"/>
        <w:bottom w:val="none" w:sz="0" w:space="0" w:color="auto"/>
        <w:right w:val="none" w:sz="0" w:space="0" w:color="auto"/>
      </w:divBdr>
    </w:div>
    <w:div w:id="216279371">
      <w:bodyDiv w:val="1"/>
      <w:marLeft w:val="0"/>
      <w:marRight w:val="0"/>
      <w:marTop w:val="0"/>
      <w:marBottom w:val="0"/>
      <w:divBdr>
        <w:top w:val="none" w:sz="0" w:space="0" w:color="auto"/>
        <w:left w:val="none" w:sz="0" w:space="0" w:color="auto"/>
        <w:bottom w:val="none" w:sz="0" w:space="0" w:color="auto"/>
        <w:right w:val="none" w:sz="0" w:space="0" w:color="auto"/>
      </w:divBdr>
    </w:div>
    <w:div w:id="216429713">
      <w:bodyDiv w:val="1"/>
      <w:marLeft w:val="0"/>
      <w:marRight w:val="0"/>
      <w:marTop w:val="0"/>
      <w:marBottom w:val="0"/>
      <w:divBdr>
        <w:top w:val="none" w:sz="0" w:space="0" w:color="auto"/>
        <w:left w:val="none" w:sz="0" w:space="0" w:color="auto"/>
        <w:bottom w:val="none" w:sz="0" w:space="0" w:color="auto"/>
        <w:right w:val="none" w:sz="0" w:space="0" w:color="auto"/>
      </w:divBdr>
    </w:div>
    <w:div w:id="216479638">
      <w:bodyDiv w:val="1"/>
      <w:marLeft w:val="0"/>
      <w:marRight w:val="0"/>
      <w:marTop w:val="0"/>
      <w:marBottom w:val="0"/>
      <w:divBdr>
        <w:top w:val="none" w:sz="0" w:space="0" w:color="auto"/>
        <w:left w:val="none" w:sz="0" w:space="0" w:color="auto"/>
        <w:bottom w:val="none" w:sz="0" w:space="0" w:color="auto"/>
        <w:right w:val="none" w:sz="0" w:space="0" w:color="auto"/>
      </w:divBdr>
    </w:div>
    <w:div w:id="216626717">
      <w:bodyDiv w:val="1"/>
      <w:marLeft w:val="0"/>
      <w:marRight w:val="0"/>
      <w:marTop w:val="0"/>
      <w:marBottom w:val="0"/>
      <w:divBdr>
        <w:top w:val="none" w:sz="0" w:space="0" w:color="auto"/>
        <w:left w:val="none" w:sz="0" w:space="0" w:color="auto"/>
        <w:bottom w:val="none" w:sz="0" w:space="0" w:color="auto"/>
        <w:right w:val="none" w:sz="0" w:space="0" w:color="auto"/>
      </w:divBdr>
    </w:div>
    <w:div w:id="216665669">
      <w:bodyDiv w:val="1"/>
      <w:marLeft w:val="0"/>
      <w:marRight w:val="0"/>
      <w:marTop w:val="0"/>
      <w:marBottom w:val="0"/>
      <w:divBdr>
        <w:top w:val="none" w:sz="0" w:space="0" w:color="auto"/>
        <w:left w:val="none" w:sz="0" w:space="0" w:color="auto"/>
        <w:bottom w:val="none" w:sz="0" w:space="0" w:color="auto"/>
        <w:right w:val="none" w:sz="0" w:space="0" w:color="auto"/>
      </w:divBdr>
    </w:div>
    <w:div w:id="216744343">
      <w:bodyDiv w:val="1"/>
      <w:marLeft w:val="0"/>
      <w:marRight w:val="0"/>
      <w:marTop w:val="0"/>
      <w:marBottom w:val="0"/>
      <w:divBdr>
        <w:top w:val="none" w:sz="0" w:space="0" w:color="auto"/>
        <w:left w:val="none" w:sz="0" w:space="0" w:color="auto"/>
        <w:bottom w:val="none" w:sz="0" w:space="0" w:color="auto"/>
        <w:right w:val="none" w:sz="0" w:space="0" w:color="auto"/>
      </w:divBdr>
    </w:div>
    <w:div w:id="217742757">
      <w:bodyDiv w:val="1"/>
      <w:marLeft w:val="0"/>
      <w:marRight w:val="0"/>
      <w:marTop w:val="0"/>
      <w:marBottom w:val="0"/>
      <w:divBdr>
        <w:top w:val="none" w:sz="0" w:space="0" w:color="auto"/>
        <w:left w:val="none" w:sz="0" w:space="0" w:color="auto"/>
        <w:bottom w:val="none" w:sz="0" w:space="0" w:color="auto"/>
        <w:right w:val="none" w:sz="0" w:space="0" w:color="auto"/>
      </w:divBdr>
    </w:div>
    <w:div w:id="218130064">
      <w:bodyDiv w:val="1"/>
      <w:marLeft w:val="0"/>
      <w:marRight w:val="0"/>
      <w:marTop w:val="0"/>
      <w:marBottom w:val="0"/>
      <w:divBdr>
        <w:top w:val="none" w:sz="0" w:space="0" w:color="auto"/>
        <w:left w:val="none" w:sz="0" w:space="0" w:color="auto"/>
        <w:bottom w:val="none" w:sz="0" w:space="0" w:color="auto"/>
        <w:right w:val="none" w:sz="0" w:space="0" w:color="auto"/>
      </w:divBdr>
      <w:divsChild>
        <w:div w:id="395444678">
          <w:marLeft w:val="0"/>
          <w:marRight w:val="0"/>
          <w:marTop w:val="0"/>
          <w:marBottom w:val="0"/>
          <w:divBdr>
            <w:top w:val="none" w:sz="0" w:space="0" w:color="auto"/>
            <w:left w:val="none" w:sz="0" w:space="0" w:color="auto"/>
            <w:bottom w:val="none" w:sz="0" w:space="0" w:color="auto"/>
            <w:right w:val="none" w:sz="0" w:space="0" w:color="auto"/>
          </w:divBdr>
          <w:divsChild>
            <w:div w:id="2098015729">
              <w:marLeft w:val="0"/>
              <w:marRight w:val="0"/>
              <w:marTop w:val="0"/>
              <w:marBottom w:val="0"/>
              <w:divBdr>
                <w:top w:val="none" w:sz="0" w:space="0" w:color="auto"/>
                <w:left w:val="none" w:sz="0" w:space="0" w:color="auto"/>
                <w:bottom w:val="none" w:sz="0" w:space="0" w:color="auto"/>
                <w:right w:val="none" w:sz="0" w:space="0" w:color="auto"/>
              </w:divBdr>
            </w:div>
          </w:divsChild>
        </w:div>
        <w:div w:id="880749864">
          <w:marLeft w:val="0"/>
          <w:marRight w:val="0"/>
          <w:marTop w:val="0"/>
          <w:marBottom w:val="0"/>
          <w:divBdr>
            <w:top w:val="none" w:sz="0" w:space="0" w:color="auto"/>
            <w:left w:val="none" w:sz="0" w:space="0" w:color="auto"/>
            <w:bottom w:val="none" w:sz="0" w:space="0" w:color="auto"/>
            <w:right w:val="none" w:sz="0" w:space="0" w:color="auto"/>
          </w:divBdr>
          <w:divsChild>
            <w:div w:id="1685399853">
              <w:marLeft w:val="0"/>
              <w:marRight w:val="0"/>
              <w:marTop w:val="0"/>
              <w:marBottom w:val="0"/>
              <w:divBdr>
                <w:top w:val="none" w:sz="0" w:space="0" w:color="auto"/>
                <w:left w:val="none" w:sz="0" w:space="0" w:color="auto"/>
                <w:bottom w:val="none" w:sz="0" w:space="0" w:color="auto"/>
                <w:right w:val="none" w:sz="0" w:space="0" w:color="auto"/>
              </w:divBdr>
            </w:div>
          </w:divsChild>
        </w:div>
        <w:div w:id="1506672644">
          <w:marLeft w:val="0"/>
          <w:marRight w:val="0"/>
          <w:marTop w:val="0"/>
          <w:marBottom w:val="0"/>
          <w:divBdr>
            <w:top w:val="none" w:sz="0" w:space="0" w:color="auto"/>
            <w:left w:val="none" w:sz="0" w:space="0" w:color="auto"/>
            <w:bottom w:val="none" w:sz="0" w:space="0" w:color="auto"/>
            <w:right w:val="none" w:sz="0" w:space="0" w:color="auto"/>
          </w:divBdr>
          <w:divsChild>
            <w:div w:id="521018836">
              <w:marLeft w:val="0"/>
              <w:marRight w:val="0"/>
              <w:marTop w:val="0"/>
              <w:marBottom w:val="0"/>
              <w:divBdr>
                <w:top w:val="none" w:sz="0" w:space="0" w:color="auto"/>
                <w:left w:val="none" w:sz="0" w:space="0" w:color="auto"/>
                <w:bottom w:val="none" w:sz="0" w:space="0" w:color="auto"/>
                <w:right w:val="none" w:sz="0" w:space="0" w:color="auto"/>
              </w:divBdr>
            </w:div>
          </w:divsChild>
        </w:div>
        <w:div w:id="1689871236">
          <w:marLeft w:val="0"/>
          <w:marRight w:val="0"/>
          <w:marTop w:val="0"/>
          <w:marBottom w:val="0"/>
          <w:divBdr>
            <w:top w:val="none" w:sz="0" w:space="0" w:color="auto"/>
            <w:left w:val="none" w:sz="0" w:space="0" w:color="auto"/>
            <w:bottom w:val="none" w:sz="0" w:space="0" w:color="auto"/>
            <w:right w:val="none" w:sz="0" w:space="0" w:color="auto"/>
          </w:divBdr>
          <w:divsChild>
            <w:div w:id="605845762">
              <w:marLeft w:val="0"/>
              <w:marRight w:val="0"/>
              <w:marTop w:val="0"/>
              <w:marBottom w:val="0"/>
              <w:divBdr>
                <w:top w:val="none" w:sz="0" w:space="0" w:color="auto"/>
                <w:left w:val="none" w:sz="0" w:space="0" w:color="auto"/>
                <w:bottom w:val="none" w:sz="0" w:space="0" w:color="auto"/>
                <w:right w:val="none" w:sz="0" w:space="0" w:color="auto"/>
              </w:divBdr>
            </w:div>
          </w:divsChild>
        </w:div>
        <w:div w:id="1815442727">
          <w:marLeft w:val="0"/>
          <w:marRight w:val="0"/>
          <w:marTop w:val="0"/>
          <w:marBottom w:val="0"/>
          <w:divBdr>
            <w:top w:val="none" w:sz="0" w:space="0" w:color="auto"/>
            <w:left w:val="none" w:sz="0" w:space="0" w:color="auto"/>
            <w:bottom w:val="none" w:sz="0" w:space="0" w:color="auto"/>
            <w:right w:val="none" w:sz="0" w:space="0" w:color="auto"/>
          </w:divBdr>
          <w:divsChild>
            <w:div w:id="1882936702">
              <w:marLeft w:val="0"/>
              <w:marRight w:val="0"/>
              <w:marTop w:val="0"/>
              <w:marBottom w:val="0"/>
              <w:divBdr>
                <w:top w:val="none" w:sz="0" w:space="0" w:color="auto"/>
                <w:left w:val="none" w:sz="0" w:space="0" w:color="auto"/>
                <w:bottom w:val="none" w:sz="0" w:space="0" w:color="auto"/>
                <w:right w:val="none" w:sz="0" w:space="0" w:color="auto"/>
              </w:divBdr>
            </w:div>
          </w:divsChild>
        </w:div>
        <w:div w:id="1908152519">
          <w:marLeft w:val="0"/>
          <w:marRight w:val="0"/>
          <w:marTop w:val="0"/>
          <w:marBottom w:val="0"/>
          <w:divBdr>
            <w:top w:val="none" w:sz="0" w:space="0" w:color="auto"/>
            <w:left w:val="none" w:sz="0" w:space="0" w:color="auto"/>
            <w:bottom w:val="none" w:sz="0" w:space="0" w:color="auto"/>
            <w:right w:val="none" w:sz="0" w:space="0" w:color="auto"/>
          </w:divBdr>
          <w:divsChild>
            <w:div w:id="553464888">
              <w:marLeft w:val="0"/>
              <w:marRight w:val="0"/>
              <w:marTop w:val="0"/>
              <w:marBottom w:val="0"/>
              <w:divBdr>
                <w:top w:val="none" w:sz="0" w:space="0" w:color="auto"/>
                <w:left w:val="none" w:sz="0" w:space="0" w:color="auto"/>
                <w:bottom w:val="none" w:sz="0" w:space="0" w:color="auto"/>
                <w:right w:val="none" w:sz="0" w:space="0" w:color="auto"/>
              </w:divBdr>
            </w:div>
          </w:divsChild>
        </w:div>
        <w:div w:id="2104523938">
          <w:marLeft w:val="0"/>
          <w:marRight w:val="0"/>
          <w:marTop w:val="0"/>
          <w:marBottom w:val="0"/>
          <w:divBdr>
            <w:top w:val="none" w:sz="0" w:space="0" w:color="auto"/>
            <w:left w:val="none" w:sz="0" w:space="0" w:color="auto"/>
            <w:bottom w:val="none" w:sz="0" w:space="0" w:color="auto"/>
            <w:right w:val="none" w:sz="0" w:space="0" w:color="auto"/>
          </w:divBdr>
          <w:divsChild>
            <w:div w:id="81728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178211">
      <w:bodyDiv w:val="1"/>
      <w:marLeft w:val="0"/>
      <w:marRight w:val="0"/>
      <w:marTop w:val="0"/>
      <w:marBottom w:val="0"/>
      <w:divBdr>
        <w:top w:val="none" w:sz="0" w:space="0" w:color="auto"/>
        <w:left w:val="none" w:sz="0" w:space="0" w:color="auto"/>
        <w:bottom w:val="none" w:sz="0" w:space="0" w:color="auto"/>
        <w:right w:val="none" w:sz="0" w:space="0" w:color="auto"/>
      </w:divBdr>
    </w:div>
    <w:div w:id="219562252">
      <w:bodyDiv w:val="1"/>
      <w:marLeft w:val="0"/>
      <w:marRight w:val="0"/>
      <w:marTop w:val="0"/>
      <w:marBottom w:val="0"/>
      <w:divBdr>
        <w:top w:val="none" w:sz="0" w:space="0" w:color="auto"/>
        <w:left w:val="none" w:sz="0" w:space="0" w:color="auto"/>
        <w:bottom w:val="none" w:sz="0" w:space="0" w:color="auto"/>
        <w:right w:val="none" w:sz="0" w:space="0" w:color="auto"/>
      </w:divBdr>
    </w:div>
    <w:div w:id="219944418">
      <w:bodyDiv w:val="1"/>
      <w:marLeft w:val="0"/>
      <w:marRight w:val="0"/>
      <w:marTop w:val="0"/>
      <w:marBottom w:val="0"/>
      <w:divBdr>
        <w:top w:val="none" w:sz="0" w:space="0" w:color="auto"/>
        <w:left w:val="none" w:sz="0" w:space="0" w:color="auto"/>
        <w:bottom w:val="none" w:sz="0" w:space="0" w:color="auto"/>
        <w:right w:val="none" w:sz="0" w:space="0" w:color="auto"/>
      </w:divBdr>
    </w:div>
    <w:div w:id="220334992">
      <w:bodyDiv w:val="1"/>
      <w:marLeft w:val="0"/>
      <w:marRight w:val="0"/>
      <w:marTop w:val="0"/>
      <w:marBottom w:val="0"/>
      <w:divBdr>
        <w:top w:val="none" w:sz="0" w:space="0" w:color="auto"/>
        <w:left w:val="none" w:sz="0" w:space="0" w:color="auto"/>
        <w:bottom w:val="none" w:sz="0" w:space="0" w:color="auto"/>
        <w:right w:val="none" w:sz="0" w:space="0" w:color="auto"/>
      </w:divBdr>
    </w:div>
    <w:div w:id="220407574">
      <w:bodyDiv w:val="1"/>
      <w:marLeft w:val="0"/>
      <w:marRight w:val="0"/>
      <w:marTop w:val="0"/>
      <w:marBottom w:val="0"/>
      <w:divBdr>
        <w:top w:val="none" w:sz="0" w:space="0" w:color="auto"/>
        <w:left w:val="none" w:sz="0" w:space="0" w:color="auto"/>
        <w:bottom w:val="none" w:sz="0" w:space="0" w:color="auto"/>
        <w:right w:val="none" w:sz="0" w:space="0" w:color="auto"/>
      </w:divBdr>
    </w:div>
    <w:div w:id="221865058">
      <w:bodyDiv w:val="1"/>
      <w:marLeft w:val="0"/>
      <w:marRight w:val="0"/>
      <w:marTop w:val="0"/>
      <w:marBottom w:val="0"/>
      <w:divBdr>
        <w:top w:val="none" w:sz="0" w:space="0" w:color="auto"/>
        <w:left w:val="none" w:sz="0" w:space="0" w:color="auto"/>
        <w:bottom w:val="none" w:sz="0" w:space="0" w:color="auto"/>
        <w:right w:val="none" w:sz="0" w:space="0" w:color="auto"/>
      </w:divBdr>
    </w:div>
    <w:div w:id="221870834">
      <w:bodyDiv w:val="1"/>
      <w:marLeft w:val="0"/>
      <w:marRight w:val="0"/>
      <w:marTop w:val="0"/>
      <w:marBottom w:val="0"/>
      <w:divBdr>
        <w:top w:val="none" w:sz="0" w:space="0" w:color="auto"/>
        <w:left w:val="none" w:sz="0" w:space="0" w:color="auto"/>
        <w:bottom w:val="none" w:sz="0" w:space="0" w:color="auto"/>
        <w:right w:val="none" w:sz="0" w:space="0" w:color="auto"/>
      </w:divBdr>
    </w:div>
    <w:div w:id="222106857">
      <w:bodyDiv w:val="1"/>
      <w:marLeft w:val="0"/>
      <w:marRight w:val="0"/>
      <w:marTop w:val="0"/>
      <w:marBottom w:val="0"/>
      <w:divBdr>
        <w:top w:val="none" w:sz="0" w:space="0" w:color="auto"/>
        <w:left w:val="none" w:sz="0" w:space="0" w:color="auto"/>
        <w:bottom w:val="none" w:sz="0" w:space="0" w:color="auto"/>
        <w:right w:val="none" w:sz="0" w:space="0" w:color="auto"/>
      </w:divBdr>
    </w:div>
    <w:div w:id="222373555">
      <w:bodyDiv w:val="1"/>
      <w:marLeft w:val="0"/>
      <w:marRight w:val="0"/>
      <w:marTop w:val="0"/>
      <w:marBottom w:val="0"/>
      <w:divBdr>
        <w:top w:val="none" w:sz="0" w:space="0" w:color="auto"/>
        <w:left w:val="none" w:sz="0" w:space="0" w:color="auto"/>
        <w:bottom w:val="none" w:sz="0" w:space="0" w:color="auto"/>
        <w:right w:val="none" w:sz="0" w:space="0" w:color="auto"/>
      </w:divBdr>
    </w:div>
    <w:div w:id="222448155">
      <w:bodyDiv w:val="1"/>
      <w:marLeft w:val="0"/>
      <w:marRight w:val="0"/>
      <w:marTop w:val="0"/>
      <w:marBottom w:val="0"/>
      <w:divBdr>
        <w:top w:val="none" w:sz="0" w:space="0" w:color="auto"/>
        <w:left w:val="none" w:sz="0" w:space="0" w:color="auto"/>
        <w:bottom w:val="none" w:sz="0" w:space="0" w:color="auto"/>
        <w:right w:val="none" w:sz="0" w:space="0" w:color="auto"/>
      </w:divBdr>
    </w:div>
    <w:div w:id="222495654">
      <w:bodyDiv w:val="1"/>
      <w:marLeft w:val="0"/>
      <w:marRight w:val="0"/>
      <w:marTop w:val="0"/>
      <w:marBottom w:val="0"/>
      <w:divBdr>
        <w:top w:val="none" w:sz="0" w:space="0" w:color="auto"/>
        <w:left w:val="none" w:sz="0" w:space="0" w:color="auto"/>
        <w:bottom w:val="none" w:sz="0" w:space="0" w:color="auto"/>
        <w:right w:val="none" w:sz="0" w:space="0" w:color="auto"/>
      </w:divBdr>
    </w:div>
    <w:div w:id="222640064">
      <w:bodyDiv w:val="1"/>
      <w:marLeft w:val="0"/>
      <w:marRight w:val="0"/>
      <w:marTop w:val="0"/>
      <w:marBottom w:val="0"/>
      <w:divBdr>
        <w:top w:val="none" w:sz="0" w:space="0" w:color="auto"/>
        <w:left w:val="none" w:sz="0" w:space="0" w:color="auto"/>
        <w:bottom w:val="none" w:sz="0" w:space="0" w:color="auto"/>
        <w:right w:val="none" w:sz="0" w:space="0" w:color="auto"/>
      </w:divBdr>
    </w:div>
    <w:div w:id="222759440">
      <w:bodyDiv w:val="1"/>
      <w:marLeft w:val="0"/>
      <w:marRight w:val="0"/>
      <w:marTop w:val="0"/>
      <w:marBottom w:val="0"/>
      <w:divBdr>
        <w:top w:val="none" w:sz="0" w:space="0" w:color="auto"/>
        <w:left w:val="none" w:sz="0" w:space="0" w:color="auto"/>
        <w:bottom w:val="none" w:sz="0" w:space="0" w:color="auto"/>
        <w:right w:val="none" w:sz="0" w:space="0" w:color="auto"/>
      </w:divBdr>
    </w:div>
    <w:div w:id="223377004">
      <w:bodyDiv w:val="1"/>
      <w:marLeft w:val="0"/>
      <w:marRight w:val="0"/>
      <w:marTop w:val="0"/>
      <w:marBottom w:val="0"/>
      <w:divBdr>
        <w:top w:val="none" w:sz="0" w:space="0" w:color="auto"/>
        <w:left w:val="none" w:sz="0" w:space="0" w:color="auto"/>
        <w:bottom w:val="none" w:sz="0" w:space="0" w:color="auto"/>
        <w:right w:val="none" w:sz="0" w:space="0" w:color="auto"/>
      </w:divBdr>
    </w:div>
    <w:div w:id="223420810">
      <w:bodyDiv w:val="1"/>
      <w:marLeft w:val="0"/>
      <w:marRight w:val="0"/>
      <w:marTop w:val="0"/>
      <w:marBottom w:val="0"/>
      <w:divBdr>
        <w:top w:val="none" w:sz="0" w:space="0" w:color="auto"/>
        <w:left w:val="none" w:sz="0" w:space="0" w:color="auto"/>
        <w:bottom w:val="none" w:sz="0" w:space="0" w:color="auto"/>
        <w:right w:val="none" w:sz="0" w:space="0" w:color="auto"/>
      </w:divBdr>
    </w:div>
    <w:div w:id="223680053">
      <w:bodyDiv w:val="1"/>
      <w:marLeft w:val="0"/>
      <w:marRight w:val="0"/>
      <w:marTop w:val="0"/>
      <w:marBottom w:val="0"/>
      <w:divBdr>
        <w:top w:val="none" w:sz="0" w:space="0" w:color="auto"/>
        <w:left w:val="none" w:sz="0" w:space="0" w:color="auto"/>
        <w:bottom w:val="none" w:sz="0" w:space="0" w:color="auto"/>
        <w:right w:val="none" w:sz="0" w:space="0" w:color="auto"/>
      </w:divBdr>
    </w:div>
    <w:div w:id="223955878">
      <w:bodyDiv w:val="1"/>
      <w:marLeft w:val="0"/>
      <w:marRight w:val="0"/>
      <w:marTop w:val="0"/>
      <w:marBottom w:val="0"/>
      <w:divBdr>
        <w:top w:val="none" w:sz="0" w:space="0" w:color="auto"/>
        <w:left w:val="none" w:sz="0" w:space="0" w:color="auto"/>
        <w:bottom w:val="none" w:sz="0" w:space="0" w:color="auto"/>
        <w:right w:val="none" w:sz="0" w:space="0" w:color="auto"/>
      </w:divBdr>
    </w:div>
    <w:div w:id="224027843">
      <w:bodyDiv w:val="1"/>
      <w:marLeft w:val="0"/>
      <w:marRight w:val="0"/>
      <w:marTop w:val="0"/>
      <w:marBottom w:val="0"/>
      <w:divBdr>
        <w:top w:val="none" w:sz="0" w:space="0" w:color="auto"/>
        <w:left w:val="none" w:sz="0" w:space="0" w:color="auto"/>
        <w:bottom w:val="none" w:sz="0" w:space="0" w:color="auto"/>
        <w:right w:val="none" w:sz="0" w:space="0" w:color="auto"/>
      </w:divBdr>
    </w:div>
    <w:div w:id="224031529">
      <w:bodyDiv w:val="1"/>
      <w:marLeft w:val="0"/>
      <w:marRight w:val="0"/>
      <w:marTop w:val="0"/>
      <w:marBottom w:val="0"/>
      <w:divBdr>
        <w:top w:val="none" w:sz="0" w:space="0" w:color="auto"/>
        <w:left w:val="none" w:sz="0" w:space="0" w:color="auto"/>
        <w:bottom w:val="none" w:sz="0" w:space="0" w:color="auto"/>
        <w:right w:val="none" w:sz="0" w:space="0" w:color="auto"/>
      </w:divBdr>
    </w:div>
    <w:div w:id="224072849">
      <w:bodyDiv w:val="1"/>
      <w:marLeft w:val="0"/>
      <w:marRight w:val="0"/>
      <w:marTop w:val="0"/>
      <w:marBottom w:val="0"/>
      <w:divBdr>
        <w:top w:val="none" w:sz="0" w:space="0" w:color="auto"/>
        <w:left w:val="none" w:sz="0" w:space="0" w:color="auto"/>
        <w:bottom w:val="none" w:sz="0" w:space="0" w:color="auto"/>
        <w:right w:val="none" w:sz="0" w:space="0" w:color="auto"/>
      </w:divBdr>
    </w:div>
    <w:div w:id="224146021">
      <w:bodyDiv w:val="1"/>
      <w:marLeft w:val="0"/>
      <w:marRight w:val="0"/>
      <w:marTop w:val="0"/>
      <w:marBottom w:val="0"/>
      <w:divBdr>
        <w:top w:val="none" w:sz="0" w:space="0" w:color="auto"/>
        <w:left w:val="none" w:sz="0" w:space="0" w:color="auto"/>
        <w:bottom w:val="none" w:sz="0" w:space="0" w:color="auto"/>
        <w:right w:val="none" w:sz="0" w:space="0" w:color="auto"/>
      </w:divBdr>
    </w:div>
    <w:div w:id="224344629">
      <w:bodyDiv w:val="1"/>
      <w:marLeft w:val="0"/>
      <w:marRight w:val="0"/>
      <w:marTop w:val="0"/>
      <w:marBottom w:val="0"/>
      <w:divBdr>
        <w:top w:val="none" w:sz="0" w:space="0" w:color="auto"/>
        <w:left w:val="none" w:sz="0" w:space="0" w:color="auto"/>
        <w:bottom w:val="none" w:sz="0" w:space="0" w:color="auto"/>
        <w:right w:val="none" w:sz="0" w:space="0" w:color="auto"/>
      </w:divBdr>
    </w:div>
    <w:div w:id="224413326">
      <w:bodyDiv w:val="1"/>
      <w:marLeft w:val="0"/>
      <w:marRight w:val="0"/>
      <w:marTop w:val="0"/>
      <w:marBottom w:val="0"/>
      <w:divBdr>
        <w:top w:val="none" w:sz="0" w:space="0" w:color="auto"/>
        <w:left w:val="none" w:sz="0" w:space="0" w:color="auto"/>
        <w:bottom w:val="none" w:sz="0" w:space="0" w:color="auto"/>
        <w:right w:val="none" w:sz="0" w:space="0" w:color="auto"/>
      </w:divBdr>
    </w:div>
    <w:div w:id="224535597">
      <w:bodyDiv w:val="1"/>
      <w:marLeft w:val="0"/>
      <w:marRight w:val="0"/>
      <w:marTop w:val="0"/>
      <w:marBottom w:val="0"/>
      <w:divBdr>
        <w:top w:val="none" w:sz="0" w:space="0" w:color="auto"/>
        <w:left w:val="none" w:sz="0" w:space="0" w:color="auto"/>
        <w:bottom w:val="none" w:sz="0" w:space="0" w:color="auto"/>
        <w:right w:val="none" w:sz="0" w:space="0" w:color="auto"/>
      </w:divBdr>
    </w:div>
    <w:div w:id="224537390">
      <w:bodyDiv w:val="1"/>
      <w:marLeft w:val="0"/>
      <w:marRight w:val="0"/>
      <w:marTop w:val="0"/>
      <w:marBottom w:val="0"/>
      <w:divBdr>
        <w:top w:val="none" w:sz="0" w:space="0" w:color="auto"/>
        <w:left w:val="none" w:sz="0" w:space="0" w:color="auto"/>
        <w:bottom w:val="none" w:sz="0" w:space="0" w:color="auto"/>
        <w:right w:val="none" w:sz="0" w:space="0" w:color="auto"/>
      </w:divBdr>
    </w:div>
    <w:div w:id="224805680">
      <w:bodyDiv w:val="1"/>
      <w:marLeft w:val="0"/>
      <w:marRight w:val="0"/>
      <w:marTop w:val="0"/>
      <w:marBottom w:val="0"/>
      <w:divBdr>
        <w:top w:val="none" w:sz="0" w:space="0" w:color="auto"/>
        <w:left w:val="none" w:sz="0" w:space="0" w:color="auto"/>
        <w:bottom w:val="none" w:sz="0" w:space="0" w:color="auto"/>
        <w:right w:val="none" w:sz="0" w:space="0" w:color="auto"/>
      </w:divBdr>
    </w:div>
    <w:div w:id="224948133">
      <w:bodyDiv w:val="1"/>
      <w:marLeft w:val="0"/>
      <w:marRight w:val="0"/>
      <w:marTop w:val="0"/>
      <w:marBottom w:val="0"/>
      <w:divBdr>
        <w:top w:val="none" w:sz="0" w:space="0" w:color="auto"/>
        <w:left w:val="none" w:sz="0" w:space="0" w:color="auto"/>
        <w:bottom w:val="none" w:sz="0" w:space="0" w:color="auto"/>
        <w:right w:val="none" w:sz="0" w:space="0" w:color="auto"/>
      </w:divBdr>
    </w:div>
    <w:div w:id="224991402">
      <w:bodyDiv w:val="1"/>
      <w:marLeft w:val="0"/>
      <w:marRight w:val="0"/>
      <w:marTop w:val="0"/>
      <w:marBottom w:val="0"/>
      <w:divBdr>
        <w:top w:val="none" w:sz="0" w:space="0" w:color="auto"/>
        <w:left w:val="none" w:sz="0" w:space="0" w:color="auto"/>
        <w:bottom w:val="none" w:sz="0" w:space="0" w:color="auto"/>
        <w:right w:val="none" w:sz="0" w:space="0" w:color="auto"/>
      </w:divBdr>
    </w:div>
    <w:div w:id="225067664">
      <w:bodyDiv w:val="1"/>
      <w:marLeft w:val="0"/>
      <w:marRight w:val="0"/>
      <w:marTop w:val="0"/>
      <w:marBottom w:val="0"/>
      <w:divBdr>
        <w:top w:val="none" w:sz="0" w:space="0" w:color="auto"/>
        <w:left w:val="none" w:sz="0" w:space="0" w:color="auto"/>
        <w:bottom w:val="none" w:sz="0" w:space="0" w:color="auto"/>
        <w:right w:val="none" w:sz="0" w:space="0" w:color="auto"/>
      </w:divBdr>
    </w:div>
    <w:div w:id="225646878">
      <w:bodyDiv w:val="1"/>
      <w:marLeft w:val="0"/>
      <w:marRight w:val="0"/>
      <w:marTop w:val="0"/>
      <w:marBottom w:val="0"/>
      <w:divBdr>
        <w:top w:val="none" w:sz="0" w:space="0" w:color="auto"/>
        <w:left w:val="none" w:sz="0" w:space="0" w:color="auto"/>
        <w:bottom w:val="none" w:sz="0" w:space="0" w:color="auto"/>
        <w:right w:val="none" w:sz="0" w:space="0" w:color="auto"/>
      </w:divBdr>
    </w:div>
    <w:div w:id="225915542">
      <w:bodyDiv w:val="1"/>
      <w:marLeft w:val="0"/>
      <w:marRight w:val="0"/>
      <w:marTop w:val="0"/>
      <w:marBottom w:val="0"/>
      <w:divBdr>
        <w:top w:val="none" w:sz="0" w:space="0" w:color="auto"/>
        <w:left w:val="none" w:sz="0" w:space="0" w:color="auto"/>
        <w:bottom w:val="none" w:sz="0" w:space="0" w:color="auto"/>
        <w:right w:val="none" w:sz="0" w:space="0" w:color="auto"/>
      </w:divBdr>
    </w:div>
    <w:div w:id="226114950">
      <w:bodyDiv w:val="1"/>
      <w:marLeft w:val="0"/>
      <w:marRight w:val="0"/>
      <w:marTop w:val="0"/>
      <w:marBottom w:val="0"/>
      <w:divBdr>
        <w:top w:val="none" w:sz="0" w:space="0" w:color="auto"/>
        <w:left w:val="none" w:sz="0" w:space="0" w:color="auto"/>
        <w:bottom w:val="none" w:sz="0" w:space="0" w:color="auto"/>
        <w:right w:val="none" w:sz="0" w:space="0" w:color="auto"/>
      </w:divBdr>
    </w:div>
    <w:div w:id="227109242">
      <w:bodyDiv w:val="1"/>
      <w:marLeft w:val="0"/>
      <w:marRight w:val="0"/>
      <w:marTop w:val="0"/>
      <w:marBottom w:val="0"/>
      <w:divBdr>
        <w:top w:val="none" w:sz="0" w:space="0" w:color="auto"/>
        <w:left w:val="none" w:sz="0" w:space="0" w:color="auto"/>
        <w:bottom w:val="none" w:sz="0" w:space="0" w:color="auto"/>
        <w:right w:val="none" w:sz="0" w:space="0" w:color="auto"/>
      </w:divBdr>
    </w:div>
    <w:div w:id="227231013">
      <w:bodyDiv w:val="1"/>
      <w:marLeft w:val="0"/>
      <w:marRight w:val="0"/>
      <w:marTop w:val="0"/>
      <w:marBottom w:val="0"/>
      <w:divBdr>
        <w:top w:val="none" w:sz="0" w:space="0" w:color="auto"/>
        <w:left w:val="none" w:sz="0" w:space="0" w:color="auto"/>
        <w:bottom w:val="none" w:sz="0" w:space="0" w:color="auto"/>
        <w:right w:val="none" w:sz="0" w:space="0" w:color="auto"/>
      </w:divBdr>
    </w:div>
    <w:div w:id="227303553">
      <w:bodyDiv w:val="1"/>
      <w:marLeft w:val="0"/>
      <w:marRight w:val="0"/>
      <w:marTop w:val="0"/>
      <w:marBottom w:val="0"/>
      <w:divBdr>
        <w:top w:val="none" w:sz="0" w:space="0" w:color="auto"/>
        <w:left w:val="none" w:sz="0" w:space="0" w:color="auto"/>
        <w:bottom w:val="none" w:sz="0" w:space="0" w:color="auto"/>
        <w:right w:val="none" w:sz="0" w:space="0" w:color="auto"/>
      </w:divBdr>
    </w:div>
    <w:div w:id="227493482">
      <w:bodyDiv w:val="1"/>
      <w:marLeft w:val="0"/>
      <w:marRight w:val="0"/>
      <w:marTop w:val="0"/>
      <w:marBottom w:val="0"/>
      <w:divBdr>
        <w:top w:val="none" w:sz="0" w:space="0" w:color="auto"/>
        <w:left w:val="none" w:sz="0" w:space="0" w:color="auto"/>
        <w:bottom w:val="none" w:sz="0" w:space="0" w:color="auto"/>
        <w:right w:val="none" w:sz="0" w:space="0" w:color="auto"/>
      </w:divBdr>
    </w:div>
    <w:div w:id="227542033">
      <w:bodyDiv w:val="1"/>
      <w:marLeft w:val="0"/>
      <w:marRight w:val="0"/>
      <w:marTop w:val="0"/>
      <w:marBottom w:val="0"/>
      <w:divBdr>
        <w:top w:val="none" w:sz="0" w:space="0" w:color="auto"/>
        <w:left w:val="none" w:sz="0" w:space="0" w:color="auto"/>
        <w:bottom w:val="none" w:sz="0" w:space="0" w:color="auto"/>
        <w:right w:val="none" w:sz="0" w:space="0" w:color="auto"/>
      </w:divBdr>
    </w:div>
    <w:div w:id="227543865">
      <w:bodyDiv w:val="1"/>
      <w:marLeft w:val="0"/>
      <w:marRight w:val="0"/>
      <w:marTop w:val="0"/>
      <w:marBottom w:val="0"/>
      <w:divBdr>
        <w:top w:val="none" w:sz="0" w:space="0" w:color="auto"/>
        <w:left w:val="none" w:sz="0" w:space="0" w:color="auto"/>
        <w:bottom w:val="none" w:sz="0" w:space="0" w:color="auto"/>
        <w:right w:val="none" w:sz="0" w:space="0" w:color="auto"/>
      </w:divBdr>
    </w:div>
    <w:div w:id="227965151">
      <w:bodyDiv w:val="1"/>
      <w:marLeft w:val="0"/>
      <w:marRight w:val="0"/>
      <w:marTop w:val="0"/>
      <w:marBottom w:val="0"/>
      <w:divBdr>
        <w:top w:val="none" w:sz="0" w:space="0" w:color="auto"/>
        <w:left w:val="none" w:sz="0" w:space="0" w:color="auto"/>
        <w:bottom w:val="none" w:sz="0" w:space="0" w:color="auto"/>
        <w:right w:val="none" w:sz="0" w:space="0" w:color="auto"/>
      </w:divBdr>
    </w:div>
    <w:div w:id="228031870">
      <w:bodyDiv w:val="1"/>
      <w:marLeft w:val="0"/>
      <w:marRight w:val="0"/>
      <w:marTop w:val="0"/>
      <w:marBottom w:val="0"/>
      <w:divBdr>
        <w:top w:val="none" w:sz="0" w:space="0" w:color="auto"/>
        <w:left w:val="none" w:sz="0" w:space="0" w:color="auto"/>
        <w:bottom w:val="none" w:sz="0" w:space="0" w:color="auto"/>
        <w:right w:val="none" w:sz="0" w:space="0" w:color="auto"/>
      </w:divBdr>
    </w:div>
    <w:div w:id="228346172">
      <w:bodyDiv w:val="1"/>
      <w:marLeft w:val="0"/>
      <w:marRight w:val="0"/>
      <w:marTop w:val="0"/>
      <w:marBottom w:val="0"/>
      <w:divBdr>
        <w:top w:val="none" w:sz="0" w:space="0" w:color="auto"/>
        <w:left w:val="none" w:sz="0" w:space="0" w:color="auto"/>
        <w:bottom w:val="none" w:sz="0" w:space="0" w:color="auto"/>
        <w:right w:val="none" w:sz="0" w:space="0" w:color="auto"/>
      </w:divBdr>
    </w:div>
    <w:div w:id="228348856">
      <w:bodyDiv w:val="1"/>
      <w:marLeft w:val="0"/>
      <w:marRight w:val="0"/>
      <w:marTop w:val="0"/>
      <w:marBottom w:val="0"/>
      <w:divBdr>
        <w:top w:val="none" w:sz="0" w:space="0" w:color="auto"/>
        <w:left w:val="none" w:sz="0" w:space="0" w:color="auto"/>
        <w:bottom w:val="none" w:sz="0" w:space="0" w:color="auto"/>
        <w:right w:val="none" w:sz="0" w:space="0" w:color="auto"/>
      </w:divBdr>
    </w:div>
    <w:div w:id="228611361">
      <w:bodyDiv w:val="1"/>
      <w:marLeft w:val="0"/>
      <w:marRight w:val="0"/>
      <w:marTop w:val="0"/>
      <w:marBottom w:val="0"/>
      <w:divBdr>
        <w:top w:val="none" w:sz="0" w:space="0" w:color="auto"/>
        <w:left w:val="none" w:sz="0" w:space="0" w:color="auto"/>
        <w:bottom w:val="none" w:sz="0" w:space="0" w:color="auto"/>
        <w:right w:val="none" w:sz="0" w:space="0" w:color="auto"/>
      </w:divBdr>
    </w:div>
    <w:div w:id="228810532">
      <w:bodyDiv w:val="1"/>
      <w:marLeft w:val="0"/>
      <w:marRight w:val="0"/>
      <w:marTop w:val="0"/>
      <w:marBottom w:val="0"/>
      <w:divBdr>
        <w:top w:val="none" w:sz="0" w:space="0" w:color="auto"/>
        <w:left w:val="none" w:sz="0" w:space="0" w:color="auto"/>
        <w:bottom w:val="none" w:sz="0" w:space="0" w:color="auto"/>
        <w:right w:val="none" w:sz="0" w:space="0" w:color="auto"/>
      </w:divBdr>
    </w:div>
    <w:div w:id="228922312">
      <w:bodyDiv w:val="1"/>
      <w:marLeft w:val="0"/>
      <w:marRight w:val="0"/>
      <w:marTop w:val="0"/>
      <w:marBottom w:val="0"/>
      <w:divBdr>
        <w:top w:val="none" w:sz="0" w:space="0" w:color="auto"/>
        <w:left w:val="none" w:sz="0" w:space="0" w:color="auto"/>
        <w:bottom w:val="none" w:sz="0" w:space="0" w:color="auto"/>
        <w:right w:val="none" w:sz="0" w:space="0" w:color="auto"/>
      </w:divBdr>
    </w:div>
    <w:div w:id="229004665">
      <w:bodyDiv w:val="1"/>
      <w:marLeft w:val="0"/>
      <w:marRight w:val="0"/>
      <w:marTop w:val="0"/>
      <w:marBottom w:val="0"/>
      <w:divBdr>
        <w:top w:val="none" w:sz="0" w:space="0" w:color="auto"/>
        <w:left w:val="none" w:sz="0" w:space="0" w:color="auto"/>
        <w:bottom w:val="none" w:sz="0" w:space="0" w:color="auto"/>
        <w:right w:val="none" w:sz="0" w:space="0" w:color="auto"/>
      </w:divBdr>
    </w:div>
    <w:div w:id="229198719">
      <w:bodyDiv w:val="1"/>
      <w:marLeft w:val="0"/>
      <w:marRight w:val="0"/>
      <w:marTop w:val="0"/>
      <w:marBottom w:val="0"/>
      <w:divBdr>
        <w:top w:val="none" w:sz="0" w:space="0" w:color="auto"/>
        <w:left w:val="none" w:sz="0" w:space="0" w:color="auto"/>
        <w:bottom w:val="none" w:sz="0" w:space="0" w:color="auto"/>
        <w:right w:val="none" w:sz="0" w:space="0" w:color="auto"/>
      </w:divBdr>
    </w:div>
    <w:div w:id="229654770">
      <w:bodyDiv w:val="1"/>
      <w:marLeft w:val="0"/>
      <w:marRight w:val="0"/>
      <w:marTop w:val="0"/>
      <w:marBottom w:val="0"/>
      <w:divBdr>
        <w:top w:val="none" w:sz="0" w:space="0" w:color="auto"/>
        <w:left w:val="none" w:sz="0" w:space="0" w:color="auto"/>
        <w:bottom w:val="none" w:sz="0" w:space="0" w:color="auto"/>
        <w:right w:val="none" w:sz="0" w:space="0" w:color="auto"/>
      </w:divBdr>
    </w:div>
    <w:div w:id="230039582">
      <w:bodyDiv w:val="1"/>
      <w:marLeft w:val="0"/>
      <w:marRight w:val="0"/>
      <w:marTop w:val="0"/>
      <w:marBottom w:val="0"/>
      <w:divBdr>
        <w:top w:val="none" w:sz="0" w:space="0" w:color="auto"/>
        <w:left w:val="none" w:sz="0" w:space="0" w:color="auto"/>
        <w:bottom w:val="none" w:sz="0" w:space="0" w:color="auto"/>
        <w:right w:val="none" w:sz="0" w:space="0" w:color="auto"/>
      </w:divBdr>
    </w:div>
    <w:div w:id="230040326">
      <w:bodyDiv w:val="1"/>
      <w:marLeft w:val="0"/>
      <w:marRight w:val="0"/>
      <w:marTop w:val="0"/>
      <w:marBottom w:val="0"/>
      <w:divBdr>
        <w:top w:val="none" w:sz="0" w:space="0" w:color="auto"/>
        <w:left w:val="none" w:sz="0" w:space="0" w:color="auto"/>
        <w:bottom w:val="none" w:sz="0" w:space="0" w:color="auto"/>
        <w:right w:val="none" w:sz="0" w:space="0" w:color="auto"/>
      </w:divBdr>
    </w:div>
    <w:div w:id="230121278">
      <w:bodyDiv w:val="1"/>
      <w:marLeft w:val="0"/>
      <w:marRight w:val="0"/>
      <w:marTop w:val="0"/>
      <w:marBottom w:val="0"/>
      <w:divBdr>
        <w:top w:val="none" w:sz="0" w:space="0" w:color="auto"/>
        <w:left w:val="none" w:sz="0" w:space="0" w:color="auto"/>
        <w:bottom w:val="none" w:sz="0" w:space="0" w:color="auto"/>
        <w:right w:val="none" w:sz="0" w:space="0" w:color="auto"/>
      </w:divBdr>
    </w:div>
    <w:div w:id="230389813">
      <w:bodyDiv w:val="1"/>
      <w:marLeft w:val="0"/>
      <w:marRight w:val="0"/>
      <w:marTop w:val="0"/>
      <w:marBottom w:val="0"/>
      <w:divBdr>
        <w:top w:val="none" w:sz="0" w:space="0" w:color="auto"/>
        <w:left w:val="none" w:sz="0" w:space="0" w:color="auto"/>
        <w:bottom w:val="none" w:sz="0" w:space="0" w:color="auto"/>
        <w:right w:val="none" w:sz="0" w:space="0" w:color="auto"/>
      </w:divBdr>
    </w:div>
    <w:div w:id="231890079">
      <w:bodyDiv w:val="1"/>
      <w:marLeft w:val="0"/>
      <w:marRight w:val="0"/>
      <w:marTop w:val="0"/>
      <w:marBottom w:val="0"/>
      <w:divBdr>
        <w:top w:val="none" w:sz="0" w:space="0" w:color="auto"/>
        <w:left w:val="none" w:sz="0" w:space="0" w:color="auto"/>
        <w:bottom w:val="none" w:sz="0" w:space="0" w:color="auto"/>
        <w:right w:val="none" w:sz="0" w:space="0" w:color="auto"/>
      </w:divBdr>
    </w:div>
    <w:div w:id="231894826">
      <w:bodyDiv w:val="1"/>
      <w:marLeft w:val="0"/>
      <w:marRight w:val="0"/>
      <w:marTop w:val="0"/>
      <w:marBottom w:val="0"/>
      <w:divBdr>
        <w:top w:val="none" w:sz="0" w:space="0" w:color="auto"/>
        <w:left w:val="none" w:sz="0" w:space="0" w:color="auto"/>
        <w:bottom w:val="none" w:sz="0" w:space="0" w:color="auto"/>
        <w:right w:val="none" w:sz="0" w:space="0" w:color="auto"/>
      </w:divBdr>
    </w:div>
    <w:div w:id="231938431">
      <w:bodyDiv w:val="1"/>
      <w:marLeft w:val="0"/>
      <w:marRight w:val="0"/>
      <w:marTop w:val="0"/>
      <w:marBottom w:val="0"/>
      <w:divBdr>
        <w:top w:val="none" w:sz="0" w:space="0" w:color="auto"/>
        <w:left w:val="none" w:sz="0" w:space="0" w:color="auto"/>
        <w:bottom w:val="none" w:sz="0" w:space="0" w:color="auto"/>
        <w:right w:val="none" w:sz="0" w:space="0" w:color="auto"/>
      </w:divBdr>
    </w:div>
    <w:div w:id="232276708">
      <w:bodyDiv w:val="1"/>
      <w:marLeft w:val="0"/>
      <w:marRight w:val="0"/>
      <w:marTop w:val="0"/>
      <w:marBottom w:val="0"/>
      <w:divBdr>
        <w:top w:val="none" w:sz="0" w:space="0" w:color="auto"/>
        <w:left w:val="none" w:sz="0" w:space="0" w:color="auto"/>
        <w:bottom w:val="none" w:sz="0" w:space="0" w:color="auto"/>
        <w:right w:val="none" w:sz="0" w:space="0" w:color="auto"/>
      </w:divBdr>
    </w:div>
    <w:div w:id="232357446">
      <w:bodyDiv w:val="1"/>
      <w:marLeft w:val="0"/>
      <w:marRight w:val="0"/>
      <w:marTop w:val="0"/>
      <w:marBottom w:val="0"/>
      <w:divBdr>
        <w:top w:val="none" w:sz="0" w:space="0" w:color="auto"/>
        <w:left w:val="none" w:sz="0" w:space="0" w:color="auto"/>
        <w:bottom w:val="none" w:sz="0" w:space="0" w:color="auto"/>
        <w:right w:val="none" w:sz="0" w:space="0" w:color="auto"/>
      </w:divBdr>
    </w:div>
    <w:div w:id="232399295">
      <w:bodyDiv w:val="1"/>
      <w:marLeft w:val="0"/>
      <w:marRight w:val="0"/>
      <w:marTop w:val="0"/>
      <w:marBottom w:val="0"/>
      <w:divBdr>
        <w:top w:val="none" w:sz="0" w:space="0" w:color="auto"/>
        <w:left w:val="none" w:sz="0" w:space="0" w:color="auto"/>
        <w:bottom w:val="none" w:sz="0" w:space="0" w:color="auto"/>
        <w:right w:val="none" w:sz="0" w:space="0" w:color="auto"/>
      </w:divBdr>
    </w:div>
    <w:div w:id="232547214">
      <w:bodyDiv w:val="1"/>
      <w:marLeft w:val="0"/>
      <w:marRight w:val="0"/>
      <w:marTop w:val="0"/>
      <w:marBottom w:val="0"/>
      <w:divBdr>
        <w:top w:val="none" w:sz="0" w:space="0" w:color="auto"/>
        <w:left w:val="none" w:sz="0" w:space="0" w:color="auto"/>
        <w:bottom w:val="none" w:sz="0" w:space="0" w:color="auto"/>
        <w:right w:val="none" w:sz="0" w:space="0" w:color="auto"/>
      </w:divBdr>
    </w:div>
    <w:div w:id="232664366">
      <w:bodyDiv w:val="1"/>
      <w:marLeft w:val="0"/>
      <w:marRight w:val="0"/>
      <w:marTop w:val="0"/>
      <w:marBottom w:val="0"/>
      <w:divBdr>
        <w:top w:val="none" w:sz="0" w:space="0" w:color="auto"/>
        <w:left w:val="none" w:sz="0" w:space="0" w:color="auto"/>
        <w:bottom w:val="none" w:sz="0" w:space="0" w:color="auto"/>
        <w:right w:val="none" w:sz="0" w:space="0" w:color="auto"/>
      </w:divBdr>
    </w:div>
    <w:div w:id="232738466">
      <w:bodyDiv w:val="1"/>
      <w:marLeft w:val="0"/>
      <w:marRight w:val="0"/>
      <w:marTop w:val="0"/>
      <w:marBottom w:val="0"/>
      <w:divBdr>
        <w:top w:val="none" w:sz="0" w:space="0" w:color="auto"/>
        <w:left w:val="none" w:sz="0" w:space="0" w:color="auto"/>
        <w:bottom w:val="none" w:sz="0" w:space="0" w:color="auto"/>
        <w:right w:val="none" w:sz="0" w:space="0" w:color="auto"/>
      </w:divBdr>
    </w:div>
    <w:div w:id="233394446">
      <w:bodyDiv w:val="1"/>
      <w:marLeft w:val="0"/>
      <w:marRight w:val="0"/>
      <w:marTop w:val="0"/>
      <w:marBottom w:val="0"/>
      <w:divBdr>
        <w:top w:val="none" w:sz="0" w:space="0" w:color="auto"/>
        <w:left w:val="none" w:sz="0" w:space="0" w:color="auto"/>
        <w:bottom w:val="none" w:sz="0" w:space="0" w:color="auto"/>
        <w:right w:val="none" w:sz="0" w:space="0" w:color="auto"/>
      </w:divBdr>
    </w:div>
    <w:div w:id="233517103">
      <w:bodyDiv w:val="1"/>
      <w:marLeft w:val="0"/>
      <w:marRight w:val="0"/>
      <w:marTop w:val="0"/>
      <w:marBottom w:val="0"/>
      <w:divBdr>
        <w:top w:val="none" w:sz="0" w:space="0" w:color="auto"/>
        <w:left w:val="none" w:sz="0" w:space="0" w:color="auto"/>
        <w:bottom w:val="none" w:sz="0" w:space="0" w:color="auto"/>
        <w:right w:val="none" w:sz="0" w:space="0" w:color="auto"/>
      </w:divBdr>
    </w:div>
    <w:div w:id="234172584">
      <w:bodyDiv w:val="1"/>
      <w:marLeft w:val="0"/>
      <w:marRight w:val="0"/>
      <w:marTop w:val="0"/>
      <w:marBottom w:val="0"/>
      <w:divBdr>
        <w:top w:val="none" w:sz="0" w:space="0" w:color="auto"/>
        <w:left w:val="none" w:sz="0" w:space="0" w:color="auto"/>
        <w:bottom w:val="none" w:sz="0" w:space="0" w:color="auto"/>
        <w:right w:val="none" w:sz="0" w:space="0" w:color="auto"/>
      </w:divBdr>
    </w:div>
    <w:div w:id="234321227">
      <w:bodyDiv w:val="1"/>
      <w:marLeft w:val="0"/>
      <w:marRight w:val="0"/>
      <w:marTop w:val="0"/>
      <w:marBottom w:val="0"/>
      <w:divBdr>
        <w:top w:val="none" w:sz="0" w:space="0" w:color="auto"/>
        <w:left w:val="none" w:sz="0" w:space="0" w:color="auto"/>
        <w:bottom w:val="none" w:sz="0" w:space="0" w:color="auto"/>
        <w:right w:val="none" w:sz="0" w:space="0" w:color="auto"/>
      </w:divBdr>
    </w:div>
    <w:div w:id="234903670">
      <w:bodyDiv w:val="1"/>
      <w:marLeft w:val="0"/>
      <w:marRight w:val="0"/>
      <w:marTop w:val="0"/>
      <w:marBottom w:val="0"/>
      <w:divBdr>
        <w:top w:val="none" w:sz="0" w:space="0" w:color="auto"/>
        <w:left w:val="none" w:sz="0" w:space="0" w:color="auto"/>
        <w:bottom w:val="none" w:sz="0" w:space="0" w:color="auto"/>
        <w:right w:val="none" w:sz="0" w:space="0" w:color="auto"/>
      </w:divBdr>
    </w:div>
    <w:div w:id="235208968">
      <w:bodyDiv w:val="1"/>
      <w:marLeft w:val="0"/>
      <w:marRight w:val="0"/>
      <w:marTop w:val="0"/>
      <w:marBottom w:val="0"/>
      <w:divBdr>
        <w:top w:val="none" w:sz="0" w:space="0" w:color="auto"/>
        <w:left w:val="none" w:sz="0" w:space="0" w:color="auto"/>
        <w:bottom w:val="none" w:sz="0" w:space="0" w:color="auto"/>
        <w:right w:val="none" w:sz="0" w:space="0" w:color="auto"/>
      </w:divBdr>
    </w:div>
    <w:div w:id="235362979">
      <w:bodyDiv w:val="1"/>
      <w:marLeft w:val="0"/>
      <w:marRight w:val="0"/>
      <w:marTop w:val="0"/>
      <w:marBottom w:val="0"/>
      <w:divBdr>
        <w:top w:val="none" w:sz="0" w:space="0" w:color="auto"/>
        <w:left w:val="none" w:sz="0" w:space="0" w:color="auto"/>
        <w:bottom w:val="none" w:sz="0" w:space="0" w:color="auto"/>
        <w:right w:val="none" w:sz="0" w:space="0" w:color="auto"/>
      </w:divBdr>
    </w:div>
    <w:div w:id="235364533">
      <w:bodyDiv w:val="1"/>
      <w:marLeft w:val="0"/>
      <w:marRight w:val="0"/>
      <w:marTop w:val="0"/>
      <w:marBottom w:val="0"/>
      <w:divBdr>
        <w:top w:val="none" w:sz="0" w:space="0" w:color="auto"/>
        <w:left w:val="none" w:sz="0" w:space="0" w:color="auto"/>
        <w:bottom w:val="none" w:sz="0" w:space="0" w:color="auto"/>
        <w:right w:val="none" w:sz="0" w:space="0" w:color="auto"/>
      </w:divBdr>
    </w:div>
    <w:div w:id="235407892">
      <w:bodyDiv w:val="1"/>
      <w:marLeft w:val="0"/>
      <w:marRight w:val="0"/>
      <w:marTop w:val="0"/>
      <w:marBottom w:val="0"/>
      <w:divBdr>
        <w:top w:val="none" w:sz="0" w:space="0" w:color="auto"/>
        <w:left w:val="none" w:sz="0" w:space="0" w:color="auto"/>
        <w:bottom w:val="none" w:sz="0" w:space="0" w:color="auto"/>
        <w:right w:val="none" w:sz="0" w:space="0" w:color="auto"/>
      </w:divBdr>
    </w:div>
    <w:div w:id="235476886">
      <w:bodyDiv w:val="1"/>
      <w:marLeft w:val="0"/>
      <w:marRight w:val="0"/>
      <w:marTop w:val="0"/>
      <w:marBottom w:val="0"/>
      <w:divBdr>
        <w:top w:val="none" w:sz="0" w:space="0" w:color="auto"/>
        <w:left w:val="none" w:sz="0" w:space="0" w:color="auto"/>
        <w:bottom w:val="none" w:sz="0" w:space="0" w:color="auto"/>
        <w:right w:val="none" w:sz="0" w:space="0" w:color="auto"/>
      </w:divBdr>
    </w:div>
    <w:div w:id="235553695">
      <w:bodyDiv w:val="1"/>
      <w:marLeft w:val="0"/>
      <w:marRight w:val="0"/>
      <w:marTop w:val="0"/>
      <w:marBottom w:val="0"/>
      <w:divBdr>
        <w:top w:val="none" w:sz="0" w:space="0" w:color="auto"/>
        <w:left w:val="none" w:sz="0" w:space="0" w:color="auto"/>
        <w:bottom w:val="none" w:sz="0" w:space="0" w:color="auto"/>
        <w:right w:val="none" w:sz="0" w:space="0" w:color="auto"/>
      </w:divBdr>
    </w:div>
    <w:div w:id="235825063">
      <w:bodyDiv w:val="1"/>
      <w:marLeft w:val="0"/>
      <w:marRight w:val="0"/>
      <w:marTop w:val="0"/>
      <w:marBottom w:val="0"/>
      <w:divBdr>
        <w:top w:val="none" w:sz="0" w:space="0" w:color="auto"/>
        <w:left w:val="none" w:sz="0" w:space="0" w:color="auto"/>
        <w:bottom w:val="none" w:sz="0" w:space="0" w:color="auto"/>
        <w:right w:val="none" w:sz="0" w:space="0" w:color="auto"/>
      </w:divBdr>
    </w:div>
    <w:div w:id="235940165">
      <w:bodyDiv w:val="1"/>
      <w:marLeft w:val="0"/>
      <w:marRight w:val="0"/>
      <w:marTop w:val="0"/>
      <w:marBottom w:val="0"/>
      <w:divBdr>
        <w:top w:val="none" w:sz="0" w:space="0" w:color="auto"/>
        <w:left w:val="none" w:sz="0" w:space="0" w:color="auto"/>
        <w:bottom w:val="none" w:sz="0" w:space="0" w:color="auto"/>
        <w:right w:val="none" w:sz="0" w:space="0" w:color="auto"/>
      </w:divBdr>
    </w:div>
    <w:div w:id="236400055">
      <w:bodyDiv w:val="1"/>
      <w:marLeft w:val="0"/>
      <w:marRight w:val="0"/>
      <w:marTop w:val="0"/>
      <w:marBottom w:val="0"/>
      <w:divBdr>
        <w:top w:val="none" w:sz="0" w:space="0" w:color="auto"/>
        <w:left w:val="none" w:sz="0" w:space="0" w:color="auto"/>
        <w:bottom w:val="none" w:sz="0" w:space="0" w:color="auto"/>
        <w:right w:val="none" w:sz="0" w:space="0" w:color="auto"/>
      </w:divBdr>
    </w:div>
    <w:div w:id="236406825">
      <w:bodyDiv w:val="1"/>
      <w:marLeft w:val="0"/>
      <w:marRight w:val="0"/>
      <w:marTop w:val="0"/>
      <w:marBottom w:val="0"/>
      <w:divBdr>
        <w:top w:val="none" w:sz="0" w:space="0" w:color="auto"/>
        <w:left w:val="none" w:sz="0" w:space="0" w:color="auto"/>
        <w:bottom w:val="none" w:sz="0" w:space="0" w:color="auto"/>
        <w:right w:val="none" w:sz="0" w:space="0" w:color="auto"/>
      </w:divBdr>
    </w:div>
    <w:div w:id="236867946">
      <w:bodyDiv w:val="1"/>
      <w:marLeft w:val="0"/>
      <w:marRight w:val="0"/>
      <w:marTop w:val="0"/>
      <w:marBottom w:val="0"/>
      <w:divBdr>
        <w:top w:val="none" w:sz="0" w:space="0" w:color="auto"/>
        <w:left w:val="none" w:sz="0" w:space="0" w:color="auto"/>
        <w:bottom w:val="none" w:sz="0" w:space="0" w:color="auto"/>
        <w:right w:val="none" w:sz="0" w:space="0" w:color="auto"/>
      </w:divBdr>
    </w:div>
    <w:div w:id="237053836">
      <w:bodyDiv w:val="1"/>
      <w:marLeft w:val="0"/>
      <w:marRight w:val="0"/>
      <w:marTop w:val="0"/>
      <w:marBottom w:val="0"/>
      <w:divBdr>
        <w:top w:val="none" w:sz="0" w:space="0" w:color="auto"/>
        <w:left w:val="none" w:sz="0" w:space="0" w:color="auto"/>
        <w:bottom w:val="none" w:sz="0" w:space="0" w:color="auto"/>
        <w:right w:val="none" w:sz="0" w:space="0" w:color="auto"/>
      </w:divBdr>
    </w:div>
    <w:div w:id="237129215">
      <w:bodyDiv w:val="1"/>
      <w:marLeft w:val="0"/>
      <w:marRight w:val="0"/>
      <w:marTop w:val="0"/>
      <w:marBottom w:val="0"/>
      <w:divBdr>
        <w:top w:val="none" w:sz="0" w:space="0" w:color="auto"/>
        <w:left w:val="none" w:sz="0" w:space="0" w:color="auto"/>
        <w:bottom w:val="none" w:sz="0" w:space="0" w:color="auto"/>
        <w:right w:val="none" w:sz="0" w:space="0" w:color="auto"/>
      </w:divBdr>
    </w:div>
    <w:div w:id="237323951">
      <w:bodyDiv w:val="1"/>
      <w:marLeft w:val="0"/>
      <w:marRight w:val="0"/>
      <w:marTop w:val="0"/>
      <w:marBottom w:val="0"/>
      <w:divBdr>
        <w:top w:val="none" w:sz="0" w:space="0" w:color="auto"/>
        <w:left w:val="none" w:sz="0" w:space="0" w:color="auto"/>
        <w:bottom w:val="none" w:sz="0" w:space="0" w:color="auto"/>
        <w:right w:val="none" w:sz="0" w:space="0" w:color="auto"/>
      </w:divBdr>
    </w:div>
    <w:div w:id="237596297">
      <w:bodyDiv w:val="1"/>
      <w:marLeft w:val="0"/>
      <w:marRight w:val="0"/>
      <w:marTop w:val="0"/>
      <w:marBottom w:val="0"/>
      <w:divBdr>
        <w:top w:val="none" w:sz="0" w:space="0" w:color="auto"/>
        <w:left w:val="none" w:sz="0" w:space="0" w:color="auto"/>
        <w:bottom w:val="none" w:sz="0" w:space="0" w:color="auto"/>
        <w:right w:val="none" w:sz="0" w:space="0" w:color="auto"/>
      </w:divBdr>
    </w:div>
    <w:div w:id="237861841">
      <w:bodyDiv w:val="1"/>
      <w:marLeft w:val="0"/>
      <w:marRight w:val="0"/>
      <w:marTop w:val="0"/>
      <w:marBottom w:val="0"/>
      <w:divBdr>
        <w:top w:val="none" w:sz="0" w:space="0" w:color="auto"/>
        <w:left w:val="none" w:sz="0" w:space="0" w:color="auto"/>
        <w:bottom w:val="none" w:sz="0" w:space="0" w:color="auto"/>
        <w:right w:val="none" w:sz="0" w:space="0" w:color="auto"/>
      </w:divBdr>
    </w:div>
    <w:div w:id="238100362">
      <w:bodyDiv w:val="1"/>
      <w:marLeft w:val="0"/>
      <w:marRight w:val="0"/>
      <w:marTop w:val="0"/>
      <w:marBottom w:val="0"/>
      <w:divBdr>
        <w:top w:val="none" w:sz="0" w:space="0" w:color="auto"/>
        <w:left w:val="none" w:sz="0" w:space="0" w:color="auto"/>
        <w:bottom w:val="none" w:sz="0" w:space="0" w:color="auto"/>
        <w:right w:val="none" w:sz="0" w:space="0" w:color="auto"/>
      </w:divBdr>
    </w:div>
    <w:div w:id="238177070">
      <w:bodyDiv w:val="1"/>
      <w:marLeft w:val="0"/>
      <w:marRight w:val="0"/>
      <w:marTop w:val="0"/>
      <w:marBottom w:val="0"/>
      <w:divBdr>
        <w:top w:val="none" w:sz="0" w:space="0" w:color="auto"/>
        <w:left w:val="none" w:sz="0" w:space="0" w:color="auto"/>
        <w:bottom w:val="none" w:sz="0" w:space="0" w:color="auto"/>
        <w:right w:val="none" w:sz="0" w:space="0" w:color="auto"/>
      </w:divBdr>
    </w:div>
    <w:div w:id="238252929">
      <w:bodyDiv w:val="1"/>
      <w:marLeft w:val="0"/>
      <w:marRight w:val="0"/>
      <w:marTop w:val="0"/>
      <w:marBottom w:val="0"/>
      <w:divBdr>
        <w:top w:val="none" w:sz="0" w:space="0" w:color="auto"/>
        <w:left w:val="none" w:sz="0" w:space="0" w:color="auto"/>
        <w:bottom w:val="none" w:sz="0" w:space="0" w:color="auto"/>
        <w:right w:val="none" w:sz="0" w:space="0" w:color="auto"/>
      </w:divBdr>
    </w:div>
    <w:div w:id="238446869">
      <w:bodyDiv w:val="1"/>
      <w:marLeft w:val="0"/>
      <w:marRight w:val="0"/>
      <w:marTop w:val="0"/>
      <w:marBottom w:val="0"/>
      <w:divBdr>
        <w:top w:val="none" w:sz="0" w:space="0" w:color="auto"/>
        <w:left w:val="none" w:sz="0" w:space="0" w:color="auto"/>
        <w:bottom w:val="none" w:sz="0" w:space="0" w:color="auto"/>
        <w:right w:val="none" w:sz="0" w:space="0" w:color="auto"/>
      </w:divBdr>
    </w:div>
    <w:div w:id="238490864">
      <w:bodyDiv w:val="1"/>
      <w:marLeft w:val="0"/>
      <w:marRight w:val="0"/>
      <w:marTop w:val="0"/>
      <w:marBottom w:val="0"/>
      <w:divBdr>
        <w:top w:val="none" w:sz="0" w:space="0" w:color="auto"/>
        <w:left w:val="none" w:sz="0" w:space="0" w:color="auto"/>
        <w:bottom w:val="none" w:sz="0" w:space="0" w:color="auto"/>
        <w:right w:val="none" w:sz="0" w:space="0" w:color="auto"/>
      </w:divBdr>
    </w:div>
    <w:div w:id="238946794">
      <w:bodyDiv w:val="1"/>
      <w:marLeft w:val="0"/>
      <w:marRight w:val="0"/>
      <w:marTop w:val="0"/>
      <w:marBottom w:val="0"/>
      <w:divBdr>
        <w:top w:val="none" w:sz="0" w:space="0" w:color="auto"/>
        <w:left w:val="none" w:sz="0" w:space="0" w:color="auto"/>
        <w:bottom w:val="none" w:sz="0" w:space="0" w:color="auto"/>
        <w:right w:val="none" w:sz="0" w:space="0" w:color="auto"/>
      </w:divBdr>
    </w:div>
    <w:div w:id="239993907">
      <w:bodyDiv w:val="1"/>
      <w:marLeft w:val="0"/>
      <w:marRight w:val="0"/>
      <w:marTop w:val="0"/>
      <w:marBottom w:val="0"/>
      <w:divBdr>
        <w:top w:val="none" w:sz="0" w:space="0" w:color="auto"/>
        <w:left w:val="none" w:sz="0" w:space="0" w:color="auto"/>
        <w:bottom w:val="none" w:sz="0" w:space="0" w:color="auto"/>
        <w:right w:val="none" w:sz="0" w:space="0" w:color="auto"/>
      </w:divBdr>
    </w:div>
    <w:div w:id="240523968">
      <w:bodyDiv w:val="1"/>
      <w:marLeft w:val="0"/>
      <w:marRight w:val="0"/>
      <w:marTop w:val="0"/>
      <w:marBottom w:val="0"/>
      <w:divBdr>
        <w:top w:val="none" w:sz="0" w:space="0" w:color="auto"/>
        <w:left w:val="none" w:sz="0" w:space="0" w:color="auto"/>
        <w:bottom w:val="none" w:sz="0" w:space="0" w:color="auto"/>
        <w:right w:val="none" w:sz="0" w:space="0" w:color="auto"/>
      </w:divBdr>
    </w:div>
    <w:div w:id="240677338">
      <w:bodyDiv w:val="1"/>
      <w:marLeft w:val="0"/>
      <w:marRight w:val="0"/>
      <w:marTop w:val="0"/>
      <w:marBottom w:val="0"/>
      <w:divBdr>
        <w:top w:val="none" w:sz="0" w:space="0" w:color="auto"/>
        <w:left w:val="none" w:sz="0" w:space="0" w:color="auto"/>
        <w:bottom w:val="none" w:sz="0" w:space="0" w:color="auto"/>
        <w:right w:val="none" w:sz="0" w:space="0" w:color="auto"/>
      </w:divBdr>
    </w:div>
    <w:div w:id="240799437">
      <w:bodyDiv w:val="1"/>
      <w:marLeft w:val="0"/>
      <w:marRight w:val="0"/>
      <w:marTop w:val="0"/>
      <w:marBottom w:val="0"/>
      <w:divBdr>
        <w:top w:val="none" w:sz="0" w:space="0" w:color="auto"/>
        <w:left w:val="none" w:sz="0" w:space="0" w:color="auto"/>
        <w:bottom w:val="none" w:sz="0" w:space="0" w:color="auto"/>
        <w:right w:val="none" w:sz="0" w:space="0" w:color="auto"/>
      </w:divBdr>
    </w:div>
    <w:div w:id="241379522">
      <w:bodyDiv w:val="1"/>
      <w:marLeft w:val="0"/>
      <w:marRight w:val="0"/>
      <w:marTop w:val="0"/>
      <w:marBottom w:val="0"/>
      <w:divBdr>
        <w:top w:val="none" w:sz="0" w:space="0" w:color="auto"/>
        <w:left w:val="none" w:sz="0" w:space="0" w:color="auto"/>
        <w:bottom w:val="none" w:sz="0" w:space="0" w:color="auto"/>
        <w:right w:val="none" w:sz="0" w:space="0" w:color="auto"/>
      </w:divBdr>
    </w:div>
    <w:div w:id="241456787">
      <w:bodyDiv w:val="1"/>
      <w:marLeft w:val="0"/>
      <w:marRight w:val="0"/>
      <w:marTop w:val="0"/>
      <w:marBottom w:val="0"/>
      <w:divBdr>
        <w:top w:val="none" w:sz="0" w:space="0" w:color="auto"/>
        <w:left w:val="none" w:sz="0" w:space="0" w:color="auto"/>
        <w:bottom w:val="none" w:sz="0" w:space="0" w:color="auto"/>
        <w:right w:val="none" w:sz="0" w:space="0" w:color="auto"/>
      </w:divBdr>
    </w:div>
    <w:div w:id="241528616">
      <w:bodyDiv w:val="1"/>
      <w:marLeft w:val="0"/>
      <w:marRight w:val="0"/>
      <w:marTop w:val="0"/>
      <w:marBottom w:val="0"/>
      <w:divBdr>
        <w:top w:val="none" w:sz="0" w:space="0" w:color="auto"/>
        <w:left w:val="none" w:sz="0" w:space="0" w:color="auto"/>
        <w:bottom w:val="none" w:sz="0" w:space="0" w:color="auto"/>
        <w:right w:val="none" w:sz="0" w:space="0" w:color="auto"/>
      </w:divBdr>
    </w:div>
    <w:div w:id="241646466">
      <w:bodyDiv w:val="1"/>
      <w:marLeft w:val="0"/>
      <w:marRight w:val="0"/>
      <w:marTop w:val="0"/>
      <w:marBottom w:val="0"/>
      <w:divBdr>
        <w:top w:val="none" w:sz="0" w:space="0" w:color="auto"/>
        <w:left w:val="none" w:sz="0" w:space="0" w:color="auto"/>
        <w:bottom w:val="none" w:sz="0" w:space="0" w:color="auto"/>
        <w:right w:val="none" w:sz="0" w:space="0" w:color="auto"/>
      </w:divBdr>
    </w:div>
    <w:div w:id="241724427">
      <w:bodyDiv w:val="1"/>
      <w:marLeft w:val="0"/>
      <w:marRight w:val="0"/>
      <w:marTop w:val="0"/>
      <w:marBottom w:val="0"/>
      <w:divBdr>
        <w:top w:val="none" w:sz="0" w:space="0" w:color="auto"/>
        <w:left w:val="none" w:sz="0" w:space="0" w:color="auto"/>
        <w:bottom w:val="none" w:sz="0" w:space="0" w:color="auto"/>
        <w:right w:val="none" w:sz="0" w:space="0" w:color="auto"/>
      </w:divBdr>
    </w:div>
    <w:div w:id="242305507">
      <w:bodyDiv w:val="1"/>
      <w:marLeft w:val="0"/>
      <w:marRight w:val="0"/>
      <w:marTop w:val="0"/>
      <w:marBottom w:val="0"/>
      <w:divBdr>
        <w:top w:val="none" w:sz="0" w:space="0" w:color="auto"/>
        <w:left w:val="none" w:sz="0" w:space="0" w:color="auto"/>
        <w:bottom w:val="none" w:sz="0" w:space="0" w:color="auto"/>
        <w:right w:val="none" w:sz="0" w:space="0" w:color="auto"/>
      </w:divBdr>
    </w:div>
    <w:div w:id="242379527">
      <w:bodyDiv w:val="1"/>
      <w:marLeft w:val="0"/>
      <w:marRight w:val="0"/>
      <w:marTop w:val="0"/>
      <w:marBottom w:val="0"/>
      <w:divBdr>
        <w:top w:val="none" w:sz="0" w:space="0" w:color="auto"/>
        <w:left w:val="none" w:sz="0" w:space="0" w:color="auto"/>
        <w:bottom w:val="none" w:sz="0" w:space="0" w:color="auto"/>
        <w:right w:val="none" w:sz="0" w:space="0" w:color="auto"/>
      </w:divBdr>
    </w:div>
    <w:div w:id="242566028">
      <w:bodyDiv w:val="1"/>
      <w:marLeft w:val="0"/>
      <w:marRight w:val="0"/>
      <w:marTop w:val="0"/>
      <w:marBottom w:val="0"/>
      <w:divBdr>
        <w:top w:val="none" w:sz="0" w:space="0" w:color="auto"/>
        <w:left w:val="none" w:sz="0" w:space="0" w:color="auto"/>
        <w:bottom w:val="none" w:sz="0" w:space="0" w:color="auto"/>
        <w:right w:val="none" w:sz="0" w:space="0" w:color="auto"/>
      </w:divBdr>
    </w:div>
    <w:div w:id="242689736">
      <w:bodyDiv w:val="1"/>
      <w:marLeft w:val="0"/>
      <w:marRight w:val="0"/>
      <w:marTop w:val="0"/>
      <w:marBottom w:val="0"/>
      <w:divBdr>
        <w:top w:val="none" w:sz="0" w:space="0" w:color="auto"/>
        <w:left w:val="none" w:sz="0" w:space="0" w:color="auto"/>
        <w:bottom w:val="none" w:sz="0" w:space="0" w:color="auto"/>
        <w:right w:val="none" w:sz="0" w:space="0" w:color="auto"/>
      </w:divBdr>
    </w:div>
    <w:div w:id="243224846">
      <w:bodyDiv w:val="1"/>
      <w:marLeft w:val="0"/>
      <w:marRight w:val="0"/>
      <w:marTop w:val="0"/>
      <w:marBottom w:val="0"/>
      <w:divBdr>
        <w:top w:val="none" w:sz="0" w:space="0" w:color="auto"/>
        <w:left w:val="none" w:sz="0" w:space="0" w:color="auto"/>
        <w:bottom w:val="none" w:sz="0" w:space="0" w:color="auto"/>
        <w:right w:val="none" w:sz="0" w:space="0" w:color="auto"/>
      </w:divBdr>
    </w:div>
    <w:div w:id="243539417">
      <w:bodyDiv w:val="1"/>
      <w:marLeft w:val="0"/>
      <w:marRight w:val="0"/>
      <w:marTop w:val="0"/>
      <w:marBottom w:val="0"/>
      <w:divBdr>
        <w:top w:val="none" w:sz="0" w:space="0" w:color="auto"/>
        <w:left w:val="none" w:sz="0" w:space="0" w:color="auto"/>
        <w:bottom w:val="none" w:sz="0" w:space="0" w:color="auto"/>
        <w:right w:val="none" w:sz="0" w:space="0" w:color="auto"/>
      </w:divBdr>
    </w:div>
    <w:div w:id="243733751">
      <w:bodyDiv w:val="1"/>
      <w:marLeft w:val="0"/>
      <w:marRight w:val="0"/>
      <w:marTop w:val="0"/>
      <w:marBottom w:val="0"/>
      <w:divBdr>
        <w:top w:val="none" w:sz="0" w:space="0" w:color="auto"/>
        <w:left w:val="none" w:sz="0" w:space="0" w:color="auto"/>
        <w:bottom w:val="none" w:sz="0" w:space="0" w:color="auto"/>
        <w:right w:val="none" w:sz="0" w:space="0" w:color="auto"/>
      </w:divBdr>
    </w:div>
    <w:div w:id="244075461">
      <w:bodyDiv w:val="1"/>
      <w:marLeft w:val="0"/>
      <w:marRight w:val="0"/>
      <w:marTop w:val="0"/>
      <w:marBottom w:val="0"/>
      <w:divBdr>
        <w:top w:val="none" w:sz="0" w:space="0" w:color="auto"/>
        <w:left w:val="none" w:sz="0" w:space="0" w:color="auto"/>
        <w:bottom w:val="none" w:sz="0" w:space="0" w:color="auto"/>
        <w:right w:val="none" w:sz="0" w:space="0" w:color="auto"/>
      </w:divBdr>
    </w:div>
    <w:div w:id="245185764">
      <w:bodyDiv w:val="1"/>
      <w:marLeft w:val="0"/>
      <w:marRight w:val="0"/>
      <w:marTop w:val="0"/>
      <w:marBottom w:val="0"/>
      <w:divBdr>
        <w:top w:val="none" w:sz="0" w:space="0" w:color="auto"/>
        <w:left w:val="none" w:sz="0" w:space="0" w:color="auto"/>
        <w:bottom w:val="none" w:sz="0" w:space="0" w:color="auto"/>
        <w:right w:val="none" w:sz="0" w:space="0" w:color="auto"/>
      </w:divBdr>
    </w:div>
    <w:div w:id="245313305">
      <w:bodyDiv w:val="1"/>
      <w:marLeft w:val="0"/>
      <w:marRight w:val="0"/>
      <w:marTop w:val="0"/>
      <w:marBottom w:val="0"/>
      <w:divBdr>
        <w:top w:val="none" w:sz="0" w:space="0" w:color="auto"/>
        <w:left w:val="none" w:sz="0" w:space="0" w:color="auto"/>
        <w:bottom w:val="none" w:sz="0" w:space="0" w:color="auto"/>
        <w:right w:val="none" w:sz="0" w:space="0" w:color="auto"/>
      </w:divBdr>
    </w:div>
    <w:div w:id="245456360">
      <w:bodyDiv w:val="1"/>
      <w:marLeft w:val="0"/>
      <w:marRight w:val="0"/>
      <w:marTop w:val="0"/>
      <w:marBottom w:val="0"/>
      <w:divBdr>
        <w:top w:val="none" w:sz="0" w:space="0" w:color="auto"/>
        <w:left w:val="none" w:sz="0" w:space="0" w:color="auto"/>
        <w:bottom w:val="none" w:sz="0" w:space="0" w:color="auto"/>
        <w:right w:val="none" w:sz="0" w:space="0" w:color="auto"/>
      </w:divBdr>
    </w:div>
    <w:div w:id="245647852">
      <w:bodyDiv w:val="1"/>
      <w:marLeft w:val="0"/>
      <w:marRight w:val="0"/>
      <w:marTop w:val="0"/>
      <w:marBottom w:val="0"/>
      <w:divBdr>
        <w:top w:val="none" w:sz="0" w:space="0" w:color="auto"/>
        <w:left w:val="none" w:sz="0" w:space="0" w:color="auto"/>
        <w:bottom w:val="none" w:sz="0" w:space="0" w:color="auto"/>
        <w:right w:val="none" w:sz="0" w:space="0" w:color="auto"/>
      </w:divBdr>
    </w:div>
    <w:div w:id="245726992">
      <w:bodyDiv w:val="1"/>
      <w:marLeft w:val="0"/>
      <w:marRight w:val="0"/>
      <w:marTop w:val="0"/>
      <w:marBottom w:val="0"/>
      <w:divBdr>
        <w:top w:val="none" w:sz="0" w:space="0" w:color="auto"/>
        <w:left w:val="none" w:sz="0" w:space="0" w:color="auto"/>
        <w:bottom w:val="none" w:sz="0" w:space="0" w:color="auto"/>
        <w:right w:val="none" w:sz="0" w:space="0" w:color="auto"/>
      </w:divBdr>
    </w:div>
    <w:div w:id="245892782">
      <w:bodyDiv w:val="1"/>
      <w:marLeft w:val="0"/>
      <w:marRight w:val="0"/>
      <w:marTop w:val="0"/>
      <w:marBottom w:val="0"/>
      <w:divBdr>
        <w:top w:val="none" w:sz="0" w:space="0" w:color="auto"/>
        <w:left w:val="none" w:sz="0" w:space="0" w:color="auto"/>
        <w:bottom w:val="none" w:sz="0" w:space="0" w:color="auto"/>
        <w:right w:val="none" w:sz="0" w:space="0" w:color="auto"/>
      </w:divBdr>
    </w:div>
    <w:div w:id="245892862">
      <w:bodyDiv w:val="1"/>
      <w:marLeft w:val="0"/>
      <w:marRight w:val="0"/>
      <w:marTop w:val="0"/>
      <w:marBottom w:val="0"/>
      <w:divBdr>
        <w:top w:val="none" w:sz="0" w:space="0" w:color="auto"/>
        <w:left w:val="none" w:sz="0" w:space="0" w:color="auto"/>
        <w:bottom w:val="none" w:sz="0" w:space="0" w:color="auto"/>
        <w:right w:val="none" w:sz="0" w:space="0" w:color="auto"/>
      </w:divBdr>
    </w:div>
    <w:div w:id="246234819">
      <w:bodyDiv w:val="1"/>
      <w:marLeft w:val="0"/>
      <w:marRight w:val="0"/>
      <w:marTop w:val="0"/>
      <w:marBottom w:val="0"/>
      <w:divBdr>
        <w:top w:val="none" w:sz="0" w:space="0" w:color="auto"/>
        <w:left w:val="none" w:sz="0" w:space="0" w:color="auto"/>
        <w:bottom w:val="none" w:sz="0" w:space="0" w:color="auto"/>
        <w:right w:val="none" w:sz="0" w:space="0" w:color="auto"/>
      </w:divBdr>
    </w:div>
    <w:div w:id="246236877">
      <w:bodyDiv w:val="1"/>
      <w:marLeft w:val="0"/>
      <w:marRight w:val="0"/>
      <w:marTop w:val="0"/>
      <w:marBottom w:val="0"/>
      <w:divBdr>
        <w:top w:val="none" w:sz="0" w:space="0" w:color="auto"/>
        <w:left w:val="none" w:sz="0" w:space="0" w:color="auto"/>
        <w:bottom w:val="none" w:sz="0" w:space="0" w:color="auto"/>
        <w:right w:val="none" w:sz="0" w:space="0" w:color="auto"/>
      </w:divBdr>
    </w:div>
    <w:div w:id="246958396">
      <w:bodyDiv w:val="1"/>
      <w:marLeft w:val="0"/>
      <w:marRight w:val="0"/>
      <w:marTop w:val="0"/>
      <w:marBottom w:val="0"/>
      <w:divBdr>
        <w:top w:val="none" w:sz="0" w:space="0" w:color="auto"/>
        <w:left w:val="none" w:sz="0" w:space="0" w:color="auto"/>
        <w:bottom w:val="none" w:sz="0" w:space="0" w:color="auto"/>
        <w:right w:val="none" w:sz="0" w:space="0" w:color="auto"/>
      </w:divBdr>
    </w:div>
    <w:div w:id="247623225">
      <w:bodyDiv w:val="1"/>
      <w:marLeft w:val="0"/>
      <w:marRight w:val="0"/>
      <w:marTop w:val="0"/>
      <w:marBottom w:val="0"/>
      <w:divBdr>
        <w:top w:val="none" w:sz="0" w:space="0" w:color="auto"/>
        <w:left w:val="none" w:sz="0" w:space="0" w:color="auto"/>
        <w:bottom w:val="none" w:sz="0" w:space="0" w:color="auto"/>
        <w:right w:val="none" w:sz="0" w:space="0" w:color="auto"/>
      </w:divBdr>
    </w:div>
    <w:div w:id="249120078">
      <w:bodyDiv w:val="1"/>
      <w:marLeft w:val="0"/>
      <w:marRight w:val="0"/>
      <w:marTop w:val="0"/>
      <w:marBottom w:val="0"/>
      <w:divBdr>
        <w:top w:val="none" w:sz="0" w:space="0" w:color="auto"/>
        <w:left w:val="none" w:sz="0" w:space="0" w:color="auto"/>
        <w:bottom w:val="none" w:sz="0" w:space="0" w:color="auto"/>
        <w:right w:val="none" w:sz="0" w:space="0" w:color="auto"/>
      </w:divBdr>
    </w:div>
    <w:div w:id="250895567">
      <w:bodyDiv w:val="1"/>
      <w:marLeft w:val="0"/>
      <w:marRight w:val="0"/>
      <w:marTop w:val="0"/>
      <w:marBottom w:val="0"/>
      <w:divBdr>
        <w:top w:val="none" w:sz="0" w:space="0" w:color="auto"/>
        <w:left w:val="none" w:sz="0" w:space="0" w:color="auto"/>
        <w:bottom w:val="none" w:sz="0" w:space="0" w:color="auto"/>
        <w:right w:val="none" w:sz="0" w:space="0" w:color="auto"/>
      </w:divBdr>
    </w:div>
    <w:div w:id="251744629">
      <w:bodyDiv w:val="1"/>
      <w:marLeft w:val="0"/>
      <w:marRight w:val="0"/>
      <w:marTop w:val="0"/>
      <w:marBottom w:val="0"/>
      <w:divBdr>
        <w:top w:val="none" w:sz="0" w:space="0" w:color="auto"/>
        <w:left w:val="none" w:sz="0" w:space="0" w:color="auto"/>
        <w:bottom w:val="none" w:sz="0" w:space="0" w:color="auto"/>
        <w:right w:val="none" w:sz="0" w:space="0" w:color="auto"/>
      </w:divBdr>
    </w:div>
    <w:div w:id="252084052">
      <w:bodyDiv w:val="1"/>
      <w:marLeft w:val="0"/>
      <w:marRight w:val="0"/>
      <w:marTop w:val="0"/>
      <w:marBottom w:val="0"/>
      <w:divBdr>
        <w:top w:val="none" w:sz="0" w:space="0" w:color="auto"/>
        <w:left w:val="none" w:sz="0" w:space="0" w:color="auto"/>
        <w:bottom w:val="none" w:sz="0" w:space="0" w:color="auto"/>
        <w:right w:val="none" w:sz="0" w:space="0" w:color="auto"/>
      </w:divBdr>
    </w:div>
    <w:div w:id="252712630">
      <w:bodyDiv w:val="1"/>
      <w:marLeft w:val="0"/>
      <w:marRight w:val="0"/>
      <w:marTop w:val="0"/>
      <w:marBottom w:val="0"/>
      <w:divBdr>
        <w:top w:val="none" w:sz="0" w:space="0" w:color="auto"/>
        <w:left w:val="none" w:sz="0" w:space="0" w:color="auto"/>
        <w:bottom w:val="none" w:sz="0" w:space="0" w:color="auto"/>
        <w:right w:val="none" w:sz="0" w:space="0" w:color="auto"/>
      </w:divBdr>
    </w:div>
    <w:div w:id="253175964">
      <w:bodyDiv w:val="1"/>
      <w:marLeft w:val="0"/>
      <w:marRight w:val="0"/>
      <w:marTop w:val="0"/>
      <w:marBottom w:val="0"/>
      <w:divBdr>
        <w:top w:val="none" w:sz="0" w:space="0" w:color="auto"/>
        <w:left w:val="none" w:sz="0" w:space="0" w:color="auto"/>
        <w:bottom w:val="none" w:sz="0" w:space="0" w:color="auto"/>
        <w:right w:val="none" w:sz="0" w:space="0" w:color="auto"/>
      </w:divBdr>
    </w:div>
    <w:div w:id="254168007">
      <w:bodyDiv w:val="1"/>
      <w:marLeft w:val="0"/>
      <w:marRight w:val="0"/>
      <w:marTop w:val="0"/>
      <w:marBottom w:val="0"/>
      <w:divBdr>
        <w:top w:val="none" w:sz="0" w:space="0" w:color="auto"/>
        <w:left w:val="none" w:sz="0" w:space="0" w:color="auto"/>
        <w:bottom w:val="none" w:sz="0" w:space="0" w:color="auto"/>
        <w:right w:val="none" w:sz="0" w:space="0" w:color="auto"/>
      </w:divBdr>
    </w:div>
    <w:div w:id="254364086">
      <w:bodyDiv w:val="1"/>
      <w:marLeft w:val="0"/>
      <w:marRight w:val="0"/>
      <w:marTop w:val="0"/>
      <w:marBottom w:val="0"/>
      <w:divBdr>
        <w:top w:val="none" w:sz="0" w:space="0" w:color="auto"/>
        <w:left w:val="none" w:sz="0" w:space="0" w:color="auto"/>
        <w:bottom w:val="none" w:sz="0" w:space="0" w:color="auto"/>
        <w:right w:val="none" w:sz="0" w:space="0" w:color="auto"/>
      </w:divBdr>
    </w:div>
    <w:div w:id="254435011">
      <w:bodyDiv w:val="1"/>
      <w:marLeft w:val="0"/>
      <w:marRight w:val="0"/>
      <w:marTop w:val="0"/>
      <w:marBottom w:val="0"/>
      <w:divBdr>
        <w:top w:val="none" w:sz="0" w:space="0" w:color="auto"/>
        <w:left w:val="none" w:sz="0" w:space="0" w:color="auto"/>
        <w:bottom w:val="none" w:sz="0" w:space="0" w:color="auto"/>
        <w:right w:val="none" w:sz="0" w:space="0" w:color="auto"/>
      </w:divBdr>
    </w:div>
    <w:div w:id="254942971">
      <w:bodyDiv w:val="1"/>
      <w:marLeft w:val="0"/>
      <w:marRight w:val="0"/>
      <w:marTop w:val="0"/>
      <w:marBottom w:val="0"/>
      <w:divBdr>
        <w:top w:val="none" w:sz="0" w:space="0" w:color="auto"/>
        <w:left w:val="none" w:sz="0" w:space="0" w:color="auto"/>
        <w:bottom w:val="none" w:sz="0" w:space="0" w:color="auto"/>
        <w:right w:val="none" w:sz="0" w:space="0" w:color="auto"/>
      </w:divBdr>
    </w:div>
    <w:div w:id="254947920">
      <w:bodyDiv w:val="1"/>
      <w:marLeft w:val="0"/>
      <w:marRight w:val="0"/>
      <w:marTop w:val="0"/>
      <w:marBottom w:val="0"/>
      <w:divBdr>
        <w:top w:val="none" w:sz="0" w:space="0" w:color="auto"/>
        <w:left w:val="none" w:sz="0" w:space="0" w:color="auto"/>
        <w:bottom w:val="none" w:sz="0" w:space="0" w:color="auto"/>
        <w:right w:val="none" w:sz="0" w:space="0" w:color="auto"/>
      </w:divBdr>
    </w:div>
    <w:div w:id="255796206">
      <w:bodyDiv w:val="1"/>
      <w:marLeft w:val="0"/>
      <w:marRight w:val="0"/>
      <w:marTop w:val="0"/>
      <w:marBottom w:val="0"/>
      <w:divBdr>
        <w:top w:val="none" w:sz="0" w:space="0" w:color="auto"/>
        <w:left w:val="none" w:sz="0" w:space="0" w:color="auto"/>
        <w:bottom w:val="none" w:sz="0" w:space="0" w:color="auto"/>
        <w:right w:val="none" w:sz="0" w:space="0" w:color="auto"/>
      </w:divBdr>
    </w:div>
    <w:div w:id="256720901">
      <w:bodyDiv w:val="1"/>
      <w:marLeft w:val="0"/>
      <w:marRight w:val="0"/>
      <w:marTop w:val="0"/>
      <w:marBottom w:val="0"/>
      <w:divBdr>
        <w:top w:val="none" w:sz="0" w:space="0" w:color="auto"/>
        <w:left w:val="none" w:sz="0" w:space="0" w:color="auto"/>
        <w:bottom w:val="none" w:sz="0" w:space="0" w:color="auto"/>
        <w:right w:val="none" w:sz="0" w:space="0" w:color="auto"/>
      </w:divBdr>
    </w:div>
    <w:div w:id="257180806">
      <w:bodyDiv w:val="1"/>
      <w:marLeft w:val="0"/>
      <w:marRight w:val="0"/>
      <w:marTop w:val="0"/>
      <w:marBottom w:val="0"/>
      <w:divBdr>
        <w:top w:val="none" w:sz="0" w:space="0" w:color="auto"/>
        <w:left w:val="none" w:sz="0" w:space="0" w:color="auto"/>
        <w:bottom w:val="none" w:sz="0" w:space="0" w:color="auto"/>
        <w:right w:val="none" w:sz="0" w:space="0" w:color="auto"/>
      </w:divBdr>
    </w:div>
    <w:div w:id="257298032">
      <w:bodyDiv w:val="1"/>
      <w:marLeft w:val="0"/>
      <w:marRight w:val="0"/>
      <w:marTop w:val="0"/>
      <w:marBottom w:val="0"/>
      <w:divBdr>
        <w:top w:val="none" w:sz="0" w:space="0" w:color="auto"/>
        <w:left w:val="none" w:sz="0" w:space="0" w:color="auto"/>
        <w:bottom w:val="none" w:sz="0" w:space="0" w:color="auto"/>
        <w:right w:val="none" w:sz="0" w:space="0" w:color="auto"/>
      </w:divBdr>
    </w:div>
    <w:div w:id="257835237">
      <w:bodyDiv w:val="1"/>
      <w:marLeft w:val="0"/>
      <w:marRight w:val="0"/>
      <w:marTop w:val="0"/>
      <w:marBottom w:val="0"/>
      <w:divBdr>
        <w:top w:val="none" w:sz="0" w:space="0" w:color="auto"/>
        <w:left w:val="none" w:sz="0" w:space="0" w:color="auto"/>
        <w:bottom w:val="none" w:sz="0" w:space="0" w:color="auto"/>
        <w:right w:val="none" w:sz="0" w:space="0" w:color="auto"/>
      </w:divBdr>
    </w:div>
    <w:div w:id="258174948">
      <w:bodyDiv w:val="1"/>
      <w:marLeft w:val="0"/>
      <w:marRight w:val="0"/>
      <w:marTop w:val="0"/>
      <w:marBottom w:val="0"/>
      <w:divBdr>
        <w:top w:val="none" w:sz="0" w:space="0" w:color="auto"/>
        <w:left w:val="none" w:sz="0" w:space="0" w:color="auto"/>
        <w:bottom w:val="none" w:sz="0" w:space="0" w:color="auto"/>
        <w:right w:val="none" w:sz="0" w:space="0" w:color="auto"/>
      </w:divBdr>
    </w:div>
    <w:div w:id="258295019">
      <w:bodyDiv w:val="1"/>
      <w:marLeft w:val="0"/>
      <w:marRight w:val="0"/>
      <w:marTop w:val="0"/>
      <w:marBottom w:val="0"/>
      <w:divBdr>
        <w:top w:val="none" w:sz="0" w:space="0" w:color="auto"/>
        <w:left w:val="none" w:sz="0" w:space="0" w:color="auto"/>
        <w:bottom w:val="none" w:sz="0" w:space="0" w:color="auto"/>
        <w:right w:val="none" w:sz="0" w:space="0" w:color="auto"/>
      </w:divBdr>
    </w:div>
    <w:div w:id="258873702">
      <w:bodyDiv w:val="1"/>
      <w:marLeft w:val="0"/>
      <w:marRight w:val="0"/>
      <w:marTop w:val="0"/>
      <w:marBottom w:val="0"/>
      <w:divBdr>
        <w:top w:val="none" w:sz="0" w:space="0" w:color="auto"/>
        <w:left w:val="none" w:sz="0" w:space="0" w:color="auto"/>
        <w:bottom w:val="none" w:sz="0" w:space="0" w:color="auto"/>
        <w:right w:val="none" w:sz="0" w:space="0" w:color="auto"/>
      </w:divBdr>
    </w:div>
    <w:div w:id="258877198">
      <w:bodyDiv w:val="1"/>
      <w:marLeft w:val="0"/>
      <w:marRight w:val="0"/>
      <w:marTop w:val="0"/>
      <w:marBottom w:val="0"/>
      <w:divBdr>
        <w:top w:val="none" w:sz="0" w:space="0" w:color="auto"/>
        <w:left w:val="none" w:sz="0" w:space="0" w:color="auto"/>
        <w:bottom w:val="none" w:sz="0" w:space="0" w:color="auto"/>
        <w:right w:val="none" w:sz="0" w:space="0" w:color="auto"/>
      </w:divBdr>
    </w:div>
    <w:div w:id="260115779">
      <w:bodyDiv w:val="1"/>
      <w:marLeft w:val="0"/>
      <w:marRight w:val="0"/>
      <w:marTop w:val="0"/>
      <w:marBottom w:val="0"/>
      <w:divBdr>
        <w:top w:val="none" w:sz="0" w:space="0" w:color="auto"/>
        <w:left w:val="none" w:sz="0" w:space="0" w:color="auto"/>
        <w:bottom w:val="none" w:sz="0" w:space="0" w:color="auto"/>
        <w:right w:val="none" w:sz="0" w:space="0" w:color="auto"/>
      </w:divBdr>
    </w:div>
    <w:div w:id="260141509">
      <w:bodyDiv w:val="1"/>
      <w:marLeft w:val="0"/>
      <w:marRight w:val="0"/>
      <w:marTop w:val="0"/>
      <w:marBottom w:val="0"/>
      <w:divBdr>
        <w:top w:val="none" w:sz="0" w:space="0" w:color="auto"/>
        <w:left w:val="none" w:sz="0" w:space="0" w:color="auto"/>
        <w:bottom w:val="none" w:sz="0" w:space="0" w:color="auto"/>
        <w:right w:val="none" w:sz="0" w:space="0" w:color="auto"/>
      </w:divBdr>
    </w:div>
    <w:div w:id="260334437">
      <w:bodyDiv w:val="1"/>
      <w:marLeft w:val="0"/>
      <w:marRight w:val="0"/>
      <w:marTop w:val="0"/>
      <w:marBottom w:val="0"/>
      <w:divBdr>
        <w:top w:val="none" w:sz="0" w:space="0" w:color="auto"/>
        <w:left w:val="none" w:sz="0" w:space="0" w:color="auto"/>
        <w:bottom w:val="none" w:sz="0" w:space="0" w:color="auto"/>
        <w:right w:val="none" w:sz="0" w:space="0" w:color="auto"/>
      </w:divBdr>
    </w:div>
    <w:div w:id="260529111">
      <w:bodyDiv w:val="1"/>
      <w:marLeft w:val="0"/>
      <w:marRight w:val="0"/>
      <w:marTop w:val="0"/>
      <w:marBottom w:val="0"/>
      <w:divBdr>
        <w:top w:val="none" w:sz="0" w:space="0" w:color="auto"/>
        <w:left w:val="none" w:sz="0" w:space="0" w:color="auto"/>
        <w:bottom w:val="none" w:sz="0" w:space="0" w:color="auto"/>
        <w:right w:val="none" w:sz="0" w:space="0" w:color="auto"/>
      </w:divBdr>
    </w:div>
    <w:div w:id="261036893">
      <w:bodyDiv w:val="1"/>
      <w:marLeft w:val="0"/>
      <w:marRight w:val="0"/>
      <w:marTop w:val="0"/>
      <w:marBottom w:val="0"/>
      <w:divBdr>
        <w:top w:val="none" w:sz="0" w:space="0" w:color="auto"/>
        <w:left w:val="none" w:sz="0" w:space="0" w:color="auto"/>
        <w:bottom w:val="none" w:sz="0" w:space="0" w:color="auto"/>
        <w:right w:val="none" w:sz="0" w:space="0" w:color="auto"/>
      </w:divBdr>
    </w:div>
    <w:div w:id="261378194">
      <w:bodyDiv w:val="1"/>
      <w:marLeft w:val="0"/>
      <w:marRight w:val="0"/>
      <w:marTop w:val="0"/>
      <w:marBottom w:val="0"/>
      <w:divBdr>
        <w:top w:val="none" w:sz="0" w:space="0" w:color="auto"/>
        <w:left w:val="none" w:sz="0" w:space="0" w:color="auto"/>
        <w:bottom w:val="none" w:sz="0" w:space="0" w:color="auto"/>
        <w:right w:val="none" w:sz="0" w:space="0" w:color="auto"/>
      </w:divBdr>
    </w:div>
    <w:div w:id="262109299">
      <w:bodyDiv w:val="1"/>
      <w:marLeft w:val="0"/>
      <w:marRight w:val="0"/>
      <w:marTop w:val="0"/>
      <w:marBottom w:val="0"/>
      <w:divBdr>
        <w:top w:val="none" w:sz="0" w:space="0" w:color="auto"/>
        <w:left w:val="none" w:sz="0" w:space="0" w:color="auto"/>
        <w:bottom w:val="none" w:sz="0" w:space="0" w:color="auto"/>
        <w:right w:val="none" w:sz="0" w:space="0" w:color="auto"/>
      </w:divBdr>
    </w:div>
    <w:div w:id="262150918">
      <w:bodyDiv w:val="1"/>
      <w:marLeft w:val="0"/>
      <w:marRight w:val="0"/>
      <w:marTop w:val="0"/>
      <w:marBottom w:val="0"/>
      <w:divBdr>
        <w:top w:val="none" w:sz="0" w:space="0" w:color="auto"/>
        <w:left w:val="none" w:sz="0" w:space="0" w:color="auto"/>
        <w:bottom w:val="none" w:sz="0" w:space="0" w:color="auto"/>
        <w:right w:val="none" w:sz="0" w:space="0" w:color="auto"/>
      </w:divBdr>
    </w:div>
    <w:div w:id="262229281">
      <w:bodyDiv w:val="1"/>
      <w:marLeft w:val="0"/>
      <w:marRight w:val="0"/>
      <w:marTop w:val="0"/>
      <w:marBottom w:val="0"/>
      <w:divBdr>
        <w:top w:val="none" w:sz="0" w:space="0" w:color="auto"/>
        <w:left w:val="none" w:sz="0" w:space="0" w:color="auto"/>
        <w:bottom w:val="none" w:sz="0" w:space="0" w:color="auto"/>
        <w:right w:val="none" w:sz="0" w:space="0" w:color="auto"/>
      </w:divBdr>
    </w:div>
    <w:div w:id="262301355">
      <w:bodyDiv w:val="1"/>
      <w:marLeft w:val="0"/>
      <w:marRight w:val="0"/>
      <w:marTop w:val="0"/>
      <w:marBottom w:val="0"/>
      <w:divBdr>
        <w:top w:val="none" w:sz="0" w:space="0" w:color="auto"/>
        <w:left w:val="none" w:sz="0" w:space="0" w:color="auto"/>
        <w:bottom w:val="none" w:sz="0" w:space="0" w:color="auto"/>
        <w:right w:val="none" w:sz="0" w:space="0" w:color="auto"/>
      </w:divBdr>
    </w:div>
    <w:div w:id="262341275">
      <w:bodyDiv w:val="1"/>
      <w:marLeft w:val="0"/>
      <w:marRight w:val="0"/>
      <w:marTop w:val="0"/>
      <w:marBottom w:val="0"/>
      <w:divBdr>
        <w:top w:val="none" w:sz="0" w:space="0" w:color="auto"/>
        <w:left w:val="none" w:sz="0" w:space="0" w:color="auto"/>
        <w:bottom w:val="none" w:sz="0" w:space="0" w:color="auto"/>
        <w:right w:val="none" w:sz="0" w:space="0" w:color="auto"/>
      </w:divBdr>
    </w:div>
    <w:div w:id="262418423">
      <w:bodyDiv w:val="1"/>
      <w:marLeft w:val="0"/>
      <w:marRight w:val="0"/>
      <w:marTop w:val="0"/>
      <w:marBottom w:val="0"/>
      <w:divBdr>
        <w:top w:val="none" w:sz="0" w:space="0" w:color="auto"/>
        <w:left w:val="none" w:sz="0" w:space="0" w:color="auto"/>
        <w:bottom w:val="none" w:sz="0" w:space="0" w:color="auto"/>
        <w:right w:val="none" w:sz="0" w:space="0" w:color="auto"/>
      </w:divBdr>
    </w:div>
    <w:div w:id="263653825">
      <w:bodyDiv w:val="1"/>
      <w:marLeft w:val="0"/>
      <w:marRight w:val="0"/>
      <w:marTop w:val="0"/>
      <w:marBottom w:val="0"/>
      <w:divBdr>
        <w:top w:val="none" w:sz="0" w:space="0" w:color="auto"/>
        <w:left w:val="none" w:sz="0" w:space="0" w:color="auto"/>
        <w:bottom w:val="none" w:sz="0" w:space="0" w:color="auto"/>
        <w:right w:val="none" w:sz="0" w:space="0" w:color="auto"/>
      </w:divBdr>
    </w:div>
    <w:div w:id="263727298">
      <w:bodyDiv w:val="1"/>
      <w:marLeft w:val="0"/>
      <w:marRight w:val="0"/>
      <w:marTop w:val="0"/>
      <w:marBottom w:val="0"/>
      <w:divBdr>
        <w:top w:val="none" w:sz="0" w:space="0" w:color="auto"/>
        <w:left w:val="none" w:sz="0" w:space="0" w:color="auto"/>
        <w:bottom w:val="none" w:sz="0" w:space="0" w:color="auto"/>
        <w:right w:val="none" w:sz="0" w:space="0" w:color="auto"/>
      </w:divBdr>
    </w:div>
    <w:div w:id="264193407">
      <w:bodyDiv w:val="1"/>
      <w:marLeft w:val="0"/>
      <w:marRight w:val="0"/>
      <w:marTop w:val="0"/>
      <w:marBottom w:val="0"/>
      <w:divBdr>
        <w:top w:val="none" w:sz="0" w:space="0" w:color="auto"/>
        <w:left w:val="none" w:sz="0" w:space="0" w:color="auto"/>
        <w:bottom w:val="none" w:sz="0" w:space="0" w:color="auto"/>
        <w:right w:val="none" w:sz="0" w:space="0" w:color="auto"/>
      </w:divBdr>
    </w:div>
    <w:div w:id="264583012">
      <w:bodyDiv w:val="1"/>
      <w:marLeft w:val="0"/>
      <w:marRight w:val="0"/>
      <w:marTop w:val="0"/>
      <w:marBottom w:val="0"/>
      <w:divBdr>
        <w:top w:val="none" w:sz="0" w:space="0" w:color="auto"/>
        <w:left w:val="none" w:sz="0" w:space="0" w:color="auto"/>
        <w:bottom w:val="none" w:sz="0" w:space="0" w:color="auto"/>
        <w:right w:val="none" w:sz="0" w:space="0" w:color="auto"/>
      </w:divBdr>
    </w:div>
    <w:div w:id="264660071">
      <w:bodyDiv w:val="1"/>
      <w:marLeft w:val="0"/>
      <w:marRight w:val="0"/>
      <w:marTop w:val="0"/>
      <w:marBottom w:val="0"/>
      <w:divBdr>
        <w:top w:val="none" w:sz="0" w:space="0" w:color="auto"/>
        <w:left w:val="none" w:sz="0" w:space="0" w:color="auto"/>
        <w:bottom w:val="none" w:sz="0" w:space="0" w:color="auto"/>
        <w:right w:val="none" w:sz="0" w:space="0" w:color="auto"/>
      </w:divBdr>
    </w:div>
    <w:div w:id="264846272">
      <w:bodyDiv w:val="1"/>
      <w:marLeft w:val="0"/>
      <w:marRight w:val="0"/>
      <w:marTop w:val="0"/>
      <w:marBottom w:val="0"/>
      <w:divBdr>
        <w:top w:val="none" w:sz="0" w:space="0" w:color="auto"/>
        <w:left w:val="none" w:sz="0" w:space="0" w:color="auto"/>
        <w:bottom w:val="none" w:sz="0" w:space="0" w:color="auto"/>
        <w:right w:val="none" w:sz="0" w:space="0" w:color="auto"/>
      </w:divBdr>
    </w:div>
    <w:div w:id="265112775">
      <w:bodyDiv w:val="1"/>
      <w:marLeft w:val="0"/>
      <w:marRight w:val="0"/>
      <w:marTop w:val="0"/>
      <w:marBottom w:val="0"/>
      <w:divBdr>
        <w:top w:val="none" w:sz="0" w:space="0" w:color="auto"/>
        <w:left w:val="none" w:sz="0" w:space="0" w:color="auto"/>
        <w:bottom w:val="none" w:sz="0" w:space="0" w:color="auto"/>
        <w:right w:val="none" w:sz="0" w:space="0" w:color="auto"/>
      </w:divBdr>
    </w:div>
    <w:div w:id="265381461">
      <w:bodyDiv w:val="1"/>
      <w:marLeft w:val="0"/>
      <w:marRight w:val="0"/>
      <w:marTop w:val="0"/>
      <w:marBottom w:val="0"/>
      <w:divBdr>
        <w:top w:val="none" w:sz="0" w:space="0" w:color="auto"/>
        <w:left w:val="none" w:sz="0" w:space="0" w:color="auto"/>
        <w:bottom w:val="none" w:sz="0" w:space="0" w:color="auto"/>
        <w:right w:val="none" w:sz="0" w:space="0" w:color="auto"/>
      </w:divBdr>
      <w:divsChild>
        <w:div w:id="480272501">
          <w:marLeft w:val="0"/>
          <w:marRight w:val="0"/>
          <w:marTop w:val="0"/>
          <w:marBottom w:val="0"/>
          <w:divBdr>
            <w:top w:val="single" w:sz="2" w:space="0" w:color="auto"/>
            <w:left w:val="single" w:sz="2" w:space="0" w:color="auto"/>
            <w:bottom w:val="single" w:sz="2" w:space="0" w:color="auto"/>
            <w:right w:val="single" w:sz="2" w:space="0" w:color="auto"/>
          </w:divBdr>
          <w:divsChild>
            <w:div w:id="195775981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65423795">
      <w:bodyDiv w:val="1"/>
      <w:marLeft w:val="0"/>
      <w:marRight w:val="0"/>
      <w:marTop w:val="0"/>
      <w:marBottom w:val="0"/>
      <w:divBdr>
        <w:top w:val="none" w:sz="0" w:space="0" w:color="auto"/>
        <w:left w:val="none" w:sz="0" w:space="0" w:color="auto"/>
        <w:bottom w:val="none" w:sz="0" w:space="0" w:color="auto"/>
        <w:right w:val="none" w:sz="0" w:space="0" w:color="auto"/>
      </w:divBdr>
    </w:div>
    <w:div w:id="265504164">
      <w:bodyDiv w:val="1"/>
      <w:marLeft w:val="0"/>
      <w:marRight w:val="0"/>
      <w:marTop w:val="0"/>
      <w:marBottom w:val="0"/>
      <w:divBdr>
        <w:top w:val="none" w:sz="0" w:space="0" w:color="auto"/>
        <w:left w:val="none" w:sz="0" w:space="0" w:color="auto"/>
        <w:bottom w:val="none" w:sz="0" w:space="0" w:color="auto"/>
        <w:right w:val="none" w:sz="0" w:space="0" w:color="auto"/>
      </w:divBdr>
    </w:div>
    <w:div w:id="265621002">
      <w:bodyDiv w:val="1"/>
      <w:marLeft w:val="0"/>
      <w:marRight w:val="0"/>
      <w:marTop w:val="0"/>
      <w:marBottom w:val="0"/>
      <w:divBdr>
        <w:top w:val="none" w:sz="0" w:space="0" w:color="auto"/>
        <w:left w:val="none" w:sz="0" w:space="0" w:color="auto"/>
        <w:bottom w:val="none" w:sz="0" w:space="0" w:color="auto"/>
        <w:right w:val="none" w:sz="0" w:space="0" w:color="auto"/>
      </w:divBdr>
    </w:div>
    <w:div w:id="265699708">
      <w:bodyDiv w:val="1"/>
      <w:marLeft w:val="0"/>
      <w:marRight w:val="0"/>
      <w:marTop w:val="0"/>
      <w:marBottom w:val="0"/>
      <w:divBdr>
        <w:top w:val="none" w:sz="0" w:space="0" w:color="auto"/>
        <w:left w:val="none" w:sz="0" w:space="0" w:color="auto"/>
        <w:bottom w:val="none" w:sz="0" w:space="0" w:color="auto"/>
        <w:right w:val="none" w:sz="0" w:space="0" w:color="auto"/>
      </w:divBdr>
    </w:div>
    <w:div w:id="266011129">
      <w:bodyDiv w:val="1"/>
      <w:marLeft w:val="0"/>
      <w:marRight w:val="0"/>
      <w:marTop w:val="0"/>
      <w:marBottom w:val="0"/>
      <w:divBdr>
        <w:top w:val="none" w:sz="0" w:space="0" w:color="auto"/>
        <w:left w:val="none" w:sz="0" w:space="0" w:color="auto"/>
        <w:bottom w:val="none" w:sz="0" w:space="0" w:color="auto"/>
        <w:right w:val="none" w:sz="0" w:space="0" w:color="auto"/>
      </w:divBdr>
    </w:div>
    <w:div w:id="266011944">
      <w:bodyDiv w:val="1"/>
      <w:marLeft w:val="0"/>
      <w:marRight w:val="0"/>
      <w:marTop w:val="0"/>
      <w:marBottom w:val="0"/>
      <w:divBdr>
        <w:top w:val="none" w:sz="0" w:space="0" w:color="auto"/>
        <w:left w:val="none" w:sz="0" w:space="0" w:color="auto"/>
        <w:bottom w:val="none" w:sz="0" w:space="0" w:color="auto"/>
        <w:right w:val="none" w:sz="0" w:space="0" w:color="auto"/>
      </w:divBdr>
    </w:div>
    <w:div w:id="266037894">
      <w:bodyDiv w:val="1"/>
      <w:marLeft w:val="0"/>
      <w:marRight w:val="0"/>
      <w:marTop w:val="0"/>
      <w:marBottom w:val="0"/>
      <w:divBdr>
        <w:top w:val="none" w:sz="0" w:space="0" w:color="auto"/>
        <w:left w:val="none" w:sz="0" w:space="0" w:color="auto"/>
        <w:bottom w:val="none" w:sz="0" w:space="0" w:color="auto"/>
        <w:right w:val="none" w:sz="0" w:space="0" w:color="auto"/>
      </w:divBdr>
    </w:div>
    <w:div w:id="266232491">
      <w:bodyDiv w:val="1"/>
      <w:marLeft w:val="0"/>
      <w:marRight w:val="0"/>
      <w:marTop w:val="0"/>
      <w:marBottom w:val="0"/>
      <w:divBdr>
        <w:top w:val="none" w:sz="0" w:space="0" w:color="auto"/>
        <w:left w:val="none" w:sz="0" w:space="0" w:color="auto"/>
        <w:bottom w:val="none" w:sz="0" w:space="0" w:color="auto"/>
        <w:right w:val="none" w:sz="0" w:space="0" w:color="auto"/>
      </w:divBdr>
    </w:div>
    <w:div w:id="266236743">
      <w:bodyDiv w:val="1"/>
      <w:marLeft w:val="0"/>
      <w:marRight w:val="0"/>
      <w:marTop w:val="0"/>
      <w:marBottom w:val="0"/>
      <w:divBdr>
        <w:top w:val="none" w:sz="0" w:space="0" w:color="auto"/>
        <w:left w:val="none" w:sz="0" w:space="0" w:color="auto"/>
        <w:bottom w:val="none" w:sz="0" w:space="0" w:color="auto"/>
        <w:right w:val="none" w:sz="0" w:space="0" w:color="auto"/>
      </w:divBdr>
    </w:div>
    <w:div w:id="266275114">
      <w:bodyDiv w:val="1"/>
      <w:marLeft w:val="0"/>
      <w:marRight w:val="0"/>
      <w:marTop w:val="0"/>
      <w:marBottom w:val="0"/>
      <w:divBdr>
        <w:top w:val="none" w:sz="0" w:space="0" w:color="auto"/>
        <w:left w:val="none" w:sz="0" w:space="0" w:color="auto"/>
        <w:bottom w:val="none" w:sz="0" w:space="0" w:color="auto"/>
        <w:right w:val="none" w:sz="0" w:space="0" w:color="auto"/>
      </w:divBdr>
    </w:div>
    <w:div w:id="266351471">
      <w:bodyDiv w:val="1"/>
      <w:marLeft w:val="0"/>
      <w:marRight w:val="0"/>
      <w:marTop w:val="0"/>
      <w:marBottom w:val="0"/>
      <w:divBdr>
        <w:top w:val="none" w:sz="0" w:space="0" w:color="auto"/>
        <w:left w:val="none" w:sz="0" w:space="0" w:color="auto"/>
        <w:bottom w:val="none" w:sz="0" w:space="0" w:color="auto"/>
        <w:right w:val="none" w:sz="0" w:space="0" w:color="auto"/>
      </w:divBdr>
    </w:div>
    <w:div w:id="266619412">
      <w:bodyDiv w:val="1"/>
      <w:marLeft w:val="0"/>
      <w:marRight w:val="0"/>
      <w:marTop w:val="0"/>
      <w:marBottom w:val="0"/>
      <w:divBdr>
        <w:top w:val="none" w:sz="0" w:space="0" w:color="auto"/>
        <w:left w:val="none" w:sz="0" w:space="0" w:color="auto"/>
        <w:bottom w:val="none" w:sz="0" w:space="0" w:color="auto"/>
        <w:right w:val="none" w:sz="0" w:space="0" w:color="auto"/>
      </w:divBdr>
    </w:div>
    <w:div w:id="267085002">
      <w:bodyDiv w:val="1"/>
      <w:marLeft w:val="0"/>
      <w:marRight w:val="0"/>
      <w:marTop w:val="0"/>
      <w:marBottom w:val="0"/>
      <w:divBdr>
        <w:top w:val="none" w:sz="0" w:space="0" w:color="auto"/>
        <w:left w:val="none" w:sz="0" w:space="0" w:color="auto"/>
        <w:bottom w:val="none" w:sz="0" w:space="0" w:color="auto"/>
        <w:right w:val="none" w:sz="0" w:space="0" w:color="auto"/>
      </w:divBdr>
    </w:div>
    <w:div w:id="267128090">
      <w:bodyDiv w:val="1"/>
      <w:marLeft w:val="0"/>
      <w:marRight w:val="0"/>
      <w:marTop w:val="0"/>
      <w:marBottom w:val="0"/>
      <w:divBdr>
        <w:top w:val="none" w:sz="0" w:space="0" w:color="auto"/>
        <w:left w:val="none" w:sz="0" w:space="0" w:color="auto"/>
        <w:bottom w:val="none" w:sz="0" w:space="0" w:color="auto"/>
        <w:right w:val="none" w:sz="0" w:space="0" w:color="auto"/>
      </w:divBdr>
    </w:div>
    <w:div w:id="267200165">
      <w:bodyDiv w:val="1"/>
      <w:marLeft w:val="0"/>
      <w:marRight w:val="0"/>
      <w:marTop w:val="0"/>
      <w:marBottom w:val="0"/>
      <w:divBdr>
        <w:top w:val="none" w:sz="0" w:space="0" w:color="auto"/>
        <w:left w:val="none" w:sz="0" w:space="0" w:color="auto"/>
        <w:bottom w:val="none" w:sz="0" w:space="0" w:color="auto"/>
        <w:right w:val="none" w:sz="0" w:space="0" w:color="auto"/>
      </w:divBdr>
    </w:div>
    <w:div w:id="267349913">
      <w:bodyDiv w:val="1"/>
      <w:marLeft w:val="0"/>
      <w:marRight w:val="0"/>
      <w:marTop w:val="0"/>
      <w:marBottom w:val="0"/>
      <w:divBdr>
        <w:top w:val="none" w:sz="0" w:space="0" w:color="auto"/>
        <w:left w:val="none" w:sz="0" w:space="0" w:color="auto"/>
        <w:bottom w:val="none" w:sz="0" w:space="0" w:color="auto"/>
        <w:right w:val="none" w:sz="0" w:space="0" w:color="auto"/>
      </w:divBdr>
    </w:div>
    <w:div w:id="267399180">
      <w:bodyDiv w:val="1"/>
      <w:marLeft w:val="0"/>
      <w:marRight w:val="0"/>
      <w:marTop w:val="0"/>
      <w:marBottom w:val="0"/>
      <w:divBdr>
        <w:top w:val="none" w:sz="0" w:space="0" w:color="auto"/>
        <w:left w:val="none" w:sz="0" w:space="0" w:color="auto"/>
        <w:bottom w:val="none" w:sz="0" w:space="0" w:color="auto"/>
        <w:right w:val="none" w:sz="0" w:space="0" w:color="auto"/>
      </w:divBdr>
    </w:div>
    <w:div w:id="268125270">
      <w:bodyDiv w:val="1"/>
      <w:marLeft w:val="0"/>
      <w:marRight w:val="0"/>
      <w:marTop w:val="0"/>
      <w:marBottom w:val="0"/>
      <w:divBdr>
        <w:top w:val="none" w:sz="0" w:space="0" w:color="auto"/>
        <w:left w:val="none" w:sz="0" w:space="0" w:color="auto"/>
        <w:bottom w:val="none" w:sz="0" w:space="0" w:color="auto"/>
        <w:right w:val="none" w:sz="0" w:space="0" w:color="auto"/>
      </w:divBdr>
    </w:div>
    <w:div w:id="268201503">
      <w:bodyDiv w:val="1"/>
      <w:marLeft w:val="0"/>
      <w:marRight w:val="0"/>
      <w:marTop w:val="0"/>
      <w:marBottom w:val="0"/>
      <w:divBdr>
        <w:top w:val="none" w:sz="0" w:space="0" w:color="auto"/>
        <w:left w:val="none" w:sz="0" w:space="0" w:color="auto"/>
        <w:bottom w:val="none" w:sz="0" w:space="0" w:color="auto"/>
        <w:right w:val="none" w:sz="0" w:space="0" w:color="auto"/>
      </w:divBdr>
      <w:divsChild>
        <w:div w:id="644239093">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954219086">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651516989">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842087982">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268510638">
      <w:bodyDiv w:val="1"/>
      <w:marLeft w:val="0"/>
      <w:marRight w:val="0"/>
      <w:marTop w:val="0"/>
      <w:marBottom w:val="0"/>
      <w:divBdr>
        <w:top w:val="none" w:sz="0" w:space="0" w:color="auto"/>
        <w:left w:val="none" w:sz="0" w:space="0" w:color="auto"/>
        <w:bottom w:val="none" w:sz="0" w:space="0" w:color="auto"/>
        <w:right w:val="none" w:sz="0" w:space="0" w:color="auto"/>
      </w:divBdr>
    </w:div>
    <w:div w:id="268703104">
      <w:bodyDiv w:val="1"/>
      <w:marLeft w:val="0"/>
      <w:marRight w:val="0"/>
      <w:marTop w:val="0"/>
      <w:marBottom w:val="0"/>
      <w:divBdr>
        <w:top w:val="none" w:sz="0" w:space="0" w:color="auto"/>
        <w:left w:val="none" w:sz="0" w:space="0" w:color="auto"/>
        <w:bottom w:val="none" w:sz="0" w:space="0" w:color="auto"/>
        <w:right w:val="none" w:sz="0" w:space="0" w:color="auto"/>
      </w:divBdr>
    </w:div>
    <w:div w:id="269631491">
      <w:bodyDiv w:val="1"/>
      <w:marLeft w:val="0"/>
      <w:marRight w:val="0"/>
      <w:marTop w:val="0"/>
      <w:marBottom w:val="0"/>
      <w:divBdr>
        <w:top w:val="none" w:sz="0" w:space="0" w:color="auto"/>
        <w:left w:val="none" w:sz="0" w:space="0" w:color="auto"/>
        <w:bottom w:val="none" w:sz="0" w:space="0" w:color="auto"/>
        <w:right w:val="none" w:sz="0" w:space="0" w:color="auto"/>
      </w:divBdr>
    </w:div>
    <w:div w:id="269703276">
      <w:bodyDiv w:val="1"/>
      <w:marLeft w:val="0"/>
      <w:marRight w:val="0"/>
      <w:marTop w:val="0"/>
      <w:marBottom w:val="0"/>
      <w:divBdr>
        <w:top w:val="none" w:sz="0" w:space="0" w:color="auto"/>
        <w:left w:val="none" w:sz="0" w:space="0" w:color="auto"/>
        <w:bottom w:val="none" w:sz="0" w:space="0" w:color="auto"/>
        <w:right w:val="none" w:sz="0" w:space="0" w:color="auto"/>
      </w:divBdr>
    </w:div>
    <w:div w:id="269703820">
      <w:bodyDiv w:val="1"/>
      <w:marLeft w:val="0"/>
      <w:marRight w:val="0"/>
      <w:marTop w:val="0"/>
      <w:marBottom w:val="0"/>
      <w:divBdr>
        <w:top w:val="none" w:sz="0" w:space="0" w:color="auto"/>
        <w:left w:val="none" w:sz="0" w:space="0" w:color="auto"/>
        <w:bottom w:val="none" w:sz="0" w:space="0" w:color="auto"/>
        <w:right w:val="none" w:sz="0" w:space="0" w:color="auto"/>
      </w:divBdr>
    </w:div>
    <w:div w:id="269822507">
      <w:bodyDiv w:val="1"/>
      <w:marLeft w:val="0"/>
      <w:marRight w:val="0"/>
      <w:marTop w:val="0"/>
      <w:marBottom w:val="0"/>
      <w:divBdr>
        <w:top w:val="none" w:sz="0" w:space="0" w:color="auto"/>
        <w:left w:val="none" w:sz="0" w:space="0" w:color="auto"/>
        <w:bottom w:val="none" w:sz="0" w:space="0" w:color="auto"/>
        <w:right w:val="none" w:sz="0" w:space="0" w:color="auto"/>
      </w:divBdr>
    </w:div>
    <w:div w:id="269822990">
      <w:bodyDiv w:val="1"/>
      <w:marLeft w:val="0"/>
      <w:marRight w:val="0"/>
      <w:marTop w:val="0"/>
      <w:marBottom w:val="0"/>
      <w:divBdr>
        <w:top w:val="none" w:sz="0" w:space="0" w:color="auto"/>
        <w:left w:val="none" w:sz="0" w:space="0" w:color="auto"/>
        <w:bottom w:val="none" w:sz="0" w:space="0" w:color="auto"/>
        <w:right w:val="none" w:sz="0" w:space="0" w:color="auto"/>
      </w:divBdr>
    </w:div>
    <w:div w:id="269974828">
      <w:bodyDiv w:val="1"/>
      <w:marLeft w:val="0"/>
      <w:marRight w:val="0"/>
      <w:marTop w:val="0"/>
      <w:marBottom w:val="0"/>
      <w:divBdr>
        <w:top w:val="none" w:sz="0" w:space="0" w:color="auto"/>
        <w:left w:val="none" w:sz="0" w:space="0" w:color="auto"/>
        <w:bottom w:val="none" w:sz="0" w:space="0" w:color="auto"/>
        <w:right w:val="none" w:sz="0" w:space="0" w:color="auto"/>
      </w:divBdr>
    </w:div>
    <w:div w:id="270089139">
      <w:bodyDiv w:val="1"/>
      <w:marLeft w:val="0"/>
      <w:marRight w:val="0"/>
      <w:marTop w:val="0"/>
      <w:marBottom w:val="0"/>
      <w:divBdr>
        <w:top w:val="none" w:sz="0" w:space="0" w:color="auto"/>
        <w:left w:val="none" w:sz="0" w:space="0" w:color="auto"/>
        <w:bottom w:val="none" w:sz="0" w:space="0" w:color="auto"/>
        <w:right w:val="none" w:sz="0" w:space="0" w:color="auto"/>
      </w:divBdr>
    </w:div>
    <w:div w:id="270095520">
      <w:bodyDiv w:val="1"/>
      <w:marLeft w:val="0"/>
      <w:marRight w:val="0"/>
      <w:marTop w:val="0"/>
      <w:marBottom w:val="0"/>
      <w:divBdr>
        <w:top w:val="none" w:sz="0" w:space="0" w:color="auto"/>
        <w:left w:val="none" w:sz="0" w:space="0" w:color="auto"/>
        <w:bottom w:val="none" w:sz="0" w:space="0" w:color="auto"/>
        <w:right w:val="none" w:sz="0" w:space="0" w:color="auto"/>
      </w:divBdr>
    </w:div>
    <w:div w:id="270357582">
      <w:bodyDiv w:val="1"/>
      <w:marLeft w:val="0"/>
      <w:marRight w:val="0"/>
      <w:marTop w:val="0"/>
      <w:marBottom w:val="0"/>
      <w:divBdr>
        <w:top w:val="none" w:sz="0" w:space="0" w:color="auto"/>
        <w:left w:val="none" w:sz="0" w:space="0" w:color="auto"/>
        <w:bottom w:val="none" w:sz="0" w:space="0" w:color="auto"/>
        <w:right w:val="none" w:sz="0" w:space="0" w:color="auto"/>
      </w:divBdr>
    </w:div>
    <w:div w:id="270361835">
      <w:bodyDiv w:val="1"/>
      <w:marLeft w:val="0"/>
      <w:marRight w:val="0"/>
      <w:marTop w:val="0"/>
      <w:marBottom w:val="0"/>
      <w:divBdr>
        <w:top w:val="none" w:sz="0" w:space="0" w:color="auto"/>
        <w:left w:val="none" w:sz="0" w:space="0" w:color="auto"/>
        <w:bottom w:val="none" w:sz="0" w:space="0" w:color="auto"/>
        <w:right w:val="none" w:sz="0" w:space="0" w:color="auto"/>
      </w:divBdr>
    </w:div>
    <w:div w:id="270666911">
      <w:bodyDiv w:val="1"/>
      <w:marLeft w:val="0"/>
      <w:marRight w:val="0"/>
      <w:marTop w:val="0"/>
      <w:marBottom w:val="0"/>
      <w:divBdr>
        <w:top w:val="none" w:sz="0" w:space="0" w:color="auto"/>
        <w:left w:val="none" w:sz="0" w:space="0" w:color="auto"/>
        <w:bottom w:val="none" w:sz="0" w:space="0" w:color="auto"/>
        <w:right w:val="none" w:sz="0" w:space="0" w:color="auto"/>
      </w:divBdr>
    </w:div>
    <w:div w:id="271591319">
      <w:bodyDiv w:val="1"/>
      <w:marLeft w:val="0"/>
      <w:marRight w:val="0"/>
      <w:marTop w:val="0"/>
      <w:marBottom w:val="0"/>
      <w:divBdr>
        <w:top w:val="none" w:sz="0" w:space="0" w:color="auto"/>
        <w:left w:val="none" w:sz="0" w:space="0" w:color="auto"/>
        <w:bottom w:val="none" w:sz="0" w:space="0" w:color="auto"/>
        <w:right w:val="none" w:sz="0" w:space="0" w:color="auto"/>
      </w:divBdr>
    </w:div>
    <w:div w:id="271596103">
      <w:bodyDiv w:val="1"/>
      <w:marLeft w:val="0"/>
      <w:marRight w:val="0"/>
      <w:marTop w:val="0"/>
      <w:marBottom w:val="0"/>
      <w:divBdr>
        <w:top w:val="none" w:sz="0" w:space="0" w:color="auto"/>
        <w:left w:val="none" w:sz="0" w:space="0" w:color="auto"/>
        <w:bottom w:val="none" w:sz="0" w:space="0" w:color="auto"/>
        <w:right w:val="none" w:sz="0" w:space="0" w:color="auto"/>
      </w:divBdr>
    </w:div>
    <w:div w:id="271937287">
      <w:bodyDiv w:val="1"/>
      <w:marLeft w:val="0"/>
      <w:marRight w:val="0"/>
      <w:marTop w:val="0"/>
      <w:marBottom w:val="0"/>
      <w:divBdr>
        <w:top w:val="none" w:sz="0" w:space="0" w:color="auto"/>
        <w:left w:val="none" w:sz="0" w:space="0" w:color="auto"/>
        <w:bottom w:val="none" w:sz="0" w:space="0" w:color="auto"/>
        <w:right w:val="none" w:sz="0" w:space="0" w:color="auto"/>
      </w:divBdr>
    </w:div>
    <w:div w:id="272247593">
      <w:bodyDiv w:val="1"/>
      <w:marLeft w:val="0"/>
      <w:marRight w:val="0"/>
      <w:marTop w:val="0"/>
      <w:marBottom w:val="0"/>
      <w:divBdr>
        <w:top w:val="none" w:sz="0" w:space="0" w:color="auto"/>
        <w:left w:val="none" w:sz="0" w:space="0" w:color="auto"/>
        <w:bottom w:val="none" w:sz="0" w:space="0" w:color="auto"/>
        <w:right w:val="none" w:sz="0" w:space="0" w:color="auto"/>
      </w:divBdr>
    </w:div>
    <w:div w:id="272324387">
      <w:bodyDiv w:val="1"/>
      <w:marLeft w:val="0"/>
      <w:marRight w:val="0"/>
      <w:marTop w:val="0"/>
      <w:marBottom w:val="0"/>
      <w:divBdr>
        <w:top w:val="none" w:sz="0" w:space="0" w:color="auto"/>
        <w:left w:val="none" w:sz="0" w:space="0" w:color="auto"/>
        <w:bottom w:val="none" w:sz="0" w:space="0" w:color="auto"/>
        <w:right w:val="none" w:sz="0" w:space="0" w:color="auto"/>
      </w:divBdr>
    </w:div>
    <w:div w:id="272440748">
      <w:bodyDiv w:val="1"/>
      <w:marLeft w:val="0"/>
      <w:marRight w:val="0"/>
      <w:marTop w:val="0"/>
      <w:marBottom w:val="0"/>
      <w:divBdr>
        <w:top w:val="none" w:sz="0" w:space="0" w:color="auto"/>
        <w:left w:val="none" w:sz="0" w:space="0" w:color="auto"/>
        <w:bottom w:val="none" w:sz="0" w:space="0" w:color="auto"/>
        <w:right w:val="none" w:sz="0" w:space="0" w:color="auto"/>
      </w:divBdr>
    </w:div>
    <w:div w:id="272908923">
      <w:bodyDiv w:val="1"/>
      <w:marLeft w:val="0"/>
      <w:marRight w:val="0"/>
      <w:marTop w:val="0"/>
      <w:marBottom w:val="0"/>
      <w:divBdr>
        <w:top w:val="none" w:sz="0" w:space="0" w:color="auto"/>
        <w:left w:val="none" w:sz="0" w:space="0" w:color="auto"/>
        <w:bottom w:val="none" w:sz="0" w:space="0" w:color="auto"/>
        <w:right w:val="none" w:sz="0" w:space="0" w:color="auto"/>
      </w:divBdr>
    </w:div>
    <w:div w:id="272978167">
      <w:bodyDiv w:val="1"/>
      <w:marLeft w:val="0"/>
      <w:marRight w:val="0"/>
      <w:marTop w:val="0"/>
      <w:marBottom w:val="0"/>
      <w:divBdr>
        <w:top w:val="none" w:sz="0" w:space="0" w:color="auto"/>
        <w:left w:val="none" w:sz="0" w:space="0" w:color="auto"/>
        <w:bottom w:val="none" w:sz="0" w:space="0" w:color="auto"/>
        <w:right w:val="none" w:sz="0" w:space="0" w:color="auto"/>
      </w:divBdr>
    </w:div>
    <w:div w:id="273100560">
      <w:bodyDiv w:val="1"/>
      <w:marLeft w:val="0"/>
      <w:marRight w:val="0"/>
      <w:marTop w:val="0"/>
      <w:marBottom w:val="0"/>
      <w:divBdr>
        <w:top w:val="none" w:sz="0" w:space="0" w:color="auto"/>
        <w:left w:val="none" w:sz="0" w:space="0" w:color="auto"/>
        <w:bottom w:val="none" w:sz="0" w:space="0" w:color="auto"/>
        <w:right w:val="none" w:sz="0" w:space="0" w:color="auto"/>
      </w:divBdr>
    </w:div>
    <w:div w:id="273484256">
      <w:bodyDiv w:val="1"/>
      <w:marLeft w:val="0"/>
      <w:marRight w:val="0"/>
      <w:marTop w:val="0"/>
      <w:marBottom w:val="0"/>
      <w:divBdr>
        <w:top w:val="none" w:sz="0" w:space="0" w:color="auto"/>
        <w:left w:val="none" w:sz="0" w:space="0" w:color="auto"/>
        <w:bottom w:val="none" w:sz="0" w:space="0" w:color="auto"/>
        <w:right w:val="none" w:sz="0" w:space="0" w:color="auto"/>
      </w:divBdr>
    </w:div>
    <w:div w:id="273681292">
      <w:bodyDiv w:val="1"/>
      <w:marLeft w:val="0"/>
      <w:marRight w:val="0"/>
      <w:marTop w:val="0"/>
      <w:marBottom w:val="0"/>
      <w:divBdr>
        <w:top w:val="none" w:sz="0" w:space="0" w:color="auto"/>
        <w:left w:val="none" w:sz="0" w:space="0" w:color="auto"/>
        <w:bottom w:val="none" w:sz="0" w:space="0" w:color="auto"/>
        <w:right w:val="none" w:sz="0" w:space="0" w:color="auto"/>
      </w:divBdr>
    </w:div>
    <w:div w:id="273682583">
      <w:bodyDiv w:val="1"/>
      <w:marLeft w:val="0"/>
      <w:marRight w:val="0"/>
      <w:marTop w:val="0"/>
      <w:marBottom w:val="0"/>
      <w:divBdr>
        <w:top w:val="none" w:sz="0" w:space="0" w:color="auto"/>
        <w:left w:val="none" w:sz="0" w:space="0" w:color="auto"/>
        <w:bottom w:val="none" w:sz="0" w:space="0" w:color="auto"/>
        <w:right w:val="none" w:sz="0" w:space="0" w:color="auto"/>
      </w:divBdr>
    </w:div>
    <w:div w:id="273832299">
      <w:bodyDiv w:val="1"/>
      <w:marLeft w:val="0"/>
      <w:marRight w:val="0"/>
      <w:marTop w:val="0"/>
      <w:marBottom w:val="0"/>
      <w:divBdr>
        <w:top w:val="none" w:sz="0" w:space="0" w:color="auto"/>
        <w:left w:val="none" w:sz="0" w:space="0" w:color="auto"/>
        <w:bottom w:val="none" w:sz="0" w:space="0" w:color="auto"/>
        <w:right w:val="none" w:sz="0" w:space="0" w:color="auto"/>
      </w:divBdr>
    </w:div>
    <w:div w:id="274336732">
      <w:bodyDiv w:val="1"/>
      <w:marLeft w:val="0"/>
      <w:marRight w:val="0"/>
      <w:marTop w:val="0"/>
      <w:marBottom w:val="0"/>
      <w:divBdr>
        <w:top w:val="none" w:sz="0" w:space="0" w:color="auto"/>
        <w:left w:val="none" w:sz="0" w:space="0" w:color="auto"/>
        <w:bottom w:val="none" w:sz="0" w:space="0" w:color="auto"/>
        <w:right w:val="none" w:sz="0" w:space="0" w:color="auto"/>
      </w:divBdr>
    </w:div>
    <w:div w:id="274676499">
      <w:bodyDiv w:val="1"/>
      <w:marLeft w:val="0"/>
      <w:marRight w:val="0"/>
      <w:marTop w:val="0"/>
      <w:marBottom w:val="0"/>
      <w:divBdr>
        <w:top w:val="none" w:sz="0" w:space="0" w:color="auto"/>
        <w:left w:val="none" w:sz="0" w:space="0" w:color="auto"/>
        <w:bottom w:val="none" w:sz="0" w:space="0" w:color="auto"/>
        <w:right w:val="none" w:sz="0" w:space="0" w:color="auto"/>
      </w:divBdr>
    </w:div>
    <w:div w:id="274797203">
      <w:bodyDiv w:val="1"/>
      <w:marLeft w:val="0"/>
      <w:marRight w:val="0"/>
      <w:marTop w:val="0"/>
      <w:marBottom w:val="0"/>
      <w:divBdr>
        <w:top w:val="none" w:sz="0" w:space="0" w:color="auto"/>
        <w:left w:val="none" w:sz="0" w:space="0" w:color="auto"/>
        <w:bottom w:val="none" w:sz="0" w:space="0" w:color="auto"/>
        <w:right w:val="none" w:sz="0" w:space="0" w:color="auto"/>
      </w:divBdr>
    </w:div>
    <w:div w:id="274993445">
      <w:bodyDiv w:val="1"/>
      <w:marLeft w:val="0"/>
      <w:marRight w:val="0"/>
      <w:marTop w:val="0"/>
      <w:marBottom w:val="0"/>
      <w:divBdr>
        <w:top w:val="none" w:sz="0" w:space="0" w:color="auto"/>
        <w:left w:val="none" w:sz="0" w:space="0" w:color="auto"/>
        <w:bottom w:val="none" w:sz="0" w:space="0" w:color="auto"/>
        <w:right w:val="none" w:sz="0" w:space="0" w:color="auto"/>
      </w:divBdr>
    </w:div>
    <w:div w:id="276109136">
      <w:bodyDiv w:val="1"/>
      <w:marLeft w:val="0"/>
      <w:marRight w:val="0"/>
      <w:marTop w:val="0"/>
      <w:marBottom w:val="0"/>
      <w:divBdr>
        <w:top w:val="none" w:sz="0" w:space="0" w:color="auto"/>
        <w:left w:val="none" w:sz="0" w:space="0" w:color="auto"/>
        <w:bottom w:val="none" w:sz="0" w:space="0" w:color="auto"/>
        <w:right w:val="none" w:sz="0" w:space="0" w:color="auto"/>
      </w:divBdr>
    </w:div>
    <w:div w:id="276526756">
      <w:bodyDiv w:val="1"/>
      <w:marLeft w:val="0"/>
      <w:marRight w:val="0"/>
      <w:marTop w:val="0"/>
      <w:marBottom w:val="0"/>
      <w:divBdr>
        <w:top w:val="none" w:sz="0" w:space="0" w:color="auto"/>
        <w:left w:val="none" w:sz="0" w:space="0" w:color="auto"/>
        <w:bottom w:val="none" w:sz="0" w:space="0" w:color="auto"/>
        <w:right w:val="none" w:sz="0" w:space="0" w:color="auto"/>
      </w:divBdr>
    </w:div>
    <w:div w:id="276572720">
      <w:bodyDiv w:val="1"/>
      <w:marLeft w:val="0"/>
      <w:marRight w:val="0"/>
      <w:marTop w:val="0"/>
      <w:marBottom w:val="0"/>
      <w:divBdr>
        <w:top w:val="none" w:sz="0" w:space="0" w:color="auto"/>
        <w:left w:val="none" w:sz="0" w:space="0" w:color="auto"/>
        <w:bottom w:val="none" w:sz="0" w:space="0" w:color="auto"/>
        <w:right w:val="none" w:sz="0" w:space="0" w:color="auto"/>
      </w:divBdr>
    </w:div>
    <w:div w:id="277224491">
      <w:bodyDiv w:val="1"/>
      <w:marLeft w:val="0"/>
      <w:marRight w:val="0"/>
      <w:marTop w:val="0"/>
      <w:marBottom w:val="0"/>
      <w:divBdr>
        <w:top w:val="none" w:sz="0" w:space="0" w:color="auto"/>
        <w:left w:val="none" w:sz="0" w:space="0" w:color="auto"/>
        <w:bottom w:val="none" w:sz="0" w:space="0" w:color="auto"/>
        <w:right w:val="none" w:sz="0" w:space="0" w:color="auto"/>
      </w:divBdr>
    </w:div>
    <w:div w:id="277496336">
      <w:bodyDiv w:val="1"/>
      <w:marLeft w:val="0"/>
      <w:marRight w:val="0"/>
      <w:marTop w:val="0"/>
      <w:marBottom w:val="0"/>
      <w:divBdr>
        <w:top w:val="none" w:sz="0" w:space="0" w:color="auto"/>
        <w:left w:val="none" w:sz="0" w:space="0" w:color="auto"/>
        <w:bottom w:val="none" w:sz="0" w:space="0" w:color="auto"/>
        <w:right w:val="none" w:sz="0" w:space="0" w:color="auto"/>
      </w:divBdr>
    </w:div>
    <w:div w:id="277640249">
      <w:bodyDiv w:val="1"/>
      <w:marLeft w:val="0"/>
      <w:marRight w:val="0"/>
      <w:marTop w:val="0"/>
      <w:marBottom w:val="0"/>
      <w:divBdr>
        <w:top w:val="none" w:sz="0" w:space="0" w:color="auto"/>
        <w:left w:val="none" w:sz="0" w:space="0" w:color="auto"/>
        <w:bottom w:val="none" w:sz="0" w:space="0" w:color="auto"/>
        <w:right w:val="none" w:sz="0" w:space="0" w:color="auto"/>
      </w:divBdr>
    </w:div>
    <w:div w:id="278076539">
      <w:bodyDiv w:val="1"/>
      <w:marLeft w:val="0"/>
      <w:marRight w:val="0"/>
      <w:marTop w:val="0"/>
      <w:marBottom w:val="0"/>
      <w:divBdr>
        <w:top w:val="none" w:sz="0" w:space="0" w:color="auto"/>
        <w:left w:val="none" w:sz="0" w:space="0" w:color="auto"/>
        <w:bottom w:val="none" w:sz="0" w:space="0" w:color="auto"/>
        <w:right w:val="none" w:sz="0" w:space="0" w:color="auto"/>
      </w:divBdr>
    </w:div>
    <w:div w:id="278223902">
      <w:bodyDiv w:val="1"/>
      <w:marLeft w:val="0"/>
      <w:marRight w:val="0"/>
      <w:marTop w:val="0"/>
      <w:marBottom w:val="0"/>
      <w:divBdr>
        <w:top w:val="none" w:sz="0" w:space="0" w:color="auto"/>
        <w:left w:val="none" w:sz="0" w:space="0" w:color="auto"/>
        <w:bottom w:val="none" w:sz="0" w:space="0" w:color="auto"/>
        <w:right w:val="none" w:sz="0" w:space="0" w:color="auto"/>
      </w:divBdr>
    </w:div>
    <w:div w:id="278226318">
      <w:bodyDiv w:val="1"/>
      <w:marLeft w:val="0"/>
      <w:marRight w:val="0"/>
      <w:marTop w:val="0"/>
      <w:marBottom w:val="0"/>
      <w:divBdr>
        <w:top w:val="none" w:sz="0" w:space="0" w:color="auto"/>
        <w:left w:val="none" w:sz="0" w:space="0" w:color="auto"/>
        <w:bottom w:val="none" w:sz="0" w:space="0" w:color="auto"/>
        <w:right w:val="none" w:sz="0" w:space="0" w:color="auto"/>
      </w:divBdr>
    </w:div>
    <w:div w:id="279146004">
      <w:bodyDiv w:val="1"/>
      <w:marLeft w:val="0"/>
      <w:marRight w:val="0"/>
      <w:marTop w:val="0"/>
      <w:marBottom w:val="0"/>
      <w:divBdr>
        <w:top w:val="none" w:sz="0" w:space="0" w:color="auto"/>
        <w:left w:val="none" w:sz="0" w:space="0" w:color="auto"/>
        <w:bottom w:val="none" w:sz="0" w:space="0" w:color="auto"/>
        <w:right w:val="none" w:sz="0" w:space="0" w:color="auto"/>
      </w:divBdr>
    </w:div>
    <w:div w:id="279385547">
      <w:bodyDiv w:val="1"/>
      <w:marLeft w:val="0"/>
      <w:marRight w:val="0"/>
      <w:marTop w:val="0"/>
      <w:marBottom w:val="0"/>
      <w:divBdr>
        <w:top w:val="none" w:sz="0" w:space="0" w:color="auto"/>
        <w:left w:val="none" w:sz="0" w:space="0" w:color="auto"/>
        <w:bottom w:val="none" w:sz="0" w:space="0" w:color="auto"/>
        <w:right w:val="none" w:sz="0" w:space="0" w:color="auto"/>
      </w:divBdr>
    </w:div>
    <w:div w:id="279840835">
      <w:bodyDiv w:val="1"/>
      <w:marLeft w:val="0"/>
      <w:marRight w:val="0"/>
      <w:marTop w:val="0"/>
      <w:marBottom w:val="0"/>
      <w:divBdr>
        <w:top w:val="none" w:sz="0" w:space="0" w:color="auto"/>
        <w:left w:val="none" w:sz="0" w:space="0" w:color="auto"/>
        <w:bottom w:val="none" w:sz="0" w:space="0" w:color="auto"/>
        <w:right w:val="none" w:sz="0" w:space="0" w:color="auto"/>
      </w:divBdr>
    </w:div>
    <w:div w:id="280110561">
      <w:bodyDiv w:val="1"/>
      <w:marLeft w:val="0"/>
      <w:marRight w:val="0"/>
      <w:marTop w:val="0"/>
      <w:marBottom w:val="0"/>
      <w:divBdr>
        <w:top w:val="none" w:sz="0" w:space="0" w:color="auto"/>
        <w:left w:val="none" w:sz="0" w:space="0" w:color="auto"/>
        <w:bottom w:val="none" w:sz="0" w:space="0" w:color="auto"/>
        <w:right w:val="none" w:sz="0" w:space="0" w:color="auto"/>
      </w:divBdr>
    </w:div>
    <w:div w:id="280383950">
      <w:bodyDiv w:val="1"/>
      <w:marLeft w:val="0"/>
      <w:marRight w:val="0"/>
      <w:marTop w:val="0"/>
      <w:marBottom w:val="0"/>
      <w:divBdr>
        <w:top w:val="none" w:sz="0" w:space="0" w:color="auto"/>
        <w:left w:val="none" w:sz="0" w:space="0" w:color="auto"/>
        <w:bottom w:val="none" w:sz="0" w:space="0" w:color="auto"/>
        <w:right w:val="none" w:sz="0" w:space="0" w:color="auto"/>
      </w:divBdr>
    </w:div>
    <w:div w:id="281153523">
      <w:bodyDiv w:val="1"/>
      <w:marLeft w:val="0"/>
      <w:marRight w:val="0"/>
      <w:marTop w:val="0"/>
      <w:marBottom w:val="0"/>
      <w:divBdr>
        <w:top w:val="none" w:sz="0" w:space="0" w:color="auto"/>
        <w:left w:val="none" w:sz="0" w:space="0" w:color="auto"/>
        <w:bottom w:val="none" w:sz="0" w:space="0" w:color="auto"/>
        <w:right w:val="none" w:sz="0" w:space="0" w:color="auto"/>
      </w:divBdr>
    </w:div>
    <w:div w:id="281232472">
      <w:bodyDiv w:val="1"/>
      <w:marLeft w:val="0"/>
      <w:marRight w:val="0"/>
      <w:marTop w:val="0"/>
      <w:marBottom w:val="0"/>
      <w:divBdr>
        <w:top w:val="none" w:sz="0" w:space="0" w:color="auto"/>
        <w:left w:val="none" w:sz="0" w:space="0" w:color="auto"/>
        <w:bottom w:val="none" w:sz="0" w:space="0" w:color="auto"/>
        <w:right w:val="none" w:sz="0" w:space="0" w:color="auto"/>
      </w:divBdr>
    </w:div>
    <w:div w:id="284194715">
      <w:bodyDiv w:val="1"/>
      <w:marLeft w:val="0"/>
      <w:marRight w:val="0"/>
      <w:marTop w:val="0"/>
      <w:marBottom w:val="0"/>
      <w:divBdr>
        <w:top w:val="none" w:sz="0" w:space="0" w:color="auto"/>
        <w:left w:val="none" w:sz="0" w:space="0" w:color="auto"/>
        <w:bottom w:val="none" w:sz="0" w:space="0" w:color="auto"/>
        <w:right w:val="none" w:sz="0" w:space="0" w:color="auto"/>
      </w:divBdr>
    </w:div>
    <w:div w:id="284314104">
      <w:bodyDiv w:val="1"/>
      <w:marLeft w:val="0"/>
      <w:marRight w:val="0"/>
      <w:marTop w:val="0"/>
      <w:marBottom w:val="0"/>
      <w:divBdr>
        <w:top w:val="none" w:sz="0" w:space="0" w:color="auto"/>
        <w:left w:val="none" w:sz="0" w:space="0" w:color="auto"/>
        <w:bottom w:val="none" w:sz="0" w:space="0" w:color="auto"/>
        <w:right w:val="none" w:sz="0" w:space="0" w:color="auto"/>
      </w:divBdr>
    </w:div>
    <w:div w:id="285282149">
      <w:bodyDiv w:val="1"/>
      <w:marLeft w:val="0"/>
      <w:marRight w:val="0"/>
      <w:marTop w:val="0"/>
      <w:marBottom w:val="0"/>
      <w:divBdr>
        <w:top w:val="none" w:sz="0" w:space="0" w:color="auto"/>
        <w:left w:val="none" w:sz="0" w:space="0" w:color="auto"/>
        <w:bottom w:val="none" w:sz="0" w:space="0" w:color="auto"/>
        <w:right w:val="none" w:sz="0" w:space="0" w:color="auto"/>
      </w:divBdr>
    </w:div>
    <w:div w:id="286283100">
      <w:bodyDiv w:val="1"/>
      <w:marLeft w:val="0"/>
      <w:marRight w:val="0"/>
      <w:marTop w:val="0"/>
      <w:marBottom w:val="0"/>
      <w:divBdr>
        <w:top w:val="none" w:sz="0" w:space="0" w:color="auto"/>
        <w:left w:val="none" w:sz="0" w:space="0" w:color="auto"/>
        <w:bottom w:val="none" w:sz="0" w:space="0" w:color="auto"/>
        <w:right w:val="none" w:sz="0" w:space="0" w:color="auto"/>
      </w:divBdr>
    </w:div>
    <w:div w:id="286664505">
      <w:bodyDiv w:val="1"/>
      <w:marLeft w:val="0"/>
      <w:marRight w:val="0"/>
      <w:marTop w:val="0"/>
      <w:marBottom w:val="0"/>
      <w:divBdr>
        <w:top w:val="none" w:sz="0" w:space="0" w:color="auto"/>
        <w:left w:val="none" w:sz="0" w:space="0" w:color="auto"/>
        <w:bottom w:val="none" w:sz="0" w:space="0" w:color="auto"/>
        <w:right w:val="none" w:sz="0" w:space="0" w:color="auto"/>
      </w:divBdr>
    </w:div>
    <w:div w:id="286815069">
      <w:bodyDiv w:val="1"/>
      <w:marLeft w:val="0"/>
      <w:marRight w:val="0"/>
      <w:marTop w:val="0"/>
      <w:marBottom w:val="0"/>
      <w:divBdr>
        <w:top w:val="none" w:sz="0" w:space="0" w:color="auto"/>
        <w:left w:val="none" w:sz="0" w:space="0" w:color="auto"/>
        <w:bottom w:val="none" w:sz="0" w:space="0" w:color="auto"/>
        <w:right w:val="none" w:sz="0" w:space="0" w:color="auto"/>
      </w:divBdr>
    </w:div>
    <w:div w:id="286937233">
      <w:bodyDiv w:val="1"/>
      <w:marLeft w:val="0"/>
      <w:marRight w:val="0"/>
      <w:marTop w:val="0"/>
      <w:marBottom w:val="0"/>
      <w:divBdr>
        <w:top w:val="none" w:sz="0" w:space="0" w:color="auto"/>
        <w:left w:val="none" w:sz="0" w:space="0" w:color="auto"/>
        <w:bottom w:val="none" w:sz="0" w:space="0" w:color="auto"/>
        <w:right w:val="none" w:sz="0" w:space="0" w:color="auto"/>
      </w:divBdr>
    </w:div>
    <w:div w:id="287008195">
      <w:bodyDiv w:val="1"/>
      <w:marLeft w:val="0"/>
      <w:marRight w:val="0"/>
      <w:marTop w:val="0"/>
      <w:marBottom w:val="0"/>
      <w:divBdr>
        <w:top w:val="none" w:sz="0" w:space="0" w:color="auto"/>
        <w:left w:val="none" w:sz="0" w:space="0" w:color="auto"/>
        <w:bottom w:val="none" w:sz="0" w:space="0" w:color="auto"/>
        <w:right w:val="none" w:sz="0" w:space="0" w:color="auto"/>
      </w:divBdr>
    </w:div>
    <w:div w:id="287511123">
      <w:bodyDiv w:val="1"/>
      <w:marLeft w:val="0"/>
      <w:marRight w:val="0"/>
      <w:marTop w:val="0"/>
      <w:marBottom w:val="0"/>
      <w:divBdr>
        <w:top w:val="none" w:sz="0" w:space="0" w:color="auto"/>
        <w:left w:val="none" w:sz="0" w:space="0" w:color="auto"/>
        <w:bottom w:val="none" w:sz="0" w:space="0" w:color="auto"/>
        <w:right w:val="none" w:sz="0" w:space="0" w:color="auto"/>
      </w:divBdr>
    </w:div>
    <w:div w:id="287664846">
      <w:bodyDiv w:val="1"/>
      <w:marLeft w:val="0"/>
      <w:marRight w:val="0"/>
      <w:marTop w:val="0"/>
      <w:marBottom w:val="0"/>
      <w:divBdr>
        <w:top w:val="none" w:sz="0" w:space="0" w:color="auto"/>
        <w:left w:val="none" w:sz="0" w:space="0" w:color="auto"/>
        <w:bottom w:val="none" w:sz="0" w:space="0" w:color="auto"/>
        <w:right w:val="none" w:sz="0" w:space="0" w:color="auto"/>
      </w:divBdr>
    </w:div>
    <w:div w:id="288317055">
      <w:bodyDiv w:val="1"/>
      <w:marLeft w:val="0"/>
      <w:marRight w:val="0"/>
      <w:marTop w:val="0"/>
      <w:marBottom w:val="0"/>
      <w:divBdr>
        <w:top w:val="none" w:sz="0" w:space="0" w:color="auto"/>
        <w:left w:val="none" w:sz="0" w:space="0" w:color="auto"/>
        <w:bottom w:val="none" w:sz="0" w:space="0" w:color="auto"/>
        <w:right w:val="none" w:sz="0" w:space="0" w:color="auto"/>
      </w:divBdr>
    </w:div>
    <w:div w:id="289288642">
      <w:bodyDiv w:val="1"/>
      <w:marLeft w:val="0"/>
      <w:marRight w:val="0"/>
      <w:marTop w:val="0"/>
      <w:marBottom w:val="0"/>
      <w:divBdr>
        <w:top w:val="none" w:sz="0" w:space="0" w:color="auto"/>
        <w:left w:val="none" w:sz="0" w:space="0" w:color="auto"/>
        <w:bottom w:val="none" w:sz="0" w:space="0" w:color="auto"/>
        <w:right w:val="none" w:sz="0" w:space="0" w:color="auto"/>
      </w:divBdr>
    </w:div>
    <w:div w:id="289484573">
      <w:bodyDiv w:val="1"/>
      <w:marLeft w:val="0"/>
      <w:marRight w:val="0"/>
      <w:marTop w:val="0"/>
      <w:marBottom w:val="0"/>
      <w:divBdr>
        <w:top w:val="none" w:sz="0" w:space="0" w:color="auto"/>
        <w:left w:val="none" w:sz="0" w:space="0" w:color="auto"/>
        <w:bottom w:val="none" w:sz="0" w:space="0" w:color="auto"/>
        <w:right w:val="none" w:sz="0" w:space="0" w:color="auto"/>
      </w:divBdr>
    </w:div>
    <w:div w:id="290940704">
      <w:bodyDiv w:val="1"/>
      <w:marLeft w:val="0"/>
      <w:marRight w:val="0"/>
      <w:marTop w:val="0"/>
      <w:marBottom w:val="0"/>
      <w:divBdr>
        <w:top w:val="none" w:sz="0" w:space="0" w:color="auto"/>
        <w:left w:val="none" w:sz="0" w:space="0" w:color="auto"/>
        <w:bottom w:val="none" w:sz="0" w:space="0" w:color="auto"/>
        <w:right w:val="none" w:sz="0" w:space="0" w:color="auto"/>
      </w:divBdr>
    </w:div>
    <w:div w:id="291832647">
      <w:bodyDiv w:val="1"/>
      <w:marLeft w:val="0"/>
      <w:marRight w:val="0"/>
      <w:marTop w:val="0"/>
      <w:marBottom w:val="0"/>
      <w:divBdr>
        <w:top w:val="none" w:sz="0" w:space="0" w:color="auto"/>
        <w:left w:val="none" w:sz="0" w:space="0" w:color="auto"/>
        <w:bottom w:val="none" w:sz="0" w:space="0" w:color="auto"/>
        <w:right w:val="none" w:sz="0" w:space="0" w:color="auto"/>
      </w:divBdr>
    </w:div>
    <w:div w:id="292297442">
      <w:bodyDiv w:val="1"/>
      <w:marLeft w:val="0"/>
      <w:marRight w:val="0"/>
      <w:marTop w:val="0"/>
      <w:marBottom w:val="0"/>
      <w:divBdr>
        <w:top w:val="none" w:sz="0" w:space="0" w:color="auto"/>
        <w:left w:val="none" w:sz="0" w:space="0" w:color="auto"/>
        <w:bottom w:val="none" w:sz="0" w:space="0" w:color="auto"/>
        <w:right w:val="none" w:sz="0" w:space="0" w:color="auto"/>
      </w:divBdr>
    </w:div>
    <w:div w:id="292368518">
      <w:bodyDiv w:val="1"/>
      <w:marLeft w:val="0"/>
      <w:marRight w:val="0"/>
      <w:marTop w:val="0"/>
      <w:marBottom w:val="0"/>
      <w:divBdr>
        <w:top w:val="none" w:sz="0" w:space="0" w:color="auto"/>
        <w:left w:val="none" w:sz="0" w:space="0" w:color="auto"/>
        <w:bottom w:val="none" w:sz="0" w:space="0" w:color="auto"/>
        <w:right w:val="none" w:sz="0" w:space="0" w:color="auto"/>
      </w:divBdr>
    </w:div>
    <w:div w:id="293023254">
      <w:bodyDiv w:val="1"/>
      <w:marLeft w:val="0"/>
      <w:marRight w:val="0"/>
      <w:marTop w:val="0"/>
      <w:marBottom w:val="0"/>
      <w:divBdr>
        <w:top w:val="none" w:sz="0" w:space="0" w:color="auto"/>
        <w:left w:val="none" w:sz="0" w:space="0" w:color="auto"/>
        <w:bottom w:val="none" w:sz="0" w:space="0" w:color="auto"/>
        <w:right w:val="none" w:sz="0" w:space="0" w:color="auto"/>
      </w:divBdr>
    </w:div>
    <w:div w:id="293024912">
      <w:bodyDiv w:val="1"/>
      <w:marLeft w:val="0"/>
      <w:marRight w:val="0"/>
      <w:marTop w:val="0"/>
      <w:marBottom w:val="0"/>
      <w:divBdr>
        <w:top w:val="none" w:sz="0" w:space="0" w:color="auto"/>
        <w:left w:val="none" w:sz="0" w:space="0" w:color="auto"/>
        <w:bottom w:val="none" w:sz="0" w:space="0" w:color="auto"/>
        <w:right w:val="none" w:sz="0" w:space="0" w:color="auto"/>
      </w:divBdr>
    </w:div>
    <w:div w:id="293214304">
      <w:bodyDiv w:val="1"/>
      <w:marLeft w:val="0"/>
      <w:marRight w:val="0"/>
      <w:marTop w:val="0"/>
      <w:marBottom w:val="0"/>
      <w:divBdr>
        <w:top w:val="none" w:sz="0" w:space="0" w:color="auto"/>
        <w:left w:val="none" w:sz="0" w:space="0" w:color="auto"/>
        <w:bottom w:val="none" w:sz="0" w:space="0" w:color="auto"/>
        <w:right w:val="none" w:sz="0" w:space="0" w:color="auto"/>
      </w:divBdr>
    </w:div>
    <w:div w:id="293826633">
      <w:bodyDiv w:val="1"/>
      <w:marLeft w:val="0"/>
      <w:marRight w:val="0"/>
      <w:marTop w:val="0"/>
      <w:marBottom w:val="0"/>
      <w:divBdr>
        <w:top w:val="none" w:sz="0" w:space="0" w:color="auto"/>
        <w:left w:val="none" w:sz="0" w:space="0" w:color="auto"/>
        <w:bottom w:val="none" w:sz="0" w:space="0" w:color="auto"/>
        <w:right w:val="none" w:sz="0" w:space="0" w:color="auto"/>
      </w:divBdr>
    </w:div>
    <w:div w:id="293826808">
      <w:bodyDiv w:val="1"/>
      <w:marLeft w:val="0"/>
      <w:marRight w:val="0"/>
      <w:marTop w:val="0"/>
      <w:marBottom w:val="0"/>
      <w:divBdr>
        <w:top w:val="none" w:sz="0" w:space="0" w:color="auto"/>
        <w:left w:val="none" w:sz="0" w:space="0" w:color="auto"/>
        <w:bottom w:val="none" w:sz="0" w:space="0" w:color="auto"/>
        <w:right w:val="none" w:sz="0" w:space="0" w:color="auto"/>
      </w:divBdr>
    </w:div>
    <w:div w:id="294069348">
      <w:bodyDiv w:val="1"/>
      <w:marLeft w:val="0"/>
      <w:marRight w:val="0"/>
      <w:marTop w:val="0"/>
      <w:marBottom w:val="0"/>
      <w:divBdr>
        <w:top w:val="none" w:sz="0" w:space="0" w:color="auto"/>
        <w:left w:val="none" w:sz="0" w:space="0" w:color="auto"/>
        <w:bottom w:val="none" w:sz="0" w:space="0" w:color="auto"/>
        <w:right w:val="none" w:sz="0" w:space="0" w:color="auto"/>
      </w:divBdr>
    </w:div>
    <w:div w:id="294070115">
      <w:bodyDiv w:val="1"/>
      <w:marLeft w:val="0"/>
      <w:marRight w:val="0"/>
      <w:marTop w:val="0"/>
      <w:marBottom w:val="0"/>
      <w:divBdr>
        <w:top w:val="none" w:sz="0" w:space="0" w:color="auto"/>
        <w:left w:val="none" w:sz="0" w:space="0" w:color="auto"/>
        <w:bottom w:val="none" w:sz="0" w:space="0" w:color="auto"/>
        <w:right w:val="none" w:sz="0" w:space="0" w:color="auto"/>
      </w:divBdr>
    </w:div>
    <w:div w:id="294215857">
      <w:bodyDiv w:val="1"/>
      <w:marLeft w:val="0"/>
      <w:marRight w:val="0"/>
      <w:marTop w:val="0"/>
      <w:marBottom w:val="0"/>
      <w:divBdr>
        <w:top w:val="none" w:sz="0" w:space="0" w:color="auto"/>
        <w:left w:val="none" w:sz="0" w:space="0" w:color="auto"/>
        <w:bottom w:val="none" w:sz="0" w:space="0" w:color="auto"/>
        <w:right w:val="none" w:sz="0" w:space="0" w:color="auto"/>
      </w:divBdr>
    </w:div>
    <w:div w:id="294407463">
      <w:bodyDiv w:val="1"/>
      <w:marLeft w:val="0"/>
      <w:marRight w:val="0"/>
      <w:marTop w:val="0"/>
      <w:marBottom w:val="0"/>
      <w:divBdr>
        <w:top w:val="none" w:sz="0" w:space="0" w:color="auto"/>
        <w:left w:val="none" w:sz="0" w:space="0" w:color="auto"/>
        <w:bottom w:val="none" w:sz="0" w:space="0" w:color="auto"/>
        <w:right w:val="none" w:sz="0" w:space="0" w:color="auto"/>
      </w:divBdr>
    </w:div>
    <w:div w:id="294869816">
      <w:bodyDiv w:val="1"/>
      <w:marLeft w:val="0"/>
      <w:marRight w:val="0"/>
      <w:marTop w:val="0"/>
      <w:marBottom w:val="0"/>
      <w:divBdr>
        <w:top w:val="none" w:sz="0" w:space="0" w:color="auto"/>
        <w:left w:val="none" w:sz="0" w:space="0" w:color="auto"/>
        <w:bottom w:val="none" w:sz="0" w:space="0" w:color="auto"/>
        <w:right w:val="none" w:sz="0" w:space="0" w:color="auto"/>
      </w:divBdr>
    </w:div>
    <w:div w:id="294919893">
      <w:bodyDiv w:val="1"/>
      <w:marLeft w:val="0"/>
      <w:marRight w:val="0"/>
      <w:marTop w:val="0"/>
      <w:marBottom w:val="0"/>
      <w:divBdr>
        <w:top w:val="none" w:sz="0" w:space="0" w:color="auto"/>
        <w:left w:val="none" w:sz="0" w:space="0" w:color="auto"/>
        <w:bottom w:val="none" w:sz="0" w:space="0" w:color="auto"/>
        <w:right w:val="none" w:sz="0" w:space="0" w:color="auto"/>
      </w:divBdr>
    </w:div>
    <w:div w:id="295332776">
      <w:bodyDiv w:val="1"/>
      <w:marLeft w:val="0"/>
      <w:marRight w:val="0"/>
      <w:marTop w:val="0"/>
      <w:marBottom w:val="0"/>
      <w:divBdr>
        <w:top w:val="none" w:sz="0" w:space="0" w:color="auto"/>
        <w:left w:val="none" w:sz="0" w:space="0" w:color="auto"/>
        <w:bottom w:val="none" w:sz="0" w:space="0" w:color="auto"/>
        <w:right w:val="none" w:sz="0" w:space="0" w:color="auto"/>
      </w:divBdr>
    </w:div>
    <w:div w:id="295647234">
      <w:bodyDiv w:val="1"/>
      <w:marLeft w:val="0"/>
      <w:marRight w:val="0"/>
      <w:marTop w:val="0"/>
      <w:marBottom w:val="0"/>
      <w:divBdr>
        <w:top w:val="none" w:sz="0" w:space="0" w:color="auto"/>
        <w:left w:val="none" w:sz="0" w:space="0" w:color="auto"/>
        <w:bottom w:val="none" w:sz="0" w:space="0" w:color="auto"/>
        <w:right w:val="none" w:sz="0" w:space="0" w:color="auto"/>
      </w:divBdr>
    </w:div>
    <w:div w:id="295986317">
      <w:bodyDiv w:val="1"/>
      <w:marLeft w:val="0"/>
      <w:marRight w:val="0"/>
      <w:marTop w:val="0"/>
      <w:marBottom w:val="0"/>
      <w:divBdr>
        <w:top w:val="none" w:sz="0" w:space="0" w:color="auto"/>
        <w:left w:val="none" w:sz="0" w:space="0" w:color="auto"/>
        <w:bottom w:val="none" w:sz="0" w:space="0" w:color="auto"/>
        <w:right w:val="none" w:sz="0" w:space="0" w:color="auto"/>
      </w:divBdr>
    </w:div>
    <w:div w:id="296373987">
      <w:bodyDiv w:val="1"/>
      <w:marLeft w:val="0"/>
      <w:marRight w:val="0"/>
      <w:marTop w:val="0"/>
      <w:marBottom w:val="0"/>
      <w:divBdr>
        <w:top w:val="none" w:sz="0" w:space="0" w:color="auto"/>
        <w:left w:val="none" w:sz="0" w:space="0" w:color="auto"/>
        <w:bottom w:val="none" w:sz="0" w:space="0" w:color="auto"/>
        <w:right w:val="none" w:sz="0" w:space="0" w:color="auto"/>
      </w:divBdr>
    </w:div>
    <w:div w:id="296497088">
      <w:bodyDiv w:val="1"/>
      <w:marLeft w:val="0"/>
      <w:marRight w:val="0"/>
      <w:marTop w:val="0"/>
      <w:marBottom w:val="0"/>
      <w:divBdr>
        <w:top w:val="none" w:sz="0" w:space="0" w:color="auto"/>
        <w:left w:val="none" w:sz="0" w:space="0" w:color="auto"/>
        <w:bottom w:val="none" w:sz="0" w:space="0" w:color="auto"/>
        <w:right w:val="none" w:sz="0" w:space="0" w:color="auto"/>
      </w:divBdr>
    </w:div>
    <w:div w:id="296958860">
      <w:bodyDiv w:val="1"/>
      <w:marLeft w:val="0"/>
      <w:marRight w:val="0"/>
      <w:marTop w:val="0"/>
      <w:marBottom w:val="0"/>
      <w:divBdr>
        <w:top w:val="none" w:sz="0" w:space="0" w:color="auto"/>
        <w:left w:val="none" w:sz="0" w:space="0" w:color="auto"/>
        <w:bottom w:val="none" w:sz="0" w:space="0" w:color="auto"/>
        <w:right w:val="none" w:sz="0" w:space="0" w:color="auto"/>
      </w:divBdr>
    </w:div>
    <w:div w:id="297690673">
      <w:bodyDiv w:val="1"/>
      <w:marLeft w:val="0"/>
      <w:marRight w:val="0"/>
      <w:marTop w:val="0"/>
      <w:marBottom w:val="0"/>
      <w:divBdr>
        <w:top w:val="none" w:sz="0" w:space="0" w:color="auto"/>
        <w:left w:val="none" w:sz="0" w:space="0" w:color="auto"/>
        <w:bottom w:val="none" w:sz="0" w:space="0" w:color="auto"/>
        <w:right w:val="none" w:sz="0" w:space="0" w:color="auto"/>
      </w:divBdr>
    </w:div>
    <w:div w:id="297691755">
      <w:bodyDiv w:val="1"/>
      <w:marLeft w:val="0"/>
      <w:marRight w:val="0"/>
      <w:marTop w:val="0"/>
      <w:marBottom w:val="0"/>
      <w:divBdr>
        <w:top w:val="none" w:sz="0" w:space="0" w:color="auto"/>
        <w:left w:val="none" w:sz="0" w:space="0" w:color="auto"/>
        <w:bottom w:val="none" w:sz="0" w:space="0" w:color="auto"/>
        <w:right w:val="none" w:sz="0" w:space="0" w:color="auto"/>
      </w:divBdr>
    </w:div>
    <w:div w:id="297881987">
      <w:bodyDiv w:val="1"/>
      <w:marLeft w:val="0"/>
      <w:marRight w:val="0"/>
      <w:marTop w:val="0"/>
      <w:marBottom w:val="0"/>
      <w:divBdr>
        <w:top w:val="none" w:sz="0" w:space="0" w:color="auto"/>
        <w:left w:val="none" w:sz="0" w:space="0" w:color="auto"/>
        <w:bottom w:val="none" w:sz="0" w:space="0" w:color="auto"/>
        <w:right w:val="none" w:sz="0" w:space="0" w:color="auto"/>
      </w:divBdr>
    </w:div>
    <w:div w:id="298265292">
      <w:bodyDiv w:val="1"/>
      <w:marLeft w:val="0"/>
      <w:marRight w:val="0"/>
      <w:marTop w:val="0"/>
      <w:marBottom w:val="0"/>
      <w:divBdr>
        <w:top w:val="none" w:sz="0" w:space="0" w:color="auto"/>
        <w:left w:val="none" w:sz="0" w:space="0" w:color="auto"/>
        <w:bottom w:val="none" w:sz="0" w:space="0" w:color="auto"/>
        <w:right w:val="none" w:sz="0" w:space="0" w:color="auto"/>
      </w:divBdr>
    </w:div>
    <w:div w:id="298534173">
      <w:bodyDiv w:val="1"/>
      <w:marLeft w:val="0"/>
      <w:marRight w:val="0"/>
      <w:marTop w:val="0"/>
      <w:marBottom w:val="0"/>
      <w:divBdr>
        <w:top w:val="none" w:sz="0" w:space="0" w:color="auto"/>
        <w:left w:val="none" w:sz="0" w:space="0" w:color="auto"/>
        <w:bottom w:val="none" w:sz="0" w:space="0" w:color="auto"/>
        <w:right w:val="none" w:sz="0" w:space="0" w:color="auto"/>
      </w:divBdr>
    </w:div>
    <w:div w:id="298844636">
      <w:bodyDiv w:val="1"/>
      <w:marLeft w:val="0"/>
      <w:marRight w:val="0"/>
      <w:marTop w:val="0"/>
      <w:marBottom w:val="0"/>
      <w:divBdr>
        <w:top w:val="none" w:sz="0" w:space="0" w:color="auto"/>
        <w:left w:val="none" w:sz="0" w:space="0" w:color="auto"/>
        <w:bottom w:val="none" w:sz="0" w:space="0" w:color="auto"/>
        <w:right w:val="none" w:sz="0" w:space="0" w:color="auto"/>
      </w:divBdr>
    </w:div>
    <w:div w:id="299072009">
      <w:bodyDiv w:val="1"/>
      <w:marLeft w:val="0"/>
      <w:marRight w:val="0"/>
      <w:marTop w:val="0"/>
      <w:marBottom w:val="0"/>
      <w:divBdr>
        <w:top w:val="none" w:sz="0" w:space="0" w:color="auto"/>
        <w:left w:val="none" w:sz="0" w:space="0" w:color="auto"/>
        <w:bottom w:val="none" w:sz="0" w:space="0" w:color="auto"/>
        <w:right w:val="none" w:sz="0" w:space="0" w:color="auto"/>
      </w:divBdr>
    </w:div>
    <w:div w:id="299266004">
      <w:bodyDiv w:val="1"/>
      <w:marLeft w:val="0"/>
      <w:marRight w:val="0"/>
      <w:marTop w:val="0"/>
      <w:marBottom w:val="0"/>
      <w:divBdr>
        <w:top w:val="none" w:sz="0" w:space="0" w:color="auto"/>
        <w:left w:val="none" w:sz="0" w:space="0" w:color="auto"/>
        <w:bottom w:val="none" w:sz="0" w:space="0" w:color="auto"/>
        <w:right w:val="none" w:sz="0" w:space="0" w:color="auto"/>
      </w:divBdr>
    </w:div>
    <w:div w:id="299773536">
      <w:bodyDiv w:val="1"/>
      <w:marLeft w:val="0"/>
      <w:marRight w:val="0"/>
      <w:marTop w:val="0"/>
      <w:marBottom w:val="0"/>
      <w:divBdr>
        <w:top w:val="none" w:sz="0" w:space="0" w:color="auto"/>
        <w:left w:val="none" w:sz="0" w:space="0" w:color="auto"/>
        <w:bottom w:val="none" w:sz="0" w:space="0" w:color="auto"/>
        <w:right w:val="none" w:sz="0" w:space="0" w:color="auto"/>
      </w:divBdr>
    </w:div>
    <w:div w:id="299924123">
      <w:bodyDiv w:val="1"/>
      <w:marLeft w:val="0"/>
      <w:marRight w:val="0"/>
      <w:marTop w:val="0"/>
      <w:marBottom w:val="0"/>
      <w:divBdr>
        <w:top w:val="none" w:sz="0" w:space="0" w:color="auto"/>
        <w:left w:val="none" w:sz="0" w:space="0" w:color="auto"/>
        <w:bottom w:val="none" w:sz="0" w:space="0" w:color="auto"/>
        <w:right w:val="none" w:sz="0" w:space="0" w:color="auto"/>
      </w:divBdr>
    </w:div>
    <w:div w:id="299968134">
      <w:bodyDiv w:val="1"/>
      <w:marLeft w:val="0"/>
      <w:marRight w:val="0"/>
      <w:marTop w:val="0"/>
      <w:marBottom w:val="0"/>
      <w:divBdr>
        <w:top w:val="none" w:sz="0" w:space="0" w:color="auto"/>
        <w:left w:val="none" w:sz="0" w:space="0" w:color="auto"/>
        <w:bottom w:val="none" w:sz="0" w:space="0" w:color="auto"/>
        <w:right w:val="none" w:sz="0" w:space="0" w:color="auto"/>
      </w:divBdr>
    </w:div>
    <w:div w:id="300119094">
      <w:bodyDiv w:val="1"/>
      <w:marLeft w:val="0"/>
      <w:marRight w:val="0"/>
      <w:marTop w:val="0"/>
      <w:marBottom w:val="0"/>
      <w:divBdr>
        <w:top w:val="none" w:sz="0" w:space="0" w:color="auto"/>
        <w:left w:val="none" w:sz="0" w:space="0" w:color="auto"/>
        <w:bottom w:val="none" w:sz="0" w:space="0" w:color="auto"/>
        <w:right w:val="none" w:sz="0" w:space="0" w:color="auto"/>
      </w:divBdr>
    </w:div>
    <w:div w:id="300428982">
      <w:bodyDiv w:val="1"/>
      <w:marLeft w:val="0"/>
      <w:marRight w:val="0"/>
      <w:marTop w:val="0"/>
      <w:marBottom w:val="0"/>
      <w:divBdr>
        <w:top w:val="none" w:sz="0" w:space="0" w:color="auto"/>
        <w:left w:val="none" w:sz="0" w:space="0" w:color="auto"/>
        <w:bottom w:val="none" w:sz="0" w:space="0" w:color="auto"/>
        <w:right w:val="none" w:sz="0" w:space="0" w:color="auto"/>
      </w:divBdr>
    </w:div>
    <w:div w:id="300692400">
      <w:bodyDiv w:val="1"/>
      <w:marLeft w:val="0"/>
      <w:marRight w:val="0"/>
      <w:marTop w:val="0"/>
      <w:marBottom w:val="0"/>
      <w:divBdr>
        <w:top w:val="none" w:sz="0" w:space="0" w:color="auto"/>
        <w:left w:val="none" w:sz="0" w:space="0" w:color="auto"/>
        <w:bottom w:val="none" w:sz="0" w:space="0" w:color="auto"/>
        <w:right w:val="none" w:sz="0" w:space="0" w:color="auto"/>
      </w:divBdr>
    </w:div>
    <w:div w:id="301007470">
      <w:bodyDiv w:val="1"/>
      <w:marLeft w:val="0"/>
      <w:marRight w:val="0"/>
      <w:marTop w:val="0"/>
      <w:marBottom w:val="0"/>
      <w:divBdr>
        <w:top w:val="none" w:sz="0" w:space="0" w:color="auto"/>
        <w:left w:val="none" w:sz="0" w:space="0" w:color="auto"/>
        <w:bottom w:val="none" w:sz="0" w:space="0" w:color="auto"/>
        <w:right w:val="none" w:sz="0" w:space="0" w:color="auto"/>
      </w:divBdr>
    </w:div>
    <w:div w:id="301153741">
      <w:bodyDiv w:val="1"/>
      <w:marLeft w:val="0"/>
      <w:marRight w:val="0"/>
      <w:marTop w:val="0"/>
      <w:marBottom w:val="0"/>
      <w:divBdr>
        <w:top w:val="none" w:sz="0" w:space="0" w:color="auto"/>
        <w:left w:val="none" w:sz="0" w:space="0" w:color="auto"/>
        <w:bottom w:val="none" w:sz="0" w:space="0" w:color="auto"/>
        <w:right w:val="none" w:sz="0" w:space="0" w:color="auto"/>
      </w:divBdr>
    </w:div>
    <w:div w:id="301423308">
      <w:bodyDiv w:val="1"/>
      <w:marLeft w:val="0"/>
      <w:marRight w:val="0"/>
      <w:marTop w:val="0"/>
      <w:marBottom w:val="0"/>
      <w:divBdr>
        <w:top w:val="none" w:sz="0" w:space="0" w:color="auto"/>
        <w:left w:val="none" w:sz="0" w:space="0" w:color="auto"/>
        <w:bottom w:val="none" w:sz="0" w:space="0" w:color="auto"/>
        <w:right w:val="none" w:sz="0" w:space="0" w:color="auto"/>
      </w:divBdr>
    </w:div>
    <w:div w:id="301888211">
      <w:bodyDiv w:val="1"/>
      <w:marLeft w:val="0"/>
      <w:marRight w:val="0"/>
      <w:marTop w:val="0"/>
      <w:marBottom w:val="0"/>
      <w:divBdr>
        <w:top w:val="none" w:sz="0" w:space="0" w:color="auto"/>
        <w:left w:val="none" w:sz="0" w:space="0" w:color="auto"/>
        <w:bottom w:val="none" w:sz="0" w:space="0" w:color="auto"/>
        <w:right w:val="none" w:sz="0" w:space="0" w:color="auto"/>
      </w:divBdr>
    </w:div>
    <w:div w:id="302077083">
      <w:bodyDiv w:val="1"/>
      <w:marLeft w:val="0"/>
      <w:marRight w:val="0"/>
      <w:marTop w:val="0"/>
      <w:marBottom w:val="0"/>
      <w:divBdr>
        <w:top w:val="none" w:sz="0" w:space="0" w:color="auto"/>
        <w:left w:val="none" w:sz="0" w:space="0" w:color="auto"/>
        <w:bottom w:val="none" w:sz="0" w:space="0" w:color="auto"/>
        <w:right w:val="none" w:sz="0" w:space="0" w:color="auto"/>
      </w:divBdr>
    </w:div>
    <w:div w:id="302196938">
      <w:bodyDiv w:val="1"/>
      <w:marLeft w:val="0"/>
      <w:marRight w:val="0"/>
      <w:marTop w:val="0"/>
      <w:marBottom w:val="0"/>
      <w:divBdr>
        <w:top w:val="none" w:sz="0" w:space="0" w:color="auto"/>
        <w:left w:val="none" w:sz="0" w:space="0" w:color="auto"/>
        <w:bottom w:val="none" w:sz="0" w:space="0" w:color="auto"/>
        <w:right w:val="none" w:sz="0" w:space="0" w:color="auto"/>
      </w:divBdr>
    </w:div>
    <w:div w:id="302545650">
      <w:bodyDiv w:val="1"/>
      <w:marLeft w:val="0"/>
      <w:marRight w:val="0"/>
      <w:marTop w:val="0"/>
      <w:marBottom w:val="0"/>
      <w:divBdr>
        <w:top w:val="none" w:sz="0" w:space="0" w:color="auto"/>
        <w:left w:val="none" w:sz="0" w:space="0" w:color="auto"/>
        <w:bottom w:val="none" w:sz="0" w:space="0" w:color="auto"/>
        <w:right w:val="none" w:sz="0" w:space="0" w:color="auto"/>
      </w:divBdr>
    </w:div>
    <w:div w:id="302661263">
      <w:bodyDiv w:val="1"/>
      <w:marLeft w:val="0"/>
      <w:marRight w:val="0"/>
      <w:marTop w:val="0"/>
      <w:marBottom w:val="0"/>
      <w:divBdr>
        <w:top w:val="none" w:sz="0" w:space="0" w:color="auto"/>
        <w:left w:val="none" w:sz="0" w:space="0" w:color="auto"/>
        <w:bottom w:val="none" w:sz="0" w:space="0" w:color="auto"/>
        <w:right w:val="none" w:sz="0" w:space="0" w:color="auto"/>
      </w:divBdr>
    </w:div>
    <w:div w:id="302732265">
      <w:bodyDiv w:val="1"/>
      <w:marLeft w:val="0"/>
      <w:marRight w:val="0"/>
      <w:marTop w:val="0"/>
      <w:marBottom w:val="0"/>
      <w:divBdr>
        <w:top w:val="none" w:sz="0" w:space="0" w:color="auto"/>
        <w:left w:val="none" w:sz="0" w:space="0" w:color="auto"/>
        <w:bottom w:val="none" w:sz="0" w:space="0" w:color="auto"/>
        <w:right w:val="none" w:sz="0" w:space="0" w:color="auto"/>
      </w:divBdr>
    </w:div>
    <w:div w:id="303239361">
      <w:bodyDiv w:val="1"/>
      <w:marLeft w:val="0"/>
      <w:marRight w:val="0"/>
      <w:marTop w:val="0"/>
      <w:marBottom w:val="0"/>
      <w:divBdr>
        <w:top w:val="none" w:sz="0" w:space="0" w:color="auto"/>
        <w:left w:val="none" w:sz="0" w:space="0" w:color="auto"/>
        <w:bottom w:val="none" w:sz="0" w:space="0" w:color="auto"/>
        <w:right w:val="none" w:sz="0" w:space="0" w:color="auto"/>
      </w:divBdr>
    </w:div>
    <w:div w:id="303317489">
      <w:bodyDiv w:val="1"/>
      <w:marLeft w:val="0"/>
      <w:marRight w:val="0"/>
      <w:marTop w:val="0"/>
      <w:marBottom w:val="0"/>
      <w:divBdr>
        <w:top w:val="none" w:sz="0" w:space="0" w:color="auto"/>
        <w:left w:val="none" w:sz="0" w:space="0" w:color="auto"/>
        <w:bottom w:val="none" w:sz="0" w:space="0" w:color="auto"/>
        <w:right w:val="none" w:sz="0" w:space="0" w:color="auto"/>
      </w:divBdr>
    </w:div>
    <w:div w:id="303391959">
      <w:bodyDiv w:val="1"/>
      <w:marLeft w:val="0"/>
      <w:marRight w:val="0"/>
      <w:marTop w:val="0"/>
      <w:marBottom w:val="0"/>
      <w:divBdr>
        <w:top w:val="none" w:sz="0" w:space="0" w:color="auto"/>
        <w:left w:val="none" w:sz="0" w:space="0" w:color="auto"/>
        <w:bottom w:val="none" w:sz="0" w:space="0" w:color="auto"/>
        <w:right w:val="none" w:sz="0" w:space="0" w:color="auto"/>
      </w:divBdr>
    </w:div>
    <w:div w:id="303657234">
      <w:bodyDiv w:val="1"/>
      <w:marLeft w:val="0"/>
      <w:marRight w:val="0"/>
      <w:marTop w:val="0"/>
      <w:marBottom w:val="0"/>
      <w:divBdr>
        <w:top w:val="none" w:sz="0" w:space="0" w:color="auto"/>
        <w:left w:val="none" w:sz="0" w:space="0" w:color="auto"/>
        <w:bottom w:val="none" w:sz="0" w:space="0" w:color="auto"/>
        <w:right w:val="none" w:sz="0" w:space="0" w:color="auto"/>
      </w:divBdr>
    </w:div>
    <w:div w:id="303849092">
      <w:bodyDiv w:val="1"/>
      <w:marLeft w:val="0"/>
      <w:marRight w:val="0"/>
      <w:marTop w:val="0"/>
      <w:marBottom w:val="0"/>
      <w:divBdr>
        <w:top w:val="none" w:sz="0" w:space="0" w:color="auto"/>
        <w:left w:val="none" w:sz="0" w:space="0" w:color="auto"/>
        <w:bottom w:val="none" w:sz="0" w:space="0" w:color="auto"/>
        <w:right w:val="none" w:sz="0" w:space="0" w:color="auto"/>
      </w:divBdr>
    </w:div>
    <w:div w:id="303973008">
      <w:bodyDiv w:val="1"/>
      <w:marLeft w:val="0"/>
      <w:marRight w:val="0"/>
      <w:marTop w:val="0"/>
      <w:marBottom w:val="0"/>
      <w:divBdr>
        <w:top w:val="none" w:sz="0" w:space="0" w:color="auto"/>
        <w:left w:val="none" w:sz="0" w:space="0" w:color="auto"/>
        <w:bottom w:val="none" w:sz="0" w:space="0" w:color="auto"/>
        <w:right w:val="none" w:sz="0" w:space="0" w:color="auto"/>
      </w:divBdr>
    </w:div>
    <w:div w:id="304119411">
      <w:bodyDiv w:val="1"/>
      <w:marLeft w:val="0"/>
      <w:marRight w:val="0"/>
      <w:marTop w:val="0"/>
      <w:marBottom w:val="0"/>
      <w:divBdr>
        <w:top w:val="none" w:sz="0" w:space="0" w:color="auto"/>
        <w:left w:val="none" w:sz="0" w:space="0" w:color="auto"/>
        <w:bottom w:val="none" w:sz="0" w:space="0" w:color="auto"/>
        <w:right w:val="none" w:sz="0" w:space="0" w:color="auto"/>
      </w:divBdr>
    </w:div>
    <w:div w:id="304355198">
      <w:bodyDiv w:val="1"/>
      <w:marLeft w:val="0"/>
      <w:marRight w:val="0"/>
      <w:marTop w:val="0"/>
      <w:marBottom w:val="0"/>
      <w:divBdr>
        <w:top w:val="none" w:sz="0" w:space="0" w:color="auto"/>
        <w:left w:val="none" w:sz="0" w:space="0" w:color="auto"/>
        <w:bottom w:val="none" w:sz="0" w:space="0" w:color="auto"/>
        <w:right w:val="none" w:sz="0" w:space="0" w:color="auto"/>
      </w:divBdr>
    </w:div>
    <w:div w:id="304550236">
      <w:bodyDiv w:val="1"/>
      <w:marLeft w:val="0"/>
      <w:marRight w:val="0"/>
      <w:marTop w:val="0"/>
      <w:marBottom w:val="0"/>
      <w:divBdr>
        <w:top w:val="none" w:sz="0" w:space="0" w:color="auto"/>
        <w:left w:val="none" w:sz="0" w:space="0" w:color="auto"/>
        <w:bottom w:val="none" w:sz="0" w:space="0" w:color="auto"/>
        <w:right w:val="none" w:sz="0" w:space="0" w:color="auto"/>
      </w:divBdr>
    </w:div>
    <w:div w:id="304553507">
      <w:bodyDiv w:val="1"/>
      <w:marLeft w:val="0"/>
      <w:marRight w:val="0"/>
      <w:marTop w:val="0"/>
      <w:marBottom w:val="0"/>
      <w:divBdr>
        <w:top w:val="none" w:sz="0" w:space="0" w:color="auto"/>
        <w:left w:val="none" w:sz="0" w:space="0" w:color="auto"/>
        <w:bottom w:val="none" w:sz="0" w:space="0" w:color="auto"/>
        <w:right w:val="none" w:sz="0" w:space="0" w:color="auto"/>
      </w:divBdr>
    </w:div>
    <w:div w:id="304816811">
      <w:bodyDiv w:val="1"/>
      <w:marLeft w:val="0"/>
      <w:marRight w:val="0"/>
      <w:marTop w:val="0"/>
      <w:marBottom w:val="0"/>
      <w:divBdr>
        <w:top w:val="none" w:sz="0" w:space="0" w:color="auto"/>
        <w:left w:val="none" w:sz="0" w:space="0" w:color="auto"/>
        <w:bottom w:val="none" w:sz="0" w:space="0" w:color="auto"/>
        <w:right w:val="none" w:sz="0" w:space="0" w:color="auto"/>
      </w:divBdr>
    </w:div>
    <w:div w:id="304968478">
      <w:bodyDiv w:val="1"/>
      <w:marLeft w:val="0"/>
      <w:marRight w:val="0"/>
      <w:marTop w:val="0"/>
      <w:marBottom w:val="0"/>
      <w:divBdr>
        <w:top w:val="none" w:sz="0" w:space="0" w:color="auto"/>
        <w:left w:val="none" w:sz="0" w:space="0" w:color="auto"/>
        <w:bottom w:val="none" w:sz="0" w:space="0" w:color="auto"/>
        <w:right w:val="none" w:sz="0" w:space="0" w:color="auto"/>
      </w:divBdr>
    </w:div>
    <w:div w:id="305211296">
      <w:bodyDiv w:val="1"/>
      <w:marLeft w:val="0"/>
      <w:marRight w:val="0"/>
      <w:marTop w:val="0"/>
      <w:marBottom w:val="0"/>
      <w:divBdr>
        <w:top w:val="none" w:sz="0" w:space="0" w:color="auto"/>
        <w:left w:val="none" w:sz="0" w:space="0" w:color="auto"/>
        <w:bottom w:val="none" w:sz="0" w:space="0" w:color="auto"/>
        <w:right w:val="none" w:sz="0" w:space="0" w:color="auto"/>
      </w:divBdr>
    </w:div>
    <w:div w:id="305478317">
      <w:bodyDiv w:val="1"/>
      <w:marLeft w:val="0"/>
      <w:marRight w:val="0"/>
      <w:marTop w:val="0"/>
      <w:marBottom w:val="0"/>
      <w:divBdr>
        <w:top w:val="none" w:sz="0" w:space="0" w:color="auto"/>
        <w:left w:val="none" w:sz="0" w:space="0" w:color="auto"/>
        <w:bottom w:val="none" w:sz="0" w:space="0" w:color="auto"/>
        <w:right w:val="none" w:sz="0" w:space="0" w:color="auto"/>
      </w:divBdr>
    </w:div>
    <w:div w:id="305622185">
      <w:bodyDiv w:val="1"/>
      <w:marLeft w:val="0"/>
      <w:marRight w:val="0"/>
      <w:marTop w:val="0"/>
      <w:marBottom w:val="0"/>
      <w:divBdr>
        <w:top w:val="none" w:sz="0" w:space="0" w:color="auto"/>
        <w:left w:val="none" w:sz="0" w:space="0" w:color="auto"/>
        <w:bottom w:val="none" w:sz="0" w:space="0" w:color="auto"/>
        <w:right w:val="none" w:sz="0" w:space="0" w:color="auto"/>
      </w:divBdr>
    </w:div>
    <w:div w:id="305859597">
      <w:bodyDiv w:val="1"/>
      <w:marLeft w:val="0"/>
      <w:marRight w:val="0"/>
      <w:marTop w:val="0"/>
      <w:marBottom w:val="0"/>
      <w:divBdr>
        <w:top w:val="none" w:sz="0" w:space="0" w:color="auto"/>
        <w:left w:val="none" w:sz="0" w:space="0" w:color="auto"/>
        <w:bottom w:val="none" w:sz="0" w:space="0" w:color="auto"/>
        <w:right w:val="none" w:sz="0" w:space="0" w:color="auto"/>
      </w:divBdr>
    </w:div>
    <w:div w:id="306400060">
      <w:bodyDiv w:val="1"/>
      <w:marLeft w:val="0"/>
      <w:marRight w:val="0"/>
      <w:marTop w:val="0"/>
      <w:marBottom w:val="0"/>
      <w:divBdr>
        <w:top w:val="none" w:sz="0" w:space="0" w:color="auto"/>
        <w:left w:val="none" w:sz="0" w:space="0" w:color="auto"/>
        <w:bottom w:val="none" w:sz="0" w:space="0" w:color="auto"/>
        <w:right w:val="none" w:sz="0" w:space="0" w:color="auto"/>
      </w:divBdr>
    </w:div>
    <w:div w:id="306713150">
      <w:bodyDiv w:val="1"/>
      <w:marLeft w:val="0"/>
      <w:marRight w:val="0"/>
      <w:marTop w:val="0"/>
      <w:marBottom w:val="0"/>
      <w:divBdr>
        <w:top w:val="none" w:sz="0" w:space="0" w:color="auto"/>
        <w:left w:val="none" w:sz="0" w:space="0" w:color="auto"/>
        <w:bottom w:val="none" w:sz="0" w:space="0" w:color="auto"/>
        <w:right w:val="none" w:sz="0" w:space="0" w:color="auto"/>
      </w:divBdr>
    </w:div>
    <w:div w:id="307169771">
      <w:bodyDiv w:val="1"/>
      <w:marLeft w:val="0"/>
      <w:marRight w:val="0"/>
      <w:marTop w:val="0"/>
      <w:marBottom w:val="0"/>
      <w:divBdr>
        <w:top w:val="none" w:sz="0" w:space="0" w:color="auto"/>
        <w:left w:val="none" w:sz="0" w:space="0" w:color="auto"/>
        <w:bottom w:val="none" w:sz="0" w:space="0" w:color="auto"/>
        <w:right w:val="none" w:sz="0" w:space="0" w:color="auto"/>
      </w:divBdr>
    </w:div>
    <w:div w:id="307245787">
      <w:bodyDiv w:val="1"/>
      <w:marLeft w:val="0"/>
      <w:marRight w:val="0"/>
      <w:marTop w:val="0"/>
      <w:marBottom w:val="0"/>
      <w:divBdr>
        <w:top w:val="none" w:sz="0" w:space="0" w:color="auto"/>
        <w:left w:val="none" w:sz="0" w:space="0" w:color="auto"/>
        <w:bottom w:val="none" w:sz="0" w:space="0" w:color="auto"/>
        <w:right w:val="none" w:sz="0" w:space="0" w:color="auto"/>
      </w:divBdr>
    </w:div>
    <w:div w:id="307323554">
      <w:bodyDiv w:val="1"/>
      <w:marLeft w:val="0"/>
      <w:marRight w:val="0"/>
      <w:marTop w:val="0"/>
      <w:marBottom w:val="0"/>
      <w:divBdr>
        <w:top w:val="none" w:sz="0" w:space="0" w:color="auto"/>
        <w:left w:val="none" w:sz="0" w:space="0" w:color="auto"/>
        <w:bottom w:val="none" w:sz="0" w:space="0" w:color="auto"/>
        <w:right w:val="none" w:sz="0" w:space="0" w:color="auto"/>
      </w:divBdr>
    </w:div>
    <w:div w:id="307365755">
      <w:bodyDiv w:val="1"/>
      <w:marLeft w:val="0"/>
      <w:marRight w:val="0"/>
      <w:marTop w:val="0"/>
      <w:marBottom w:val="0"/>
      <w:divBdr>
        <w:top w:val="none" w:sz="0" w:space="0" w:color="auto"/>
        <w:left w:val="none" w:sz="0" w:space="0" w:color="auto"/>
        <w:bottom w:val="none" w:sz="0" w:space="0" w:color="auto"/>
        <w:right w:val="none" w:sz="0" w:space="0" w:color="auto"/>
      </w:divBdr>
    </w:div>
    <w:div w:id="307906124">
      <w:bodyDiv w:val="1"/>
      <w:marLeft w:val="0"/>
      <w:marRight w:val="0"/>
      <w:marTop w:val="0"/>
      <w:marBottom w:val="0"/>
      <w:divBdr>
        <w:top w:val="none" w:sz="0" w:space="0" w:color="auto"/>
        <w:left w:val="none" w:sz="0" w:space="0" w:color="auto"/>
        <w:bottom w:val="none" w:sz="0" w:space="0" w:color="auto"/>
        <w:right w:val="none" w:sz="0" w:space="0" w:color="auto"/>
      </w:divBdr>
    </w:div>
    <w:div w:id="308167752">
      <w:bodyDiv w:val="1"/>
      <w:marLeft w:val="0"/>
      <w:marRight w:val="0"/>
      <w:marTop w:val="0"/>
      <w:marBottom w:val="0"/>
      <w:divBdr>
        <w:top w:val="none" w:sz="0" w:space="0" w:color="auto"/>
        <w:left w:val="none" w:sz="0" w:space="0" w:color="auto"/>
        <w:bottom w:val="none" w:sz="0" w:space="0" w:color="auto"/>
        <w:right w:val="none" w:sz="0" w:space="0" w:color="auto"/>
      </w:divBdr>
    </w:div>
    <w:div w:id="308245404">
      <w:bodyDiv w:val="1"/>
      <w:marLeft w:val="0"/>
      <w:marRight w:val="0"/>
      <w:marTop w:val="0"/>
      <w:marBottom w:val="0"/>
      <w:divBdr>
        <w:top w:val="none" w:sz="0" w:space="0" w:color="auto"/>
        <w:left w:val="none" w:sz="0" w:space="0" w:color="auto"/>
        <w:bottom w:val="none" w:sz="0" w:space="0" w:color="auto"/>
        <w:right w:val="none" w:sz="0" w:space="0" w:color="auto"/>
      </w:divBdr>
    </w:div>
    <w:div w:id="308290525">
      <w:bodyDiv w:val="1"/>
      <w:marLeft w:val="0"/>
      <w:marRight w:val="0"/>
      <w:marTop w:val="0"/>
      <w:marBottom w:val="0"/>
      <w:divBdr>
        <w:top w:val="none" w:sz="0" w:space="0" w:color="auto"/>
        <w:left w:val="none" w:sz="0" w:space="0" w:color="auto"/>
        <w:bottom w:val="none" w:sz="0" w:space="0" w:color="auto"/>
        <w:right w:val="none" w:sz="0" w:space="0" w:color="auto"/>
      </w:divBdr>
    </w:div>
    <w:div w:id="308638208">
      <w:bodyDiv w:val="1"/>
      <w:marLeft w:val="0"/>
      <w:marRight w:val="0"/>
      <w:marTop w:val="0"/>
      <w:marBottom w:val="0"/>
      <w:divBdr>
        <w:top w:val="none" w:sz="0" w:space="0" w:color="auto"/>
        <w:left w:val="none" w:sz="0" w:space="0" w:color="auto"/>
        <w:bottom w:val="none" w:sz="0" w:space="0" w:color="auto"/>
        <w:right w:val="none" w:sz="0" w:space="0" w:color="auto"/>
      </w:divBdr>
    </w:div>
    <w:div w:id="308749699">
      <w:bodyDiv w:val="1"/>
      <w:marLeft w:val="0"/>
      <w:marRight w:val="0"/>
      <w:marTop w:val="0"/>
      <w:marBottom w:val="0"/>
      <w:divBdr>
        <w:top w:val="none" w:sz="0" w:space="0" w:color="auto"/>
        <w:left w:val="none" w:sz="0" w:space="0" w:color="auto"/>
        <w:bottom w:val="none" w:sz="0" w:space="0" w:color="auto"/>
        <w:right w:val="none" w:sz="0" w:space="0" w:color="auto"/>
      </w:divBdr>
    </w:div>
    <w:div w:id="309408121">
      <w:bodyDiv w:val="1"/>
      <w:marLeft w:val="0"/>
      <w:marRight w:val="0"/>
      <w:marTop w:val="0"/>
      <w:marBottom w:val="0"/>
      <w:divBdr>
        <w:top w:val="none" w:sz="0" w:space="0" w:color="auto"/>
        <w:left w:val="none" w:sz="0" w:space="0" w:color="auto"/>
        <w:bottom w:val="none" w:sz="0" w:space="0" w:color="auto"/>
        <w:right w:val="none" w:sz="0" w:space="0" w:color="auto"/>
      </w:divBdr>
    </w:div>
    <w:div w:id="309754325">
      <w:bodyDiv w:val="1"/>
      <w:marLeft w:val="0"/>
      <w:marRight w:val="0"/>
      <w:marTop w:val="0"/>
      <w:marBottom w:val="0"/>
      <w:divBdr>
        <w:top w:val="none" w:sz="0" w:space="0" w:color="auto"/>
        <w:left w:val="none" w:sz="0" w:space="0" w:color="auto"/>
        <w:bottom w:val="none" w:sz="0" w:space="0" w:color="auto"/>
        <w:right w:val="none" w:sz="0" w:space="0" w:color="auto"/>
      </w:divBdr>
    </w:div>
    <w:div w:id="309795435">
      <w:bodyDiv w:val="1"/>
      <w:marLeft w:val="0"/>
      <w:marRight w:val="0"/>
      <w:marTop w:val="0"/>
      <w:marBottom w:val="0"/>
      <w:divBdr>
        <w:top w:val="none" w:sz="0" w:space="0" w:color="auto"/>
        <w:left w:val="none" w:sz="0" w:space="0" w:color="auto"/>
        <w:bottom w:val="none" w:sz="0" w:space="0" w:color="auto"/>
        <w:right w:val="none" w:sz="0" w:space="0" w:color="auto"/>
      </w:divBdr>
    </w:div>
    <w:div w:id="309870594">
      <w:bodyDiv w:val="1"/>
      <w:marLeft w:val="0"/>
      <w:marRight w:val="0"/>
      <w:marTop w:val="0"/>
      <w:marBottom w:val="0"/>
      <w:divBdr>
        <w:top w:val="none" w:sz="0" w:space="0" w:color="auto"/>
        <w:left w:val="none" w:sz="0" w:space="0" w:color="auto"/>
        <w:bottom w:val="none" w:sz="0" w:space="0" w:color="auto"/>
        <w:right w:val="none" w:sz="0" w:space="0" w:color="auto"/>
      </w:divBdr>
    </w:div>
    <w:div w:id="309991750">
      <w:bodyDiv w:val="1"/>
      <w:marLeft w:val="0"/>
      <w:marRight w:val="0"/>
      <w:marTop w:val="0"/>
      <w:marBottom w:val="0"/>
      <w:divBdr>
        <w:top w:val="none" w:sz="0" w:space="0" w:color="auto"/>
        <w:left w:val="none" w:sz="0" w:space="0" w:color="auto"/>
        <w:bottom w:val="none" w:sz="0" w:space="0" w:color="auto"/>
        <w:right w:val="none" w:sz="0" w:space="0" w:color="auto"/>
      </w:divBdr>
    </w:div>
    <w:div w:id="310327443">
      <w:bodyDiv w:val="1"/>
      <w:marLeft w:val="0"/>
      <w:marRight w:val="0"/>
      <w:marTop w:val="0"/>
      <w:marBottom w:val="0"/>
      <w:divBdr>
        <w:top w:val="none" w:sz="0" w:space="0" w:color="auto"/>
        <w:left w:val="none" w:sz="0" w:space="0" w:color="auto"/>
        <w:bottom w:val="none" w:sz="0" w:space="0" w:color="auto"/>
        <w:right w:val="none" w:sz="0" w:space="0" w:color="auto"/>
      </w:divBdr>
    </w:div>
    <w:div w:id="310792041">
      <w:bodyDiv w:val="1"/>
      <w:marLeft w:val="0"/>
      <w:marRight w:val="0"/>
      <w:marTop w:val="0"/>
      <w:marBottom w:val="0"/>
      <w:divBdr>
        <w:top w:val="none" w:sz="0" w:space="0" w:color="auto"/>
        <w:left w:val="none" w:sz="0" w:space="0" w:color="auto"/>
        <w:bottom w:val="none" w:sz="0" w:space="0" w:color="auto"/>
        <w:right w:val="none" w:sz="0" w:space="0" w:color="auto"/>
      </w:divBdr>
    </w:div>
    <w:div w:id="310910446">
      <w:bodyDiv w:val="1"/>
      <w:marLeft w:val="0"/>
      <w:marRight w:val="0"/>
      <w:marTop w:val="0"/>
      <w:marBottom w:val="0"/>
      <w:divBdr>
        <w:top w:val="none" w:sz="0" w:space="0" w:color="auto"/>
        <w:left w:val="none" w:sz="0" w:space="0" w:color="auto"/>
        <w:bottom w:val="none" w:sz="0" w:space="0" w:color="auto"/>
        <w:right w:val="none" w:sz="0" w:space="0" w:color="auto"/>
      </w:divBdr>
    </w:div>
    <w:div w:id="311520269">
      <w:bodyDiv w:val="1"/>
      <w:marLeft w:val="0"/>
      <w:marRight w:val="0"/>
      <w:marTop w:val="0"/>
      <w:marBottom w:val="0"/>
      <w:divBdr>
        <w:top w:val="none" w:sz="0" w:space="0" w:color="auto"/>
        <w:left w:val="none" w:sz="0" w:space="0" w:color="auto"/>
        <w:bottom w:val="none" w:sz="0" w:space="0" w:color="auto"/>
        <w:right w:val="none" w:sz="0" w:space="0" w:color="auto"/>
      </w:divBdr>
      <w:divsChild>
        <w:div w:id="705524421">
          <w:marLeft w:val="0"/>
          <w:marRight w:val="0"/>
          <w:marTop w:val="0"/>
          <w:marBottom w:val="0"/>
          <w:divBdr>
            <w:top w:val="none" w:sz="0" w:space="0" w:color="auto"/>
            <w:left w:val="none" w:sz="0" w:space="0" w:color="auto"/>
            <w:bottom w:val="none" w:sz="0" w:space="0" w:color="auto"/>
            <w:right w:val="none" w:sz="0" w:space="0" w:color="auto"/>
          </w:divBdr>
          <w:divsChild>
            <w:div w:id="1546528792">
              <w:marLeft w:val="0"/>
              <w:marRight w:val="0"/>
              <w:marTop w:val="0"/>
              <w:marBottom w:val="0"/>
              <w:divBdr>
                <w:top w:val="none" w:sz="0" w:space="0" w:color="auto"/>
                <w:left w:val="none" w:sz="0" w:space="0" w:color="auto"/>
                <w:bottom w:val="none" w:sz="0" w:space="0" w:color="auto"/>
                <w:right w:val="none" w:sz="0" w:space="0" w:color="auto"/>
              </w:divBdr>
            </w:div>
          </w:divsChild>
        </w:div>
        <w:div w:id="1589193709">
          <w:marLeft w:val="0"/>
          <w:marRight w:val="0"/>
          <w:marTop w:val="0"/>
          <w:marBottom w:val="0"/>
          <w:divBdr>
            <w:top w:val="none" w:sz="0" w:space="0" w:color="auto"/>
            <w:left w:val="none" w:sz="0" w:space="0" w:color="auto"/>
            <w:bottom w:val="none" w:sz="0" w:space="0" w:color="auto"/>
            <w:right w:val="none" w:sz="0" w:space="0" w:color="auto"/>
          </w:divBdr>
          <w:divsChild>
            <w:div w:id="35711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1833258">
      <w:bodyDiv w:val="1"/>
      <w:marLeft w:val="0"/>
      <w:marRight w:val="0"/>
      <w:marTop w:val="0"/>
      <w:marBottom w:val="0"/>
      <w:divBdr>
        <w:top w:val="none" w:sz="0" w:space="0" w:color="auto"/>
        <w:left w:val="none" w:sz="0" w:space="0" w:color="auto"/>
        <w:bottom w:val="none" w:sz="0" w:space="0" w:color="auto"/>
        <w:right w:val="none" w:sz="0" w:space="0" w:color="auto"/>
      </w:divBdr>
    </w:div>
    <w:div w:id="311911706">
      <w:bodyDiv w:val="1"/>
      <w:marLeft w:val="0"/>
      <w:marRight w:val="0"/>
      <w:marTop w:val="0"/>
      <w:marBottom w:val="0"/>
      <w:divBdr>
        <w:top w:val="none" w:sz="0" w:space="0" w:color="auto"/>
        <w:left w:val="none" w:sz="0" w:space="0" w:color="auto"/>
        <w:bottom w:val="none" w:sz="0" w:space="0" w:color="auto"/>
        <w:right w:val="none" w:sz="0" w:space="0" w:color="auto"/>
      </w:divBdr>
    </w:div>
    <w:div w:id="312104975">
      <w:bodyDiv w:val="1"/>
      <w:marLeft w:val="0"/>
      <w:marRight w:val="0"/>
      <w:marTop w:val="0"/>
      <w:marBottom w:val="0"/>
      <w:divBdr>
        <w:top w:val="none" w:sz="0" w:space="0" w:color="auto"/>
        <w:left w:val="none" w:sz="0" w:space="0" w:color="auto"/>
        <w:bottom w:val="none" w:sz="0" w:space="0" w:color="auto"/>
        <w:right w:val="none" w:sz="0" w:space="0" w:color="auto"/>
      </w:divBdr>
    </w:div>
    <w:div w:id="312411308">
      <w:bodyDiv w:val="1"/>
      <w:marLeft w:val="0"/>
      <w:marRight w:val="0"/>
      <w:marTop w:val="0"/>
      <w:marBottom w:val="0"/>
      <w:divBdr>
        <w:top w:val="none" w:sz="0" w:space="0" w:color="auto"/>
        <w:left w:val="none" w:sz="0" w:space="0" w:color="auto"/>
        <w:bottom w:val="none" w:sz="0" w:space="0" w:color="auto"/>
        <w:right w:val="none" w:sz="0" w:space="0" w:color="auto"/>
      </w:divBdr>
    </w:div>
    <w:div w:id="312417282">
      <w:bodyDiv w:val="1"/>
      <w:marLeft w:val="0"/>
      <w:marRight w:val="0"/>
      <w:marTop w:val="0"/>
      <w:marBottom w:val="0"/>
      <w:divBdr>
        <w:top w:val="none" w:sz="0" w:space="0" w:color="auto"/>
        <w:left w:val="none" w:sz="0" w:space="0" w:color="auto"/>
        <w:bottom w:val="none" w:sz="0" w:space="0" w:color="auto"/>
        <w:right w:val="none" w:sz="0" w:space="0" w:color="auto"/>
      </w:divBdr>
    </w:div>
    <w:div w:id="312567675">
      <w:bodyDiv w:val="1"/>
      <w:marLeft w:val="0"/>
      <w:marRight w:val="0"/>
      <w:marTop w:val="0"/>
      <w:marBottom w:val="0"/>
      <w:divBdr>
        <w:top w:val="none" w:sz="0" w:space="0" w:color="auto"/>
        <w:left w:val="none" w:sz="0" w:space="0" w:color="auto"/>
        <w:bottom w:val="none" w:sz="0" w:space="0" w:color="auto"/>
        <w:right w:val="none" w:sz="0" w:space="0" w:color="auto"/>
      </w:divBdr>
    </w:div>
    <w:div w:id="312879384">
      <w:bodyDiv w:val="1"/>
      <w:marLeft w:val="0"/>
      <w:marRight w:val="0"/>
      <w:marTop w:val="0"/>
      <w:marBottom w:val="0"/>
      <w:divBdr>
        <w:top w:val="none" w:sz="0" w:space="0" w:color="auto"/>
        <w:left w:val="none" w:sz="0" w:space="0" w:color="auto"/>
        <w:bottom w:val="none" w:sz="0" w:space="0" w:color="auto"/>
        <w:right w:val="none" w:sz="0" w:space="0" w:color="auto"/>
      </w:divBdr>
    </w:div>
    <w:div w:id="313142698">
      <w:bodyDiv w:val="1"/>
      <w:marLeft w:val="0"/>
      <w:marRight w:val="0"/>
      <w:marTop w:val="0"/>
      <w:marBottom w:val="0"/>
      <w:divBdr>
        <w:top w:val="none" w:sz="0" w:space="0" w:color="auto"/>
        <w:left w:val="none" w:sz="0" w:space="0" w:color="auto"/>
        <w:bottom w:val="none" w:sz="0" w:space="0" w:color="auto"/>
        <w:right w:val="none" w:sz="0" w:space="0" w:color="auto"/>
      </w:divBdr>
    </w:div>
    <w:div w:id="313146244">
      <w:bodyDiv w:val="1"/>
      <w:marLeft w:val="0"/>
      <w:marRight w:val="0"/>
      <w:marTop w:val="0"/>
      <w:marBottom w:val="0"/>
      <w:divBdr>
        <w:top w:val="none" w:sz="0" w:space="0" w:color="auto"/>
        <w:left w:val="none" w:sz="0" w:space="0" w:color="auto"/>
        <w:bottom w:val="none" w:sz="0" w:space="0" w:color="auto"/>
        <w:right w:val="none" w:sz="0" w:space="0" w:color="auto"/>
      </w:divBdr>
    </w:div>
    <w:div w:id="313146837">
      <w:bodyDiv w:val="1"/>
      <w:marLeft w:val="0"/>
      <w:marRight w:val="0"/>
      <w:marTop w:val="0"/>
      <w:marBottom w:val="0"/>
      <w:divBdr>
        <w:top w:val="none" w:sz="0" w:space="0" w:color="auto"/>
        <w:left w:val="none" w:sz="0" w:space="0" w:color="auto"/>
        <w:bottom w:val="none" w:sz="0" w:space="0" w:color="auto"/>
        <w:right w:val="none" w:sz="0" w:space="0" w:color="auto"/>
      </w:divBdr>
    </w:div>
    <w:div w:id="313339804">
      <w:bodyDiv w:val="1"/>
      <w:marLeft w:val="0"/>
      <w:marRight w:val="0"/>
      <w:marTop w:val="0"/>
      <w:marBottom w:val="0"/>
      <w:divBdr>
        <w:top w:val="none" w:sz="0" w:space="0" w:color="auto"/>
        <w:left w:val="none" w:sz="0" w:space="0" w:color="auto"/>
        <w:bottom w:val="none" w:sz="0" w:space="0" w:color="auto"/>
        <w:right w:val="none" w:sz="0" w:space="0" w:color="auto"/>
      </w:divBdr>
    </w:div>
    <w:div w:id="313486843">
      <w:bodyDiv w:val="1"/>
      <w:marLeft w:val="0"/>
      <w:marRight w:val="0"/>
      <w:marTop w:val="0"/>
      <w:marBottom w:val="0"/>
      <w:divBdr>
        <w:top w:val="none" w:sz="0" w:space="0" w:color="auto"/>
        <w:left w:val="none" w:sz="0" w:space="0" w:color="auto"/>
        <w:bottom w:val="none" w:sz="0" w:space="0" w:color="auto"/>
        <w:right w:val="none" w:sz="0" w:space="0" w:color="auto"/>
      </w:divBdr>
    </w:div>
    <w:div w:id="313680264">
      <w:bodyDiv w:val="1"/>
      <w:marLeft w:val="0"/>
      <w:marRight w:val="0"/>
      <w:marTop w:val="0"/>
      <w:marBottom w:val="0"/>
      <w:divBdr>
        <w:top w:val="none" w:sz="0" w:space="0" w:color="auto"/>
        <w:left w:val="none" w:sz="0" w:space="0" w:color="auto"/>
        <w:bottom w:val="none" w:sz="0" w:space="0" w:color="auto"/>
        <w:right w:val="none" w:sz="0" w:space="0" w:color="auto"/>
      </w:divBdr>
    </w:div>
    <w:div w:id="313949085">
      <w:bodyDiv w:val="1"/>
      <w:marLeft w:val="0"/>
      <w:marRight w:val="0"/>
      <w:marTop w:val="0"/>
      <w:marBottom w:val="0"/>
      <w:divBdr>
        <w:top w:val="none" w:sz="0" w:space="0" w:color="auto"/>
        <w:left w:val="none" w:sz="0" w:space="0" w:color="auto"/>
        <w:bottom w:val="none" w:sz="0" w:space="0" w:color="auto"/>
        <w:right w:val="none" w:sz="0" w:space="0" w:color="auto"/>
      </w:divBdr>
    </w:div>
    <w:div w:id="314114490">
      <w:bodyDiv w:val="1"/>
      <w:marLeft w:val="0"/>
      <w:marRight w:val="0"/>
      <w:marTop w:val="0"/>
      <w:marBottom w:val="0"/>
      <w:divBdr>
        <w:top w:val="none" w:sz="0" w:space="0" w:color="auto"/>
        <w:left w:val="none" w:sz="0" w:space="0" w:color="auto"/>
        <w:bottom w:val="none" w:sz="0" w:space="0" w:color="auto"/>
        <w:right w:val="none" w:sz="0" w:space="0" w:color="auto"/>
      </w:divBdr>
    </w:div>
    <w:div w:id="314377399">
      <w:bodyDiv w:val="1"/>
      <w:marLeft w:val="0"/>
      <w:marRight w:val="0"/>
      <w:marTop w:val="0"/>
      <w:marBottom w:val="0"/>
      <w:divBdr>
        <w:top w:val="none" w:sz="0" w:space="0" w:color="auto"/>
        <w:left w:val="none" w:sz="0" w:space="0" w:color="auto"/>
        <w:bottom w:val="none" w:sz="0" w:space="0" w:color="auto"/>
        <w:right w:val="none" w:sz="0" w:space="0" w:color="auto"/>
      </w:divBdr>
    </w:div>
    <w:div w:id="314801691">
      <w:bodyDiv w:val="1"/>
      <w:marLeft w:val="0"/>
      <w:marRight w:val="0"/>
      <w:marTop w:val="0"/>
      <w:marBottom w:val="0"/>
      <w:divBdr>
        <w:top w:val="none" w:sz="0" w:space="0" w:color="auto"/>
        <w:left w:val="none" w:sz="0" w:space="0" w:color="auto"/>
        <w:bottom w:val="none" w:sz="0" w:space="0" w:color="auto"/>
        <w:right w:val="none" w:sz="0" w:space="0" w:color="auto"/>
      </w:divBdr>
    </w:div>
    <w:div w:id="314916199">
      <w:bodyDiv w:val="1"/>
      <w:marLeft w:val="0"/>
      <w:marRight w:val="0"/>
      <w:marTop w:val="0"/>
      <w:marBottom w:val="0"/>
      <w:divBdr>
        <w:top w:val="none" w:sz="0" w:space="0" w:color="auto"/>
        <w:left w:val="none" w:sz="0" w:space="0" w:color="auto"/>
        <w:bottom w:val="none" w:sz="0" w:space="0" w:color="auto"/>
        <w:right w:val="none" w:sz="0" w:space="0" w:color="auto"/>
      </w:divBdr>
    </w:div>
    <w:div w:id="315381226">
      <w:bodyDiv w:val="1"/>
      <w:marLeft w:val="0"/>
      <w:marRight w:val="0"/>
      <w:marTop w:val="0"/>
      <w:marBottom w:val="0"/>
      <w:divBdr>
        <w:top w:val="none" w:sz="0" w:space="0" w:color="auto"/>
        <w:left w:val="none" w:sz="0" w:space="0" w:color="auto"/>
        <w:bottom w:val="none" w:sz="0" w:space="0" w:color="auto"/>
        <w:right w:val="none" w:sz="0" w:space="0" w:color="auto"/>
      </w:divBdr>
    </w:div>
    <w:div w:id="315569111">
      <w:bodyDiv w:val="1"/>
      <w:marLeft w:val="0"/>
      <w:marRight w:val="0"/>
      <w:marTop w:val="0"/>
      <w:marBottom w:val="0"/>
      <w:divBdr>
        <w:top w:val="none" w:sz="0" w:space="0" w:color="auto"/>
        <w:left w:val="none" w:sz="0" w:space="0" w:color="auto"/>
        <w:bottom w:val="none" w:sz="0" w:space="0" w:color="auto"/>
        <w:right w:val="none" w:sz="0" w:space="0" w:color="auto"/>
      </w:divBdr>
    </w:div>
    <w:div w:id="315651119">
      <w:bodyDiv w:val="1"/>
      <w:marLeft w:val="0"/>
      <w:marRight w:val="0"/>
      <w:marTop w:val="0"/>
      <w:marBottom w:val="0"/>
      <w:divBdr>
        <w:top w:val="none" w:sz="0" w:space="0" w:color="auto"/>
        <w:left w:val="none" w:sz="0" w:space="0" w:color="auto"/>
        <w:bottom w:val="none" w:sz="0" w:space="0" w:color="auto"/>
        <w:right w:val="none" w:sz="0" w:space="0" w:color="auto"/>
      </w:divBdr>
    </w:div>
    <w:div w:id="316152997">
      <w:bodyDiv w:val="1"/>
      <w:marLeft w:val="0"/>
      <w:marRight w:val="0"/>
      <w:marTop w:val="0"/>
      <w:marBottom w:val="0"/>
      <w:divBdr>
        <w:top w:val="none" w:sz="0" w:space="0" w:color="auto"/>
        <w:left w:val="none" w:sz="0" w:space="0" w:color="auto"/>
        <w:bottom w:val="none" w:sz="0" w:space="0" w:color="auto"/>
        <w:right w:val="none" w:sz="0" w:space="0" w:color="auto"/>
      </w:divBdr>
    </w:div>
    <w:div w:id="316229392">
      <w:bodyDiv w:val="1"/>
      <w:marLeft w:val="0"/>
      <w:marRight w:val="0"/>
      <w:marTop w:val="0"/>
      <w:marBottom w:val="0"/>
      <w:divBdr>
        <w:top w:val="none" w:sz="0" w:space="0" w:color="auto"/>
        <w:left w:val="none" w:sz="0" w:space="0" w:color="auto"/>
        <w:bottom w:val="none" w:sz="0" w:space="0" w:color="auto"/>
        <w:right w:val="none" w:sz="0" w:space="0" w:color="auto"/>
      </w:divBdr>
    </w:div>
    <w:div w:id="316685709">
      <w:bodyDiv w:val="1"/>
      <w:marLeft w:val="0"/>
      <w:marRight w:val="0"/>
      <w:marTop w:val="0"/>
      <w:marBottom w:val="0"/>
      <w:divBdr>
        <w:top w:val="none" w:sz="0" w:space="0" w:color="auto"/>
        <w:left w:val="none" w:sz="0" w:space="0" w:color="auto"/>
        <w:bottom w:val="none" w:sz="0" w:space="0" w:color="auto"/>
        <w:right w:val="none" w:sz="0" w:space="0" w:color="auto"/>
      </w:divBdr>
    </w:div>
    <w:div w:id="316804517">
      <w:bodyDiv w:val="1"/>
      <w:marLeft w:val="0"/>
      <w:marRight w:val="0"/>
      <w:marTop w:val="0"/>
      <w:marBottom w:val="0"/>
      <w:divBdr>
        <w:top w:val="none" w:sz="0" w:space="0" w:color="auto"/>
        <w:left w:val="none" w:sz="0" w:space="0" w:color="auto"/>
        <w:bottom w:val="none" w:sz="0" w:space="0" w:color="auto"/>
        <w:right w:val="none" w:sz="0" w:space="0" w:color="auto"/>
      </w:divBdr>
    </w:div>
    <w:div w:id="317461044">
      <w:bodyDiv w:val="1"/>
      <w:marLeft w:val="0"/>
      <w:marRight w:val="0"/>
      <w:marTop w:val="0"/>
      <w:marBottom w:val="0"/>
      <w:divBdr>
        <w:top w:val="none" w:sz="0" w:space="0" w:color="auto"/>
        <w:left w:val="none" w:sz="0" w:space="0" w:color="auto"/>
        <w:bottom w:val="none" w:sz="0" w:space="0" w:color="auto"/>
        <w:right w:val="none" w:sz="0" w:space="0" w:color="auto"/>
      </w:divBdr>
    </w:div>
    <w:div w:id="317735419">
      <w:bodyDiv w:val="1"/>
      <w:marLeft w:val="0"/>
      <w:marRight w:val="0"/>
      <w:marTop w:val="0"/>
      <w:marBottom w:val="0"/>
      <w:divBdr>
        <w:top w:val="none" w:sz="0" w:space="0" w:color="auto"/>
        <w:left w:val="none" w:sz="0" w:space="0" w:color="auto"/>
        <w:bottom w:val="none" w:sz="0" w:space="0" w:color="auto"/>
        <w:right w:val="none" w:sz="0" w:space="0" w:color="auto"/>
      </w:divBdr>
    </w:div>
    <w:div w:id="318198270">
      <w:bodyDiv w:val="1"/>
      <w:marLeft w:val="0"/>
      <w:marRight w:val="0"/>
      <w:marTop w:val="0"/>
      <w:marBottom w:val="0"/>
      <w:divBdr>
        <w:top w:val="none" w:sz="0" w:space="0" w:color="auto"/>
        <w:left w:val="none" w:sz="0" w:space="0" w:color="auto"/>
        <w:bottom w:val="none" w:sz="0" w:space="0" w:color="auto"/>
        <w:right w:val="none" w:sz="0" w:space="0" w:color="auto"/>
      </w:divBdr>
    </w:div>
    <w:div w:id="318264910">
      <w:bodyDiv w:val="1"/>
      <w:marLeft w:val="0"/>
      <w:marRight w:val="0"/>
      <w:marTop w:val="0"/>
      <w:marBottom w:val="0"/>
      <w:divBdr>
        <w:top w:val="none" w:sz="0" w:space="0" w:color="auto"/>
        <w:left w:val="none" w:sz="0" w:space="0" w:color="auto"/>
        <w:bottom w:val="none" w:sz="0" w:space="0" w:color="auto"/>
        <w:right w:val="none" w:sz="0" w:space="0" w:color="auto"/>
      </w:divBdr>
    </w:div>
    <w:div w:id="318384035">
      <w:bodyDiv w:val="1"/>
      <w:marLeft w:val="0"/>
      <w:marRight w:val="0"/>
      <w:marTop w:val="0"/>
      <w:marBottom w:val="0"/>
      <w:divBdr>
        <w:top w:val="none" w:sz="0" w:space="0" w:color="auto"/>
        <w:left w:val="none" w:sz="0" w:space="0" w:color="auto"/>
        <w:bottom w:val="none" w:sz="0" w:space="0" w:color="auto"/>
        <w:right w:val="none" w:sz="0" w:space="0" w:color="auto"/>
      </w:divBdr>
    </w:div>
    <w:div w:id="318459009">
      <w:bodyDiv w:val="1"/>
      <w:marLeft w:val="0"/>
      <w:marRight w:val="0"/>
      <w:marTop w:val="0"/>
      <w:marBottom w:val="0"/>
      <w:divBdr>
        <w:top w:val="none" w:sz="0" w:space="0" w:color="auto"/>
        <w:left w:val="none" w:sz="0" w:space="0" w:color="auto"/>
        <w:bottom w:val="none" w:sz="0" w:space="0" w:color="auto"/>
        <w:right w:val="none" w:sz="0" w:space="0" w:color="auto"/>
      </w:divBdr>
    </w:div>
    <w:div w:id="318464130">
      <w:bodyDiv w:val="1"/>
      <w:marLeft w:val="0"/>
      <w:marRight w:val="0"/>
      <w:marTop w:val="0"/>
      <w:marBottom w:val="0"/>
      <w:divBdr>
        <w:top w:val="none" w:sz="0" w:space="0" w:color="auto"/>
        <w:left w:val="none" w:sz="0" w:space="0" w:color="auto"/>
        <w:bottom w:val="none" w:sz="0" w:space="0" w:color="auto"/>
        <w:right w:val="none" w:sz="0" w:space="0" w:color="auto"/>
      </w:divBdr>
    </w:div>
    <w:div w:id="318536912">
      <w:bodyDiv w:val="1"/>
      <w:marLeft w:val="0"/>
      <w:marRight w:val="0"/>
      <w:marTop w:val="0"/>
      <w:marBottom w:val="0"/>
      <w:divBdr>
        <w:top w:val="none" w:sz="0" w:space="0" w:color="auto"/>
        <w:left w:val="none" w:sz="0" w:space="0" w:color="auto"/>
        <w:bottom w:val="none" w:sz="0" w:space="0" w:color="auto"/>
        <w:right w:val="none" w:sz="0" w:space="0" w:color="auto"/>
      </w:divBdr>
    </w:div>
    <w:div w:id="318774788">
      <w:bodyDiv w:val="1"/>
      <w:marLeft w:val="0"/>
      <w:marRight w:val="0"/>
      <w:marTop w:val="0"/>
      <w:marBottom w:val="0"/>
      <w:divBdr>
        <w:top w:val="none" w:sz="0" w:space="0" w:color="auto"/>
        <w:left w:val="none" w:sz="0" w:space="0" w:color="auto"/>
        <w:bottom w:val="none" w:sz="0" w:space="0" w:color="auto"/>
        <w:right w:val="none" w:sz="0" w:space="0" w:color="auto"/>
      </w:divBdr>
    </w:div>
    <w:div w:id="318846993">
      <w:bodyDiv w:val="1"/>
      <w:marLeft w:val="0"/>
      <w:marRight w:val="0"/>
      <w:marTop w:val="0"/>
      <w:marBottom w:val="0"/>
      <w:divBdr>
        <w:top w:val="none" w:sz="0" w:space="0" w:color="auto"/>
        <w:left w:val="none" w:sz="0" w:space="0" w:color="auto"/>
        <w:bottom w:val="none" w:sz="0" w:space="0" w:color="auto"/>
        <w:right w:val="none" w:sz="0" w:space="0" w:color="auto"/>
      </w:divBdr>
    </w:div>
    <w:div w:id="319234723">
      <w:bodyDiv w:val="1"/>
      <w:marLeft w:val="0"/>
      <w:marRight w:val="0"/>
      <w:marTop w:val="0"/>
      <w:marBottom w:val="0"/>
      <w:divBdr>
        <w:top w:val="none" w:sz="0" w:space="0" w:color="auto"/>
        <w:left w:val="none" w:sz="0" w:space="0" w:color="auto"/>
        <w:bottom w:val="none" w:sz="0" w:space="0" w:color="auto"/>
        <w:right w:val="none" w:sz="0" w:space="0" w:color="auto"/>
      </w:divBdr>
    </w:div>
    <w:div w:id="319846050">
      <w:bodyDiv w:val="1"/>
      <w:marLeft w:val="0"/>
      <w:marRight w:val="0"/>
      <w:marTop w:val="0"/>
      <w:marBottom w:val="0"/>
      <w:divBdr>
        <w:top w:val="none" w:sz="0" w:space="0" w:color="auto"/>
        <w:left w:val="none" w:sz="0" w:space="0" w:color="auto"/>
        <w:bottom w:val="none" w:sz="0" w:space="0" w:color="auto"/>
        <w:right w:val="none" w:sz="0" w:space="0" w:color="auto"/>
      </w:divBdr>
    </w:div>
    <w:div w:id="320038552">
      <w:bodyDiv w:val="1"/>
      <w:marLeft w:val="0"/>
      <w:marRight w:val="0"/>
      <w:marTop w:val="0"/>
      <w:marBottom w:val="0"/>
      <w:divBdr>
        <w:top w:val="none" w:sz="0" w:space="0" w:color="auto"/>
        <w:left w:val="none" w:sz="0" w:space="0" w:color="auto"/>
        <w:bottom w:val="none" w:sz="0" w:space="0" w:color="auto"/>
        <w:right w:val="none" w:sz="0" w:space="0" w:color="auto"/>
      </w:divBdr>
    </w:div>
    <w:div w:id="320234789">
      <w:bodyDiv w:val="1"/>
      <w:marLeft w:val="0"/>
      <w:marRight w:val="0"/>
      <w:marTop w:val="0"/>
      <w:marBottom w:val="0"/>
      <w:divBdr>
        <w:top w:val="none" w:sz="0" w:space="0" w:color="auto"/>
        <w:left w:val="none" w:sz="0" w:space="0" w:color="auto"/>
        <w:bottom w:val="none" w:sz="0" w:space="0" w:color="auto"/>
        <w:right w:val="none" w:sz="0" w:space="0" w:color="auto"/>
      </w:divBdr>
    </w:div>
    <w:div w:id="320501571">
      <w:bodyDiv w:val="1"/>
      <w:marLeft w:val="0"/>
      <w:marRight w:val="0"/>
      <w:marTop w:val="0"/>
      <w:marBottom w:val="0"/>
      <w:divBdr>
        <w:top w:val="none" w:sz="0" w:space="0" w:color="auto"/>
        <w:left w:val="none" w:sz="0" w:space="0" w:color="auto"/>
        <w:bottom w:val="none" w:sz="0" w:space="0" w:color="auto"/>
        <w:right w:val="none" w:sz="0" w:space="0" w:color="auto"/>
      </w:divBdr>
    </w:div>
    <w:div w:id="320624051">
      <w:bodyDiv w:val="1"/>
      <w:marLeft w:val="0"/>
      <w:marRight w:val="0"/>
      <w:marTop w:val="0"/>
      <w:marBottom w:val="0"/>
      <w:divBdr>
        <w:top w:val="none" w:sz="0" w:space="0" w:color="auto"/>
        <w:left w:val="none" w:sz="0" w:space="0" w:color="auto"/>
        <w:bottom w:val="none" w:sz="0" w:space="0" w:color="auto"/>
        <w:right w:val="none" w:sz="0" w:space="0" w:color="auto"/>
      </w:divBdr>
    </w:div>
    <w:div w:id="320735605">
      <w:bodyDiv w:val="1"/>
      <w:marLeft w:val="0"/>
      <w:marRight w:val="0"/>
      <w:marTop w:val="0"/>
      <w:marBottom w:val="0"/>
      <w:divBdr>
        <w:top w:val="none" w:sz="0" w:space="0" w:color="auto"/>
        <w:left w:val="none" w:sz="0" w:space="0" w:color="auto"/>
        <w:bottom w:val="none" w:sz="0" w:space="0" w:color="auto"/>
        <w:right w:val="none" w:sz="0" w:space="0" w:color="auto"/>
      </w:divBdr>
    </w:div>
    <w:div w:id="321199522">
      <w:bodyDiv w:val="1"/>
      <w:marLeft w:val="0"/>
      <w:marRight w:val="0"/>
      <w:marTop w:val="0"/>
      <w:marBottom w:val="0"/>
      <w:divBdr>
        <w:top w:val="none" w:sz="0" w:space="0" w:color="auto"/>
        <w:left w:val="none" w:sz="0" w:space="0" w:color="auto"/>
        <w:bottom w:val="none" w:sz="0" w:space="0" w:color="auto"/>
        <w:right w:val="none" w:sz="0" w:space="0" w:color="auto"/>
      </w:divBdr>
    </w:div>
    <w:div w:id="321205808">
      <w:bodyDiv w:val="1"/>
      <w:marLeft w:val="0"/>
      <w:marRight w:val="0"/>
      <w:marTop w:val="0"/>
      <w:marBottom w:val="0"/>
      <w:divBdr>
        <w:top w:val="none" w:sz="0" w:space="0" w:color="auto"/>
        <w:left w:val="none" w:sz="0" w:space="0" w:color="auto"/>
        <w:bottom w:val="none" w:sz="0" w:space="0" w:color="auto"/>
        <w:right w:val="none" w:sz="0" w:space="0" w:color="auto"/>
      </w:divBdr>
    </w:div>
    <w:div w:id="321273490">
      <w:bodyDiv w:val="1"/>
      <w:marLeft w:val="0"/>
      <w:marRight w:val="0"/>
      <w:marTop w:val="0"/>
      <w:marBottom w:val="0"/>
      <w:divBdr>
        <w:top w:val="none" w:sz="0" w:space="0" w:color="auto"/>
        <w:left w:val="none" w:sz="0" w:space="0" w:color="auto"/>
        <w:bottom w:val="none" w:sz="0" w:space="0" w:color="auto"/>
        <w:right w:val="none" w:sz="0" w:space="0" w:color="auto"/>
      </w:divBdr>
    </w:div>
    <w:div w:id="321393495">
      <w:bodyDiv w:val="1"/>
      <w:marLeft w:val="0"/>
      <w:marRight w:val="0"/>
      <w:marTop w:val="0"/>
      <w:marBottom w:val="0"/>
      <w:divBdr>
        <w:top w:val="none" w:sz="0" w:space="0" w:color="auto"/>
        <w:left w:val="none" w:sz="0" w:space="0" w:color="auto"/>
        <w:bottom w:val="none" w:sz="0" w:space="0" w:color="auto"/>
        <w:right w:val="none" w:sz="0" w:space="0" w:color="auto"/>
      </w:divBdr>
    </w:div>
    <w:div w:id="321734304">
      <w:bodyDiv w:val="1"/>
      <w:marLeft w:val="0"/>
      <w:marRight w:val="0"/>
      <w:marTop w:val="0"/>
      <w:marBottom w:val="0"/>
      <w:divBdr>
        <w:top w:val="none" w:sz="0" w:space="0" w:color="auto"/>
        <w:left w:val="none" w:sz="0" w:space="0" w:color="auto"/>
        <w:bottom w:val="none" w:sz="0" w:space="0" w:color="auto"/>
        <w:right w:val="none" w:sz="0" w:space="0" w:color="auto"/>
      </w:divBdr>
    </w:div>
    <w:div w:id="322050416">
      <w:bodyDiv w:val="1"/>
      <w:marLeft w:val="0"/>
      <w:marRight w:val="0"/>
      <w:marTop w:val="0"/>
      <w:marBottom w:val="0"/>
      <w:divBdr>
        <w:top w:val="none" w:sz="0" w:space="0" w:color="auto"/>
        <w:left w:val="none" w:sz="0" w:space="0" w:color="auto"/>
        <w:bottom w:val="none" w:sz="0" w:space="0" w:color="auto"/>
        <w:right w:val="none" w:sz="0" w:space="0" w:color="auto"/>
      </w:divBdr>
    </w:div>
    <w:div w:id="322243164">
      <w:bodyDiv w:val="1"/>
      <w:marLeft w:val="0"/>
      <w:marRight w:val="0"/>
      <w:marTop w:val="0"/>
      <w:marBottom w:val="0"/>
      <w:divBdr>
        <w:top w:val="none" w:sz="0" w:space="0" w:color="auto"/>
        <w:left w:val="none" w:sz="0" w:space="0" w:color="auto"/>
        <w:bottom w:val="none" w:sz="0" w:space="0" w:color="auto"/>
        <w:right w:val="none" w:sz="0" w:space="0" w:color="auto"/>
      </w:divBdr>
    </w:div>
    <w:div w:id="323164814">
      <w:bodyDiv w:val="1"/>
      <w:marLeft w:val="0"/>
      <w:marRight w:val="0"/>
      <w:marTop w:val="0"/>
      <w:marBottom w:val="0"/>
      <w:divBdr>
        <w:top w:val="none" w:sz="0" w:space="0" w:color="auto"/>
        <w:left w:val="none" w:sz="0" w:space="0" w:color="auto"/>
        <w:bottom w:val="none" w:sz="0" w:space="0" w:color="auto"/>
        <w:right w:val="none" w:sz="0" w:space="0" w:color="auto"/>
      </w:divBdr>
    </w:div>
    <w:div w:id="323171590">
      <w:bodyDiv w:val="1"/>
      <w:marLeft w:val="0"/>
      <w:marRight w:val="0"/>
      <w:marTop w:val="0"/>
      <w:marBottom w:val="0"/>
      <w:divBdr>
        <w:top w:val="none" w:sz="0" w:space="0" w:color="auto"/>
        <w:left w:val="none" w:sz="0" w:space="0" w:color="auto"/>
        <w:bottom w:val="none" w:sz="0" w:space="0" w:color="auto"/>
        <w:right w:val="none" w:sz="0" w:space="0" w:color="auto"/>
      </w:divBdr>
    </w:div>
    <w:div w:id="323361318">
      <w:bodyDiv w:val="1"/>
      <w:marLeft w:val="0"/>
      <w:marRight w:val="0"/>
      <w:marTop w:val="0"/>
      <w:marBottom w:val="0"/>
      <w:divBdr>
        <w:top w:val="none" w:sz="0" w:space="0" w:color="auto"/>
        <w:left w:val="none" w:sz="0" w:space="0" w:color="auto"/>
        <w:bottom w:val="none" w:sz="0" w:space="0" w:color="auto"/>
        <w:right w:val="none" w:sz="0" w:space="0" w:color="auto"/>
      </w:divBdr>
    </w:div>
    <w:div w:id="323824398">
      <w:bodyDiv w:val="1"/>
      <w:marLeft w:val="0"/>
      <w:marRight w:val="0"/>
      <w:marTop w:val="0"/>
      <w:marBottom w:val="0"/>
      <w:divBdr>
        <w:top w:val="none" w:sz="0" w:space="0" w:color="auto"/>
        <w:left w:val="none" w:sz="0" w:space="0" w:color="auto"/>
        <w:bottom w:val="none" w:sz="0" w:space="0" w:color="auto"/>
        <w:right w:val="none" w:sz="0" w:space="0" w:color="auto"/>
      </w:divBdr>
    </w:div>
    <w:div w:id="324283645">
      <w:bodyDiv w:val="1"/>
      <w:marLeft w:val="0"/>
      <w:marRight w:val="0"/>
      <w:marTop w:val="0"/>
      <w:marBottom w:val="0"/>
      <w:divBdr>
        <w:top w:val="none" w:sz="0" w:space="0" w:color="auto"/>
        <w:left w:val="none" w:sz="0" w:space="0" w:color="auto"/>
        <w:bottom w:val="none" w:sz="0" w:space="0" w:color="auto"/>
        <w:right w:val="none" w:sz="0" w:space="0" w:color="auto"/>
      </w:divBdr>
    </w:div>
    <w:div w:id="324288635">
      <w:bodyDiv w:val="1"/>
      <w:marLeft w:val="0"/>
      <w:marRight w:val="0"/>
      <w:marTop w:val="0"/>
      <w:marBottom w:val="0"/>
      <w:divBdr>
        <w:top w:val="none" w:sz="0" w:space="0" w:color="auto"/>
        <w:left w:val="none" w:sz="0" w:space="0" w:color="auto"/>
        <w:bottom w:val="none" w:sz="0" w:space="0" w:color="auto"/>
        <w:right w:val="none" w:sz="0" w:space="0" w:color="auto"/>
      </w:divBdr>
    </w:div>
    <w:div w:id="324548977">
      <w:bodyDiv w:val="1"/>
      <w:marLeft w:val="0"/>
      <w:marRight w:val="0"/>
      <w:marTop w:val="0"/>
      <w:marBottom w:val="0"/>
      <w:divBdr>
        <w:top w:val="none" w:sz="0" w:space="0" w:color="auto"/>
        <w:left w:val="none" w:sz="0" w:space="0" w:color="auto"/>
        <w:bottom w:val="none" w:sz="0" w:space="0" w:color="auto"/>
        <w:right w:val="none" w:sz="0" w:space="0" w:color="auto"/>
      </w:divBdr>
    </w:div>
    <w:div w:id="325130759">
      <w:bodyDiv w:val="1"/>
      <w:marLeft w:val="0"/>
      <w:marRight w:val="0"/>
      <w:marTop w:val="0"/>
      <w:marBottom w:val="0"/>
      <w:divBdr>
        <w:top w:val="none" w:sz="0" w:space="0" w:color="auto"/>
        <w:left w:val="none" w:sz="0" w:space="0" w:color="auto"/>
        <w:bottom w:val="none" w:sz="0" w:space="0" w:color="auto"/>
        <w:right w:val="none" w:sz="0" w:space="0" w:color="auto"/>
      </w:divBdr>
    </w:div>
    <w:div w:id="325134464">
      <w:bodyDiv w:val="1"/>
      <w:marLeft w:val="0"/>
      <w:marRight w:val="0"/>
      <w:marTop w:val="0"/>
      <w:marBottom w:val="0"/>
      <w:divBdr>
        <w:top w:val="none" w:sz="0" w:space="0" w:color="auto"/>
        <w:left w:val="none" w:sz="0" w:space="0" w:color="auto"/>
        <w:bottom w:val="none" w:sz="0" w:space="0" w:color="auto"/>
        <w:right w:val="none" w:sz="0" w:space="0" w:color="auto"/>
      </w:divBdr>
    </w:div>
    <w:div w:id="325519791">
      <w:bodyDiv w:val="1"/>
      <w:marLeft w:val="0"/>
      <w:marRight w:val="0"/>
      <w:marTop w:val="0"/>
      <w:marBottom w:val="0"/>
      <w:divBdr>
        <w:top w:val="none" w:sz="0" w:space="0" w:color="auto"/>
        <w:left w:val="none" w:sz="0" w:space="0" w:color="auto"/>
        <w:bottom w:val="none" w:sz="0" w:space="0" w:color="auto"/>
        <w:right w:val="none" w:sz="0" w:space="0" w:color="auto"/>
      </w:divBdr>
    </w:div>
    <w:div w:id="326712375">
      <w:bodyDiv w:val="1"/>
      <w:marLeft w:val="0"/>
      <w:marRight w:val="0"/>
      <w:marTop w:val="0"/>
      <w:marBottom w:val="0"/>
      <w:divBdr>
        <w:top w:val="none" w:sz="0" w:space="0" w:color="auto"/>
        <w:left w:val="none" w:sz="0" w:space="0" w:color="auto"/>
        <w:bottom w:val="none" w:sz="0" w:space="0" w:color="auto"/>
        <w:right w:val="none" w:sz="0" w:space="0" w:color="auto"/>
      </w:divBdr>
    </w:div>
    <w:div w:id="327103660">
      <w:bodyDiv w:val="1"/>
      <w:marLeft w:val="0"/>
      <w:marRight w:val="0"/>
      <w:marTop w:val="0"/>
      <w:marBottom w:val="0"/>
      <w:divBdr>
        <w:top w:val="none" w:sz="0" w:space="0" w:color="auto"/>
        <w:left w:val="none" w:sz="0" w:space="0" w:color="auto"/>
        <w:bottom w:val="none" w:sz="0" w:space="0" w:color="auto"/>
        <w:right w:val="none" w:sz="0" w:space="0" w:color="auto"/>
      </w:divBdr>
    </w:div>
    <w:div w:id="327488330">
      <w:bodyDiv w:val="1"/>
      <w:marLeft w:val="0"/>
      <w:marRight w:val="0"/>
      <w:marTop w:val="0"/>
      <w:marBottom w:val="0"/>
      <w:divBdr>
        <w:top w:val="none" w:sz="0" w:space="0" w:color="auto"/>
        <w:left w:val="none" w:sz="0" w:space="0" w:color="auto"/>
        <w:bottom w:val="none" w:sz="0" w:space="0" w:color="auto"/>
        <w:right w:val="none" w:sz="0" w:space="0" w:color="auto"/>
      </w:divBdr>
    </w:div>
    <w:div w:id="327905279">
      <w:bodyDiv w:val="1"/>
      <w:marLeft w:val="0"/>
      <w:marRight w:val="0"/>
      <w:marTop w:val="0"/>
      <w:marBottom w:val="0"/>
      <w:divBdr>
        <w:top w:val="none" w:sz="0" w:space="0" w:color="auto"/>
        <w:left w:val="none" w:sz="0" w:space="0" w:color="auto"/>
        <w:bottom w:val="none" w:sz="0" w:space="0" w:color="auto"/>
        <w:right w:val="none" w:sz="0" w:space="0" w:color="auto"/>
      </w:divBdr>
    </w:div>
    <w:div w:id="328336408">
      <w:bodyDiv w:val="1"/>
      <w:marLeft w:val="0"/>
      <w:marRight w:val="0"/>
      <w:marTop w:val="0"/>
      <w:marBottom w:val="0"/>
      <w:divBdr>
        <w:top w:val="none" w:sz="0" w:space="0" w:color="auto"/>
        <w:left w:val="none" w:sz="0" w:space="0" w:color="auto"/>
        <w:bottom w:val="none" w:sz="0" w:space="0" w:color="auto"/>
        <w:right w:val="none" w:sz="0" w:space="0" w:color="auto"/>
      </w:divBdr>
    </w:div>
    <w:div w:id="328556358">
      <w:bodyDiv w:val="1"/>
      <w:marLeft w:val="0"/>
      <w:marRight w:val="0"/>
      <w:marTop w:val="0"/>
      <w:marBottom w:val="0"/>
      <w:divBdr>
        <w:top w:val="none" w:sz="0" w:space="0" w:color="auto"/>
        <w:left w:val="none" w:sz="0" w:space="0" w:color="auto"/>
        <w:bottom w:val="none" w:sz="0" w:space="0" w:color="auto"/>
        <w:right w:val="none" w:sz="0" w:space="0" w:color="auto"/>
      </w:divBdr>
    </w:div>
    <w:div w:id="328676410">
      <w:bodyDiv w:val="1"/>
      <w:marLeft w:val="0"/>
      <w:marRight w:val="0"/>
      <w:marTop w:val="0"/>
      <w:marBottom w:val="0"/>
      <w:divBdr>
        <w:top w:val="none" w:sz="0" w:space="0" w:color="auto"/>
        <w:left w:val="none" w:sz="0" w:space="0" w:color="auto"/>
        <w:bottom w:val="none" w:sz="0" w:space="0" w:color="auto"/>
        <w:right w:val="none" w:sz="0" w:space="0" w:color="auto"/>
      </w:divBdr>
    </w:div>
    <w:div w:id="329678546">
      <w:bodyDiv w:val="1"/>
      <w:marLeft w:val="0"/>
      <w:marRight w:val="0"/>
      <w:marTop w:val="0"/>
      <w:marBottom w:val="0"/>
      <w:divBdr>
        <w:top w:val="none" w:sz="0" w:space="0" w:color="auto"/>
        <w:left w:val="none" w:sz="0" w:space="0" w:color="auto"/>
        <w:bottom w:val="none" w:sz="0" w:space="0" w:color="auto"/>
        <w:right w:val="none" w:sz="0" w:space="0" w:color="auto"/>
      </w:divBdr>
    </w:div>
    <w:div w:id="329987266">
      <w:bodyDiv w:val="1"/>
      <w:marLeft w:val="0"/>
      <w:marRight w:val="0"/>
      <w:marTop w:val="0"/>
      <w:marBottom w:val="0"/>
      <w:divBdr>
        <w:top w:val="none" w:sz="0" w:space="0" w:color="auto"/>
        <w:left w:val="none" w:sz="0" w:space="0" w:color="auto"/>
        <w:bottom w:val="none" w:sz="0" w:space="0" w:color="auto"/>
        <w:right w:val="none" w:sz="0" w:space="0" w:color="auto"/>
      </w:divBdr>
    </w:div>
    <w:div w:id="330379061">
      <w:bodyDiv w:val="1"/>
      <w:marLeft w:val="0"/>
      <w:marRight w:val="0"/>
      <w:marTop w:val="0"/>
      <w:marBottom w:val="0"/>
      <w:divBdr>
        <w:top w:val="none" w:sz="0" w:space="0" w:color="auto"/>
        <w:left w:val="none" w:sz="0" w:space="0" w:color="auto"/>
        <w:bottom w:val="none" w:sz="0" w:space="0" w:color="auto"/>
        <w:right w:val="none" w:sz="0" w:space="0" w:color="auto"/>
      </w:divBdr>
    </w:div>
    <w:div w:id="330570360">
      <w:bodyDiv w:val="1"/>
      <w:marLeft w:val="0"/>
      <w:marRight w:val="0"/>
      <w:marTop w:val="0"/>
      <w:marBottom w:val="0"/>
      <w:divBdr>
        <w:top w:val="none" w:sz="0" w:space="0" w:color="auto"/>
        <w:left w:val="none" w:sz="0" w:space="0" w:color="auto"/>
        <w:bottom w:val="none" w:sz="0" w:space="0" w:color="auto"/>
        <w:right w:val="none" w:sz="0" w:space="0" w:color="auto"/>
      </w:divBdr>
    </w:div>
    <w:div w:id="331764846">
      <w:bodyDiv w:val="1"/>
      <w:marLeft w:val="0"/>
      <w:marRight w:val="0"/>
      <w:marTop w:val="0"/>
      <w:marBottom w:val="0"/>
      <w:divBdr>
        <w:top w:val="none" w:sz="0" w:space="0" w:color="auto"/>
        <w:left w:val="none" w:sz="0" w:space="0" w:color="auto"/>
        <w:bottom w:val="none" w:sz="0" w:space="0" w:color="auto"/>
        <w:right w:val="none" w:sz="0" w:space="0" w:color="auto"/>
      </w:divBdr>
    </w:div>
    <w:div w:id="331881389">
      <w:bodyDiv w:val="1"/>
      <w:marLeft w:val="0"/>
      <w:marRight w:val="0"/>
      <w:marTop w:val="0"/>
      <w:marBottom w:val="0"/>
      <w:divBdr>
        <w:top w:val="none" w:sz="0" w:space="0" w:color="auto"/>
        <w:left w:val="none" w:sz="0" w:space="0" w:color="auto"/>
        <w:bottom w:val="none" w:sz="0" w:space="0" w:color="auto"/>
        <w:right w:val="none" w:sz="0" w:space="0" w:color="auto"/>
      </w:divBdr>
    </w:div>
    <w:div w:id="332075058">
      <w:bodyDiv w:val="1"/>
      <w:marLeft w:val="0"/>
      <w:marRight w:val="0"/>
      <w:marTop w:val="0"/>
      <w:marBottom w:val="0"/>
      <w:divBdr>
        <w:top w:val="none" w:sz="0" w:space="0" w:color="auto"/>
        <w:left w:val="none" w:sz="0" w:space="0" w:color="auto"/>
        <w:bottom w:val="none" w:sz="0" w:space="0" w:color="auto"/>
        <w:right w:val="none" w:sz="0" w:space="0" w:color="auto"/>
      </w:divBdr>
    </w:div>
    <w:div w:id="332147317">
      <w:bodyDiv w:val="1"/>
      <w:marLeft w:val="0"/>
      <w:marRight w:val="0"/>
      <w:marTop w:val="0"/>
      <w:marBottom w:val="0"/>
      <w:divBdr>
        <w:top w:val="none" w:sz="0" w:space="0" w:color="auto"/>
        <w:left w:val="none" w:sz="0" w:space="0" w:color="auto"/>
        <w:bottom w:val="none" w:sz="0" w:space="0" w:color="auto"/>
        <w:right w:val="none" w:sz="0" w:space="0" w:color="auto"/>
      </w:divBdr>
    </w:div>
    <w:div w:id="332224522">
      <w:bodyDiv w:val="1"/>
      <w:marLeft w:val="0"/>
      <w:marRight w:val="0"/>
      <w:marTop w:val="0"/>
      <w:marBottom w:val="0"/>
      <w:divBdr>
        <w:top w:val="none" w:sz="0" w:space="0" w:color="auto"/>
        <w:left w:val="none" w:sz="0" w:space="0" w:color="auto"/>
        <w:bottom w:val="none" w:sz="0" w:space="0" w:color="auto"/>
        <w:right w:val="none" w:sz="0" w:space="0" w:color="auto"/>
      </w:divBdr>
    </w:div>
    <w:div w:id="332417316">
      <w:bodyDiv w:val="1"/>
      <w:marLeft w:val="0"/>
      <w:marRight w:val="0"/>
      <w:marTop w:val="0"/>
      <w:marBottom w:val="0"/>
      <w:divBdr>
        <w:top w:val="none" w:sz="0" w:space="0" w:color="auto"/>
        <w:left w:val="none" w:sz="0" w:space="0" w:color="auto"/>
        <w:bottom w:val="none" w:sz="0" w:space="0" w:color="auto"/>
        <w:right w:val="none" w:sz="0" w:space="0" w:color="auto"/>
      </w:divBdr>
    </w:div>
    <w:div w:id="332612860">
      <w:bodyDiv w:val="1"/>
      <w:marLeft w:val="0"/>
      <w:marRight w:val="0"/>
      <w:marTop w:val="0"/>
      <w:marBottom w:val="0"/>
      <w:divBdr>
        <w:top w:val="none" w:sz="0" w:space="0" w:color="auto"/>
        <w:left w:val="none" w:sz="0" w:space="0" w:color="auto"/>
        <w:bottom w:val="none" w:sz="0" w:space="0" w:color="auto"/>
        <w:right w:val="none" w:sz="0" w:space="0" w:color="auto"/>
      </w:divBdr>
    </w:div>
    <w:div w:id="332803592">
      <w:bodyDiv w:val="1"/>
      <w:marLeft w:val="0"/>
      <w:marRight w:val="0"/>
      <w:marTop w:val="0"/>
      <w:marBottom w:val="0"/>
      <w:divBdr>
        <w:top w:val="none" w:sz="0" w:space="0" w:color="auto"/>
        <w:left w:val="none" w:sz="0" w:space="0" w:color="auto"/>
        <w:bottom w:val="none" w:sz="0" w:space="0" w:color="auto"/>
        <w:right w:val="none" w:sz="0" w:space="0" w:color="auto"/>
      </w:divBdr>
    </w:div>
    <w:div w:id="333074574">
      <w:bodyDiv w:val="1"/>
      <w:marLeft w:val="0"/>
      <w:marRight w:val="0"/>
      <w:marTop w:val="0"/>
      <w:marBottom w:val="0"/>
      <w:divBdr>
        <w:top w:val="none" w:sz="0" w:space="0" w:color="auto"/>
        <w:left w:val="none" w:sz="0" w:space="0" w:color="auto"/>
        <w:bottom w:val="none" w:sz="0" w:space="0" w:color="auto"/>
        <w:right w:val="none" w:sz="0" w:space="0" w:color="auto"/>
      </w:divBdr>
    </w:div>
    <w:div w:id="333537990">
      <w:bodyDiv w:val="1"/>
      <w:marLeft w:val="0"/>
      <w:marRight w:val="0"/>
      <w:marTop w:val="0"/>
      <w:marBottom w:val="0"/>
      <w:divBdr>
        <w:top w:val="none" w:sz="0" w:space="0" w:color="auto"/>
        <w:left w:val="none" w:sz="0" w:space="0" w:color="auto"/>
        <w:bottom w:val="none" w:sz="0" w:space="0" w:color="auto"/>
        <w:right w:val="none" w:sz="0" w:space="0" w:color="auto"/>
      </w:divBdr>
    </w:div>
    <w:div w:id="333728831">
      <w:bodyDiv w:val="1"/>
      <w:marLeft w:val="0"/>
      <w:marRight w:val="0"/>
      <w:marTop w:val="0"/>
      <w:marBottom w:val="0"/>
      <w:divBdr>
        <w:top w:val="none" w:sz="0" w:space="0" w:color="auto"/>
        <w:left w:val="none" w:sz="0" w:space="0" w:color="auto"/>
        <w:bottom w:val="none" w:sz="0" w:space="0" w:color="auto"/>
        <w:right w:val="none" w:sz="0" w:space="0" w:color="auto"/>
      </w:divBdr>
    </w:div>
    <w:div w:id="334304798">
      <w:bodyDiv w:val="1"/>
      <w:marLeft w:val="0"/>
      <w:marRight w:val="0"/>
      <w:marTop w:val="0"/>
      <w:marBottom w:val="0"/>
      <w:divBdr>
        <w:top w:val="none" w:sz="0" w:space="0" w:color="auto"/>
        <w:left w:val="none" w:sz="0" w:space="0" w:color="auto"/>
        <w:bottom w:val="none" w:sz="0" w:space="0" w:color="auto"/>
        <w:right w:val="none" w:sz="0" w:space="0" w:color="auto"/>
      </w:divBdr>
    </w:div>
    <w:div w:id="334454138">
      <w:bodyDiv w:val="1"/>
      <w:marLeft w:val="0"/>
      <w:marRight w:val="0"/>
      <w:marTop w:val="0"/>
      <w:marBottom w:val="0"/>
      <w:divBdr>
        <w:top w:val="none" w:sz="0" w:space="0" w:color="auto"/>
        <w:left w:val="none" w:sz="0" w:space="0" w:color="auto"/>
        <w:bottom w:val="none" w:sz="0" w:space="0" w:color="auto"/>
        <w:right w:val="none" w:sz="0" w:space="0" w:color="auto"/>
      </w:divBdr>
    </w:div>
    <w:div w:id="334649196">
      <w:bodyDiv w:val="1"/>
      <w:marLeft w:val="0"/>
      <w:marRight w:val="0"/>
      <w:marTop w:val="0"/>
      <w:marBottom w:val="0"/>
      <w:divBdr>
        <w:top w:val="none" w:sz="0" w:space="0" w:color="auto"/>
        <w:left w:val="none" w:sz="0" w:space="0" w:color="auto"/>
        <w:bottom w:val="none" w:sz="0" w:space="0" w:color="auto"/>
        <w:right w:val="none" w:sz="0" w:space="0" w:color="auto"/>
      </w:divBdr>
    </w:div>
    <w:div w:id="334722940">
      <w:bodyDiv w:val="1"/>
      <w:marLeft w:val="0"/>
      <w:marRight w:val="0"/>
      <w:marTop w:val="0"/>
      <w:marBottom w:val="0"/>
      <w:divBdr>
        <w:top w:val="none" w:sz="0" w:space="0" w:color="auto"/>
        <w:left w:val="none" w:sz="0" w:space="0" w:color="auto"/>
        <w:bottom w:val="none" w:sz="0" w:space="0" w:color="auto"/>
        <w:right w:val="none" w:sz="0" w:space="0" w:color="auto"/>
      </w:divBdr>
    </w:div>
    <w:div w:id="334891606">
      <w:bodyDiv w:val="1"/>
      <w:marLeft w:val="0"/>
      <w:marRight w:val="0"/>
      <w:marTop w:val="0"/>
      <w:marBottom w:val="0"/>
      <w:divBdr>
        <w:top w:val="none" w:sz="0" w:space="0" w:color="auto"/>
        <w:left w:val="none" w:sz="0" w:space="0" w:color="auto"/>
        <w:bottom w:val="none" w:sz="0" w:space="0" w:color="auto"/>
        <w:right w:val="none" w:sz="0" w:space="0" w:color="auto"/>
      </w:divBdr>
    </w:div>
    <w:div w:id="334966826">
      <w:bodyDiv w:val="1"/>
      <w:marLeft w:val="0"/>
      <w:marRight w:val="0"/>
      <w:marTop w:val="0"/>
      <w:marBottom w:val="0"/>
      <w:divBdr>
        <w:top w:val="none" w:sz="0" w:space="0" w:color="auto"/>
        <w:left w:val="none" w:sz="0" w:space="0" w:color="auto"/>
        <w:bottom w:val="none" w:sz="0" w:space="0" w:color="auto"/>
        <w:right w:val="none" w:sz="0" w:space="0" w:color="auto"/>
      </w:divBdr>
    </w:div>
    <w:div w:id="335307102">
      <w:bodyDiv w:val="1"/>
      <w:marLeft w:val="0"/>
      <w:marRight w:val="0"/>
      <w:marTop w:val="0"/>
      <w:marBottom w:val="0"/>
      <w:divBdr>
        <w:top w:val="none" w:sz="0" w:space="0" w:color="auto"/>
        <w:left w:val="none" w:sz="0" w:space="0" w:color="auto"/>
        <w:bottom w:val="none" w:sz="0" w:space="0" w:color="auto"/>
        <w:right w:val="none" w:sz="0" w:space="0" w:color="auto"/>
      </w:divBdr>
    </w:div>
    <w:div w:id="335767084">
      <w:bodyDiv w:val="1"/>
      <w:marLeft w:val="0"/>
      <w:marRight w:val="0"/>
      <w:marTop w:val="0"/>
      <w:marBottom w:val="0"/>
      <w:divBdr>
        <w:top w:val="none" w:sz="0" w:space="0" w:color="auto"/>
        <w:left w:val="none" w:sz="0" w:space="0" w:color="auto"/>
        <w:bottom w:val="none" w:sz="0" w:space="0" w:color="auto"/>
        <w:right w:val="none" w:sz="0" w:space="0" w:color="auto"/>
      </w:divBdr>
    </w:div>
    <w:div w:id="336007829">
      <w:bodyDiv w:val="1"/>
      <w:marLeft w:val="0"/>
      <w:marRight w:val="0"/>
      <w:marTop w:val="0"/>
      <w:marBottom w:val="0"/>
      <w:divBdr>
        <w:top w:val="none" w:sz="0" w:space="0" w:color="auto"/>
        <w:left w:val="none" w:sz="0" w:space="0" w:color="auto"/>
        <w:bottom w:val="none" w:sz="0" w:space="0" w:color="auto"/>
        <w:right w:val="none" w:sz="0" w:space="0" w:color="auto"/>
      </w:divBdr>
    </w:div>
    <w:div w:id="336077711">
      <w:bodyDiv w:val="1"/>
      <w:marLeft w:val="0"/>
      <w:marRight w:val="0"/>
      <w:marTop w:val="0"/>
      <w:marBottom w:val="0"/>
      <w:divBdr>
        <w:top w:val="none" w:sz="0" w:space="0" w:color="auto"/>
        <w:left w:val="none" w:sz="0" w:space="0" w:color="auto"/>
        <w:bottom w:val="none" w:sz="0" w:space="0" w:color="auto"/>
        <w:right w:val="none" w:sz="0" w:space="0" w:color="auto"/>
      </w:divBdr>
    </w:div>
    <w:div w:id="336616616">
      <w:bodyDiv w:val="1"/>
      <w:marLeft w:val="0"/>
      <w:marRight w:val="0"/>
      <w:marTop w:val="0"/>
      <w:marBottom w:val="0"/>
      <w:divBdr>
        <w:top w:val="none" w:sz="0" w:space="0" w:color="auto"/>
        <w:left w:val="none" w:sz="0" w:space="0" w:color="auto"/>
        <w:bottom w:val="none" w:sz="0" w:space="0" w:color="auto"/>
        <w:right w:val="none" w:sz="0" w:space="0" w:color="auto"/>
      </w:divBdr>
    </w:div>
    <w:div w:id="336814392">
      <w:bodyDiv w:val="1"/>
      <w:marLeft w:val="0"/>
      <w:marRight w:val="0"/>
      <w:marTop w:val="0"/>
      <w:marBottom w:val="0"/>
      <w:divBdr>
        <w:top w:val="none" w:sz="0" w:space="0" w:color="auto"/>
        <w:left w:val="none" w:sz="0" w:space="0" w:color="auto"/>
        <w:bottom w:val="none" w:sz="0" w:space="0" w:color="auto"/>
        <w:right w:val="none" w:sz="0" w:space="0" w:color="auto"/>
      </w:divBdr>
    </w:div>
    <w:div w:id="337123698">
      <w:bodyDiv w:val="1"/>
      <w:marLeft w:val="0"/>
      <w:marRight w:val="0"/>
      <w:marTop w:val="0"/>
      <w:marBottom w:val="0"/>
      <w:divBdr>
        <w:top w:val="none" w:sz="0" w:space="0" w:color="auto"/>
        <w:left w:val="none" w:sz="0" w:space="0" w:color="auto"/>
        <w:bottom w:val="none" w:sz="0" w:space="0" w:color="auto"/>
        <w:right w:val="none" w:sz="0" w:space="0" w:color="auto"/>
      </w:divBdr>
    </w:div>
    <w:div w:id="337463366">
      <w:bodyDiv w:val="1"/>
      <w:marLeft w:val="0"/>
      <w:marRight w:val="0"/>
      <w:marTop w:val="0"/>
      <w:marBottom w:val="0"/>
      <w:divBdr>
        <w:top w:val="none" w:sz="0" w:space="0" w:color="auto"/>
        <w:left w:val="none" w:sz="0" w:space="0" w:color="auto"/>
        <w:bottom w:val="none" w:sz="0" w:space="0" w:color="auto"/>
        <w:right w:val="none" w:sz="0" w:space="0" w:color="auto"/>
      </w:divBdr>
    </w:div>
    <w:div w:id="337542090">
      <w:bodyDiv w:val="1"/>
      <w:marLeft w:val="0"/>
      <w:marRight w:val="0"/>
      <w:marTop w:val="0"/>
      <w:marBottom w:val="0"/>
      <w:divBdr>
        <w:top w:val="none" w:sz="0" w:space="0" w:color="auto"/>
        <w:left w:val="none" w:sz="0" w:space="0" w:color="auto"/>
        <w:bottom w:val="none" w:sz="0" w:space="0" w:color="auto"/>
        <w:right w:val="none" w:sz="0" w:space="0" w:color="auto"/>
      </w:divBdr>
    </w:div>
    <w:div w:id="337579612">
      <w:bodyDiv w:val="1"/>
      <w:marLeft w:val="0"/>
      <w:marRight w:val="0"/>
      <w:marTop w:val="0"/>
      <w:marBottom w:val="0"/>
      <w:divBdr>
        <w:top w:val="none" w:sz="0" w:space="0" w:color="auto"/>
        <w:left w:val="none" w:sz="0" w:space="0" w:color="auto"/>
        <w:bottom w:val="none" w:sz="0" w:space="0" w:color="auto"/>
        <w:right w:val="none" w:sz="0" w:space="0" w:color="auto"/>
      </w:divBdr>
    </w:div>
    <w:div w:id="337776930">
      <w:bodyDiv w:val="1"/>
      <w:marLeft w:val="0"/>
      <w:marRight w:val="0"/>
      <w:marTop w:val="0"/>
      <w:marBottom w:val="0"/>
      <w:divBdr>
        <w:top w:val="none" w:sz="0" w:space="0" w:color="auto"/>
        <w:left w:val="none" w:sz="0" w:space="0" w:color="auto"/>
        <w:bottom w:val="none" w:sz="0" w:space="0" w:color="auto"/>
        <w:right w:val="none" w:sz="0" w:space="0" w:color="auto"/>
      </w:divBdr>
    </w:div>
    <w:div w:id="338040727">
      <w:bodyDiv w:val="1"/>
      <w:marLeft w:val="0"/>
      <w:marRight w:val="0"/>
      <w:marTop w:val="0"/>
      <w:marBottom w:val="0"/>
      <w:divBdr>
        <w:top w:val="none" w:sz="0" w:space="0" w:color="auto"/>
        <w:left w:val="none" w:sz="0" w:space="0" w:color="auto"/>
        <w:bottom w:val="none" w:sz="0" w:space="0" w:color="auto"/>
        <w:right w:val="none" w:sz="0" w:space="0" w:color="auto"/>
      </w:divBdr>
    </w:div>
    <w:div w:id="338393749">
      <w:bodyDiv w:val="1"/>
      <w:marLeft w:val="0"/>
      <w:marRight w:val="0"/>
      <w:marTop w:val="0"/>
      <w:marBottom w:val="0"/>
      <w:divBdr>
        <w:top w:val="none" w:sz="0" w:space="0" w:color="auto"/>
        <w:left w:val="none" w:sz="0" w:space="0" w:color="auto"/>
        <w:bottom w:val="none" w:sz="0" w:space="0" w:color="auto"/>
        <w:right w:val="none" w:sz="0" w:space="0" w:color="auto"/>
      </w:divBdr>
    </w:div>
    <w:div w:id="338701936">
      <w:bodyDiv w:val="1"/>
      <w:marLeft w:val="0"/>
      <w:marRight w:val="0"/>
      <w:marTop w:val="0"/>
      <w:marBottom w:val="0"/>
      <w:divBdr>
        <w:top w:val="none" w:sz="0" w:space="0" w:color="auto"/>
        <w:left w:val="none" w:sz="0" w:space="0" w:color="auto"/>
        <w:bottom w:val="none" w:sz="0" w:space="0" w:color="auto"/>
        <w:right w:val="none" w:sz="0" w:space="0" w:color="auto"/>
      </w:divBdr>
    </w:div>
    <w:div w:id="338965074">
      <w:bodyDiv w:val="1"/>
      <w:marLeft w:val="0"/>
      <w:marRight w:val="0"/>
      <w:marTop w:val="0"/>
      <w:marBottom w:val="0"/>
      <w:divBdr>
        <w:top w:val="none" w:sz="0" w:space="0" w:color="auto"/>
        <w:left w:val="none" w:sz="0" w:space="0" w:color="auto"/>
        <w:bottom w:val="none" w:sz="0" w:space="0" w:color="auto"/>
        <w:right w:val="none" w:sz="0" w:space="0" w:color="auto"/>
      </w:divBdr>
    </w:div>
    <w:div w:id="339233978">
      <w:bodyDiv w:val="1"/>
      <w:marLeft w:val="0"/>
      <w:marRight w:val="0"/>
      <w:marTop w:val="0"/>
      <w:marBottom w:val="0"/>
      <w:divBdr>
        <w:top w:val="none" w:sz="0" w:space="0" w:color="auto"/>
        <w:left w:val="none" w:sz="0" w:space="0" w:color="auto"/>
        <w:bottom w:val="none" w:sz="0" w:space="0" w:color="auto"/>
        <w:right w:val="none" w:sz="0" w:space="0" w:color="auto"/>
      </w:divBdr>
    </w:div>
    <w:div w:id="339504138">
      <w:bodyDiv w:val="1"/>
      <w:marLeft w:val="0"/>
      <w:marRight w:val="0"/>
      <w:marTop w:val="0"/>
      <w:marBottom w:val="0"/>
      <w:divBdr>
        <w:top w:val="none" w:sz="0" w:space="0" w:color="auto"/>
        <w:left w:val="none" w:sz="0" w:space="0" w:color="auto"/>
        <w:bottom w:val="none" w:sz="0" w:space="0" w:color="auto"/>
        <w:right w:val="none" w:sz="0" w:space="0" w:color="auto"/>
      </w:divBdr>
    </w:div>
    <w:div w:id="339548947">
      <w:bodyDiv w:val="1"/>
      <w:marLeft w:val="0"/>
      <w:marRight w:val="0"/>
      <w:marTop w:val="0"/>
      <w:marBottom w:val="0"/>
      <w:divBdr>
        <w:top w:val="none" w:sz="0" w:space="0" w:color="auto"/>
        <w:left w:val="none" w:sz="0" w:space="0" w:color="auto"/>
        <w:bottom w:val="none" w:sz="0" w:space="0" w:color="auto"/>
        <w:right w:val="none" w:sz="0" w:space="0" w:color="auto"/>
      </w:divBdr>
    </w:div>
    <w:div w:id="339745819">
      <w:bodyDiv w:val="1"/>
      <w:marLeft w:val="0"/>
      <w:marRight w:val="0"/>
      <w:marTop w:val="0"/>
      <w:marBottom w:val="0"/>
      <w:divBdr>
        <w:top w:val="none" w:sz="0" w:space="0" w:color="auto"/>
        <w:left w:val="none" w:sz="0" w:space="0" w:color="auto"/>
        <w:bottom w:val="none" w:sz="0" w:space="0" w:color="auto"/>
        <w:right w:val="none" w:sz="0" w:space="0" w:color="auto"/>
      </w:divBdr>
    </w:div>
    <w:div w:id="340394659">
      <w:bodyDiv w:val="1"/>
      <w:marLeft w:val="0"/>
      <w:marRight w:val="0"/>
      <w:marTop w:val="0"/>
      <w:marBottom w:val="0"/>
      <w:divBdr>
        <w:top w:val="none" w:sz="0" w:space="0" w:color="auto"/>
        <w:left w:val="none" w:sz="0" w:space="0" w:color="auto"/>
        <w:bottom w:val="none" w:sz="0" w:space="0" w:color="auto"/>
        <w:right w:val="none" w:sz="0" w:space="0" w:color="auto"/>
      </w:divBdr>
    </w:div>
    <w:div w:id="340551447">
      <w:bodyDiv w:val="1"/>
      <w:marLeft w:val="0"/>
      <w:marRight w:val="0"/>
      <w:marTop w:val="0"/>
      <w:marBottom w:val="0"/>
      <w:divBdr>
        <w:top w:val="none" w:sz="0" w:space="0" w:color="auto"/>
        <w:left w:val="none" w:sz="0" w:space="0" w:color="auto"/>
        <w:bottom w:val="none" w:sz="0" w:space="0" w:color="auto"/>
        <w:right w:val="none" w:sz="0" w:space="0" w:color="auto"/>
      </w:divBdr>
    </w:div>
    <w:div w:id="340621463">
      <w:bodyDiv w:val="1"/>
      <w:marLeft w:val="0"/>
      <w:marRight w:val="0"/>
      <w:marTop w:val="0"/>
      <w:marBottom w:val="0"/>
      <w:divBdr>
        <w:top w:val="none" w:sz="0" w:space="0" w:color="auto"/>
        <w:left w:val="none" w:sz="0" w:space="0" w:color="auto"/>
        <w:bottom w:val="none" w:sz="0" w:space="0" w:color="auto"/>
        <w:right w:val="none" w:sz="0" w:space="0" w:color="auto"/>
      </w:divBdr>
    </w:div>
    <w:div w:id="341130186">
      <w:bodyDiv w:val="1"/>
      <w:marLeft w:val="0"/>
      <w:marRight w:val="0"/>
      <w:marTop w:val="0"/>
      <w:marBottom w:val="0"/>
      <w:divBdr>
        <w:top w:val="none" w:sz="0" w:space="0" w:color="auto"/>
        <w:left w:val="none" w:sz="0" w:space="0" w:color="auto"/>
        <w:bottom w:val="none" w:sz="0" w:space="0" w:color="auto"/>
        <w:right w:val="none" w:sz="0" w:space="0" w:color="auto"/>
      </w:divBdr>
    </w:div>
    <w:div w:id="341201037">
      <w:bodyDiv w:val="1"/>
      <w:marLeft w:val="0"/>
      <w:marRight w:val="0"/>
      <w:marTop w:val="0"/>
      <w:marBottom w:val="0"/>
      <w:divBdr>
        <w:top w:val="none" w:sz="0" w:space="0" w:color="auto"/>
        <w:left w:val="none" w:sz="0" w:space="0" w:color="auto"/>
        <w:bottom w:val="none" w:sz="0" w:space="0" w:color="auto"/>
        <w:right w:val="none" w:sz="0" w:space="0" w:color="auto"/>
      </w:divBdr>
    </w:div>
    <w:div w:id="341472683">
      <w:bodyDiv w:val="1"/>
      <w:marLeft w:val="0"/>
      <w:marRight w:val="0"/>
      <w:marTop w:val="0"/>
      <w:marBottom w:val="0"/>
      <w:divBdr>
        <w:top w:val="none" w:sz="0" w:space="0" w:color="auto"/>
        <w:left w:val="none" w:sz="0" w:space="0" w:color="auto"/>
        <w:bottom w:val="none" w:sz="0" w:space="0" w:color="auto"/>
        <w:right w:val="none" w:sz="0" w:space="0" w:color="auto"/>
      </w:divBdr>
    </w:div>
    <w:div w:id="341594427">
      <w:bodyDiv w:val="1"/>
      <w:marLeft w:val="0"/>
      <w:marRight w:val="0"/>
      <w:marTop w:val="0"/>
      <w:marBottom w:val="0"/>
      <w:divBdr>
        <w:top w:val="none" w:sz="0" w:space="0" w:color="auto"/>
        <w:left w:val="none" w:sz="0" w:space="0" w:color="auto"/>
        <w:bottom w:val="none" w:sz="0" w:space="0" w:color="auto"/>
        <w:right w:val="none" w:sz="0" w:space="0" w:color="auto"/>
      </w:divBdr>
    </w:div>
    <w:div w:id="341661477">
      <w:bodyDiv w:val="1"/>
      <w:marLeft w:val="0"/>
      <w:marRight w:val="0"/>
      <w:marTop w:val="0"/>
      <w:marBottom w:val="0"/>
      <w:divBdr>
        <w:top w:val="none" w:sz="0" w:space="0" w:color="auto"/>
        <w:left w:val="none" w:sz="0" w:space="0" w:color="auto"/>
        <w:bottom w:val="none" w:sz="0" w:space="0" w:color="auto"/>
        <w:right w:val="none" w:sz="0" w:space="0" w:color="auto"/>
      </w:divBdr>
    </w:div>
    <w:div w:id="341784647">
      <w:bodyDiv w:val="1"/>
      <w:marLeft w:val="0"/>
      <w:marRight w:val="0"/>
      <w:marTop w:val="0"/>
      <w:marBottom w:val="0"/>
      <w:divBdr>
        <w:top w:val="none" w:sz="0" w:space="0" w:color="auto"/>
        <w:left w:val="none" w:sz="0" w:space="0" w:color="auto"/>
        <w:bottom w:val="none" w:sz="0" w:space="0" w:color="auto"/>
        <w:right w:val="none" w:sz="0" w:space="0" w:color="auto"/>
      </w:divBdr>
    </w:div>
    <w:div w:id="341972985">
      <w:bodyDiv w:val="1"/>
      <w:marLeft w:val="0"/>
      <w:marRight w:val="0"/>
      <w:marTop w:val="0"/>
      <w:marBottom w:val="0"/>
      <w:divBdr>
        <w:top w:val="none" w:sz="0" w:space="0" w:color="auto"/>
        <w:left w:val="none" w:sz="0" w:space="0" w:color="auto"/>
        <w:bottom w:val="none" w:sz="0" w:space="0" w:color="auto"/>
        <w:right w:val="none" w:sz="0" w:space="0" w:color="auto"/>
      </w:divBdr>
    </w:div>
    <w:div w:id="342171621">
      <w:bodyDiv w:val="1"/>
      <w:marLeft w:val="0"/>
      <w:marRight w:val="0"/>
      <w:marTop w:val="0"/>
      <w:marBottom w:val="0"/>
      <w:divBdr>
        <w:top w:val="none" w:sz="0" w:space="0" w:color="auto"/>
        <w:left w:val="none" w:sz="0" w:space="0" w:color="auto"/>
        <w:bottom w:val="none" w:sz="0" w:space="0" w:color="auto"/>
        <w:right w:val="none" w:sz="0" w:space="0" w:color="auto"/>
      </w:divBdr>
    </w:div>
    <w:div w:id="342517073">
      <w:bodyDiv w:val="1"/>
      <w:marLeft w:val="0"/>
      <w:marRight w:val="0"/>
      <w:marTop w:val="0"/>
      <w:marBottom w:val="0"/>
      <w:divBdr>
        <w:top w:val="none" w:sz="0" w:space="0" w:color="auto"/>
        <w:left w:val="none" w:sz="0" w:space="0" w:color="auto"/>
        <w:bottom w:val="none" w:sz="0" w:space="0" w:color="auto"/>
        <w:right w:val="none" w:sz="0" w:space="0" w:color="auto"/>
      </w:divBdr>
    </w:div>
    <w:div w:id="342708704">
      <w:bodyDiv w:val="1"/>
      <w:marLeft w:val="0"/>
      <w:marRight w:val="0"/>
      <w:marTop w:val="0"/>
      <w:marBottom w:val="0"/>
      <w:divBdr>
        <w:top w:val="none" w:sz="0" w:space="0" w:color="auto"/>
        <w:left w:val="none" w:sz="0" w:space="0" w:color="auto"/>
        <w:bottom w:val="none" w:sz="0" w:space="0" w:color="auto"/>
        <w:right w:val="none" w:sz="0" w:space="0" w:color="auto"/>
      </w:divBdr>
    </w:div>
    <w:div w:id="342900352">
      <w:bodyDiv w:val="1"/>
      <w:marLeft w:val="0"/>
      <w:marRight w:val="0"/>
      <w:marTop w:val="0"/>
      <w:marBottom w:val="0"/>
      <w:divBdr>
        <w:top w:val="none" w:sz="0" w:space="0" w:color="auto"/>
        <w:left w:val="none" w:sz="0" w:space="0" w:color="auto"/>
        <w:bottom w:val="none" w:sz="0" w:space="0" w:color="auto"/>
        <w:right w:val="none" w:sz="0" w:space="0" w:color="auto"/>
      </w:divBdr>
    </w:div>
    <w:div w:id="343214427">
      <w:bodyDiv w:val="1"/>
      <w:marLeft w:val="0"/>
      <w:marRight w:val="0"/>
      <w:marTop w:val="0"/>
      <w:marBottom w:val="0"/>
      <w:divBdr>
        <w:top w:val="none" w:sz="0" w:space="0" w:color="auto"/>
        <w:left w:val="none" w:sz="0" w:space="0" w:color="auto"/>
        <w:bottom w:val="none" w:sz="0" w:space="0" w:color="auto"/>
        <w:right w:val="none" w:sz="0" w:space="0" w:color="auto"/>
      </w:divBdr>
    </w:div>
    <w:div w:id="343283814">
      <w:bodyDiv w:val="1"/>
      <w:marLeft w:val="0"/>
      <w:marRight w:val="0"/>
      <w:marTop w:val="0"/>
      <w:marBottom w:val="0"/>
      <w:divBdr>
        <w:top w:val="none" w:sz="0" w:space="0" w:color="auto"/>
        <w:left w:val="none" w:sz="0" w:space="0" w:color="auto"/>
        <w:bottom w:val="none" w:sz="0" w:space="0" w:color="auto"/>
        <w:right w:val="none" w:sz="0" w:space="0" w:color="auto"/>
      </w:divBdr>
    </w:div>
    <w:div w:id="343364241">
      <w:bodyDiv w:val="1"/>
      <w:marLeft w:val="0"/>
      <w:marRight w:val="0"/>
      <w:marTop w:val="0"/>
      <w:marBottom w:val="0"/>
      <w:divBdr>
        <w:top w:val="none" w:sz="0" w:space="0" w:color="auto"/>
        <w:left w:val="none" w:sz="0" w:space="0" w:color="auto"/>
        <w:bottom w:val="none" w:sz="0" w:space="0" w:color="auto"/>
        <w:right w:val="none" w:sz="0" w:space="0" w:color="auto"/>
      </w:divBdr>
    </w:div>
    <w:div w:id="343410271">
      <w:bodyDiv w:val="1"/>
      <w:marLeft w:val="0"/>
      <w:marRight w:val="0"/>
      <w:marTop w:val="0"/>
      <w:marBottom w:val="0"/>
      <w:divBdr>
        <w:top w:val="none" w:sz="0" w:space="0" w:color="auto"/>
        <w:left w:val="none" w:sz="0" w:space="0" w:color="auto"/>
        <w:bottom w:val="none" w:sz="0" w:space="0" w:color="auto"/>
        <w:right w:val="none" w:sz="0" w:space="0" w:color="auto"/>
      </w:divBdr>
    </w:div>
    <w:div w:id="343478711">
      <w:bodyDiv w:val="1"/>
      <w:marLeft w:val="0"/>
      <w:marRight w:val="0"/>
      <w:marTop w:val="0"/>
      <w:marBottom w:val="0"/>
      <w:divBdr>
        <w:top w:val="none" w:sz="0" w:space="0" w:color="auto"/>
        <w:left w:val="none" w:sz="0" w:space="0" w:color="auto"/>
        <w:bottom w:val="none" w:sz="0" w:space="0" w:color="auto"/>
        <w:right w:val="none" w:sz="0" w:space="0" w:color="auto"/>
      </w:divBdr>
    </w:div>
    <w:div w:id="343631436">
      <w:bodyDiv w:val="1"/>
      <w:marLeft w:val="0"/>
      <w:marRight w:val="0"/>
      <w:marTop w:val="0"/>
      <w:marBottom w:val="0"/>
      <w:divBdr>
        <w:top w:val="none" w:sz="0" w:space="0" w:color="auto"/>
        <w:left w:val="none" w:sz="0" w:space="0" w:color="auto"/>
        <w:bottom w:val="none" w:sz="0" w:space="0" w:color="auto"/>
        <w:right w:val="none" w:sz="0" w:space="0" w:color="auto"/>
      </w:divBdr>
    </w:div>
    <w:div w:id="344602495">
      <w:bodyDiv w:val="1"/>
      <w:marLeft w:val="0"/>
      <w:marRight w:val="0"/>
      <w:marTop w:val="0"/>
      <w:marBottom w:val="0"/>
      <w:divBdr>
        <w:top w:val="none" w:sz="0" w:space="0" w:color="auto"/>
        <w:left w:val="none" w:sz="0" w:space="0" w:color="auto"/>
        <w:bottom w:val="none" w:sz="0" w:space="0" w:color="auto"/>
        <w:right w:val="none" w:sz="0" w:space="0" w:color="auto"/>
      </w:divBdr>
    </w:div>
    <w:div w:id="344750688">
      <w:bodyDiv w:val="1"/>
      <w:marLeft w:val="0"/>
      <w:marRight w:val="0"/>
      <w:marTop w:val="0"/>
      <w:marBottom w:val="0"/>
      <w:divBdr>
        <w:top w:val="none" w:sz="0" w:space="0" w:color="auto"/>
        <w:left w:val="none" w:sz="0" w:space="0" w:color="auto"/>
        <w:bottom w:val="none" w:sz="0" w:space="0" w:color="auto"/>
        <w:right w:val="none" w:sz="0" w:space="0" w:color="auto"/>
      </w:divBdr>
    </w:div>
    <w:div w:id="344983556">
      <w:bodyDiv w:val="1"/>
      <w:marLeft w:val="0"/>
      <w:marRight w:val="0"/>
      <w:marTop w:val="0"/>
      <w:marBottom w:val="0"/>
      <w:divBdr>
        <w:top w:val="none" w:sz="0" w:space="0" w:color="auto"/>
        <w:left w:val="none" w:sz="0" w:space="0" w:color="auto"/>
        <w:bottom w:val="none" w:sz="0" w:space="0" w:color="auto"/>
        <w:right w:val="none" w:sz="0" w:space="0" w:color="auto"/>
      </w:divBdr>
    </w:div>
    <w:div w:id="345325779">
      <w:bodyDiv w:val="1"/>
      <w:marLeft w:val="0"/>
      <w:marRight w:val="0"/>
      <w:marTop w:val="0"/>
      <w:marBottom w:val="0"/>
      <w:divBdr>
        <w:top w:val="none" w:sz="0" w:space="0" w:color="auto"/>
        <w:left w:val="none" w:sz="0" w:space="0" w:color="auto"/>
        <w:bottom w:val="none" w:sz="0" w:space="0" w:color="auto"/>
        <w:right w:val="none" w:sz="0" w:space="0" w:color="auto"/>
      </w:divBdr>
    </w:div>
    <w:div w:id="345447084">
      <w:bodyDiv w:val="1"/>
      <w:marLeft w:val="0"/>
      <w:marRight w:val="0"/>
      <w:marTop w:val="0"/>
      <w:marBottom w:val="0"/>
      <w:divBdr>
        <w:top w:val="none" w:sz="0" w:space="0" w:color="auto"/>
        <w:left w:val="none" w:sz="0" w:space="0" w:color="auto"/>
        <w:bottom w:val="none" w:sz="0" w:space="0" w:color="auto"/>
        <w:right w:val="none" w:sz="0" w:space="0" w:color="auto"/>
      </w:divBdr>
    </w:div>
    <w:div w:id="345985566">
      <w:bodyDiv w:val="1"/>
      <w:marLeft w:val="0"/>
      <w:marRight w:val="0"/>
      <w:marTop w:val="0"/>
      <w:marBottom w:val="0"/>
      <w:divBdr>
        <w:top w:val="none" w:sz="0" w:space="0" w:color="auto"/>
        <w:left w:val="none" w:sz="0" w:space="0" w:color="auto"/>
        <w:bottom w:val="none" w:sz="0" w:space="0" w:color="auto"/>
        <w:right w:val="none" w:sz="0" w:space="0" w:color="auto"/>
      </w:divBdr>
    </w:div>
    <w:div w:id="345987522">
      <w:bodyDiv w:val="1"/>
      <w:marLeft w:val="0"/>
      <w:marRight w:val="0"/>
      <w:marTop w:val="0"/>
      <w:marBottom w:val="0"/>
      <w:divBdr>
        <w:top w:val="none" w:sz="0" w:space="0" w:color="auto"/>
        <w:left w:val="none" w:sz="0" w:space="0" w:color="auto"/>
        <w:bottom w:val="none" w:sz="0" w:space="0" w:color="auto"/>
        <w:right w:val="none" w:sz="0" w:space="0" w:color="auto"/>
      </w:divBdr>
    </w:div>
    <w:div w:id="346253756">
      <w:bodyDiv w:val="1"/>
      <w:marLeft w:val="0"/>
      <w:marRight w:val="0"/>
      <w:marTop w:val="0"/>
      <w:marBottom w:val="0"/>
      <w:divBdr>
        <w:top w:val="none" w:sz="0" w:space="0" w:color="auto"/>
        <w:left w:val="none" w:sz="0" w:space="0" w:color="auto"/>
        <w:bottom w:val="none" w:sz="0" w:space="0" w:color="auto"/>
        <w:right w:val="none" w:sz="0" w:space="0" w:color="auto"/>
      </w:divBdr>
    </w:div>
    <w:div w:id="346255116">
      <w:bodyDiv w:val="1"/>
      <w:marLeft w:val="0"/>
      <w:marRight w:val="0"/>
      <w:marTop w:val="0"/>
      <w:marBottom w:val="0"/>
      <w:divBdr>
        <w:top w:val="none" w:sz="0" w:space="0" w:color="auto"/>
        <w:left w:val="none" w:sz="0" w:space="0" w:color="auto"/>
        <w:bottom w:val="none" w:sz="0" w:space="0" w:color="auto"/>
        <w:right w:val="none" w:sz="0" w:space="0" w:color="auto"/>
      </w:divBdr>
    </w:div>
    <w:div w:id="346710896">
      <w:bodyDiv w:val="1"/>
      <w:marLeft w:val="0"/>
      <w:marRight w:val="0"/>
      <w:marTop w:val="0"/>
      <w:marBottom w:val="0"/>
      <w:divBdr>
        <w:top w:val="none" w:sz="0" w:space="0" w:color="auto"/>
        <w:left w:val="none" w:sz="0" w:space="0" w:color="auto"/>
        <w:bottom w:val="none" w:sz="0" w:space="0" w:color="auto"/>
        <w:right w:val="none" w:sz="0" w:space="0" w:color="auto"/>
      </w:divBdr>
    </w:div>
    <w:div w:id="346954502">
      <w:bodyDiv w:val="1"/>
      <w:marLeft w:val="0"/>
      <w:marRight w:val="0"/>
      <w:marTop w:val="0"/>
      <w:marBottom w:val="0"/>
      <w:divBdr>
        <w:top w:val="none" w:sz="0" w:space="0" w:color="auto"/>
        <w:left w:val="none" w:sz="0" w:space="0" w:color="auto"/>
        <w:bottom w:val="none" w:sz="0" w:space="0" w:color="auto"/>
        <w:right w:val="none" w:sz="0" w:space="0" w:color="auto"/>
      </w:divBdr>
    </w:div>
    <w:div w:id="347215986">
      <w:bodyDiv w:val="1"/>
      <w:marLeft w:val="0"/>
      <w:marRight w:val="0"/>
      <w:marTop w:val="0"/>
      <w:marBottom w:val="0"/>
      <w:divBdr>
        <w:top w:val="none" w:sz="0" w:space="0" w:color="auto"/>
        <w:left w:val="none" w:sz="0" w:space="0" w:color="auto"/>
        <w:bottom w:val="none" w:sz="0" w:space="0" w:color="auto"/>
        <w:right w:val="none" w:sz="0" w:space="0" w:color="auto"/>
      </w:divBdr>
    </w:div>
    <w:div w:id="347370486">
      <w:bodyDiv w:val="1"/>
      <w:marLeft w:val="0"/>
      <w:marRight w:val="0"/>
      <w:marTop w:val="0"/>
      <w:marBottom w:val="0"/>
      <w:divBdr>
        <w:top w:val="none" w:sz="0" w:space="0" w:color="auto"/>
        <w:left w:val="none" w:sz="0" w:space="0" w:color="auto"/>
        <w:bottom w:val="none" w:sz="0" w:space="0" w:color="auto"/>
        <w:right w:val="none" w:sz="0" w:space="0" w:color="auto"/>
      </w:divBdr>
    </w:div>
    <w:div w:id="347633929">
      <w:bodyDiv w:val="1"/>
      <w:marLeft w:val="0"/>
      <w:marRight w:val="0"/>
      <w:marTop w:val="0"/>
      <w:marBottom w:val="0"/>
      <w:divBdr>
        <w:top w:val="none" w:sz="0" w:space="0" w:color="auto"/>
        <w:left w:val="none" w:sz="0" w:space="0" w:color="auto"/>
        <w:bottom w:val="none" w:sz="0" w:space="0" w:color="auto"/>
        <w:right w:val="none" w:sz="0" w:space="0" w:color="auto"/>
      </w:divBdr>
    </w:div>
    <w:div w:id="347758852">
      <w:bodyDiv w:val="1"/>
      <w:marLeft w:val="0"/>
      <w:marRight w:val="0"/>
      <w:marTop w:val="0"/>
      <w:marBottom w:val="0"/>
      <w:divBdr>
        <w:top w:val="none" w:sz="0" w:space="0" w:color="auto"/>
        <w:left w:val="none" w:sz="0" w:space="0" w:color="auto"/>
        <w:bottom w:val="none" w:sz="0" w:space="0" w:color="auto"/>
        <w:right w:val="none" w:sz="0" w:space="0" w:color="auto"/>
      </w:divBdr>
    </w:div>
    <w:div w:id="348336073">
      <w:bodyDiv w:val="1"/>
      <w:marLeft w:val="0"/>
      <w:marRight w:val="0"/>
      <w:marTop w:val="0"/>
      <w:marBottom w:val="0"/>
      <w:divBdr>
        <w:top w:val="none" w:sz="0" w:space="0" w:color="auto"/>
        <w:left w:val="none" w:sz="0" w:space="0" w:color="auto"/>
        <w:bottom w:val="none" w:sz="0" w:space="0" w:color="auto"/>
        <w:right w:val="none" w:sz="0" w:space="0" w:color="auto"/>
      </w:divBdr>
    </w:div>
    <w:div w:id="349380459">
      <w:bodyDiv w:val="1"/>
      <w:marLeft w:val="0"/>
      <w:marRight w:val="0"/>
      <w:marTop w:val="0"/>
      <w:marBottom w:val="0"/>
      <w:divBdr>
        <w:top w:val="none" w:sz="0" w:space="0" w:color="auto"/>
        <w:left w:val="none" w:sz="0" w:space="0" w:color="auto"/>
        <w:bottom w:val="none" w:sz="0" w:space="0" w:color="auto"/>
        <w:right w:val="none" w:sz="0" w:space="0" w:color="auto"/>
      </w:divBdr>
    </w:div>
    <w:div w:id="349457392">
      <w:bodyDiv w:val="1"/>
      <w:marLeft w:val="0"/>
      <w:marRight w:val="0"/>
      <w:marTop w:val="0"/>
      <w:marBottom w:val="0"/>
      <w:divBdr>
        <w:top w:val="none" w:sz="0" w:space="0" w:color="auto"/>
        <w:left w:val="none" w:sz="0" w:space="0" w:color="auto"/>
        <w:bottom w:val="none" w:sz="0" w:space="0" w:color="auto"/>
        <w:right w:val="none" w:sz="0" w:space="0" w:color="auto"/>
      </w:divBdr>
    </w:div>
    <w:div w:id="349573379">
      <w:bodyDiv w:val="1"/>
      <w:marLeft w:val="0"/>
      <w:marRight w:val="0"/>
      <w:marTop w:val="0"/>
      <w:marBottom w:val="0"/>
      <w:divBdr>
        <w:top w:val="none" w:sz="0" w:space="0" w:color="auto"/>
        <w:left w:val="none" w:sz="0" w:space="0" w:color="auto"/>
        <w:bottom w:val="none" w:sz="0" w:space="0" w:color="auto"/>
        <w:right w:val="none" w:sz="0" w:space="0" w:color="auto"/>
      </w:divBdr>
    </w:div>
    <w:div w:id="349918578">
      <w:bodyDiv w:val="1"/>
      <w:marLeft w:val="0"/>
      <w:marRight w:val="0"/>
      <w:marTop w:val="0"/>
      <w:marBottom w:val="0"/>
      <w:divBdr>
        <w:top w:val="none" w:sz="0" w:space="0" w:color="auto"/>
        <w:left w:val="none" w:sz="0" w:space="0" w:color="auto"/>
        <w:bottom w:val="none" w:sz="0" w:space="0" w:color="auto"/>
        <w:right w:val="none" w:sz="0" w:space="0" w:color="auto"/>
      </w:divBdr>
    </w:div>
    <w:div w:id="350031351">
      <w:bodyDiv w:val="1"/>
      <w:marLeft w:val="0"/>
      <w:marRight w:val="0"/>
      <w:marTop w:val="0"/>
      <w:marBottom w:val="0"/>
      <w:divBdr>
        <w:top w:val="none" w:sz="0" w:space="0" w:color="auto"/>
        <w:left w:val="none" w:sz="0" w:space="0" w:color="auto"/>
        <w:bottom w:val="none" w:sz="0" w:space="0" w:color="auto"/>
        <w:right w:val="none" w:sz="0" w:space="0" w:color="auto"/>
      </w:divBdr>
    </w:div>
    <w:div w:id="350108193">
      <w:bodyDiv w:val="1"/>
      <w:marLeft w:val="0"/>
      <w:marRight w:val="0"/>
      <w:marTop w:val="0"/>
      <w:marBottom w:val="0"/>
      <w:divBdr>
        <w:top w:val="none" w:sz="0" w:space="0" w:color="auto"/>
        <w:left w:val="none" w:sz="0" w:space="0" w:color="auto"/>
        <w:bottom w:val="none" w:sz="0" w:space="0" w:color="auto"/>
        <w:right w:val="none" w:sz="0" w:space="0" w:color="auto"/>
      </w:divBdr>
    </w:div>
    <w:div w:id="350255868">
      <w:bodyDiv w:val="1"/>
      <w:marLeft w:val="0"/>
      <w:marRight w:val="0"/>
      <w:marTop w:val="0"/>
      <w:marBottom w:val="0"/>
      <w:divBdr>
        <w:top w:val="none" w:sz="0" w:space="0" w:color="auto"/>
        <w:left w:val="none" w:sz="0" w:space="0" w:color="auto"/>
        <w:bottom w:val="none" w:sz="0" w:space="0" w:color="auto"/>
        <w:right w:val="none" w:sz="0" w:space="0" w:color="auto"/>
      </w:divBdr>
    </w:div>
    <w:div w:id="350374510">
      <w:bodyDiv w:val="1"/>
      <w:marLeft w:val="0"/>
      <w:marRight w:val="0"/>
      <w:marTop w:val="0"/>
      <w:marBottom w:val="0"/>
      <w:divBdr>
        <w:top w:val="none" w:sz="0" w:space="0" w:color="auto"/>
        <w:left w:val="none" w:sz="0" w:space="0" w:color="auto"/>
        <w:bottom w:val="none" w:sz="0" w:space="0" w:color="auto"/>
        <w:right w:val="none" w:sz="0" w:space="0" w:color="auto"/>
      </w:divBdr>
    </w:div>
    <w:div w:id="350493428">
      <w:bodyDiv w:val="1"/>
      <w:marLeft w:val="0"/>
      <w:marRight w:val="0"/>
      <w:marTop w:val="0"/>
      <w:marBottom w:val="0"/>
      <w:divBdr>
        <w:top w:val="none" w:sz="0" w:space="0" w:color="auto"/>
        <w:left w:val="none" w:sz="0" w:space="0" w:color="auto"/>
        <w:bottom w:val="none" w:sz="0" w:space="0" w:color="auto"/>
        <w:right w:val="none" w:sz="0" w:space="0" w:color="auto"/>
      </w:divBdr>
    </w:div>
    <w:div w:id="350493777">
      <w:bodyDiv w:val="1"/>
      <w:marLeft w:val="0"/>
      <w:marRight w:val="0"/>
      <w:marTop w:val="0"/>
      <w:marBottom w:val="0"/>
      <w:divBdr>
        <w:top w:val="none" w:sz="0" w:space="0" w:color="auto"/>
        <w:left w:val="none" w:sz="0" w:space="0" w:color="auto"/>
        <w:bottom w:val="none" w:sz="0" w:space="0" w:color="auto"/>
        <w:right w:val="none" w:sz="0" w:space="0" w:color="auto"/>
      </w:divBdr>
    </w:div>
    <w:div w:id="350884322">
      <w:bodyDiv w:val="1"/>
      <w:marLeft w:val="0"/>
      <w:marRight w:val="0"/>
      <w:marTop w:val="0"/>
      <w:marBottom w:val="0"/>
      <w:divBdr>
        <w:top w:val="none" w:sz="0" w:space="0" w:color="auto"/>
        <w:left w:val="none" w:sz="0" w:space="0" w:color="auto"/>
        <w:bottom w:val="none" w:sz="0" w:space="0" w:color="auto"/>
        <w:right w:val="none" w:sz="0" w:space="0" w:color="auto"/>
      </w:divBdr>
    </w:div>
    <w:div w:id="351034729">
      <w:bodyDiv w:val="1"/>
      <w:marLeft w:val="0"/>
      <w:marRight w:val="0"/>
      <w:marTop w:val="0"/>
      <w:marBottom w:val="0"/>
      <w:divBdr>
        <w:top w:val="none" w:sz="0" w:space="0" w:color="auto"/>
        <w:left w:val="none" w:sz="0" w:space="0" w:color="auto"/>
        <w:bottom w:val="none" w:sz="0" w:space="0" w:color="auto"/>
        <w:right w:val="none" w:sz="0" w:space="0" w:color="auto"/>
      </w:divBdr>
    </w:div>
    <w:div w:id="351036326">
      <w:bodyDiv w:val="1"/>
      <w:marLeft w:val="0"/>
      <w:marRight w:val="0"/>
      <w:marTop w:val="0"/>
      <w:marBottom w:val="0"/>
      <w:divBdr>
        <w:top w:val="none" w:sz="0" w:space="0" w:color="auto"/>
        <w:left w:val="none" w:sz="0" w:space="0" w:color="auto"/>
        <w:bottom w:val="none" w:sz="0" w:space="0" w:color="auto"/>
        <w:right w:val="none" w:sz="0" w:space="0" w:color="auto"/>
      </w:divBdr>
    </w:div>
    <w:div w:id="351223685">
      <w:bodyDiv w:val="1"/>
      <w:marLeft w:val="0"/>
      <w:marRight w:val="0"/>
      <w:marTop w:val="0"/>
      <w:marBottom w:val="0"/>
      <w:divBdr>
        <w:top w:val="none" w:sz="0" w:space="0" w:color="auto"/>
        <w:left w:val="none" w:sz="0" w:space="0" w:color="auto"/>
        <w:bottom w:val="none" w:sz="0" w:space="0" w:color="auto"/>
        <w:right w:val="none" w:sz="0" w:space="0" w:color="auto"/>
      </w:divBdr>
    </w:div>
    <w:div w:id="351419501">
      <w:bodyDiv w:val="1"/>
      <w:marLeft w:val="0"/>
      <w:marRight w:val="0"/>
      <w:marTop w:val="0"/>
      <w:marBottom w:val="0"/>
      <w:divBdr>
        <w:top w:val="none" w:sz="0" w:space="0" w:color="auto"/>
        <w:left w:val="none" w:sz="0" w:space="0" w:color="auto"/>
        <w:bottom w:val="none" w:sz="0" w:space="0" w:color="auto"/>
        <w:right w:val="none" w:sz="0" w:space="0" w:color="auto"/>
      </w:divBdr>
    </w:div>
    <w:div w:id="351610586">
      <w:bodyDiv w:val="1"/>
      <w:marLeft w:val="0"/>
      <w:marRight w:val="0"/>
      <w:marTop w:val="0"/>
      <w:marBottom w:val="0"/>
      <w:divBdr>
        <w:top w:val="none" w:sz="0" w:space="0" w:color="auto"/>
        <w:left w:val="none" w:sz="0" w:space="0" w:color="auto"/>
        <w:bottom w:val="none" w:sz="0" w:space="0" w:color="auto"/>
        <w:right w:val="none" w:sz="0" w:space="0" w:color="auto"/>
      </w:divBdr>
    </w:div>
    <w:div w:id="351810461">
      <w:bodyDiv w:val="1"/>
      <w:marLeft w:val="0"/>
      <w:marRight w:val="0"/>
      <w:marTop w:val="0"/>
      <w:marBottom w:val="0"/>
      <w:divBdr>
        <w:top w:val="none" w:sz="0" w:space="0" w:color="auto"/>
        <w:left w:val="none" w:sz="0" w:space="0" w:color="auto"/>
        <w:bottom w:val="none" w:sz="0" w:space="0" w:color="auto"/>
        <w:right w:val="none" w:sz="0" w:space="0" w:color="auto"/>
      </w:divBdr>
    </w:div>
    <w:div w:id="351955770">
      <w:bodyDiv w:val="1"/>
      <w:marLeft w:val="0"/>
      <w:marRight w:val="0"/>
      <w:marTop w:val="0"/>
      <w:marBottom w:val="0"/>
      <w:divBdr>
        <w:top w:val="none" w:sz="0" w:space="0" w:color="auto"/>
        <w:left w:val="none" w:sz="0" w:space="0" w:color="auto"/>
        <w:bottom w:val="none" w:sz="0" w:space="0" w:color="auto"/>
        <w:right w:val="none" w:sz="0" w:space="0" w:color="auto"/>
      </w:divBdr>
    </w:div>
    <w:div w:id="352070608">
      <w:bodyDiv w:val="1"/>
      <w:marLeft w:val="0"/>
      <w:marRight w:val="0"/>
      <w:marTop w:val="0"/>
      <w:marBottom w:val="0"/>
      <w:divBdr>
        <w:top w:val="none" w:sz="0" w:space="0" w:color="auto"/>
        <w:left w:val="none" w:sz="0" w:space="0" w:color="auto"/>
        <w:bottom w:val="none" w:sz="0" w:space="0" w:color="auto"/>
        <w:right w:val="none" w:sz="0" w:space="0" w:color="auto"/>
      </w:divBdr>
    </w:div>
    <w:div w:id="352615585">
      <w:bodyDiv w:val="1"/>
      <w:marLeft w:val="0"/>
      <w:marRight w:val="0"/>
      <w:marTop w:val="0"/>
      <w:marBottom w:val="0"/>
      <w:divBdr>
        <w:top w:val="none" w:sz="0" w:space="0" w:color="auto"/>
        <w:left w:val="none" w:sz="0" w:space="0" w:color="auto"/>
        <w:bottom w:val="none" w:sz="0" w:space="0" w:color="auto"/>
        <w:right w:val="none" w:sz="0" w:space="0" w:color="auto"/>
      </w:divBdr>
      <w:divsChild>
        <w:div w:id="929854041">
          <w:marLeft w:val="0"/>
          <w:marRight w:val="0"/>
          <w:marTop w:val="0"/>
          <w:marBottom w:val="0"/>
          <w:divBdr>
            <w:top w:val="none" w:sz="0" w:space="0" w:color="auto"/>
            <w:left w:val="none" w:sz="0" w:space="0" w:color="auto"/>
            <w:bottom w:val="none" w:sz="0" w:space="0" w:color="auto"/>
            <w:right w:val="none" w:sz="0" w:space="0" w:color="auto"/>
          </w:divBdr>
          <w:divsChild>
            <w:div w:id="1601180761">
              <w:marLeft w:val="0"/>
              <w:marRight w:val="0"/>
              <w:marTop w:val="0"/>
              <w:marBottom w:val="0"/>
              <w:divBdr>
                <w:top w:val="none" w:sz="0" w:space="0" w:color="auto"/>
                <w:left w:val="none" w:sz="0" w:space="0" w:color="auto"/>
                <w:bottom w:val="none" w:sz="0" w:space="0" w:color="auto"/>
                <w:right w:val="none" w:sz="0" w:space="0" w:color="auto"/>
              </w:divBdr>
            </w:div>
          </w:divsChild>
        </w:div>
        <w:div w:id="938175316">
          <w:marLeft w:val="0"/>
          <w:marRight w:val="0"/>
          <w:marTop w:val="0"/>
          <w:marBottom w:val="0"/>
          <w:divBdr>
            <w:top w:val="none" w:sz="0" w:space="0" w:color="auto"/>
            <w:left w:val="none" w:sz="0" w:space="0" w:color="auto"/>
            <w:bottom w:val="none" w:sz="0" w:space="0" w:color="auto"/>
            <w:right w:val="none" w:sz="0" w:space="0" w:color="auto"/>
          </w:divBdr>
          <w:divsChild>
            <w:div w:id="1756508195">
              <w:marLeft w:val="0"/>
              <w:marRight w:val="0"/>
              <w:marTop w:val="0"/>
              <w:marBottom w:val="0"/>
              <w:divBdr>
                <w:top w:val="none" w:sz="0" w:space="0" w:color="auto"/>
                <w:left w:val="none" w:sz="0" w:space="0" w:color="auto"/>
                <w:bottom w:val="none" w:sz="0" w:space="0" w:color="auto"/>
                <w:right w:val="none" w:sz="0" w:space="0" w:color="auto"/>
              </w:divBdr>
            </w:div>
          </w:divsChild>
        </w:div>
        <w:div w:id="1816750126">
          <w:marLeft w:val="0"/>
          <w:marRight w:val="0"/>
          <w:marTop w:val="0"/>
          <w:marBottom w:val="0"/>
          <w:divBdr>
            <w:top w:val="none" w:sz="0" w:space="0" w:color="auto"/>
            <w:left w:val="none" w:sz="0" w:space="0" w:color="auto"/>
            <w:bottom w:val="none" w:sz="0" w:space="0" w:color="auto"/>
            <w:right w:val="none" w:sz="0" w:space="0" w:color="auto"/>
          </w:divBdr>
          <w:divsChild>
            <w:div w:id="657542602">
              <w:marLeft w:val="0"/>
              <w:marRight w:val="0"/>
              <w:marTop w:val="0"/>
              <w:marBottom w:val="0"/>
              <w:divBdr>
                <w:top w:val="none" w:sz="0" w:space="0" w:color="auto"/>
                <w:left w:val="none" w:sz="0" w:space="0" w:color="auto"/>
                <w:bottom w:val="none" w:sz="0" w:space="0" w:color="auto"/>
                <w:right w:val="none" w:sz="0" w:space="0" w:color="auto"/>
              </w:divBdr>
            </w:div>
          </w:divsChild>
        </w:div>
        <w:div w:id="2028020831">
          <w:marLeft w:val="0"/>
          <w:marRight w:val="0"/>
          <w:marTop w:val="0"/>
          <w:marBottom w:val="0"/>
          <w:divBdr>
            <w:top w:val="none" w:sz="0" w:space="0" w:color="auto"/>
            <w:left w:val="none" w:sz="0" w:space="0" w:color="auto"/>
            <w:bottom w:val="none" w:sz="0" w:space="0" w:color="auto"/>
            <w:right w:val="none" w:sz="0" w:space="0" w:color="auto"/>
          </w:divBdr>
          <w:divsChild>
            <w:div w:id="87577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997763">
      <w:bodyDiv w:val="1"/>
      <w:marLeft w:val="0"/>
      <w:marRight w:val="0"/>
      <w:marTop w:val="0"/>
      <w:marBottom w:val="0"/>
      <w:divBdr>
        <w:top w:val="none" w:sz="0" w:space="0" w:color="auto"/>
        <w:left w:val="none" w:sz="0" w:space="0" w:color="auto"/>
        <w:bottom w:val="none" w:sz="0" w:space="0" w:color="auto"/>
        <w:right w:val="none" w:sz="0" w:space="0" w:color="auto"/>
      </w:divBdr>
    </w:div>
    <w:div w:id="352999672">
      <w:bodyDiv w:val="1"/>
      <w:marLeft w:val="0"/>
      <w:marRight w:val="0"/>
      <w:marTop w:val="0"/>
      <w:marBottom w:val="0"/>
      <w:divBdr>
        <w:top w:val="none" w:sz="0" w:space="0" w:color="auto"/>
        <w:left w:val="none" w:sz="0" w:space="0" w:color="auto"/>
        <w:bottom w:val="none" w:sz="0" w:space="0" w:color="auto"/>
        <w:right w:val="none" w:sz="0" w:space="0" w:color="auto"/>
      </w:divBdr>
    </w:div>
    <w:div w:id="353000370">
      <w:bodyDiv w:val="1"/>
      <w:marLeft w:val="0"/>
      <w:marRight w:val="0"/>
      <w:marTop w:val="0"/>
      <w:marBottom w:val="0"/>
      <w:divBdr>
        <w:top w:val="none" w:sz="0" w:space="0" w:color="auto"/>
        <w:left w:val="none" w:sz="0" w:space="0" w:color="auto"/>
        <w:bottom w:val="none" w:sz="0" w:space="0" w:color="auto"/>
        <w:right w:val="none" w:sz="0" w:space="0" w:color="auto"/>
      </w:divBdr>
    </w:div>
    <w:div w:id="353187192">
      <w:bodyDiv w:val="1"/>
      <w:marLeft w:val="0"/>
      <w:marRight w:val="0"/>
      <w:marTop w:val="0"/>
      <w:marBottom w:val="0"/>
      <w:divBdr>
        <w:top w:val="none" w:sz="0" w:space="0" w:color="auto"/>
        <w:left w:val="none" w:sz="0" w:space="0" w:color="auto"/>
        <w:bottom w:val="none" w:sz="0" w:space="0" w:color="auto"/>
        <w:right w:val="none" w:sz="0" w:space="0" w:color="auto"/>
      </w:divBdr>
    </w:div>
    <w:div w:id="353313949">
      <w:bodyDiv w:val="1"/>
      <w:marLeft w:val="0"/>
      <w:marRight w:val="0"/>
      <w:marTop w:val="0"/>
      <w:marBottom w:val="0"/>
      <w:divBdr>
        <w:top w:val="none" w:sz="0" w:space="0" w:color="auto"/>
        <w:left w:val="none" w:sz="0" w:space="0" w:color="auto"/>
        <w:bottom w:val="none" w:sz="0" w:space="0" w:color="auto"/>
        <w:right w:val="none" w:sz="0" w:space="0" w:color="auto"/>
      </w:divBdr>
    </w:div>
    <w:div w:id="353381828">
      <w:bodyDiv w:val="1"/>
      <w:marLeft w:val="0"/>
      <w:marRight w:val="0"/>
      <w:marTop w:val="0"/>
      <w:marBottom w:val="0"/>
      <w:divBdr>
        <w:top w:val="none" w:sz="0" w:space="0" w:color="auto"/>
        <w:left w:val="none" w:sz="0" w:space="0" w:color="auto"/>
        <w:bottom w:val="none" w:sz="0" w:space="0" w:color="auto"/>
        <w:right w:val="none" w:sz="0" w:space="0" w:color="auto"/>
      </w:divBdr>
    </w:div>
    <w:div w:id="353581180">
      <w:bodyDiv w:val="1"/>
      <w:marLeft w:val="0"/>
      <w:marRight w:val="0"/>
      <w:marTop w:val="0"/>
      <w:marBottom w:val="0"/>
      <w:divBdr>
        <w:top w:val="none" w:sz="0" w:space="0" w:color="auto"/>
        <w:left w:val="none" w:sz="0" w:space="0" w:color="auto"/>
        <w:bottom w:val="none" w:sz="0" w:space="0" w:color="auto"/>
        <w:right w:val="none" w:sz="0" w:space="0" w:color="auto"/>
      </w:divBdr>
    </w:div>
    <w:div w:id="353649296">
      <w:bodyDiv w:val="1"/>
      <w:marLeft w:val="0"/>
      <w:marRight w:val="0"/>
      <w:marTop w:val="0"/>
      <w:marBottom w:val="0"/>
      <w:divBdr>
        <w:top w:val="none" w:sz="0" w:space="0" w:color="auto"/>
        <w:left w:val="none" w:sz="0" w:space="0" w:color="auto"/>
        <w:bottom w:val="none" w:sz="0" w:space="0" w:color="auto"/>
        <w:right w:val="none" w:sz="0" w:space="0" w:color="auto"/>
      </w:divBdr>
    </w:div>
    <w:div w:id="353767395">
      <w:bodyDiv w:val="1"/>
      <w:marLeft w:val="0"/>
      <w:marRight w:val="0"/>
      <w:marTop w:val="0"/>
      <w:marBottom w:val="0"/>
      <w:divBdr>
        <w:top w:val="none" w:sz="0" w:space="0" w:color="auto"/>
        <w:left w:val="none" w:sz="0" w:space="0" w:color="auto"/>
        <w:bottom w:val="none" w:sz="0" w:space="0" w:color="auto"/>
        <w:right w:val="none" w:sz="0" w:space="0" w:color="auto"/>
      </w:divBdr>
    </w:div>
    <w:div w:id="354309691">
      <w:bodyDiv w:val="1"/>
      <w:marLeft w:val="0"/>
      <w:marRight w:val="0"/>
      <w:marTop w:val="0"/>
      <w:marBottom w:val="0"/>
      <w:divBdr>
        <w:top w:val="none" w:sz="0" w:space="0" w:color="auto"/>
        <w:left w:val="none" w:sz="0" w:space="0" w:color="auto"/>
        <w:bottom w:val="none" w:sz="0" w:space="0" w:color="auto"/>
        <w:right w:val="none" w:sz="0" w:space="0" w:color="auto"/>
      </w:divBdr>
    </w:div>
    <w:div w:id="354500380">
      <w:bodyDiv w:val="1"/>
      <w:marLeft w:val="0"/>
      <w:marRight w:val="0"/>
      <w:marTop w:val="0"/>
      <w:marBottom w:val="0"/>
      <w:divBdr>
        <w:top w:val="none" w:sz="0" w:space="0" w:color="auto"/>
        <w:left w:val="none" w:sz="0" w:space="0" w:color="auto"/>
        <w:bottom w:val="none" w:sz="0" w:space="0" w:color="auto"/>
        <w:right w:val="none" w:sz="0" w:space="0" w:color="auto"/>
      </w:divBdr>
    </w:div>
    <w:div w:id="354502880">
      <w:bodyDiv w:val="1"/>
      <w:marLeft w:val="0"/>
      <w:marRight w:val="0"/>
      <w:marTop w:val="0"/>
      <w:marBottom w:val="0"/>
      <w:divBdr>
        <w:top w:val="none" w:sz="0" w:space="0" w:color="auto"/>
        <w:left w:val="none" w:sz="0" w:space="0" w:color="auto"/>
        <w:bottom w:val="none" w:sz="0" w:space="0" w:color="auto"/>
        <w:right w:val="none" w:sz="0" w:space="0" w:color="auto"/>
      </w:divBdr>
    </w:div>
    <w:div w:id="354505325">
      <w:bodyDiv w:val="1"/>
      <w:marLeft w:val="0"/>
      <w:marRight w:val="0"/>
      <w:marTop w:val="0"/>
      <w:marBottom w:val="0"/>
      <w:divBdr>
        <w:top w:val="none" w:sz="0" w:space="0" w:color="auto"/>
        <w:left w:val="none" w:sz="0" w:space="0" w:color="auto"/>
        <w:bottom w:val="none" w:sz="0" w:space="0" w:color="auto"/>
        <w:right w:val="none" w:sz="0" w:space="0" w:color="auto"/>
      </w:divBdr>
    </w:div>
    <w:div w:id="354767374">
      <w:bodyDiv w:val="1"/>
      <w:marLeft w:val="0"/>
      <w:marRight w:val="0"/>
      <w:marTop w:val="0"/>
      <w:marBottom w:val="0"/>
      <w:divBdr>
        <w:top w:val="none" w:sz="0" w:space="0" w:color="auto"/>
        <w:left w:val="none" w:sz="0" w:space="0" w:color="auto"/>
        <w:bottom w:val="none" w:sz="0" w:space="0" w:color="auto"/>
        <w:right w:val="none" w:sz="0" w:space="0" w:color="auto"/>
      </w:divBdr>
    </w:div>
    <w:div w:id="354969081">
      <w:bodyDiv w:val="1"/>
      <w:marLeft w:val="0"/>
      <w:marRight w:val="0"/>
      <w:marTop w:val="0"/>
      <w:marBottom w:val="0"/>
      <w:divBdr>
        <w:top w:val="none" w:sz="0" w:space="0" w:color="auto"/>
        <w:left w:val="none" w:sz="0" w:space="0" w:color="auto"/>
        <w:bottom w:val="none" w:sz="0" w:space="0" w:color="auto"/>
        <w:right w:val="none" w:sz="0" w:space="0" w:color="auto"/>
      </w:divBdr>
    </w:div>
    <w:div w:id="355230401">
      <w:bodyDiv w:val="1"/>
      <w:marLeft w:val="0"/>
      <w:marRight w:val="0"/>
      <w:marTop w:val="0"/>
      <w:marBottom w:val="0"/>
      <w:divBdr>
        <w:top w:val="none" w:sz="0" w:space="0" w:color="auto"/>
        <w:left w:val="none" w:sz="0" w:space="0" w:color="auto"/>
        <w:bottom w:val="none" w:sz="0" w:space="0" w:color="auto"/>
        <w:right w:val="none" w:sz="0" w:space="0" w:color="auto"/>
      </w:divBdr>
    </w:div>
    <w:div w:id="355426197">
      <w:bodyDiv w:val="1"/>
      <w:marLeft w:val="0"/>
      <w:marRight w:val="0"/>
      <w:marTop w:val="0"/>
      <w:marBottom w:val="0"/>
      <w:divBdr>
        <w:top w:val="none" w:sz="0" w:space="0" w:color="auto"/>
        <w:left w:val="none" w:sz="0" w:space="0" w:color="auto"/>
        <w:bottom w:val="none" w:sz="0" w:space="0" w:color="auto"/>
        <w:right w:val="none" w:sz="0" w:space="0" w:color="auto"/>
      </w:divBdr>
    </w:div>
    <w:div w:id="355542595">
      <w:bodyDiv w:val="1"/>
      <w:marLeft w:val="0"/>
      <w:marRight w:val="0"/>
      <w:marTop w:val="0"/>
      <w:marBottom w:val="0"/>
      <w:divBdr>
        <w:top w:val="none" w:sz="0" w:space="0" w:color="auto"/>
        <w:left w:val="none" w:sz="0" w:space="0" w:color="auto"/>
        <w:bottom w:val="none" w:sz="0" w:space="0" w:color="auto"/>
        <w:right w:val="none" w:sz="0" w:space="0" w:color="auto"/>
      </w:divBdr>
    </w:div>
    <w:div w:id="355884354">
      <w:bodyDiv w:val="1"/>
      <w:marLeft w:val="0"/>
      <w:marRight w:val="0"/>
      <w:marTop w:val="0"/>
      <w:marBottom w:val="0"/>
      <w:divBdr>
        <w:top w:val="none" w:sz="0" w:space="0" w:color="auto"/>
        <w:left w:val="none" w:sz="0" w:space="0" w:color="auto"/>
        <w:bottom w:val="none" w:sz="0" w:space="0" w:color="auto"/>
        <w:right w:val="none" w:sz="0" w:space="0" w:color="auto"/>
      </w:divBdr>
    </w:div>
    <w:div w:id="356004719">
      <w:bodyDiv w:val="1"/>
      <w:marLeft w:val="0"/>
      <w:marRight w:val="0"/>
      <w:marTop w:val="0"/>
      <w:marBottom w:val="0"/>
      <w:divBdr>
        <w:top w:val="none" w:sz="0" w:space="0" w:color="auto"/>
        <w:left w:val="none" w:sz="0" w:space="0" w:color="auto"/>
        <w:bottom w:val="none" w:sz="0" w:space="0" w:color="auto"/>
        <w:right w:val="none" w:sz="0" w:space="0" w:color="auto"/>
      </w:divBdr>
    </w:div>
    <w:div w:id="356011139">
      <w:bodyDiv w:val="1"/>
      <w:marLeft w:val="0"/>
      <w:marRight w:val="0"/>
      <w:marTop w:val="0"/>
      <w:marBottom w:val="0"/>
      <w:divBdr>
        <w:top w:val="none" w:sz="0" w:space="0" w:color="auto"/>
        <w:left w:val="none" w:sz="0" w:space="0" w:color="auto"/>
        <w:bottom w:val="none" w:sz="0" w:space="0" w:color="auto"/>
        <w:right w:val="none" w:sz="0" w:space="0" w:color="auto"/>
      </w:divBdr>
    </w:div>
    <w:div w:id="356272177">
      <w:bodyDiv w:val="1"/>
      <w:marLeft w:val="0"/>
      <w:marRight w:val="0"/>
      <w:marTop w:val="0"/>
      <w:marBottom w:val="0"/>
      <w:divBdr>
        <w:top w:val="none" w:sz="0" w:space="0" w:color="auto"/>
        <w:left w:val="none" w:sz="0" w:space="0" w:color="auto"/>
        <w:bottom w:val="none" w:sz="0" w:space="0" w:color="auto"/>
        <w:right w:val="none" w:sz="0" w:space="0" w:color="auto"/>
      </w:divBdr>
    </w:div>
    <w:div w:id="357202556">
      <w:bodyDiv w:val="1"/>
      <w:marLeft w:val="0"/>
      <w:marRight w:val="0"/>
      <w:marTop w:val="0"/>
      <w:marBottom w:val="0"/>
      <w:divBdr>
        <w:top w:val="none" w:sz="0" w:space="0" w:color="auto"/>
        <w:left w:val="none" w:sz="0" w:space="0" w:color="auto"/>
        <w:bottom w:val="none" w:sz="0" w:space="0" w:color="auto"/>
        <w:right w:val="none" w:sz="0" w:space="0" w:color="auto"/>
      </w:divBdr>
    </w:div>
    <w:div w:id="357312305">
      <w:bodyDiv w:val="1"/>
      <w:marLeft w:val="0"/>
      <w:marRight w:val="0"/>
      <w:marTop w:val="0"/>
      <w:marBottom w:val="0"/>
      <w:divBdr>
        <w:top w:val="none" w:sz="0" w:space="0" w:color="auto"/>
        <w:left w:val="none" w:sz="0" w:space="0" w:color="auto"/>
        <w:bottom w:val="none" w:sz="0" w:space="0" w:color="auto"/>
        <w:right w:val="none" w:sz="0" w:space="0" w:color="auto"/>
      </w:divBdr>
    </w:div>
    <w:div w:id="357701602">
      <w:bodyDiv w:val="1"/>
      <w:marLeft w:val="0"/>
      <w:marRight w:val="0"/>
      <w:marTop w:val="0"/>
      <w:marBottom w:val="0"/>
      <w:divBdr>
        <w:top w:val="none" w:sz="0" w:space="0" w:color="auto"/>
        <w:left w:val="none" w:sz="0" w:space="0" w:color="auto"/>
        <w:bottom w:val="none" w:sz="0" w:space="0" w:color="auto"/>
        <w:right w:val="none" w:sz="0" w:space="0" w:color="auto"/>
      </w:divBdr>
    </w:div>
    <w:div w:id="357705435">
      <w:bodyDiv w:val="1"/>
      <w:marLeft w:val="0"/>
      <w:marRight w:val="0"/>
      <w:marTop w:val="0"/>
      <w:marBottom w:val="0"/>
      <w:divBdr>
        <w:top w:val="none" w:sz="0" w:space="0" w:color="auto"/>
        <w:left w:val="none" w:sz="0" w:space="0" w:color="auto"/>
        <w:bottom w:val="none" w:sz="0" w:space="0" w:color="auto"/>
        <w:right w:val="none" w:sz="0" w:space="0" w:color="auto"/>
      </w:divBdr>
    </w:div>
    <w:div w:id="357924796">
      <w:bodyDiv w:val="1"/>
      <w:marLeft w:val="0"/>
      <w:marRight w:val="0"/>
      <w:marTop w:val="0"/>
      <w:marBottom w:val="0"/>
      <w:divBdr>
        <w:top w:val="none" w:sz="0" w:space="0" w:color="auto"/>
        <w:left w:val="none" w:sz="0" w:space="0" w:color="auto"/>
        <w:bottom w:val="none" w:sz="0" w:space="0" w:color="auto"/>
        <w:right w:val="none" w:sz="0" w:space="0" w:color="auto"/>
      </w:divBdr>
    </w:div>
    <w:div w:id="358285918">
      <w:bodyDiv w:val="1"/>
      <w:marLeft w:val="0"/>
      <w:marRight w:val="0"/>
      <w:marTop w:val="0"/>
      <w:marBottom w:val="0"/>
      <w:divBdr>
        <w:top w:val="none" w:sz="0" w:space="0" w:color="auto"/>
        <w:left w:val="none" w:sz="0" w:space="0" w:color="auto"/>
        <w:bottom w:val="none" w:sz="0" w:space="0" w:color="auto"/>
        <w:right w:val="none" w:sz="0" w:space="0" w:color="auto"/>
      </w:divBdr>
    </w:div>
    <w:div w:id="358629820">
      <w:bodyDiv w:val="1"/>
      <w:marLeft w:val="0"/>
      <w:marRight w:val="0"/>
      <w:marTop w:val="0"/>
      <w:marBottom w:val="0"/>
      <w:divBdr>
        <w:top w:val="none" w:sz="0" w:space="0" w:color="auto"/>
        <w:left w:val="none" w:sz="0" w:space="0" w:color="auto"/>
        <w:bottom w:val="none" w:sz="0" w:space="0" w:color="auto"/>
        <w:right w:val="none" w:sz="0" w:space="0" w:color="auto"/>
      </w:divBdr>
    </w:div>
    <w:div w:id="358698852">
      <w:bodyDiv w:val="1"/>
      <w:marLeft w:val="0"/>
      <w:marRight w:val="0"/>
      <w:marTop w:val="0"/>
      <w:marBottom w:val="0"/>
      <w:divBdr>
        <w:top w:val="none" w:sz="0" w:space="0" w:color="auto"/>
        <w:left w:val="none" w:sz="0" w:space="0" w:color="auto"/>
        <w:bottom w:val="none" w:sz="0" w:space="0" w:color="auto"/>
        <w:right w:val="none" w:sz="0" w:space="0" w:color="auto"/>
      </w:divBdr>
    </w:div>
    <w:div w:id="359016016">
      <w:bodyDiv w:val="1"/>
      <w:marLeft w:val="0"/>
      <w:marRight w:val="0"/>
      <w:marTop w:val="0"/>
      <w:marBottom w:val="0"/>
      <w:divBdr>
        <w:top w:val="none" w:sz="0" w:space="0" w:color="auto"/>
        <w:left w:val="none" w:sz="0" w:space="0" w:color="auto"/>
        <w:bottom w:val="none" w:sz="0" w:space="0" w:color="auto"/>
        <w:right w:val="none" w:sz="0" w:space="0" w:color="auto"/>
      </w:divBdr>
    </w:div>
    <w:div w:id="359281609">
      <w:bodyDiv w:val="1"/>
      <w:marLeft w:val="0"/>
      <w:marRight w:val="0"/>
      <w:marTop w:val="0"/>
      <w:marBottom w:val="0"/>
      <w:divBdr>
        <w:top w:val="none" w:sz="0" w:space="0" w:color="auto"/>
        <w:left w:val="none" w:sz="0" w:space="0" w:color="auto"/>
        <w:bottom w:val="none" w:sz="0" w:space="0" w:color="auto"/>
        <w:right w:val="none" w:sz="0" w:space="0" w:color="auto"/>
      </w:divBdr>
    </w:div>
    <w:div w:id="359622743">
      <w:bodyDiv w:val="1"/>
      <w:marLeft w:val="0"/>
      <w:marRight w:val="0"/>
      <w:marTop w:val="0"/>
      <w:marBottom w:val="0"/>
      <w:divBdr>
        <w:top w:val="none" w:sz="0" w:space="0" w:color="auto"/>
        <w:left w:val="none" w:sz="0" w:space="0" w:color="auto"/>
        <w:bottom w:val="none" w:sz="0" w:space="0" w:color="auto"/>
        <w:right w:val="none" w:sz="0" w:space="0" w:color="auto"/>
      </w:divBdr>
    </w:div>
    <w:div w:id="359623026">
      <w:bodyDiv w:val="1"/>
      <w:marLeft w:val="0"/>
      <w:marRight w:val="0"/>
      <w:marTop w:val="0"/>
      <w:marBottom w:val="0"/>
      <w:divBdr>
        <w:top w:val="none" w:sz="0" w:space="0" w:color="auto"/>
        <w:left w:val="none" w:sz="0" w:space="0" w:color="auto"/>
        <w:bottom w:val="none" w:sz="0" w:space="0" w:color="auto"/>
        <w:right w:val="none" w:sz="0" w:space="0" w:color="auto"/>
      </w:divBdr>
    </w:div>
    <w:div w:id="359739924">
      <w:bodyDiv w:val="1"/>
      <w:marLeft w:val="0"/>
      <w:marRight w:val="0"/>
      <w:marTop w:val="0"/>
      <w:marBottom w:val="0"/>
      <w:divBdr>
        <w:top w:val="none" w:sz="0" w:space="0" w:color="auto"/>
        <w:left w:val="none" w:sz="0" w:space="0" w:color="auto"/>
        <w:bottom w:val="none" w:sz="0" w:space="0" w:color="auto"/>
        <w:right w:val="none" w:sz="0" w:space="0" w:color="auto"/>
      </w:divBdr>
    </w:div>
    <w:div w:id="359865917">
      <w:bodyDiv w:val="1"/>
      <w:marLeft w:val="0"/>
      <w:marRight w:val="0"/>
      <w:marTop w:val="0"/>
      <w:marBottom w:val="0"/>
      <w:divBdr>
        <w:top w:val="none" w:sz="0" w:space="0" w:color="auto"/>
        <w:left w:val="none" w:sz="0" w:space="0" w:color="auto"/>
        <w:bottom w:val="none" w:sz="0" w:space="0" w:color="auto"/>
        <w:right w:val="none" w:sz="0" w:space="0" w:color="auto"/>
      </w:divBdr>
    </w:div>
    <w:div w:id="360009548">
      <w:bodyDiv w:val="1"/>
      <w:marLeft w:val="0"/>
      <w:marRight w:val="0"/>
      <w:marTop w:val="0"/>
      <w:marBottom w:val="0"/>
      <w:divBdr>
        <w:top w:val="none" w:sz="0" w:space="0" w:color="auto"/>
        <w:left w:val="none" w:sz="0" w:space="0" w:color="auto"/>
        <w:bottom w:val="none" w:sz="0" w:space="0" w:color="auto"/>
        <w:right w:val="none" w:sz="0" w:space="0" w:color="auto"/>
      </w:divBdr>
    </w:div>
    <w:div w:id="360127028">
      <w:bodyDiv w:val="1"/>
      <w:marLeft w:val="0"/>
      <w:marRight w:val="0"/>
      <w:marTop w:val="0"/>
      <w:marBottom w:val="0"/>
      <w:divBdr>
        <w:top w:val="none" w:sz="0" w:space="0" w:color="auto"/>
        <w:left w:val="none" w:sz="0" w:space="0" w:color="auto"/>
        <w:bottom w:val="none" w:sz="0" w:space="0" w:color="auto"/>
        <w:right w:val="none" w:sz="0" w:space="0" w:color="auto"/>
      </w:divBdr>
    </w:div>
    <w:div w:id="360283651">
      <w:bodyDiv w:val="1"/>
      <w:marLeft w:val="0"/>
      <w:marRight w:val="0"/>
      <w:marTop w:val="0"/>
      <w:marBottom w:val="0"/>
      <w:divBdr>
        <w:top w:val="none" w:sz="0" w:space="0" w:color="auto"/>
        <w:left w:val="none" w:sz="0" w:space="0" w:color="auto"/>
        <w:bottom w:val="none" w:sz="0" w:space="0" w:color="auto"/>
        <w:right w:val="none" w:sz="0" w:space="0" w:color="auto"/>
      </w:divBdr>
    </w:div>
    <w:div w:id="360862046">
      <w:bodyDiv w:val="1"/>
      <w:marLeft w:val="0"/>
      <w:marRight w:val="0"/>
      <w:marTop w:val="0"/>
      <w:marBottom w:val="0"/>
      <w:divBdr>
        <w:top w:val="none" w:sz="0" w:space="0" w:color="auto"/>
        <w:left w:val="none" w:sz="0" w:space="0" w:color="auto"/>
        <w:bottom w:val="none" w:sz="0" w:space="0" w:color="auto"/>
        <w:right w:val="none" w:sz="0" w:space="0" w:color="auto"/>
      </w:divBdr>
    </w:div>
    <w:div w:id="361445438">
      <w:bodyDiv w:val="1"/>
      <w:marLeft w:val="0"/>
      <w:marRight w:val="0"/>
      <w:marTop w:val="0"/>
      <w:marBottom w:val="0"/>
      <w:divBdr>
        <w:top w:val="none" w:sz="0" w:space="0" w:color="auto"/>
        <w:left w:val="none" w:sz="0" w:space="0" w:color="auto"/>
        <w:bottom w:val="none" w:sz="0" w:space="0" w:color="auto"/>
        <w:right w:val="none" w:sz="0" w:space="0" w:color="auto"/>
      </w:divBdr>
    </w:div>
    <w:div w:id="361639530">
      <w:bodyDiv w:val="1"/>
      <w:marLeft w:val="0"/>
      <w:marRight w:val="0"/>
      <w:marTop w:val="0"/>
      <w:marBottom w:val="0"/>
      <w:divBdr>
        <w:top w:val="none" w:sz="0" w:space="0" w:color="auto"/>
        <w:left w:val="none" w:sz="0" w:space="0" w:color="auto"/>
        <w:bottom w:val="none" w:sz="0" w:space="0" w:color="auto"/>
        <w:right w:val="none" w:sz="0" w:space="0" w:color="auto"/>
      </w:divBdr>
    </w:div>
    <w:div w:id="361712389">
      <w:bodyDiv w:val="1"/>
      <w:marLeft w:val="0"/>
      <w:marRight w:val="0"/>
      <w:marTop w:val="0"/>
      <w:marBottom w:val="0"/>
      <w:divBdr>
        <w:top w:val="none" w:sz="0" w:space="0" w:color="auto"/>
        <w:left w:val="none" w:sz="0" w:space="0" w:color="auto"/>
        <w:bottom w:val="none" w:sz="0" w:space="0" w:color="auto"/>
        <w:right w:val="none" w:sz="0" w:space="0" w:color="auto"/>
      </w:divBdr>
    </w:div>
    <w:div w:id="362173029">
      <w:bodyDiv w:val="1"/>
      <w:marLeft w:val="0"/>
      <w:marRight w:val="0"/>
      <w:marTop w:val="0"/>
      <w:marBottom w:val="0"/>
      <w:divBdr>
        <w:top w:val="none" w:sz="0" w:space="0" w:color="auto"/>
        <w:left w:val="none" w:sz="0" w:space="0" w:color="auto"/>
        <w:bottom w:val="none" w:sz="0" w:space="0" w:color="auto"/>
        <w:right w:val="none" w:sz="0" w:space="0" w:color="auto"/>
      </w:divBdr>
    </w:div>
    <w:div w:id="362367493">
      <w:bodyDiv w:val="1"/>
      <w:marLeft w:val="0"/>
      <w:marRight w:val="0"/>
      <w:marTop w:val="0"/>
      <w:marBottom w:val="0"/>
      <w:divBdr>
        <w:top w:val="none" w:sz="0" w:space="0" w:color="auto"/>
        <w:left w:val="none" w:sz="0" w:space="0" w:color="auto"/>
        <w:bottom w:val="none" w:sz="0" w:space="0" w:color="auto"/>
        <w:right w:val="none" w:sz="0" w:space="0" w:color="auto"/>
      </w:divBdr>
    </w:div>
    <w:div w:id="362440732">
      <w:bodyDiv w:val="1"/>
      <w:marLeft w:val="0"/>
      <w:marRight w:val="0"/>
      <w:marTop w:val="0"/>
      <w:marBottom w:val="0"/>
      <w:divBdr>
        <w:top w:val="none" w:sz="0" w:space="0" w:color="auto"/>
        <w:left w:val="none" w:sz="0" w:space="0" w:color="auto"/>
        <w:bottom w:val="none" w:sz="0" w:space="0" w:color="auto"/>
        <w:right w:val="none" w:sz="0" w:space="0" w:color="auto"/>
      </w:divBdr>
    </w:div>
    <w:div w:id="362630754">
      <w:bodyDiv w:val="1"/>
      <w:marLeft w:val="0"/>
      <w:marRight w:val="0"/>
      <w:marTop w:val="0"/>
      <w:marBottom w:val="0"/>
      <w:divBdr>
        <w:top w:val="none" w:sz="0" w:space="0" w:color="auto"/>
        <w:left w:val="none" w:sz="0" w:space="0" w:color="auto"/>
        <w:bottom w:val="none" w:sz="0" w:space="0" w:color="auto"/>
        <w:right w:val="none" w:sz="0" w:space="0" w:color="auto"/>
      </w:divBdr>
    </w:div>
    <w:div w:id="362676333">
      <w:bodyDiv w:val="1"/>
      <w:marLeft w:val="0"/>
      <w:marRight w:val="0"/>
      <w:marTop w:val="0"/>
      <w:marBottom w:val="0"/>
      <w:divBdr>
        <w:top w:val="none" w:sz="0" w:space="0" w:color="auto"/>
        <w:left w:val="none" w:sz="0" w:space="0" w:color="auto"/>
        <w:bottom w:val="none" w:sz="0" w:space="0" w:color="auto"/>
        <w:right w:val="none" w:sz="0" w:space="0" w:color="auto"/>
      </w:divBdr>
    </w:div>
    <w:div w:id="364138546">
      <w:bodyDiv w:val="1"/>
      <w:marLeft w:val="0"/>
      <w:marRight w:val="0"/>
      <w:marTop w:val="0"/>
      <w:marBottom w:val="0"/>
      <w:divBdr>
        <w:top w:val="none" w:sz="0" w:space="0" w:color="auto"/>
        <w:left w:val="none" w:sz="0" w:space="0" w:color="auto"/>
        <w:bottom w:val="none" w:sz="0" w:space="0" w:color="auto"/>
        <w:right w:val="none" w:sz="0" w:space="0" w:color="auto"/>
      </w:divBdr>
    </w:div>
    <w:div w:id="364915022">
      <w:bodyDiv w:val="1"/>
      <w:marLeft w:val="0"/>
      <w:marRight w:val="0"/>
      <w:marTop w:val="0"/>
      <w:marBottom w:val="0"/>
      <w:divBdr>
        <w:top w:val="none" w:sz="0" w:space="0" w:color="auto"/>
        <w:left w:val="none" w:sz="0" w:space="0" w:color="auto"/>
        <w:bottom w:val="none" w:sz="0" w:space="0" w:color="auto"/>
        <w:right w:val="none" w:sz="0" w:space="0" w:color="auto"/>
      </w:divBdr>
    </w:div>
    <w:div w:id="365178126">
      <w:bodyDiv w:val="1"/>
      <w:marLeft w:val="0"/>
      <w:marRight w:val="0"/>
      <w:marTop w:val="0"/>
      <w:marBottom w:val="0"/>
      <w:divBdr>
        <w:top w:val="none" w:sz="0" w:space="0" w:color="auto"/>
        <w:left w:val="none" w:sz="0" w:space="0" w:color="auto"/>
        <w:bottom w:val="none" w:sz="0" w:space="0" w:color="auto"/>
        <w:right w:val="none" w:sz="0" w:space="0" w:color="auto"/>
      </w:divBdr>
    </w:div>
    <w:div w:id="365370337">
      <w:bodyDiv w:val="1"/>
      <w:marLeft w:val="0"/>
      <w:marRight w:val="0"/>
      <w:marTop w:val="0"/>
      <w:marBottom w:val="0"/>
      <w:divBdr>
        <w:top w:val="none" w:sz="0" w:space="0" w:color="auto"/>
        <w:left w:val="none" w:sz="0" w:space="0" w:color="auto"/>
        <w:bottom w:val="none" w:sz="0" w:space="0" w:color="auto"/>
        <w:right w:val="none" w:sz="0" w:space="0" w:color="auto"/>
      </w:divBdr>
    </w:div>
    <w:div w:id="365645230">
      <w:bodyDiv w:val="1"/>
      <w:marLeft w:val="0"/>
      <w:marRight w:val="0"/>
      <w:marTop w:val="0"/>
      <w:marBottom w:val="0"/>
      <w:divBdr>
        <w:top w:val="none" w:sz="0" w:space="0" w:color="auto"/>
        <w:left w:val="none" w:sz="0" w:space="0" w:color="auto"/>
        <w:bottom w:val="none" w:sz="0" w:space="0" w:color="auto"/>
        <w:right w:val="none" w:sz="0" w:space="0" w:color="auto"/>
      </w:divBdr>
    </w:div>
    <w:div w:id="366224469">
      <w:bodyDiv w:val="1"/>
      <w:marLeft w:val="0"/>
      <w:marRight w:val="0"/>
      <w:marTop w:val="0"/>
      <w:marBottom w:val="0"/>
      <w:divBdr>
        <w:top w:val="none" w:sz="0" w:space="0" w:color="auto"/>
        <w:left w:val="none" w:sz="0" w:space="0" w:color="auto"/>
        <w:bottom w:val="none" w:sz="0" w:space="0" w:color="auto"/>
        <w:right w:val="none" w:sz="0" w:space="0" w:color="auto"/>
      </w:divBdr>
    </w:div>
    <w:div w:id="366299364">
      <w:bodyDiv w:val="1"/>
      <w:marLeft w:val="0"/>
      <w:marRight w:val="0"/>
      <w:marTop w:val="0"/>
      <w:marBottom w:val="0"/>
      <w:divBdr>
        <w:top w:val="none" w:sz="0" w:space="0" w:color="auto"/>
        <w:left w:val="none" w:sz="0" w:space="0" w:color="auto"/>
        <w:bottom w:val="none" w:sz="0" w:space="0" w:color="auto"/>
        <w:right w:val="none" w:sz="0" w:space="0" w:color="auto"/>
      </w:divBdr>
    </w:div>
    <w:div w:id="366872931">
      <w:bodyDiv w:val="1"/>
      <w:marLeft w:val="0"/>
      <w:marRight w:val="0"/>
      <w:marTop w:val="0"/>
      <w:marBottom w:val="0"/>
      <w:divBdr>
        <w:top w:val="none" w:sz="0" w:space="0" w:color="auto"/>
        <w:left w:val="none" w:sz="0" w:space="0" w:color="auto"/>
        <w:bottom w:val="none" w:sz="0" w:space="0" w:color="auto"/>
        <w:right w:val="none" w:sz="0" w:space="0" w:color="auto"/>
      </w:divBdr>
    </w:div>
    <w:div w:id="367419307">
      <w:bodyDiv w:val="1"/>
      <w:marLeft w:val="0"/>
      <w:marRight w:val="0"/>
      <w:marTop w:val="0"/>
      <w:marBottom w:val="0"/>
      <w:divBdr>
        <w:top w:val="none" w:sz="0" w:space="0" w:color="auto"/>
        <w:left w:val="none" w:sz="0" w:space="0" w:color="auto"/>
        <w:bottom w:val="none" w:sz="0" w:space="0" w:color="auto"/>
        <w:right w:val="none" w:sz="0" w:space="0" w:color="auto"/>
      </w:divBdr>
    </w:div>
    <w:div w:id="367460954">
      <w:bodyDiv w:val="1"/>
      <w:marLeft w:val="0"/>
      <w:marRight w:val="0"/>
      <w:marTop w:val="0"/>
      <w:marBottom w:val="0"/>
      <w:divBdr>
        <w:top w:val="none" w:sz="0" w:space="0" w:color="auto"/>
        <w:left w:val="none" w:sz="0" w:space="0" w:color="auto"/>
        <w:bottom w:val="none" w:sz="0" w:space="0" w:color="auto"/>
        <w:right w:val="none" w:sz="0" w:space="0" w:color="auto"/>
      </w:divBdr>
    </w:div>
    <w:div w:id="367723704">
      <w:bodyDiv w:val="1"/>
      <w:marLeft w:val="0"/>
      <w:marRight w:val="0"/>
      <w:marTop w:val="0"/>
      <w:marBottom w:val="0"/>
      <w:divBdr>
        <w:top w:val="none" w:sz="0" w:space="0" w:color="auto"/>
        <w:left w:val="none" w:sz="0" w:space="0" w:color="auto"/>
        <w:bottom w:val="none" w:sz="0" w:space="0" w:color="auto"/>
        <w:right w:val="none" w:sz="0" w:space="0" w:color="auto"/>
      </w:divBdr>
    </w:div>
    <w:div w:id="367799381">
      <w:bodyDiv w:val="1"/>
      <w:marLeft w:val="0"/>
      <w:marRight w:val="0"/>
      <w:marTop w:val="0"/>
      <w:marBottom w:val="0"/>
      <w:divBdr>
        <w:top w:val="none" w:sz="0" w:space="0" w:color="auto"/>
        <w:left w:val="none" w:sz="0" w:space="0" w:color="auto"/>
        <w:bottom w:val="none" w:sz="0" w:space="0" w:color="auto"/>
        <w:right w:val="none" w:sz="0" w:space="0" w:color="auto"/>
      </w:divBdr>
    </w:div>
    <w:div w:id="367947957">
      <w:bodyDiv w:val="1"/>
      <w:marLeft w:val="0"/>
      <w:marRight w:val="0"/>
      <w:marTop w:val="0"/>
      <w:marBottom w:val="0"/>
      <w:divBdr>
        <w:top w:val="none" w:sz="0" w:space="0" w:color="auto"/>
        <w:left w:val="none" w:sz="0" w:space="0" w:color="auto"/>
        <w:bottom w:val="none" w:sz="0" w:space="0" w:color="auto"/>
        <w:right w:val="none" w:sz="0" w:space="0" w:color="auto"/>
      </w:divBdr>
    </w:div>
    <w:div w:id="368265305">
      <w:bodyDiv w:val="1"/>
      <w:marLeft w:val="0"/>
      <w:marRight w:val="0"/>
      <w:marTop w:val="0"/>
      <w:marBottom w:val="0"/>
      <w:divBdr>
        <w:top w:val="none" w:sz="0" w:space="0" w:color="auto"/>
        <w:left w:val="none" w:sz="0" w:space="0" w:color="auto"/>
        <w:bottom w:val="none" w:sz="0" w:space="0" w:color="auto"/>
        <w:right w:val="none" w:sz="0" w:space="0" w:color="auto"/>
      </w:divBdr>
    </w:div>
    <w:div w:id="369107213">
      <w:bodyDiv w:val="1"/>
      <w:marLeft w:val="0"/>
      <w:marRight w:val="0"/>
      <w:marTop w:val="0"/>
      <w:marBottom w:val="0"/>
      <w:divBdr>
        <w:top w:val="none" w:sz="0" w:space="0" w:color="auto"/>
        <w:left w:val="none" w:sz="0" w:space="0" w:color="auto"/>
        <w:bottom w:val="none" w:sz="0" w:space="0" w:color="auto"/>
        <w:right w:val="none" w:sz="0" w:space="0" w:color="auto"/>
      </w:divBdr>
    </w:div>
    <w:div w:id="369769301">
      <w:bodyDiv w:val="1"/>
      <w:marLeft w:val="0"/>
      <w:marRight w:val="0"/>
      <w:marTop w:val="0"/>
      <w:marBottom w:val="0"/>
      <w:divBdr>
        <w:top w:val="none" w:sz="0" w:space="0" w:color="auto"/>
        <w:left w:val="none" w:sz="0" w:space="0" w:color="auto"/>
        <w:bottom w:val="none" w:sz="0" w:space="0" w:color="auto"/>
        <w:right w:val="none" w:sz="0" w:space="0" w:color="auto"/>
      </w:divBdr>
    </w:div>
    <w:div w:id="369847237">
      <w:bodyDiv w:val="1"/>
      <w:marLeft w:val="0"/>
      <w:marRight w:val="0"/>
      <w:marTop w:val="0"/>
      <w:marBottom w:val="0"/>
      <w:divBdr>
        <w:top w:val="none" w:sz="0" w:space="0" w:color="auto"/>
        <w:left w:val="none" w:sz="0" w:space="0" w:color="auto"/>
        <w:bottom w:val="none" w:sz="0" w:space="0" w:color="auto"/>
        <w:right w:val="none" w:sz="0" w:space="0" w:color="auto"/>
      </w:divBdr>
    </w:div>
    <w:div w:id="370425251">
      <w:bodyDiv w:val="1"/>
      <w:marLeft w:val="0"/>
      <w:marRight w:val="0"/>
      <w:marTop w:val="0"/>
      <w:marBottom w:val="0"/>
      <w:divBdr>
        <w:top w:val="none" w:sz="0" w:space="0" w:color="auto"/>
        <w:left w:val="none" w:sz="0" w:space="0" w:color="auto"/>
        <w:bottom w:val="none" w:sz="0" w:space="0" w:color="auto"/>
        <w:right w:val="none" w:sz="0" w:space="0" w:color="auto"/>
      </w:divBdr>
    </w:div>
    <w:div w:id="371809311">
      <w:bodyDiv w:val="1"/>
      <w:marLeft w:val="0"/>
      <w:marRight w:val="0"/>
      <w:marTop w:val="0"/>
      <w:marBottom w:val="0"/>
      <w:divBdr>
        <w:top w:val="none" w:sz="0" w:space="0" w:color="auto"/>
        <w:left w:val="none" w:sz="0" w:space="0" w:color="auto"/>
        <w:bottom w:val="none" w:sz="0" w:space="0" w:color="auto"/>
        <w:right w:val="none" w:sz="0" w:space="0" w:color="auto"/>
      </w:divBdr>
    </w:div>
    <w:div w:id="371812664">
      <w:bodyDiv w:val="1"/>
      <w:marLeft w:val="0"/>
      <w:marRight w:val="0"/>
      <w:marTop w:val="0"/>
      <w:marBottom w:val="0"/>
      <w:divBdr>
        <w:top w:val="none" w:sz="0" w:space="0" w:color="auto"/>
        <w:left w:val="none" w:sz="0" w:space="0" w:color="auto"/>
        <w:bottom w:val="none" w:sz="0" w:space="0" w:color="auto"/>
        <w:right w:val="none" w:sz="0" w:space="0" w:color="auto"/>
      </w:divBdr>
    </w:div>
    <w:div w:id="372460103">
      <w:bodyDiv w:val="1"/>
      <w:marLeft w:val="0"/>
      <w:marRight w:val="0"/>
      <w:marTop w:val="0"/>
      <w:marBottom w:val="0"/>
      <w:divBdr>
        <w:top w:val="none" w:sz="0" w:space="0" w:color="auto"/>
        <w:left w:val="none" w:sz="0" w:space="0" w:color="auto"/>
        <w:bottom w:val="none" w:sz="0" w:space="0" w:color="auto"/>
        <w:right w:val="none" w:sz="0" w:space="0" w:color="auto"/>
      </w:divBdr>
    </w:div>
    <w:div w:id="372581801">
      <w:bodyDiv w:val="1"/>
      <w:marLeft w:val="0"/>
      <w:marRight w:val="0"/>
      <w:marTop w:val="0"/>
      <w:marBottom w:val="0"/>
      <w:divBdr>
        <w:top w:val="none" w:sz="0" w:space="0" w:color="auto"/>
        <w:left w:val="none" w:sz="0" w:space="0" w:color="auto"/>
        <w:bottom w:val="none" w:sz="0" w:space="0" w:color="auto"/>
        <w:right w:val="none" w:sz="0" w:space="0" w:color="auto"/>
      </w:divBdr>
    </w:div>
    <w:div w:id="373308426">
      <w:bodyDiv w:val="1"/>
      <w:marLeft w:val="0"/>
      <w:marRight w:val="0"/>
      <w:marTop w:val="0"/>
      <w:marBottom w:val="0"/>
      <w:divBdr>
        <w:top w:val="none" w:sz="0" w:space="0" w:color="auto"/>
        <w:left w:val="none" w:sz="0" w:space="0" w:color="auto"/>
        <w:bottom w:val="none" w:sz="0" w:space="0" w:color="auto"/>
        <w:right w:val="none" w:sz="0" w:space="0" w:color="auto"/>
      </w:divBdr>
    </w:div>
    <w:div w:id="373316314">
      <w:bodyDiv w:val="1"/>
      <w:marLeft w:val="0"/>
      <w:marRight w:val="0"/>
      <w:marTop w:val="0"/>
      <w:marBottom w:val="0"/>
      <w:divBdr>
        <w:top w:val="none" w:sz="0" w:space="0" w:color="auto"/>
        <w:left w:val="none" w:sz="0" w:space="0" w:color="auto"/>
        <w:bottom w:val="none" w:sz="0" w:space="0" w:color="auto"/>
        <w:right w:val="none" w:sz="0" w:space="0" w:color="auto"/>
      </w:divBdr>
    </w:div>
    <w:div w:id="373849328">
      <w:bodyDiv w:val="1"/>
      <w:marLeft w:val="0"/>
      <w:marRight w:val="0"/>
      <w:marTop w:val="0"/>
      <w:marBottom w:val="0"/>
      <w:divBdr>
        <w:top w:val="none" w:sz="0" w:space="0" w:color="auto"/>
        <w:left w:val="none" w:sz="0" w:space="0" w:color="auto"/>
        <w:bottom w:val="none" w:sz="0" w:space="0" w:color="auto"/>
        <w:right w:val="none" w:sz="0" w:space="0" w:color="auto"/>
      </w:divBdr>
    </w:div>
    <w:div w:id="373963700">
      <w:bodyDiv w:val="1"/>
      <w:marLeft w:val="0"/>
      <w:marRight w:val="0"/>
      <w:marTop w:val="0"/>
      <w:marBottom w:val="0"/>
      <w:divBdr>
        <w:top w:val="none" w:sz="0" w:space="0" w:color="auto"/>
        <w:left w:val="none" w:sz="0" w:space="0" w:color="auto"/>
        <w:bottom w:val="none" w:sz="0" w:space="0" w:color="auto"/>
        <w:right w:val="none" w:sz="0" w:space="0" w:color="auto"/>
      </w:divBdr>
    </w:div>
    <w:div w:id="374156651">
      <w:bodyDiv w:val="1"/>
      <w:marLeft w:val="0"/>
      <w:marRight w:val="0"/>
      <w:marTop w:val="0"/>
      <w:marBottom w:val="0"/>
      <w:divBdr>
        <w:top w:val="none" w:sz="0" w:space="0" w:color="auto"/>
        <w:left w:val="none" w:sz="0" w:space="0" w:color="auto"/>
        <w:bottom w:val="none" w:sz="0" w:space="0" w:color="auto"/>
        <w:right w:val="none" w:sz="0" w:space="0" w:color="auto"/>
      </w:divBdr>
    </w:div>
    <w:div w:id="374160671">
      <w:bodyDiv w:val="1"/>
      <w:marLeft w:val="0"/>
      <w:marRight w:val="0"/>
      <w:marTop w:val="0"/>
      <w:marBottom w:val="0"/>
      <w:divBdr>
        <w:top w:val="none" w:sz="0" w:space="0" w:color="auto"/>
        <w:left w:val="none" w:sz="0" w:space="0" w:color="auto"/>
        <w:bottom w:val="none" w:sz="0" w:space="0" w:color="auto"/>
        <w:right w:val="none" w:sz="0" w:space="0" w:color="auto"/>
      </w:divBdr>
    </w:div>
    <w:div w:id="374350852">
      <w:bodyDiv w:val="1"/>
      <w:marLeft w:val="0"/>
      <w:marRight w:val="0"/>
      <w:marTop w:val="0"/>
      <w:marBottom w:val="0"/>
      <w:divBdr>
        <w:top w:val="none" w:sz="0" w:space="0" w:color="auto"/>
        <w:left w:val="none" w:sz="0" w:space="0" w:color="auto"/>
        <w:bottom w:val="none" w:sz="0" w:space="0" w:color="auto"/>
        <w:right w:val="none" w:sz="0" w:space="0" w:color="auto"/>
      </w:divBdr>
    </w:div>
    <w:div w:id="374503478">
      <w:bodyDiv w:val="1"/>
      <w:marLeft w:val="0"/>
      <w:marRight w:val="0"/>
      <w:marTop w:val="0"/>
      <w:marBottom w:val="0"/>
      <w:divBdr>
        <w:top w:val="none" w:sz="0" w:space="0" w:color="auto"/>
        <w:left w:val="none" w:sz="0" w:space="0" w:color="auto"/>
        <w:bottom w:val="none" w:sz="0" w:space="0" w:color="auto"/>
        <w:right w:val="none" w:sz="0" w:space="0" w:color="auto"/>
      </w:divBdr>
    </w:div>
    <w:div w:id="374621046">
      <w:bodyDiv w:val="1"/>
      <w:marLeft w:val="0"/>
      <w:marRight w:val="0"/>
      <w:marTop w:val="0"/>
      <w:marBottom w:val="0"/>
      <w:divBdr>
        <w:top w:val="none" w:sz="0" w:space="0" w:color="auto"/>
        <w:left w:val="none" w:sz="0" w:space="0" w:color="auto"/>
        <w:bottom w:val="none" w:sz="0" w:space="0" w:color="auto"/>
        <w:right w:val="none" w:sz="0" w:space="0" w:color="auto"/>
      </w:divBdr>
    </w:div>
    <w:div w:id="374743293">
      <w:bodyDiv w:val="1"/>
      <w:marLeft w:val="0"/>
      <w:marRight w:val="0"/>
      <w:marTop w:val="0"/>
      <w:marBottom w:val="0"/>
      <w:divBdr>
        <w:top w:val="none" w:sz="0" w:space="0" w:color="auto"/>
        <w:left w:val="none" w:sz="0" w:space="0" w:color="auto"/>
        <w:bottom w:val="none" w:sz="0" w:space="0" w:color="auto"/>
        <w:right w:val="none" w:sz="0" w:space="0" w:color="auto"/>
      </w:divBdr>
    </w:div>
    <w:div w:id="375011846">
      <w:bodyDiv w:val="1"/>
      <w:marLeft w:val="0"/>
      <w:marRight w:val="0"/>
      <w:marTop w:val="0"/>
      <w:marBottom w:val="0"/>
      <w:divBdr>
        <w:top w:val="none" w:sz="0" w:space="0" w:color="auto"/>
        <w:left w:val="none" w:sz="0" w:space="0" w:color="auto"/>
        <w:bottom w:val="none" w:sz="0" w:space="0" w:color="auto"/>
        <w:right w:val="none" w:sz="0" w:space="0" w:color="auto"/>
      </w:divBdr>
    </w:div>
    <w:div w:id="376509938">
      <w:bodyDiv w:val="1"/>
      <w:marLeft w:val="0"/>
      <w:marRight w:val="0"/>
      <w:marTop w:val="0"/>
      <w:marBottom w:val="0"/>
      <w:divBdr>
        <w:top w:val="none" w:sz="0" w:space="0" w:color="auto"/>
        <w:left w:val="none" w:sz="0" w:space="0" w:color="auto"/>
        <w:bottom w:val="none" w:sz="0" w:space="0" w:color="auto"/>
        <w:right w:val="none" w:sz="0" w:space="0" w:color="auto"/>
      </w:divBdr>
    </w:div>
    <w:div w:id="376781721">
      <w:bodyDiv w:val="1"/>
      <w:marLeft w:val="0"/>
      <w:marRight w:val="0"/>
      <w:marTop w:val="0"/>
      <w:marBottom w:val="0"/>
      <w:divBdr>
        <w:top w:val="none" w:sz="0" w:space="0" w:color="auto"/>
        <w:left w:val="none" w:sz="0" w:space="0" w:color="auto"/>
        <w:bottom w:val="none" w:sz="0" w:space="0" w:color="auto"/>
        <w:right w:val="none" w:sz="0" w:space="0" w:color="auto"/>
      </w:divBdr>
    </w:div>
    <w:div w:id="376853108">
      <w:bodyDiv w:val="1"/>
      <w:marLeft w:val="0"/>
      <w:marRight w:val="0"/>
      <w:marTop w:val="0"/>
      <w:marBottom w:val="0"/>
      <w:divBdr>
        <w:top w:val="none" w:sz="0" w:space="0" w:color="auto"/>
        <w:left w:val="none" w:sz="0" w:space="0" w:color="auto"/>
        <w:bottom w:val="none" w:sz="0" w:space="0" w:color="auto"/>
        <w:right w:val="none" w:sz="0" w:space="0" w:color="auto"/>
      </w:divBdr>
    </w:div>
    <w:div w:id="376859007">
      <w:bodyDiv w:val="1"/>
      <w:marLeft w:val="0"/>
      <w:marRight w:val="0"/>
      <w:marTop w:val="0"/>
      <w:marBottom w:val="0"/>
      <w:divBdr>
        <w:top w:val="none" w:sz="0" w:space="0" w:color="auto"/>
        <w:left w:val="none" w:sz="0" w:space="0" w:color="auto"/>
        <w:bottom w:val="none" w:sz="0" w:space="0" w:color="auto"/>
        <w:right w:val="none" w:sz="0" w:space="0" w:color="auto"/>
      </w:divBdr>
    </w:div>
    <w:div w:id="376900176">
      <w:bodyDiv w:val="1"/>
      <w:marLeft w:val="0"/>
      <w:marRight w:val="0"/>
      <w:marTop w:val="0"/>
      <w:marBottom w:val="0"/>
      <w:divBdr>
        <w:top w:val="none" w:sz="0" w:space="0" w:color="auto"/>
        <w:left w:val="none" w:sz="0" w:space="0" w:color="auto"/>
        <w:bottom w:val="none" w:sz="0" w:space="0" w:color="auto"/>
        <w:right w:val="none" w:sz="0" w:space="0" w:color="auto"/>
      </w:divBdr>
    </w:div>
    <w:div w:id="377244215">
      <w:bodyDiv w:val="1"/>
      <w:marLeft w:val="0"/>
      <w:marRight w:val="0"/>
      <w:marTop w:val="0"/>
      <w:marBottom w:val="0"/>
      <w:divBdr>
        <w:top w:val="none" w:sz="0" w:space="0" w:color="auto"/>
        <w:left w:val="none" w:sz="0" w:space="0" w:color="auto"/>
        <w:bottom w:val="none" w:sz="0" w:space="0" w:color="auto"/>
        <w:right w:val="none" w:sz="0" w:space="0" w:color="auto"/>
      </w:divBdr>
    </w:div>
    <w:div w:id="377512138">
      <w:bodyDiv w:val="1"/>
      <w:marLeft w:val="0"/>
      <w:marRight w:val="0"/>
      <w:marTop w:val="0"/>
      <w:marBottom w:val="0"/>
      <w:divBdr>
        <w:top w:val="none" w:sz="0" w:space="0" w:color="auto"/>
        <w:left w:val="none" w:sz="0" w:space="0" w:color="auto"/>
        <w:bottom w:val="none" w:sz="0" w:space="0" w:color="auto"/>
        <w:right w:val="none" w:sz="0" w:space="0" w:color="auto"/>
      </w:divBdr>
    </w:div>
    <w:div w:id="378163449">
      <w:bodyDiv w:val="1"/>
      <w:marLeft w:val="0"/>
      <w:marRight w:val="0"/>
      <w:marTop w:val="0"/>
      <w:marBottom w:val="0"/>
      <w:divBdr>
        <w:top w:val="none" w:sz="0" w:space="0" w:color="auto"/>
        <w:left w:val="none" w:sz="0" w:space="0" w:color="auto"/>
        <w:bottom w:val="none" w:sz="0" w:space="0" w:color="auto"/>
        <w:right w:val="none" w:sz="0" w:space="0" w:color="auto"/>
      </w:divBdr>
    </w:div>
    <w:div w:id="378168188">
      <w:bodyDiv w:val="1"/>
      <w:marLeft w:val="0"/>
      <w:marRight w:val="0"/>
      <w:marTop w:val="0"/>
      <w:marBottom w:val="0"/>
      <w:divBdr>
        <w:top w:val="none" w:sz="0" w:space="0" w:color="auto"/>
        <w:left w:val="none" w:sz="0" w:space="0" w:color="auto"/>
        <w:bottom w:val="none" w:sz="0" w:space="0" w:color="auto"/>
        <w:right w:val="none" w:sz="0" w:space="0" w:color="auto"/>
      </w:divBdr>
    </w:div>
    <w:div w:id="378553043">
      <w:bodyDiv w:val="1"/>
      <w:marLeft w:val="0"/>
      <w:marRight w:val="0"/>
      <w:marTop w:val="0"/>
      <w:marBottom w:val="0"/>
      <w:divBdr>
        <w:top w:val="none" w:sz="0" w:space="0" w:color="auto"/>
        <w:left w:val="none" w:sz="0" w:space="0" w:color="auto"/>
        <w:bottom w:val="none" w:sz="0" w:space="0" w:color="auto"/>
        <w:right w:val="none" w:sz="0" w:space="0" w:color="auto"/>
      </w:divBdr>
    </w:div>
    <w:div w:id="378671495">
      <w:bodyDiv w:val="1"/>
      <w:marLeft w:val="0"/>
      <w:marRight w:val="0"/>
      <w:marTop w:val="0"/>
      <w:marBottom w:val="0"/>
      <w:divBdr>
        <w:top w:val="none" w:sz="0" w:space="0" w:color="auto"/>
        <w:left w:val="none" w:sz="0" w:space="0" w:color="auto"/>
        <w:bottom w:val="none" w:sz="0" w:space="0" w:color="auto"/>
        <w:right w:val="none" w:sz="0" w:space="0" w:color="auto"/>
      </w:divBdr>
    </w:div>
    <w:div w:id="379091451">
      <w:bodyDiv w:val="1"/>
      <w:marLeft w:val="0"/>
      <w:marRight w:val="0"/>
      <w:marTop w:val="0"/>
      <w:marBottom w:val="0"/>
      <w:divBdr>
        <w:top w:val="none" w:sz="0" w:space="0" w:color="auto"/>
        <w:left w:val="none" w:sz="0" w:space="0" w:color="auto"/>
        <w:bottom w:val="none" w:sz="0" w:space="0" w:color="auto"/>
        <w:right w:val="none" w:sz="0" w:space="0" w:color="auto"/>
      </w:divBdr>
    </w:div>
    <w:div w:id="379323099">
      <w:bodyDiv w:val="1"/>
      <w:marLeft w:val="0"/>
      <w:marRight w:val="0"/>
      <w:marTop w:val="0"/>
      <w:marBottom w:val="0"/>
      <w:divBdr>
        <w:top w:val="none" w:sz="0" w:space="0" w:color="auto"/>
        <w:left w:val="none" w:sz="0" w:space="0" w:color="auto"/>
        <w:bottom w:val="none" w:sz="0" w:space="0" w:color="auto"/>
        <w:right w:val="none" w:sz="0" w:space="0" w:color="auto"/>
      </w:divBdr>
    </w:div>
    <w:div w:id="379474218">
      <w:bodyDiv w:val="1"/>
      <w:marLeft w:val="0"/>
      <w:marRight w:val="0"/>
      <w:marTop w:val="0"/>
      <w:marBottom w:val="0"/>
      <w:divBdr>
        <w:top w:val="none" w:sz="0" w:space="0" w:color="auto"/>
        <w:left w:val="none" w:sz="0" w:space="0" w:color="auto"/>
        <w:bottom w:val="none" w:sz="0" w:space="0" w:color="auto"/>
        <w:right w:val="none" w:sz="0" w:space="0" w:color="auto"/>
      </w:divBdr>
    </w:div>
    <w:div w:id="379521050">
      <w:bodyDiv w:val="1"/>
      <w:marLeft w:val="0"/>
      <w:marRight w:val="0"/>
      <w:marTop w:val="0"/>
      <w:marBottom w:val="0"/>
      <w:divBdr>
        <w:top w:val="none" w:sz="0" w:space="0" w:color="auto"/>
        <w:left w:val="none" w:sz="0" w:space="0" w:color="auto"/>
        <w:bottom w:val="none" w:sz="0" w:space="0" w:color="auto"/>
        <w:right w:val="none" w:sz="0" w:space="0" w:color="auto"/>
      </w:divBdr>
    </w:div>
    <w:div w:id="379979906">
      <w:bodyDiv w:val="1"/>
      <w:marLeft w:val="0"/>
      <w:marRight w:val="0"/>
      <w:marTop w:val="0"/>
      <w:marBottom w:val="0"/>
      <w:divBdr>
        <w:top w:val="none" w:sz="0" w:space="0" w:color="auto"/>
        <w:left w:val="none" w:sz="0" w:space="0" w:color="auto"/>
        <w:bottom w:val="none" w:sz="0" w:space="0" w:color="auto"/>
        <w:right w:val="none" w:sz="0" w:space="0" w:color="auto"/>
      </w:divBdr>
    </w:div>
    <w:div w:id="379981979">
      <w:bodyDiv w:val="1"/>
      <w:marLeft w:val="0"/>
      <w:marRight w:val="0"/>
      <w:marTop w:val="0"/>
      <w:marBottom w:val="0"/>
      <w:divBdr>
        <w:top w:val="none" w:sz="0" w:space="0" w:color="auto"/>
        <w:left w:val="none" w:sz="0" w:space="0" w:color="auto"/>
        <w:bottom w:val="none" w:sz="0" w:space="0" w:color="auto"/>
        <w:right w:val="none" w:sz="0" w:space="0" w:color="auto"/>
      </w:divBdr>
    </w:div>
    <w:div w:id="380135429">
      <w:bodyDiv w:val="1"/>
      <w:marLeft w:val="0"/>
      <w:marRight w:val="0"/>
      <w:marTop w:val="0"/>
      <w:marBottom w:val="0"/>
      <w:divBdr>
        <w:top w:val="none" w:sz="0" w:space="0" w:color="auto"/>
        <w:left w:val="none" w:sz="0" w:space="0" w:color="auto"/>
        <w:bottom w:val="none" w:sz="0" w:space="0" w:color="auto"/>
        <w:right w:val="none" w:sz="0" w:space="0" w:color="auto"/>
      </w:divBdr>
    </w:div>
    <w:div w:id="380371499">
      <w:bodyDiv w:val="1"/>
      <w:marLeft w:val="0"/>
      <w:marRight w:val="0"/>
      <w:marTop w:val="0"/>
      <w:marBottom w:val="0"/>
      <w:divBdr>
        <w:top w:val="none" w:sz="0" w:space="0" w:color="auto"/>
        <w:left w:val="none" w:sz="0" w:space="0" w:color="auto"/>
        <w:bottom w:val="none" w:sz="0" w:space="0" w:color="auto"/>
        <w:right w:val="none" w:sz="0" w:space="0" w:color="auto"/>
      </w:divBdr>
    </w:div>
    <w:div w:id="380710047">
      <w:bodyDiv w:val="1"/>
      <w:marLeft w:val="0"/>
      <w:marRight w:val="0"/>
      <w:marTop w:val="0"/>
      <w:marBottom w:val="0"/>
      <w:divBdr>
        <w:top w:val="none" w:sz="0" w:space="0" w:color="auto"/>
        <w:left w:val="none" w:sz="0" w:space="0" w:color="auto"/>
        <w:bottom w:val="none" w:sz="0" w:space="0" w:color="auto"/>
        <w:right w:val="none" w:sz="0" w:space="0" w:color="auto"/>
      </w:divBdr>
    </w:div>
    <w:div w:id="381371588">
      <w:bodyDiv w:val="1"/>
      <w:marLeft w:val="0"/>
      <w:marRight w:val="0"/>
      <w:marTop w:val="0"/>
      <w:marBottom w:val="0"/>
      <w:divBdr>
        <w:top w:val="none" w:sz="0" w:space="0" w:color="auto"/>
        <w:left w:val="none" w:sz="0" w:space="0" w:color="auto"/>
        <w:bottom w:val="none" w:sz="0" w:space="0" w:color="auto"/>
        <w:right w:val="none" w:sz="0" w:space="0" w:color="auto"/>
      </w:divBdr>
    </w:div>
    <w:div w:id="381448097">
      <w:bodyDiv w:val="1"/>
      <w:marLeft w:val="0"/>
      <w:marRight w:val="0"/>
      <w:marTop w:val="0"/>
      <w:marBottom w:val="0"/>
      <w:divBdr>
        <w:top w:val="none" w:sz="0" w:space="0" w:color="auto"/>
        <w:left w:val="none" w:sz="0" w:space="0" w:color="auto"/>
        <w:bottom w:val="none" w:sz="0" w:space="0" w:color="auto"/>
        <w:right w:val="none" w:sz="0" w:space="0" w:color="auto"/>
      </w:divBdr>
    </w:div>
    <w:div w:id="381487686">
      <w:bodyDiv w:val="1"/>
      <w:marLeft w:val="0"/>
      <w:marRight w:val="0"/>
      <w:marTop w:val="0"/>
      <w:marBottom w:val="0"/>
      <w:divBdr>
        <w:top w:val="none" w:sz="0" w:space="0" w:color="auto"/>
        <w:left w:val="none" w:sz="0" w:space="0" w:color="auto"/>
        <w:bottom w:val="none" w:sz="0" w:space="0" w:color="auto"/>
        <w:right w:val="none" w:sz="0" w:space="0" w:color="auto"/>
      </w:divBdr>
    </w:div>
    <w:div w:id="381564183">
      <w:bodyDiv w:val="1"/>
      <w:marLeft w:val="0"/>
      <w:marRight w:val="0"/>
      <w:marTop w:val="0"/>
      <w:marBottom w:val="0"/>
      <w:divBdr>
        <w:top w:val="none" w:sz="0" w:space="0" w:color="auto"/>
        <w:left w:val="none" w:sz="0" w:space="0" w:color="auto"/>
        <w:bottom w:val="none" w:sz="0" w:space="0" w:color="auto"/>
        <w:right w:val="none" w:sz="0" w:space="0" w:color="auto"/>
      </w:divBdr>
    </w:div>
    <w:div w:id="382027877">
      <w:bodyDiv w:val="1"/>
      <w:marLeft w:val="0"/>
      <w:marRight w:val="0"/>
      <w:marTop w:val="0"/>
      <w:marBottom w:val="0"/>
      <w:divBdr>
        <w:top w:val="none" w:sz="0" w:space="0" w:color="auto"/>
        <w:left w:val="none" w:sz="0" w:space="0" w:color="auto"/>
        <w:bottom w:val="none" w:sz="0" w:space="0" w:color="auto"/>
        <w:right w:val="none" w:sz="0" w:space="0" w:color="auto"/>
      </w:divBdr>
    </w:div>
    <w:div w:id="382100228">
      <w:bodyDiv w:val="1"/>
      <w:marLeft w:val="0"/>
      <w:marRight w:val="0"/>
      <w:marTop w:val="0"/>
      <w:marBottom w:val="0"/>
      <w:divBdr>
        <w:top w:val="none" w:sz="0" w:space="0" w:color="auto"/>
        <w:left w:val="none" w:sz="0" w:space="0" w:color="auto"/>
        <w:bottom w:val="none" w:sz="0" w:space="0" w:color="auto"/>
        <w:right w:val="none" w:sz="0" w:space="0" w:color="auto"/>
      </w:divBdr>
    </w:div>
    <w:div w:id="382102319">
      <w:bodyDiv w:val="1"/>
      <w:marLeft w:val="0"/>
      <w:marRight w:val="0"/>
      <w:marTop w:val="0"/>
      <w:marBottom w:val="0"/>
      <w:divBdr>
        <w:top w:val="none" w:sz="0" w:space="0" w:color="auto"/>
        <w:left w:val="none" w:sz="0" w:space="0" w:color="auto"/>
        <w:bottom w:val="none" w:sz="0" w:space="0" w:color="auto"/>
        <w:right w:val="none" w:sz="0" w:space="0" w:color="auto"/>
      </w:divBdr>
    </w:div>
    <w:div w:id="382294231">
      <w:bodyDiv w:val="1"/>
      <w:marLeft w:val="0"/>
      <w:marRight w:val="0"/>
      <w:marTop w:val="0"/>
      <w:marBottom w:val="0"/>
      <w:divBdr>
        <w:top w:val="none" w:sz="0" w:space="0" w:color="auto"/>
        <w:left w:val="none" w:sz="0" w:space="0" w:color="auto"/>
        <w:bottom w:val="none" w:sz="0" w:space="0" w:color="auto"/>
        <w:right w:val="none" w:sz="0" w:space="0" w:color="auto"/>
      </w:divBdr>
    </w:div>
    <w:div w:id="382339169">
      <w:bodyDiv w:val="1"/>
      <w:marLeft w:val="0"/>
      <w:marRight w:val="0"/>
      <w:marTop w:val="0"/>
      <w:marBottom w:val="0"/>
      <w:divBdr>
        <w:top w:val="none" w:sz="0" w:space="0" w:color="auto"/>
        <w:left w:val="none" w:sz="0" w:space="0" w:color="auto"/>
        <w:bottom w:val="none" w:sz="0" w:space="0" w:color="auto"/>
        <w:right w:val="none" w:sz="0" w:space="0" w:color="auto"/>
      </w:divBdr>
    </w:div>
    <w:div w:id="382563951">
      <w:bodyDiv w:val="1"/>
      <w:marLeft w:val="0"/>
      <w:marRight w:val="0"/>
      <w:marTop w:val="0"/>
      <w:marBottom w:val="0"/>
      <w:divBdr>
        <w:top w:val="none" w:sz="0" w:space="0" w:color="auto"/>
        <w:left w:val="none" w:sz="0" w:space="0" w:color="auto"/>
        <w:bottom w:val="none" w:sz="0" w:space="0" w:color="auto"/>
        <w:right w:val="none" w:sz="0" w:space="0" w:color="auto"/>
      </w:divBdr>
    </w:div>
    <w:div w:id="383062257">
      <w:bodyDiv w:val="1"/>
      <w:marLeft w:val="0"/>
      <w:marRight w:val="0"/>
      <w:marTop w:val="0"/>
      <w:marBottom w:val="0"/>
      <w:divBdr>
        <w:top w:val="none" w:sz="0" w:space="0" w:color="auto"/>
        <w:left w:val="none" w:sz="0" w:space="0" w:color="auto"/>
        <w:bottom w:val="none" w:sz="0" w:space="0" w:color="auto"/>
        <w:right w:val="none" w:sz="0" w:space="0" w:color="auto"/>
      </w:divBdr>
    </w:div>
    <w:div w:id="383138045">
      <w:bodyDiv w:val="1"/>
      <w:marLeft w:val="0"/>
      <w:marRight w:val="0"/>
      <w:marTop w:val="0"/>
      <w:marBottom w:val="0"/>
      <w:divBdr>
        <w:top w:val="none" w:sz="0" w:space="0" w:color="auto"/>
        <w:left w:val="none" w:sz="0" w:space="0" w:color="auto"/>
        <w:bottom w:val="none" w:sz="0" w:space="0" w:color="auto"/>
        <w:right w:val="none" w:sz="0" w:space="0" w:color="auto"/>
      </w:divBdr>
    </w:div>
    <w:div w:id="383141573">
      <w:bodyDiv w:val="1"/>
      <w:marLeft w:val="0"/>
      <w:marRight w:val="0"/>
      <w:marTop w:val="0"/>
      <w:marBottom w:val="0"/>
      <w:divBdr>
        <w:top w:val="none" w:sz="0" w:space="0" w:color="auto"/>
        <w:left w:val="none" w:sz="0" w:space="0" w:color="auto"/>
        <w:bottom w:val="none" w:sz="0" w:space="0" w:color="auto"/>
        <w:right w:val="none" w:sz="0" w:space="0" w:color="auto"/>
      </w:divBdr>
    </w:div>
    <w:div w:id="383914010">
      <w:bodyDiv w:val="1"/>
      <w:marLeft w:val="0"/>
      <w:marRight w:val="0"/>
      <w:marTop w:val="0"/>
      <w:marBottom w:val="0"/>
      <w:divBdr>
        <w:top w:val="none" w:sz="0" w:space="0" w:color="auto"/>
        <w:left w:val="none" w:sz="0" w:space="0" w:color="auto"/>
        <w:bottom w:val="none" w:sz="0" w:space="0" w:color="auto"/>
        <w:right w:val="none" w:sz="0" w:space="0" w:color="auto"/>
      </w:divBdr>
    </w:div>
    <w:div w:id="384178406">
      <w:bodyDiv w:val="1"/>
      <w:marLeft w:val="0"/>
      <w:marRight w:val="0"/>
      <w:marTop w:val="0"/>
      <w:marBottom w:val="0"/>
      <w:divBdr>
        <w:top w:val="none" w:sz="0" w:space="0" w:color="auto"/>
        <w:left w:val="none" w:sz="0" w:space="0" w:color="auto"/>
        <w:bottom w:val="none" w:sz="0" w:space="0" w:color="auto"/>
        <w:right w:val="none" w:sz="0" w:space="0" w:color="auto"/>
      </w:divBdr>
    </w:div>
    <w:div w:id="384256445">
      <w:bodyDiv w:val="1"/>
      <w:marLeft w:val="0"/>
      <w:marRight w:val="0"/>
      <w:marTop w:val="0"/>
      <w:marBottom w:val="0"/>
      <w:divBdr>
        <w:top w:val="none" w:sz="0" w:space="0" w:color="auto"/>
        <w:left w:val="none" w:sz="0" w:space="0" w:color="auto"/>
        <w:bottom w:val="none" w:sz="0" w:space="0" w:color="auto"/>
        <w:right w:val="none" w:sz="0" w:space="0" w:color="auto"/>
      </w:divBdr>
    </w:div>
    <w:div w:id="384525758">
      <w:bodyDiv w:val="1"/>
      <w:marLeft w:val="0"/>
      <w:marRight w:val="0"/>
      <w:marTop w:val="0"/>
      <w:marBottom w:val="0"/>
      <w:divBdr>
        <w:top w:val="none" w:sz="0" w:space="0" w:color="auto"/>
        <w:left w:val="none" w:sz="0" w:space="0" w:color="auto"/>
        <w:bottom w:val="none" w:sz="0" w:space="0" w:color="auto"/>
        <w:right w:val="none" w:sz="0" w:space="0" w:color="auto"/>
      </w:divBdr>
    </w:div>
    <w:div w:id="384528138">
      <w:bodyDiv w:val="1"/>
      <w:marLeft w:val="0"/>
      <w:marRight w:val="0"/>
      <w:marTop w:val="0"/>
      <w:marBottom w:val="0"/>
      <w:divBdr>
        <w:top w:val="none" w:sz="0" w:space="0" w:color="auto"/>
        <w:left w:val="none" w:sz="0" w:space="0" w:color="auto"/>
        <w:bottom w:val="none" w:sz="0" w:space="0" w:color="auto"/>
        <w:right w:val="none" w:sz="0" w:space="0" w:color="auto"/>
      </w:divBdr>
    </w:div>
    <w:div w:id="385224084">
      <w:bodyDiv w:val="1"/>
      <w:marLeft w:val="0"/>
      <w:marRight w:val="0"/>
      <w:marTop w:val="0"/>
      <w:marBottom w:val="0"/>
      <w:divBdr>
        <w:top w:val="none" w:sz="0" w:space="0" w:color="auto"/>
        <w:left w:val="none" w:sz="0" w:space="0" w:color="auto"/>
        <w:bottom w:val="none" w:sz="0" w:space="0" w:color="auto"/>
        <w:right w:val="none" w:sz="0" w:space="0" w:color="auto"/>
      </w:divBdr>
    </w:div>
    <w:div w:id="385295989">
      <w:bodyDiv w:val="1"/>
      <w:marLeft w:val="0"/>
      <w:marRight w:val="0"/>
      <w:marTop w:val="0"/>
      <w:marBottom w:val="0"/>
      <w:divBdr>
        <w:top w:val="none" w:sz="0" w:space="0" w:color="auto"/>
        <w:left w:val="none" w:sz="0" w:space="0" w:color="auto"/>
        <w:bottom w:val="none" w:sz="0" w:space="0" w:color="auto"/>
        <w:right w:val="none" w:sz="0" w:space="0" w:color="auto"/>
      </w:divBdr>
    </w:div>
    <w:div w:id="385491107">
      <w:bodyDiv w:val="1"/>
      <w:marLeft w:val="0"/>
      <w:marRight w:val="0"/>
      <w:marTop w:val="0"/>
      <w:marBottom w:val="0"/>
      <w:divBdr>
        <w:top w:val="none" w:sz="0" w:space="0" w:color="auto"/>
        <w:left w:val="none" w:sz="0" w:space="0" w:color="auto"/>
        <w:bottom w:val="none" w:sz="0" w:space="0" w:color="auto"/>
        <w:right w:val="none" w:sz="0" w:space="0" w:color="auto"/>
      </w:divBdr>
    </w:div>
    <w:div w:id="386270164">
      <w:bodyDiv w:val="1"/>
      <w:marLeft w:val="0"/>
      <w:marRight w:val="0"/>
      <w:marTop w:val="0"/>
      <w:marBottom w:val="0"/>
      <w:divBdr>
        <w:top w:val="none" w:sz="0" w:space="0" w:color="auto"/>
        <w:left w:val="none" w:sz="0" w:space="0" w:color="auto"/>
        <w:bottom w:val="none" w:sz="0" w:space="0" w:color="auto"/>
        <w:right w:val="none" w:sz="0" w:space="0" w:color="auto"/>
      </w:divBdr>
    </w:div>
    <w:div w:id="386299712">
      <w:bodyDiv w:val="1"/>
      <w:marLeft w:val="0"/>
      <w:marRight w:val="0"/>
      <w:marTop w:val="0"/>
      <w:marBottom w:val="0"/>
      <w:divBdr>
        <w:top w:val="none" w:sz="0" w:space="0" w:color="auto"/>
        <w:left w:val="none" w:sz="0" w:space="0" w:color="auto"/>
        <w:bottom w:val="none" w:sz="0" w:space="0" w:color="auto"/>
        <w:right w:val="none" w:sz="0" w:space="0" w:color="auto"/>
      </w:divBdr>
    </w:div>
    <w:div w:id="386340114">
      <w:bodyDiv w:val="1"/>
      <w:marLeft w:val="0"/>
      <w:marRight w:val="0"/>
      <w:marTop w:val="0"/>
      <w:marBottom w:val="0"/>
      <w:divBdr>
        <w:top w:val="none" w:sz="0" w:space="0" w:color="auto"/>
        <w:left w:val="none" w:sz="0" w:space="0" w:color="auto"/>
        <w:bottom w:val="none" w:sz="0" w:space="0" w:color="auto"/>
        <w:right w:val="none" w:sz="0" w:space="0" w:color="auto"/>
      </w:divBdr>
    </w:div>
    <w:div w:id="386343846">
      <w:bodyDiv w:val="1"/>
      <w:marLeft w:val="0"/>
      <w:marRight w:val="0"/>
      <w:marTop w:val="0"/>
      <w:marBottom w:val="0"/>
      <w:divBdr>
        <w:top w:val="none" w:sz="0" w:space="0" w:color="auto"/>
        <w:left w:val="none" w:sz="0" w:space="0" w:color="auto"/>
        <w:bottom w:val="none" w:sz="0" w:space="0" w:color="auto"/>
        <w:right w:val="none" w:sz="0" w:space="0" w:color="auto"/>
      </w:divBdr>
    </w:div>
    <w:div w:id="386345540">
      <w:bodyDiv w:val="1"/>
      <w:marLeft w:val="0"/>
      <w:marRight w:val="0"/>
      <w:marTop w:val="0"/>
      <w:marBottom w:val="0"/>
      <w:divBdr>
        <w:top w:val="none" w:sz="0" w:space="0" w:color="auto"/>
        <w:left w:val="none" w:sz="0" w:space="0" w:color="auto"/>
        <w:bottom w:val="none" w:sz="0" w:space="0" w:color="auto"/>
        <w:right w:val="none" w:sz="0" w:space="0" w:color="auto"/>
      </w:divBdr>
    </w:div>
    <w:div w:id="386956326">
      <w:bodyDiv w:val="1"/>
      <w:marLeft w:val="0"/>
      <w:marRight w:val="0"/>
      <w:marTop w:val="0"/>
      <w:marBottom w:val="0"/>
      <w:divBdr>
        <w:top w:val="none" w:sz="0" w:space="0" w:color="auto"/>
        <w:left w:val="none" w:sz="0" w:space="0" w:color="auto"/>
        <w:bottom w:val="none" w:sz="0" w:space="0" w:color="auto"/>
        <w:right w:val="none" w:sz="0" w:space="0" w:color="auto"/>
      </w:divBdr>
    </w:div>
    <w:div w:id="387538053">
      <w:bodyDiv w:val="1"/>
      <w:marLeft w:val="0"/>
      <w:marRight w:val="0"/>
      <w:marTop w:val="0"/>
      <w:marBottom w:val="0"/>
      <w:divBdr>
        <w:top w:val="none" w:sz="0" w:space="0" w:color="auto"/>
        <w:left w:val="none" w:sz="0" w:space="0" w:color="auto"/>
        <w:bottom w:val="none" w:sz="0" w:space="0" w:color="auto"/>
        <w:right w:val="none" w:sz="0" w:space="0" w:color="auto"/>
      </w:divBdr>
    </w:div>
    <w:div w:id="388306184">
      <w:bodyDiv w:val="1"/>
      <w:marLeft w:val="0"/>
      <w:marRight w:val="0"/>
      <w:marTop w:val="0"/>
      <w:marBottom w:val="0"/>
      <w:divBdr>
        <w:top w:val="none" w:sz="0" w:space="0" w:color="auto"/>
        <w:left w:val="none" w:sz="0" w:space="0" w:color="auto"/>
        <w:bottom w:val="none" w:sz="0" w:space="0" w:color="auto"/>
        <w:right w:val="none" w:sz="0" w:space="0" w:color="auto"/>
      </w:divBdr>
    </w:div>
    <w:div w:id="388579879">
      <w:bodyDiv w:val="1"/>
      <w:marLeft w:val="0"/>
      <w:marRight w:val="0"/>
      <w:marTop w:val="0"/>
      <w:marBottom w:val="0"/>
      <w:divBdr>
        <w:top w:val="none" w:sz="0" w:space="0" w:color="auto"/>
        <w:left w:val="none" w:sz="0" w:space="0" w:color="auto"/>
        <w:bottom w:val="none" w:sz="0" w:space="0" w:color="auto"/>
        <w:right w:val="none" w:sz="0" w:space="0" w:color="auto"/>
      </w:divBdr>
    </w:div>
    <w:div w:id="388581084">
      <w:bodyDiv w:val="1"/>
      <w:marLeft w:val="0"/>
      <w:marRight w:val="0"/>
      <w:marTop w:val="0"/>
      <w:marBottom w:val="0"/>
      <w:divBdr>
        <w:top w:val="none" w:sz="0" w:space="0" w:color="auto"/>
        <w:left w:val="none" w:sz="0" w:space="0" w:color="auto"/>
        <w:bottom w:val="none" w:sz="0" w:space="0" w:color="auto"/>
        <w:right w:val="none" w:sz="0" w:space="0" w:color="auto"/>
      </w:divBdr>
    </w:div>
    <w:div w:id="388650479">
      <w:bodyDiv w:val="1"/>
      <w:marLeft w:val="0"/>
      <w:marRight w:val="0"/>
      <w:marTop w:val="0"/>
      <w:marBottom w:val="0"/>
      <w:divBdr>
        <w:top w:val="none" w:sz="0" w:space="0" w:color="auto"/>
        <w:left w:val="none" w:sz="0" w:space="0" w:color="auto"/>
        <w:bottom w:val="none" w:sz="0" w:space="0" w:color="auto"/>
        <w:right w:val="none" w:sz="0" w:space="0" w:color="auto"/>
      </w:divBdr>
    </w:div>
    <w:div w:id="389424520">
      <w:bodyDiv w:val="1"/>
      <w:marLeft w:val="0"/>
      <w:marRight w:val="0"/>
      <w:marTop w:val="0"/>
      <w:marBottom w:val="0"/>
      <w:divBdr>
        <w:top w:val="none" w:sz="0" w:space="0" w:color="auto"/>
        <w:left w:val="none" w:sz="0" w:space="0" w:color="auto"/>
        <w:bottom w:val="none" w:sz="0" w:space="0" w:color="auto"/>
        <w:right w:val="none" w:sz="0" w:space="0" w:color="auto"/>
      </w:divBdr>
    </w:div>
    <w:div w:id="390201988">
      <w:bodyDiv w:val="1"/>
      <w:marLeft w:val="0"/>
      <w:marRight w:val="0"/>
      <w:marTop w:val="0"/>
      <w:marBottom w:val="0"/>
      <w:divBdr>
        <w:top w:val="none" w:sz="0" w:space="0" w:color="auto"/>
        <w:left w:val="none" w:sz="0" w:space="0" w:color="auto"/>
        <w:bottom w:val="none" w:sz="0" w:space="0" w:color="auto"/>
        <w:right w:val="none" w:sz="0" w:space="0" w:color="auto"/>
      </w:divBdr>
    </w:div>
    <w:div w:id="390233625">
      <w:bodyDiv w:val="1"/>
      <w:marLeft w:val="0"/>
      <w:marRight w:val="0"/>
      <w:marTop w:val="0"/>
      <w:marBottom w:val="0"/>
      <w:divBdr>
        <w:top w:val="none" w:sz="0" w:space="0" w:color="auto"/>
        <w:left w:val="none" w:sz="0" w:space="0" w:color="auto"/>
        <w:bottom w:val="none" w:sz="0" w:space="0" w:color="auto"/>
        <w:right w:val="none" w:sz="0" w:space="0" w:color="auto"/>
      </w:divBdr>
    </w:div>
    <w:div w:id="390277635">
      <w:bodyDiv w:val="1"/>
      <w:marLeft w:val="0"/>
      <w:marRight w:val="0"/>
      <w:marTop w:val="0"/>
      <w:marBottom w:val="0"/>
      <w:divBdr>
        <w:top w:val="none" w:sz="0" w:space="0" w:color="auto"/>
        <w:left w:val="none" w:sz="0" w:space="0" w:color="auto"/>
        <w:bottom w:val="none" w:sz="0" w:space="0" w:color="auto"/>
        <w:right w:val="none" w:sz="0" w:space="0" w:color="auto"/>
      </w:divBdr>
    </w:div>
    <w:div w:id="390424838">
      <w:bodyDiv w:val="1"/>
      <w:marLeft w:val="0"/>
      <w:marRight w:val="0"/>
      <w:marTop w:val="0"/>
      <w:marBottom w:val="0"/>
      <w:divBdr>
        <w:top w:val="none" w:sz="0" w:space="0" w:color="auto"/>
        <w:left w:val="none" w:sz="0" w:space="0" w:color="auto"/>
        <w:bottom w:val="none" w:sz="0" w:space="0" w:color="auto"/>
        <w:right w:val="none" w:sz="0" w:space="0" w:color="auto"/>
      </w:divBdr>
    </w:div>
    <w:div w:id="390737065">
      <w:bodyDiv w:val="1"/>
      <w:marLeft w:val="0"/>
      <w:marRight w:val="0"/>
      <w:marTop w:val="0"/>
      <w:marBottom w:val="0"/>
      <w:divBdr>
        <w:top w:val="none" w:sz="0" w:space="0" w:color="auto"/>
        <w:left w:val="none" w:sz="0" w:space="0" w:color="auto"/>
        <w:bottom w:val="none" w:sz="0" w:space="0" w:color="auto"/>
        <w:right w:val="none" w:sz="0" w:space="0" w:color="auto"/>
      </w:divBdr>
    </w:div>
    <w:div w:id="391126950">
      <w:bodyDiv w:val="1"/>
      <w:marLeft w:val="0"/>
      <w:marRight w:val="0"/>
      <w:marTop w:val="0"/>
      <w:marBottom w:val="0"/>
      <w:divBdr>
        <w:top w:val="none" w:sz="0" w:space="0" w:color="auto"/>
        <w:left w:val="none" w:sz="0" w:space="0" w:color="auto"/>
        <w:bottom w:val="none" w:sz="0" w:space="0" w:color="auto"/>
        <w:right w:val="none" w:sz="0" w:space="0" w:color="auto"/>
      </w:divBdr>
    </w:div>
    <w:div w:id="391202155">
      <w:bodyDiv w:val="1"/>
      <w:marLeft w:val="0"/>
      <w:marRight w:val="0"/>
      <w:marTop w:val="0"/>
      <w:marBottom w:val="0"/>
      <w:divBdr>
        <w:top w:val="none" w:sz="0" w:space="0" w:color="auto"/>
        <w:left w:val="none" w:sz="0" w:space="0" w:color="auto"/>
        <w:bottom w:val="none" w:sz="0" w:space="0" w:color="auto"/>
        <w:right w:val="none" w:sz="0" w:space="0" w:color="auto"/>
      </w:divBdr>
    </w:div>
    <w:div w:id="391320265">
      <w:bodyDiv w:val="1"/>
      <w:marLeft w:val="0"/>
      <w:marRight w:val="0"/>
      <w:marTop w:val="0"/>
      <w:marBottom w:val="0"/>
      <w:divBdr>
        <w:top w:val="none" w:sz="0" w:space="0" w:color="auto"/>
        <w:left w:val="none" w:sz="0" w:space="0" w:color="auto"/>
        <w:bottom w:val="none" w:sz="0" w:space="0" w:color="auto"/>
        <w:right w:val="none" w:sz="0" w:space="0" w:color="auto"/>
      </w:divBdr>
    </w:div>
    <w:div w:id="391854300">
      <w:bodyDiv w:val="1"/>
      <w:marLeft w:val="0"/>
      <w:marRight w:val="0"/>
      <w:marTop w:val="0"/>
      <w:marBottom w:val="0"/>
      <w:divBdr>
        <w:top w:val="none" w:sz="0" w:space="0" w:color="auto"/>
        <w:left w:val="none" w:sz="0" w:space="0" w:color="auto"/>
        <w:bottom w:val="none" w:sz="0" w:space="0" w:color="auto"/>
        <w:right w:val="none" w:sz="0" w:space="0" w:color="auto"/>
      </w:divBdr>
    </w:div>
    <w:div w:id="392049389">
      <w:bodyDiv w:val="1"/>
      <w:marLeft w:val="0"/>
      <w:marRight w:val="0"/>
      <w:marTop w:val="0"/>
      <w:marBottom w:val="0"/>
      <w:divBdr>
        <w:top w:val="none" w:sz="0" w:space="0" w:color="auto"/>
        <w:left w:val="none" w:sz="0" w:space="0" w:color="auto"/>
        <w:bottom w:val="none" w:sz="0" w:space="0" w:color="auto"/>
        <w:right w:val="none" w:sz="0" w:space="0" w:color="auto"/>
      </w:divBdr>
    </w:div>
    <w:div w:id="392656554">
      <w:bodyDiv w:val="1"/>
      <w:marLeft w:val="0"/>
      <w:marRight w:val="0"/>
      <w:marTop w:val="0"/>
      <w:marBottom w:val="0"/>
      <w:divBdr>
        <w:top w:val="none" w:sz="0" w:space="0" w:color="auto"/>
        <w:left w:val="none" w:sz="0" w:space="0" w:color="auto"/>
        <w:bottom w:val="none" w:sz="0" w:space="0" w:color="auto"/>
        <w:right w:val="none" w:sz="0" w:space="0" w:color="auto"/>
      </w:divBdr>
    </w:div>
    <w:div w:id="392777390">
      <w:bodyDiv w:val="1"/>
      <w:marLeft w:val="0"/>
      <w:marRight w:val="0"/>
      <w:marTop w:val="0"/>
      <w:marBottom w:val="0"/>
      <w:divBdr>
        <w:top w:val="none" w:sz="0" w:space="0" w:color="auto"/>
        <w:left w:val="none" w:sz="0" w:space="0" w:color="auto"/>
        <w:bottom w:val="none" w:sz="0" w:space="0" w:color="auto"/>
        <w:right w:val="none" w:sz="0" w:space="0" w:color="auto"/>
      </w:divBdr>
    </w:div>
    <w:div w:id="392895249">
      <w:bodyDiv w:val="1"/>
      <w:marLeft w:val="0"/>
      <w:marRight w:val="0"/>
      <w:marTop w:val="0"/>
      <w:marBottom w:val="0"/>
      <w:divBdr>
        <w:top w:val="none" w:sz="0" w:space="0" w:color="auto"/>
        <w:left w:val="none" w:sz="0" w:space="0" w:color="auto"/>
        <w:bottom w:val="none" w:sz="0" w:space="0" w:color="auto"/>
        <w:right w:val="none" w:sz="0" w:space="0" w:color="auto"/>
      </w:divBdr>
    </w:div>
    <w:div w:id="393436972">
      <w:bodyDiv w:val="1"/>
      <w:marLeft w:val="0"/>
      <w:marRight w:val="0"/>
      <w:marTop w:val="0"/>
      <w:marBottom w:val="0"/>
      <w:divBdr>
        <w:top w:val="none" w:sz="0" w:space="0" w:color="auto"/>
        <w:left w:val="none" w:sz="0" w:space="0" w:color="auto"/>
        <w:bottom w:val="none" w:sz="0" w:space="0" w:color="auto"/>
        <w:right w:val="none" w:sz="0" w:space="0" w:color="auto"/>
      </w:divBdr>
    </w:div>
    <w:div w:id="393551765">
      <w:bodyDiv w:val="1"/>
      <w:marLeft w:val="0"/>
      <w:marRight w:val="0"/>
      <w:marTop w:val="0"/>
      <w:marBottom w:val="0"/>
      <w:divBdr>
        <w:top w:val="none" w:sz="0" w:space="0" w:color="auto"/>
        <w:left w:val="none" w:sz="0" w:space="0" w:color="auto"/>
        <w:bottom w:val="none" w:sz="0" w:space="0" w:color="auto"/>
        <w:right w:val="none" w:sz="0" w:space="0" w:color="auto"/>
      </w:divBdr>
    </w:div>
    <w:div w:id="393741796">
      <w:bodyDiv w:val="1"/>
      <w:marLeft w:val="0"/>
      <w:marRight w:val="0"/>
      <w:marTop w:val="0"/>
      <w:marBottom w:val="0"/>
      <w:divBdr>
        <w:top w:val="none" w:sz="0" w:space="0" w:color="auto"/>
        <w:left w:val="none" w:sz="0" w:space="0" w:color="auto"/>
        <w:bottom w:val="none" w:sz="0" w:space="0" w:color="auto"/>
        <w:right w:val="none" w:sz="0" w:space="0" w:color="auto"/>
      </w:divBdr>
    </w:div>
    <w:div w:id="393821164">
      <w:bodyDiv w:val="1"/>
      <w:marLeft w:val="0"/>
      <w:marRight w:val="0"/>
      <w:marTop w:val="0"/>
      <w:marBottom w:val="0"/>
      <w:divBdr>
        <w:top w:val="none" w:sz="0" w:space="0" w:color="auto"/>
        <w:left w:val="none" w:sz="0" w:space="0" w:color="auto"/>
        <w:bottom w:val="none" w:sz="0" w:space="0" w:color="auto"/>
        <w:right w:val="none" w:sz="0" w:space="0" w:color="auto"/>
      </w:divBdr>
    </w:div>
    <w:div w:id="393895084">
      <w:bodyDiv w:val="1"/>
      <w:marLeft w:val="0"/>
      <w:marRight w:val="0"/>
      <w:marTop w:val="0"/>
      <w:marBottom w:val="0"/>
      <w:divBdr>
        <w:top w:val="none" w:sz="0" w:space="0" w:color="auto"/>
        <w:left w:val="none" w:sz="0" w:space="0" w:color="auto"/>
        <w:bottom w:val="none" w:sz="0" w:space="0" w:color="auto"/>
        <w:right w:val="none" w:sz="0" w:space="0" w:color="auto"/>
      </w:divBdr>
    </w:div>
    <w:div w:id="394596366">
      <w:bodyDiv w:val="1"/>
      <w:marLeft w:val="0"/>
      <w:marRight w:val="0"/>
      <w:marTop w:val="0"/>
      <w:marBottom w:val="0"/>
      <w:divBdr>
        <w:top w:val="none" w:sz="0" w:space="0" w:color="auto"/>
        <w:left w:val="none" w:sz="0" w:space="0" w:color="auto"/>
        <w:bottom w:val="none" w:sz="0" w:space="0" w:color="auto"/>
        <w:right w:val="none" w:sz="0" w:space="0" w:color="auto"/>
      </w:divBdr>
    </w:div>
    <w:div w:id="395785430">
      <w:bodyDiv w:val="1"/>
      <w:marLeft w:val="0"/>
      <w:marRight w:val="0"/>
      <w:marTop w:val="0"/>
      <w:marBottom w:val="0"/>
      <w:divBdr>
        <w:top w:val="none" w:sz="0" w:space="0" w:color="auto"/>
        <w:left w:val="none" w:sz="0" w:space="0" w:color="auto"/>
        <w:bottom w:val="none" w:sz="0" w:space="0" w:color="auto"/>
        <w:right w:val="none" w:sz="0" w:space="0" w:color="auto"/>
      </w:divBdr>
    </w:div>
    <w:div w:id="395903104">
      <w:bodyDiv w:val="1"/>
      <w:marLeft w:val="0"/>
      <w:marRight w:val="0"/>
      <w:marTop w:val="0"/>
      <w:marBottom w:val="0"/>
      <w:divBdr>
        <w:top w:val="none" w:sz="0" w:space="0" w:color="auto"/>
        <w:left w:val="none" w:sz="0" w:space="0" w:color="auto"/>
        <w:bottom w:val="none" w:sz="0" w:space="0" w:color="auto"/>
        <w:right w:val="none" w:sz="0" w:space="0" w:color="auto"/>
      </w:divBdr>
    </w:div>
    <w:div w:id="396822512">
      <w:bodyDiv w:val="1"/>
      <w:marLeft w:val="0"/>
      <w:marRight w:val="0"/>
      <w:marTop w:val="0"/>
      <w:marBottom w:val="0"/>
      <w:divBdr>
        <w:top w:val="none" w:sz="0" w:space="0" w:color="auto"/>
        <w:left w:val="none" w:sz="0" w:space="0" w:color="auto"/>
        <w:bottom w:val="none" w:sz="0" w:space="0" w:color="auto"/>
        <w:right w:val="none" w:sz="0" w:space="0" w:color="auto"/>
      </w:divBdr>
    </w:div>
    <w:div w:id="396824389">
      <w:bodyDiv w:val="1"/>
      <w:marLeft w:val="0"/>
      <w:marRight w:val="0"/>
      <w:marTop w:val="0"/>
      <w:marBottom w:val="0"/>
      <w:divBdr>
        <w:top w:val="none" w:sz="0" w:space="0" w:color="auto"/>
        <w:left w:val="none" w:sz="0" w:space="0" w:color="auto"/>
        <w:bottom w:val="none" w:sz="0" w:space="0" w:color="auto"/>
        <w:right w:val="none" w:sz="0" w:space="0" w:color="auto"/>
      </w:divBdr>
    </w:div>
    <w:div w:id="397022131">
      <w:bodyDiv w:val="1"/>
      <w:marLeft w:val="0"/>
      <w:marRight w:val="0"/>
      <w:marTop w:val="0"/>
      <w:marBottom w:val="0"/>
      <w:divBdr>
        <w:top w:val="none" w:sz="0" w:space="0" w:color="auto"/>
        <w:left w:val="none" w:sz="0" w:space="0" w:color="auto"/>
        <w:bottom w:val="none" w:sz="0" w:space="0" w:color="auto"/>
        <w:right w:val="none" w:sz="0" w:space="0" w:color="auto"/>
      </w:divBdr>
    </w:div>
    <w:div w:id="397173117">
      <w:bodyDiv w:val="1"/>
      <w:marLeft w:val="0"/>
      <w:marRight w:val="0"/>
      <w:marTop w:val="0"/>
      <w:marBottom w:val="0"/>
      <w:divBdr>
        <w:top w:val="none" w:sz="0" w:space="0" w:color="auto"/>
        <w:left w:val="none" w:sz="0" w:space="0" w:color="auto"/>
        <w:bottom w:val="none" w:sz="0" w:space="0" w:color="auto"/>
        <w:right w:val="none" w:sz="0" w:space="0" w:color="auto"/>
      </w:divBdr>
    </w:div>
    <w:div w:id="397173852">
      <w:bodyDiv w:val="1"/>
      <w:marLeft w:val="0"/>
      <w:marRight w:val="0"/>
      <w:marTop w:val="0"/>
      <w:marBottom w:val="0"/>
      <w:divBdr>
        <w:top w:val="none" w:sz="0" w:space="0" w:color="auto"/>
        <w:left w:val="none" w:sz="0" w:space="0" w:color="auto"/>
        <w:bottom w:val="none" w:sz="0" w:space="0" w:color="auto"/>
        <w:right w:val="none" w:sz="0" w:space="0" w:color="auto"/>
      </w:divBdr>
    </w:div>
    <w:div w:id="397243253">
      <w:bodyDiv w:val="1"/>
      <w:marLeft w:val="0"/>
      <w:marRight w:val="0"/>
      <w:marTop w:val="0"/>
      <w:marBottom w:val="0"/>
      <w:divBdr>
        <w:top w:val="none" w:sz="0" w:space="0" w:color="auto"/>
        <w:left w:val="none" w:sz="0" w:space="0" w:color="auto"/>
        <w:bottom w:val="none" w:sz="0" w:space="0" w:color="auto"/>
        <w:right w:val="none" w:sz="0" w:space="0" w:color="auto"/>
      </w:divBdr>
    </w:div>
    <w:div w:id="397434239">
      <w:bodyDiv w:val="1"/>
      <w:marLeft w:val="0"/>
      <w:marRight w:val="0"/>
      <w:marTop w:val="0"/>
      <w:marBottom w:val="0"/>
      <w:divBdr>
        <w:top w:val="none" w:sz="0" w:space="0" w:color="auto"/>
        <w:left w:val="none" w:sz="0" w:space="0" w:color="auto"/>
        <w:bottom w:val="none" w:sz="0" w:space="0" w:color="auto"/>
        <w:right w:val="none" w:sz="0" w:space="0" w:color="auto"/>
      </w:divBdr>
    </w:div>
    <w:div w:id="397481284">
      <w:bodyDiv w:val="1"/>
      <w:marLeft w:val="0"/>
      <w:marRight w:val="0"/>
      <w:marTop w:val="0"/>
      <w:marBottom w:val="0"/>
      <w:divBdr>
        <w:top w:val="none" w:sz="0" w:space="0" w:color="auto"/>
        <w:left w:val="none" w:sz="0" w:space="0" w:color="auto"/>
        <w:bottom w:val="none" w:sz="0" w:space="0" w:color="auto"/>
        <w:right w:val="none" w:sz="0" w:space="0" w:color="auto"/>
      </w:divBdr>
    </w:div>
    <w:div w:id="399525163">
      <w:bodyDiv w:val="1"/>
      <w:marLeft w:val="0"/>
      <w:marRight w:val="0"/>
      <w:marTop w:val="0"/>
      <w:marBottom w:val="0"/>
      <w:divBdr>
        <w:top w:val="none" w:sz="0" w:space="0" w:color="auto"/>
        <w:left w:val="none" w:sz="0" w:space="0" w:color="auto"/>
        <w:bottom w:val="none" w:sz="0" w:space="0" w:color="auto"/>
        <w:right w:val="none" w:sz="0" w:space="0" w:color="auto"/>
      </w:divBdr>
    </w:div>
    <w:div w:id="400374066">
      <w:bodyDiv w:val="1"/>
      <w:marLeft w:val="0"/>
      <w:marRight w:val="0"/>
      <w:marTop w:val="0"/>
      <w:marBottom w:val="0"/>
      <w:divBdr>
        <w:top w:val="none" w:sz="0" w:space="0" w:color="auto"/>
        <w:left w:val="none" w:sz="0" w:space="0" w:color="auto"/>
        <w:bottom w:val="none" w:sz="0" w:space="0" w:color="auto"/>
        <w:right w:val="none" w:sz="0" w:space="0" w:color="auto"/>
      </w:divBdr>
    </w:div>
    <w:div w:id="400564059">
      <w:bodyDiv w:val="1"/>
      <w:marLeft w:val="0"/>
      <w:marRight w:val="0"/>
      <w:marTop w:val="0"/>
      <w:marBottom w:val="0"/>
      <w:divBdr>
        <w:top w:val="none" w:sz="0" w:space="0" w:color="auto"/>
        <w:left w:val="none" w:sz="0" w:space="0" w:color="auto"/>
        <w:bottom w:val="none" w:sz="0" w:space="0" w:color="auto"/>
        <w:right w:val="none" w:sz="0" w:space="0" w:color="auto"/>
      </w:divBdr>
    </w:div>
    <w:div w:id="400719310">
      <w:bodyDiv w:val="1"/>
      <w:marLeft w:val="0"/>
      <w:marRight w:val="0"/>
      <w:marTop w:val="0"/>
      <w:marBottom w:val="0"/>
      <w:divBdr>
        <w:top w:val="none" w:sz="0" w:space="0" w:color="auto"/>
        <w:left w:val="none" w:sz="0" w:space="0" w:color="auto"/>
        <w:bottom w:val="none" w:sz="0" w:space="0" w:color="auto"/>
        <w:right w:val="none" w:sz="0" w:space="0" w:color="auto"/>
      </w:divBdr>
    </w:div>
    <w:div w:id="401029411">
      <w:bodyDiv w:val="1"/>
      <w:marLeft w:val="0"/>
      <w:marRight w:val="0"/>
      <w:marTop w:val="0"/>
      <w:marBottom w:val="0"/>
      <w:divBdr>
        <w:top w:val="none" w:sz="0" w:space="0" w:color="auto"/>
        <w:left w:val="none" w:sz="0" w:space="0" w:color="auto"/>
        <w:bottom w:val="none" w:sz="0" w:space="0" w:color="auto"/>
        <w:right w:val="none" w:sz="0" w:space="0" w:color="auto"/>
      </w:divBdr>
    </w:div>
    <w:div w:id="401371324">
      <w:bodyDiv w:val="1"/>
      <w:marLeft w:val="0"/>
      <w:marRight w:val="0"/>
      <w:marTop w:val="0"/>
      <w:marBottom w:val="0"/>
      <w:divBdr>
        <w:top w:val="none" w:sz="0" w:space="0" w:color="auto"/>
        <w:left w:val="none" w:sz="0" w:space="0" w:color="auto"/>
        <w:bottom w:val="none" w:sz="0" w:space="0" w:color="auto"/>
        <w:right w:val="none" w:sz="0" w:space="0" w:color="auto"/>
      </w:divBdr>
    </w:div>
    <w:div w:id="401410188">
      <w:bodyDiv w:val="1"/>
      <w:marLeft w:val="0"/>
      <w:marRight w:val="0"/>
      <w:marTop w:val="0"/>
      <w:marBottom w:val="0"/>
      <w:divBdr>
        <w:top w:val="none" w:sz="0" w:space="0" w:color="auto"/>
        <w:left w:val="none" w:sz="0" w:space="0" w:color="auto"/>
        <w:bottom w:val="none" w:sz="0" w:space="0" w:color="auto"/>
        <w:right w:val="none" w:sz="0" w:space="0" w:color="auto"/>
      </w:divBdr>
    </w:div>
    <w:div w:id="401605769">
      <w:bodyDiv w:val="1"/>
      <w:marLeft w:val="0"/>
      <w:marRight w:val="0"/>
      <w:marTop w:val="0"/>
      <w:marBottom w:val="0"/>
      <w:divBdr>
        <w:top w:val="none" w:sz="0" w:space="0" w:color="auto"/>
        <w:left w:val="none" w:sz="0" w:space="0" w:color="auto"/>
        <w:bottom w:val="none" w:sz="0" w:space="0" w:color="auto"/>
        <w:right w:val="none" w:sz="0" w:space="0" w:color="auto"/>
      </w:divBdr>
    </w:div>
    <w:div w:id="401879887">
      <w:bodyDiv w:val="1"/>
      <w:marLeft w:val="0"/>
      <w:marRight w:val="0"/>
      <w:marTop w:val="0"/>
      <w:marBottom w:val="0"/>
      <w:divBdr>
        <w:top w:val="none" w:sz="0" w:space="0" w:color="auto"/>
        <w:left w:val="none" w:sz="0" w:space="0" w:color="auto"/>
        <w:bottom w:val="none" w:sz="0" w:space="0" w:color="auto"/>
        <w:right w:val="none" w:sz="0" w:space="0" w:color="auto"/>
      </w:divBdr>
    </w:div>
    <w:div w:id="402217481">
      <w:bodyDiv w:val="1"/>
      <w:marLeft w:val="0"/>
      <w:marRight w:val="0"/>
      <w:marTop w:val="0"/>
      <w:marBottom w:val="0"/>
      <w:divBdr>
        <w:top w:val="none" w:sz="0" w:space="0" w:color="auto"/>
        <w:left w:val="none" w:sz="0" w:space="0" w:color="auto"/>
        <w:bottom w:val="none" w:sz="0" w:space="0" w:color="auto"/>
        <w:right w:val="none" w:sz="0" w:space="0" w:color="auto"/>
      </w:divBdr>
    </w:div>
    <w:div w:id="402456742">
      <w:bodyDiv w:val="1"/>
      <w:marLeft w:val="0"/>
      <w:marRight w:val="0"/>
      <w:marTop w:val="0"/>
      <w:marBottom w:val="0"/>
      <w:divBdr>
        <w:top w:val="none" w:sz="0" w:space="0" w:color="auto"/>
        <w:left w:val="none" w:sz="0" w:space="0" w:color="auto"/>
        <w:bottom w:val="none" w:sz="0" w:space="0" w:color="auto"/>
        <w:right w:val="none" w:sz="0" w:space="0" w:color="auto"/>
      </w:divBdr>
    </w:div>
    <w:div w:id="403184009">
      <w:bodyDiv w:val="1"/>
      <w:marLeft w:val="0"/>
      <w:marRight w:val="0"/>
      <w:marTop w:val="0"/>
      <w:marBottom w:val="0"/>
      <w:divBdr>
        <w:top w:val="none" w:sz="0" w:space="0" w:color="auto"/>
        <w:left w:val="none" w:sz="0" w:space="0" w:color="auto"/>
        <w:bottom w:val="none" w:sz="0" w:space="0" w:color="auto"/>
        <w:right w:val="none" w:sz="0" w:space="0" w:color="auto"/>
      </w:divBdr>
    </w:div>
    <w:div w:id="403338161">
      <w:bodyDiv w:val="1"/>
      <w:marLeft w:val="0"/>
      <w:marRight w:val="0"/>
      <w:marTop w:val="0"/>
      <w:marBottom w:val="0"/>
      <w:divBdr>
        <w:top w:val="none" w:sz="0" w:space="0" w:color="auto"/>
        <w:left w:val="none" w:sz="0" w:space="0" w:color="auto"/>
        <w:bottom w:val="none" w:sz="0" w:space="0" w:color="auto"/>
        <w:right w:val="none" w:sz="0" w:space="0" w:color="auto"/>
      </w:divBdr>
    </w:div>
    <w:div w:id="403650138">
      <w:bodyDiv w:val="1"/>
      <w:marLeft w:val="0"/>
      <w:marRight w:val="0"/>
      <w:marTop w:val="0"/>
      <w:marBottom w:val="0"/>
      <w:divBdr>
        <w:top w:val="none" w:sz="0" w:space="0" w:color="auto"/>
        <w:left w:val="none" w:sz="0" w:space="0" w:color="auto"/>
        <w:bottom w:val="none" w:sz="0" w:space="0" w:color="auto"/>
        <w:right w:val="none" w:sz="0" w:space="0" w:color="auto"/>
      </w:divBdr>
    </w:div>
    <w:div w:id="403723446">
      <w:bodyDiv w:val="1"/>
      <w:marLeft w:val="0"/>
      <w:marRight w:val="0"/>
      <w:marTop w:val="0"/>
      <w:marBottom w:val="0"/>
      <w:divBdr>
        <w:top w:val="none" w:sz="0" w:space="0" w:color="auto"/>
        <w:left w:val="none" w:sz="0" w:space="0" w:color="auto"/>
        <w:bottom w:val="none" w:sz="0" w:space="0" w:color="auto"/>
        <w:right w:val="none" w:sz="0" w:space="0" w:color="auto"/>
      </w:divBdr>
    </w:div>
    <w:div w:id="404307845">
      <w:bodyDiv w:val="1"/>
      <w:marLeft w:val="0"/>
      <w:marRight w:val="0"/>
      <w:marTop w:val="0"/>
      <w:marBottom w:val="0"/>
      <w:divBdr>
        <w:top w:val="none" w:sz="0" w:space="0" w:color="auto"/>
        <w:left w:val="none" w:sz="0" w:space="0" w:color="auto"/>
        <w:bottom w:val="none" w:sz="0" w:space="0" w:color="auto"/>
        <w:right w:val="none" w:sz="0" w:space="0" w:color="auto"/>
      </w:divBdr>
    </w:div>
    <w:div w:id="404425145">
      <w:bodyDiv w:val="1"/>
      <w:marLeft w:val="0"/>
      <w:marRight w:val="0"/>
      <w:marTop w:val="0"/>
      <w:marBottom w:val="0"/>
      <w:divBdr>
        <w:top w:val="none" w:sz="0" w:space="0" w:color="auto"/>
        <w:left w:val="none" w:sz="0" w:space="0" w:color="auto"/>
        <w:bottom w:val="none" w:sz="0" w:space="0" w:color="auto"/>
        <w:right w:val="none" w:sz="0" w:space="0" w:color="auto"/>
      </w:divBdr>
    </w:div>
    <w:div w:id="404494328">
      <w:bodyDiv w:val="1"/>
      <w:marLeft w:val="0"/>
      <w:marRight w:val="0"/>
      <w:marTop w:val="0"/>
      <w:marBottom w:val="0"/>
      <w:divBdr>
        <w:top w:val="none" w:sz="0" w:space="0" w:color="auto"/>
        <w:left w:val="none" w:sz="0" w:space="0" w:color="auto"/>
        <w:bottom w:val="none" w:sz="0" w:space="0" w:color="auto"/>
        <w:right w:val="none" w:sz="0" w:space="0" w:color="auto"/>
      </w:divBdr>
    </w:div>
    <w:div w:id="404496369">
      <w:bodyDiv w:val="1"/>
      <w:marLeft w:val="0"/>
      <w:marRight w:val="0"/>
      <w:marTop w:val="0"/>
      <w:marBottom w:val="0"/>
      <w:divBdr>
        <w:top w:val="none" w:sz="0" w:space="0" w:color="auto"/>
        <w:left w:val="none" w:sz="0" w:space="0" w:color="auto"/>
        <w:bottom w:val="none" w:sz="0" w:space="0" w:color="auto"/>
        <w:right w:val="none" w:sz="0" w:space="0" w:color="auto"/>
      </w:divBdr>
    </w:div>
    <w:div w:id="404955277">
      <w:bodyDiv w:val="1"/>
      <w:marLeft w:val="0"/>
      <w:marRight w:val="0"/>
      <w:marTop w:val="0"/>
      <w:marBottom w:val="0"/>
      <w:divBdr>
        <w:top w:val="none" w:sz="0" w:space="0" w:color="auto"/>
        <w:left w:val="none" w:sz="0" w:space="0" w:color="auto"/>
        <w:bottom w:val="none" w:sz="0" w:space="0" w:color="auto"/>
        <w:right w:val="none" w:sz="0" w:space="0" w:color="auto"/>
      </w:divBdr>
    </w:div>
    <w:div w:id="405108166">
      <w:bodyDiv w:val="1"/>
      <w:marLeft w:val="0"/>
      <w:marRight w:val="0"/>
      <w:marTop w:val="0"/>
      <w:marBottom w:val="0"/>
      <w:divBdr>
        <w:top w:val="none" w:sz="0" w:space="0" w:color="auto"/>
        <w:left w:val="none" w:sz="0" w:space="0" w:color="auto"/>
        <w:bottom w:val="none" w:sz="0" w:space="0" w:color="auto"/>
        <w:right w:val="none" w:sz="0" w:space="0" w:color="auto"/>
      </w:divBdr>
    </w:div>
    <w:div w:id="405108193">
      <w:bodyDiv w:val="1"/>
      <w:marLeft w:val="0"/>
      <w:marRight w:val="0"/>
      <w:marTop w:val="0"/>
      <w:marBottom w:val="0"/>
      <w:divBdr>
        <w:top w:val="none" w:sz="0" w:space="0" w:color="auto"/>
        <w:left w:val="none" w:sz="0" w:space="0" w:color="auto"/>
        <w:bottom w:val="none" w:sz="0" w:space="0" w:color="auto"/>
        <w:right w:val="none" w:sz="0" w:space="0" w:color="auto"/>
      </w:divBdr>
      <w:divsChild>
        <w:div w:id="31153123">
          <w:marLeft w:val="0"/>
          <w:marRight w:val="0"/>
          <w:marTop w:val="0"/>
          <w:marBottom w:val="0"/>
          <w:divBdr>
            <w:top w:val="none" w:sz="0" w:space="0" w:color="auto"/>
            <w:left w:val="none" w:sz="0" w:space="0" w:color="auto"/>
            <w:bottom w:val="none" w:sz="0" w:space="0" w:color="auto"/>
            <w:right w:val="none" w:sz="0" w:space="0" w:color="auto"/>
          </w:divBdr>
          <w:divsChild>
            <w:div w:id="1223371826">
              <w:marLeft w:val="0"/>
              <w:marRight w:val="0"/>
              <w:marTop w:val="0"/>
              <w:marBottom w:val="0"/>
              <w:divBdr>
                <w:top w:val="none" w:sz="0" w:space="0" w:color="auto"/>
                <w:left w:val="none" w:sz="0" w:space="0" w:color="auto"/>
                <w:bottom w:val="none" w:sz="0" w:space="0" w:color="auto"/>
                <w:right w:val="none" w:sz="0" w:space="0" w:color="auto"/>
              </w:divBdr>
            </w:div>
          </w:divsChild>
        </w:div>
        <w:div w:id="1103913396">
          <w:marLeft w:val="0"/>
          <w:marRight w:val="0"/>
          <w:marTop w:val="0"/>
          <w:marBottom w:val="0"/>
          <w:divBdr>
            <w:top w:val="none" w:sz="0" w:space="0" w:color="auto"/>
            <w:left w:val="none" w:sz="0" w:space="0" w:color="auto"/>
            <w:bottom w:val="none" w:sz="0" w:space="0" w:color="auto"/>
            <w:right w:val="none" w:sz="0" w:space="0" w:color="auto"/>
          </w:divBdr>
          <w:divsChild>
            <w:div w:id="1233740128">
              <w:marLeft w:val="0"/>
              <w:marRight w:val="0"/>
              <w:marTop w:val="0"/>
              <w:marBottom w:val="0"/>
              <w:divBdr>
                <w:top w:val="none" w:sz="0" w:space="0" w:color="auto"/>
                <w:left w:val="none" w:sz="0" w:space="0" w:color="auto"/>
                <w:bottom w:val="none" w:sz="0" w:space="0" w:color="auto"/>
                <w:right w:val="none" w:sz="0" w:space="0" w:color="auto"/>
              </w:divBdr>
            </w:div>
          </w:divsChild>
        </w:div>
        <w:div w:id="1266965114">
          <w:marLeft w:val="0"/>
          <w:marRight w:val="0"/>
          <w:marTop w:val="0"/>
          <w:marBottom w:val="0"/>
          <w:divBdr>
            <w:top w:val="none" w:sz="0" w:space="0" w:color="auto"/>
            <w:left w:val="none" w:sz="0" w:space="0" w:color="auto"/>
            <w:bottom w:val="none" w:sz="0" w:space="0" w:color="auto"/>
            <w:right w:val="none" w:sz="0" w:space="0" w:color="auto"/>
          </w:divBdr>
          <w:divsChild>
            <w:div w:id="1149324499">
              <w:marLeft w:val="0"/>
              <w:marRight w:val="0"/>
              <w:marTop w:val="0"/>
              <w:marBottom w:val="0"/>
              <w:divBdr>
                <w:top w:val="none" w:sz="0" w:space="0" w:color="auto"/>
                <w:left w:val="none" w:sz="0" w:space="0" w:color="auto"/>
                <w:bottom w:val="none" w:sz="0" w:space="0" w:color="auto"/>
                <w:right w:val="none" w:sz="0" w:space="0" w:color="auto"/>
              </w:divBdr>
            </w:div>
          </w:divsChild>
        </w:div>
        <w:div w:id="1949774027">
          <w:marLeft w:val="0"/>
          <w:marRight w:val="0"/>
          <w:marTop w:val="0"/>
          <w:marBottom w:val="0"/>
          <w:divBdr>
            <w:top w:val="none" w:sz="0" w:space="0" w:color="auto"/>
            <w:left w:val="none" w:sz="0" w:space="0" w:color="auto"/>
            <w:bottom w:val="none" w:sz="0" w:space="0" w:color="auto"/>
            <w:right w:val="none" w:sz="0" w:space="0" w:color="auto"/>
          </w:divBdr>
          <w:divsChild>
            <w:div w:id="257447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27012">
      <w:bodyDiv w:val="1"/>
      <w:marLeft w:val="0"/>
      <w:marRight w:val="0"/>
      <w:marTop w:val="0"/>
      <w:marBottom w:val="0"/>
      <w:divBdr>
        <w:top w:val="none" w:sz="0" w:space="0" w:color="auto"/>
        <w:left w:val="none" w:sz="0" w:space="0" w:color="auto"/>
        <w:bottom w:val="none" w:sz="0" w:space="0" w:color="auto"/>
        <w:right w:val="none" w:sz="0" w:space="0" w:color="auto"/>
      </w:divBdr>
    </w:div>
    <w:div w:id="405299425">
      <w:bodyDiv w:val="1"/>
      <w:marLeft w:val="0"/>
      <w:marRight w:val="0"/>
      <w:marTop w:val="0"/>
      <w:marBottom w:val="0"/>
      <w:divBdr>
        <w:top w:val="none" w:sz="0" w:space="0" w:color="auto"/>
        <w:left w:val="none" w:sz="0" w:space="0" w:color="auto"/>
        <w:bottom w:val="none" w:sz="0" w:space="0" w:color="auto"/>
        <w:right w:val="none" w:sz="0" w:space="0" w:color="auto"/>
      </w:divBdr>
    </w:div>
    <w:div w:id="405566360">
      <w:bodyDiv w:val="1"/>
      <w:marLeft w:val="0"/>
      <w:marRight w:val="0"/>
      <w:marTop w:val="0"/>
      <w:marBottom w:val="0"/>
      <w:divBdr>
        <w:top w:val="none" w:sz="0" w:space="0" w:color="auto"/>
        <w:left w:val="none" w:sz="0" w:space="0" w:color="auto"/>
        <w:bottom w:val="none" w:sz="0" w:space="0" w:color="auto"/>
        <w:right w:val="none" w:sz="0" w:space="0" w:color="auto"/>
      </w:divBdr>
    </w:div>
    <w:div w:id="405884347">
      <w:bodyDiv w:val="1"/>
      <w:marLeft w:val="0"/>
      <w:marRight w:val="0"/>
      <w:marTop w:val="0"/>
      <w:marBottom w:val="0"/>
      <w:divBdr>
        <w:top w:val="none" w:sz="0" w:space="0" w:color="auto"/>
        <w:left w:val="none" w:sz="0" w:space="0" w:color="auto"/>
        <w:bottom w:val="none" w:sz="0" w:space="0" w:color="auto"/>
        <w:right w:val="none" w:sz="0" w:space="0" w:color="auto"/>
      </w:divBdr>
    </w:div>
    <w:div w:id="406466401">
      <w:bodyDiv w:val="1"/>
      <w:marLeft w:val="0"/>
      <w:marRight w:val="0"/>
      <w:marTop w:val="0"/>
      <w:marBottom w:val="0"/>
      <w:divBdr>
        <w:top w:val="none" w:sz="0" w:space="0" w:color="auto"/>
        <w:left w:val="none" w:sz="0" w:space="0" w:color="auto"/>
        <w:bottom w:val="none" w:sz="0" w:space="0" w:color="auto"/>
        <w:right w:val="none" w:sz="0" w:space="0" w:color="auto"/>
      </w:divBdr>
    </w:div>
    <w:div w:id="406807972">
      <w:bodyDiv w:val="1"/>
      <w:marLeft w:val="0"/>
      <w:marRight w:val="0"/>
      <w:marTop w:val="0"/>
      <w:marBottom w:val="0"/>
      <w:divBdr>
        <w:top w:val="none" w:sz="0" w:space="0" w:color="auto"/>
        <w:left w:val="none" w:sz="0" w:space="0" w:color="auto"/>
        <w:bottom w:val="none" w:sz="0" w:space="0" w:color="auto"/>
        <w:right w:val="none" w:sz="0" w:space="0" w:color="auto"/>
      </w:divBdr>
    </w:div>
    <w:div w:id="406809418">
      <w:bodyDiv w:val="1"/>
      <w:marLeft w:val="0"/>
      <w:marRight w:val="0"/>
      <w:marTop w:val="0"/>
      <w:marBottom w:val="0"/>
      <w:divBdr>
        <w:top w:val="none" w:sz="0" w:space="0" w:color="auto"/>
        <w:left w:val="none" w:sz="0" w:space="0" w:color="auto"/>
        <w:bottom w:val="none" w:sz="0" w:space="0" w:color="auto"/>
        <w:right w:val="none" w:sz="0" w:space="0" w:color="auto"/>
      </w:divBdr>
    </w:div>
    <w:div w:id="407506997">
      <w:bodyDiv w:val="1"/>
      <w:marLeft w:val="0"/>
      <w:marRight w:val="0"/>
      <w:marTop w:val="0"/>
      <w:marBottom w:val="0"/>
      <w:divBdr>
        <w:top w:val="none" w:sz="0" w:space="0" w:color="auto"/>
        <w:left w:val="none" w:sz="0" w:space="0" w:color="auto"/>
        <w:bottom w:val="none" w:sz="0" w:space="0" w:color="auto"/>
        <w:right w:val="none" w:sz="0" w:space="0" w:color="auto"/>
      </w:divBdr>
    </w:div>
    <w:div w:id="407843205">
      <w:bodyDiv w:val="1"/>
      <w:marLeft w:val="0"/>
      <w:marRight w:val="0"/>
      <w:marTop w:val="0"/>
      <w:marBottom w:val="0"/>
      <w:divBdr>
        <w:top w:val="none" w:sz="0" w:space="0" w:color="auto"/>
        <w:left w:val="none" w:sz="0" w:space="0" w:color="auto"/>
        <w:bottom w:val="none" w:sz="0" w:space="0" w:color="auto"/>
        <w:right w:val="none" w:sz="0" w:space="0" w:color="auto"/>
      </w:divBdr>
    </w:div>
    <w:div w:id="408040202">
      <w:bodyDiv w:val="1"/>
      <w:marLeft w:val="0"/>
      <w:marRight w:val="0"/>
      <w:marTop w:val="0"/>
      <w:marBottom w:val="0"/>
      <w:divBdr>
        <w:top w:val="none" w:sz="0" w:space="0" w:color="auto"/>
        <w:left w:val="none" w:sz="0" w:space="0" w:color="auto"/>
        <w:bottom w:val="none" w:sz="0" w:space="0" w:color="auto"/>
        <w:right w:val="none" w:sz="0" w:space="0" w:color="auto"/>
      </w:divBdr>
    </w:div>
    <w:div w:id="408575797">
      <w:bodyDiv w:val="1"/>
      <w:marLeft w:val="0"/>
      <w:marRight w:val="0"/>
      <w:marTop w:val="0"/>
      <w:marBottom w:val="0"/>
      <w:divBdr>
        <w:top w:val="none" w:sz="0" w:space="0" w:color="auto"/>
        <w:left w:val="none" w:sz="0" w:space="0" w:color="auto"/>
        <w:bottom w:val="none" w:sz="0" w:space="0" w:color="auto"/>
        <w:right w:val="none" w:sz="0" w:space="0" w:color="auto"/>
      </w:divBdr>
    </w:div>
    <w:div w:id="409430228">
      <w:bodyDiv w:val="1"/>
      <w:marLeft w:val="0"/>
      <w:marRight w:val="0"/>
      <w:marTop w:val="0"/>
      <w:marBottom w:val="0"/>
      <w:divBdr>
        <w:top w:val="none" w:sz="0" w:space="0" w:color="auto"/>
        <w:left w:val="none" w:sz="0" w:space="0" w:color="auto"/>
        <w:bottom w:val="none" w:sz="0" w:space="0" w:color="auto"/>
        <w:right w:val="none" w:sz="0" w:space="0" w:color="auto"/>
      </w:divBdr>
    </w:div>
    <w:div w:id="409431014">
      <w:bodyDiv w:val="1"/>
      <w:marLeft w:val="0"/>
      <w:marRight w:val="0"/>
      <w:marTop w:val="0"/>
      <w:marBottom w:val="0"/>
      <w:divBdr>
        <w:top w:val="none" w:sz="0" w:space="0" w:color="auto"/>
        <w:left w:val="none" w:sz="0" w:space="0" w:color="auto"/>
        <w:bottom w:val="none" w:sz="0" w:space="0" w:color="auto"/>
        <w:right w:val="none" w:sz="0" w:space="0" w:color="auto"/>
      </w:divBdr>
    </w:div>
    <w:div w:id="410080903">
      <w:bodyDiv w:val="1"/>
      <w:marLeft w:val="0"/>
      <w:marRight w:val="0"/>
      <w:marTop w:val="0"/>
      <w:marBottom w:val="0"/>
      <w:divBdr>
        <w:top w:val="none" w:sz="0" w:space="0" w:color="auto"/>
        <w:left w:val="none" w:sz="0" w:space="0" w:color="auto"/>
        <w:bottom w:val="none" w:sz="0" w:space="0" w:color="auto"/>
        <w:right w:val="none" w:sz="0" w:space="0" w:color="auto"/>
      </w:divBdr>
    </w:div>
    <w:div w:id="410583443">
      <w:bodyDiv w:val="1"/>
      <w:marLeft w:val="0"/>
      <w:marRight w:val="0"/>
      <w:marTop w:val="0"/>
      <w:marBottom w:val="0"/>
      <w:divBdr>
        <w:top w:val="none" w:sz="0" w:space="0" w:color="auto"/>
        <w:left w:val="none" w:sz="0" w:space="0" w:color="auto"/>
        <w:bottom w:val="none" w:sz="0" w:space="0" w:color="auto"/>
        <w:right w:val="none" w:sz="0" w:space="0" w:color="auto"/>
      </w:divBdr>
    </w:div>
    <w:div w:id="410587012">
      <w:bodyDiv w:val="1"/>
      <w:marLeft w:val="0"/>
      <w:marRight w:val="0"/>
      <w:marTop w:val="0"/>
      <w:marBottom w:val="0"/>
      <w:divBdr>
        <w:top w:val="none" w:sz="0" w:space="0" w:color="auto"/>
        <w:left w:val="none" w:sz="0" w:space="0" w:color="auto"/>
        <w:bottom w:val="none" w:sz="0" w:space="0" w:color="auto"/>
        <w:right w:val="none" w:sz="0" w:space="0" w:color="auto"/>
      </w:divBdr>
    </w:div>
    <w:div w:id="410665818">
      <w:bodyDiv w:val="1"/>
      <w:marLeft w:val="0"/>
      <w:marRight w:val="0"/>
      <w:marTop w:val="0"/>
      <w:marBottom w:val="0"/>
      <w:divBdr>
        <w:top w:val="none" w:sz="0" w:space="0" w:color="auto"/>
        <w:left w:val="none" w:sz="0" w:space="0" w:color="auto"/>
        <w:bottom w:val="none" w:sz="0" w:space="0" w:color="auto"/>
        <w:right w:val="none" w:sz="0" w:space="0" w:color="auto"/>
      </w:divBdr>
    </w:div>
    <w:div w:id="410780982">
      <w:bodyDiv w:val="1"/>
      <w:marLeft w:val="0"/>
      <w:marRight w:val="0"/>
      <w:marTop w:val="0"/>
      <w:marBottom w:val="0"/>
      <w:divBdr>
        <w:top w:val="none" w:sz="0" w:space="0" w:color="auto"/>
        <w:left w:val="none" w:sz="0" w:space="0" w:color="auto"/>
        <w:bottom w:val="none" w:sz="0" w:space="0" w:color="auto"/>
        <w:right w:val="none" w:sz="0" w:space="0" w:color="auto"/>
      </w:divBdr>
    </w:div>
    <w:div w:id="411008120">
      <w:bodyDiv w:val="1"/>
      <w:marLeft w:val="0"/>
      <w:marRight w:val="0"/>
      <w:marTop w:val="0"/>
      <w:marBottom w:val="0"/>
      <w:divBdr>
        <w:top w:val="none" w:sz="0" w:space="0" w:color="auto"/>
        <w:left w:val="none" w:sz="0" w:space="0" w:color="auto"/>
        <w:bottom w:val="none" w:sz="0" w:space="0" w:color="auto"/>
        <w:right w:val="none" w:sz="0" w:space="0" w:color="auto"/>
      </w:divBdr>
    </w:div>
    <w:div w:id="411506103">
      <w:bodyDiv w:val="1"/>
      <w:marLeft w:val="0"/>
      <w:marRight w:val="0"/>
      <w:marTop w:val="0"/>
      <w:marBottom w:val="0"/>
      <w:divBdr>
        <w:top w:val="none" w:sz="0" w:space="0" w:color="auto"/>
        <w:left w:val="none" w:sz="0" w:space="0" w:color="auto"/>
        <w:bottom w:val="none" w:sz="0" w:space="0" w:color="auto"/>
        <w:right w:val="none" w:sz="0" w:space="0" w:color="auto"/>
      </w:divBdr>
    </w:div>
    <w:div w:id="411506112">
      <w:bodyDiv w:val="1"/>
      <w:marLeft w:val="0"/>
      <w:marRight w:val="0"/>
      <w:marTop w:val="0"/>
      <w:marBottom w:val="0"/>
      <w:divBdr>
        <w:top w:val="none" w:sz="0" w:space="0" w:color="auto"/>
        <w:left w:val="none" w:sz="0" w:space="0" w:color="auto"/>
        <w:bottom w:val="none" w:sz="0" w:space="0" w:color="auto"/>
        <w:right w:val="none" w:sz="0" w:space="0" w:color="auto"/>
      </w:divBdr>
    </w:div>
    <w:div w:id="411850908">
      <w:bodyDiv w:val="1"/>
      <w:marLeft w:val="0"/>
      <w:marRight w:val="0"/>
      <w:marTop w:val="0"/>
      <w:marBottom w:val="0"/>
      <w:divBdr>
        <w:top w:val="none" w:sz="0" w:space="0" w:color="auto"/>
        <w:left w:val="none" w:sz="0" w:space="0" w:color="auto"/>
        <w:bottom w:val="none" w:sz="0" w:space="0" w:color="auto"/>
        <w:right w:val="none" w:sz="0" w:space="0" w:color="auto"/>
      </w:divBdr>
    </w:div>
    <w:div w:id="411900152">
      <w:bodyDiv w:val="1"/>
      <w:marLeft w:val="0"/>
      <w:marRight w:val="0"/>
      <w:marTop w:val="0"/>
      <w:marBottom w:val="0"/>
      <w:divBdr>
        <w:top w:val="none" w:sz="0" w:space="0" w:color="auto"/>
        <w:left w:val="none" w:sz="0" w:space="0" w:color="auto"/>
        <w:bottom w:val="none" w:sz="0" w:space="0" w:color="auto"/>
        <w:right w:val="none" w:sz="0" w:space="0" w:color="auto"/>
      </w:divBdr>
    </w:div>
    <w:div w:id="412051739">
      <w:bodyDiv w:val="1"/>
      <w:marLeft w:val="0"/>
      <w:marRight w:val="0"/>
      <w:marTop w:val="0"/>
      <w:marBottom w:val="0"/>
      <w:divBdr>
        <w:top w:val="none" w:sz="0" w:space="0" w:color="auto"/>
        <w:left w:val="none" w:sz="0" w:space="0" w:color="auto"/>
        <w:bottom w:val="none" w:sz="0" w:space="0" w:color="auto"/>
        <w:right w:val="none" w:sz="0" w:space="0" w:color="auto"/>
      </w:divBdr>
    </w:div>
    <w:div w:id="412437705">
      <w:bodyDiv w:val="1"/>
      <w:marLeft w:val="0"/>
      <w:marRight w:val="0"/>
      <w:marTop w:val="0"/>
      <w:marBottom w:val="0"/>
      <w:divBdr>
        <w:top w:val="none" w:sz="0" w:space="0" w:color="auto"/>
        <w:left w:val="none" w:sz="0" w:space="0" w:color="auto"/>
        <w:bottom w:val="none" w:sz="0" w:space="0" w:color="auto"/>
        <w:right w:val="none" w:sz="0" w:space="0" w:color="auto"/>
      </w:divBdr>
    </w:div>
    <w:div w:id="412550691">
      <w:bodyDiv w:val="1"/>
      <w:marLeft w:val="0"/>
      <w:marRight w:val="0"/>
      <w:marTop w:val="0"/>
      <w:marBottom w:val="0"/>
      <w:divBdr>
        <w:top w:val="none" w:sz="0" w:space="0" w:color="auto"/>
        <w:left w:val="none" w:sz="0" w:space="0" w:color="auto"/>
        <w:bottom w:val="none" w:sz="0" w:space="0" w:color="auto"/>
        <w:right w:val="none" w:sz="0" w:space="0" w:color="auto"/>
      </w:divBdr>
    </w:div>
    <w:div w:id="412972292">
      <w:bodyDiv w:val="1"/>
      <w:marLeft w:val="0"/>
      <w:marRight w:val="0"/>
      <w:marTop w:val="0"/>
      <w:marBottom w:val="0"/>
      <w:divBdr>
        <w:top w:val="none" w:sz="0" w:space="0" w:color="auto"/>
        <w:left w:val="none" w:sz="0" w:space="0" w:color="auto"/>
        <w:bottom w:val="none" w:sz="0" w:space="0" w:color="auto"/>
        <w:right w:val="none" w:sz="0" w:space="0" w:color="auto"/>
      </w:divBdr>
    </w:div>
    <w:div w:id="413475154">
      <w:bodyDiv w:val="1"/>
      <w:marLeft w:val="0"/>
      <w:marRight w:val="0"/>
      <w:marTop w:val="0"/>
      <w:marBottom w:val="0"/>
      <w:divBdr>
        <w:top w:val="none" w:sz="0" w:space="0" w:color="auto"/>
        <w:left w:val="none" w:sz="0" w:space="0" w:color="auto"/>
        <w:bottom w:val="none" w:sz="0" w:space="0" w:color="auto"/>
        <w:right w:val="none" w:sz="0" w:space="0" w:color="auto"/>
      </w:divBdr>
    </w:div>
    <w:div w:id="415051507">
      <w:bodyDiv w:val="1"/>
      <w:marLeft w:val="0"/>
      <w:marRight w:val="0"/>
      <w:marTop w:val="0"/>
      <w:marBottom w:val="0"/>
      <w:divBdr>
        <w:top w:val="none" w:sz="0" w:space="0" w:color="auto"/>
        <w:left w:val="none" w:sz="0" w:space="0" w:color="auto"/>
        <w:bottom w:val="none" w:sz="0" w:space="0" w:color="auto"/>
        <w:right w:val="none" w:sz="0" w:space="0" w:color="auto"/>
      </w:divBdr>
    </w:div>
    <w:div w:id="415979428">
      <w:bodyDiv w:val="1"/>
      <w:marLeft w:val="0"/>
      <w:marRight w:val="0"/>
      <w:marTop w:val="0"/>
      <w:marBottom w:val="0"/>
      <w:divBdr>
        <w:top w:val="none" w:sz="0" w:space="0" w:color="auto"/>
        <w:left w:val="none" w:sz="0" w:space="0" w:color="auto"/>
        <w:bottom w:val="none" w:sz="0" w:space="0" w:color="auto"/>
        <w:right w:val="none" w:sz="0" w:space="0" w:color="auto"/>
      </w:divBdr>
    </w:div>
    <w:div w:id="416169186">
      <w:bodyDiv w:val="1"/>
      <w:marLeft w:val="0"/>
      <w:marRight w:val="0"/>
      <w:marTop w:val="0"/>
      <w:marBottom w:val="0"/>
      <w:divBdr>
        <w:top w:val="none" w:sz="0" w:space="0" w:color="auto"/>
        <w:left w:val="none" w:sz="0" w:space="0" w:color="auto"/>
        <w:bottom w:val="none" w:sz="0" w:space="0" w:color="auto"/>
        <w:right w:val="none" w:sz="0" w:space="0" w:color="auto"/>
      </w:divBdr>
    </w:div>
    <w:div w:id="416291144">
      <w:bodyDiv w:val="1"/>
      <w:marLeft w:val="0"/>
      <w:marRight w:val="0"/>
      <w:marTop w:val="0"/>
      <w:marBottom w:val="0"/>
      <w:divBdr>
        <w:top w:val="none" w:sz="0" w:space="0" w:color="auto"/>
        <w:left w:val="none" w:sz="0" w:space="0" w:color="auto"/>
        <w:bottom w:val="none" w:sz="0" w:space="0" w:color="auto"/>
        <w:right w:val="none" w:sz="0" w:space="0" w:color="auto"/>
      </w:divBdr>
    </w:div>
    <w:div w:id="416294430">
      <w:bodyDiv w:val="1"/>
      <w:marLeft w:val="0"/>
      <w:marRight w:val="0"/>
      <w:marTop w:val="0"/>
      <w:marBottom w:val="0"/>
      <w:divBdr>
        <w:top w:val="none" w:sz="0" w:space="0" w:color="auto"/>
        <w:left w:val="none" w:sz="0" w:space="0" w:color="auto"/>
        <w:bottom w:val="none" w:sz="0" w:space="0" w:color="auto"/>
        <w:right w:val="none" w:sz="0" w:space="0" w:color="auto"/>
      </w:divBdr>
    </w:div>
    <w:div w:id="417098380">
      <w:bodyDiv w:val="1"/>
      <w:marLeft w:val="0"/>
      <w:marRight w:val="0"/>
      <w:marTop w:val="0"/>
      <w:marBottom w:val="0"/>
      <w:divBdr>
        <w:top w:val="none" w:sz="0" w:space="0" w:color="auto"/>
        <w:left w:val="none" w:sz="0" w:space="0" w:color="auto"/>
        <w:bottom w:val="none" w:sz="0" w:space="0" w:color="auto"/>
        <w:right w:val="none" w:sz="0" w:space="0" w:color="auto"/>
      </w:divBdr>
    </w:div>
    <w:div w:id="417141354">
      <w:bodyDiv w:val="1"/>
      <w:marLeft w:val="0"/>
      <w:marRight w:val="0"/>
      <w:marTop w:val="0"/>
      <w:marBottom w:val="0"/>
      <w:divBdr>
        <w:top w:val="none" w:sz="0" w:space="0" w:color="auto"/>
        <w:left w:val="none" w:sz="0" w:space="0" w:color="auto"/>
        <w:bottom w:val="none" w:sz="0" w:space="0" w:color="auto"/>
        <w:right w:val="none" w:sz="0" w:space="0" w:color="auto"/>
      </w:divBdr>
    </w:div>
    <w:div w:id="417556536">
      <w:bodyDiv w:val="1"/>
      <w:marLeft w:val="0"/>
      <w:marRight w:val="0"/>
      <w:marTop w:val="0"/>
      <w:marBottom w:val="0"/>
      <w:divBdr>
        <w:top w:val="none" w:sz="0" w:space="0" w:color="auto"/>
        <w:left w:val="none" w:sz="0" w:space="0" w:color="auto"/>
        <w:bottom w:val="none" w:sz="0" w:space="0" w:color="auto"/>
        <w:right w:val="none" w:sz="0" w:space="0" w:color="auto"/>
      </w:divBdr>
    </w:div>
    <w:div w:id="418217906">
      <w:bodyDiv w:val="1"/>
      <w:marLeft w:val="0"/>
      <w:marRight w:val="0"/>
      <w:marTop w:val="0"/>
      <w:marBottom w:val="0"/>
      <w:divBdr>
        <w:top w:val="none" w:sz="0" w:space="0" w:color="auto"/>
        <w:left w:val="none" w:sz="0" w:space="0" w:color="auto"/>
        <w:bottom w:val="none" w:sz="0" w:space="0" w:color="auto"/>
        <w:right w:val="none" w:sz="0" w:space="0" w:color="auto"/>
      </w:divBdr>
    </w:div>
    <w:div w:id="418599191">
      <w:bodyDiv w:val="1"/>
      <w:marLeft w:val="0"/>
      <w:marRight w:val="0"/>
      <w:marTop w:val="0"/>
      <w:marBottom w:val="0"/>
      <w:divBdr>
        <w:top w:val="none" w:sz="0" w:space="0" w:color="auto"/>
        <w:left w:val="none" w:sz="0" w:space="0" w:color="auto"/>
        <w:bottom w:val="none" w:sz="0" w:space="0" w:color="auto"/>
        <w:right w:val="none" w:sz="0" w:space="0" w:color="auto"/>
      </w:divBdr>
    </w:div>
    <w:div w:id="419299650">
      <w:bodyDiv w:val="1"/>
      <w:marLeft w:val="0"/>
      <w:marRight w:val="0"/>
      <w:marTop w:val="0"/>
      <w:marBottom w:val="0"/>
      <w:divBdr>
        <w:top w:val="none" w:sz="0" w:space="0" w:color="auto"/>
        <w:left w:val="none" w:sz="0" w:space="0" w:color="auto"/>
        <w:bottom w:val="none" w:sz="0" w:space="0" w:color="auto"/>
        <w:right w:val="none" w:sz="0" w:space="0" w:color="auto"/>
      </w:divBdr>
    </w:div>
    <w:div w:id="419526639">
      <w:bodyDiv w:val="1"/>
      <w:marLeft w:val="0"/>
      <w:marRight w:val="0"/>
      <w:marTop w:val="0"/>
      <w:marBottom w:val="0"/>
      <w:divBdr>
        <w:top w:val="none" w:sz="0" w:space="0" w:color="auto"/>
        <w:left w:val="none" w:sz="0" w:space="0" w:color="auto"/>
        <w:bottom w:val="none" w:sz="0" w:space="0" w:color="auto"/>
        <w:right w:val="none" w:sz="0" w:space="0" w:color="auto"/>
      </w:divBdr>
    </w:div>
    <w:div w:id="419640032">
      <w:bodyDiv w:val="1"/>
      <w:marLeft w:val="0"/>
      <w:marRight w:val="0"/>
      <w:marTop w:val="0"/>
      <w:marBottom w:val="0"/>
      <w:divBdr>
        <w:top w:val="none" w:sz="0" w:space="0" w:color="auto"/>
        <w:left w:val="none" w:sz="0" w:space="0" w:color="auto"/>
        <w:bottom w:val="none" w:sz="0" w:space="0" w:color="auto"/>
        <w:right w:val="none" w:sz="0" w:space="0" w:color="auto"/>
      </w:divBdr>
    </w:div>
    <w:div w:id="419836527">
      <w:bodyDiv w:val="1"/>
      <w:marLeft w:val="0"/>
      <w:marRight w:val="0"/>
      <w:marTop w:val="0"/>
      <w:marBottom w:val="0"/>
      <w:divBdr>
        <w:top w:val="none" w:sz="0" w:space="0" w:color="auto"/>
        <w:left w:val="none" w:sz="0" w:space="0" w:color="auto"/>
        <w:bottom w:val="none" w:sz="0" w:space="0" w:color="auto"/>
        <w:right w:val="none" w:sz="0" w:space="0" w:color="auto"/>
      </w:divBdr>
    </w:div>
    <w:div w:id="419910687">
      <w:bodyDiv w:val="1"/>
      <w:marLeft w:val="0"/>
      <w:marRight w:val="0"/>
      <w:marTop w:val="0"/>
      <w:marBottom w:val="0"/>
      <w:divBdr>
        <w:top w:val="none" w:sz="0" w:space="0" w:color="auto"/>
        <w:left w:val="none" w:sz="0" w:space="0" w:color="auto"/>
        <w:bottom w:val="none" w:sz="0" w:space="0" w:color="auto"/>
        <w:right w:val="none" w:sz="0" w:space="0" w:color="auto"/>
      </w:divBdr>
    </w:div>
    <w:div w:id="420106832">
      <w:bodyDiv w:val="1"/>
      <w:marLeft w:val="0"/>
      <w:marRight w:val="0"/>
      <w:marTop w:val="0"/>
      <w:marBottom w:val="0"/>
      <w:divBdr>
        <w:top w:val="none" w:sz="0" w:space="0" w:color="auto"/>
        <w:left w:val="none" w:sz="0" w:space="0" w:color="auto"/>
        <w:bottom w:val="none" w:sz="0" w:space="0" w:color="auto"/>
        <w:right w:val="none" w:sz="0" w:space="0" w:color="auto"/>
      </w:divBdr>
    </w:div>
    <w:div w:id="420179072">
      <w:bodyDiv w:val="1"/>
      <w:marLeft w:val="0"/>
      <w:marRight w:val="0"/>
      <w:marTop w:val="0"/>
      <w:marBottom w:val="0"/>
      <w:divBdr>
        <w:top w:val="none" w:sz="0" w:space="0" w:color="auto"/>
        <w:left w:val="none" w:sz="0" w:space="0" w:color="auto"/>
        <w:bottom w:val="none" w:sz="0" w:space="0" w:color="auto"/>
        <w:right w:val="none" w:sz="0" w:space="0" w:color="auto"/>
      </w:divBdr>
    </w:div>
    <w:div w:id="420225274">
      <w:bodyDiv w:val="1"/>
      <w:marLeft w:val="0"/>
      <w:marRight w:val="0"/>
      <w:marTop w:val="0"/>
      <w:marBottom w:val="0"/>
      <w:divBdr>
        <w:top w:val="none" w:sz="0" w:space="0" w:color="auto"/>
        <w:left w:val="none" w:sz="0" w:space="0" w:color="auto"/>
        <w:bottom w:val="none" w:sz="0" w:space="0" w:color="auto"/>
        <w:right w:val="none" w:sz="0" w:space="0" w:color="auto"/>
      </w:divBdr>
    </w:div>
    <w:div w:id="420377649">
      <w:bodyDiv w:val="1"/>
      <w:marLeft w:val="0"/>
      <w:marRight w:val="0"/>
      <w:marTop w:val="0"/>
      <w:marBottom w:val="0"/>
      <w:divBdr>
        <w:top w:val="none" w:sz="0" w:space="0" w:color="auto"/>
        <w:left w:val="none" w:sz="0" w:space="0" w:color="auto"/>
        <w:bottom w:val="none" w:sz="0" w:space="0" w:color="auto"/>
        <w:right w:val="none" w:sz="0" w:space="0" w:color="auto"/>
      </w:divBdr>
    </w:div>
    <w:div w:id="420571661">
      <w:bodyDiv w:val="1"/>
      <w:marLeft w:val="0"/>
      <w:marRight w:val="0"/>
      <w:marTop w:val="0"/>
      <w:marBottom w:val="0"/>
      <w:divBdr>
        <w:top w:val="none" w:sz="0" w:space="0" w:color="auto"/>
        <w:left w:val="none" w:sz="0" w:space="0" w:color="auto"/>
        <w:bottom w:val="none" w:sz="0" w:space="0" w:color="auto"/>
        <w:right w:val="none" w:sz="0" w:space="0" w:color="auto"/>
      </w:divBdr>
    </w:div>
    <w:div w:id="421024611">
      <w:bodyDiv w:val="1"/>
      <w:marLeft w:val="0"/>
      <w:marRight w:val="0"/>
      <w:marTop w:val="0"/>
      <w:marBottom w:val="0"/>
      <w:divBdr>
        <w:top w:val="none" w:sz="0" w:space="0" w:color="auto"/>
        <w:left w:val="none" w:sz="0" w:space="0" w:color="auto"/>
        <w:bottom w:val="none" w:sz="0" w:space="0" w:color="auto"/>
        <w:right w:val="none" w:sz="0" w:space="0" w:color="auto"/>
      </w:divBdr>
    </w:div>
    <w:div w:id="421145594">
      <w:bodyDiv w:val="1"/>
      <w:marLeft w:val="0"/>
      <w:marRight w:val="0"/>
      <w:marTop w:val="0"/>
      <w:marBottom w:val="0"/>
      <w:divBdr>
        <w:top w:val="none" w:sz="0" w:space="0" w:color="auto"/>
        <w:left w:val="none" w:sz="0" w:space="0" w:color="auto"/>
        <w:bottom w:val="none" w:sz="0" w:space="0" w:color="auto"/>
        <w:right w:val="none" w:sz="0" w:space="0" w:color="auto"/>
      </w:divBdr>
    </w:div>
    <w:div w:id="421149196">
      <w:bodyDiv w:val="1"/>
      <w:marLeft w:val="0"/>
      <w:marRight w:val="0"/>
      <w:marTop w:val="0"/>
      <w:marBottom w:val="0"/>
      <w:divBdr>
        <w:top w:val="none" w:sz="0" w:space="0" w:color="auto"/>
        <w:left w:val="none" w:sz="0" w:space="0" w:color="auto"/>
        <w:bottom w:val="none" w:sz="0" w:space="0" w:color="auto"/>
        <w:right w:val="none" w:sz="0" w:space="0" w:color="auto"/>
      </w:divBdr>
    </w:div>
    <w:div w:id="422650571">
      <w:bodyDiv w:val="1"/>
      <w:marLeft w:val="0"/>
      <w:marRight w:val="0"/>
      <w:marTop w:val="0"/>
      <w:marBottom w:val="0"/>
      <w:divBdr>
        <w:top w:val="none" w:sz="0" w:space="0" w:color="auto"/>
        <w:left w:val="none" w:sz="0" w:space="0" w:color="auto"/>
        <w:bottom w:val="none" w:sz="0" w:space="0" w:color="auto"/>
        <w:right w:val="none" w:sz="0" w:space="0" w:color="auto"/>
      </w:divBdr>
    </w:div>
    <w:div w:id="423034929">
      <w:bodyDiv w:val="1"/>
      <w:marLeft w:val="0"/>
      <w:marRight w:val="0"/>
      <w:marTop w:val="0"/>
      <w:marBottom w:val="0"/>
      <w:divBdr>
        <w:top w:val="none" w:sz="0" w:space="0" w:color="auto"/>
        <w:left w:val="none" w:sz="0" w:space="0" w:color="auto"/>
        <w:bottom w:val="none" w:sz="0" w:space="0" w:color="auto"/>
        <w:right w:val="none" w:sz="0" w:space="0" w:color="auto"/>
      </w:divBdr>
    </w:div>
    <w:div w:id="423116203">
      <w:bodyDiv w:val="1"/>
      <w:marLeft w:val="0"/>
      <w:marRight w:val="0"/>
      <w:marTop w:val="0"/>
      <w:marBottom w:val="0"/>
      <w:divBdr>
        <w:top w:val="none" w:sz="0" w:space="0" w:color="auto"/>
        <w:left w:val="none" w:sz="0" w:space="0" w:color="auto"/>
        <w:bottom w:val="none" w:sz="0" w:space="0" w:color="auto"/>
        <w:right w:val="none" w:sz="0" w:space="0" w:color="auto"/>
      </w:divBdr>
    </w:div>
    <w:div w:id="423305941">
      <w:bodyDiv w:val="1"/>
      <w:marLeft w:val="0"/>
      <w:marRight w:val="0"/>
      <w:marTop w:val="0"/>
      <w:marBottom w:val="0"/>
      <w:divBdr>
        <w:top w:val="none" w:sz="0" w:space="0" w:color="auto"/>
        <w:left w:val="none" w:sz="0" w:space="0" w:color="auto"/>
        <w:bottom w:val="none" w:sz="0" w:space="0" w:color="auto"/>
        <w:right w:val="none" w:sz="0" w:space="0" w:color="auto"/>
      </w:divBdr>
    </w:div>
    <w:div w:id="423307584">
      <w:bodyDiv w:val="1"/>
      <w:marLeft w:val="0"/>
      <w:marRight w:val="0"/>
      <w:marTop w:val="0"/>
      <w:marBottom w:val="0"/>
      <w:divBdr>
        <w:top w:val="none" w:sz="0" w:space="0" w:color="auto"/>
        <w:left w:val="none" w:sz="0" w:space="0" w:color="auto"/>
        <w:bottom w:val="none" w:sz="0" w:space="0" w:color="auto"/>
        <w:right w:val="none" w:sz="0" w:space="0" w:color="auto"/>
      </w:divBdr>
    </w:div>
    <w:div w:id="425198543">
      <w:bodyDiv w:val="1"/>
      <w:marLeft w:val="0"/>
      <w:marRight w:val="0"/>
      <w:marTop w:val="0"/>
      <w:marBottom w:val="0"/>
      <w:divBdr>
        <w:top w:val="none" w:sz="0" w:space="0" w:color="auto"/>
        <w:left w:val="none" w:sz="0" w:space="0" w:color="auto"/>
        <w:bottom w:val="none" w:sz="0" w:space="0" w:color="auto"/>
        <w:right w:val="none" w:sz="0" w:space="0" w:color="auto"/>
      </w:divBdr>
    </w:div>
    <w:div w:id="425224714">
      <w:bodyDiv w:val="1"/>
      <w:marLeft w:val="0"/>
      <w:marRight w:val="0"/>
      <w:marTop w:val="0"/>
      <w:marBottom w:val="0"/>
      <w:divBdr>
        <w:top w:val="none" w:sz="0" w:space="0" w:color="auto"/>
        <w:left w:val="none" w:sz="0" w:space="0" w:color="auto"/>
        <w:bottom w:val="none" w:sz="0" w:space="0" w:color="auto"/>
        <w:right w:val="none" w:sz="0" w:space="0" w:color="auto"/>
      </w:divBdr>
    </w:div>
    <w:div w:id="425805864">
      <w:bodyDiv w:val="1"/>
      <w:marLeft w:val="0"/>
      <w:marRight w:val="0"/>
      <w:marTop w:val="0"/>
      <w:marBottom w:val="0"/>
      <w:divBdr>
        <w:top w:val="none" w:sz="0" w:space="0" w:color="auto"/>
        <w:left w:val="none" w:sz="0" w:space="0" w:color="auto"/>
        <w:bottom w:val="none" w:sz="0" w:space="0" w:color="auto"/>
        <w:right w:val="none" w:sz="0" w:space="0" w:color="auto"/>
      </w:divBdr>
    </w:div>
    <w:div w:id="426124687">
      <w:bodyDiv w:val="1"/>
      <w:marLeft w:val="0"/>
      <w:marRight w:val="0"/>
      <w:marTop w:val="0"/>
      <w:marBottom w:val="0"/>
      <w:divBdr>
        <w:top w:val="none" w:sz="0" w:space="0" w:color="auto"/>
        <w:left w:val="none" w:sz="0" w:space="0" w:color="auto"/>
        <w:bottom w:val="none" w:sz="0" w:space="0" w:color="auto"/>
        <w:right w:val="none" w:sz="0" w:space="0" w:color="auto"/>
      </w:divBdr>
    </w:div>
    <w:div w:id="426274440">
      <w:bodyDiv w:val="1"/>
      <w:marLeft w:val="0"/>
      <w:marRight w:val="0"/>
      <w:marTop w:val="0"/>
      <w:marBottom w:val="0"/>
      <w:divBdr>
        <w:top w:val="none" w:sz="0" w:space="0" w:color="auto"/>
        <w:left w:val="none" w:sz="0" w:space="0" w:color="auto"/>
        <w:bottom w:val="none" w:sz="0" w:space="0" w:color="auto"/>
        <w:right w:val="none" w:sz="0" w:space="0" w:color="auto"/>
      </w:divBdr>
    </w:div>
    <w:div w:id="426389119">
      <w:bodyDiv w:val="1"/>
      <w:marLeft w:val="0"/>
      <w:marRight w:val="0"/>
      <w:marTop w:val="0"/>
      <w:marBottom w:val="0"/>
      <w:divBdr>
        <w:top w:val="none" w:sz="0" w:space="0" w:color="auto"/>
        <w:left w:val="none" w:sz="0" w:space="0" w:color="auto"/>
        <w:bottom w:val="none" w:sz="0" w:space="0" w:color="auto"/>
        <w:right w:val="none" w:sz="0" w:space="0" w:color="auto"/>
      </w:divBdr>
    </w:div>
    <w:div w:id="426579541">
      <w:bodyDiv w:val="1"/>
      <w:marLeft w:val="0"/>
      <w:marRight w:val="0"/>
      <w:marTop w:val="0"/>
      <w:marBottom w:val="0"/>
      <w:divBdr>
        <w:top w:val="none" w:sz="0" w:space="0" w:color="auto"/>
        <w:left w:val="none" w:sz="0" w:space="0" w:color="auto"/>
        <w:bottom w:val="none" w:sz="0" w:space="0" w:color="auto"/>
        <w:right w:val="none" w:sz="0" w:space="0" w:color="auto"/>
      </w:divBdr>
    </w:div>
    <w:div w:id="426656725">
      <w:bodyDiv w:val="1"/>
      <w:marLeft w:val="0"/>
      <w:marRight w:val="0"/>
      <w:marTop w:val="0"/>
      <w:marBottom w:val="0"/>
      <w:divBdr>
        <w:top w:val="none" w:sz="0" w:space="0" w:color="auto"/>
        <w:left w:val="none" w:sz="0" w:space="0" w:color="auto"/>
        <w:bottom w:val="none" w:sz="0" w:space="0" w:color="auto"/>
        <w:right w:val="none" w:sz="0" w:space="0" w:color="auto"/>
      </w:divBdr>
    </w:div>
    <w:div w:id="426998189">
      <w:bodyDiv w:val="1"/>
      <w:marLeft w:val="0"/>
      <w:marRight w:val="0"/>
      <w:marTop w:val="0"/>
      <w:marBottom w:val="0"/>
      <w:divBdr>
        <w:top w:val="none" w:sz="0" w:space="0" w:color="auto"/>
        <w:left w:val="none" w:sz="0" w:space="0" w:color="auto"/>
        <w:bottom w:val="none" w:sz="0" w:space="0" w:color="auto"/>
        <w:right w:val="none" w:sz="0" w:space="0" w:color="auto"/>
      </w:divBdr>
    </w:div>
    <w:div w:id="427121524">
      <w:bodyDiv w:val="1"/>
      <w:marLeft w:val="0"/>
      <w:marRight w:val="0"/>
      <w:marTop w:val="0"/>
      <w:marBottom w:val="0"/>
      <w:divBdr>
        <w:top w:val="none" w:sz="0" w:space="0" w:color="auto"/>
        <w:left w:val="none" w:sz="0" w:space="0" w:color="auto"/>
        <w:bottom w:val="none" w:sz="0" w:space="0" w:color="auto"/>
        <w:right w:val="none" w:sz="0" w:space="0" w:color="auto"/>
      </w:divBdr>
    </w:div>
    <w:div w:id="427386263">
      <w:bodyDiv w:val="1"/>
      <w:marLeft w:val="0"/>
      <w:marRight w:val="0"/>
      <w:marTop w:val="0"/>
      <w:marBottom w:val="0"/>
      <w:divBdr>
        <w:top w:val="none" w:sz="0" w:space="0" w:color="auto"/>
        <w:left w:val="none" w:sz="0" w:space="0" w:color="auto"/>
        <w:bottom w:val="none" w:sz="0" w:space="0" w:color="auto"/>
        <w:right w:val="none" w:sz="0" w:space="0" w:color="auto"/>
      </w:divBdr>
    </w:div>
    <w:div w:id="427845588">
      <w:bodyDiv w:val="1"/>
      <w:marLeft w:val="0"/>
      <w:marRight w:val="0"/>
      <w:marTop w:val="0"/>
      <w:marBottom w:val="0"/>
      <w:divBdr>
        <w:top w:val="none" w:sz="0" w:space="0" w:color="auto"/>
        <w:left w:val="none" w:sz="0" w:space="0" w:color="auto"/>
        <w:bottom w:val="none" w:sz="0" w:space="0" w:color="auto"/>
        <w:right w:val="none" w:sz="0" w:space="0" w:color="auto"/>
      </w:divBdr>
    </w:div>
    <w:div w:id="427848227">
      <w:bodyDiv w:val="1"/>
      <w:marLeft w:val="0"/>
      <w:marRight w:val="0"/>
      <w:marTop w:val="0"/>
      <w:marBottom w:val="0"/>
      <w:divBdr>
        <w:top w:val="none" w:sz="0" w:space="0" w:color="auto"/>
        <w:left w:val="none" w:sz="0" w:space="0" w:color="auto"/>
        <w:bottom w:val="none" w:sz="0" w:space="0" w:color="auto"/>
        <w:right w:val="none" w:sz="0" w:space="0" w:color="auto"/>
      </w:divBdr>
    </w:div>
    <w:div w:id="428158927">
      <w:bodyDiv w:val="1"/>
      <w:marLeft w:val="0"/>
      <w:marRight w:val="0"/>
      <w:marTop w:val="0"/>
      <w:marBottom w:val="0"/>
      <w:divBdr>
        <w:top w:val="none" w:sz="0" w:space="0" w:color="auto"/>
        <w:left w:val="none" w:sz="0" w:space="0" w:color="auto"/>
        <w:bottom w:val="none" w:sz="0" w:space="0" w:color="auto"/>
        <w:right w:val="none" w:sz="0" w:space="0" w:color="auto"/>
      </w:divBdr>
    </w:div>
    <w:div w:id="428739320">
      <w:bodyDiv w:val="1"/>
      <w:marLeft w:val="0"/>
      <w:marRight w:val="0"/>
      <w:marTop w:val="0"/>
      <w:marBottom w:val="0"/>
      <w:divBdr>
        <w:top w:val="none" w:sz="0" w:space="0" w:color="auto"/>
        <w:left w:val="none" w:sz="0" w:space="0" w:color="auto"/>
        <w:bottom w:val="none" w:sz="0" w:space="0" w:color="auto"/>
        <w:right w:val="none" w:sz="0" w:space="0" w:color="auto"/>
      </w:divBdr>
    </w:div>
    <w:div w:id="429393756">
      <w:bodyDiv w:val="1"/>
      <w:marLeft w:val="0"/>
      <w:marRight w:val="0"/>
      <w:marTop w:val="0"/>
      <w:marBottom w:val="0"/>
      <w:divBdr>
        <w:top w:val="none" w:sz="0" w:space="0" w:color="auto"/>
        <w:left w:val="none" w:sz="0" w:space="0" w:color="auto"/>
        <w:bottom w:val="none" w:sz="0" w:space="0" w:color="auto"/>
        <w:right w:val="none" w:sz="0" w:space="0" w:color="auto"/>
      </w:divBdr>
    </w:div>
    <w:div w:id="429857854">
      <w:bodyDiv w:val="1"/>
      <w:marLeft w:val="0"/>
      <w:marRight w:val="0"/>
      <w:marTop w:val="0"/>
      <w:marBottom w:val="0"/>
      <w:divBdr>
        <w:top w:val="none" w:sz="0" w:space="0" w:color="auto"/>
        <w:left w:val="none" w:sz="0" w:space="0" w:color="auto"/>
        <w:bottom w:val="none" w:sz="0" w:space="0" w:color="auto"/>
        <w:right w:val="none" w:sz="0" w:space="0" w:color="auto"/>
      </w:divBdr>
    </w:div>
    <w:div w:id="429859702">
      <w:bodyDiv w:val="1"/>
      <w:marLeft w:val="0"/>
      <w:marRight w:val="0"/>
      <w:marTop w:val="0"/>
      <w:marBottom w:val="0"/>
      <w:divBdr>
        <w:top w:val="none" w:sz="0" w:space="0" w:color="auto"/>
        <w:left w:val="none" w:sz="0" w:space="0" w:color="auto"/>
        <w:bottom w:val="none" w:sz="0" w:space="0" w:color="auto"/>
        <w:right w:val="none" w:sz="0" w:space="0" w:color="auto"/>
      </w:divBdr>
    </w:div>
    <w:div w:id="430005278">
      <w:bodyDiv w:val="1"/>
      <w:marLeft w:val="0"/>
      <w:marRight w:val="0"/>
      <w:marTop w:val="0"/>
      <w:marBottom w:val="0"/>
      <w:divBdr>
        <w:top w:val="none" w:sz="0" w:space="0" w:color="auto"/>
        <w:left w:val="none" w:sz="0" w:space="0" w:color="auto"/>
        <w:bottom w:val="none" w:sz="0" w:space="0" w:color="auto"/>
        <w:right w:val="none" w:sz="0" w:space="0" w:color="auto"/>
      </w:divBdr>
    </w:div>
    <w:div w:id="430124258">
      <w:bodyDiv w:val="1"/>
      <w:marLeft w:val="0"/>
      <w:marRight w:val="0"/>
      <w:marTop w:val="0"/>
      <w:marBottom w:val="0"/>
      <w:divBdr>
        <w:top w:val="none" w:sz="0" w:space="0" w:color="auto"/>
        <w:left w:val="none" w:sz="0" w:space="0" w:color="auto"/>
        <w:bottom w:val="none" w:sz="0" w:space="0" w:color="auto"/>
        <w:right w:val="none" w:sz="0" w:space="0" w:color="auto"/>
      </w:divBdr>
    </w:div>
    <w:div w:id="430204175">
      <w:bodyDiv w:val="1"/>
      <w:marLeft w:val="0"/>
      <w:marRight w:val="0"/>
      <w:marTop w:val="0"/>
      <w:marBottom w:val="0"/>
      <w:divBdr>
        <w:top w:val="none" w:sz="0" w:space="0" w:color="auto"/>
        <w:left w:val="none" w:sz="0" w:space="0" w:color="auto"/>
        <w:bottom w:val="none" w:sz="0" w:space="0" w:color="auto"/>
        <w:right w:val="none" w:sz="0" w:space="0" w:color="auto"/>
      </w:divBdr>
    </w:div>
    <w:div w:id="430661148">
      <w:bodyDiv w:val="1"/>
      <w:marLeft w:val="0"/>
      <w:marRight w:val="0"/>
      <w:marTop w:val="0"/>
      <w:marBottom w:val="0"/>
      <w:divBdr>
        <w:top w:val="none" w:sz="0" w:space="0" w:color="auto"/>
        <w:left w:val="none" w:sz="0" w:space="0" w:color="auto"/>
        <w:bottom w:val="none" w:sz="0" w:space="0" w:color="auto"/>
        <w:right w:val="none" w:sz="0" w:space="0" w:color="auto"/>
      </w:divBdr>
    </w:div>
    <w:div w:id="430666797">
      <w:bodyDiv w:val="1"/>
      <w:marLeft w:val="0"/>
      <w:marRight w:val="0"/>
      <w:marTop w:val="0"/>
      <w:marBottom w:val="0"/>
      <w:divBdr>
        <w:top w:val="none" w:sz="0" w:space="0" w:color="auto"/>
        <w:left w:val="none" w:sz="0" w:space="0" w:color="auto"/>
        <w:bottom w:val="none" w:sz="0" w:space="0" w:color="auto"/>
        <w:right w:val="none" w:sz="0" w:space="0" w:color="auto"/>
      </w:divBdr>
    </w:div>
    <w:div w:id="430975266">
      <w:bodyDiv w:val="1"/>
      <w:marLeft w:val="0"/>
      <w:marRight w:val="0"/>
      <w:marTop w:val="0"/>
      <w:marBottom w:val="0"/>
      <w:divBdr>
        <w:top w:val="none" w:sz="0" w:space="0" w:color="auto"/>
        <w:left w:val="none" w:sz="0" w:space="0" w:color="auto"/>
        <w:bottom w:val="none" w:sz="0" w:space="0" w:color="auto"/>
        <w:right w:val="none" w:sz="0" w:space="0" w:color="auto"/>
      </w:divBdr>
    </w:div>
    <w:div w:id="431904085">
      <w:bodyDiv w:val="1"/>
      <w:marLeft w:val="0"/>
      <w:marRight w:val="0"/>
      <w:marTop w:val="0"/>
      <w:marBottom w:val="0"/>
      <w:divBdr>
        <w:top w:val="none" w:sz="0" w:space="0" w:color="auto"/>
        <w:left w:val="none" w:sz="0" w:space="0" w:color="auto"/>
        <w:bottom w:val="none" w:sz="0" w:space="0" w:color="auto"/>
        <w:right w:val="none" w:sz="0" w:space="0" w:color="auto"/>
      </w:divBdr>
    </w:div>
    <w:div w:id="432014766">
      <w:bodyDiv w:val="1"/>
      <w:marLeft w:val="0"/>
      <w:marRight w:val="0"/>
      <w:marTop w:val="0"/>
      <w:marBottom w:val="0"/>
      <w:divBdr>
        <w:top w:val="none" w:sz="0" w:space="0" w:color="auto"/>
        <w:left w:val="none" w:sz="0" w:space="0" w:color="auto"/>
        <w:bottom w:val="none" w:sz="0" w:space="0" w:color="auto"/>
        <w:right w:val="none" w:sz="0" w:space="0" w:color="auto"/>
      </w:divBdr>
    </w:div>
    <w:div w:id="432287689">
      <w:bodyDiv w:val="1"/>
      <w:marLeft w:val="0"/>
      <w:marRight w:val="0"/>
      <w:marTop w:val="0"/>
      <w:marBottom w:val="0"/>
      <w:divBdr>
        <w:top w:val="none" w:sz="0" w:space="0" w:color="auto"/>
        <w:left w:val="none" w:sz="0" w:space="0" w:color="auto"/>
        <w:bottom w:val="none" w:sz="0" w:space="0" w:color="auto"/>
        <w:right w:val="none" w:sz="0" w:space="0" w:color="auto"/>
      </w:divBdr>
    </w:div>
    <w:div w:id="432821706">
      <w:bodyDiv w:val="1"/>
      <w:marLeft w:val="0"/>
      <w:marRight w:val="0"/>
      <w:marTop w:val="0"/>
      <w:marBottom w:val="0"/>
      <w:divBdr>
        <w:top w:val="none" w:sz="0" w:space="0" w:color="auto"/>
        <w:left w:val="none" w:sz="0" w:space="0" w:color="auto"/>
        <w:bottom w:val="none" w:sz="0" w:space="0" w:color="auto"/>
        <w:right w:val="none" w:sz="0" w:space="0" w:color="auto"/>
      </w:divBdr>
    </w:div>
    <w:div w:id="432894813">
      <w:bodyDiv w:val="1"/>
      <w:marLeft w:val="0"/>
      <w:marRight w:val="0"/>
      <w:marTop w:val="0"/>
      <w:marBottom w:val="0"/>
      <w:divBdr>
        <w:top w:val="none" w:sz="0" w:space="0" w:color="auto"/>
        <w:left w:val="none" w:sz="0" w:space="0" w:color="auto"/>
        <w:bottom w:val="none" w:sz="0" w:space="0" w:color="auto"/>
        <w:right w:val="none" w:sz="0" w:space="0" w:color="auto"/>
      </w:divBdr>
    </w:div>
    <w:div w:id="432939275">
      <w:bodyDiv w:val="1"/>
      <w:marLeft w:val="0"/>
      <w:marRight w:val="0"/>
      <w:marTop w:val="0"/>
      <w:marBottom w:val="0"/>
      <w:divBdr>
        <w:top w:val="none" w:sz="0" w:space="0" w:color="auto"/>
        <w:left w:val="none" w:sz="0" w:space="0" w:color="auto"/>
        <w:bottom w:val="none" w:sz="0" w:space="0" w:color="auto"/>
        <w:right w:val="none" w:sz="0" w:space="0" w:color="auto"/>
      </w:divBdr>
    </w:div>
    <w:div w:id="433133625">
      <w:bodyDiv w:val="1"/>
      <w:marLeft w:val="0"/>
      <w:marRight w:val="0"/>
      <w:marTop w:val="0"/>
      <w:marBottom w:val="0"/>
      <w:divBdr>
        <w:top w:val="none" w:sz="0" w:space="0" w:color="auto"/>
        <w:left w:val="none" w:sz="0" w:space="0" w:color="auto"/>
        <w:bottom w:val="none" w:sz="0" w:space="0" w:color="auto"/>
        <w:right w:val="none" w:sz="0" w:space="0" w:color="auto"/>
      </w:divBdr>
    </w:div>
    <w:div w:id="433138472">
      <w:bodyDiv w:val="1"/>
      <w:marLeft w:val="0"/>
      <w:marRight w:val="0"/>
      <w:marTop w:val="0"/>
      <w:marBottom w:val="0"/>
      <w:divBdr>
        <w:top w:val="none" w:sz="0" w:space="0" w:color="auto"/>
        <w:left w:val="none" w:sz="0" w:space="0" w:color="auto"/>
        <w:bottom w:val="none" w:sz="0" w:space="0" w:color="auto"/>
        <w:right w:val="none" w:sz="0" w:space="0" w:color="auto"/>
      </w:divBdr>
    </w:div>
    <w:div w:id="434403398">
      <w:bodyDiv w:val="1"/>
      <w:marLeft w:val="0"/>
      <w:marRight w:val="0"/>
      <w:marTop w:val="0"/>
      <w:marBottom w:val="0"/>
      <w:divBdr>
        <w:top w:val="none" w:sz="0" w:space="0" w:color="auto"/>
        <w:left w:val="none" w:sz="0" w:space="0" w:color="auto"/>
        <w:bottom w:val="none" w:sz="0" w:space="0" w:color="auto"/>
        <w:right w:val="none" w:sz="0" w:space="0" w:color="auto"/>
      </w:divBdr>
    </w:div>
    <w:div w:id="434667396">
      <w:bodyDiv w:val="1"/>
      <w:marLeft w:val="0"/>
      <w:marRight w:val="0"/>
      <w:marTop w:val="0"/>
      <w:marBottom w:val="0"/>
      <w:divBdr>
        <w:top w:val="none" w:sz="0" w:space="0" w:color="auto"/>
        <w:left w:val="none" w:sz="0" w:space="0" w:color="auto"/>
        <w:bottom w:val="none" w:sz="0" w:space="0" w:color="auto"/>
        <w:right w:val="none" w:sz="0" w:space="0" w:color="auto"/>
      </w:divBdr>
    </w:div>
    <w:div w:id="435096836">
      <w:bodyDiv w:val="1"/>
      <w:marLeft w:val="0"/>
      <w:marRight w:val="0"/>
      <w:marTop w:val="0"/>
      <w:marBottom w:val="0"/>
      <w:divBdr>
        <w:top w:val="none" w:sz="0" w:space="0" w:color="auto"/>
        <w:left w:val="none" w:sz="0" w:space="0" w:color="auto"/>
        <w:bottom w:val="none" w:sz="0" w:space="0" w:color="auto"/>
        <w:right w:val="none" w:sz="0" w:space="0" w:color="auto"/>
      </w:divBdr>
    </w:div>
    <w:div w:id="435642429">
      <w:bodyDiv w:val="1"/>
      <w:marLeft w:val="0"/>
      <w:marRight w:val="0"/>
      <w:marTop w:val="0"/>
      <w:marBottom w:val="0"/>
      <w:divBdr>
        <w:top w:val="none" w:sz="0" w:space="0" w:color="auto"/>
        <w:left w:val="none" w:sz="0" w:space="0" w:color="auto"/>
        <w:bottom w:val="none" w:sz="0" w:space="0" w:color="auto"/>
        <w:right w:val="none" w:sz="0" w:space="0" w:color="auto"/>
      </w:divBdr>
    </w:div>
    <w:div w:id="436098842">
      <w:bodyDiv w:val="1"/>
      <w:marLeft w:val="0"/>
      <w:marRight w:val="0"/>
      <w:marTop w:val="0"/>
      <w:marBottom w:val="0"/>
      <w:divBdr>
        <w:top w:val="none" w:sz="0" w:space="0" w:color="auto"/>
        <w:left w:val="none" w:sz="0" w:space="0" w:color="auto"/>
        <w:bottom w:val="none" w:sz="0" w:space="0" w:color="auto"/>
        <w:right w:val="none" w:sz="0" w:space="0" w:color="auto"/>
      </w:divBdr>
    </w:div>
    <w:div w:id="436295033">
      <w:bodyDiv w:val="1"/>
      <w:marLeft w:val="0"/>
      <w:marRight w:val="0"/>
      <w:marTop w:val="0"/>
      <w:marBottom w:val="0"/>
      <w:divBdr>
        <w:top w:val="none" w:sz="0" w:space="0" w:color="auto"/>
        <w:left w:val="none" w:sz="0" w:space="0" w:color="auto"/>
        <w:bottom w:val="none" w:sz="0" w:space="0" w:color="auto"/>
        <w:right w:val="none" w:sz="0" w:space="0" w:color="auto"/>
      </w:divBdr>
    </w:div>
    <w:div w:id="436410405">
      <w:bodyDiv w:val="1"/>
      <w:marLeft w:val="0"/>
      <w:marRight w:val="0"/>
      <w:marTop w:val="0"/>
      <w:marBottom w:val="0"/>
      <w:divBdr>
        <w:top w:val="none" w:sz="0" w:space="0" w:color="auto"/>
        <w:left w:val="none" w:sz="0" w:space="0" w:color="auto"/>
        <w:bottom w:val="none" w:sz="0" w:space="0" w:color="auto"/>
        <w:right w:val="none" w:sz="0" w:space="0" w:color="auto"/>
      </w:divBdr>
    </w:div>
    <w:div w:id="436488331">
      <w:bodyDiv w:val="1"/>
      <w:marLeft w:val="0"/>
      <w:marRight w:val="0"/>
      <w:marTop w:val="0"/>
      <w:marBottom w:val="0"/>
      <w:divBdr>
        <w:top w:val="none" w:sz="0" w:space="0" w:color="auto"/>
        <w:left w:val="none" w:sz="0" w:space="0" w:color="auto"/>
        <w:bottom w:val="none" w:sz="0" w:space="0" w:color="auto"/>
        <w:right w:val="none" w:sz="0" w:space="0" w:color="auto"/>
      </w:divBdr>
    </w:div>
    <w:div w:id="436751525">
      <w:bodyDiv w:val="1"/>
      <w:marLeft w:val="0"/>
      <w:marRight w:val="0"/>
      <w:marTop w:val="0"/>
      <w:marBottom w:val="0"/>
      <w:divBdr>
        <w:top w:val="none" w:sz="0" w:space="0" w:color="auto"/>
        <w:left w:val="none" w:sz="0" w:space="0" w:color="auto"/>
        <w:bottom w:val="none" w:sz="0" w:space="0" w:color="auto"/>
        <w:right w:val="none" w:sz="0" w:space="0" w:color="auto"/>
      </w:divBdr>
    </w:div>
    <w:div w:id="437412149">
      <w:bodyDiv w:val="1"/>
      <w:marLeft w:val="0"/>
      <w:marRight w:val="0"/>
      <w:marTop w:val="0"/>
      <w:marBottom w:val="0"/>
      <w:divBdr>
        <w:top w:val="none" w:sz="0" w:space="0" w:color="auto"/>
        <w:left w:val="none" w:sz="0" w:space="0" w:color="auto"/>
        <w:bottom w:val="none" w:sz="0" w:space="0" w:color="auto"/>
        <w:right w:val="none" w:sz="0" w:space="0" w:color="auto"/>
      </w:divBdr>
    </w:div>
    <w:div w:id="437793219">
      <w:bodyDiv w:val="1"/>
      <w:marLeft w:val="0"/>
      <w:marRight w:val="0"/>
      <w:marTop w:val="0"/>
      <w:marBottom w:val="0"/>
      <w:divBdr>
        <w:top w:val="none" w:sz="0" w:space="0" w:color="auto"/>
        <w:left w:val="none" w:sz="0" w:space="0" w:color="auto"/>
        <w:bottom w:val="none" w:sz="0" w:space="0" w:color="auto"/>
        <w:right w:val="none" w:sz="0" w:space="0" w:color="auto"/>
      </w:divBdr>
    </w:div>
    <w:div w:id="437877051">
      <w:bodyDiv w:val="1"/>
      <w:marLeft w:val="0"/>
      <w:marRight w:val="0"/>
      <w:marTop w:val="0"/>
      <w:marBottom w:val="0"/>
      <w:divBdr>
        <w:top w:val="none" w:sz="0" w:space="0" w:color="auto"/>
        <w:left w:val="none" w:sz="0" w:space="0" w:color="auto"/>
        <w:bottom w:val="none" w:sz="0" w:space="0" w:color="auto"/>
        <w:right w:val="none" w:sz="0" w:space="0" w:color="auto"/>
      </w:divBdr>
    </w:div>
    <w:div w:id="438110046">
      <w:bodyDiv w:val="1"/>
      <w:marLeft w:val="0"/>
      <w:marRight w:val="0"/>
      <w:marTop w:val="0"/>
      <w:marBottom w:val="0"/>
      <w:divBdr>
        <w:top w:val="none" w:sz="0" w:space="0" w:color="auto"/>
        <w:left w:val="none" w:sz="0" w:space="0" w:color="auto"/>
        <w:bottom w:val="none" w:sz="0" w:space="0" w:color="auto"/>
        <w:right w:val="none" w:sz="0" w:space="0" w:color="auto"/>
      </w:divBdr>
    </w:div>
    <w:div w:id="438452963">
      <w:bodyDiv w:val="1"/>
      <w:marLeft w:val="0"/>
      <w:marRight w:val="0"/>
      <w:marTop w:val="0"/>
      <w:marBottom w:val="0"/>
      <w:divBdr>
        <w:top w:val="none" w:sz="0" w:space="0" w:color="auto"/>
        <w:left w:val="none" w:sz="0" w:space="0" w:color="auto"/>
        <w:bottom w:val="none" w:sz="0" w:space="0" w:color="auto"/>
        <w:right w:val="none" w:sz="0" w:space="0" w:color="auto"/>
      </w:divBdr>
    </w:div>
    <w:div w:id="438841860">
      <w:bodyDiv w:val="1"/>
      <w:marLeft w:val="0"/>
      <w:marRight w:val="0"/>
      <w:marTop w:val="0"/>
      <w:marBottom w:val="0"/>
      <w:divBdr>
        <w:top w:val="none" w:sz="0" w:space="0" w:color="auto"/>
        <w:left w:val="none" w:sz="0" w:space="0" w:color="auto"/>
        <w:bottom w:val="none" w:sz="0" w:space="0" w:color="auto"/>
        <w:right w:val="none" w:sz="0" w:space="0" w:color="auto"/>
      </w:divBdr>
    </w:div>
    <w:div w:id="438916863">
      <w:bodyDiv w:val="1"/>
      <w:marLeft w:val="0"/>
      <w:marRight w:val="0"/>
      <w:marTop w:val="0"/>
      <w:marBottom w:val="0"/>
      <w:divBdr>
        <w:top w:val="none" w:sz="0" w:space="0" w:color="auto"/>
        <w:left w:val="none" w:sz="0" w:space="0" w:color="auto"/>
        <w:bottom w:val="none" w:sz="0" w:space="0" w:color="auto"/>
        <w:right w:val="none" w:sz="0" w:space="0" w:color="auto"/>
      </w:divBdr>
    </w:div>
    <w:div w:id="438987113">
      <w:bodyDiv w:val="1"/>
      <w:marLeft w:val="0"/>
      <w:marRight w:val="0"/>
      <w:marTop w:val="0"/>
      <w:marBottom w:val="0"/>
      <w:divBdr>
        <w:top w:val="none" w:sz="0" w:space="0" w:color="auto"/>
        <w:left w:val="none" w:sz="0" w:space="0" w:color="auto"/>
        <w:bottom w:val="none" w:sz="0" w:space="0" w:color="auto"/>
        <w:right w:val="none" w:sz="0" w:space="0" w:color="auto"/>
      </w:divBdr>
    </w:div>
    <w:div w:id="439885140">
      <w:bodyDiv w:val="1"/>
      <w:marLeft w:val="0"/>
      <w:marRight w:val="0"/>
      <w:marTop w:val="0"/>
      <w:marBottom w:val="0"/>
      <w:divBdr>
        <w:top w:val="none" w:sz="0" w:space="0" w:color="auto"/>
        <w:left w:val="none" w:sz="0" w:space="0" w:color="auto"/>
        <w:bottom w:val="none" w:sz="0" w:space="0" w:color="auto"/>
        <w:right w:val="none" w:sz="0" w:space="0" w:color="auto"/>
      </w:divBdr>
    </w:div>
    <w:div w:id="439910046">
      <w:bodyDiv w:val="1"/>
      <w:marLeft w:val="0"/>
      <w:marRight w:val="0"/>
      <w:marTop w:val="0"/>
      <w:marBottom w:val="0"/>
      <w:divBdr>
        <w:top w:val="none" w:sz="0" w:space="0" w:color="auto"/>
        <w:left w:val="none" w:sz="0" w:space="0" w:color="auto"/>
        <w:bottom w:val="none" w:sz="0" w:space="0" w:color="auto"/>
        <w:right w:val="none" w:sz="0" w:space="0" w:color="auto"/>
      </w:divBdr>
    </w:div>
    <w:div w:id="439958238">
      <w:bodyDiv w:val="1"/>
      <w:marLeft w:val="0"/>
      <w:marRight w:val="0"/>
      <w:marTop w:val="0"/>
      <w:marBottom w:val="0"/>
      <w:divBdr>
        <w:top w:val="none" w:sz="0" w:space="0" w:color="auto"/>
        <w:left w:val="none" w:sz="0" w:space="0" w:color="auto"/>
        <w:bottom w:val="none" w:sz="0" w:space="0" w:color="auto"/>
        <w:right w:val="none" w:sz="0" w:space="0" w:color="auto"/>
      </w:divBdr>
    </w:div>
    <w:div w:id="440027151">
      <w:bodyDiv w:val="1"/>
      <w:marLeft w:val="0"/>
      <w:marRight w:val="0"/>
      <w:marTop w:val="0"/>
      <w:marBottom w:val="0"/>
      <w:divBdr>
        <w:top w:val="none" w:sz="0" w:space="0" w:color="auto"/>
        <w:left w:val="none" w:sz="0" w:space="0" w:color="auto"/>
        <w:bottom w:val="none" w:sz="0" w:space="0" w:color="auto"/>
        <w:right w:val="none" w:sz="0" w:space="0" w:color="auto"/>
      </w:divBdr>
    </w:div>
    <w:div w:id="440035373">
      <w:bodyDiv w:val="1"/>
      <w:marLeft w:val="0"/>
      <w:marRight w:val="0"/>
      <w:marTop w:val="0"/>
      <w:marBottom w:val="0"/>
      <w:divBdr>
        <w:top w:val="none" w:sz="0" w:space="0" w:color="auto"/>
        <w:left w:val="none" w:sz="0" w:space="0" w:color="auto"/>
        <w:bottom w:val="none" w:sz="0" w:space="0" w:color="auto"/>
        <w:right w:val="none" w:sz="0" w:space="0" w:color="auto"/>
      </w:divBdr>
    </w:div>
    <w:div w:id="440955646">
      <w:bodyDiv w:val="1"/>
      <w:marLeft w:val="0"/>
      <w:marRight w:val="0"/>
      <w:marTop w:val="0"/>
      <w:marBottom w:val="0"/>
      <w:divBdr>
        <w:top w:val="none" w:sz="0" w:space="0" w:color="auto"/>
        <w:left w:val="none" w:sz="0" w:space="0" w:color="auto"/>
        <w:bottom w:val="none" w:sz="0" w:space="0" w:color="auto"/>
        <w:right w:val="none" w:sz="0" w:space="0" w:color="auto"/>
      </w:divBdr>
    </w:div>
    <w:div w:id="441725756">
      <w:bodyDiv w:val="1"/>
      <w:marLeft w:val="0"/>
      <w:marRight w:val="0"/>
      <w:marTop w:val="0"/>
      <w:marBottom w:val="0"/>
      <w:divBdr>
        <w:top w:val="none" w:sz="0" w:space="0" w:color="auto"/>
        <w:left w:val="none" w:sz="0" w:space="0" w:color="auto"/>
        <w:bottom w:val="none" w:sz="0" w:space="0" w:color="auto"/>
        <w:right w:val="none" w:sz="0" w:space="0" w:color="auto"/>
      </w:divBdr>
    </w:div>
    <w:div w:id="442000179">
      <w:bodyDiv w:val="1"/>
      <w:marLeft w:val="0"/>
      <w:marRight w:val="0"/>
      <w:marTop w:val="0"/>
      <w:marBottom w:val="0"/>
      <w:divBdr>
        <w:top w:val="none" w:sz="0" w:space="0" w:color="auto"/>
        <w:left w:val="none" w:sz="0" w:space="0" w:color="auto"/>
        <w:bottom w:val="none" w:sz="0" w:space="0" w:color="auto"/>
        <w:right w:val="none" w:sz="0" w:space="0" w:color="auto"/>
      </w:divBdr>
    </w:div>
    <w:div w:id="442769693">
      <w:bodyDiv w:val="1"/>
      <w:marLeft w:val="0"/>
      <w:marRight w:val="0"/>
      <w:marTop w:val="0"/>
      <w:marBottom w:val="0"/>
      <w:divBdr>
        <w:top w:val="none" w:sz="0" w:space="0" w:color="auto"/>
        <w:left w:val="none" w:sz="0" w:space="0" w:color="auto"/>
        <w:bottom w:val="none" w:sz="0" w:space="0" w:color="auto"/>
        <w:right w:val="none" w:sz="0" w:space="0" w:color="auto"/>
      </w:divBdr>
    </w:div>
    <w:div w:id="443113634">
      <w:bodyDiv w:val="1"/>
      <w:marLeft w:val="0"/>
      <w:marRight w:val="0"/>
      <w:marTop w:val="0"/>
      <w:marBottom w:val="0"/>
      <w:divBdr>
        <w:top w:val="none" w:sz="0" w:space="0" w:color="auto"/>
        <w:left w:val="none" w:sz="0" w:space="0" w:color="auto"/>
        <w:bottom w:val="none" w:sz="0" w:space="0" w:color="auto"/>
        <w:right w:val="none" w:sz="0" w:space="0" w:color="auto"/>
      </w:divBdr>
    </w:div>
    <w:div w:id="443305144">
      <w:bodyDiv w:val="1"/>
      <w:marLeft w:val="0"/>
      <w:marRight w:val="0"/>
      <w:marTop w:val="0"/>
      <w:marBottom w:val="0"/>
      <w:divBdr>
        <w:top w:val="none" w:sz="0" w:space="0" w:color="auto"/>
        <w:left w:val="none" w:sz="0" w:space="0" w:color="auto"/>
        <w:bottom w:val="none" w:sz="0" w:space="0" w:color="auto"/>
        <w:right w:val="none" w:sz="0" w:space="0" w:color="auto"/>
      </w:divBdr>
    </w:div>
    <w:div w:id="443427615">
      <w:bodyDiv w:val="1"/>
      <w:marLeft w:val="0"/>
      <w:marRight w:val="0"/>
      <w:marTop w:val="0"/>
      <w:marBottom w:val="0"/>
      <w:divBdr>
        <w:top w:val="none" w:sz="0" w:space="0" w:color="auto"/>
        <w:left w:val="none" w:sz="0" w:space="0" w:color="auto"/>
        <w:bottom w:val="none" w:sz="0" w:space="0" w:color="auto"/>
        <w:right w:val="none" w:sz="0" w:space="0" w:color="auto"/>
      </w:divBdr>
    </w:div>
    <w:div w:id="443497143">
      <w:bodyDiv w:val="1"/>
      <w:marLeft w:val="0"/>
      <w:marRight w:val="0"/>
      <w:marTop w:val="0"/>
      <w:marBottom w:val="0"/>
      <w:divBdr>
        <w:top w:val="none" w:sz="0" w:space="0" w:color="auto"/>
        <w:left w:val="none" w:sz="0" w:space="0" w:color="auto"/>
        <w:bottom w:val="none" w:sz="0" w:space="0" w:color="auto"/>
        <w:right w:val="none" w:sz="0" w:space="0" w:color="auto"/>
      </w:divBdr>
    </w:div>
    <w:div w:id="443616123">
      <w:bodyDiv w:val="1"/>
      <w:marLeft w:val="0"/>
      <w:marRight w:val="0"/>
      <w:marTop w:val="0"/>
      <w:marBottom w:val="0"/>
      <w:divBdr>
        <w:top w:val="none" w:sz="0" w:space="0" w:color="auto"/>
        <w:left w:val="none" w:sz="0" w:space="0" w:color="auto"/>
        <w:bottom w:val="none" w:sz="0" w:space="0" w:color="auto"/>
        <w:right w:val="none" w:sz="0" w:space="0" w:color="auto"/>
      </w:divBdr>
    </w:div>
    <w:div w:id="444076339">
      <w:bodyDiv w:val="1"/>
      <w:marLeft w:val="0"/>
      <w:marRight w:val="0"/>
      <w:marTop w:val="0"/>
      <w:marBottom w:val="0"/>
      <w:divBdr>
        <w:top w:val="none" w:sz="0" w:space="0" w:color="auto"/>
        <w:left w:val="none" w:sz="0" w:space="0" w:color="auto"/>
        <w:bottom w:val="none" w:sz="0" w:space="0" w:color="auto"/>
        <w:right w:val="none" w:sz="0" w:space="0" w:color="auto"/>
      </w:divBdr>
    </w:div>
    <w:div w:id="444085484">
      <w:bodyDiv w:val="1"/>
      <w:marLeft w:val="0"/>
      <w:marRight w:val="0"/>
      <w:marTop w:val="0"/>
      <w:marBottom w:val="0"/>
      <w:divBdr>
        <w:top w:val="none" w:sz="0" w:space="0" w:color="auto"/>
        <w:left w:val="none" w:sz="0" w:space="0" w:color="auto"/>
        <w:bottom w:val="none" w:sz="0" w:space="0" w:color="auto"/>
        <w:right w:val="none" w:sz="0" w:space="0" w:color="auto"/>
      </w:divBdr>
    </w:div>
    <w:div w:id="444616416">
      <w:bodyDiv w:val="1"/>
      <w:marLeft w:val="0"/>
      <w:marRight w:val="0"/>
      <w:marTop w:val="0"/>
      <w:marBottom w:val="0"/>
      <w:divBdr>
        <w:top w:val="none" w:sz="0" w:space="0" w:color="auto"/>
        <w:left w:val="none" w:sz="0" w:space="0" w:color="auto"/>
        <w:bottom w:val="none" w:sz="0" w:space="0" w:color="auto"/>
        <w:right w:val="none" w:sz="0" w:space="0" w:color="auto"/>
      </w:divBdr>
    </w:div>
    <w:div w:id="444619734">
      <w:bodyDiv w:val="1"/>
      <w:marLeft w:val="0"/>
      <w:marRight w:val="0"/>
      <w:marTop w:val="0"/>
      <w:marBottom w:val="0"/>
      <w:divBdr>
        <w:top w:val="none" w:sz="0" w:space="0" w:color="auto"/>
        <w:left w:val="none" w:sz="0" w:space="0" w:color="auto"/>
        <w:bottom w:val="none" w:sz="0" w:space="0" w:color="auto"/>
        <w:right w:val="none" w:sz="0" w:space="0" w:color="auto"/>
      </w:divBdr>
    </w:div>
    <w:div w:id="444691624">
      <w:bodyDiv w:val="1"/>
      <w:marLeft w:val="0"/>
      <w:marRight w:val="0"/>
      <w:marTop w:val="0"/>
      <w:marBottom w:val="0"/>
      <w:divBdr>
        <w:top w:val="none" w:sz="0" w:space="0" w:color="auto"/>
        <w:left w:val="none" w:sz="0" w:space="0" w:color="auto"/>
        <w:bottom w:val="none" w:sz="0" w:space="0" w:color="auto"/>
        <w:right w:val="none" w:sz="0" w:space="0" w:color="auto"/>
      </w:divBdr>
    </w:div>
    <w:div w:id="444738961">
      <w:bodyDiv w:val="1"/>
      <w:marLeft w:val="0"/>
      <w:marRight w:val="0"/>
      <w:marTop w:val="0"/>
      <w:marBottom w:val="0"/>
      <w:divBdr>
        <w:top w:val="none" w:sz="0" w:space="0" w:color="auto"/>
        <w:left w:val="none" w:sz="0" w:space="0" w:color="auto"/>
        <w:bottom w:val="none" w:sz="0" w:space="0" w:color="auto"/>
        <w:right w:val="none" w:sz="0" w:space="0" w:color="auto"/>
      </w:divBdr>
    </w:div>
    <w:div w:id="445006583">
      <w:bodyDiv w:val="1"/>
      <w:marLeft w:val="0"/>
      <w:marRight w:val="0"/>
      <w:marTop w:val="0"/>
      <w:marBottom w:val="0"/>
      <w:divBdr>
        <w:top w:val="none" w:sz="0" w:space="0" w:color="auto"/>
        <w:left w:val="none" w:sz="0" w:space="0" w:color="auto"/>
        <w:bottom w:val="none" w:sz="0" w:space="0" w:color="auto"/>
        <w:right w:val="none" w:sz="0" w:space="0" w:color="auto"/>
      </w:divBdr>
    </w:div>
    <w:div w:id="445123086">
      <w:bodyDiv w:val="1"/>
      <w:marLeft w:val="0"/>
      <w:marRight w:val="0"/>
      <w:marTop w:val="0"/>
      <w:marBottom w:val="0"/>
      <w:divBdr>
        <w:top w:val="none" w:sz="0" w:space="0" w:color="auto"/>
        <w:left w:val="none" w:sz="0" w:space="0" w:color="auto"/>
        <w:bottom w:val="none" w:sz="0" w:space="0" w:color="auto"/>
        <w:right w:val="none" w:sz="0" w:space="0" w:color="auto"/>
      </w:divBdr>
    </w:div>
    <w:div w:id="445199637">
      <w:bodyDiv w:val="1"/>
      <w:marLeft w:val="0"/>
      <w:marRight w:val="0"/>
      <w:marTop w:val="0"/>
      <w:marBottom w:val="0"/>
      <w:divBdr>
        <w:top w:val="none" w:sz="0" w:space="0" w:color="auto"/>
        <w:left w:val="none" w:sz="0" w:space="0" w:color="auto"/>
        <w:bottom w:val="none" w:sz="0" w:space="0" w:color="auto"/>
        <w:right w:val="none" w:sz="0" w:space="0" w:color="auto"/>
      </w:divBdr>
    </w:div>
    <w:div w:id="445973599">
      <w:bodyDiv w:val="1"/>
      <w:marLeft w:val="0"/>
      <w:marRight w:val="0"/>
      <w:marTop w:val="0"/>
      <w:marBottom w:val="0"/>
      <w:divBdr>
        <w:top w:val="none" w:sz="0" w:space="0" w:color="auto"/>
        <w:left w:val="none" w:sz="0" w:space="0" w:color="auto"/>
        <w:bottom w:val="none" w:sz="0" w:space="0" w:color="auto"/>
        <w:right w:val="none" w:sz="0" w:space="0" w:color="auto"/>
      </w:divBdr>
    </w:div>
    <w:div w:id="446043717">
      <w:bodyDiv w:val="1"/>
      <w:marLeft w:val="0"/>
      <w:marRight w:val="0"/>
      <w:marTop w:val="0"/>
      <w:marBottom w:val="0"/>
      <w:divBdr>
        <w:top w:val="none" w:sz="0" w:space="0" w:color="auto"/>
        <w:left w:val="none" w:sz="0" w:space="0" w:color="auto"/>
        <w:bottom w:val="none" w:sz="0" w:space="0" w:color="auto"/>
        <w:right w:val="none" w:sz="0" w:space="0" w:color="auto"/>
      </w:divBdr>
    </w:div>
    <w:div w:id="446199093">
      <w:bodyDiv w:val="1"/>
      <w:marLeft w:val="0"/>
      <w:marRight w:val="0"/>
      <w:marTop w:val="0"/>
      <w:marBottom w:val="0"/>
      <w:divBdr>
        <w:top w:val="none" w:sz="0" w:space="0" w:color="auto"/>
        <w:left w:val="none" w:sz="0" w:space="0" w:color="auto"/>
        <w:bottom w:val="none" w:sz="0" w:space="0" w:color="auto"/>
        <w:right w:val="none" w:sz="0" w:space="0" w:color="auto"/>
      </w:divBdr>
    </w:div>
    <w:div w:id="446318655">
      <w:bodyDiv w:val="1"/>
      <w:marLeft w:val="0"/>
      <w:marRight w:val="0"/>
      <w:marTop w:val="0"/>
      <w:marBottom w:val="0"/>
      <w:divBdr>
        <w:top w:val="none" w:sz="0" w:space="0" w:color="auto"/>
        <w:left w:val="none" w:sz="0" w:space="0" w:color="auto"/>
        <w:bottom w:val="none" w:sz="0" w:space="0" w:color="auto"/>
        <w:right w:val="none" w:sz="0" w:space="0" w:color="auto"/>
      </w:divBdr>
      <w:divsChild>
        <w:div w:id="298262748">
          <w:marLeft w:val="0"/>
          <w:marRight w:val="0"/>
          <w:marTop w:val="0"/>
          <w:marBottom w:val="0"/>
          <w:divBdr>
            <w:top w:val="none" w:sz="0" w:space="0" w:color="auto"/>
            <w:left w:val="none" w:sz="0" w:space="0" w:color="auto"/>
            <w:bottom w:val="none" w:sz="0" w:space="0" w:color="auto"/>
            <w:right w:val="none" w:sz="0" w:space="0" w:color="auto"/>
          </w:divBdr>
          <w:divsChild>
            <w:div w:id="917326473">
              <w:marLeft w:val="0"/>
              <w:marRight w:val="0"/>
              <w:marTop w:val="0"/>
              <w:marBottom w:val="0"/>
              <w:divBdr>
                <w:top w:val="none" w:sz="0" w:space="0" w:color="auto"/>
                <w:left w:val="none" w:sz="0" w:space="0" w:color="auto"/>
                <w:bottom w:val="none" w:sz="0" w:space="0" w:color="auto"/>
                <w:right w:val="none" w:sz="0" w:space="0" w:color="auto"/>
              </w:divBdr>
            </w:div>
          </w:divsChild>
        </w:div>
        <w:div w:id="431632794">
          <w:marLeft w:val="0"/>
          <w:marRight w:val="0"/>
          <w:marTop w:val="0"/>
          <w:marBottom w:val="0"/>
          <w:divBdr>
            <w:top w:val="none" w:sz="0" w:space="0" w:color="auto"/>
            <w:left w:val="none" w:sz="0" w:space="0" w:color="auto"/>
            <w:bottom w:val="none" w:sz="0" w:space="0" w:color="auto"/>
            <w:right w:val="none" w:sz="0" w:space="0" w:color="auto"/>
          </w:divBdr>
          <w:divsChild>
            <w:div w:id="899092845">
              <w:marLeft w:val="0"/>
              <w:marRight w:val="0"/>
              <w:marTop w:val="0"/>
              <w:marBottom w:val="0"/>
              <w:divBdr>
                <w:top w:val="none" w:sz="0" w:space="0" w:color="auto"/>
                <w:left w:val="none" w:sz="0" w:space="0" w:color="auto"/>
                <w:bottom w:val="none" w:sz="0" w:space="0" w:color="auto"/>
                <w:right w:val="none" w:sz="0" w:space="0" w:color="auto"/>
              </w:divBdr>
            </w:div>
          </w:divsChild>
        </w:div>
        <w:div w:id="791170518">
          <w:marLeft w:val="0"/>
          <w:marRight w:val="0"/>
          <w:marTop w:val="0"/>
          <w:marBottom w:val="0"/>
          <w:divBdr>
            <w:top w:val="none" w:sz="0" w:space="0" w:color="auto"/>
            <w:left w:val="none" w:sz="0" w:space="0" w:color="auto"/>
            <w:bottom w:val="none" w:sz="0" w:space="0" w:color="auto"/>
            <w:right w:val="none" w:sz="0" w:space="0" w:color="auto"/>
          </w:divBdr>
          <w:divsChild>
            <w:div w:id="345910763">
              <w:marLeft w:val="0"/>
              <w:marRight w:val="0"/>
              <w:marTop w:val="0"/>
              <w:marBottom w:val="0"/>
              <w:divBdr>
                <w:top w:val="none" w:sz="0" w:space="0" w:color="auto"/>
                <w:left w:val="none" w:sz="0" w:space="0" w:color="auto"/>
                <w:bottom w:val="none" w:sz="0" w:space="0" w:color="auto"/>
                <w:right w:val="none" w:sz="0" w:space="0" w:color="auto"/>
              </w:divBdr>
            </w:div>
          </w:divsChild>
        </w:div>
        <w:div w:id="1404446333">
          <w:marLeft w:val="0"/>
          <w:marRight w:val="0"/>
          <w:marTop w:val="0"/>
          <w:marBottom w:val="0"/>
          <w:divBdr>
            <w:top w:val="none" w:sz="0" w:space="0" w:color="auto"/>
            <w:left w:val="none" w:sz="0" w:space="0" w:color="auto"/>
            <w:bottom w:val="none" w:sz="0" w:space="0" w:color="auto"/>
            <w:right w:val="none" w:sz="0" w:space="0" w:color="auto"/>
          </w:divBdr>
          <w:divsChild>
            <w:div w:id="163404652">
              <w:marLeft w:val="0"/>
              <w:marRight w:val="0"/>
              <w:marTop w:val="0"/>
              <w:marBottom w:val="0"/>
              <w:divBdr>
                <w:top w:val="none" w:sz="0" w:space="0" w:color="auto"/>
                <w:left w:val="none" w:sz="0" w:space="0" w:color="auto"/>
                <w:bottom w:val="none" w:sz="0" w:space="0" w:color="auto"/>
                <w:right w:val="none" w:sz="0" w:space="0" w:color="auto"/>
              </w:divBdr>
            </w:div>
          </w:divsChild>
        </w:div>
        <w:div w:id="1456673814">
          <w:marLeft w:val="0"/>
          <w:marRight w:val="0"/>
          <w:marTop w:val="0"/>
          <w:marBottom w:val="0"/>
          <w:divBdr>
            <w:top w:val="none" w:sz="0" w:space="0" w:color="auto"/>
            <w:left w:val="none" w:sz="0" w:space="0" w:color="auto"/>
            <w:bottom w:val="none" w:sz="0" w:space="0" w:color="auto"/>
            <w:right w:val="none" w:sz="0" w:space="0" w:color="auto"/>
          </w:divBdr>
          <w:divsChild>
            <w:div w:id="68826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505725">
      <w:bodyDiv w:val="1"/>
      <w:marLeft w:val="0"/>
      <w:marRight w:val="0"/>
      <w:marTop w:val="0"/>
      <w:marBottom w:val="0"/>
      <w:divBdr>
        <w:top w:val="none" w:sz="0" w:space="0" w:color="auto"/>
        <w:left w:val="none" w:sz="0" w:space="0" w:color="auto"/>
        <w:bottom w:val="none" w:sz="0" w:space="0" w:color="auto"/>
        <w:right w:val="none" w:sz="0" w:space="0" w:color="auto"/>
      </w:divBdr>
    </w:div>
    <w:div w:id="447162808">
      <w:bodyDiv w:val="1"/>
      <w:marLeft w:val="0"/>
      <w:marRight w:val="0"/>
      <w:marTop w:val="0"/>
      <w:marBottom w:val="0"/>
      <w:divBdr>
        <w:top w:val="none" w:sz="0" w:space="0" w:color="auto"/>
        <w:left w:val="none" w:sz="0" w:space="0" w:color="auto"/>
        <w:bottom w:val="none" w:sz="0" w:space="0" w:color="auto"/>
        <w:right w:val="none" w:sz="0" w:space="0" w:color="auto"/>
      </w:divBdr>
    </w:div>
    <w:div w:id="447437042">
      <w:bodyDiv w:val="1"/>
      <w:marLeft w:val="0"/>
      <w:marRight w:val="0"/>
      <w:marTop w:val="0"/>
      <w:marBottom w:val="0"/>
      <w:divBdr>
        <w:top w:val="none" w:sz="0" w:space="0" w:color="auto"/>
        <w:left w:val="none" w:sz="0" w:space="0" w:color="auto"/>
        <w:bottom w:val="none" w:sz="0" w:space="0" w:color="auto"/>
        <w:right w:val="none" w:sz="0" w:space="0" w:color="auto"/>
      </w:divBdr>
    </w:div>
    <w:div w:id="448165041">
      <w:bodyDiv w:val="1"/>
      <w:marLeft w:val="0"/>
      <w:marRight w:val="0"/>
      <w:marTop w:val="0"/>
      <w:marBottom w:val="0"/>
      <w:divBdr>
        <w:top w:val="none" w:sz="0" w:space="0" w:color="auto"/>
        <w:left w:val="none" w:sz="0" w:space="0" w:color="auto"/>
        <w:bottom w:val="none" w:sz="0" w:space="0" w:color="auto"/>
        <w:right w:val="none" w:sz="0" w:space="0" w:color="auto"/>
      </w:divBdr>
    </w:div>
    <w:div w:id="448427584">
      <w:bodyDiv w:val="1"/>
      <w:marLeft w:val="0"/>
      <w:marRight w:val="0"/>
      <w:marTop w:val="0"/>
      <w:marBottom w:val="0"/>
      <w:divBdr>
        <w:top w:val="none" w:sz="0" w:space="0" w:color="auto"/>
        <w:left w:val="none" w:sz="0" w:space="0" w:color="auto"/>
        <w:bottom w:val="none" w:sz="0" w:space="0" w:color="auto"/>
        <w:right w:val="none" w:sz="0" w:space="0" w:color="auto"/>
      </w:divBdr>
    </w:div>
    <w:div w:id="448471911">
      <w:bodyDiv w:val="1"/>
      <w:marLeft w:val="0"/>
      <w:marRight w:val="0"/>
      <w:marTop w:val="0"/>
      <w:marBottom w:val="0"/>
      <w:divBdr>
        <w:top w:val="none" w:sz="0" w:space="0" w:color="auto"/>
        <w:left w:val="none" w:sz="0" w:space="0" w:color="auto"/>
        <w:bottom w:val="none" w:sz="0" w:space="0" w:color="auto"/>
        <w:right w:val="none" w:sz="0" w:space="0" w:color="auto"/>
      </w:divBdr>
    </w:div>
    <w:div w:id="448548979">
      <w:bodyDiv w:val="1"/>
      <w:marLeft w:val="0"/>
      <w:marRight w:val="0"/>
      <w:marTop w:val="0"/>
      <w:marBottom w:val="0"/>
      <w:divBdr>
        <w:top w:val="none" w:sz="0" w:space="0" w:color="auto"/>
        <w:left w:val="none" w:sz="0" w:space="0" w:color="auto"/>
        <w:bottom w:val="none" w:sz="0" w:space="0" w:color="auto"/>
        <w:right w:val="none" w:sz="0" w:space="0" w:color="auto"/>
      </w:divBdr>
    </w:div>
    <w:div w:id="448594094">
      <w:bodyDiv w:val="1"/>
      <w:marLeft w:val="0"/>
      <w:marRight w:val="0"/>
      <w:marTop w:val="0"/>
      <w:marBottom w:val="0"/>
      <w:divBdr>
        <w:top w:val="none" w:sz="0" w:space="0" w:color="auto"/>
        <w:left w:val="none" w:sz="0" w:space="0" w:color="auto"/>
        <w:bottom w:val="none" w:sz="0" w:space="0" w:color="auto"/>
        <w:right w:val="none" w:sz="0" w:space="0" w:color="auto"/>
      </w:divBdr>
    </w:div>
    <w:div w:id="448937443">
      <w:bodyDiv w:val="1"/>
      <w:marLeft w:val="0"/>
      <w:marRight w:val="0"/>
      <w:marTop w:val="0"/>
      <w:marBottom w:val="0"/>
      <w:divBdr>
        <w:top w:val="none" w:sz="0" w:space="0" w:color="auto"/>
        <w:left w:val="none" w:sz="0" w:space="0" w:color="auto"/>
        <w:bottom w:val="none" w:sz="0" w:space="0" w:color="auto"/>
        <w:right w:val="none" w:sz="0" w:space="0" w:color="auto"/>
      </w:divBdr>
    </w:div>
    <w:div w:id="449319005">
      <w:bodyDiv w:val="1"/>
      <w:marLeft w:val="0"/>
      <w:marRight w:val="0"/>
      <w:marTop w:val="0"/>
      <w:marBottom w:val="0"/>
      <w:divBdr>
        <w:top w:val="none" w:sz="0" w:space="0" w:color="auto"/>
        <w:left w:val="none" w:sz="0" w:space="0" w:color="auto"/>
        <w:bottom w:val="none" w:sz="0" w:space="0" w:color="auto"/>
        <w:right w:val="none" w:sz="0" w:space="0" w:color="auto"/>
      </w:divBdr>
    </w:div>
    <w:div w:id="449709723">
      <w:bodyDiv w:val="1"/>
      <w:marLeft w:val="0"/>
      <w:marRight w:val="0"/>
      <w:marTop w:val="0"/>
      <w:marBottom w:val="0"/>
      <w:divBdr>
        <w:top w:val="none" w:sz="0" w:space="0" w:color="auto"/>
        <w:left w:val="none" w:sz="0" w:space="0" w:color="auto"/>
        <w:bottom w:val="none" w:sz="0" w:space="0" w:color="auto"/>
        <w:right w:val="none" w:sz="0" w:space="0" w:color="auto"/>
      </w:divBdr>
    </w:div>
    <w:div w:id="450249010">
      <w:bodyDiv w:val="1"/>
      <w:marLeft w:val="0"/>
      <w:marRight w:val="0"/>
      <w:marTop w:val="0"/>
      <w:marBottom w:val="0"/>
      <w:divBdr>
        <w:top w:val="none" w:sz="0" w:space="0" w:color="auto"/>
        <w:left w:val="none" w:sz="0" w:space="0" w:color="auto"/>
        <w:bottom w:val="none" w:sz="0" w:space="0" w:color="auto"/>
        <w:right w:val="none" w:sz="0" w:space="0" w:color="auto"/>
      </w:divBdr>
    </w:div>
    <w:div w:id="450632347">
      <w:bodyDiv w:val="1"/>
      <w:marLeft w:val="0"/>
      <w:marRight w:val="0"/>
      <w:marTop w:val="0"/>
      <w:marBottom w:val="0"/>
      <w:divBdr>
        <w:top w:val="none" w:sz="0" w:space="0" w:color="auto"/>
        <w:left w:val="none" w:sz="0" w:space="0" w:color="auto"/>
        <w:bottom w:val="none" w:sz="0" w:space="0" w:color="auto"/>
        <w:right w:val="none" w:sz="0" w:space="0" w:color="auto"/>
      </w:divBdr>
    </w:div>
    <w:div w:id="451486475">
      <w:bodyDiv w:val="1"/>
      <w:marLeft w:val="0"/>
      <w:marRight w:val="0"/>
      <w:marTop w:val="0"/>
      <w:marBottom w:val="0"/>
      <w:divBdr>
        <w:top w:val="none" w:sz="0" w:space="0" w:color="auto"/>
        <w:left w:val="none" w:sz="0" w:space="0" w:color="auto"/>
        <w:bottom w:val="none" w:sz="0" w:space="0" w:color="auto"/>
        <w:right w:val="none" w:sz="0" w:space="0" w:color="auto"/>
      </w:divBdr>
    </w:div>
    <w:div w:id="451822409">
      <w:bodyDiv w:val="1"/>
      <w:marLeft w:val="0"/>
      <w:marRight w:val="0"/>
      <w:marTop w:val="0"/>
      <w:marBottom w:val="0"/>
      <w:divBdr>
        <w:top w:val="none" w:sz="0" w:space="0" w:color="auto"/>
        <w:left w:val="none" w:sz="0" w:space="0" w:color="auto"/>
        <w:bottom w:val="none" w:sz="0" w:space="0" w:color="auto"/>
        <w:right w:val="none" w:sz="0" w:space="0" w:color="auto"/>
      </w:divBdr>
    </w:div>
    <w:div w:id="452016683">
      <w:bodyDiv w:val="1"/>
      <w:marLeft w:val="0"/>
      <w:marRight w:val="0"/>
      <w:marTop w:val="0"/>
      <w:marBottom w:val="0"/>
      <w:divBdr>
        <w:top w:val="none" w:sz="0" w:space="0" w:color="auto"/>
        <w:left w:val="none" w:sz="0" w:space="0" w:color="auto"/>
        <w:bottom w:val="none" w:sz="0" w:space="0" w:color="auto"/>
        <w:right w:val="none" w:sz="0" w:space="0" w:color="auto"/>
      </w:divBdr>
    </w:div>
    <w:div w:id="452598086">
      <w:bodyDiv w:val="1"/>
      <w:marLeft w:val="0"/>
      <w:marRight w:val="0"/>
      <w:marTop w:val="0"/>
      <w:marBottom w:val="0"/>
      <w:divBdr>
        <w:top w:val="none" w:sz="0" w:space="0" w:color="auto"/>
        <w:left w:val="none" w:sz="0" w:space="0" w:color="auto"/>
        <w:bottom w:val="none" w:sz="0" w:space="0" w:color="auto"/>
        <w:right w:val="none" w:sz="0" w:space="0" w:color="auto"/>
      </w:divBdr>
    </w:div>
    <w:div w:id="453064495">
      <w:bodyDiv w:val="1"/>
      <w:marLeft w:val="0"/>
      <w:marRight w:val="0"/>
      <w:marTop w:val="0"/>
      <w:marBottom w:val="0"/>
      <w:divBdr>
        <w:top w:val="none" w:sz="0" w:space="0" w:color="auto"/>
        <w:left w:val="none" w:sz="0" w:space="0" w:color="auto"/>
        <w:bottom w:val="none" w:sz="0" w:space="0" w:color="auto"/>
        <w:right w:val="none" w:sz="0" w:space="0" w:color="auto"/>
      </w:divBdr>
    </w:div>
    <w:div w:id="453137323">
      <w:bodyDiv w:val="1"/>
      <w:marLeft w:val="0"/>
      <w:marRight w:val="0"/>
      <w:marTop w:val="0"/>
      <w:marBottom w:val="0"/>
      <w:divBdr>
        <w:top w:val="none" w:sz="0" w:space="0" w:color="auto"/>
        <w:left w:val="none" w:sz="0" w:space="0" w:color="auto"/>
        <w:bottom w:val="none" w:sz="0" w:space="0" w:color="auto"/>
        <w:right w:val="none" w:sz="0" w:space="0" w:color="auto"/>
      </w:divBdr>
    </w:div>
    <w:div w:id="453715315">
      <w:bodyDiv w:val="1"/>
      <w:marLeft w:val="0"/>
      <w:marRight w:val="0"/>
      <w:marTop w:val="0"/>
      <w:marBottom w:val="0"/>
      <w:divBdr>
        <w:top w:val="none" w:sz="0" w:space="0" w:color="auto"/>
        <w:left w:val="none" w:sz="0" w:space="0" w:color="auto"/>
        <w:bottom w:val="none" w:sz="0" w:space="0" w:color="auto"/>
        <w:right w:val="none" w:sz="0" w:space="0" w:color="auto"/>
      </w:divBdr>
    </w:div>
    <w:div w:id="454451059">
      <w:bodyDiv w:val="1"/>
      <w:marLeft w:val="0"/>
      <w:marRight w:val="0"/>
      <w:marTop w:val="0"/>
      <w:marBottom w:val="0"/>
      <w:divBdr>
        <w:top w:val="none" w:sz="0" w:space="0" w:color="auto"/>
        <w:left w:val="none" w:sz="0" w:space="0" w:color="auto"/>
        <w:bottom w:val="none" w:sz="0" w:space="0" w:color="auto"/>
        <w:right w:val="none" w:sz="0" w:space="0" w:color="auto"/>
      </w:divBdr>
    </w:div>
    <w:div w:id="454561914">
      <w:bodyDiv w:val="1"/>
      <w:marLeft w:val="0"/>
      <w:marRight w:val="0"/>
      <w:marTop w:val="0"/>
      <w:marBottom w:val="0"/>
      <w:divBdr>
        <w:top w:val="none" w:sz="0" w:space="0" w:color="auto"/>
        <w:left w:val="none" w:sz="0" w:space="0" w:color="auto"/>
        <w:bottom w:val="none" w:sz="0" w:space="0" w:color="auto"/>
        <w:right w:val="none" w:sz="0" w:space="0" w:color="auto"/>
      </w:divBdr>
    </w:div>
    <w:div w:id="454644942">
      <w:bodyDiv w:val="1"/>
      <w:marLeft w:val="0"/>
      <w:marRight w:val="0"/>
      <w:marTop w:val="0"/>
      <w:marBottom w:val="0"/>
      <w:divBdr>
        <w:top w:val="none" w:sz="0" w:space="0" w:color="auto"/>
        <w:left w:val="none" w:sz="0" w:space="0" w:color="auto"/>
        <w:bottom w:val="none" w:sz="0" w:space="0" w:color="auto"/>
        <w:right w:val="none" w:sz="0" w:space="0" w:color="auto"/>
      </w:divBdr>
    </w:div>
    <w:div w:id="454981580">
      <w:bodyDiv w:val="1"/>
      <w:marLeft w:val="0"/>
      <w:marRight w:val="0"/>
      <w:marTop w:val="0"/>
      <w:marBottom w:val="0"/>
      <w:divBdr>
        <w:top w:val="none" w:sz="0" w:space="0" w:color="auto"/>
        <w:left w:val="none" w:sz="0" w:space="0" w:color="auto"/>
        <w:bottom w:val="none" w:sz="0" w:space="0" w:color="auto"/>
        <w:right w:val="none" w:sz="0" w:space="0" w:color="auto"/>
      </w:divBdr>
    </w:div>
    <w:div w:id="455106928">
      <w:bodyDiv w:val="1"/>
      <w:marLeft w:val="0"/>
      <w:marRight w:val="0"/>
      <w:marTop w:val="0"/>
      <w:marBottom w:val="0"/>
      <w:divBdr>
        <w:top w:val="none" w:sz="0" w:space="0" w:color="auto"/>
        <w:left w:val="none" w:sz="0" w:space="0" w:color="auto"/>
        <w:bottom w:val="none" w:sz="0" w:space="0" w:color="auto"/>
        <w:right w:val="none" w:sz="0" w:space="0" w:color="auto"/>
      </w:divBdr>
    </w:div>
    <w:div w:id="455217753">
      <w:bodyDiv w:val="1"/>
      <w:marLeft w:val="0"/>
      <w:marRight w:val="0"/>
      <w:marTop w:val="0"/>
      <w:marBottom w:val="0"/>
      <w:divBdr>
        <w:top w:val="none" w:sz="0" w:space="0" w:color="auto"/>
        <w:left w:val="none" w:sz="0" w:space="0" w:color="auto"/>
        <w:bottom w:val="none" w:sz="0" w:space="0" w:color="auto"/>
        <w:right w:val="none" w:sz="0" w:space="0" w:color="auto"/>
      </w:divBdr>
    </w:div>
    <w:div w:id="455417665">
      <w:bodyDiv w:val="1"/>
      <w:marLeft w:val="0"/>
      <w:marRight w:val="0"/>
      <w:marTop w:val="0"/>
      <w:marBottom w:val="0"/>
      <w:divBdr>
        <w:top w:val="none" w:sz="0" w:space="0" w:color="auto"/>
        <w:left w:val="none" w:sz="0" w:space="0" w:color="auto"/>
        <w:bottom w:val="none" w:sz="0" w:space="0" w:color="auto"/>
        <w:right w:val="none" w:sz="0" w:space="0" w:color="auto"/>
      </w:divBdr>
    </w:div>
    <w:div w:id="456028664">
      <w:bodyDiv w:val="1"/>
      <w:marLeft w:val="0"/>
      <w:marRight w:val="0"/>
      <w:marTop w:val="0"/>
      <w:marBottom w:val="0"/>
      <w:divBdr>
        <w:top w:val="none" w:sz="0" w:space="0" w:color="auto"/>
        <w:left w:val="none" w:sz="0" w:space="0" w:color="auto"/>
        <w:bottom w:val="none" w:sz="0" w:space="0" w:color="auto"/>
        <w:right w:val="none" w:sz="0" w:space="0" w:color="auto"/>
      </w:divBdr>
    </w:div>
    <w:div w:id="456223601">
      <w:bodyDiv w:val="1"/>
      <w:marLeft w:val="0"/>
      <w:marRight w:val="0"/>
      <w:marTop w:val="0"/>
      <w:marBottom w:val="0"/>
      <w:divBdr>
        <w:top w:val="none" w:sz="0" w:space="0" w:color="auto"/>
        <w:left w:val="none" w:sz="0" w:space="0" w:color="auto"/>
        <w:bottom w:val="none" w:sz="0" w:space="0" w:color="auto"/>
        <w:right w:val="none" w:sz="0" w:space="0" w:color="auto"/>
      </w:divBdr>
    </w:div>
    <w:div w:id="456415348">
      <w:bodyDiv w:val="1"/>
      <w:marLeft w:val="0"/>
      <w:marRight w:val="0"/>
      <w:marTop w:val="0"/>
      <w:marBottom w:val="0"/>
      <w:divBdr>
        <w:top w:val="none" w:sz="0" w:space="0" w:color="auto"/>
        <w:left w:val="none" w:sz="0" w:space="0" w:color="auto"/>
        <w:bottom w:val="none" w:sz="0" w:space="0" w:color="auto"/>
        <w:right w:val="none" w:sz="0" w:space="0" w:color="auto"/>
      </w:divBdr>
    </w:div>
    <w:div w:id="456682273">
      <w:bodyDiv w:val="1"/>
      <w:marLeft w:val="0"/>
      <w:marRight w:val="0"/>
      <w:marTop w:val="0"/>
      <w:marBottom w:val="0"/>
      <w:divBdr>
        <w:top w:val="none" w:sz="0" w:space="0" w:color="auto"/>
        <w:left w:val="none" w:sz="0" w:space="0" w:color="auto"/>
        <w:bottom w:val="none" w:sz="0" w:space="0" w:color="auto"/>
        <w:right w:val="none" w:sz="0" w:space="0" w:color="auto"/>
      </w:divBdr>
    </w:div>
    <w:div w:id="456686168">
      <w:bodyDiv w:val="1"/>
      <w:marLeft w:val="0"/>
      <w:marRight w:val="0"/>
      <w:marTop w:val="0"/>
      <w:marBottom w:val="0"/>
      <w:divBdr>
        <w:top w:val="none" w:sz="0" w:space="0" w:color="auto"/>
        <w:left w:val="none" w:sz="0" w:space="0" w:color="auto"/>
        <w:bottom w:val="none" w:sz="0" w:space="0" w:color="auto"/>
        <w:right w:val="none" w:sz="0" w:space="0" w:color="auto"/>
      </w:divBdr>
    </w:div>
    <w:div w:id="456728215">
      <w:bodyDiv w:val="1"/>
      <w:marLeft w:val="0"/>
      <w:marRight w:val="0"/>
      <w:marTop w:val="0"/>
      <w:marBottom w:val="0"/>
      <w:divBdr>
        <w:top w:val="none" w:sz="0" w:space="0" w:color="auto"/>
        <w:left w:val="none" w:sz="0" w:space="0" w:color="auto"/>
        <w:bottom w:val="none" w:sz="0" w:space="0" w:color="auto"/>
        <w:right w:val="none" w:sz="0" w:space="0" w:color="auto"/>
      </w:divBdr>
    </w:div>
    <w:div w:id="456874744">
      <w:bodyDiv w:val="1"/>
      <w:marLeft w:val="0"/>
      <w:marRight w:val="0"/>
      <w:marTop w:val="0"/>
      <w:marBottom w:val="0"/>
      <w:divBdr>
        <w:top w:val="none" w:sz="0" w:space="0" w:color="auto"/>
        <w:left w:val="none" w:sz="0" w:space="0" w:color="auto"/>
        <w:bottom w:val="none" w:sz="0" w:space="0" w:color="auto"/>
        <w:right w:val="none" w:sz="0" w:space="0" w:color="auto"/>
      </w:divBdr>
    </w:div>
    <w:div w:id="456919254">
      <w:bodyDiv w:val="1"/>
      <w:marLeft w:val="0"/>
      <w:marRight w:val="0"/>
      <w:marTop w:val="0"/>
      <w:marBottom w:val="0"/>
      <w:divBdr>
        <w:top w:val="none" w:sz="0" w:space="0" w:color="auto"/>
        <w:left w:val="none" w:sz="0" w:space="0" w:color="auto"/>
        <w:bottom w:val="none" w:sz="0" w:space="0" w:color="auto"/>
        <w:right w:val="none" w:sz="0" w:space="0" w:color="auto"/>
      </w:divBdr>
    </w:div>
    <w:div w:id="457452424">
      <w:bodyDiv w:val="1"/>
      <w:marLeft w:val="0"/>
      <w:marRight w:val="0"/>
      <w:marTop w:val="0"/>
      <w:marBottom w:val="0"/>
      <w:divBdr>
        <w:top w:val="none" w:sz="0" w:space="0" w:color="auto"/>
        <w:left w:val="none" w:sz="0" w:space="0" w:color="auto"/>
        <w:bottom w:val="none" w:sz="0" w:space="0" w:color="auto"/>
        <w:right w:val="none" w:sz="0" w:space="0" w:color="auto"/>
      </w:divBdr>
    </w:div>
    <w:div w:id="458183967">
      <w:bodyDiv w:val="1"/>
      <w:marLeft w:val="0"/>
      <w:marRight w:val="0"/>
      <w:marTop w:val="0"/>
      <w:marBottom w:val="0"/>
      <w:divBdr>
        <w:top w:val="none" w:sz="0" w:space="0" w:color="auto"/>
        <w:left w:val="none" w:sz="0" w:space="0" w:color="auto"/>
        <w:bottom w:val="none" w:sz="0" w:space="0" w:color="auto"/>
        <w:right w:val="none" w:sz="0" w:space="0" w:color="auto"/>
      </w:divBdr>
    </w:div>
    <w:div w:id="458259417">
      <w:bodyDiv w:val="1"/>
      <w:marLeft w:val="0"/>
      <w:marRight w:val="0"/>
      <w:marTop w:val="0"/>
      <w:marBottom w:val="0"/>
      <w:divBdr>
        <w:top w:val="none" w:sz="0" w:space="0" w:color="auto"/>
        <w:left w:val="none" w:sz="0" w:space="0" w:color="auto"/>
        <w:bottom w:val="none" w:sz="0" w:space="0" w:color="auto"/>
        <w:right w:val="none" w:sz="0" w:space="0" w:color="auto"/>
      </w:divBdr>
    </w:div>
    <w:div w:id="458307418">
      <w:bodyDiv w:val="1"/>
      <w:marLeft w:val="0"/>
      <w:marRight w:val="0"/>
      <w:marTop w:val="0"/>
      <w:marBottom w:val="0"/>
      <w:divBdr>
        <w:top w:val="none" w:sz="0" w:space="0" w:color="auto"/>
        <w:left w:val="none" w:sz="0" w:space="0" w:color="auto"/>
        <w:bottom w:val="none" w:sz="0" w:space="0" w:color="auto"/>
        <w:right w:val="none" w:sz="0" w:space="0" w:color="auto"/>
      </w:divBdr>
    </w:div>
    <w:div w:id="458496191">
      <w:bodyDiv w:val="1"/>
      <w:marLeft w:val="0"/>
      <w:marRight w:val="0"/>
      <w:marTop w:val="0"/>
      <w:marBottom w:val="0"/>
      <w:divBdr>
        <w:top w:val="none" w:sz="0" w:space="0" w:color="auto"/>
        <w:left w:val="none" w:sz="0" w:space="0" w:color="auto"/>
        <w:bottom w:val="none" w:sz="0" w:space="0" w:color="auto"/>
        <w:right w:val="none" w:sz="0" w:space="0" w:color="auto"/>
      </w:divBdr>
    </w:div>
    <w:div w:id="458689703">
      <w:bodyDiv w:val="1"/>
      <w:marLeft w:val="0"/>
      <w:marRight w:val="0"/>
      <w:marTop w:val="0"/>
      <w:marBottom w:val="0"/>
      <w:divBdr>
        <w:top w:val="none" w:sz="0" w:space="0" w:color="auto"/>
        <w:left w:val="none" w:sz="0" w:space="0" w:color="auto"/>
        <w:bottom w:val="none" w:sz="0" w:space="0" w:color="auto"/>
        <w:right w:val="none" w:sz="0" w:space="0" w:color="auto"/>
      </w:divBdr>
    </w:div>
    <w:div w:id="459030302">
      <w:bodyDiv w:val="1"/>
      <w:marLeft w:val="0"/>
      <w:marRight w:val="0"/>
      <w:marTop w:val="0"/>
      <w:marBottom w:val="0"/>
      <w:divBdr>
        <w:top w:val="none" w:sz="0" w:space="0" w:color="auto"/>
        <w:left w:val="none" w:sz="0" w:space="0" w:color="auto"/>
        <w:bottom w:val="none" w:sz="0" w:space="0" w:color="auto"/>
        <w:right w:val="none" w:sz="0" w:space="0" w:color="auto"/>
      </w:divBdr>
    </w:div>
    <w:div w:id="459039025">
      <w:bodyDiv w:val="1"/>
      <w:marLeft w:val="0"/>
      <w:marRight w:val="0"/>
      <w:marTop w:val="0"/>
      <w:marBottom w:val="0"/>
      <w:divBdr>
        <w:top w:val="none" w:sz="0" w:space="0" w:color="auto"/>
        <w:left w:val="none" w:sz="0" w:space="0" w:color="auto"/>
        <w:bottom w:val="none" w:sz="0" w:space="0" w:color="auto"/>
        <w:right w:val="none" w:sz="0" w:space="0" w:color="auto"/>
      </w:divBdr>
      <w:divsChild>
        <w:div w:id="1947808125">
          <w:marLeft w:val="0"/>
          <w:marRight w:val="0"/>
          <w:marTop w:val="0"/>
          <w:marBottom w:val="0"/>
          <w:divBdr>
            <w:top w:val="none" w:sz="0" w:space="0" w:color="auto"/>
            <w:left w:val="none" w:sz="0" w:space="0" w:color="auto"/>
            <w:bottom w:val="none" w:sz="0" w:space="0" w:color="auto"/>
            <w:right w:val="none" w:sz="0" w:space="0" w:color="auto"/>
          </w:divBdr>
          <w:divsChild>
            <w:div w:id="721908668">
              <w:marLeft w:val="0"/>
              <w:marRight w:val="0"/>
              <w:marTop w:val="0"/>
              <w:marBottom w:val="0"/>
              <w:divBdr>
                <w:top w:val="none" w:sz="0" w:space="0" w:color="auto"/>
                <w:left w:val="none" w:sz="0" w:space="0" w:color="auto"/>
                <w:bottom w:val="none" w:sz="0" w:space="0" w:color="auto"/>
                <w:right w:val="none" w:sz="0" w:space="0" w:color="auto"/>
              </w:divBdr>
              <w:divsChild>
                <w:div w:id="186331964">
                  <w:marLeft w:val="0"/>
                  <w:marRight w:val="0"/>
                  <w:marTop w:val="0"/>
                  <w:marBottom w:val="0"/>
                  <w:divBdr>
                    <w:top w:val="none" w:sz="0" w:space="0" w:color="auto"/>
                    <w:left w:val="none" w:sz="0" w:space="0" w:color="auto"/>
                    <w:bottom w:val="none" w:sz="0" w:space="0" w:color="auto"/>
                    <w:right w:val="none" w:sz="0" w:space="0" w:color="auto"/>
                  </w:divBdr>
                </w:div>
              </w:divsChild>
            </w:div>
            <w:div w:id="961305665">
              <w:marLeft w:val="0"/>
              <w:marRight w:val="0"/>
              <w:marTop w:val="0"/>
              <w:marBottom w:val="0"/>
              <w:divBdr>
                <w:top w:val="none" w:sz="0" w:space="0" w:color="auto"/>
                <w:left w:val="none" w:sz="0" w:space="0" w:color="auto"/>
                <w:bottom w:val="none" w:sz="0" w:space="0" w:color="auto"/>
                <w:right w:val="none" w:sz="0" w:space="0" w:color="auto"/>
              </w:divBdr>
              <w:divsChild>
                <w:div w:id="2060745755">
                  <w:marLeft w:val="0"/>
                  <w:marRight w:val="0"/>
                  <w:marTop w:val="0"/>
                  <w:marBottom w:val="0"/>
                  <w:divBdr>
                    <w:top w:val="none" w:sz="0" w:space="0" w:color="auto"/>
                    <w:left w:val="none" w:sz="0" w:space="0" w:color="auto"/>
                    <w:bottom w:val="none" w:sz="0" w:space="0" w:color="auto"/>
                    <w:right w:val="none" w:sz="0" w:space="0" w:color="auto"/>
                  </w:divBdr>
                </w:div>
              </w:divsChild>
            </w:div>
            <w:div w:id="970748918">
              <w:marLeft w:val="0"/>
              <w:marRight w:val="0"/>
              <w:marTop w:val="0"/>
              <w:marBottom w:val="0"/>
              <w:divBdr>
                <w:top w:val="none" w:sz="0" w:space="0" w:color="auto"/>
                <w:left w:val="none" w:sz="0" w:space="0" w:color="auto"/>
                <w:bottom w:val="none" w:sz="0" w:space="0" w:color="auto"/>
                <w:right w:val="none" w:sz="0" w:space="0" w:color="auto"/>
              </w:divBdr>
              <w:divsChild>
                <w:div w:id="1844390896">
                  <w:marLeft w:val="0"/>
                  <w:marRight w:val="0"/>
                  <w:marTop w:val="0"/>
                  <w:marBottom w:val="0"/>
                  <w:divBdr>
                    <w:top w:val="none" w:sz="0" w:space="0" w:color="auto"/>
                    <w:left w:val="none" w:sz="0" w:space="0" w:color="auto"/>
                    <w:bottom w:val="none" w:sz="0" w:space="0" w:color="auto"/>
                    <w:right w:val="none" w:sz="0" w:space="0" w:color="auto"/>
                  </w:divBdr>
                </w:div>
              </w:divsChild>
            </w:div>
            <w:div w:id="1315837116">
              <w:marLeft w:val="0"/>
              <w:marRight w:val="0"/>
              <w:marTop w:val="0"/>
              <w:marBottom w:val="0"/>
              <w:divBdr>
                <w:top w:val="none" w:sz="0" w:space="0" w:color="auto"/>
                <w:left w:val="none" w:sz="0" w:space="0" w:color="auto"/>
                <w:bottom w:val="none" w:sz="0" w:space="0" w:color="auto"/>
                <w:right w:val="none" w:sz="0" w:space="0" w:color="auto"/>
              </w:divBdr>
              <w:divsChild>
                <w:div w:id="736321952">
                  <w:marLeft w:val="0"/>
                  <w:marRight w:val="0"/>
                  <w:marTop w:val="0"/>
                  <w:marBottom w:val="0"/>
                  <w:divBdr>
                    <w:top w:val="none" w:sz="0" w:space="0" w:color="auto"/>
                    <w:left w:val="none" w:sz="0" w:space="0" w:color="auto"/>
                    <w:bottom w:val="none" w:sz="0" w:space="0" w:color="auto"/>
                    <w:right w:val="none" w:sz="0" w:space="0" w:color="auto"/>
                  </w:divBdr>
                </w:div>
              </w:divsChild>
            </w:div>
            <w:div w:id="1424497199">
              <w:marLeft w:val="0"/>
              <w:marRight w:val="0"/>
              <w:marTop w:val="0"/>
              <w:marBottom w:val="0"/>
              <w:divBdr>
                <w:top w:val="none" w:sz="0" w:space="0" w:color="auto"/>
                <w:left w:val="none" w:sz="0" w:space="0" w:color="auto"/>
                <w:bottom w:val="none" w:sz="0" w:space="0" w:color="auto"/>
                <w:right w:val="none" w:sz="0" w:space="0" w:color="auto"/>
              </w:divBdr>
              <w:divsChild>
                <w:div w:id="1237932948">
                  <w:marLeft w:val="0"/>
                  <w:marRight w:val="0"/>
                  <w:marTop w:val="0"/>
                  <w:marBottom w:val="0"/>
                  <w:divBdr>
                    <w:top w:val="none" w:sz="0" w:space="0" w:color="auto"/>
                    <w:left w:val="none" w:sz="0" w:space="0" w:color="auto"/>
                    <w:bottom w:val="none" w:sz="0" w:space="0" w:color="auto"/>
                    <w:right w:val="none" w:sz="0" w:space="0" w:color="auto"/>
                  </w:divBdr>
                </w:div>
              </w:divsChild>
            </w:div>
            <w:div w:id="1634362583">
              <w:marLeft w:val="0"/>
              <w:marRight w:val="0"/>
              <w:marTop w:val="0"/>
              <w:marBottom w:val="0"/>
              <w:divBdr>
                <w:top w:val="none" w:sz="0" w:space="0" w:color="auto"/>
                <w:left w:val="none" w:sz="0" w:space="0" w:color="auto"/>
                <w:bottom w:val="none" w:sz="0" w:space="0" w:color="auto"/>
                <w:right w:val="none" w:sz="0" w:space="0" w:color="auto"/>
              </w:divBdr>
              <w:divsChild>
                <w:div w:id="1880513425">
                  <w:marLeft w:val="0"/>
                  <w:marRight w:val="0"/>
                  <w:marTop w:val="0"/>
                  <w:marBottom w:val="0"/>
                  <w:divBdr>
                    <w:top w:val="none" w:sz="0" w:space="0" w:color="auto"/>
                    <w:left w:val="none" w:sz="0" w:space="0" w:color="auto"/>
                    <w:bottom w:val="none" w:sz="0" w:space="0" w:color="auto"/>
                    <w:right w:val="none" w:sz="0" w:space="0" w:color="auto"/>
                  </w:divBdr>
                </w:div>
              </w:divsChild>
            </w:div>
            <w:div w:id="2010979326">
              <w:marLeft w:val="0"/>
              <w:marRight w:val="0"/>
              <w:marTop w:val="0"/>
              <w:marBottom w:val="0"/>
              <w:divBdr>
                <w:top w:val="none" w:sz="0" w:space="0" w:color="auto"/>
                <w:left w:val="none" w:sz="0" w:space="0" w:color="auto"/>
                <w:bottom w:val="none" w:sz="0" w:space="0" w:color="auto"/>
                <w:right w:val="none" w:sz="0" w:space="0" w:color="auto"/>
              </w:divBdr>
              <w:divsChild>
                <w:div w:id="60399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956372">
      <w:bodyDiv w:val="1"/>
      <w:marLeft w:val="0"/>
      <w:marRight w:val="0"/>
      <w:marTop w:val="0"/>
      <w:marBottom w:val="0"/>
      <w:divBdr>
        <w:top w:val="none" w:sz="0" w:space="0" w:color="auto"/>
        <w:left w:val="none" w:sz="0" w:space="0" w:color="auto"/>
        <w:bottom w:val="none" w:sz="0" w:space="0" w:color="auto"/>
        <w:right w:val="none" w:sz="0" w:space="0" w:color="auto"/>
      </w:divBdr>
    </w:div>
    <w:div w:id="460610033">
      <w:bodyDiv w:val="1"/>
      <w:marLeft w:val="0"/>
      <w:marRight w:val="0"/>
      <w:marTop w:val="0"/>
      <w:marBottom w:val="0"/>
      <w:divBdr>
        <w:top w:val="none" w:sz="0" w:space="0" w:color="auto"/>
        <w:left w:val="none" w:sz="0" w:space="0" w:color="auto"/>
        <w:bottom w:val="none" w:sz="0" w:space="0" w:color="auto"/>
        <w:right w:val="none" w:sz="0" w:space="0" w:color="auto"/>
      </w:divBdr>
    </w:div>
    <w:div w:id="460926856">
      <w:bodyDiv w:val="1"/>
      <w:marLeft w:val="0"/>
      <w:marRight w:val="0"/>
      <w:marTop w:val="0"/>
      <w:marBottom w:val="0"/>
      <w:divBdr>
        <w:top w:val="none" w:sz="0" w:space="0" w:color="auto"/>
        <w:left w:val="none" w:sz="0" w:space="0" w:color="auto"/>
        <w:bottom w:val="none" w:sz="0" w:space="0" w:color="auto"/>
        <w:right w:val="none" w:sz="0" w:space="0" w:color="auto"/>
      </w:divBdr>
    </w:div>
    <w:div w:id="461119699">
      <w:bodyDiv w:val="1"/>
      <w:marLeft w:val="0"/>
      <w:marRight w:val="0"/>
      <w:marTop w:val="0"/>
      <w:marBottom w:val="0"/>
      <w:divBdr>
        <w:top w:val="none" w:sz="0" w:space="0" w:color="auto"/>
        <w:left w:val="none" w:sz="0" w:space="0" w:color="auto"/>
        <w:bottom w:val="none" w:sz="0" w:space="0" w:color="auto"/>
        <w:right w:val="none" w:sz="0" w:space="0" w:color="auto"/>
      </w:divBdr>
    </w:div>
    <w:div w:id="461120273">
      <w:bodyDiv w:val="1"/>
      <w:marLeft w:val="0"/>
      <w:marRight w:val="0"/>
      <w:marTop w:val="0"/>
      <w:marBottom w:val="0"/>
      <w:divBdr>
        <w:top w:val="none" w:sz="0" w:space="0" w:color="auto"/>
        <w:left w:val="none" w:sz="0" w:space="0" w:color="auto"/>
        <w:bottom w:val="none" w:sz="0" w:space="0" w:color="auto"/>
        <w:right w:val="none" w:sz="0" w:space="0" w:color="auto"/>
      </w:divBdr>
    </w:div>
    <w:div w:id="461193415">
      <w:bodyDiv w:val="1"/>
      <w:marLeft w:val="0"/>
      <w:marRight w:val="0"/>
      <w:marTop w:val="0"/>
      <w:marBottom w:val="0"/>
      <w:divBdr>
        <w:top w:val="none" w:sz="0" w:space="0" w:color="auto"/>
        <w:left w:val="none" w:sz="0" w:space="0" w:color="auto"/>
        <w:bottom w:val="none" w:sz="0" w:space="0" w:color="auto"/>
        <w:right w:val="none" w:sz="0" w:space="0" w:color="auto"/>
      </w:divBdr>
    </w:div>
    <w:div w:id="461657262">
      <w:bodyDiv w:val="1"/>
      <w:marLeft w:val="0"/>
      <w:marRight w:val="0"/>
      <w:marTop w:val="0"/>
      <w:marBottom w:val="0"/>
      <w:divBdr>
        <w:top w:val="none" w:sz="0" w:space="0" w:color="auto"/>
        <w:left w:val="none" w:sz="0" w:space="0" w:color="auto"/>
        <w:bottom w:val="none" w:sz="0" w:space="0" w:color="auto"/>
        <w:right w:val="none" w:sz="0" w:space="0" w:color="auto"/>
      </w:divBdr>
    </w:div>
    <w:div w:id="462188133">
      <w:bodyDiv w:val="1"/>
      <w:marLeft w:val="0"/>
      <w:marRight w:val="0"/>
      <w:marTop w:val="0"/>
      <w:marBottom w:val="0"/>
      <w:divBdr>
        <w:top w:val="none" w:sz="0" w:space="0" w:color="auto"/>
        <w:left w:val="none" w:sz="0" w:space="0" w:color="auto"/>
        <w:bottom w:val="none" w:sz="0" w:space="0" w:color="auto"/>
        <w:right w:val="none" w:sz="0" w:space="0" w:color="auto"/>
      </w:divBdr>
    </w:div>
    <w:div w:id="462189884">
      <w:bodyDiv w:val="1"/>
      <w:marLeft w:val="0"/>
      <w:marRight w:val="0"/>
      <w:marTop w:val="0"/>
      <w:marBottom w:val="0"/>
      <w:divBdr>
        <w:top w:val="none" w:sz="0" w:space="0" w:color="auto"/>
        <w:left w:val="none" w:sz="0" w:space="0" w:color="auto"/>
        <w:bottom w:val="none" w:sz="0" w:space="0" w:color="auto"/>
        <w:right w:val="none" w:sz="0" w:space="0" w:color="auto"/>
      </w:divBdr>
    </w:div>
    <w:div w:id="463040423">
      <w:bodyDiv w:val="1"/>
      <w:marLeft w:val="0"/>
      <w:marRight w:val="0"/>
      <w:marTop w:val="0"/>
      <w:marBottom w:val="0"/>
      <w:divBdr>
        <w:top w:val="none" w:sz="0" w:space="0" w:color="auto"/>
        <w:left w:val="none" w:sz="0" w:space="0" w:color="auto"/>
        <w:bottom w:val="none" w:sz="0" w:space="0" w:color="auto"/>
        <w:right w:val="none" w:sz="0" w:space="0" w:color="auto"/>
      </w:divBdr>
    </w:div>
    <w:div w:id="463354754">
      <w:bodyDiv w:val="1"/>
      <w:marLeft w:val="0"/>
      <w:marRight w:val="0"/>
      <w:marTop w:val="0"/>
      <w:marBottom w:val="0"/>
      <w:divBdr>
        <w:top w:val="none" w:sz="0" w:space="0" w:color="auto"/>
        <w:left w:val="none" w:sz="0" w:space="0" w:color="auto"/>
        <w:bottom w:val="none" w:sz="0" w:space="0" w:color="auto"/>
        <w:right w:val="none" w:sz="0" w:space="0" w:color="auto"/>
      </w:divBdr>
    </w:div>
    <w:div w:id="463429401">
      <w:bodyDiv w:val="1"/>
      <w:marLeft w:val="0"/>
      <w:marRight w:val="0"/>
      <w:marTop w:val="0"/>
      <w:marBottom w:val="0"/>
      <w:divBdr>
        <w:top w:val="none" w:sz="0" w:space="0" w:color="auto"/>
        <w:left w:val="none" w:sz="0" w:space="0" w:color="auto"/>
        <w:bottom w:val="none" w:sz="0" w:space="0" w:color="auto"/>
        <w:right w:val="none" w:sz="0" w:space="0" w:color="auto"/>
      </w:divBdr>
    </w:div>
    <w:div w:id="463616714">
      <w:bodyDiv w:val="1"/>
      <w:marLeft w:val="0"/>
      <w:marRight w:val="0"/>
      <w:marTop w:val="0"/>
      <w:marBottom w:val="0"/>
      <w:divBdr>
        <w:top w:val="none" w:sz="0" w:space="0" w:color="auto"/>
        <w:left w:val="none" w:sz="0" w:space="0" w:color="auto"/>
        <w:bottom w:val="none" w:sz="0" w:space="0" w:color="auto"/>
        <w:right w:val="none" w:sz="0" w:space="0" w:color="auto"/>
      </w:divBdr>
    </w:div>
    <w:div w:id="464276485">
      <w:bodyDiv w:val="1"/>
      <w:marLeft w:val="0"/>
      <w:marRight w:val="0"/>
      <w:marTop w:val="0"/>
      <w:marBottom w:val="0"/>
      <w:divBdr>
        <w:top w:val="none" w:sz="0" w:space="0" w:color="auto"/>
        <w:left w:val="none" w:sz="0" w:space="0" w:color="auto"/>
        <w:bottom w:val="none" w:sz="0" w:space="0" w:color="auto"/>
        <w:right w:val="none" w:sz="0" w:space="0" w:color="auto"/>
      </w:divBdr>
    </w:div>
    <w:div w:id="464277079">
      <w:bodyDiv w:val="1"/>
      <w:marLeft w:val="0"/>
      <w:marRight w:val="0"/>
      <w:marTop w:val="0"/>
      <w:marBottom w:val="0"/>
      <w:divBdr>
        <w:top w:val="none" w:sz="0" w:space="0" w:color="auto"/>
        <w:left w:val="none" w:sz="0" w:space="0" w:color="auto"/>
        <w:bottom w:val="none" w:sz="0" w:space="0" w:color="auto"/>
        <w:right w:val="none" w:sz="0" w:space="0" w:color="auto"/>
      </w:divBdr>
    </w:div>
    <w:div w:id="464346955">
      <w:bodyDiv w:val="1"/>
      <w:marLeft w:val="0"/>
      <w:marRight w:val="0"/>
      <w:marTop w:val="0"/>
      <w:marBottom w:val="0"/>
      <w:divBdr>
        <w:top w:val="none" w:sz="0" w:space="0" w:color="auto"/>
        <w:left w:val="none" w:sz="0" w:space="0" w:color="auto"/>
        <w:bottom w:val="none" w:sz="0" w:space="0" w:color="auto"/>
        <w:right w:val="none" w:sz="0" w:space="0" w:color="auto"/>
      </w:divBdr>
    </w:div>
    <w:div w:id="465322665">
      <w:bodyDiv w:val="1"/>
      <w:marLeft w:val="0"/>
      <w:marRight w:val="0"/>
      <w:marTop w:val="0"/>
      <w:marBottom w:val="0"/>
      <w:divBdr>
        <w:top w:val="none" w:sz="0" w:space="0" w:color="auto"/>
        <w:left w:val="none" w:sz="0" w:space="0" w:color="auto"/>
        <w:bottom w:val="none" w:sz="0" w:space="0" w:color="auto"/>
        <w:right w:val="none" w:sz="0" w:space="0" w:color="auto"/>
      </w:divBdr>
    </w:div>
    <w:div w:id="465469272">
      <w:bodyDiv w:val="1"/>
      <w:marLeft w:val="0"/>
      <w:marRight w:val="0"/>
      <w:marTop w:val="0"/>
      <w:marBottom w:val="0"/>
      <w:divBdr>
        <w:top w:val="none" w:sz="0" w:space="0" w:color="auto"/>
        <w:left w:val="none" w:sz="0" w:space="0" w:color="auto"/>
        <w:bottom w:val="none" w:sz="0" w:space="0" w:color="auto"/>
        <w:right w:val="none" w:sz="0" w:space="0" w:color="auto"/>
      </w:divBdr>
    </w:div>
    <w:div w:id="465782984">
      <w:bodyDiv w:val="1"/>
      <w:marLeft w:val="0"/>
      <w:marRight w:val="0"/>
      <w:marTop w:val="0"/>
      <w:marBottom w:val="0"/>
      <w:divBdr>
        <w:top w:val="none" w:sz="0" w:space="0" w:color="auto"/>
        <w:left w:val="none" w:sz="0" w:space="0" w:color="auto"/>
        <w:bottom w:val="none" w:sz="0" w:space="0" w:color="auto"/>
        <w:right w:val="none" w:sz="0" w:space="0" w:color="auto"/>
      </w:divBdr>
    </w:div>
    <w:div w:id="465927294">
      <w:bodyDiv w:val="1"/>
      <w:marLeft w:val="0"/>
      <w:marRight w:val="0"/>
      <w:marTop w:val="0"/>
      <w:marBottom w:val="0"/>
      <w:divBdr>
        <w:top w:val="none" w:sz="0" w:space="0" w:color="auto"/>
        <w:left w:val="none" w:sz="0" w:space="0" w:color="auto"/>
        <w:bottom w:val="none" w:sz="0" w:space="0" w:color="auto"/>
        <w:right w:val="none" w:sz="0" w:space="0" w:color="auto"/>
      </w:divBdr>
    </w:div>
    <w:div w:id="466048707">
      <w:bodyDiv w:val="1"/>
      <w:marLeft w:val="0"/>
      <w:marRight w:val="0"/>
      <w:marTop w:val="0"/>
      <w:marBottom w:val="0"/>
      <w:divBdr>
        <w:top w:val="none" w:sz="0" w:space="0" w:color="auto"/>
        <w:left w:val="none" w:sz="0" w:space="0" w:color="auto"/>
        <w:bottom w:val="none" w:sz="0" w:space="0" w:color="auto"/>
        <w:right w:val="none" w:sz="0" w:space="0" w:color="auto"/>
      </w:divBdr>
    </w:div>
    <w:div w:id="466358141">
      <w:bodyDiv w:val="1"/>
      <w:marLeft w:val="0"/>
      <w:marRight w:val="0"/>
      <w:marTop w:val="0"/>
      <w:marBottom w:val="0"/>
      <w:divBdr>
        <w:top w:val="none" w:sz="0" w:space="0" w:color="auto"/>
        <w:left w:val="none" w:sz="0" w:space="0" w:color="auto"/>
        <w:bottom w:val="none" w:sz="0" w:space="0" w:color="auto"/>
        <w:right w:val="none" w:sz="0" w:space="0" w:color="auto"/>
      </w:divBdr>
    </w:div>
    <w:div w:id="466358329">
      <w:bodyDiv w:val="1"/>
      <w:marLeft w:val="0"/>
      <w:marRight w:val="0"/>
      <w:marTop w:val="0"/>
      <w:marBottom w:val="0"/>
      <w:divBdr>
        <w:top w:val="none" w:sz="0" w:space="0" w:color="auto"/>
        <w:left w:val="none" w:sz="0" w:space="0" w:color="auto"/>
        <w:bottom w:val="none" w:sz="0" w:space="0" w:color="auto"/>
        <w:right w:val="none" w:sz="0" w:space="0" w:color="auto"/>
      </w:divBdr>
    </w:div>
    <w:div w:id="466557955">
      <w:bodyDiv w:val="1"/>
      <w:marLeft w:val="0"/>
      <w:marRight w:val="0"/>
      <w:marTop w:val="0"/>
      <w:marBottom w:val="0"/>
      <w:divBdr>
        <w:top w:val="none" w:sz="0" w:space="0" w:color="auto"/>
        <w:left w:val="none" w:sz="0" w:space="0" w:color="auto"/>
        <w:bottom w:val="none" w:sz="0" w:space="0" w:color="auto"/>
        <w:right w:val="none" w:sz="0" w:space="0" w:color="auto"/>
      </w:divBdr>
    </w:div>
    <w:div w:id="467089212">
      <w:bodyDiv w:val="1"/>
      <w:marLeft w:val="0"/>
      <w:marRight w:val="0"/>
      <w:marTop w:val="0"/>
      <w:marBottom w:val="0"/>
      <w:divBdr>
        <w:top w:val="none" w:sz="0" w:space="0" w:color="auto"/>
        <w:left w:val="none" w:sz="0" w:space="0" w:color="auto"/>
        <w:bottom w:val="none" w:sz="0" w:space="0" w:color="auto"/>
        <w:right w:val="none" w:sz="0" w:space="0" w:color="auto"/>
      </w:divBdr>
    </w:div>
    <w:div w:id="467208657">
      <w:bodyDiv w:val="1"/>
      <w:marLeft w:val="0"/>
      <w:marRight w:val="0"/>
      <w:marTop w:val="0"/>
      <w:marBottom w:val="0"/>
      <w:divBdr>
        <w:top w:val="none" w:sz="0" w:space="0" w:color="auto"/>
        <w:left w:val="none" w:sz="0" w:space="0" w:color="auto"/>
        <w:bottom w:val="none" w:sz="0" w:space="0" w:color="auto"/>
        <w:right w:val="none" w:sz="0" w:space="0" w:color="auto"/>
      </w:divBdr>
    </w:div>
    <w:div w:id="467285124">
      <w:bodyDiv w:val="1"/>
      <w:marLeft w:val="0"/>
      <w:marRight w:val="0"/>
      <w:marTop w:val="0"/>
      <w:marBottom w:val="0"/>
      <w:divBdr>
        <w:top w:val="none" w:sz="0" w:space="0" w:color="auto"/>
        <w:left w:val="none" w:sz="0" w:space="0" w:color="auto"/>
        <w:bottom w:val="none" w:sz="0" w:space="0" w:color="auto"/>
        <w:right w:val="none" w:sz="0" w:space="0" w:color="auto"/>
      </w:divBdr>
    </w:div>
    <w:div w:id="467357417">
      <w:bodyDiv w:val="1"/>
      <w:marLeft w:val="0"/>
      <w:marRight w:val="0"/>
      <w:marTop w:val="0"/>
      <w:marBottom w:val="0"/>
      <w:divBdr>
        <w:top w:val="none" w:sz="0" w:space="0" w:color="auto"/>
        <w:left w:val="none" w:sz="0" w:space="0" w:color="auto"/>
        <w:bottom w:val="none" w:sz="0" w:space="0" w:color="auto"/>
        <w:right w:val="none" w:sz="0" w:space="0" w:color="auto"/>
      </w:divBdr>
    </w:div>
    <w:div w:id="467362873">
      <w:bodyDiv w:val="1"/>
      <w:marLeft w:val="0"/>
      <w:marRight w:val="0"/>
      <w:marTop w:val="0"/>
      <w:marBottom w:val="0"/>
      <w:divBdr>
        <w:top w:val="none" w:sz="0" w:space="0" w:color="auto"/>
        <w:left w:val="none" w:sz="0" w:space="0" w:color="auto"/>
        <w:bottom w:val="none" w:sz="0" w:space="0" w:color="auto"/>
        <w:right w:val="none" w:sz="0" w:space="0" w:color="auto"/>
      </w:divBdr>
    </w:div>
    <w:div w:id="467555619">
      <w:bodyDiv w:val="1"/>
      <w:marLeft w:val="0"/>
      <w:marRight w:val="0"/>
      <w:marTop w:val="0"/>
      <w:marBottom w:val="0"/>
      <w:divBdr>
        <w:top w:val="none" w:sz="0" w:space="0" w:color="auto"/>
        <w:left w:val="none" w:sz="0" w:space="0" w:color="auto"/>
        <w:bottom w:val="none" w:sz="0" w:space="0" w:color="auto"/>
        <w:right w:val="none" w:sz="0" w:space="0" w:color="auto"/>
      </w:divBdr>
    </w:div>
    <w:div w:id="469248747">
      <w:bodyDiv w:val="1"/>
      <w:marLeft w:val="0"/>
      <w:marRight w:val="0"/>
      <w:marTop w:val="0"/>
      <w:marBottom w:val="0"/>
      <w:divBdr>
        <w:top w:val="none" w:sz="0" w:space="0" w:color="auto"/>
        <w:left w:val="none" w:sz="0" w:space="0" w:color="auto"/>
        <w:bottom w:val="none" w:sz="0" w:space="0" w:color="auto"/>
        <w:right w:val="none" w:sz="0" w:space="0" w:color="auto"/>
      </w:divBdr>
    </w:div>
    <w:div w:id="470292963">
      <w:bodyDiv w:val="1"/>
      <w:marLeft w:val="0"/>
      <w:marRight w:val="0"/>
      <w:marTop w:val="0"/>
      <w:marBottom w:val="0"/>
      <w:divBdr>
        <w:top w:val="none" w:sz="0" w:space="0" w:color="auto"/>
        <w:left w:val="none" w:sz="0" w:space="0" w:color="auto"/>
        <w:bottom w:val="none" w:sz="0" w:space="0" w:color="auto"/>
        <w:right w:val="none" w:sz="0" w:space="0" w:color="auto"/>
      </w:divBdr>
    </w:div>
    <w:div w:id="470441198">
      <w:bodyDiv w:val="1"/>
      <w:marLeft w:val="0"/>
      <w:marRight w:val="0"/>
      <w:marTop w:val="0"/>
      <w:marBottom w:val="0"/>
      <w:divBdr>
        <w:top w:val="none" w:sz="0" w:space="0" w:color="auto"/>
        <w:left w:val="none" w:sz="0" w:space="0" w:color="auto"/>
        <w:bottom w:val="none" w:sz="0" w:space="0" w:color="auto"/>
        <w:right w:val="none" w:sz="0" w:space="0" w:color="auto"/>
      </w:divBdr>
    </w:div>
    <w:div w:id="470634005">
      <w:bodyDiv w:val="1"/>
      <w:marLeft w:val="0"/>
      <w:marRight w:val="0"/>
      <w:marTop w:val="0"/>
      <w:marBottom w:val="0"/>
      <w:divBdr>
        <w:top w:val="none" w:sz="0" w:space="0" w:color="auto"/>
        <w:left w:val="none" w:sz="0" w:space="0" w:color="auto"/>
        <w:bottom w:val="none" w:sz="0" w:space="0" w:color="auto"/>
        <w:right w:val="none" w:sz="0" w:space="0" w:color="auto"/>
      </w:divBdr>
    </w:div>
    <w:div w:id="470908594">
      <w:bodyDiv w:val="1"/>
      <w:marLeft w:val="0"/>
      <w:marRight w:val="0"/>
      <w:marTop w:val="0"/>
      <w:marBottom w:val="0"/>
      <w:divBdr>
        <w:top w:val="none" w:sz="0" w:space="0" w:color="auto"/>
        <w:left w:val="none" w:sz="0" w:space="0" w:color="auto"/>
        <w:bottom w:val="none" w:sz="0" w:space="0" w:color="auto"/>
        <w:right w:val="none" w:sz="0" w:space="0" w:color="auto"/>
      </w:divBdr>
    </w:div>
    <w:div w:id="471482786">
      <w:bodyDiv w:val="1"/>
      <w:marLeft w:val="0"/>
      <w:marRight w:val="0"/>
      <w:marTop w:val="0"/>
      <w:marBottom w:val="0"/>
      <w:divBdr>
        <w:top w:val="none" w:sz="0" w:space="0" w:color="auto"/>
        <w:left w:val="none" w:sz="0" w:space="0" w:color="auto"/>
        <w:bottom w:val="none" w:sz="0" w:space="0" w:color="auto"/>
        <w:right w:val="none" w:sz="0" w:space="0" w:color="auto"/>
      </w:divBdr>
    </w:div>
    <w:div w:id="471675931">
      <w:bodyDiv w:val="1"/>
      <w:marLeft w:val="0"/>
      <w:marRight w:val="0"/>
      <w:marTop w:val="0"/>
      <w:marBottom w:val="0"/>
      <w:divBdr>
        <w:top w:val="none" w:sz="0" w:space="0" w:color="auto"/>
        <w:left w:val="none" w:sz="0" w:space="0" w:color="auto"/>
        <w:bottom w:val="none" w:sz="0" w:space="0" w:color="auto"/>
        <w:right w:val="none" w:sz="0" w:space="0" w:color="auto"/>
      </w:divBdr>
    </w:div>
    <w:div w:id="472139975">
      <w:bodyDiv w:val="1"/>
      <w:marLeft w:val="0"/>
      <w:marRight w:val="0"/>
      <w:marTop w:val="0"/>
      <w:marBottom w:val="0"/>
      <w:divBdr>
        <w:top w:val="none" w:sz="0" w:space="0" w:color="auto"/>
        <w:left w:val="none" w:sz="0" w:space="0" w:color="auto"/>
        <w:bottom w:val="none" w:sz="0" w:space="0" w:color="auto"/>
        <w:right w:val="none" w:sz="0" w:space="0" w:color="auto"/>
      </w:divBdr>
    </w:div>
    <w:div w:id="472213743">
      <w:bodyDiv w:val="1"/>
      <w:marLeft w:val="0"/>
      <w:marRight w:val="0"/>
      <w:marTop w:val="0"/>
      <w:marBottom w:val="0"/>
      <w:divBdr>
        <w:top w:val="none" w:sz="0" w:space="0" w:color="auto"/>
        <w:left w:val="none" w:sz="0" w:space="0" w:color="auto"/>
        <w:bottom w:val="none" w:sz="0" w:space="0" w:color="auto"/>
        <w:right w:val="none" w:sz="0" w:space="0" w:color="auto"/>
      </w:divBdr>
    </w:div>
    <w:div w:id="472337886">
      <w:bodyDiv w:val="1"/>
      <w:marLeft w:val="0"/>
      <w:marRight w:val="0"/>
      <w:marTop w:val="0"/>
      <w:marBottom w:val="0"/>
      <w:divBdr>
        <w:top w:val="none" w:sz="0" w:space="0" w:color="auto"/>
        <w:left w:val="none" w:sz="0" w:space="0" w:color="auto"/>
        <w:bottom w:val="none" w:sz="0" w:space="0" w:color="auto"/>
        <w:right w:val="none" w:sz="0" w:space="0" w:color="auto"/>
      </w:divBdr>
    </w:div>
    <w:div w:id="472410103">
      <w:bodyDiv w:val="1"/>
      <w:marLeft w:val="0"/>
      <w:marRight w:val="0"/>
      <w:marTop w:val="0"/>
      <w:marBottom w:val="0"/>
      <w:divBdr>
        <w:top w:val="none" w:sz="0" w:space="0" w:color="auto"/>
        <w:left w:val="none" w:sz="0" w:space="0" w:color="auto"/>
        <w:bottom w:val="none" w:sz="0" w:space="0" w:color="auto"/>
        <w:right w:val="none" w:sz="0" w:space="0" w:color="auto"/>
      </w:divBdr>
    </w:div>
    <w:div w:id="472453223">
      <w:bodyDiv w:val="1"/>
      <w:marLeft w:val="0"/>
      <w:marRight w:val="0"/>
      <w:marTop w:val="0"/>
      <w:marBottom w:val="0"/>
      <w:divBdr>
        <w:top w:val="none" w:sz="0" w:space="0" w:color="auto"/>
        <w:left w:val="none" w:sz="0" w:space="0" w:color="auto"/>
        <w:bottom w:val="none" w:sz="0" w:space="0" w:color="auto"/>
        <w:right w:val="none" w:sz="0" w:space="0" w:color="auto"/>
      </w:divBdr>
    </w:div>
    <w:div w:id="472602507">
      <w:bodyDiv w:val="1"/>
      <w:marLeft w:val="0"/>
      <w:marRight w:val="0"/>
      <w:marTop w:val="0"/>
      <w:marBottom w:val="0"/>
      <w:divBdr>
        <w:top w:val="none" w:sz="0" w:space="0" w:color="auto"/>
        <w:left w:val="none" w:sz="0" w:space="0" w:color="auto"/>
        <w:bottom w:val="none" w:sz="0" w:space="0" w:color="auto"/>
        <w:right w:val="none" w:sz="0" w:space="0" w:color="auto"/>
      </w:divBdr>
    </w:div>
    <w:div w:id="472984746">
      <w:bodyDiv w:val="1"/>
      <w:marLeft w:val="0"/>
      <w:marRight w:val="0"/>
      <w:marTop w:val="0"/>
      <w:marBottom w:val="0"/>
      <w:divBdr>
        <w:top w:val="none" w:sz="0" w:space="0" w:color="auto"/>
        <w:left w:val="none" w:sz="0" w:space="0" w:color="auto"/>
        <w:bottom w:val="none" w:sz="0" w:space="0" w:color="auto"/>
        <w:right w:val="none" w:sz="0" w:space="0" w:color="auto"/>
      </w:divBdr>
    </w:div>
    <w:div w:id="473068164">
      <w:bodyDiv w:val="1"/>
      <w:marLeft w:val="0"/>
      <w:marRight w:val="0"/>
      <w:marTop w:val="0"/>
      <w:marBottom w:val="0"/>
      <w:divBdr>
        <w:top w:val="none" w:sz="0" w:space="0" w:color="auto"/>
        <w:left w:val="none" w:sz="0" w:space="0" w:color="auto"/>
        <w:bottom w:val="none" w:sz="0" w:space="0" w:color="auto"/>
        <w:right w:val="none" w:sz="0" w:space="0" w:color="auto"/>
      </w:divBdr>
    </w:div>
    <w:div w:id="473327484">
      <w:bodyDiv w:val="1"/>
      <w:marLeft w:val="0"/>
      <w:marRight w:val="0"/>
      <w:marTop w:val="0"/>
      <w:marBottom w:val="0"/>
      <w:divBdr>
        <w:top w:val="none" w:sz="0" w:space="0" w:color="auto"/>
        <w:left w:val="none" w:sz="0" w:space="0" w:color="auto"/>
        <w:bottom w:val="none" w:sz="0" w:space="0" w:color="auto"/>
        <w:right w:val="none" w:sz="0" w:space="0" w:color="auto"/>
      </w:divBdr>
    </w:div>
    <w:div w:id="473331001">
      <w:bodyDiv w:val="1"/>
      <w:marLeft w:val="0"/>
      <w:marRight w:val="0"/>
      <w:marTop w:val="0"/>
      <w:marBottom w:val="0"/>
      <w:divBdr>
        <w:top w:val="none" w:sz="0" w:space="0" w:color="auto"/>
        <w:left w:val="none" w:sz="0" w:space="0" w:color="auto"/>
        <w:bottom w:val="none" w:sz="0" w:space="0" w:color="auto"/>
        <w:right w:val="none" w:sz="0" w:space="0" w:color="auto"/>
      </w:divBdr>
    </w:div>
    <w:div w:id="473447476">
      <w:bodyDiv w:val="1"/>
      <w:marLeft w:val="0"/>
      <w:marRight w:val="0"/>
      <w:marTop w:val="0"/>
      <w:marBottom w:val="0"/>
      <w:divBdr>
        <w:top w:val="none" w:sz="0" w:space="0" w:color="auto"/>
        <w:left w:val="none" w:sz="0" w:space="0" w:color="auto"/>
        <w:bottom w:val="none" w:sz="0" w:space="0" w:color="auto"/>
        <w:right w:val="none" w:sz="0" w:space="0" w:color="auto"/>
      </w:divBdr>
    </w:div>
    <w:div w:id="473567544">
      <w:bodyDiv w:val="1"/>
      <w:marLeft w:val="0"/>
      <w:marRight w:val="0"/>
      <w:marTop w:val="0"/>
      <w:marBottom w:val="0"/>
      <w:divBdr>
        <w:top w:val="none" w:sz="0" w:space="0" w:color="auto"/>
        <w:left w:val="none" w:sz="0" w:space="0" w:color="auto"/>
        <w:bottom w:val="none" w:sz="0" w:space="0" w:color="auto"/>
        <w:right w:val="none" w:sz="0" w:space="0" w:color="auto"/>
      </w:divBdr>
    </w:div>
    <w:div w:id="473714800">
      <w:bodyDiv w:val="1"/>
      <w:marLeft w:val="0"/>
      <w:marRight w:val="0"/>
      <w:marTop w:val="0"/>
      <w:marBottom w:val="0"/>
      <w:divBdr>
        <w:top w:val="none" w:sz="0" w:space="0" w:color="auto"/>
        <w:left w:val="none" w:sz="0" w:space="0" w:color="auto"/>
        <w:bottom w:val="none" w:sz="0" w:space="0" w:color="auto"/>
        <w:right w:val="none" w:sz="0" w:space="0" w:color="auto"/>
      </w:divBdr>
    </w:div>
    <w:div w:id="473763652">
      <w:bodyDiv w:val="1"/>
      <w:marLeft w:val="0"/>
      <w:marRight w:val="0"/>
      <w:marTop w:val="0"/>
      <w:marBottom w:val="0"/>
      <w:divBdr>
        <w:top w:val="none" w:sz="0" w:space="0" w:color="auto"/>
        <w:left w:val="none" w:sz="0" w:space="0" w:color="auto"/>
        <w:bottom w:val="none" w:sz="0" w:space="0" w:color="auto"/>
        <w:right w:val="none" w:sz="0" w:space="0" w:color="auto"/>
      </w:divBdr>
    </w:div>
    <w:div w:id="474033014">
      <w:bodyDiv w:val="1"/>
      <w:marLeft w:val="0"/>
      <w:marRight w:val="0"/>
      <w:marTop w:val="0"/>
      <w:marBottom w:val="0"/>
      <w:divBdr>
        <w:top w:val="none" w:sz="0" w:space="0" w:color="auto"/>
        <w:left w:val="none" w:sz="0" w:space="0" w:color="auto"/>
        <w:bottom w:val="none" w:sz="0" w:space="0" w:color="auto"/>
        <w:right w:val="none" w:sz="0" w:space="0" w:color="auto"/>
      </w:divBdr>
    </w:div>
    <w:div w:id="474183706">
      <w:bodyDiv w:val="1"/>
      <w:marLeft w:val="0"/>
      <w:marRight w:val="0"/>
      <w:marTop w:val="0"/>
      <w:marBottom w:val="0"/>
      <w:divBdr>
        <w:top w:val="none" w:sz="0" w:space="0" w:color="auto"/>
        <w:left w:val="none" w:sz="0" w:space="0" w:color="auto"/>
        <w:bottom w:val="none" w:sz="0" w:space="0" w:color="auto"/>
        <w:right w:val="none" w:sz="0" w:space="0" w:color="auto"/>
      </w:divBdr>
    </w:div>
    <w:div w:id="474494561">
      <w:bodyDiv w:val="1"/>
      <w:marLeft w:val="0"/>
      <w:marRight w:val="0"/>
      <w:marTop w:val="0"/>
      <w:marBottom w:val="0"/>
      <w:divBdr>
        <w:top w:val="none" w:sz="0" w:space="0" w:color="auto"/>
        <w:left w:val="none" w:sz="0" w:space="0" w:color="auto"/>
        <w:bottom w:val="none" w:sz="0" w:space="0" w:color="auto"/>
        <w:right w:val="none" w:sz="0" w:space="0" w:color="auto"/>
      </w:divBdr>
    </w:div>
    <w:div w:id="474877052">
      <w:bodyDiv w:val="1"/>
      <w:marLeft w:val="0"/>
      <w:marRight w:val="0"/>
      <w:marTop w:val="0"/>
      <w:marBottom w:val="0"/>
      <w:divBdr>
        <w:top w:val="none" w:sz="0" w:space="0" w:color="auto"/>
        <w:left w:val="none" w:sz="0" w:space="0" w:color="auto"/>
        <w:bottom w:val="none" w:sz="0" w:space="0" w:color="auto"/>
        <w:right w:val="none" w:sz="0" w:space="0" w:color="auto"/>
      </w:divBdr>
    </w:div>
    <w:div w:id="474881188">
      <w:bodyDiv w:val="1"/>
      <w:marLeft w:val="0"/>
      <w:marRight w:val="0"/>
      <w:marTop w:val="0"/>
      <w:marBottom w:val="0"/>
      <w:divBdr>
        <w:top w:val="none" w:sz="0" w:space="0" w:color="auto"/>
        <w:left w:val="none" w:sz="0" w:space="0" w:color="auto"/>
        <w:bottom w:val="none" w:sz="0" w:space="0" w:color="auto"/>
        <w:right w:val="none" w:sz="0" w:space="0" w:color="auto"/>
      </w:divBdr>
    </w:div>
    <w:div w:id="474906607">
      <w:bodyDiv w:val="1"/>
      <w:marLeft w:val="0"/>
      <w:marRight w:val="0"/>
      <w:marTop w:val="0"/>
      <w:marBottom w:val="0"/>
      <w:divBdr>
        <w:top w:val="none" w:sz="0" w:space="0" w:color="auto"/>
        <w:left w:val="none" w:sz="0" w:space="0" w:color="auto"/>
        <w:bottom w:val="none" w:sz="0" w:space="0" w:color="auto"/>
        <w:right w:val="none" w:sz="0" w:space="0" w:color="auto"/>
      </w:divBdr>
    </w:div>
    <w:div w:id="475220542">
      <w:bodyDiv w:val="1"/>
      <w:marLeft w:val="0"/>
      <w:marRight w:val="0"/>
      <w:marTop w:val="0"/>
      <w:marBottom w:val="0"/>
      <w:divBdr>
        <w:top w:val="none" w:sz="0" w:space="0" w:color="auto"/>
        <w:left w:val="none" w:sz="0" w:space="0" w:color="auto"/>
        <w:bottom w:val="none" w:sz="0" w:space="0" w:color="auto"/>
        <w:right w:val="none" w:sz="0" w:space="0" w:color="auto"/>
      </w:divBdr>
    </w:div>
    <w:div w:id="475297020">
      <w:bodyDiv w:val="1"/>
      <w:marLeft w:val="0"/>
      <w:marRight w:val="0"/>
      <w:marTop w:val="0"/>
      <w:marBottom w:val="0"/>
      <w:divBdr>
        <w:top w:val="none" w:sz="0" w:space="0" w:color="auto"/>
        <w:left w:val="none" w:sz="0" w:space="0" w:color="auto"/>
        <w:bottom w:val="none" w:sz="0" w:space="0" w:color="auto"/>
        <w:right w:val="none" w:sz="0" w:space="0" w:color="auto"/>
      </w:divBdr>
    </w:div>
    <w:div w:id="475725834">
      <w:bodyDiv w:val="1"/>
      <w:marLeft w:val="0"/>
      <w:marRight w:val="0"/>
      <w:marTop w:val="0"/>
      <w:marBottom w:val="0"/>
      <w:divBdr>
        <w:top w:val="none" w:sz="0" w:space="0" w:color="auto"/>
        <w:left w:val="none" w:sz="0" w:space="0" w:color="auto"/>
        <w:bottom w:val="none" w:sz="0" w:space="0" w:color="auto"/>
        <w:right w:val="none" w:sz="0" w:space="0" w:color="auto"/>
      </w:divBdr>
    </w:div>
    <w:div w:id="475805887">
      <w:bodyDiv w:val="1"/>
      <w:marLeft w:val="0"/>
      <w:marRight w:val="0"/>
      <w:marTop w:val="0"/>
      <w:marBottom w:val="0"/>
      <w:divBdr>
        <w:top w:val="none" w:sz="0" w:space="0" w:color="auto"/>
        <w:left w:val="none" w:sz="0" w:space="0" w:color="auto"/>
        <w:bottom w:val="none" w:sz="0" w:space="0" w:color="auto"/>
        <w:right w:val="none" w:sz="0" w:space="0" w:color="auto"/>
      </w:divBdr>
    </w:div>
    <w:div w:id="476384702">
      <w:bodyDiv w:val="1"/>
      <w:marLeft w:val="0"/>
      <w:marRight w:val="0"/>
      <w:marTop w:val="0"/>
      <w:marBottom w:val="0"/>
      <w:divBdr>
        <w:top w:val="none" w:sz="0" w:space="0" w:color="auto"/>
        <w:left w:val="none" w:sz="0" w:space="0" w:color="auto"/>
        <w:bottom w:val="none" w:sz="0" w:space="0" w:color="auto"/>
        <w:right w:val="none" w:sz="0" w:space="0" w:color="auto"/>
      </w:divBdr>
    </w:div>
    <w:div w:id="476609201">
      <w:bodyDiv w:val="1"/>
      <w:marLeft w:val="0"/>
      <w:marRight w:val="0"/>
      <w:marTop w:val="0"/>
      <w:marBottom w:val="0"/>
      <w:divBdr>
        <w:top w:val="none" w:sz="0" w:space="0" w:color="auto"/>
        <w:left w:val="none" w:sz="0" w:space="0" w:color="auto"/>
        <w:bottom w:val="none" w:sz="0" w:space="0" w:color="auto"/>
        <w:right w:val="none" w:sz="0" w:space="0" w:color="auto"/>
      </w:divBdr>
    </w:div>
    <w:div w:id="477381899">
      <w:bodyDiv w:val="1"/>
      <w:marLeft w:val="0"/>
      <w:marRight w:val="0"/>
      <w:marTop w:val="0"/>
      <w:marBottom w:val="0"/>
      <w:divBdr>
        <w:top w:val="none" w:sz="0" w:space="0" w:color="auto"/>
        <w:left w:val="none" w:sz="0" w:space="0" w:color="auto"/>
        <w:bottom w:val="none" w:sz="0" w:space="0" w:color="auto"/>
        <w:right w:val="none" w:sz="0" w:space="0" w:color="auto"/>
      </w:divBdr>
    </w:div>
    <w:div w:id="477458293">
      <w:bodyDiv w:val="1"/>
      <w:marLeft w:val="0"/>
      <w:marRight w:val="0"/>
      <w:marTop w:val="0"/>
      <w:marBottom w:val="0"/>
      <w:divBdr>
        <w:top w:val="none" w:sz="0" w:space="0" w:color="auto"/>
        <w:left w:val="none" w:sz="0" w:space="0" w:color="auto"/>
        <w:bottom w:val="none" w:sz="0" w:space="0" w:color="auto"/>
        <w:right w:val="none" w:sz="0" w:space="0" w:color="auto"/>
      </w:divBdr>
    </w:div>
    <w:div w:id="477692502">
      <w:bodyDiv w:val="1"/>
      <w:marLeft w:val="0"/>
      <w:marRight w:val="0"/>
      <w:marTop w:val="0"/>
      <w:marBottom w:val="0"/>
      <w:divBdr>
        <w:top w:val="none" w:sz="0" w:space="0" w:color="auto"/>
        <w:left w:val="none" w:sz="0" w:space="0" w:color="auto"/>
        <w:bottom w:val="none" w:sz="0" w:space="0" w:color="auto"/>
        <w:right w:val="none" w:sz="0" w:space="0" w:color="auto"/>
      </w:divBdr>
    </w:div>
    <w:div w:id="477768450">
      <w:bodyDiv w:val="1"/>
      <w:marLeft w:val="0"/>
      <w:marRight w:val="0"/>
      <w:marTop w:val="0"/>
      <w:marBottom w:val="0"/>
      <w:divBdr>
        <w:top w:val="none" w:sz="0" w:space="0" w:color="auto"/>
        <w:left w:val="none" w:sz="0" w:space="0" w:color="auto"/>
        <w:bottom w:val="none" w:sz="0" w:space="0" w:color="auto"/>
        <w:right w:val="none" w:sz="0" w:space="0" w:color="auto"/>
      </w:divBdr>
    </w:div>
    <w:div w:id="478033106">
      <w:bodyDiv w:val="1"/>
      <w:marLeft w:val="0"/>
      <w:marRight w:val="0"/>
      <w:marTop w:val="0"/>
      <w:marBottom w:val="0"/>
      <w:divBdr>
        <w:top w:val="none" w:sz="0" w:space="0" w:color="auto"/>
        <w:left w:val="none" w:sz="0" w:space="0" w:color="auto"/>
        <w:bottom w:val="none" w:sz="0" w:space="0" w:color="auto"/>
        <w:right w:val="none" w:sz="0" w:space="0" w:color="auto"/>
      </w:divBdr>
    </w:div>
    <w:div w:id="478426928">
      <w:bodyDiv w:val="1"/>
      <w:marLeft w:val="0"/>
      <w:marRight w:val="0"/>
      <w:marTop w:val="0"/>
      <w:marBottom w:val="0"/>
      <w:divBdr>
        <w:top w:val="none" w:sz="0" w:space="0" w:color="auto"/>
        <w:left w:val="none" w:sz="0" w:space="0" w:color="auto"/>
        <w:bottom w:val="none" w:sz="0" w:space="0" w:color="auto"/>
        <w:right w:val="none" w:sz="0" w:space="0" w:color="auto"/>
      </w:divBdr>
    </w:div>
    <w:div w:id="478613213">
      <w:bodyDiv w:val="1"/>
      <w:marLeft w:val="0"/>
      <w:marRight w:val="0"/>
      <w:marTop w:val="0"/>
      <w:marBottom w:val="0"/>
      <w:divBdr>
        <w:top w:val="none" w:sz="0" w:space="0" w:color="auto"/>
        <w:left w:val="none" w:sz="0" w:space="0" w:color="auto"/>
        <w:bottom w:val="none" w:sz="0" w:space="0" w:color="auto"/>
        <w:right w:val="none" w:sz="0" w:space="0" w:color="auto"/>
      </w:divBdr>
    </w:div>
    <w:div w:id="479156560">
      <w:bodyDiv w:val="1"/>
      <w:marLeft w:val="0"/>
      <w:marRight w:val="0"/>
      <w:marTop w:val="0"/>
      <w:marBottom w:val="0"/>
      <w:divBdr>
        <w:top w:val="none" w:sz="0" w:space="0" w:color="auto"/>
        <w:left w:val="none" w:sz="0" w:space="0" w:color="auto"/>
        <w:bottom w:val="none" w:sz="0" w:space="0" w:color="auto"/>
        <w:right w:val="none" w:sz="0" w:space="0" w:color="auto"/>
      </w:divBdr>
    </w:div>
    <w:div w:id="479273145">
      <w:bodyDiv w:val="1"/>
      <w:marLeft w:val="0"/>
      <w:marRight w:val="0"/>
      <w:marTop w:val="0"/>
      <w:marBottom w:val="0"/>
      <w:divBdr>
        <w:top w:val="none" w:sz="0" w:space="0" w:color="auto"/>
        <w:left w:val="none" w:sz="0" w:space="0" w:color="auto"/>
        <w:bottom w:val="none" w:sz="0" w:space="0" w:color="auto"/>
        <w:right w:val="none" w:sz="0" w:space="0" w:color="auto"/>
      </w:divBdr>
    </w:div>
    <w:div w:id="479544823">
      <w:bodyDiv w:val="1"/>
      <w:marLeft w:val="0"/>
      <w:marRight w:val="0"/>
      <w:marTop w:val="0"/>
      <w:marBottom w:val="0"/>
      <w:divBdr>
        <w:top w:val="none" w:sz="0" w:space="0" w:color="auto"/>
        <w:left w:val="none" w:sz="0" w:space="0" w:color="auto"/>
        <w:bottom w:val="none" w:sz="0" w:space="0" w:color="auto"/>
        <w:right w:val="none" w:sz="0" w:space="0" w:color="auto"/>
      </w:divBdr>
      <w:divsChild>
        <w:div w:id="2024895800">
          <w:marLeft w:val="0"/>
          <w:marRight w:val="0"/>
          <w:marTop w:val="0"/>
          <w:marBottom w:val="0"/>
          <w:divBdr>
            <w:top w:val="none" w:sz="0" w:space="0" w:color="auto"/>
            <w:left w:val="none" w:sz="0" w:space="0" w:color="auto"/>
            <w:bottom w:val="none" w:sz="0" w:space="0" w:color="auto"/>
            <w:right w:val="none" w:sz="0" w:space="0" w:color="auto"/>
          </w:divBdr>
          <w:divsChild>
            <w:div w:id="779421529">
              <w:marLeft w:val="0"/>
              <w:marRight w:val="0"/>
              <w:marTop w:val="0"/>
              <w:marBottom w:val="0"/>
              <w:divBdr>
                <w:top w:val="none" w:sz="0" w:space="0" w:color="auto"/>
                <w:left w:val="none" w:sz="0" w:space="0" w:color="auto"/>
                <w:bottom w:val="none" w:sz="0" w:space="0" w:color="auto"/>
                <w:right w:val="none" w:sz="0" w:space="0" w:color="auto"/>
              </w:divBdr>
              <w:divsChild>
                <w:div w:id="1980914599">
                  <w:marLeft w:val="0"/>
                  <w:marRight w:val="0"/>
                  <w:marTop w:val="0"/>
                  <w:marBottom w:val="0"/>
                  <w:divBdr>
                    <w:top w:val="none" w:sz="0" w:space="0" w:color="auto"/>
                    <w:left w:val="none" w:sz="0" w:space="0" w:color="auto"/>
                    <w:bottom w:val="none" w:sz="0" w:space="0" w:color="auto"/>
                    <w:right w:val="none" w:sz="0" w:space="0" w:color="auto"/>
                  </w:divBdr>
                </w:div>
              </w:divsChild>
            </w:div>
            <w:div w:id="1116099918">
              <w:blockQuote w:val="1"/>
              <w:marLeft w:val="720"/>
              <w:marRight w:val="720"/>
              <w:marTop w:val="100"/>
              <w:marBottom w:val="100"/>
              <w:divBdr>
                <w:top w:val="none" w:sz="0" w:space="0" w:color="auto"/>
                <w:left w:val="none" w:sz="0" w:space="0" w:color="auto"/>
                <w:bottom w:val="none" w:sz="0" w:space="0" w:color="auto"/>
                <w:right w:val="none" w:sz="0" w:space="0" w:color="auto"/>
              </w:divBdr>
            </w:div>
            <w:div w:id="1123304155">
              <w:marLeft w:val="0"/>
              <w:marRight w:val="0"/>
              <w:marTop w:val="0"/>
              <w:marBottom w:val="0"/>
              <w:divBdr>
                <w:top w:val="none" w:sz="0" w:space="0" w:color="auto"/>
                <w:left w:val="none" w:sz="0" w:space="0" w:color="auto"/>
                <w:bottom w:val="none" w:sz="0" w:space="0" w:color="auto"/>
                <w:right w:val="none" w:sz="0" w:space="0" w:color="auto"/>
              </w:divBdr>
              <w:divsChild>
                <w:div w:id="1274939050">
                  <w:marLeft w:val="0"/>
                  <w:marRight w:val="0"/>
                  <w:marTop w:val="0"/>
                  <w:marBottom w:val="0"/>
                  <w:divBdr>
                    <w:top w:val="none" w:sz="0" w:space="0" w:color="auto"/>
                    <w:left w:val="none" w:sz="0" w:space="0" w:color="auto"/>
                    <w:bottom w:val="none" w:sz="0" w:space="0" w:color="auto"/>
                    <w:right w:val="none" w:sz="0" w:space="0" w:color="auto"/>
                  </w:divBdr>
                </w:div>
              </w:divsChild>
            </w:div>
            <w:div w:id="13674093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4674307">
              <w:marLeft w:val="0"/>
              <w:marRight w:val="0"/>
              <w:marTop w:val="0"/>
              <w:marBottom w:val="0"/>
              <w:divBdr>
                <w:top w:val="none" w:sz="0" w:space="0" w:color="auto"/>
                <w:left w:val="none" w:sz="0" w:space="0" w:color="auto"/>
                <w:bottom w:val="none" w:sz="0" w:space="0" w:color="auto"/>
                <w:right w:val="none" w:sz="0" w:space="0" w:color="auto"/>
              </w:divBdr>
              <w:divsChild>
                <w:div w:id="1875344739">
                  <w:marLeft w:val="0"/>
                  <w:marRight w:val="0"/>
                  <w:marTop w:val="0"/>
                  <w:marBottom w:val="0"/>
                  <w:divBdr>
                    <w:top w:val="none" w:sz="0" w:space="0" w:color="auto"/>
                    <w:left w:val="none" w:sz="0" w:space="0" w:color="auto"/>
                    <w:bottom w:val="none" w:sz="0" w:space="0" w:color="auto"/>
                    <w:right w:val="none" w:sz="0" w:space="0" w:color="auto"/>
                  </w:divBdr>
                </w:div>
              </w:divsChild>
            </w:div>
            <w:div w:id="1964458768">
              <w:marLeft w:val="0"/>
              <w:marRight w:val="0"/>
              <w:marTop w:val="0"/>
              <w:marBottom w:val="0"/>
              <w:divBdr>
                <w:top w:val="none" w:sz="0" w:space="0" w:color="auto"/>
                <w:left w:val="none" w:sz="0" w:space="0" w:color="auto"/>
                <w:bottom w:val="none" w:sz="0" w:space="0" w:color="auto"/>
                <w:right w:val="none" w:sz="0" w:space="0" w:color="auto"/>
              </w:divBdr>
              <w:divsChild>
                <w:div w:id="1139768425">
                  <w:marLeft w:val="0"/>
                  <w:marRight w:val="0"/>
                  <w:marTop w:val="0"/>
                  <w:marBottom w:val="0"/>
                  <w:divBdr>
                    <w:top w:val="none" w:sz="0" w:space="0" w:color="auto"/>
                    <w:left w:val="none" w:sz="0" w:space="0" w:color="auto"/>
                    <w:bottom w:val="none" w:sz="0" w:space="0" w:color="auto"/>
                    <w:right w:val="none" w:sz="0" w:space="0" w:color="auto"/>
                  </w:divBdr>
                </w:div>
              </w:divsChild>
            </w:div>
            <w:div w:id="2137209540">
              <w:marLeft w:val="0"/>
              <w:marRight w:val="0"/>
              <w:marTop w:val="0"/>
              <w:marBottom w:val="0"/>
              <w:divBdr>
                <w:top w:val="none" w:sz="0" w:space="0" w:color="auto"/>
                <w:left w:val="none" w:sz="0" w:space="0" w:color="auto"/>
                <w:bottom w:val="none" w:sz="0" w:space="0" w:color="auto"/>
                <w:right w:val="none" w:sz="0" w:space="0" w:color="auto"/>
              </w:divBdr>
              <w:divsChild>
                <w:div w:id="1336804789">
                  <w:marLeft w:val="0"/>
                  <w:marRight w:val="0"/>
                  <w:marTop w:val="0"/>
                  <w:marBottom w:val="0"/>
                  <w:divBdr>
                    <w:top w:val="none" w:sz="0" w:space="0" w:color="auto"/>
                    <w:left w:val="none" w:sz="0" w:space="0" w:color="auto"/>
                    <w:bottom w:val="none" w:sz="0" w:space="0" w:color="auto"/>
                    <w:right w:val="none" w:sz="0" w:space="0" w:color="auto"/>
                  </w:divBdr>
                  <w:divsChild>
                    <w:div w:id="1453787092">
                      <w:marLeft w:val="0"/>
                      <w:marRight w:val="0"/>
                      <w:marTop w:val="0"/>
                      <w:marBottom w:val="0"/>
                      <w:divBdr>
                        <w:top w:val="none" w:sz="0" w:space="0" w:color="auto"/>
                        <w:left w:val="none" w:sz="0" w:space="0" w:color="auto"/>
                        <w:bottom w:val="none" w:sz="0" w:space="0" w:color="auto"/>
                        <w:right w:val="none" w:sz="0" w:space="0" w:color="auto"/>
                      </w:divBdr>
                      <w:divsChild>
                        <w:div w:id="772938184">
                          <w:marLeft w:val="0"/>
                          <w:marRight w:val="0"/>
                          <w:marTop w:val="0"/>
                          <w:marBottom w:val="0"/>
                          <w:divBdr>
                            <w:top w:val="none" w:sz="0" w:space="0" w:color="auto"/>
                            <w:left w:val="none" w:sz="0" w:space="0" w:color="auto"/>
                            <w:bottom w:val="none" w:sz="0" w:space="0" w:color="auto"/>
                            <w:right w:val="none" w:sz="0" w:space="0" w:color="auto"/>
                          </w:divBdr>
                          <w:divsChild>
                            <w:div w:id="1170557268">
                              <w:marLeft w:val="0"/>
                              <w:marRight w:val="0"/>
                              <w:marTop w:val="0"/>
                              <w:marBottom w:val="0"/>
                              <w:divBdr>
                                <w:top w:val="none" w:sz="0" w:space="0" w:color="auto"/>
                                <w:left w:val="none" w:sz="0" w:space="0" w:color="auto"/>
                                <w:bottom w:val="none" w:sz="0" w:space="0" w:color="auto"/>
                                <w:right w:val="none" w:sz="0" w:space="0" w:color="auto"/>
                              </w:divBdr>
                            </w:div>
                          </w:divsChild>
                        </w:div>
                        <w:div w:id="78219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9658350">
      <w:bodyDiv w:val="1"/>
      <w:marLeft w:val="0"/>
      <w:marRight w:val="0"/>
      <w:marTop w:val="0"/>
      <w:marBottom w:val="0"/>
      <w:divBdr>
        <w:top w:val="none" w:sz="0" w:space="0" w:color="auto"/>
        <w:left w:val="none" w:sz="0" w:space="0" w:color="auto"/>
        <w:bottom w:val="none" w:sz="0" w:space="0" w:color="auto"/>
        <w:right w:val="none" w:sz="0" w:space="0" w:color="auto"/>
      </w:divBdr>
    </w:div>
    <w:div w:id="479689318">
      <w:bodyDiv w:val="1"/>
      <w:marLeft w:val="0"/>
      <w:marRight w:val="0"/>
      <w:marTop w:val="0"/>
      <w:marBottom w:val="0"/>
      <w:divBdr>
        <w:top w:val="none" w:sz="0" w:space="0" w:color="auto"/>
        <w:left w:val="none" w:sz="0" w:space="0" w:color="auto"/>
        <w:bottom w:val="none" w:sz="0" w:space="0" w:color="auto"/>
        <w:right w:val="none" w:sz="0" w:space="0" w:color="auto"/>
      </w:divBdr>
    </w:div>
    <w:div w:id="479814185">
      <w:bodyDiv w:val="1"/>
      <w:marLeft w:val="0"/>
      <w:marRight w:val="0"/>
      <w:marTop w:val="0"/>
      <w:marBottom w:val="0"/>
      <w:divBdr>
        <w:top w:val="none" w:sz="0" w:space="0" w:color="auto"/>
        <w:left w:val="none" w:sz="0" w:space="0" w:color="auto"/>
        <w:bottom w:val="none" w:sz="0" w:space="0" w:color="auto"/>
        <w:right w:val="none" w:sz="0" w:space="0" w:color="auto"/>
      </w:divBdr>
    </w:div>
    <w:div w:id="480198888">
      <w:bodyDiv w:val="1"/>
      <w:marLeft w:val="0"/>
      <w:marRight w:val="0"/>
      <w:marTop w:val="0"/>
      <w:marBottom w:val="0"/>
      <w:divBdr>
        <w:top w:val="none" w:sz="0" w:space="0" w:color="auto"/>
        <w:left w:val="none" w:sz="0" w:space="0" w:color="auto"/>
        <w:bottom w:val="none" w:sz="0" w:space="0" w:color="auto"/>
        <w:right w:val="none" w:sz="0" w:space="0" w:color="auto"/>
      </w:divBdr>
    </w:div>
    <w:div w:id="480656149">
      <w:bodyDiv w:val="1"/>
      <w:marLeft w:val="0"/>
      <w:marRight w:val="0"/>
      <w:marTop w:val="0"/>
      <w:marBottom w:val="0"/>
      <w:divBdr>
        <w:top w:val="none" w:sz="0" w:space="0" w:color="auto"/>
        <w:left w:val="none" w:sz="0" w:space="0" w:color="auto"/>
        <w:bottom w:val="none" w:sz="0" w:space="0" w:color="auto"/>
        <w:right w:val="none" w:sz="0" w:space="0" w:color="auto"/>
      </w:divBdr>
    </w:div>
    <w:div w:id="481238373">
      <w:bodyDiv w:val="1"/>
      <w:marLeft w:val="0"/>
      <w:marRight w:val="0"/>
      <w:marTop w:val="0"/>
      <w:marBottom w:val="0"/>
      <w:divBdr>
        <w:top w:val="none" w:sz="0" w:space="0" w:color="auto"/>
        <w:left w:val="none" w:sz="0" w:space="0" w:color="auto"/>
        <w:bottom w:val="none" w:sz="0" w:space="0" w:color="auto"/>
        <w:right w:val="none" w:sz="0" w:space="0" w:color="auto"/>
      </w:divBdr>
    </w:div>
    <w:div w:id="481240965">
      <w:bodyDiv w:val="1"/>
      <w:marLeft w:val="0"/>
      <w:marRight w:val="0"/>
      <w:marTop w:val="0"/>
      <w:marBottom w:val="0"/>
      <w:divBdr>
        <w:top w:val="none" w:sz="0" w:space="0" w:color="auto"/>
        <w:left w:val="none" w:sz="0" w:space="0" w:color="auto"/>
        <w:bottom w:val="none" w:sz="0" w:space="0" w:color="auto"/>
        <w:right w:val="none" w:sz="0" w:space="0" w:color="auto"/>
      </w:divBdr>
    </w:div>
    <w:div w:id="481459423">
      <w:bodyDiv w:val="1"/>
      <w:marLeft w:val="0"/>
      <w:marRight w:val="0"/>
      <w:marTop w:val="0"/>
      <w:marBottom w:val="0"/>
      <w:divBdr>
        <w:top w:val="none" w:sz="0" w:space="0" w:color="auto"/>
        <w:left w:val="none" w:sz="0" w:space="0" w:color="auto"/>
        <w:bottom w:val="none" w:sz="0" w:space="0" w:color="auto"/>
        <w:right w:val="none" w:sz="0" w:space="0" w:color="auto"/>
      </w:divBdr>
    </w:div>
    <w:div w:id="481579563">
      <w:bodyDiv w:val="1"/>
      <w:marLeft w:val="0"/>
      <w:marRight w:val="0"/>
      <w:marTop w:val="0"/>
      <w:marBottom w:val="0"/>
      <w:divBdr>
        <w:top w:val="none" w:sz="0" w:space="0" w:color="auto"/>
        <w:left w:val="none" w:sz="0" w:space="0" w:color="auto"/>
        <w:bottom w:val="none" w:sz="0" w:space="0" w:color="auto"/>
        <w:right w:val="none" w:sz="0" w:space="0" w:color="auto"/>
      </w:divBdr>
      <w:divsChild>
        <w:div w:id="156967030">
          <w:marLeft w:val="0"/>
          <w:marRight w:val="0"/>
          <w:marTop w:val="0"/>
          <w:marBottom w:val="0"/>
          <w:divBdr>
            <w:top w:val="none" w:sz="0" w:space="0" w:color="auto"/>
            <w:left w:val="none" w:sz="0" w:space="0" w:color="auto"/>
            <w:bottom w:val="none" w:sz="0" w:space="0" w:color="auto"/>
            <w:right w:val="none" w:sz="0" w:space="0" w:color="auto"/>
          </w:divBdr>
          <w:divsChild>
            <w:div w:id="258223367">
              <w:marLeft w:val="0"/>
              <w:marRight w:val="0"/>
              <w:marTop w:val="0"/>
              <w:marBottom w:val="0"/>
              <w:divBdr>
                <w:top w:val="none" w:sz="0" w:space="0" w:color="auto"/>
                <w:left w:val="none" w:sz="0" w:space="0" w:color="auto"/>
                <w:bottom w:val="none" w:sz="0" w:space="0" w:color="auto"/>
                <w:right w:val="none" w:sz="0" w:space="0" w:color="auto"/>
              </w:divBdr>
            </w:div>
          </w:divsChild>
        </w:div>
        <w:div w:id="275991590">
          <w:marLeft w:val="0"/>
          <w:marRight w:val="0"/>
          <w:marTop w:val="0"/>
          <w:marBottom w:val="0"/>
          <w:divBdr>
            <w:top w:val="none" w:sz="0" w:space="0" w:color="auto"/>
            <w:left w:val="none" w:sz="0" w:space="0" w:color="auto"/>
            <w:bottom w:val="none" w:sz="0" w:space="0" w:color="auto"/>
            <w:right w:val="none" w:sz="0" w:space="0" w:color="auto"/>
          </w:divBdr>
          <w:divsChild>
            <w:div w:id="1863738689">
              <w:marLeft w:val="0"/>
              <w:marRight w:val="0"/>
              <w:marTop w:val="0"/>
              <w:marBottom w:val="0"/>
              <w:divBdr>
                <w:top w:val="none" w:sz="0" w:space="0" w:color="auto"/>
                <w:left w:val="none" w:sz="0" w:space="0" w:color="auto"/>
                <w:bottom w:val="none" w:sz="0" w:space="0" w:color="auto"/>
                <w:right w:val="none" w:sz="0" w:space="0" w:color="auto"/>
              </w:divBdr>
            </w:div>
          </w:divsChild>
        </w:div>
        <w:div w:id="596526278">
          <w:marLeft w:val="0"/>
          <w:marRight w:val="0"/>
          <w:marTop w:val="0"/>
          <w:marBottom w:val="0"/>
          <w:divBdr>
            <w:top w:val="none" w:sz="0" w:space="0" w:color="auto"/>
            <w:left w:val="none" w:sz="0" w:space="0" w:color="auto"/>
            <w:bottom w:val="none" w:sz="0" w:space="0" w:color="auto"/>
            <w:right w:val="none" w:sz="0" w:space="0" w:color="auto"/>
          </w:divBdr>
          <w:divsChild>
            <w:div w:id="2124835031">
              <w:marLeft w:val="0"/>
              <w:marRight w:val="0"/>
              <w:marTop w:val="0"/>
              <w:marBottom w:val="0"/>
              <w:divBdr>
                <w:top w:val="none" w:sz="0" w:space="0" w:color="auto"/>
                <w:left w:val="none" w:sz="0" w:space="0" w:color="auto"/>
                <w:bottom w:val="none" w:sz="0" w:space="0" w:color="auto"/>
                <w:right w:val="none" w:sz="0" w:space="0" w:color="auto"/>
              </w:divBdr>
            </w:div>
          </w:divsChild>
        </w:div>
        <w:div w:id="1928076725">
          <w:marLeft w:val="0"/>
          <w:marRight w:val="0"/>
          <w:marTop w:val="0"/>
          <w:marBottom w:val="0"/>
          <w:divBdr>
            <w:top w:val="none" w:sz="0" w:space="0" w:color="auto"/>
            <w:left w:val="none" w:sz="0" w:space="0" w:color="auto"/>
            <w:bottom w:val="none" w:sz="0" w:space="0" w:color="auto"/>
            <w:right w:val="none" w:sz="0" w:space="0" w:color="auto"/>
          </w:divBdr>
          <w:divsChild>
            <w:div w:id="200358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846800">
      <w:bodyDiv w:val="1"/>
      <w:marLeft w:val="0"/>
      <w:marRight w:val="0"/>
      <w:marTop w:val="0"/>
      <w:marBottom w:val="0"/>
      <w:divBdr>
        <w:top w:val="none" w:sz="0" w:space="0" w:color="auto"/>
        <w:left w:val="none" w:sz="0" w:space="0" w:color="auto"/>
        <w:bottom w:val="none" w:sz="0" w:space="0" w:color="auto"/>
        <w:right w:val="none" w:sz="0" w:space="0" w:color="auto"/>
      </w:divBdr>
    </w:div>
    <w:div w:id="482157433">
      <w:bodyDiv w:val="1"/>
      <w:marLeft w:val="0"/>
      <w:marRight w:val="0"/>
      <w:marTop w:val="0"/>
      <w:marBottom w:val="0"/>
      <w:divBdr>
        <w:top w:val="none" w:sz="0" w:space="0" w:color="auto"/>
        <w:left w:val="none" w:sz="0" w:space="0" w:color="auto"/>
        <w:bottom w:val="none" w:sz="0" w:space="0" w:color="auto"/>
        <w:right w:val="none" w:sz="0" w:space="0" w:color="auto"/>
      </w:divBdr>
    </w:div>
    <w:div w:id="482234062">
      <w:bodyDiv w:val="1"/>
      <w:marLeft w:val="0"/>
      <w:marRight w:val="0"/>
      <w:marTop w:val="0"/>
      <w:marBottom w:val="0"/>
      <w:divBdr>
        <w:top w:val="none" w:sz="0" w:space="0" w:color="auto"/>
        <w:left w:val="none" w:sz="0" w:space="0" w:color="auto"/>
        <w:bottom w:val="none" w:sz="0" w:space="0" w:color="auto"/>
        <w:right w:val="none" w:sz="0" w:space="0" w:color="auto"/>
      </w:divBdr>
    </w:div>
    <w:div w:id="482284095">
      <w:bodyDiv w:val="1"/>
      <w:marLeft w:val="0"/>
      <w:marRight w:val="0"/>
      <w:marTop w:val="0"/>
      <w:marBottom w:val="0"/>
      <w:divBdr>
        <w:top w:val="none" w:sz="0" w:space="0" w:color="auto"/>
        <w:left w:val="none" w:sz="0" w:space="0" w:color="auto"/>
        <w:bottom w:val="none" w:sz="0" w:space="0" w:color="auto"/>
        <w:right w:val="none" w:sz="0" w:space="0" w:color="auto"/>
      </w:divBdr>
    </w:div>
    <w:div w:id="482624600">
      <w:bodyDiv w:val="1"/>
      <w:marLeft w:val="0"/>
      <w:marRight w:val="0"/>
      <w:marTop w:val="0"/>
      <w:marBottom w:val="0"/>
      <w:divBdr>
        <w:top w:val="none" w:sz="0" w:space="0" w:color="auto"/>
        <w:left w:val="none" w:sz="0" w:space="0" w:color="auto"/>
        <w:bottom w:val="none" w:sz="0" w:space="0" w:color="auto"/>
        <w:right w:val="none" w:sz="0" w:space="0" w:color="auto"/>
      </w:divBdr>
    </w:div>
    <w:div w:id="482626713">
      <w:bodyDiv w:val="1"/>
      <w:marLeft w:val="0"/>
      <w:marRight w:val="0"/>
      <w:marTop w:val="0"/>
      <w:marBottom w:val="0"/>
      <w:divBdr>
        <w:top w:val="none" w:sz="0" w:space="0" w:color="auto"/>
        <w:left w:val="none" w:sz="0" w:space="0" w:color="auto"/>
        <w:bottom w:val="none" w:sz="0" w:space="0" w:color="auto"/>
        <w:right w:val="none" w:sz="0" w:space="0" w:color="auto"/>
      </w:divBdr>
    </w:div>
    <w:div w:id="483593825">
      <w:bodyDiv w:val="1"/>
      <w:marLeft w:val="0"/>
      <w:marRight w:val="0"/>
      <w:marTop w:val="0"/>
      <w:marBottom w:val="0"/>
      <w:divBdr>
        <w:top w:val="none" w:sz="0" w:space="0" w:color="auto"/>
        <w:left w:val="none" w:sz="0" w:space="0" w:color="auto"/>
        <w:bottom w:val="none" w:sz="0" w:space="0" w:color="auto"/>
        <w:right w:val="none" w:sz="0" w:space="0" w:color="auto"/>
      </w:divBdr>
    </w:div>
    <w:div w:id="483856747">
      <w:bodyDiv w:val="1"/>
      <w:marLeft w:val="0"/>
      <w:marRight w:val="0"/>
      <w:marTop w:val="0"/>
      <w:marBottom w:val="0"/>
      <w:divBdr>
        <w:top w:val="none" w:sz="0" w:space="0" w:color="auto"/>
        <w:left w:val="none" w:sz="0" w:space="0" w:color="auto"/>
        <w:bottom w:val="none" w:sz="0" w:space="0" w:color="auto"/>
        <w:right w:val="none" w:sz="0" w:space="0" w:color="auto"/>
      </w:divBdr>
    </w:div>
    <w:div w:id="484246867">
      <w:bodyDiv w:val="1"/>
      <w:marLeft w:val="0"/>
      <w:marRight w:val="0"/>
      <w:marTop w:val="0"/>
      <w:marBottom w:val="0"/>
      <w:divBdr>
        <w:top w:val="none" w:sz="0" w:space="0" w:color="auto"/>
        <w:left w:val="none" w:sz="0" w:space="0" w:color="auto"/>
        <w:bottom w:val="none" w:sz="0" w:space="0" w:color="auto"/>
        <w:right w:val="none" w:sz="0" w:space="0" w:color="auto"/>
      </w:divBdr>
    </w:div>
    <w:div w:id="484396072">
      <w:bodyDiv w:val="1"/>
      <w:marLeft w:val="0"/>
      <w:marRight w:val="0"/>
      <w:marTop w:val="0"/>
      <w:marBottom w:val="0"/>
      <w:divBdr>
        <w:top w:val="none" w:sz="0" w:space="0" w:color="auto"/>
        <w:left w:val="none" w:sz="0" w:space="0" w:color="auto"/>
        <w:bottom w:val="none" w:sz="0" w:space="0" w:color="auto"/>
        <w:right w:val="none" w:sz="0" w:space="0" w:color="auto"/>
      </w:divBdr>
    </w:div>
    <w:div w:id="485703595">
      <w:bodyDiv w:val="1"/>
      <w:marLeft w:val="0"/>
      <w:marRight w:val="0"/>
      <w:marTop w:val="0"/>
      <w:marBottom w:val="0"/>
      <w:divBdr>
        <w:top w:val="none" w:sz="0" w:space="0" w:color="auto"/>
        <w:left w:val="none" w:sz="0" w:space="0" w:color="auto"/>
        <w:bottom w:val="none" w:sz="0" w:space="0" w:color="auto"/>
        <w:right w:val="none" w:sz="0" w:space="0" w:color="auto"/>
      </w:divBdr>
    </w:div>
    <w:div w:id="485781717">
      <w:bodyDiv w:val="1"/>
      <w:marLeft w:val="0"/>
      <w:marRight w:val="0"/>
      <w:marTop w:val="0"/>
      <w:marBottom w:val="0"/>
      <w:divBdr>
        <w:top w:val="none" w:sz="0" w:space="0" w:color="auto"/>
        <w:left w:val="none" w:sz="0" w:space="0" w:color="auto"/>
        <w:bottom w:val="none" w:sz="0" w:space="0" w:color="auto"/>
        <w:right w:val="none" w:sz="0" w:space="0" w:color="auto"/>
      </w:divBdr>
    </w:div>
    <w:div w:id="487719451">
      <w:bodyDiv w:val="1"/>
      <w:marLeft w:val="0"/>
      <w:marRight w:val="0"/>
      <w:marTop w:val="0"/>
      <w:marBottom w:val="0"/>
      <w:divBdr>
        <w:top w:val="none" w:sz="0" w:space="0" w:color="auto"/>
        <w:left w:val="none" w:sz="0" w:space="0" w:color="auto"/>
        <w:bottom w:val="none" w:sz="0" w:space="0" w:color="auto"/>
        <w:right w:val="none" w:sz="0" w:space="0" w:color="auto"/>
      </w:divBdr>
    </w:div>
    <w:div w:id="488063275">
      <w:bodyDiv w:val="1"/>
      <w:marLeft w:val="0"/>
      <w:marRight w:val="0"/>
      <w:marTop w:val="0"/>
      <w:marBottom w:val="0"/>
      <w:divBdr>
        <w:top w:val="none" w:sz="0" w:space="0" w:color="auto"/>
        <w:left w:val="none" w:sz="0" w:space="0" w:color="auto"/>
        <w:bottom w:val="none" w:sz="0" w:space="0" w:color="auto"/>
        <w:right w:val="none" w:sz="0" w:space="0" w:color="auto"/>
      </w:divBdr>
      <w:divsChild>
        <w:div w:id="202640068">
          <w:marLeft w:val="0"/>
          <w:marRight w:val="0"/>
          <w:marTop w:val="0"/>
          <w:marBottom w:val="0"/>
          <w:divBdr>
            <w:top w:val="none" w:sz="0" w:space="0" w:color="auto"/>
            <w:left w:val="none" w:sz="0" w:space="0" w:color="auto"/>
            <w:bottom w:val="none" w:sz="0" w:space="0" w:color="auto"/>
            <w:right w:val="none" w:sz="0" w:space="0" w:color="auto"/>
          </w:divBdr>
          <w:divsChild>
            <w:div w:id="1806391303">
              <w:marLeft w:val="0"/>
              <w:marRight w:val="0"/>
              <w:marTop w:val="0"/>
              <w:marBottom w:val="0"/>
              <w:divBdr>
                <w:top w:val="none" w:sz="0" w:space="0" w:color="auto"/>
                <w:left w:val="none" w:sz="0" w:space="0" w:color="auto"/>
                <w:bottom w:val="none" w:sz="0" w:space="0" w:color="auto"/>
                <w:right w:val="none" w:sz="0" w:space="0" w:color="auto"/>
              </w:divBdr>
              <w:divsChild>
                <w:div w:id="2040814551">
                  <w:marLeft w:val="0"/>
                  <w:marRight w:val="0"/>
                  <w:marTop w:val="0"/>
                  <w:marBottom w:val="0"/>
                  <w:divBdr>
                    <w:top w:val="none" w:sz="0" w:space="0" w:color="auto"/>
                    <w:left w:val="none" w:sz="0" w:space="0" w:color="auto"/>
                    <w:bottom w:val="none" w:sz="0" w:space="0" w:color="auto"/>
                    <w:right w:val="none" w:sz="0" w:space="0" w:color="auto"/>
                  </w:divBdr>
                </w:div>
              </w:divsChild>
            </w:div>
            <w:div w:id="2097356906">
              <w:marLeft w:val="0"/>
              <w:marRight w:val="0"/>
              <w:marTop w:val="0"/>
              <w:marBottom w:val="0"/>
              <w:divBdr>
                <w:top w:val="none" w:sz="0" w:space="0" w:color="auto"/>
                <w:left w:val="none" w:sz="0" w:space="0" w:color="auto"/>
                <w:bottom w:val="none" w:sz="0" w:space="0" w:color="auto"/>
                <w:right w:val="none" w:sz="0" w:space="0" w:color="auto"/>
              </w:divBdr>
              <w:divsChild>
                <w:div w:id="223835631">
                  <w:marLeft w:val="0"/>
                  <w:marRight w:val="0"/>
                  <w:marTop w:val="0"/>
                  <w:marBottom w:val="0"/>
                  <w:divBdr>
                    <w:top w:val="none" w:sz="0" w:space="0" w:color="auto"/>
                    <w:left w:val="none" w:sz="0" w:space="0" w:color="auto"/>
                    <w:bottom w:val="none" w:sz="0" w:space="0" w:color="auto"/>
                    <w:right w:val="none" w:sz="0" w:space="0" w:color="auto"/>
                  </w:divBdr>
                  <w:divsChild>
                    <w:div w:id="14118319">
                      <w:marLeft w:val="0"/>
                      <w:marRight w:val="0"/>
                      <w:marTop w:val="0"/>
                      <w:marBottom w:val="0"/>
                      <w:divBdr>
                        <w:top w:val="none" w:sz="0" w:space="0" w:color="auto"/>
                        <w:left w:val="none" w:sz="0" w:space="0" w:color="auto"/>
                        <w:bottom w:val="none" w:sz="0" w:space="0" w:color="auto"/>
                        <w:right w:val="none" w:sz="0" w:space="0" w:color="auto"/>
                      </w:divBdr>
                      <w:divsChild>
                        <w:div w:id="81221793">
                          <w:marLeft w:val="0"/>
                          <w:marRight w:val="0"/>
                          <w:marTop w:val="0"/>
                          <w:marBottom w:val="0"/>
                          <w:divBdr>
                            <w:top w:val="none" w:sz="0" w:space="0" w:color="auto"/>
                            <w:left w:val="none" w:sz="0" w:space="0" w:color="auto"/>
                            <w:bottom w:val="none" w:sz="0" w:space="0" w:color="auto"/>
                            <w:right w:val="none" w:sz="0" w:space="0" w:color="auto"/>
                          </w:divBdr>
                          <w:divsChild>
                            <w:div w:id="661465955">
                              <w:marLeft w:val="0"/>
                              <w:marRight w:val="0"/>
                              <w:marTop w:val="0"/>
                              <w:marBottom w:val="0"/>
                              <w:divBdr>
                                <w:top w:val="none" w:sz="0" w:space="0" w:color="auto"/>
                                <w:left w:val="none" w:sz="0" w:space="0" w:color="auto"/>
                                <w:bottom w:val="none" w:sz="0" w:space="0" w:color="auto"/>
                                <w:right w:val="none" w:sz="0" w:space="0" w:color="auto"/>
                              </w:divBdr>
                            </w:div>
                          </w:divsChild>
                        </w:div>
                        <w:div w:id="112164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256966">
      <w:bodyDiv w:val="1"/>
      <w:marLeft w:val="0"/>
      <w:marRight w:val="0"/>
      <w:marTop w:val="0"/>
      <w:marBottom w:val="0"/>
      <w:divBdr>
        <w:top w:val="none" w:sz="0" w:space="0" w:color="auto"/>
        <w:left w:val="none" w:sz="0" w:space="0" w:color="auto"/>
        <w:bottom w:val="none" w:sz="0" w:space="0" w:color="auto"/>
        <w:right w:val="none" w:sz="0" w:space="0" w:color="auto"/>
      </w:divBdr>
    </w:div>
    <w:div w:id="488403383">
      <w:bodyDiv w:val="1"/>
      <w:marLeft w:val="0"/>
      <w:marRight w:val="0"/>
      <w:marTop w:val="0"/>
      <w:marBottom w:val="0"/>
      <w:divBdr>
        <w:top w:val="none" w:sz="0" w:space="0" w:color="auto"/>
        <w:left w:val="none" w:sz="0" w:space="0" w:color="auto"/>
        <w:bottom w:val="none" w:sz="0" w:space="0" w:color="auto"/>
        <w:right w:val="none" w:sz="0" w:space="0" w:color="auto"/>
      </w:divBdr>
    </w:div>
    <w:div w:id="488601376">
      <w:bodyDiv w:val="1"/>
      <w:marLeft w:val="0"/>
      <w:marRight w:val="0"/>
      <w:marTop w:val="0"/>
      <w:marBottom w:val="0"/>
      <w:divBdr>
        <w:top w:val="none" w:sz="0" w:space="0" w:color="auto"/>
        <w:left w:val="none" w:sz="0" w:space="0" w:color="auto"/>
        <w:bottom w:val="none" w:sz="0" w:space="0" w:color="auto"/>
        <w:right w:val="none" w:sz="0" w:space="0" w:color="auto"/>
      </w:divBdr>
    </w:div>
    <w:div w:id="488643324">
      <w:bodyDiv w:val="1"/>
      <w:marLeft w:val="0"/>
      <w:marRight w:val="0"/>
      <w:marTop w:val="0"/>
      <w:marBottom w:val="0"/>
      <w:divBdr>
        <w:top w:val="none" w:sz="0" w:space="0" w:color="auto"/>
        <w:left w:val="none" w:sz="0" w:space="0" w:color="auto"/>
        <w:bottom w:val="none" w:sz="0" w:space="0" w:color="auto"/>
        <w:right w:val="none" w:sz="0" w:space="0" w:color="auto"/>
      </w:divBdr>
    </w:div>
    <w:div w:id="489757816">
      <w:bodyDiv w:val="1"/>
      <w:marLeft w:val="0"/>
      <w:marRight w:val="0"/>
      <w:marTop w:val="0"/>
      <w:marBottom w:val="0"/>
      <w:divBdr>
        <w:top w:val="none" w:sz="0" w:space="0" w:color="auto"/>
        <w:left w:val="none" w:sz="0" w:space="0" w:color="auto"/>
        <w:bottom w:val="none" w:sz="0" w:space="0" w:color="auto"/>
        <w:right w:val="none" w:sz="0" w:space="0" w:color="auto"/>
      </w:divBdr>
    </w:div>
    <w:div w:id="489902966">
      <w:bodyDiv w:val="1"/>
      <w:marLeft w:val="0"/>
      <w:marRight w:val="0"/>
      <w:marTop w:val="0"/>
      <w:marBottom w:val="0"/>
      <w:divBdr>
        <w:top w:val="none" w:sz="0" w:space="0" w:color="auto"/>
        <w:left w:val="none" w:sz="0" w:space="0" w:color="auto"/>
        <w:bottom w:val="none" w:sz="0" w:space="0" w:color="auto"/>
        <w:right w:val="none" w:sz="0" w:space="0" w:color="auto"/>
      </w:divBdr>
    </w:div>
    <w:div w:id="490340518">
      <w:bodyDiv w:val="1"/>
      <w:marLeft w:val="0"/>
      <w:marRight w:val="0"/>
      <w:marTop w:val="0"/>
      <w:marBottom w:val="0"/>
      <w:divBdr>
        <w:top w:val="none" w:sz="0" w:space="0" w:color="auto"/>
        <w:left w:val="none" w:sz="0" w:space="0" w:color="auto"/>
        <w:bottom w:val="none" w:sz="0" w:space="0" w:color="auto"/>
        <w:right w:val="none" w:sz="0" w:space="0" w:color="auto"/>
      </w:divBdr>
    </w:div>
    <w:div w:id="490607708">
      <w:bodyDiv w:val="1"/>
      <w:marLeft w:val="0"/>
      <w:marRight w:val="0"/>
      <w:marTop w:val="0"/>
      <w:marBottom w:val="0"/>
      <w:divBdr>
        <w:top w:val="none" w:sz="0" w:space="0" w:color="auto"/>
        <w:left w:val="none" w:sz="0" w:space="0" w:color="auto"/>
        <w:bottom w:val="none" w:sz="0" w:space="0" w:color="auto"/>
        <w:right w:val="none" w:sz="0" w:space="0" w:color="auto"/>
      </w:divBdr>
    </w:div>
    <w:div w:id="490827362">
      <w:bodyDiv w:val="1"/>
      <w:marLeft w:val="0"/>
      <w:marRight w:val="0"/>
      <w:marTop w:val="0"/>
      <w:marBottom w:val="0"/>
      <w:divBdr>
        <w:top w:val="none" w:sz="0" w:space="0" w:color="auto"/>
        <w:left w:val="none" w:sz="0" w:space="0" w:color="auto"/>
        <w:bottom w:val="none" w:sz="0" w:space="0" w:color="auto"/>
        <w:right w:val="none" w:sz="0" w:space="0" w:color="auto"/>
      </w:divBdr>
    </w:div>
    <w:div w:id="491025865">
      <w:bodyDiv w:val="1"/>
      <w:marLeft w:val="0"/>
      <w:marRight w:val="0"/>
      <w:marTop w:val="0"/>
      <w:marBottom w:val="0"/>
      <w:divBdr>
        <w:top w:val="none" w:sz="0" w:space="0" w:color="auto"/>
        <w:left w:val="none" w:sz="0" w:space="0" w:color="auto"/>
        <w:bottom w:val="none" w:sz="0" w:space="0" w:color="auto"/>
        <w:right w:val="none" w:sz="0" w:space="0" w:color="auto"/>
      </w:divBdr>
    </w:div>
    <w:div w:id="491458670">
      <w:bodyDiv w:val="1"/>
      <w:marLeft w:val="0"/>
      <w:marRight w:val="0"/>
      <w:marTop w:val="0"/>
      <w:marBottom w:val="0"/>
      <w:divBdr>
        <w:top w:val="none" w:sz="0" w:space="0" w:color="auto"/>
        <w:left w:val="none" w:sz="0" w:space="0" w:color="auto"/>
        <w:bottom w:val="none" w:sz="0" w:space="0" w:color="auto"/>
        <w:right w:val="none" w:sz="0" w:space="0" w:color="auto"/>
      </w:divBdr>
    </w:div>
    <w:div w:id="491600826">
      <w:bodyDiv w:val="1"/>
      <w:marLeft w:val="0"/>
      <w:marRight w:val="0"/>
      <w:marTop w:val="0"/>
      <w:marBottom w:val="0"/>
      <w:divBdr>
        <w:top w:val="none" w:sz="0" w:space="0" w:color="auto"/>
        <w:left w:val="none" w:sz="0" w:space="0" w:color="auto"/>
        <w:bottom w:val="none" w:sz="0" w:space="0" w:color="auto"/>
        <w:right w:val="none" w:sz="0" w:space="0" w:color="auto"/>
      </w:divBdr>
    </w:div>
    <w:div w:id="493645128">
      <w:bodyDiv w:val="1"/>
      <w:marLeft w:val="0"/>
      <w:marRight w:val="0"/>
      <w:marTop w:val="0"/>
      <w:marBottom w:val="0"/>
      <w:divBdr>
        <w:top w:val="none" w:sz="0" w:space="0" w:color="auto"/>
        <w:left w:val="none" w:sz="0" w:space="0" w:color="auto"/>
        <w:bottom w:val="none" w:sz="0" w:space="0" w:color="auto"/>
        <w:right w:val="none" w:sz="0" w:space="0" w:color="auto"/>
      </w:divBdr>
    </w:div>
    <w:div w:id="493761606">
      <w:bodyDiv w:val="1"/>
      <w:marLeft w:val="0"/>
      <w:marRight w:val="0"/>
      <w:marTop w:val="0"/>
      <w:marBottom w:val="0"/>
      <w:divBdr>
        <w:top w:val="none" w:sz="0" w:space="0" w:color="auto"/>
        <w:left w:val="none" w:sz="0" w:space="0" w:color="auto"/>
        <w:bottom w:val="none" w:sz="0" w:space="0" w:color="auto"/>
        <w:right w:val="none" w:sz="0" w:space="0" w:color="auto"/>
      </w:divBdr>
    </w:div>
    <w:div w:id="494150808">
      <w:bodyDiv w:val="1"/>
      <w:marLeft w:val="0"/>
      <w:marRight w:val="0"/>
      <w:marTop w:val="0"/>
      <w:marBottom w:val="0"/>
      <w:divBdr>
        <w:top w:val="none" w:sz="0" w:space="0" w:color="auto"/>
        <w:left w:val="none" w:sz="0" w:space="0" w:color="auto"/>
        <w:bottom w:val="none" w:sz="0" w:space="0" w:color="auto"/>
        <w:right w:val="none" w:sz="0" w:space="0" w:color="auto"/>
      </w:divBdr>
    </w:div>
    <w:div w:id="494994784">
      <w:bodyDiv w:val="1"/>
      <w:marLeft w:val="0"/>
      <w:marRight w:val="0"/>
      <w:marTop w:val="0"/>
      <w:marBottom w:val="0"/>
      <w:divBdr>
        <w:top w:val="none" w:sz="0" w:space="0" w:color="auto"/>
        <w:left w:val="none" w:sz="0" w:space="0" w:color="auto"/>
        <w:bottom w:val="none" w:sz="0" w:space="0" w:color="auto"/>
        <w:right w:val="none" w:sz="0" w:space="0" w:color="auto"/>
      </w:divBdr>
    </w:div>
    <w:div w:id="494996605">
      <w:bodyDiv w:val="1"/>
      <w:marLeft w:val="0"/>
      <w:marRight w:val="0"/>
      <w:marTop w:val="0"/>
      <w:marBottom w:val="0"/>
      <w:divBdr>
        <w:top w:val="none" w:sz="0" w:space="0" w:color="auto"/>
        <w:left w:val="none" w:sz="0" w:space="0" w:color="auto"/>
        <w:bottom w:val="none" w:sz="0" w:space="0" w:color="auto"/>
        <w:right w:val="none" w:sz="0" w:space="0" w:color="auto"/>
      </w:divBdr>
    </w:div>
    <w:div w:id="495649156">
      <w:bodyDiv w:val="1"/>
      <w:marLeft w:val="0"/>
      <w:marRight w:val="0"/>
      <w:marTop w:val="0"/>
      <w:marBottom w:val="0"/>
      <w:divBdr>
        <w:top w:val="none" w:sz="0" w:space="0" w:color="auto"/>
        <w:left w:val="none" w:sz="0" w:space="0" w:color="auto"/>
        <w:bottom w:val="none" w:sz="0" w:space="0" w:color="auto"/>
        <w:right w:val="none" w:sz="0" w:space="0" w:color="auto"/>
      </w:divBdr>
    </w:div>
    <w:div w:id="496766600">
      <w:bodyDiv w:val="1"/>
      <w:marLeft w:val="0"/>
      <w:marRight w:val="0"/>
      <w:marTop w:val="0"/>
      <w:marBottom w:val="0"/>
      <w:divBdr>
        <w:top w:val="none" w:sz="0" w:space="0" w:color="auto"/>
        <w:left w:val="none" w:sz="0" w:space="0" w:color="auto"/>
        <w:bottom w:val="none" w:sz="0" w:space="0" w:color="auto"/>
        <w:right w:val="none" w:sz="0" w:space="0" w:color="auto"/>
      </w:divBdr>
    </w:div>
    <w:div w:id="497892356">
      <w:bodyDiv w:val="1"/>
      <w:marLeft w:val="0"/>
      <w:marRight w:val="0"/>
      <w:marTop w:val="0"/>
      <w:marBottom w:val="0"/>
      <w:divBdr>
        <w:top w:val="none" w:sz="0" w:space="0" w:color="auto"/>
        <w:left w:val="none" w:sz="0" w:space="0" w:color="auto"/>
        <w:bottom w:val="none" w:sz="0" w:space="0" w:color="auto"/>
        <w:right w:val="none" w:sz="0" w:space="0" w:color="auto"/>
      </w:divBdr>
    </w:div>
    <w:div w:id="498039050">
      <w:bodyDiv w:val="1"/>
      <w:marLeft w:val="0"/>
      <w:marRight w:val="0"/>
      <w:marTop w:val="0"/>
      <w:marBottom w:val="0"/>
      <w:divBdr>
        <w:top w:val="none" w:sz="0" w:space="0" w:color="auto"/>
        <w:left w:val="none" w:sz="0" w:space="0" w:color="auto"/>
        <w:bottom w:val="none" w:sz="0" w:space="0" w:color="auto"/>
        <w:right w:val="none" w:sz="0" w:space="0" w:color="auto"/>
      </w:divBdr>
    </w:div>
    <w:div w:id="498735041">
      <w:bodyDiv w:val="1"/>
      <w:marLeft w:val="0"/>
      <w:marRight w:val="0"/>
      <w:marTop w:val="0"/>
      <w:marBottom w:val="0"/>
      <w:divBdr>
        <w:top w:val="none" w:sz="0" w:space="0" w:color="auto"/>
        <w:left w:val="none" w:sz="0" w:space="0" w:color="auto"/>
        <w:bottom w:val="none" w:sz="0" w:space="0" w:color="auto"/>
        <w:right w:val="none" w:sz="0" w:space="0" w:color="auto"/>
      </w:divBdr>
    </w:div>
    <w:div w:id="498735086">
      <w:bodyDiv w:val="1"/>
      <w:marLeft w:val="0"/>
      <w:marRight w:val="0"/>
      <w:marTop w:val="0"/>
      <w:marBottom w:val="0"/>
      <w:divBdr>
        <w:top w:val="none" w:sz="0" w:space="0" w:color="auto"/>
        <w:left w:val="none" w:sz="0" w:space="0" w:color="auto"/>
        <w:bottom w:val="none" w:sz="0" w:space="0" w:color="auto"/>
        <w:right w:val="none" w:sz="0" w:space="0" w:color="auto"/>
      </w:divBdr>
    </w:div>
    <w:div w:id="498740040">
      <w:bodyDiv w:val="1"/>
      <w:marLeft w:val="0"/>
      <w:marRight w:val="0"/>
      <w:marTop w:val="0"/>
      <w:marBottom w:val="0"/>
      <w:divBdr>
        <w:top w:val="none" w:sz="0" w:space="0" w:color="auto"/>
        <w:left w:val="none" w:sz="0" w:space="0" w:color="auto"/>
        <w:bottom w:val="none" w:sz="0" w:space="0" w:color="auto"/>
        <w:right w:val="none" w:sz="0" w:space="0" w:color="auto"/>
      </w:divBdr>
    </w:div>
    <w:div w:id="498809172">
      <w:bodyDiv w:val="1"/>
      <w:marLeft w:val="0"/>
      <w:marRight w:val="0"/>
      <w:marTop w:val="0"/>
      <w:marBottom w:val="0"/>
      <w:divBdr>
        <w:top w:val="none" w:sz="0" w:space="0" w:color="auto"/>
        <w:left w:val="none" w:sz="0" w:space="0" w:color="auto"/>
        <w:bottom w:val="none" w:sz="0" w:space="0" w:color="auto"/>
        <w:right w:val="none" w:sz="0" w:space="0" w:color="auto"/>
      </w:divBdr>
    </w:div>
    <w:div w:id="499004406">
      <w:bodyDiv w:val="1"/>
      <w:marLeft w:val="0"/>
      <w:marRight w:val="0"/>
      <w:marTop w:val="0"/>
      <w:marBottom w:val="0"/>
      <w:divBdr>
        <w:top w:val="none" w:sz="0" w:space="0" w:color="auto"/>
        <w:left w:val="none" w:sz="0" w:space="0" w:color="auto"/>
        <w:bottom w:val="none" w:sz="0" w:space="0" w:color="auto"/>
        <w:right w:val="none" w:sz="0" w:space="0" w:color="auto"/>
      </w:divBdr>
    </w:div>
    <w:div w:id="499202249">
      <w:bodyDiv w:val="1"/>
      <w:marLeft w:val="0"/>
      <w:marRight w:val="0"/>
      <w:marTop w:val="0"/>
      <w:marBottom w:val="0"/>
      <w:divBdr>
        <w:top w:val="none" w:sz="0" w:space="0" w:color="auto"/>
        <w:left w:val="none" w:sz="0" w:space="0" w:color="auto"/>
        <w:bottom w:val="none" w:sz="0" w:space="0" w:color="auto"/>
        <w:right w:val="none" w:sz="0" w:space="0" w:color="auto"/>
      </w:divBdr>
    </w:div>
    <w:div w:id="499274890">
      <w:bodyDiv w:val="1"/>
      <w:marLeft w:val="0"/>
      <w:marRight w:val="0"/>
      <w:marTop w:val="0"/>
      <w:marBottom w:val="0"/>
      <w:divBdr>
        <w:top w:val="none" w:sz="0" w:space="0" w:color="auto"/>
        <w:left w:val="none" w:sz="0" w:space="0" w:color="auto"/>
        <w:bottom w:val="none" w:sz="0" w:space="0" w:color="auto"/>
        <w:right w:val="none" w:sz="0" w:space="0" w:color="auto"/>
      </w:divBdr>
    </w:div>
    <w:div w:id="499463838">
      <w:bodyDiv w:val="1"/>
      <w:marLeft w:val="0"/>
      <w:marRight w:val="0"/>
      <w:marTop w:val="0"/>
      <w:marBottom w:val="0"/>
      <w:divBdr>
        <w:top w:val="none" w:sz="0" w:space="0" w:color="auto"/>
        <w:left w:val="none" w:sz="0" w:space="0" w:color="auto"/>
        <w:bottom w:val="none" w:sz="0" w:space="0" w:color="auto"/>
        <w:right w:val="none" w:sz="0" w:space="0" w:color="auto"/>
      </w:divBdr>
    </w:div>
    <w:div w:id="499585519">
      <w:bodyDiv w:val="1"/>
      <w:marLeft w:val="0"/>
      <w:marRight w:val="0"/>
      <w:marTop w:val="0"/>
      <w:marBottom w:val="0"/>
      <w:divBdr>
        <w:top w:val="none" w:sz="0" w:space="0" w:color="auto"/>
        <w:left w:val="none" w:sz="0" w:space="0" w:color="auto"/>
        <w:bottom w:val="none" w:sz="0" w:space="0" w:color="auto"/>
        <w:right w:val="none" w:sz="0" w:space="0" w:color="auto"/>
      </w:divBdr>
    </w:div>
    <w:div w:id="500002237">
      <w:bodyDiv w:val="1"/>
      <w:marLeft w:val="0"/>
      <w:marRight w:val="0"/>
      <w:marTop w:val="0"/>
      <w:marBottom w:val="0"/>
      <w:divBdr>
        <w:top w:val="none" w:sz="0" w:space="0" w:color="auto"/>
        <w:left w:val="none" w:sz="0" w:space="0" w:color="auto"/>
        <w:bottom w:val="none" w:sz="0" w:space="0" w:color="auto"/>
        <w:right w:val="none" w:sz="0" w:space="0" w:color="auto"/>
      </w:divBdr>
    </w:div>
    <w:div w:id="500238517">
      <w:bodyDiv w:val="1"/>
      <w:marLeft w:val="0"/>
      <w:marRight w:val="0"/>
      <w:marTop w:val="0"/>
      <w:marBottom w:val="0"/>
      <w:divBdr>
        <w:top w:val="none" w:sz="0" w:space="0" w:color="auto"/>
        <w:left w:val="none" w:sz="0" w:space="0" w:color="auto"/>
        <w:bottom w:val="none" w:sz="0" w:space="0" w:color="auto"/>
        <w:right w:val="none" w:sz="0" w:space="0" w:color="auto"/>
      </w:divBdr>
    </w:div>
    <w:div w:id="500657280">
      <w:bodyDiv w:val="1"/>
      <w:marLeft w:val="0"/>
      <w:marRight w:val="0"/>
      <w:marTop w:val="0"/>
      <w:marBottom w:val="0"/>
      <w:divBdr>
        <w:top w:val="none" w:sz="0" w:space="0" w:color="auto"/>
        <w:left w:val="none" w:sz="0" w:space="0" w:color="auto"/>
        <w:bottom w:val="none" w:sz="0" w:space="0" w:color="auto"/>
        <w:right w:val="none" w:sz="0" w:space="0" w:color="auto"/>
      </w:divBdr>
    </w:div>
    <w:div w:id="501091651">
      <w:bodyDiv w:val="1"/>
      <w:marLeft w:val="0"/>
      <w:marRight w:val="0"/>
      <w:marTop w:val="0"/>
      <w:marBottom w:val="0"/>
      <w:divBdr>
        <w:top w:val="none" w:sz="0" w:space="0" w:color="auto"/>
        <w:left w:val="none" w:sz="0" w:space="0" w:color="auto"/>
        <w:bottom w:val="none" w:sz="0" w:space="0" w:color="auto"/>
        <w:right w:val="none" w:sz="0" w:space="0" w:color="auto"/>
      </w:divBdr>
    </w:div>
    <w:div w:id="501315848">
      <w:bodyDiv w:val="1"/>
      <w:marLeft w:val="0"/>
      <w:marRight w:val="0"/>
      <w:marTop w:val="0"/>
      <w:marBottom w:val="0"/>
      <w:divBdr>
        <w:top w:val="none" w:sz="0" w:space="0" w:color="auto"/>
        <w:left w:val="none" w:sz="0" w:space="0" w:color="auto"/>
        <w:bottom w:val="none" w:sz="0" w:space="0" w:color="auto"/>
        <w:right w:val="none" w:sz="0" w:space="0" w:color="auto"/>
      </w:divBdr>
    </w:div>
    <w:div w:id="501353349">
      <w:bodyDiv w:val="1"/>
      <w:marLeft w:val="0"/>
      <w:marRight w:val="0"/>
      <w:marTop w:val="0"/>
      <w:marBottom w:val="0"/>
      <w:divBdr>
        <w:top w:val="none" w:sz="0" w:space="0" w:color="auto"/>
        <w:left w:val="none" w:sz="0" w:space="0" w:color="auto"/>
        <w:bottom w:val="none" w:sz="0" w:space="0" w:color="auto"/>
        <w:right w:val="none" w:sz="0" w:space="0" w:color="auto"/>
      </w:divBdr>
    </w:div>
    <w:div w:id="501505818">
      <w:bodyDiv w:val="1"/>
      <w:marLeft w:val="0"/>
      <w:marRight w:val="0"/>
      <w:marTop w:val="0"/>
      <w:marBottom w:val="0"/>
      <w:divBdr>
        <w:top w:val="none" w:sz="0" w:space="0" w:color="auto"/>
        <w:left w:val="none" w:sz="0" w:space="0" w:color="auto"/>
        <w:bottom w:val="none" w:sz="0" w:space="0" w:color="auto"/>
        <w:right w:val="none" w:sz="0" w:space="0" w:color="auto"/>
      </w:divBdr>
    </w:div>
    <w:div w:id="501702375">
      <w:bodyDiv w:val="1"/>
      <w:marLeft w:val="0"/>
      <w:marRight w:val="0"/>
      <w:marTop w:val="0"/>
      <w:marBottom w:val="0"/>
      <w:divBdr>
        <w:top w:val="none" w:sz="0" w:space="0" w:color="auto"/>
        <w:left w:val="none" w:sz="0" w:space="0" w:color="auto"/>
        <w:bottom w:val="none" w:sz="0" w:space="0" w:color="auto"/>
        <w:right w:val="none" w:sz="0" w:space="0" w:color="auto"/>
      </w:divBdr>
    </w:div>
    <w:div w:id="502626457">
      <w:bodyDiv w:val="1"/>
      <w:marLeft w:val="0"/>
      <w:marRight w:val="0"/>
      <w:marTop w:val="0"/>
      <w:marBottom w:val="0"/>
      <w:divBdr>
        <w:top w:val="none" w:sz="0" w:space="0" w:color="auto"/>
        <w:left w:val="none" w:sz="0" w:space="0" w:color="auto"/>
        <w:bottom w:val="none" w:sz="0" w:space="0" w:color="auto"/>
        <w:right w:val="none" w:sz="0" w:space="0" w:color="auto"/>
      </w:divBdr>
    </w:div>
    <w:div w:id="503010511">
      <w:bodyDiv w:val="1"/>
      <w:marLeft w:val="0"/>
      <w:marRight w:val="0"/>
      <w:marTop w:val="0"/>
      <w:marBottom w:val="0"/>
      <w:divBdr>
        <w:top w:val="none" w:sz="0" w:space="0" w:color="auto"/>
        <w:left w:val="none" w:sz="0" w:space="0" w:color="auto"/>
        <w:bottom w:val="none" w:sz="0" w:space="0" w:color="auto"/>
        <w:right w:val="none" w:sz="0" w:space="0" w:color="auto"/>
      </w:divBdr>
    </w:div>
    <w:div w:id="503741179">
      <w:bodyDiv w:val="1"/>
      <w:marLeft w:val="0"/>
      <w:marRight w:val="0"/>
      <w:marTop w:val="0"/>
      <w:marBottom w:val="0"/>
      <w:divBdr>
        <w:top w:val="none" w:sz="0" w:space="0" w:color="auto"/>
        <w:left w:val="none" w:sz="0" w:space="0" w:color="auto"/>
        <w:bottom w:val="none" w:sz="0" w:space="0" w:color="auto"/>
        <w:right w:val="none" w:sz="0" w:space="0" w:color="auto"/>
      </w:divBdr>
    </w:div>
    <w:div w:id="503784284">
      <w:bodyDiv w:val="1"/>
      <w:marLeft w:val="0"/>
      <w:marRight w:val="0"/>
      <w:marTop w:val="0"/>
      <w:marBottom w:val="0"/>
      <w:divBdr>
        <w:top w:val="none" w:sz="0" w:space="0" w:color="auto"/>
        <w:left w:val="none" w:sz="0" w:space="0" w:color="auto"/>
        <w:bottom w:val="none" w:sz="0" w:space="0" w:color="auto"/>
        <w:right w:val="none" w:sz="0" w:space="0" w:color="auto"/>
      </w:divBdr>
    </w:div>
    <w:div w:id="503865358">
      <w:bodyDiv w:val="1"/>
      <w:marLeft w:val="0"/>
      <w:marRight w:val="0"/>
      <w:marTop w:val="0"/>
      <w:marBottom w:val="0"/>
      <w:divBdr>
        <w:top w:val="none" w:sz="0" w:space="0" w:color="auto"/>
        <w:left w:val="none" w:sz="0" w:space="0" w:color="auto"/>
        <w:bottom w:val="none" w:sz="0" w:space="0" w:color="auto"/>
        <w:right w:val="none" w:sz="0" w:space="0" w:color="auto"/>
      </w:divBdr>
    </w:div>
    <w:div w:id="504251696">
      <w:bodyDiv w:val="1"/>
      <w:marLeft w:val="0"/>
      <w:marRight w:val="0"/>
      <w:marTop w:val="0"/>
      <w:marBottom w:val="0"/>
      <w:divBdr>
        <w:top w:val="none" w:sz="0" w:space="0" w:color="auto"/>
        <w:left w:val="none" w:sz="0" w:space="0" w:color="auto"/>
        <w:bottom w:val="none" w:sz="0" w:space="0" w:color="auto"/>
        <w:right w:val="none" w:sz="0" w:space="0" w:color="auto"/>
      </w:divBdr>
    </w:div>
    <w:div w:id="504563414">
      <w:bodyDiv w:val="1"/>
      <w:marLeft w:val="0"/>
      <w:marRight w:val="0"/>
      <w:marTop w:val="0"/>
      <w:marBottom w:val="0"/>
      <w:divBdr>
        <w:top w:val="none" w:sz="0" w:space="0" w:color="auto"/>
        <w:left w:val="none" w:sz="0" w:space="0" w:color="auto"/>
        <w:bottom w:val="none" w:sz="0" w:space="0" w:color="auto"/>
        <w:right w:val="none" w:sz="0" w:space="0" w:color="auto"/>
      </w:divBdr>
    </w:div>
    <w:div w:id="504829883">
      <w:bodyDiv w:val="1"/>
      <w:marLeft w:val="0"/>
      <w:marRight w:val="0"/>
      <w:marTop w:val="0"/>
      <w:marBottom w:val="0"/>
      <w:divBdr>
        <w:top w:val="none" w:sz="0" w:space="0" w:color="auto"/>
        <w:left w:val="none" w:sz="0" w:space="0" w:color="auto"/>
        <w:bottom w:val="none" w:sz="0" w:space="0" w:color="auto"/>
        <w:right w:val="none" w:sz="0" w:space="0" w:color="auto"/>
      </w:divBdr>
    </w:div>
    <w:div w:id="504832629">
      <w:bodyDiv w:val="1"/>
      <w:marLeft w:val="0"/>
      <w:marRight w:val="0"/>
      <w:marTop w:val="0"/>
      <w:marBottom w:val="0"/>
      <w:divBdr>
        <w:top w:val="none" w:sz="0" w:space="0" w:color="auto"/>
        <w:left w:val="none" w:sz="0" w:space="0" w:color="auto"/>
        <w:bottom w:val="none" w:sz="0" w:space="0" w:color="auto"/>
        <w:right w:val="none" w:sz="0" w:space="0" w:color="auto"/>
      </w:divBdr>
    </w:div>
    <w:div w:id="505051950">
      <w:bodyDiv w:val="1"/>
      <w:marLeft w:val="0"/>
      <w:marRight w:val="0"/>
      <w:marTop w:val="0"/>
      <w:marBottom w:val="0"/>
      <w:divBdr>
        <w:top w:val="none" w:sz="0" w:space="0" w:color="auto"/>
        <w:left w:val="none" w:sz="0" w:space="0" w:color="auto"/>
        <w:bottom w:val="none" w:sz="0" w:space="0" w:color="auto"/>
        <w:right w:val="none" w:sz="0" w:space="0" w:color="auto"/>
      </w:divBdr>
    </w:div>
    <w:div w:id="505247570">
      <w:bodyDiv w:val="1"/>
      <w:marLeft w:val="0"/>
      <w:marRight w:val="0"/>
      <w:marTop w:val="0"/>
      <w:marBottom w:val="0"/>
      <w:divBdr>
        <w:top w:val="none" w:sz="0" w:space="0" w:color="auto"/>
        <w:left w:val="none" w:sz="0" w:space="0" w:color="auto"/>
        <w:bottom w:val="none" w:sz="0" w:space="0" w:color="auto"/>
        <w:right w:val="none" w:sz="0" w:space="0" w:color="auto"/>
      </w:divBdr>
    </w:div>
    <w:div w:id="505441367">
      <w:bodyDiv w:val="1"/>
      <w:marLeft w:val="0"/>
      <w:marRight w:val="0"/>
      <w:marTop w:val="0"/>
      <w:marBottom w:val="0"/>
      <w:divBdr>
        <w:top w:val="none" w:sz="0" w:space="0" w:color="auto"/>
        <w:left w:val="none" w:sz="0" w:space="0" w:color="auto"/>
        <w:bottom w:val="none" w:sz="0" w:space="0" w:color="auto"/>
        <w:right w:val="none" w:sz="0" w:space="0" w:color="auto"/>
      </w:divBdr>
    </w:div>
    <w:div w:id="505630807">
      <w:bodyDiv w:val="1"/>
      <w:marLeft w:val="0"/>
      <w:marRight w:val="0"/>
      <w:marTop w:val="0"/>
      <w:marBottom w:val="0"/>
      <w:divBdr>
        <w:top w:val="none" w:sz="0" w:space="0" w:color="auto"/>
        <w:left w:val="none" w:sz="0" w:space="0" w:color="auto"/>
        <w:bottom w:val="none" w:sz="0" w:space="0" w:color="auto"/>
        <w:right w:val="none" w:sz="0" w:space="0" w:color="auto"/>
      </w:divBdr>
    </w:div>
    <w:div w:id="506332646">
      <w:bodyDiv w:val="1"/>
      <w:marLeft w:val="0"/>
      <w:marRight w:val="0"/>
      <w:marTop w:val="0"/>
      <w:marBottom w:val="0"/>
      <w:divBdr>
        <w:top w:val="none" w:sz="0" w:space="0" w:color="auto"/>
        <w:left w:val="none" w:sz="0" w:space="0" w:color="auto"/>
        <w:bottom w:val="none" w:sz="0" w:space="0" w:color="auto"/>
        <w:right w:val="none" w:sz="0" w:space="0" w:color="auto"/>
      </w:divBdr>
    </w:div>
    <w:div w:id="506794547">
      <w:bodyDiv w:val="1"/>
      <w:marLeft w:val="0"/>
      <w:marRight w:val="0"/>
      <w:marTop w:val="0"/>
      <w:marBottom w:val="0"/>
      <w:divBdr>
        <w:top w:val="none" w:sz="0" w:space="0" w:color="auto"/>
        <w:left w:val="none" w:sz="0" w:space="0" w:color="auto"/>
        <w:bottom w:val="none" w:sz="0" w:space="0" w:color="auto"/>
        <w:right w:val="none" w:sz="0" w:space="0" w:color="auto"/>
      </w:divBdr>
    </w:div>
    <w:div w:id="506866955">
      <w:bodyDiv w:val="1"/>
      <w:marLeft w:val="0"/>
      <w:marRight w:val="0"/>
      <w:marTop w:val="0"/>
      <w:marBottom w:val="0"/>
      <w:divBdr>
        <w:top w:val="none" w:sz="0" w:space="0" w:color="auto"/>
        <w:left w:val="none" w:sz="0" w:space="0" w:color="auto"/>
        <w:bottom w:val="none" w:sz="0" w:space="0" w:color="auto"/>
        <w:right w:val="none" w:sz="0" w:space="0" w:color="auto"/>
      </w:divBdr>
    </w:div>
    <w:div w:id="507256998">
      <w:bodyDiv w:val="1"/>
      <w:marLeft w:val="0"/>
      <w:marRight w:val="0"/>
      <w:marTop w:val="0"/>
      <w:marBottom w:val="0"/>
      <w:divBdr>
        <w:top w:val="none" w:sz="0" w:space="0" w:color="auto"/>
        <w:left w:val="none" w:sz="0" w:space="0" w:color="auto"/>
        <w:bottom w:val="none" w:sz="0" w:space="0" w:color="auto"/>
        <w:right w:val="none" w:sz="0" w:space="0" w:color="auto"/>
      </w:divBdr>
    </w:div>
    <w:div w:id="507447914">
      <w:bodyDiv w:val="1"/>
      <w:marLeft w:val="0"/>
      <w:marRight w:val="0"/>
      <w:marTop w:val="0"/>
      <w:marBottom w:val="0"/>
      <w:divBdr>
        <w:top w:val="none" w:sz="0" w:space="0" w:color="auto"/>
        <w:left w:val="none" w:sz="0" w:space="0" w:color="auto"/>
        <w:bottom w:val="none" w:sz="0" w:space="0" w:color="auto"/>
        <w:right w:val="none" w:sz="0" w:space="0" w:color="auto"/>
      </w:divBdr>
    </w:div>
    <w:div w:id="507870440">
      <w:bodyDiv w:val="1"/>
      <w:marLeft w:val="0"/>
      <w:marRight w:val="0"/>
      <w:marTop w:val="0"/>
      <w:marBottom w:val="0"/>
      <w:divBdr>
        <w:top w:val="none" w:sz="0" w:space="0" w:color="auto"/>
        <w:left w:val="none" w:sz="0" w:space="0" w:color="auto"/>
        <w:bottom w:val="none" w:sz="0" w:space="0" w:color="auto"/>
        <w:right w:val="none" w:sz="0" w:space="0" w:color="auto"/>
      </w:divBdr>
    </w:div>
    <w:div w:id="508329233">
      <w:bodyDiv w:val="1"/>
      <w:marLeft w:val="0"/>
      <w:marRight w:val="0"/>
      <w:marTop w:val="0"/>
      <w:marBottom w:val="0"/>
      <w:divBdr>
        <w:top w:val="none" w:sz="0" w:space="0" w:color="auto"/>
        <w:left w:val="none" w:sz="0" w:space="0" w:color="auto"/>
        <w:bottom w:val="none" w:sz="0" w:space="0" w:color="auto"/>
        <w:right w:val="none" w:sz="0" w:space="0" w:color="auto"/>
      </w:divBdr>
    </w:div>
    <w:div w:id="508712468">
      <w:bodyDiv w:val="1"/>
      <w:marLeft w:val="0"/>
      <w:marRight w:val="0"/>
      <w:marTop w:val="0"/>
      <w:marBottom w:val="0"/>
      <w:divBdr>
        <w:top w:val="none" w:sz="0" w:space="0" w:color="auto"/>
        <w:left w:val="none" w:sz="0" w:space="0" w:color="auto"/>
        <w:bottom w:val="none" w:sz="0" w:space="0" w:color="auto"/>
        <w:right w:val="none" w:sz="0" w:space="0" w:color="auto"/>
      </w:divBdr>
    </w:div>
    <w:div w:id="509032047">
      <w:bodyDiv w:val="1"/>
      <w:marLeft w:val="0"/>
      <w:marRight w:val="0"/>
      <w:marTop w:val="0"/>
      <w:marBottom w:val="0"/>
      <w:divBdr>
        <w:top w:val="none" w:sz="0" w:space="0" w:color="auto"/>
        <w:left w:val="none" w:sz="0" w:space="0" w:color="auto"/>
        <w:bottom w:val="none" w:sz="0" w:space="0" w:color="auto"/>
        <w:right w:val="none" w:sz="0" w:space="0" w:color="auto"/>
      </w:divBdr>
    </w:div>
    <w:div w:id="509684063">
      <w:bodyDiv w:val="1"/>
      <w:marLeft w:val="0"/>
      <w:marRight w:val="0"/>
      <w:marTop w:val="0"/>
      <w:marBottom w:val="0"/>
      <w:divBdr>
        <w:top w:val="none" w:sz="0" w:space="0" w:color="auto"/>
        <w:left w:val="none" w:sz="0" w:space="0" w:color="auto"/>
        <w:bottom w:val="none" w:sz="0" w:space="0" w:color="auto"/>
        <w:right w:val="none" w:sz="0" w:space="0" w:color="auto"/>
      </w:divBdr>
    </w:div>
    <w:div w:id="509685995">
      <w:bodyDiv w:val="1"/>
      <w:marLeft w:val="0"/>
      <w:marRight w:val="0"/>
      <w:marTop w:val="0"/>
      <w:marBottom w:val="0"/>
      <w:divBdr>
        <w:top w:val="none" w:sz="0" w:space="0" w:color="auto"/>
        <w:left w:val="none" w:sz="0" w:space="0" w:color="auto"/>
        <w:bottom w:val="none" w:sz="0" w:space="0" w:color="auto"/>
        <w:right w:val="none" w:sz="0" w:space="0" w:color="auto"/>
      </w:divBdr>
    </w:div>
    <w:div w:id="509804691">
      <w:bodyDiv w:val="1"/>
      <w:marLeft w:val="0"/>
      <w:marRight w:val="0"/>
      <w:marTop w:val="0"/>
      <w:marBottom w:val="0"/>
      <w:divBdr>
        <w:top w:val="none" w:sz="0" w:space="0" w:color="auto"/>
        <w:left w:val="none" w:sz="0" w:space="0" w:color="auto"/>
        <w:bottom w:val="none" w:sz="0" w:space="0" w:color="auto"/>
        <w:right w:val="none" w:sz="0" w:space="0" w:color="auto"/>
      </w:divBdr>
    </w:div>
    <w:div w:id="509877197">
      <w:bodyDiv w:val="1"/>
      <w:marLeft w:val="0"/>
      <w:marRight w:val="0"/>
      <w:marTop w:val="0"/>
      <w:marBottom w:val="0"/>
      <w:divBdr>
        <w:top w:val="none" w:sz="0" w:space="0" w:color="auto"/>
        <w:left w:val="none" w:sz="0" w:space="0" w:color="auto"/>
        <w:bottom w:val="none" w:sz="0" w:space="0" w:color="auto"/>
        <w:right w:val="none" w:sz="0" w:space="0" w:color="auto"/>
      </w:divBdr>
    </w:div>
    <w:div w:id="510337652">
      <w:bodyDiv w:val="1"/>
      <w:marLeft w:val="0"/>
      <w:marRight w:val="0"/>
      <w:marTop w:val="0"/>
      <w:marBottom w:val="0"/>
      <w:divBdr>
        <w:top w:val="none" w:sz="0" w:space="0" w:color="auto"/>
        <w:left w:val="none" w:sz="0" w:space="0" w:color="auto"/>
        <w:bottom w:val="none" w:sz="0" w:space="0" w:color="auto"/>
        <w:right w:val="none" w:sz="0" w:space="0" w:color="auto"/>
      </w:divBdr>
    </w:div>
    <w:div w:id="510492559">
      <w:bodyDiv w:val="1"/>
      <w:marLeft w:val="0"/>
      <w:marRight w:val="0"/>
      <w:marTop w:val="0"/>
      <w:marBottom w:val="0"/>
      <w:divBdr>
        <w:top w:val="none" w:sz="0" w:space="0" w:color="auto"/>
        <w:left w:val="none" w:sz="0" w:space="0" w:color="auto"/>
        <w:bottom w:val="none" w:sz="0" w:space="0" w:color="auto"/>
        <w:right w:val="none" w:sz="0" w:space="0" w:color="auto"/>
      </w:divBdr>
    </w:div>
    <w:div w:id="511065195">
      <w:bodyDiv w:val="1"/>
      <w:marLeft w:val="0"/>
      <w:marRight w:val="0"/>
      <w:marTop w:val="0"/>
      <w:marBottom w:val="0"/>
      <w:divBdr>
        <w:top w:val="none" w:sz="0" w:space="0" w:color="auto"/>
        <w:left w:val="none" w:sz="0" w:space="0" w:color="auto"/>
        <w:bottom w:val="none" w:sz="0" w:space="0" w:color="auto"/>
        <w:right w:val="none" w:sz="0" w:space="0" w:color="auto"/>
      </w:divBdr>
    </w:div>
    <w:div w:id="511145260">
      <w:bodyDiv w:val="1"/>
      <w:marLeft w:val="0"/>
      <w:marRight w:val="0"/>
      <w:marTop w:val="0"/>
      <w:marBottom w:val="0"/>
      <w:divBdr>
        <w:top w:val="none" w:sz="0" w:space="0" w:color="auto"/>
        <w:left w:val="none" w:sz="0" w:space="0" w:color="auto"/>
        <w:bottom w:val="none" w:sz="0" w:space="0" w:color="auto"/>
        <w:right w:val="none" w:sz="0" w:space="0" w:color="auto"/>
      </w:divBdr>
    </w:div>
    <w:div w:id="511378962">
      <w:bodyDiv w:val="1"/>
      <w:marLeft w:val="0"/>
      <w:marRight w:val="0"/>
      <w:marTop w:val="0"/>
      <w:marBottom w:val="0"/>
      <w:divBdr>
        <w:top w:val="none" w:sz="0" w:space="0" w:color="auto"/>
        <w:left w:val="none" w:sz="0" w:space="0" w:color="auto"/>
        <w:bottom w:val="none" w:sz="0" w:space="0" w:color="auto"/>
        <w:right w:val="none" w:sz="0" w:space="0" w:color="auto"/>
      </w:divBdr>
    </w:div>
    <w:div w:id="511452832">
      <w:bodyDiv w:val="1"/>
      <w:marLeft w:val="0"/>
      <w:marRight w:val="0"/>
      <w:marTop w:val="0"/>
      <w:marBottom w:val="0"/>
      <w:divBdr>
        <w:top w:val="none" w:sz="0" w:space="0" w:color="auto"/>
        <w:left w:val="none" w:sz="0" w:space="0" w:color="auto"/>
        <w:bottom w:val="none" w:sz="0" w:space="0" w:color="auto"/>
        <w:right w:val="none" w:sz="0" w:space="0" w:color="auto"/>
      </w:divBdr>
    </w:div>
    <w:div w:id="511536092">
      <w:bodyDiv w:val="1"/>
      <w:marLeft w:val="0"/>
      <w:marRight w:val="0"/>
      <w:marTop w:val="0"/>
      <w:marBottom w:val="0"/>
      <w:divBdr>
        <w:top w:val="none" w:sz="0" w:space="0" w:color="auto"/>
        <w:left w:val="none" w:sz="0" w:space="0" w:color="auto"/>
        <w:bottom w:val="none" w:sz="0" w:space="0" w:color="auto"/>
        <w:right w:val="none" w:sz="0" w:space="0" w:color="auto"/>
      </w:divBdr>
    </w:div>
    <w:div w:id="511722073">
      <w:bodyDiv w:val="1"/>
      <w:marLeft w:val="0"/>
      <w:marRight w:val="0"/>
      <w:marTop w:val="0"/>
      <w:marBottom w:val="0"/>
      <w:divBdr>
        <w:top w:val="none" w:sz="0" w:space="0" w:color="auto"/>
        <w:left w:val="none" w:sz="0" w:space="0" w:color="auto"/>
        <w:bottom w:val="none" w:sz="0" w:space="0" w:color="auto"/>
        <w:right w:val="none" w:sz="0" w:space="0" w:color="auto"/>
      </w:divBdr>
    </w:div>
    <w:div w:id="511802055">
      <w:bodyDiv w:val="1"/>
      <w:marLeft w:val="0"/>
      <w:marRight w:val="0"/>
      <w:marTop w:val="0"/>
      <w:marBottom w:val="0"/>
      <w:divBdr>
        <w:top w:val="none" w:sz="0" w:space="0" w:color="auto"/>
        <w:left w:val="none" w:sz="0" w:space="0" w:color="auto"/>
        <w:bottom w:val="none" w:sz="0" w:space="0" w:color="auto"/>
        <w:right w:val="none" w:sz="0" w:space="0" w:color="auto"/>
      </w:divBdr>
    </w:div>
    <w:div w:id="512378541">
      <w:bodyDiv w:val="1"/>
      <w:marLeft w:val="0"/>
      <w:marRight w:val="0"/>
      <w:marTop w:val="0"/>
      <w:marBottom w:val="0"/>
      <w:divBdr>
        <w:top w:val="none" w:sz="0" w:space="0" w:color="auto"/>
        <w:left w:val="none" w:sz="0" w:space="0" w:color="auto"/>
        <w:bottom w:val="none" w:sz="0" w:space="0" w:color="auto"/>
        <w:right w:val="none" w:sz="0" w:space="0" w:color="auto"/>
      </w:divBdr>
    </w:div>
    <w:div w:id="512958403">
      <w:bodyDiv w:val="1"/>
      <w:marLeft w:val="0"/>
      <w:marRight w:val="0"/>
      <w:marTop w:val="0"/>
      <w:marBottom w:val="0"/>
      <w:divBdr>
        <w:top w:val="none" w:sz="0" w:space="0" w:color="auto"/>
        <w:left w:val="none" w:sz="0" w:space="0" w:color="auto"/>
        <w:bottom w:val="none" w:sz="0" w:space="0" w:color="auto"/>
        <w:right w:val="none" w:sz="0" w:space="0" w:color="auto"/>
      </w:divBdr>
    </w:div>
    <w:div w:id="513224878">
      <w:bodyDiv w:val="1"/>
      <w:marLeft w:val="0"/>
      <w:marRight w:val="0"/>
      <w:marTop w:val="0"/>
      <w:marBottom w:val="0"/>
      <w:divBdr>
        <w:top w:val="none" w:sz="0" w:space="0" w:color="auto"/>
        <w:left w:val="none" w:sz="0" w:space="0" w:color="auto"/>
        <w:bottom w:val="none" w:sz="0" w:space="0" w:color="auto"/>
        <w:right w:val="none" w:sz="0" w:space="0" w:color="auto"/>
      </w:divBdr>
    </w:div>
    <w:div w:id="513611304">
      <w:bodyDiv w:val="1"/>
      <w:marLeft w:val="0"/>
      <w:marRight w:val="0"/>
      <w:marTop w:val="0"/>
      <w:marBottom w:val="0"/>
      <w:divBdr>
        <w:top w:val="none" w:sz="0" w:space="0" w:color="auto"/>
        <w:left w:val="none" w:sz="0" w:space="0" w:color="auto"/>
        <w:bottom w:val="none" w:sz="0" w:space="0" w:color="auto"/>
        <w:right w:val="none" w:sz="0" w:space="0" w:color="auto"/>
      </w:divBdr>
    </w:div>
    <w:div w:id="513809669">
      <w:bodyDiv w:val="1"/>
      <w:marLeft w:val="0"/>
      <w:marRight w:val="0"/>
      <w:marTop w:val="0"/>
      <w:marBottom w:val="0"/>
      <w:divBdr>
        <w:top w:val="none" w:sz="0" w:space="0" w:color="auto"/>
        <w:left w:val="none" w:sz="0" w:space="0" w:color="auto"/>
        <w:bottom w:val="none" w:sz="0" w:space="0" w:color="auto"/>
        <w:right w:val="none" w:sz="0" w:space="0" w:color="auto"/>
      </w:divBdr>
    </w:div>
    <w:div w:id="514029991">
      <w:bodyDiv w:val="1"/>
      <w:marLeft w:val="0"/>
      <w:marRight w:val="0"/>
      <w:marTop w:val="0"/>
      <w:marBottom w:val="0"/>
      <w:divBdr>
        <w:top w:val="none" w:sz="0" w:space="0" w:color="auto"/>
        <w:left w:val="none" w:sz="0" w:space="0" w:color="auto"/>
        <w:bottom w:val="none" w:sz="0" w:space="0" w:color="auto"/>
        <w:right w:val="none" w:sz="0" w:space="0" w:color="auto"/>
      </w:divBdr>
    </w:div>
    <w:div w:id="514152362">
      <w:bodyDiv w:val="1"/>
      <w:marLeft w:val="0"/>
      <w:marRight w:val="0"/>
      <w:marTop w:val="0"/>
      <w:marBottom w:val="0"/>
      <w:divBdr>
        <w:top w:val="none" w:sz="0" w:space="0" w:color="auto"/>
        <w:left w:val="none" w:sz="0" w:space="0" w:color="auto"/>
        <w:bottom w:val="none" w:sz="0" w:space="0" w:color="auto"/>
        <w:right w:val="none" w:sz="0" w:space="0" w:color="auto"/>
      </w:divBdr>
    </w:div>
    <w:div w:id="514658925">
      <w:bodyDiv w:val="1"/>
      <w:marLeft w:val="0"/>
      <w:marRight w:val="0"/>
      <w:marTop w:val="0"/>
      <w:marBottom w:val="0"/>
      <w:divBdr>
        <w:top w:val="none" w:sz="0" w:space="0" w:color="auto"/>
        <w:left w:val="none" w:sz="0" w:space="0" w:color="auto"/>
        <w:bottom w:val="none" w:sz="0" w:space="0" w:color="auto"/>
        <w:right w:val="none" w:sz="0" w:space="0" w:color="auto"/>
      </w:divBdr>
    </w:div>
    <w:div w:id="515265770">
      <w:bodyDiv w:val="1"/>
      <w:marLeft w:val="0"/>
      <w:marRight w:val="0"/>
      <w:marTop w:val="0"/>
      <w:marBottom w:val="0"/>
      <w:divBdr>
        <w:top w:val="none" w:sz="0" w:space="0" w:color="auto"/>
        <w:left w:val="none" w:sz="0" w:space="0" w:color="auto"/>
        <w:bottom w:val="none" w:sz="0" w:space="0" w:color="auto"/>
        <w:right w:val="none" w:sz="0" w:space="0" w:color="auto"/>
      </w:divBdr>
    </w:div>
    <w:div w:id="515459679">
      <w:bodyDiv w:val="1"/>
      <w:marLeft w:val="0"/>
      <w:marRight w:val="0"/>
      <w:marTop w:val="0"/>
      <w:marBottom w:val="0"/>
      <w:divBdr>
        <w:top w:val="none" w:sz="0" w:space="0" w:color="auto"/>
        <w:left w:val="none" w:sz="0" w:space="0" w:color="auto"/>
        <w:bottom w:val="none" w:sz="0" w:space="0" w:color="auto"/>
        <w:right w:val="none" w:sz="0" w:space="0" w:color="auto"/>
      </w:divBdr>
    </w:div>
    <w:div w:id="515535643">
      <w:bodyDiv w:val="1"/>
      <w:marLeft w:val="0"/>
      <w:marRight w:val="0"/>
      <w:marTop w:val="0"/>
      <w:marBottom w:val="0"/>
      <w:divBdr>
        <w:top w:val="none" w:sz="0" w:space="0" w:color="auto"/>
        <w:left w:val="none" w:sz="0" w:space="0" w:color="auto"/>
        <w:bottom w:val="none" w:sz="0" w:space="0" w:color="auto"/>
        <w:right w:val="none" w:sz="0" w:space="0" w:color="auto"/>
      </w:divBdr>
    </w:div>
    <w:div w:id="515929669">
      <w:bodyDiv w:val="1"/>
      <w:marLeft w:val="0"/>
      <w:marRight w:val="0"/>
      <w:marTop w:val="0"/>
      <w:marBottom w:val="0"/>
      <w:divBdr>
        <w:top w:val="none" w:sz="0" w:space="0" w:color="auto"/>
        <w:left w:val="none" w:sz="0" w:space="0" w:color="auto"/>
        <w:bottom w:val="none" w:sz="0" w:space="0" w:color="auto"/>
        <w:right w:val="none" w:sz="0" w:space="0" w:color="auto"/>
      </w:divBdr>
    </w:div>
    <w:div w:id="515996134">
      <w:bodyDiv w:val="1"/>
      <w:marLeft w:val="0"/>
      <w:marRight w:val="0"/>
      <w:marTop w:val="0"/>
      <w:marBottom w:val="0"/>
      <w:divBdr>
        <w:top w:val="none" w:sz="0" w:space="0" w:color="auto"/>
        <w:left w:val="none" w:sz="0" w:space="0" w:color="auto"/>
        <w:bottom w:val="none" w:sz="0" w:space="0" w:color="auto"/>
        <w:right w:val="none" w:sz="0" w:space="0" w:color="auto"/>
      </w:divBdr>
    </w:div>
    <w:div w:id="516040159">
      <w:bodyDiv w:val="1"/>
      <w:marLeft w:val="0"/>
      <w:marRight w:val="0"/>
      <w:marTop w:val="0"/>
      <w:marBottom w:val="0"/>
      <w:divBdr>
        <w:top w:val="none" w:sz="0" w:space="0" w:color="auto"/>
        <w:left w:val="none" w:sz="0" w:space="0" w:color="auto"/>
        <w:bottom w:val="none" w:sz="0" w:space="0" w:color="auto"/>
        <w:right w:val="none" w:sz="0" w:space="0" w:color="auto"/>
      </w:divBdr>
    </w:div>
    <w:div w:id="516235420">
      <w:bodyDiv w:val="1"/>
      <w:marLeft w:val="0"/>
      <w:marRight w:val="0"/>
      <w:marTop w:val="0"/>
      <w:marBottom w:val="0"/>
      <w:divBdr>
        <w:top w:val="none" w:sz="0" w:space="0" w:color="auto"/>
        <w:left w:val="none" w:sz="0" w:space="0" w:color="auto"/>
        <w:bottom w:val="none" w:sz="0" w:space="0" w:color="auto"/>
        <w:right w:val="none" w:sz="0" w:space="0" w:color="auto"/>
      </w:divBdr>
    </w:div>
    <w:div w:id="516238797">
      <w:bodyDiv w:val="1"/>
      <w:marLeft w:val="0"/>
      <w:marRight w:val="0"/>
      <w:marTop w:val="0"/>
      <w:marBottom w:val="0"/>
      <w:divBdr>
        <w:top w:val="none" w:sz="0" w:space="0" w:color="auto"/>
        <w:left w:val="none" w:sz="0" w:space="0" w:color="auto"/>
        <w:bottom w:val="none" w:sz="0" w:space="0" w:color="auto"/>
        <w:right w:val="none" w:sz="0" w:space="0" w:color="auto"/>
      </w:divBdr>
    </w:div>
    <w:div w:id="516311286">
      <w:bodyDiv w:val="1"/>
      <w:marLeft w:val="0"/>
      <w:marRight w:val="0"/>
      <w:marTop w:val="0"/>
      <w:marBottom w:val="0"/>
      <w:divBdr>
        <w:top w:val="none" w:sz="0" w:space="0" w:color="auto"/>
        <w:left w:val="none" w:sz="0" w:space="0" w:color="auto"/>
        <w:bottom w:val="none" w:sz="0" w:space="0" w:color="auto"/>
        <w:right w:val="none" w:sz="0" w:space="0" w:color="auto"/>
      </w:divBdr>
    </w:div>
    <w:div w:id="516578472">
      <w:bodyDiv w:val="1"/>
      <w:marLeft w:val="0"/>
      <w:marRight w:val="0"/>
      <w:marTop w:val="0"/>
      <w:marBottom w:val="0"/>
      <w:divBdr>
        <w:top w:val="none" w:sz="0" w:space="0" w:color="auto"/>
        <w:left w:val="none" w:sz="0" w:space="0" w:color="auto"/>
        <w:bottom w:val="none" w:sz="0" w:space="0" w:color="auto"/>
        <w:right w:val="none" w:sz="0" w:space="0" w:color="auto"/>
      </w:divBdr>
    </w:div>
    <w:div w:id="516578767">
      <w:bodyDiv w:val="1"/>
      <w:marLeft w:val="0"/>
      <w:marRight w:val="0"/>
      <w:marTop w:val="0"/>
      <w:marBottom w:val="0"/>
      <w:divBdr>
        <w:top w:val="none" w:sz="0" w:space="0" w:color="auto"/>
        <w:left w:val="none" w:sz="0" w:space="0" w:color="auto"/>
        <w:bottom w:val="none" w:sz="0" w:space="0" w:color="auto"/>
        <w:right w:val="none" w:sz="0" w:space="0" w:color="auto"/>
      </w:divBdr>
    </w:div>
    <w:div w:id="516775938">
      <w:bodyDiv w:val="1"/>
      <w:marLeft w:val="0"/>
      <w:marRight w:val="0"/>
      <w:marTop w:val="0"/>
      <w:marBottom w:val="0"/>
      <w:divBdr>
        <w:top w:val="none" w:sz="0" w:space="0" w:color="auto"/>
        <w:left w:val="none" w:sz="0" w:space="0" w:color="auto"/>
        <w:bottom w:val="none" w:sz="0" w:space="0" w:color="auto"/>
        <w:right w:val="none" w:sz="0" w:space="0" w:color="auto"/>
      </w:divBdr>
    </w:div>
    <w:div w:id="516847193">
      <w:bodyDiv w:val="1"/>
      <w:marLeft w:val="0"/>
      <w:marRight w:val="0"/>
      <w:marTop w:val="0"/>
      <w:marBottom w:val="0"/>
      <w:divBdr>
        <w:top w:val="none" w:sz="0" w:space="0" w:color="auto"/>
        <w:left w:val="none" w:sz="0" w:space="0" w:color="auto"/>
        <w:bottom w:val="none" w:sz="0" w:space="0" w:color="auto"/>
        <w:right w:val="none" w:sz="0" w:space="0" w:color="auto"/>
      </w:divBdr>
    </w:div>
    <w:div w:id="517085383">
      <w:bodyDiv w:val="1"/>
      <w:marLeft w:val="0"/>
      <w:marRight w:val="0"/>
      <w:marTop w:val="0"/>
      <w:marBottom w:val="0"/>
      <w:divBdr>
        <w:top w:val="none" w:sz="0" w:space="0" w:color="auto"/>
        <w:left w:val="none" w:sz="0" w:space="0" w:color="auto"/>
        <w:bottom w:val="none" w:sz="0" w:space="0" w:color="auto"/>
        <w:right w:val="none" w:sz="0" w:space="0" w:color="auto"/>
      </w:divBdr>
    </w:div>
    <w:div w:id="517742192">
      <w:bodyDiv w:val="1"/>
      <w:marLeft w:val="0"/>
      <w:marRight w:val="0"/>
      <w:marTop w:val="0"/>
      <w:marBottom w:val="0"/>
      <w:divBdr>
        <w:top w:val="none" w:sz="0" w:space="0" w:color="auto"/>
        <w:left w:val="none" w:sz="0" w:space="0" w:color="auto"/>
        <w:bottom w:val="none" w:sz="0" w:space="0" w:color="auto"/>
        <w:right w:val="none" w:sz="0" w:space="0" w:color="auto"/>
      </w:divBdr>
    </w:div>
    <w:div w:id="517887376">
      <w:bodyDiv w:val="1"/>
      <w:marLeft w:val="0"/>
      <w:marRight w:val="0"/>
      <w:marTop w:val="0"/>
      <w:marBottom w:val="0"/>
      <w:divBdr>
        <w:top w:val="none" w:sz="0" w:space="0" w:color="auto"/>
        <w:left w:val="none" w:sz="0" w:space="0" w:color="auto"/>
        <w:bottom w:val="none" w:sz="0" w:space="0" w:color="auto"/>
        <w:right w:val="none" w:sz="0" w:space="0" w:color="auto"/>
      </w:divBdr>
    </w:div>
    <w:div w:id="518159187">
      <w:bodyDiv w:val="1"/>
      <w:marLeft w:val="0"/>
      <w:marRight w:val="0"/>
      <w:marTop w:val="0"/>
      <w:marBottom w:val="0"/>
      <w:divBdr>
        <w:top w:val="none" w:sz="0" w:space="0" w:color="auto"/>
        <w:left w:val="none" w:sz="0" w:space="0" w:color="auto"/>
        <w:bottom w:val="none" w:sz="0" w:space="0" w:color="auto"/>
        <w:right w:val="none" w:sz="0" w:space="0" w:color="auto"/>
      </w:divBdr>
    </w:div>
    <w:div w:id="518275724">
      <w:bodyDiv w:val="1"/>
      <w:marLeft w:val="0"/>
      <w:marRight w:val="0"/>
      <w:marTop w:val="0"/>
      <w:marBottom w:val="0"/>
      <w:divBdr>
        <w:top w:val="none" w:sz="0" w:space="0" w:color="auto"/>
        <w:left w:val="none" w:sz="0" w:space="0" w:color="auto"/>
        <w:bottom w:val="none" w:sz="0" w:space="0" w:color="auto"/>
        <w:right w:val="none" w:sz="0" w:space="0" w:color="auto"/>
      </w:divBdr>
    </w:div>
    <w:div w:id="518391996">
      <w:bodyDiv w:val="1"/>
      <w:marLeft w:val="0"/>
      <w:marRight w:val="0"/>
      <w:marTop w:val="0"/>
      <w:marBottom w:val="0"/>
      <w:divBdr>
        <w:top w:val="none" w:sz="0" w:space="0" w:color="auto"/>
        <w:left w:val="none" w:sz="0" w:space="0" w:color="auto"/>
        <w:bottom w:val="none" w:sz="0" w:space="0" w:color="auto"/>
        <w:right w:val="none" w:sz="0" w:space="0" w:color="auto"/>
      </w:divBdr>
    </w:div>
    <w:div w:id="518591948">
      <w:bodyDiv w:val="1"/>
      <w:marLeft w:val="0"/>
      <w:marRight w:val="0"/>
      <w:marTop w:val="0"/>
      <w:marBottom w:val="0"/>
      <w:divBdr>
        <w:top w:val="none" w:sz="0" w:space="0" w:color="auto"/>
        <w:left w:val="none" w:sz="0" w:space="0" w:color="auto"/>
        <w:bottom w:val="none" w:sz="0" w:space="0" w:color="auto"/>
        <w:right w:val="none" w:sz="0" w:space="0" w:color="auto"/>
      </w:divBdr>
    </w:div>
    <w:div w:id="518734690">
      <w:bodyDiv w:val="1"/>
      <w:marLeft w:val="0"/>
      <w:marRight w:val="0"/>
      <w:marTop w:val="0"/>
      <w:marBottom w:val="0"/>
      <w:divBdr>
        <w:top w:val="none" w:sz="0" w:space="0" w:color="auto"/>
        <w:left w:val="none" w:sz="0" w:space="0" w:color="auto"/>
        <w:bottom w:val="none" w:sz="0" w:space="0" w:color="auto"/>
        <w:right w:val="none" w:sz="0" w:space="0" w:color="auto"/>
      </w:divBdr>
    </w:div>
    <w:div w:id="519121750">
      <w:bodyDiv w:val="1"/>
      <w:marLeft w:val="0"/>
      <w:marRight w:val="0"/>
      <w:marTop w:val="0"/>
      <w:marBottom w:val="0"/>
      <w:divBdr>
        <w:top w:val="none" w:sz="0" w:space="0" w:color="auto"/>
        <w:left w:val="none" w:sz="0" w:space="0" w:color="auto"/>
        <w:bottom w:val="none" w:sz="0" w:space="0" w:color="auto"/>
        <w:right w:val="none" w:sz="0" w:space="0" w:color="auto"/>
      </w:divBdr>
    </w:div>
    <w:div w:id="519314908">
      <w:bodyDiv w:val="1"/>
      <w:marLeft w:val="0"/>
      <w:marRight w:val="0"/>
      <w:marTop w:val="0"/>
      <w:marBottom w:val="0"/>
      <w:divBdr>
        <w:top w:val="none" w:sz="0" w:space="0" w:color="auto"/>
        <w:left w:val="none" w:sz="0" w:space="0" w:color="auto"/>
        <w:bottom w:val="none" w:sz="0" w:space="0" w:color="auto"/>
        <w:right w:val="none" w:sz="0" w:space="0" w:color="auto"/>
      </w:divBdr>
    </w:div>
    <w:div w:id="519321268">
      <w:bodyDiv w:val="1"/>
      <w:marLeft w:val="0"/>
      <w:marRight w:val="0"/>
      <w:marTop w:val="0"/>
      <w:marBottom w:val="0"/>
      <w:divBdr>
        <w:top w:val="none" w:sz="0" w:space="0" w:color="auto"/>
        <w:left w:val="none" w:sz="0" w:space="0" w:color="auto"/>
        <w:bottom w:val="none" w:sz="0" w:space="0" w:color="auto"/>
        <w:right w:val="none" w:sz="0" w:space="0" w:color="auto"/>
      </w:divBdr>
    </w:div>
    <w:div w:id="519508874">
      <w:bodyDiv w:val="1"/>
      <w:marLeft w:val="0"/>
      <w:marRight w:val="0"/>
      <w:marTop w:val="0"/>
      <w:marBottom w:val="0"/>
      <w:divBdr>
        <w:top w:val="none" w:sz="0" w:space="0" w:color="auto"/>
        <w:left w:val="none" w:sz="0" w:space="0" w:color="auto"/>
        <w:bottom w:val="none" w:sz="0" w:space="0" w:color="auto"/>
        <w:right w:val="none" w:sz="0" w:space="0" w:color="auto"/>
      </w:divBdr>
    </w:div>
    <w:div w:id="519782695">
      <w:bodyDiv w:val="1"/>
      <w:marLeft w:val="0"/>
      <w:marRight w:val="0"/>
      <w:marTop w:val="0"/>
      <w:marBottom w:val="0"/>
      <w:divBdr>
        <w:top w:val="none" w:sz="0" w:space="0" w:color="auto"/>
        <w:left w:val="none" w:sz="0" w:space="0" w:color="auto"/>
        <w:bottom w:val="none" w:sz="0" w:space="0" w:color="auto"/>
        <w:right w:val="none" w:sz="0" w:space="0" w:color="auto"/>
      </w:divBdr>
    </w:div>
    <w:div w:id="519972251">
      <w:bodyDiv w:val="1"/>
      <w:marLeft w:val="0"/>
      <w:marRight w:val="0"/>
      <w:marTop w:val="0"/>
      <w:marBottom w:val="0"/>
      <w:divBdr>
        <w:top w:val="none" w:sz="0" w:space="0" w:color="auto"/>
        <w:left w:val="none" w:sz="0" w:space="0" w:color="auto"/>
        <w:bottom w:val="none" w:sz="0" w:space="0" w:color="auto"/>
        <w:right w:val="none" w:sz="0" w:space="0" w:color="auto"/>
      </w:divBdr>
    </w:div>
    <w:div w:id="520166338">
      <w:bodyDiv w:val="1"/>
      <w:marLeft w:val="0"/>
      <w:marRight w:val="0"/>
      <w:marTop w:val="0"/>
      <w:marBottom w:val="0"/>
      <w:divBdr>
        <w:top w:val="none" w:sz="0" w:space="0" w:color="auto"/>
        <w:left w:val="none" w:sz="0" w:space="0" w:color="auto"/>
        <w:bottom w:val="none" w:sz="0" w:space="0" w:color="auto"/>
        <w:right w:val="none" w:sz="0" w:space="0" w:color="auto"/>
      </w:divBdr>
    </w:div>
    <w:div w:id="520170881">
      <w:bodyDiv w:val="1"/>
      <w:marLeft w:val="0"/>
      <w:marRight w:val="0"/>
      <w:marTop w:val="0"/>
      <w:marBottom w:val="0"/>
      <w:divBdr>
        <w:top w:val="none" w:sz="0" w:space="0" w:color="auto"/>
        <w:left w:val="none" w:sz="0" w:space="0" w:color="auto"/>
        <w:bottom w:val="none" w:sz="0" w:space="0" w:color="auto"/>
        <w:right w:val="none" w:sz="0" w:space="0" w:color="auto"/>
      </w:divBdr>
    </w:div>
    <w:div w:id="520628187">
      <w:bodyDiv w:val="1"/>
      <w:marLeft w:val="0"/>
      <w:marRight w:val="0"/>
      <w:marTop w:val="0"/>
      <w:marBottom w:val="0"/>
      <w:divBdr>
        <w:top w:val="none" w:sz="0" w:space="0" w:color="auto"/>
        <w:left w:val="none" w:sz="0" w:space="0" w:color="auto"/>
        <w:bottom w:val="none" w:sz="0" w:space="0" w:color="auto"/>
        <w:right w:val="none" w:sz="0" w:space="0" w:color="auto"/>
      </w:divBdr>
    </w:div>
    <w:div w:id="520819093">
      <w:bodyDiv w:val="1"/>
      <w:marLeft w:val="0"/>
      <w:marRight w:val="0"/>
      <w:marTop w:val="0"/>
      <w:marBottom w:val="0"/>
      <w:divBdr>
        <w:top w:val="none" w:sz="0" w:space="0" w:color="auto"/>
        <w:left w:val="none" w:sz="0" w:space="0" w:color="auto"/>
        <w:bottom w:val="none" w:sz="0" w:space="0" w:color="auto"/>
        <w:right w:val="none" w:sz="0" w:space="0" w:color="auto"/>
      </w:divBdr>
    </w:div>
    <w:div w:id="521164687">
      <w:bodyDiv w:val="1"/>
      <w:marLeft w:val="0"/>
      <w:marRight w:val="0"/>
      <w:marTop w:val="0"/>
      <w:marBottom w:val="0"/>
      <w:divBdr>
        <w:top w:val="none" w:sz="0" w:space="0" w:color="auto"/>
        <w:left w:val="none" w:sz="0" w:space="0" w:color="auto"/>
        <w:bottom w:val="none" w:sz="0" w:space="0" w:color="auto"/>
        <w:right w:val="none" w:sz="0" w:space="0" w:color="auto"/>
      </w:divBdr>
    </w:div>
    <w:div w:id="521404849">
      <w:bodyDiv w:val="1"/>
      <w:marLeft w:val="0"/>
      <w:marRight w:val="0"/>
      <w:marTop w:val="0"/>
      <w:marBottom w:val="0"/>
      <w:divBdr>
        <w:top w:val="none" w:sz="0" w:space="0" w:color="auto"/>
        <w:left w:val="none" w:sz="0" w:space="0" w:color="auto"/>
        <w:bottom w:val="none" w:sz="0" w:space="0" w:color="auto"/>
        <w:right w:val="none" w:sz="0" w:space="0" w:color="auto"/>
      </w:divBdr>
    </w:div>
    <w:div w:id="521476938">
      <w:bodyDiv w:val="1"/>
      <w:marLeft w:val="0"/>
      <w:marRight w:val="0"/>
      <w:marTop w:val="0"/>
      <w:marBottom w:val="0"/>
      <w:divBdr>
        <w:top w:val="none" w:sz="0" w:space="0" w:color="auto"/>
        <w:left w:val="none" w:sz="0" w:space="0" w:color="auto"/>
        <w:bottom w:val="none" w:sz="0" w:space="0" w:color="auto"/>
        <w:right w:val="none" w:sz="0" w:space="0" w:color="auto"/>
      </w:divBdr>
    </w:div>
    <w:div w:id="521751099">
      <w:bodyDiv w:val="1"/>
      <w:marLeft w:val="0"/>
      <w:marRight w:val="0"/>
      <w:marTop w:val="0"/>
      <w:marBottom w:val="0"/>
      <w:divBdr>
        <w:top w:val="none" w:sz="0" w:space="0" w:color="auto"/>
        <w:left w:val="none" w:sz="0" w:space="0" w:color="auto"/>
        <w:bottom w:val="none" w:sz="0" w:space="0" w:color="auto"/>
        <w:right w:val="none" w:sz="0" w:space="0" w:color="auto"/>
      </w:divBdr>
    </w:div>
    <w:div w:id="521826231">
      <w:bodyDiv w:val="1"/>
      <w:marLeft w:val="0"/>
      <w:marRight w:val="0"/>
      <w:marTop w:val="0"/>
      <w:marBottom w:val="0"/>
      <w:divBdr>
        <w:top w:val="none" w:sz="0" w:space="0" w:color="auto"/>
        <w:left w:val="none" w:sz="0" w:space="0" w:color="auto"/>
        <w:bottom w:val="none" w:sz="0" w:space="0" w:color="auto"/>
        <w:right w:val="none" w:sz="0" w:space="0" w:color="auto"/>
      </w:divBdr>
    </w:div>
    <w:div w:id="521866182">
      <w:bodyDiv w:val="1"/>
      <w:marLeft w:val="0"/>
      <w:marRight w:val="0"/>
      <w:marTop w:val="0"/>
      <w:marBottom w:val="0"/>
      <w:divBdr>
        <w:top w:val="none" w:sz="0" w:space="0" w:color="auto"/>
        <w:left w:val="none" w:sz="0" w:space="0" w:color="auto"/>
        <w:bottom w:val="none" w:sz="0" w:space="0" w:color="auto"/>
        <w:right w:val="none" w:sz="0" w:space="0" w:color="auto"/>
      </w:divBdr>
    </w:div>
    <w:div w:id="522089078">
      <w:bodyDiv w:val="1"/>
      <w:marLeft w:val="0"/>
      <w:marRight w:val="0"/>
      <w:marTop w:val="0"/>
      <w:marBottom w:val="0"/>
      <w:divBdr>
        <w:top w:val="none" w:sz="0" w:space="0" w:color="auto"/>
        <w:left w:val="none" w:sz="0" w:space="0" w:color="auto"/>
        <w:bottom w:val="none" w:sz="0" w:space="0" w:color="auto"/>
        <w:right w:val="none" w:sz="0" w:space="0" w:color="auto"/>
      </w:divBdr>
    </w:div>
    <w:div w:id="522205763">
      <w:bodyDiv w:val="1"/>
      <w:marLeft w:val="0"/>
      <w:marRight w:val="0"/>
      <w:marTop w:val="0"/>
      <w:marBottom w:val="0"/>
      <w:divBdr>
        <w:top w:val="none" w:sz="0" w:space="0" w:color="auto"/>
        <w:left w:val="none" w:sz="0" w:space="0" w:color="auto"/>
        <w:bottom w:val="none" w:sz="0" w:space="0" w:color="auto"/>
        <w:right w:val="none" w:sz="0" w:space="0" w:color="auto"/>
      </w:divBdr>
    </w:div>
    <w:div w:id="522397550">
      <w:bodyDiv w:val="1"/>
      <w:marLeft w:val="0"/>
      <w:marRight w:val="0"/>
      <w:marTop w:val="0"/>
      <w:marBottom w:val="0"/>
      <w:divBdr>
        <w:top w:val="none" w:sz="0" w:space="0" w:color="auto"/>
        <w:left w:val="none" w:sz="0" w:space="0" w:color="auto"/>
        <w:bottom w:val="none" w:sz="0" w:space="0" w:color="auto"/>
        <w:right w:val="none" w:sz="0" w:space="0" w:color="auto"/>
      </w:divBdr>
    </w:div>
    <w:div w:id="523788513">
      <w:bodyDiv w:val="1"/>
      <w:marLeft w:val="0"/>
      <w:marRight w:val="0"/>
      <w:marTop w:val="0"/>
      <w:marBottom w:val="0"/>
      <w:divBdr>
        <w:top w:val="none" w:sz="0" w:space="0" w:color="auto"/>
        <w:left w:val="none" w:sz="0" w:space="0" w:color="auto"/>
        <w:bottom w:val="none" w:sz="0" w:space="0" w:color="auto"/>
        <w:right w:val="none" w:sz="0" w:space="0" w:color="auto"/>
      </w:divBdr>
    </w:div>
    <w:div w:id="524368766">
      <w:bodyDiv w:val="1"/>
      <w:marLeft w:val="0"/>
      <w:marRight w:val="0"/>
      <w:marTop w:val="0"/>
      <w:marBottom w:val="0"/>
      <w:divBdr>
        <w:top w:val="none" w:sz="0" w:space="0" w:color="auto"/>
        <w:left w:val="none" w:sz="0" w:space="0" w:color="auto"/>
        <w:bottom w:val="none" w:sz="0" w:space="0" w:color="auto"/>
        <w:right w:val="none" w:sz="0" w:space="0" w:color="auto"/>
      </w:divBdr>
    </w:div>
    <w:div w:id="524369108">
      <w:bodyDiv w:val="1"/>
      <w:marLeft w:val="0"/>
      <w:marRight w:val="0"/>
      <w:marTop w:val="0"/>
      <w:marBottom w:val="0"/>
      <w:divBdr>
        <w:top w:val="none" w:sz="0" w:space="0" w:color="auto"/>
        <w:left w:val="none" w:sz="0" w:space="0" w:color="auto"/>
        <w:bottom w:val="none" w:sz="0" w:space="0" w:color="auto"/>
        <w:right w:val="none" w:sz="0" w:space="0" w:color="auto"/>
      </w:divBdr>
    </w:div>
    <w:div w:id="524910136">
      <w:bodyDiv w:val="1"/>
      <w:marLeft w:val="0"/>
      <w:marRight w:val="0"/>
      <w:marTop w:val="0"/>
      <w:marBottom w:val="0"/>
      <w:divBdr>
        <w:top w:val="none" w:sz="0" w:space="0" w:color="auto"/>
        <w:left w:val="none" w:sz="0" w:space="0" w:color="auto"/>
        <w:bottom w:val="none" w:sz="0" w:space="0" w:color="auto"/>
        <w:right w:val="none" w:sz="0" w:space="0" w:color="auto"/>
      </w:divBdr>
    </w:div>
    <w:div w:id="525100664">
      <w:bodyDiv w:val="1"/>
      <w:marLeft w:val="0"/>
      <w:marRight w:val="0"/>
      <w:marTop w:val="0"/>
      <w:marBottom w:val="0"/>
      <w:divBdr>
        <w:top w:val="none" w:sz="0" w:space="0" w:color="auto"/>
        <w:left w:val="none" w:sz="0" w:space="0" w:color="auto"/>
        <w:bottom w:val="none" w:sz="0" w:space="0" w:color="auto"/>
        <w:right w:val="none" w:sz="0" w:space="0" w:color="auto"/>
      </w:divBdr>
    </w:div>
    <w:div w:id="525364327">
      <w:bodyDiv w:val="1"/>
      <w:marLeft w:val="0"/>
      <w:marRight w:val="0"/>
      <w:marTop w:val="0"/>
      <w:marBottom w:val="0"/>
      <w:divBdr>
        <w:top w:val="none" w:sz="0" w:space="0" w:color="auto"/>
        <w:left w:val="none" w:sz="0" w:space="0" w:color="auto"/>
        <w:bottom w:val="none" w:sz="0" w:space="0" w:color="auto"/>
        <w:right w:val="none" w:sz="0" w:space="0" w:color="auto"/>
      </w:divBdr>
    </w:div>
    <w:div w:id="525367068">
      <w:bodyDiv w:val="1"/>
      <w:marLeft w:val="0"/>
      <w:marRight w:val="0"/>
      <w:marTop w:val="0"/>
      <w:marBottom w:val="0"/>
      <w:divBdr>
        <w:top w:val="none" w:sz="0" w:space="0" w:color="auto"/>
        <w:left w:val="none" w:sz="0" w:space="0" w:color="auto"/>
        <w:bottom w:val="none" w:sz="0" w:space="0" w:color="auto"/>
        <w:right w:val="none" w:sz="0" w:space="0" w:color="auto"/>
      </w:divBdr>
    </w:div>
    <w:div w:id="525799457">
      <w:bodyDiv w:val="1"/>
      <w:marLeft w:val="0"/>
      <w:marRight w:val="0"/>
      <w:marTop w:val="0"/>
      <w:marBottom w:val="0"/>
      <w:divBdr>
        <w:top w:val="none" w:sz="0" w:space="0" w:color="auto"/>
        <w:left w:val="none" w:sz="0" w:space="0" w:color="auto"/>
        <w:bottom w:val="none" w:sz="0" w:space="0" w:color="auto"/>
        <w:right w:val="none" w:sz="0" w:space="0" w:color="auto"/>
      </w:divBdr>
    </w:div>
    <w:div w:id="525951890">
      <w:bodyDiv w:val="1"/>
      <w:marLeft w:val="0"/>
      <w:marRight w:val="0"/>
      <w:marTop w:val="0"/>
      <w:marBottom w:val="0"/>
      <w:divBdr>
        <w:top w:val="none" w:sz="0" w:space="0" w:color="auto"/>
        <w:left w:val="none" w:sz="0" w:space="0" w:color="auto"/>
        <w:bottom w:val="none" w:sz="0" w:space="0" w:color="auto"/>
        <w:right w:val="none" w:sz="0" w:space="0" w:color="auto"/>
      </w:divBdr>
    </w:div>
    <w:div w:id="526258818">
      <w:bodyDiv w:val="1"/>
      <w:marLeft w:val="0"/>
      <w:marRight w:val="0"/>
      <w:marTop w:val="0"/>
      <w:marBottom w:val="0"/>
      <w:divBdr>
        <w:top w:val="none" w:sz="0" w:space="0" w:color="auto"/>
        <w:left w:val="none" w:sz="0" w:space="0" w:color="auto"/>
        <w:bottom w:val="none" w:sz="0" w:space="0" w:color="auto"/>
        <w:right w:val="none" w:sz="0" w:space="0" w:color="auto"/>
      </w:divBdr>
    </w:div>
    <w:div w:id="526723164">
      <w:bodyDiv w:val="1"/>
      <w:marLeft w:val="0"/>
      <w:marRight w:val="0"/>
      <w:marTop w:val="0"/>
      <w:marBottom w:val="0"/>
      <w:divBdr>
        <w:top w:val="none" w:sz="0" w:space="0" w:color="auto"/>
        <w:left w:val="none" w:sz="0" w:space="0" w:color="auto"/>
        <w:bottom w:val="none" w:sz="0" w:space="0" w:color="auto"/>
        <w:right w:val="none" w:sz="0" w:space="0" w:color="auto"/>
      </w:divBdr>
    </w:div>
    <w:div w:id="527177669">
      <w:bodyDiv w:val="1"/>
      <w:marLeft w:val="0"/>
      <w:marRight w:val="0"/>
      <w:marTop w:val="0"/>
      <w:marBottom w:val="0"/>
      <w:divBdr>
        <w:top w:val="none" w:sz="0" w:space="0" w:color="auto"/>
        <w:left w:val="none" w:sz="0" w:space="0" w:color="auto"/>
        <w:bottom w:val="none" w:sz="0" w:space="0" w:color="auto"/>
        <w:right w:val="none" w:sz="0" w:space="0" w:color="auto"/>
      </w:divBdr>
    </w:div>
    <w:div w:id="527178307">
      <w:bodyDiv w:val="1"/>
      <w:marLeft w:val="0"/>
      <w:marRight w:val="0"/>
      <w:marTop w:val="0"/>
      <w:marBottom w:val="0"/>
      <w:divBdr>
        <w:top w:val="none" w:sz="0" w:space="0" w:color="auto"/>
        <w:left w:val="none" w:sz="0" w:space="0" w:color="auto"/>
        <w:bottom w:val="none" w:sz="0" w:space="0" w:color="auto"/>
        <w:right w:val="none" w:sz="0" w:space="0" w:color="auto"/>
      </w:divBdr>
    </w:div>
    <w:div w:id="527330136">
      <w:bodyDiv w:val="1"/>
      <w:marLeft w:val="0"/>
      <w:marRight w:val="0"/>
      <w:marTop w:val="0"/>
      <w:marBottom w:val="0"/>
      <w:divBdr>
        <w:top w:val="none" w:sz="0" w:space="0" w:color="auto"/>
        <w:left w:val="none" w:sz="0" w:space="0" w:color="auto"/>
        <w:bottom w:val="none" w:sz="0" w:space="0" w:color="auto"/>
        <w:right w:val="none" w:sz="0" w:space="0" w:color="auto"/>
      </w:divBdr>
    </w:div>
    <w:div w:id="527916261">
      <w:bodyDiv w:val="1"/>
      <w:marLeft w:val="0"/>
      <w:marRight w:val="0"/>
      <w:marTop w:val="0"/>
      <w:marBottom w:val="0"/>
      <w:divBdr>
        <w:top w:val="none" w:sz="0" w:space="0" w:color="auto"/>
        <w:left w:val="none" w:sz="0" w:space="0" w:color="auto"/>
        <w:bottom w:val="none" w:sz="0" w:space="0" w:color="auto"/>
        <w:right w:val="none" w:sz="0" w:space="0" w:color="auto"/>
      </w:divBdr>
    </w:div>
    <w:div w:id="528301288">
      <w:bodyDiv w:val="1"/>
      <w:marLeft w:val="0"/>
      <w:marRight w:val="0"/>
      <w:marTop w:val="0"/>
      <w:marBottom w:val="0"/>
      <w:divBdr>
        <w:top w:val="none" w:sz="0" w:space="0" w:color="auto"/>
        <w:left w:val="none" w:sz="0" w:space="0" w:color="auto"/>
        <w:bottom w:val="none" w:sz="0" w:space="0" w:color="auto"/>
        <w:right w:val="none" w:sz="0" w:space="0" w:color="auto"/>
      </w:divBdr>
    </w:div>
    <w:div w:id="529073391">
      <w:bodyDiv w:val="1"/>
      <w:marLeft w:val="0"/>
      <w:marRight w:val="0"/>
      <w:marTop w:val="0"/>
      <w:marBottom w:val="0"/>
      <w:divBdr>
        <w:top w:val="none" w:sz="0" w:space="0" w:color="auto"/>
        <w:left w:val="none" w:sz="0" w:space="0" w:color="auto"/>
        <w:bottom w:val="none" w:sz="0" w:space="0" w:color="auto"/>
        <w:right w:val="none" w:sz="0" w:space="0" w:color="auto"/>
      </w:divBdr>
    </w:div>
    <w:div w:id="529926154">
      <w:bodyDiv w:val="1"/>
      <w:marLeft w:val="0"/>
      <w:marRight w:val="0"/>
      <w:marTop w:val="0"/>
      <w:marBottom w:val="0"/>
      <w:divBdr>
        <w:top w:val="none" w:sz="0" w:space="0" w:color="auto"/>
        <w:left w:val="none" w:sz="0" w:space="0" w:color="auto"/>
        <w:bottom w:val="none" w:sz="0" w:space="0" w:color="auto"/>
        <w:right w:val="none" w:sz="0" w:space="0" w:color="auto"/>
      </w:divBdr>
    </w:div>
    <w:div w:id="530186721">
      <w:bodyDiv w:val="1"/>
      <w:marLeft w:val="0"/>
      <w:marRight w:val="0"/>
      <w:marTop w:val="0"/>
      <w:marBottom w:val="0"/>
      <w:divBdr>
        <w:top w:val="none" w:sz="0" w:space="0" w:color="auto"/>
        <w:left w:val="none" w:sz="0" w:space="0" w:color="auto"/>
        <w:bottom w:val="none" w:sz="0" w:space="0" w:color="auto"/>
        <w:right w:val="none" w:sz="0" w:space="0" w:color="auto"/>
      </w:divBdr>
    </w:div>
    <w:div w:id="530610829">
      <w:bodyDiv w:val="1"/>
      <w:marLeft w:val="0"/>
      <w:marRight w:val="0"/>
      <w:marTop w:val="0"/>
      <w:marBottom w:val="0"/>
      <w:divBdr>
        <w:top w:val="none" w:sz="0" w:space="0" w:color="auto"/>
        <w:left w:val="none" w:sz="0" w:space="0" w:color="auto"/>
        <w:bottom w:val="none" w:sz="0" w:space="0" w:color="auto"/>
        <w:right w:val="none" w:sz="0" w:space="0" w:color="auto"/>
      </w:divBdr>
    </w:div>
    <w:div w:id="530726310">
      <w:bodyDiv w:val="1"/>
      <w:marLeft w:val="0"/>
      <w:marRight w:val="0"/>
      <w:marTop w:val="0"/>
      <w:marBottom w:val="0"/>
      <w:divBdr>
        <w:top w:val="none" w:sz="0" w:space="0" w:color="auto"/>
        <w:left w:val="none" w:sz="0" w:space="0" w:color="auto"/>
        <w:bottom w:val="none" w:sz="0" w:space="0" w:color="auto"/>
        <w:right w:val="none" w:sz="0" w:space="0" w:color="auto"/>
      </w:divBdr>
    </w:div>
    <w:div w:id="531070842">
      <w:bodyDiv w:val="1"/>
      <w:marLeft w:val="0"/>
      <w:marRight w:val="0"/>
      <w:marTop w:val="0"/>
      <w:marBottom w:val="0"/>
      <w:divBdr>
        <w:top w:val="none" w:sz="0" w:space="0" w:color="auto"/>
        <w:left w:val="none" w:sz="0" w:space="0" w:color="auto"/>
        <w:bottom w:val="none" w:sz="0" w:space="0" w:color="auto"/>
        <w:right w:val="none" w:sz="0" w:space="0" w:color="auto"/>
      </w:divBdr>
    </w:div>
    <w:div w:id="531381958">
      <w:bodyDiv w:val="1"/>
      <w:marLeft w:val="0"/>
      <w:marRight w:val="0"/>
      <w:marTop w:val="0"/>
      <w:marBottom w:val="0"/>
      <w:divBdr>
        <w:top w:val="none" w:sz="0" w:space="0" w:color="auto"/>
        <w:left w:val="none" w:sz="0" w:space="0" w:color="auto"/>
        <w:bottom w:val="none" w:sz="0" w:space="0" w:color="auto"/>
        <w:right w:val="none" w:sz="0" w:space="0" w:color="auto"/>
      </w:divBdr>
    </w:div>
    <w:div w:id="531458597">
      <w:bodyDiv w:val="1"/>
      <w:marLeft w:val="0"/>
      <w:marRight w:val="0"/>
      <w:marTop w:val="0"/>
      <w:marBottom w:val="0"/>
      <w:divBdr>
        <w:top w:val="none" w:sz="0" w:space="0" w:color="auto"/>
        <w:left w:val="none" w:sz="0" w:space="0" w:color="auto"/>
        <w:bottom w:val="none" w:sz="0" w:space="0" w:color="auto"/>
        <w:right w:val="none" w:sz="0" w:space="0" w:color="auto"/>
      </w:divBdr>
    </w:div>
    <w:div w:id="531462765">
      <w:bodyDiv w:val="1"/>
      <w:marLeft w:val="0"/>
      <w:marRight w:val="0"/>
      <w:marTop w:val="0"/>
      <w:marBottom w:val="0"/>
      <w:divBdr>
        <w:top w:val="none" w:sz="0" w:space="0" w:color="auto"/>
        <w:left w:val="none" w:sz="0" w:space="0" w:color="auto"/>
        <w:bottom w:val="none" w:sz="0" w:space="0" w:color="auto"/>
        <w:right w:val="none" w:sz="0" w:space="0" w:color="auto"/>
      </w:divBdr>
    </w:div>
    <w:div w:id="531846921">
      <w:bodyDiv w:val="1"/>
      <w:marLeft w:val="0"/>
      <w:marRight w:val="0"/>
      <w:marTop w:val="0"/>
      <w:marBottom w:val="0"/>
      <w:divBdr>
        <w:top w:val="none" w:sz="0" w:space="0" w:color="auto"/>
        <w:left w:val="none" w:sz="0" w:space="0" w:color="auto"/>
        <w:bottom w:val="none" w:sz="0" w:space="0" w:color="auto"/>
        <w:right w:val="none" w:sz="0" w:space="0" w:color="auto"/>
      </w:divBdr>
    </w:div>
    <w:div w:id="532613170">
      <w:bodyDiv w:val="1"/>
      <w:marLeft w:val="0"/>
      <w:marRight w:val="0"/>
      <w:marTop w:val="0"/>
      <w:marBottom w:val="0"/>
      <w:divBdr>
        <w:top w:val="none" w:sz="0" w:space="0" w:color="auto"/>
        <w:left w:val="none" w:sz="0" w:space="0" w:color="auto"/>
        <w:bottom w:val="none" w:sz="0" w:space="0" w:color="auto"/>
        <w:right w:val="none" w:sz="0" w:space="0" w:color="auto"/>
      </w:divBdr>
    </w:div>
    <w:div w:id="533158559">
      <w:bodyDiv w:val="1"/>
      <w:marLeft w:val="0"/>
      <w:marRight w:val="0"/>
      <w:marTop w:val="0"/>
      <w:marBottom w:val="0"/>
      <w:divBdr>
        <w:top w:val="none" w:sz="0" w:space="0" w:color="auto"/>
        <w:left w:val="none" w:sz="0" w:space="0" w:color="auto"/>
        <w:bottom w:val="none" w:sz="0" w:space="0" w:color="auto"/>
        <w:right w:val="none" w:sz="0" w:space="0" w:color="auto"/>
      </w:divBdr>
    </w:div>
    <w:div w:id="533419543">
      <w:bodyDiv w:val="1"/>
      <w:marLeft w:val="0"/>
      <w:marRight w:val="0"/>
      <w:marTop w:val="0"/>
      <w:marBottom w:val="0"/>
      <w:divBdr>
        <w:top w:val="none" w:sz="0" w:space="0" w:color="auto"/>
        <w:left w:val="none" w:sz="0" w:space="0" w:color="auto"/>
        <w:bottom w:val="none" w:sz="0" w:space="0" w:color="auto"/>
        <w:right w:val="none" w:sz="0" w:space="0" w:color="auto"/>
      </w:divBdr>
    </w:div>
    <w:div w:id="533735913">
      <w:bodyDiv w:val="1"/>
      <w:marLeft w:val="0"/>
      <w:marRight w:val="0"/>
      <w:marTop w:val="0"/>
      <w:marBottom w:val="0"/>
      <w:divBdr>
        <w:top w:val="none" w:sz="0" w:space="0" w:color="auto"/>
        <w:left w:val="none" w:sz="0" w:space="0" w:color="auto"/>
        <w:bottom w:val="none" w:sz="0" w:space="0" w:color="auto"/>
        <w:right w:val="none" w:sz="0" w:space="0" w:color="auto"/>
      </w:divBdr>
    </w:div>
    <w:div w:id="533928504">
      <w:bodyDiv w:val="1"/>
      <w:marLeft w:val="0"/>
      <w:marRight w:val="0"/>
      <w:marTop w:val="0"/>
      <w:marBottom w:val="0"/>
      <w:divBdr>
        <w:top w:val="none" w:sz="0" w:space="0" w:color="auto"/>
        <w:left w:val="none" w:sz="0" w:space="0" w:color="auto"/>
        <w:bottom w:val="none" w:sz="0" w:space="0" w:color="auto"/>
        <w:right w:val="none" w:sz="0" w:space="0" w:color="auto"/>
      </w:divBdr>
    </w:div>
    <w:div w:id="533932398">
      <w:bodyDiv w:val="1"/>
      <w:marLeft w:val="0"/>
      <w:marRight w:val="0"/>
      <w:marTop w:val="0"/>
      <w:marBottom w:val="0"/>
      <w:divBdr>
        <w:top w:val="none" w:sz="0" w:space="0" w:color="auto"/>
        <w:left w:val="none" w:sz="0" w:space="0" w:color="auto"/>
        <w:bottom w:val="none" w:sz="0" w:space="0" w:color="auto"/>
        <w:right w:val="none" w:sz="0" w:space="0" w:color="auto"/>
      </w:divBdr>
    </w:div>
    <w:div w:id="534005603">
      <w:bodyDiv w:val="1"/>
      <w:marLeft w:val="0"/>
      <w:marRight w:val="0"/>
      <w:marTop w:val="0"/>
      <w:marBottom w:val="0"/>
      <w:divBdr>
        <w:top w:val="none" w:sz="0" w:space="0" w:color="auto"/>
        <w:left w:val="none" w:sz="0" w:space="0" w:color="auto"/>
        <w:bottom w:val="none" w:sz="0" w:space="0" w:color="auto"/>
        <w:right w:val="none" w:sz="0" w:space="0" w:color="auto"/>
      </w:divBdr>
    </w:div>
    <w:div w:id="534734766">
      <w:bodyDiv w:val="1"/>
      <w:marLeft w:val="0"/>
      <w:marRight w:val="0"/>
      <w:marTop w:val="0"/>
      <w:marBottom w:val="0"/>
      <w:divBdr>
        <w:top w:val="none" w:sz="0" w:space="0" w:color="auto"/>
        <w:left w:val="none" w:sz="0" w:space="0" w:color="auto"/>
        <w:bottom w:val="none" w:sz="0" w:space="0" w:color="auto"/>
        <w:right w:val="none" w:sz="0" w:space="0" w:color="auto"/>
      </w:divBdr>
    </w:div>
    <w:div w:id="535391926">
      <w:bodyDiv w:val="1"/>
      <w:marLeft w:val="0"/>
      <w:marRight w:val="0"/>
      <w:marTop w:val="0"/>
      <w:marBottom w:val="0"/>
      <w:divBdr>
        <w:top w:val="none" w:sz="0" w:space="0" w:color="auto"/>
        <w:left w:val="none" w:sz="0" w:space="0" w:color="auto"/>
        <w:bottom w:val="none" w:sz="0" w:space="0" w:color="auto"/>
        <w:right w:val="none" w:sz="0" w:space="0" w:color="auto"/>
      </w:divBdr>
    </w:div>
    <w:div w:id="535461255">
      <w:bodyDiv w:val="1"/>
      <w:marLeft w:val="0"/>
      <w:marRight w:val="0"/>
      <w:marTop w:val="0"/>
      <w:marBottom w:val="0"/>
      <w:divBdr>
        <w:top w:val="none" w:sz="0" w:space="0" w:color="auto"/>
        <w:left w:val="none" w:sz="0" w:space="0" w:color="auto"/>
        <w:bottom w:val="none" w:sz="0" w:space="0" w:color="auto"/>
        <w:right w:val="none" w:sz="0" w:space="0" w:color="auto"/>
      </w:divBdr>
    </w:div>
    <w:div w:id="535703755">
      <w:bodyDiv w:val="1"/>
      <w:marLeft w:val="0"/>
      <w:marRight w:val="0"/>
      <w:marTop w:val="0"/>
      <w:marBottom w:val="0"/>
      <w:divBdr>
        <w:top w:val="none" w:sz="0" w:space="0" w:color="auto"/>
        <w:left w:val="none" w:sz="0" w:space="0" w:color="auto"/>
        <w:bottom w:val="none" w:sz="0" w:space="0" w:color="auto"/>
        <w:right w:val="none" w:sz="0" w:space="0" w:color="auto"/>
      </w:divBdr>
    </w:div>
    <w:div w:id="535774031">
      <w:bodyDiv w:val="1"/>
      <w:marLeft w:val="0"/>
      <w:marRight w:val="0"/>
      <w:marTop w:val="0"/>
      <w:marBottom w:val="0"/>
      <w:divBdr>
        <w:top w:val="none" w:sz="0" w:space="0" w:color="auto"/>
        <w:left w:val="none" w:sz="0" w:space="0" w:color="auto"/>
        <w:bottom w:val="none" w:sz="0" w:space="0" w:color="auto"/>
        <w:right w:val="none" w:sz="0" w:space="0" w:color="auto"/>
      </w:divBdr>
    </w:div>
    <w:div w:id="535891058">
      <w:bodyDiv w:val="1"/>
      <w:marLeft w:val="0"/>
      <w:marRight w:val="0"/>
      <w:marTop w:val="0"/>
      <w:marBottom w:val="0"/>
      <w:divBdr>
        <w:top w:val="none" w:sz="0" w:space="0" w:color="auto"/>
        <w:left w:val="none" w:sz="0" w:space="0" w:color="auto"/>
        <w:bottom w:val="none" w:sz="0" w:space="0" w:color="auto"/>
        <w:right w:val="none" w:sz="0" w:space="0" w:color="auto"/>
      </w:divBdr>
    </w:div>
    <w:div w:id="536089186">
      <w:bodyDiv w:val="1"/>
      <w:marLeft w:val="0"/>
      <w:marRight w:val="0"/>
      <w:marTop w:val="0"/>
      <w:marBottom w:val="0"/>
      <w:divBdr>
        <w:top w:val="none" w:sz="0" w:space="0" w:color="auto"/>
        <w:left w:val="none" w:sz="0" w:space="0" w:color="auto"/>
        <w:bottom w:val="none" w:sz="0" w:space="0" w:color="auto"/>
        <w:right w:val="none" w:sz="0" w:space="0" w:color="auto"/>
      </w:divBdr>
    </w:div>
    <w:div w:id="536236676">
      <w:bodyDiv w:val="1"/>
      <w:marLeft w:val="0"/>
      <w:marRight w:val="0"/>
      <w:marTop w:val="0"/>
      <w:marBottom w:val="0"/>
      <w:divBdr>
        <w:top w:val="none" w:sz="0" w:space="0" w:color="auto"/>
        <w:left w:val="none" w:sz="0" w:space="0" w:color="auto"/>
        <w:bottom w:val="none" w:sz="0" w:space="0" w:color="auto"/>
        <w:right w:val="none" w:sz="0" w:space="0" w:color="auto"/>
      </w:divBdr>
    </w:div>
    <w:div w:id="536621087">
      <w:bodyDiv w:val="1"/>
      <w:marLeft w:val="0"/>
      <w:marRight w:val="0"/>
      <w:marTop w:val="0"/>
      <w:marBottom w:val="0"/>
      <w:divBdr>
        <w:top w:val="none" w:sz="0" w:space="0" w:color="auto"/>
        <w:left w:val="none" w:sz="0" w:space="0" w:color="auto"/>
        <w:bottom w:val="none" w:sz="0" w:space="0" w:color="auto"/>
        <w:right w:val="none" w:sz="0" w:space="0" w:color="auto"/>
      </w:divBdr>
    </w:div>
    <w:div w:id="536626737">
      <w:bodyDiv w:val="1"/>
      <w:marLeft w:val="0"/>
      <w:marRight w:val="0"/>
      <w:marTop w:val="0"/>
      <w:marBottom w:val="0"/>
      <w:divBdr>
        <w:top w:val="none" w:sz="0" w:space="0" w:color="auto"/>
        <w:left w:val="none" w:sz="0" w:space="0" w:color="auto"/>
        <w:bottom w:val="none" w:sz="0" w:space="0" w:color="auto"/>
        <w:right w:val="none" w:sz="0" w:space="0" w:color="auto"/>
      </w:divBdr>
    </w:div>
    <w:div w:id="537551542">
      <w:bodyDiv w:val="1"/>
      <w:marLeft w:val="0"/>
      <w:marRight w:val="0"/>
      <w:marTop w:val="0"/>
      <w:marBottom w:val="0"/>
      <w:divBdr>
        <w:top w:val="none" w:sz="0" w:space="0" w:color="auto"/>
        <w:left w:val="none" w:sz="0" w:space="0" w:color="auto"/>
        <w:bottom w:val="none" w:sz="0" w:space="0" w:color="auto"/>
        <w:right w:val="none" w:sz="0" w:space="0" w:color="auto"/>
      </w:divBdr>
    </w:div>
    <w:div w:id="537814549">
      <w:bodyDiv w:val="1"/>
      <w:marLeft w:val="0"/>
      <w:marRight w:val="0"/>
      <w:marTop w:val="0"/>
      <w:marBottom w:val="0"/>
      <w:divBdr>
        <w:top w:val="none" w:sz="0" w:space="0" w:color="auto"/>
        <w:left w:val="none" w:sz="0" w:space="0" w:color="auto"/>
        <w:bottom w:val="none" w:sz="0" w:space="0" w:color="auto"/>
        <w:right w:val="none" w:sz="0" w:space="0" w:color="auto"/>
      </w:divBdr>
    </w:div>
    <w:div w:id="538475074">
      <w:bodyDiv w:val="1"/>
      <w:marLeft w:val="0"/>
      <w:marRight w:val="0"/>
      <w:marTop w:val="0"/>
      <w:marBottom w:val="0"/>
      <w:divBdr>
        <w:top w:val="none" w:sz="0" w:space="0" w:color="auto"/>
        <w:left w:val="none" w:sz="0" w:space="0" w:color="auto"/>
        <w:bottom w:val="none" w:sz="0" w:space="0" w:color="auto"/>
        <w:right w:val="none" w:sz="0" w:space="0" w:color="auto"/>
      </w:divBdr>
    </w:div>
    <w:div w:id="538666688">
      <w:bodyDiv w:val="1"/>
      <w:marLeft w:val="0"/>
      <w:marRight w:val="0"/>
      <w:marTop w:val="0"/>
      <w:marBottom w:val="0"/>
      <w:divBdr>
        <w:top w:val="none" w:sz="0" w:space="0" w:color="auto"/>
        <w:left w:val="none" w:sz="0" w:space="0" w:color="auto"/>
        <w:bottom w:val="none" w:sz="0" w:space="0" w:color="auto"/>
        <w:right w:val="none" w:sz="0" w:space="0" w:color="auto"/>
      </w:divBdr>
    </w:div>
    <w:div w:id="538981339">
      <w:bodyDiv w:val="1"/>
      <w:marLeft w:val="0"/>
      <w:marRight w:val="0"/>
      <w:marTop w:val="0"/>
      <w:marBottom w:val="0"/>
      <w:divBdr>
        <w:top w:val="none" w:sz="0" w:space="0" w:color="auto"/>
        <w:left w:val="none" w:sz="0" w:space="0" w:color="auto"/>
        <w:bottom w:val="none" w:sz="0" w:space="0" w:color="auto"/>
        <w:right w:val="none" w:sz="0" w:space="0" w:color="auto"/>
      </w:divBdr>
    </w:div>
    <w:div w:id="539124345">
      <w:bodyDiv w:val="1"/>
      <w:marLeft w:val="0"/>
      <w:marRight w:val="0"/>
      <w:marTop w:val="0"/>
      <w:marBottom w:val="0"/>
      <w:divBdr>
        <w:top w:val="none" w:sz="0" w:space="0" w:color="auto"/>
        <w:left w:val="none" w:sz="0" w:space="0" w:color="auto"/>
        <w:bottom w:val="none" w:sz="0" w:space="0" w:color="auto"/>
        <w:right w:val="none" w:sz="0" w:space="0" w:color="auto"/>
      </w:divBdr>
    </w:div>
    <w:div w:id="539323405">
      <w:bodyDiv w:val="1"/>
      <w:marLeft w:val="0"/>
      <w:marRight w:val="0"/>
      <w:marTop w:val="0"/>
      <w:marBottom w:val="0"/>
      <w:divBdr>
        <w:top w:val="none" w:sz="0" w:space="0" w:color="auto"/>
        <w:left w:val="none" w:sz="0" w:space="0" w:color="auto"/>
        <w:bottom w:val="none" w:sz="0" w:space="0" w:color="auto"/>
        <w:right w:val="none" w:sz="0" w:space="0" w:color="auto"/>
      </w:divBdr>
    </w:div>
    <w:div w:id="539631423">
      <w:bodyDiv w:val="1"/>
      <w:marLeft w:val="0"/>
      <w:marRight w:val="0"/>
      <w:marTop w:val="0"/>
      <w:marBottom w:val="0"/>
      <w:divBdr>
        <w:top w:val="none" w:sz="0" w:space="0" w:color="auto"/>
        <w:left w:val="none" w:sz="0" w:space="0" w:color="auto"/>
        <w:bottom w:val="none" w:sz="0" w:space="0" w:color="auto"/>
        <w:right w:val="none" w:sz="0" w:space="0" w:color="auto"/>
      </w:divBdr>
    </w:div>
    <w:div w:id="540678815">
      <w:bodyDiv w:val="1"/>
      <w:marLeft w:val="0"/>
      <w:marRight w:val="0"/>
      <w:marTop w:val="0"/>
      <w:marBottom w:val="0"/>
      <w:divBdr>
        <w:top w:val="none" w:sz="0" w:space="0" w:color="auto"/>
        <w:left w:val="none" w:sz="0" w:space="0" w:color="auto"/>
        <w:bottom w:val="none" w:sz="0" w:space="0" w:color="auto"/>
        <w:right w:val="none" w:sz="0" w:space="0" w:color="auto"/>
      </w:divBdr>
    </w:div>
    <w:div w:id="541333571">
      <w:bodyDiv w:val="1"/>
      <w:marLeft w:val="0"/>
      <w:marRight w:val="0"/>
      <w:marTop w:val="0"/>
      <w:marBottom w:val="0"/>
      <w:divBdr>
        <w:top w:val="none" w:sz="0" w:space="0" w:color="auto"/>
        <w:left w:val="none" w:sz="0" w:space="0" w:color="auto"/>
        <w:bottom w:val="none" w:sz="0" w:space="0" w:color="auto"/>
        <w:right w:val="none" w:sz="0" w:space="0" w:color="auto"/>
      </w:divBdr>
    </w:div>
    <w:div w:id="541599170">
      <w:bodyDiv w:val="1"/>
      <w:marLeft w:val="0"/>
      <w:marRight w:val="0"/>
      <w:marTop w:val="0"/>
      <w:marBottom w:val="0"/>
      <w:divBdr>
        <w:top w:val="none" w:sz="0" w:space="0" w:color="auto"/>
        <w:left w:val="none" w:sz="0" w:space="0" w:color="auto"/>
        <w:bottom w:val="none" w:sz="0" w:space="0" w:color="auto"/>
        <w:right w:val="none" w:sz="0" w:space="0" w:color="auto"/>
      </w:divBdr>
    </w:div>
    <w:div w:id="541671501">
      <w:bodyDiv w:val="1"/>
      <w:marLeft w:val="0"/>
      <w:marRight w:val="0"/>
      <w:marTop w:val="0"/>
      <w:marBottom w:val="0"/>
      <w:divBdr>
        <w:top w:val="none" w:sz="0" w:space="0" w:color="auto"/>
        <w:left w:val="none" w:sz="0" w:space="0" w:color="auto"/>
        <w:bottom w:val="none" w:sz="0" w:space="0" w:color="auto"/>
        <w:right w:val="none" w:sz="0" w:space="0" w:color="auto"/>
      </w:divBdr>
    </w:div>
    <w:div w:id="541750988">
      <w:bodyDiv w:val="1"/>
      <w:marLeft w:val="0"/>
      <w:marRight w:val="0"/>
      <w:marTop w:val="0"/>
      <w:marBottom w:val="0"/>
      <w:divBdr>
        <w:top w:val="none" w:sz="0" w:space="0" w:color="auto"/>
        <w:left w:val="none" w:sz="0" w:space="0" w:color="auto"/>
        <w:bottom w:val="none" w:sz="0" w:space="0" w:color="auto"/>
        <w:right w:val="none" w:sz="0" w:space="0" w:color="auto"/>
      </w:divBdr>
    </w:div>
    <w:div w:id="542715545">
      <w:bodyDiv w:val="1"/>
      <w:marLeft w:val="0"/>
      <w:marRight w:val="0"/>
      <w:marTop w:val="0"/>
      <w:marBottom w:val="0"/>
      <w:divBdr>
        <w:top w:val="none" w:sz="0" w:space="0" w:color="auto"/>
        <w:left w:val="none" w:sz="0" w:space="0" w:color="auto"/>
        <w:bottom w:val="none" w:sz="0" w:space="0" w:color="auto"/>
        <w:right w:val="none" w:sz="0" w:space="0" w:color="auto"/>
      </w:divBdr>
    </w:div>
    <w:div w:id="542988712">
      <w:bodyDiv w:val="1"/>
      <w:marLeft w:val="0"/>
      <w:marRight w:val="0"/>
      <w:marTop w:val="0"/>
      <w:marBottom w:val="0"/>
      <w:divBdr>
        <w:top w:val="none" w:sz="0" w:space="0" w:color="auto"/>
        <w:left w:val="none" w:sz="0" w:space="0" w:color="auto"/>
        <w:bottom w:val="none" w:sz="0" w:space="0" w:color="auto"/>
        <w:right w:val="none" w:sz="0" w:space="0" w:color="auto"/>
      </w:divBdr>
    </w:div>
    <w:div w:id="543293963">
      <w:bodyDiv w:val="1"/>
      <w:marLeft w:val="0"/>
      <w:marRight w:val="0"/>
      <w:marTop w:val="0"/>
      <w:marBottom w:val="0"/>
      <w:divBdr>
        <w:top w:val="none" w:sz="0" w:space="0" w:color="auto"/>
        <w:left w:val="none" w:sz="0" w:space="0" w:color="auto"/>
        <w:bottom w:val="none" w:sz="0" w:space="0" w:color="auto"/>
        <w:right w:val="none" w:sz="0" w:space="0" w:color="auto"/>
      </w:divBdr>
    </w:div>
    <w:div w:id="543298004">
      <w:bodyDiv w:val="1"/>
      <w:marLeft w:val="0"/>
      <w:marRight w:val="0"/>
      <w:marTop w:val="0"/>
      <w:marBottom w:val="0"/>
      <w:divBdr>
        <w:top w:val="none" w:sz="0" w:space="0" w:color="auto"/>
        <w:left w:val="none" w:sz="0" w:space="0" w:color="auto"/>
        <w:bottom w:val="none" w:sz="0" w:space="0" w:color="auto"/>
        <w:right w:val="none" w:sz="0" w:space="0" w:color="auto"/>
      </w:divBdr>
    </w:div>
    <w:div w:id="543716339">
      <w:bodyDiv w:val="1"/>
      <w:marLeft w:val="0"/>
      <w:marRight w:val="0"/>
      <w:marTop w:val="0"/>
      <w:marBottom w:val="0"/>
      <w:divBdr>
        <w:top w:val="none" w:sz="0" w:space="0" w:color="auto"/>
        <w:left w:val="none" w:sz="0" w:space="0" w:color="auto"/>
        <w:bottom w:val="none" w:sz="0" w:space="0" w:color="auto"/>
        <w:right w:val="none" w:sz="0" w:space="0" w:color="auto"/>
      </w:divBdr>
    </w:div>
    <w:div w:id="543756441">
      <w:bodyDiv w:val="1"/>
      <w:marLeft w:val="0"/>
      <w:marRight w:val="0"/>
      <w:marTop w:val="0"/>
      <w:marBottom w:val="0"/>
      <w:divBdr>
        <w:top w:val="none" w:sz="0" w:space="0" w:color="auto"/>
        <w:left w:val="none" w:sz="0" w:space="0" w:color="auto"/>
        <w:bottom w:val="none" w:sz="0" w:space="0" w:color="auto"/>
        <w:right w:val="none" w:sz="0" w:space="0" w:color="auto"/>
      </w:divBdr>
    </w:div>
    <w:div w:id="544098217">
      <w:bodyDiv w:val="1"/>
      <w:marLeft w:val="0"/>
      <w:marRight w:val="0"/>
      <w:marTop w:val="0"/>
      <w:marBottom w:val="0"/>
      <w:divBdr>
        <w:top w:val="none" w:sz="0" w:space="0" w:color="auto"/>
        <w:left w:val="none" w:sz="0" w:space="0" w:color="auto"/>
        <w:bottom w:val="none" w:sz="0" w:space="0" w:color="auto"/>
        <w:right w:val="none" w:sz="0" w:space="0" w:color="auto"/>
      </w:divBdr>
    </w:div>
    <w:div w:id="544222546">
      <w:bodyDiv w:val="1"/>
      <w:marLeft w:val="0"/>
      <w:marRight w:val="0"/>
      <w:marTop w:val="0"/>
      <w:marBottom w:val="0"/>
      <w:divBdr>
        <w:top w:val="none" w:sz="0" w:space="0" w:color="auto"/>
        <w:left w:val="none" w:sz="0" w:space="0" w:color="auto"/>
        <w:bottom w:val="none" w:sz="0" w:space="0" w:color="auto"/>
        <w:right w:val="none" w:sz="0" w:space="0" w:color="auto"/>
      </w:divBdr>
    </w:div>
    <w:div w:id="544409595">
      <w:bodyDiv w:val="1"/>
      <w:marLeft w:val="0"/>
      <w:marRight w:val="0"/>
      <w:marTop w:val="0"/>
      <w:marBottom w:val="0"/>
      <w:divBdr>
        <w:top w:val="none" w:sz="0" w:space="0" w:color="auto"/>
        <w:left w:val="none" w:sz="0" w:space="0" w:color="auto"/>
        <w:bottom w:val="none" w:sz="0" w:space="0" w:color="auto"/>
        <w:right w:val="none" w:sz="0" w:space="0" w:color="auto"/>
      </w:divBdr>
    </w:div>
    <w:div w:id="544800956">
      <w:bodyDiv w:val="1"/>
      <w:marLeft w:val="0"/>
      <w:marRight w:val="0"/>
      <w:marTop w:val="0"/>
      <w:marBottom w:val="0"/>
      <w:divBdr>
        <w:top w:val="none" w:sz="0" w:space="0" w:color="auto"/>
        <w:left w:val="none" w:sz="0" w:space="0" w:color="auto"/>
        <w:bottom w:val="none" w:sz="0" w:space="0" w:color="auto"/>
        <w:right w:val="none" w:sz="0" w:space="0" w:color="auto"/>
      </w:divBdr>
    </w:div>
    <w:div w:id="545341296">
      <w:bodyDiv w:val="1"/>
      <w:marLeft w:val="0"/>
      <w:marRight w:val="0"/>
      <w:marTop w:val="0"/>
      <w:marBottom w:val="0"/>
      <w:divBdr>
        <w:top w:val="none" w:sz="0" w:space="0" w:color="auto"/>
        <w:left w:val="none" w:sz="0" w:space="0" w:color="auto"/>
        <w:bottom w:val="none" w:sz="0" w:space="0" w:color="auto"/>
        <w:right w:val="none" w:sz="0" w:space="0" w:color="auto"/>
      </w:divBdr>
    </w:div>
    <w:div w:id="545723101">
      <w:bodyDiv w:val="1"/>
      <w:marLeft w:val="0"/>
      <w:marRight w:val="0"/>
      <w:marTop w:val="0"/>
      <w:marBottom w:val="0"/>
      <w:divBdr>
        <w:top w:val="none" w:sz="0" w:space="0" w:color="auto"/>
        <w:left w:val="none" w:sz="0" w:space="0" w:color="auto"/>
        <w:bottom w:val="none" w:sz="0" w:space="0" w:color="auto"/>
        <w:right w:val="none" w:sz="0" w:space="0" w:color="auto"/>
      </w:divBdr>
    </w:div>
    <w:div w:id="546180625">
      <w:bodyDiv w:val="1"/>
      <w:marLeft w:val="0"/>
      <w:marRight w:val="0"/>
      <w:marTop w:val="0"/>
      <w:marBottom w:val="0"/>
      <w:divBdr>
        <w:top w:val="none" w:sz="0" w:space="0" w:color="auto"/>
        <w:left w:val="none" w:sz="0" w:space="0" w:color="auto"/>
        <w:bottom w:val="none" w:sz="0" w:space="0" w:color="auto"/>
        <w:right w:val="none" w:sz="0" w:space="0" w:color="auto"/>
      </w:divBdr>
    </w:div>
    <w:div w:id="546382056">
      <w:bodyDiv w:val="1"/>
      <w:marLeft w:val="0"/>
      <w:marRight w:val="0"/>
      <w:marTop w:val="0"/>
      <w:marBottom w:val="0"/>
      <w:divBdr>
        <w:top w:val="none" w:sz="0" w:space="0" w:color="auto"/>
        <w:left w:val="none" w:sz="0" w:space="0" w:color="auto"/>
        <w:bottom w:val="none" w:sz="0" w:space="0" w:color="auto"/>
        <w:right w:val="none" w:sz="0" w:space="0" w:color="auto"/>
      </w:divBdr>
    </w:div>
    <w:div w:id="546643918">
      <w:bodyDiv w:val="1"/>
      <w:marLeft w:val="0"/>
      <w:marRight w:val="0"/>
      <w:marTop w:val="0"/>
      <w:marBottom w:val="0"/>
      <w:divBdr>
        <w:top w:val="none" w:sz="0" w:space="0" w:color="auto"/>
        <w:left w:val="none" w:sz="0" w:space="0" w:color="auto"/>
        <w:bottom w:val="none" w:sz="0" w:space="0" w:color="auto"/>
        <w:right w:val="none" w:sz="0" w:space="0" w:color="auto"/>
      </w:divBdr>
    </w:div>
    <w:div w:id="546645028">
      <w:bodyDiv w:val="1"/>
      <w:marLeft w:val="0"/>
      <w:marRight w:val="0"/>
      <w:marTop w:val="0"/>
      <w:marBottom w:val="0"/>
      <w:divBdr>
        <w:top w:val="none" w:sz="0" w:space="0" w:color="auto"/>
        <w:left w:val="none" w:sz="0" w:space="0" w:color="auto"/>
        <w:bottom w:val="none" w:sz="0" w:space="0" w:color="auto"/>
        <w:right w:val="none" w:sz="0" w:space="0" w:color="auto"/>
      </w:divBdr>
    </w:div>
    <w:div w:id="546719485">
      <w:bodyDiv w:val="1"/>
      <w:marLeft w:val="0"/>
      <w:marRight w:val="0"/>
      <w:marTop w:val="0"/>
      <w:marBottom w:val="0"/>
      <w:divBdr>
        <w:top w:val="none" w:sz="0" w:space="0" w:color="auto"/>
        <w:left w:val="none" w:sz="0" w:space="0" w:color="auto"/>
        <w:bottom w:val="none" w:sz="0" w:space="0" w:color="auto"/>
        <w:right w:val="none" w:sz="0" w:space="0" w:color="auto"/>
      </w:divBdr>
    </w:div>
    <w:div w:id="546769191">
      <w:bodyDiv w:val="1"/>
      <w:marLeft w:val="0"/>
      <w:marRight w:val="0"/>
      <w:marTop w:val="0"/>
      <w:marBottom w:val="0"/>
      <w:divBdr>
        <w:top w:val="none" w:sz="0" w:space="0" w:color="auto"/>
        <w:left w:val="none" w:sz="0" w:space="0" w:color="auto"/>
        <w:bottom w:val="none" w:sz="0" w:space="0" w:color="auto"/>
        <w:right w:val="none" w:sz="0" w:space="0" w:color="auto"/>
      </w:divBdr>
    </w:div>
    <w:div w:id="546991587">
      <w:bodyDiv w:val="1"/>
      <w:marLeft w:val="0"/>
      <w:marRight w:val="0"/>
      <w:marTop w:val="0"/>
      <w:marBottom w:val="0"/>
      <w:divBdr>
        <w:top w:val="none" w:sz="0" w:space="0" w:color="auto"/>
        <w:left w:val="none" w:sz="0" w:space="0" w:color="auto"/>
        <w:bottom w:val="none" w:sz="0" w:space="0" w:color="auto"/>
        <w:right w:val="none" w:sz="0" w:space="0" w:color="auto"/>
      </w:divBdr>
    </w:div>
    <w:div w:id="547036167">
      <w:bodyDiv w:val="1"/>
      <w:marLeft w:val="0"/>
      <w:marRight w:val="0"/>
      <w:marTop w:val="0"/>
      <w:marBottom w:val="0"/>
      <w:divBdr>
        <w:top w:val="none" w:sz="0" w:space="0" w:color="auto"/>
        <w:left w:val="none" w:sz="0" w:space="0" w:color="auto"/>
        <w:bottom w:val="none" w:sz="0" w:space="0" w:color="auto"/>
        <w:right w:val="none" w:sz="0" w:space="0" w:color="auto"/>
      </w:divBdr>
    </w:div>
    <w:div w:id="547303185">
      <w:bodyDiv w:val="1"/>
      <w:marLeft w:val="0"/>
      <w:marRight w:val="0"/>
      <w:marTop w:val="0"/>
      <w:marBottom w:val="0"/>
      <w:divBdr>
        <w:top w:val="none" w:sz="0" w:space="0" w:color="auto"/>
        <w:left w:val="none" w:sz="0" w:space="0" w:color="auto"/>
        <w:bottom w:val="none" w:sz="0" w:space="0" w:color="auto"/>
        <w:right w:val="none" w:sz="0" w:space="0" w:color="auto"/>
      </w:divBdr>
    </w:div>
    <w:div w:id="547423552">
      <w:bodyDiv w:val="1"/>
      <w:marLeft w:val="0"/>
      <w:marRight w:val="0"/>
      <w:marTop w:val="0"/>
      <w:marBottom w:val="0"/>
      <w:divBdr>
        <w:top w:val="none" w:sz="0" w:space="0" w:color="auto"/>
        <w:left w:val="none" w:sz="0" w:space="0" w:color="auto"/>
        <w:bottom w:val="none" w:sz="0" w:space="0" w:color="auto"/>
        <w:right w:val="none" w:sz="0" w:space="0" w:color="auto"/>
      </w:divBdr>
    </w:div>
    <w:div w:id="547568854">
      <w:bodyDiv w:val="1"/>
      <w:marLeft w:val="0"/>
      <w:marRight w:val="0"/>
      <w:marTop w:val="0"/>
      <w:marBottom w:val="0"/>
      <w:divBdr>
        <w:top w:val="none" w:sz="0" w:space="0" w:color="auto"/>
        <w:left w:val="none" w:sz="0" w:space="0" w:color="auto"/>
        <w:bottom w:val="none" w:sz="0" w:space="0" w:color="auto"/>
        <w:right w:val="none" w:sz="0" w:space="0" w:color="auto"/>
      </w:divBdr>
    </w:div>
    <w:div w:id="547688859">
      <w:bodyDiv w:val="1"/>
      <w:marLeft w:val="0"/>
      <w:marRight w:val="0"/>
      <w:marTop w:val="0"/>
      <w:marBottom w:val="0"/>
      <w:divBdr>
        <w:top w:val="none" w:sz="0" w:space="0" w:color="auto"/>
        <w:left w:val="none" w:sz="0" w:space="0" w:color="auto"/>
        <w:bottom w:val="none" w:sz="0" w:space="0" w:color="auto"/>
        <w:right w:val="none" w:sz="0" w:space="0" w:color="auto"/>
      </w:divBdr>
    </w:div>
    <w:div w:id="547693638">
      <w:bodyDiv w:val="1"/>
      <w:marLeft w:val="0"/>
      <w:marRight w:val="0"/>
      <w:marTop w:val="0"/>
      <w:marBottom w:val="0"/>
      <w:divBdr>
        <w:top w:val="none" w:sz="0" w:space="0" w:color="auto"/>
        <w:left w:val="none" w:sz="0" w:space="0" w:color="auto"/>
        <w:bottom w:val="none" w:sz="0" w:space="0" w:color="auto"/>
        <w:right w:val="none" w:sz="0" w:space="0" w:color="auto"/>
      </w:divBdr>
    </w:div>
    <w:div w:id="547836586">
      <w:bodyDiv w:val="1"/>
      <w:marLeft w:val="0"/>
      <w:marRight w:val="0"/>
      <w:marTop w:val="0"/>
      <w:marBottom w:val="0"/>
      <w:divBdr>
        <w:top w:val="none" w:sz="0" w:space="0" w:color="auto"/>
        <w:left w:val="none" w:sz="0" w:space="0" w:color="auto"/>
        <w:bottom w:val="none" w:sz="0" w:space="0" w:color="auto"/>
        <w:right w:val="none" w:sz="0" w:space="0" w:color="auto"/>
      </w:divBdr>
    </w:div>
    <w:div w:id="548147505">
      <w:bodyDiv w:val="1"/>
      <w:marLeft w:val="0"/>
      <w:marRight w:val="0"/>
      <w:marTop w:val="0"/>
      <w:marBottom w:val="0"/>
      <w:divBdr>
        <w:top w:val="none" w:sz="0" w:space="0" w:color="auto"/>
        <w:left w:val="none" w:sz="0" w:space="0" w:color="auto"/>
        <w:bottom w:val="none" w:sz="0" w:space="0" w:color="auto"/>
        <w:right w:val="none" w:sz="0" w:space="0" w:color="auto"/>
      </w:divBdr>
    </w:div>
    <w:div w:id="548417470">
      <w:bodyDiv w:val="1"/>
      <w:marLeft w:val="0"/>
      <w:marRight w:val="0"/>
      <w:marTop w:val="0"/>
      <w:marBottom w:val="0"/>
      <w:divBdr>
        <w:top w:val="none" w:sz="0" w:space="0" w:color="auto"/>
        <w:left w:val="none" w:sz="0" w:space="0" w:color="auto"/>
        <w:bottom w:val="none" w:sz="0" w:space="0" w:color="auto"/>
        <w:right w:val="none" w:sz="0" w:space="0" w:color="auto"/>
      </w:divBdr>
    </w:div>
    <w:div w:id="548953097">
      <w:bodyDiv w:val="1"/>
      <w:marLeft w:val="0"/>
      <w:marRight w:val="0"/>
      <w:marTop w:val="0"/>
      <w:marBottom w:val="0"/>
      <w:divBdr>
        <w:top w:val="none" w:sz="0" w:space="0" w:color="auto"/>
        <w:left w:val="none" w:sz="0" w:space="0" w:color="auto"/>
        <w:bottom w:val="none" w:sz="0" w:space="0" w:color="auto"/>
        <w:right w:val="none" w:sz="0" w:space="0" w:color="auto"/>
      </w:divBdr>
    </w:div>
    <w:div w:id="549221597">
      <w:bodyDiv w:val="1"/>
      <w:marLeft w:val="0"/>
      <w:marRight w:val="0"/>
      <w:marTop w:val="0"/>
      <w:marBottom w:val="0"/>
      <w:divBdr>
        <w:top w:val="none" w:sz="0" w:space="0" w:color="auto"/>
        <w:left w:val="none" w:sz="0" w:space="0" w:color="auto"/>
        <w:bottom w:val="none" w:sz="0" w:space="0" w:color="auto"/>
        <w:right w:val="none" w:sz="0" w:space="0" w:color="auto"/>
      </w:divBdr>
    </w:div>
    <w:div w:id="549272620">
      <w:bodyDiv w:val="1"/>
      <w:marLeft w:val="0"/>
      <w:marRight w:val="0"/>
      <w:marTop w:val="0"/>
      <w:marBottom w:val="0"/>
      <w:divBdr>
        <w:top w:val="none" w:sz="0" w:space="0" w:color="auto"/>
        <w:left w:val="none" w:sz="0" w:space="0" w:color="auto"/>
        <w:bottom w:val="none" w:sz="0" w:space="0" w:color="auto"/>
        <w:right w:val="none" w:sz="0" w:space="0" w:color="auto"/>
      </w:divBdr>
    </w:div>
    <w:div w:id="549461858">
      <w:bodyDiv w:val="1"/>
      <w:marLeft w:val="0"/>
      <w:marRight w:val="0"/>
      <w:marTop w:val="0"/>
      <w:marBottom w:val="0"/>
      <w:divBdr>
        <w:top w:val="none" w:sz="0" w:space="0" w:color="auto"/>
        <w:left w:val="none" w:sz="0" w:space="0" w:color="auto"/>
        <w:bottom w:val="none" w:sz="0" w:space="0" w:color="auto"/>
        <w:right w:val="none" w:sz="0" w:space="0" w:color="auto"/>
      </w:divBdr>
    </w:div>
    <w:div w:id="549536307">
      <w:bodyDiv w:val="1"/>
      <w:marLeft w:val="0"/>
      <w:marRight w:val="0"/>
      <w:marTop w:val="0"/>
      <w:marBottom w:val="0"/>
      <w:divBdr>
        <w:top w:val="none" w:sz="0" w:space="0" w:color="auto"/>
        <w:left w:val="none" w:sz="0" w:space="0" w:color="auto"/>
        <w:bottom w:val="none" w:sz="0" w:space="0" w:color="auto"/>
        <w:right w:val="none" w:sz="0" w:space="0" w:color="auto"/>
      </w:divBdr>
    </w:div>
    <w:div w:id="549657719">
      <w:bodyDiv w:val="1"/>
      <w:marLeft w:val="0"/>
      <w:marRight w:val="0"/>
      <w:marTop w:val="0"/>
      <w:marBottom w:val="0"/>
      <w:divBdr>
        <w:top w:val="none" w:sz="0" w:space="0" w:color="auto"/>
        <w:left w:val="none" w:sz="0" w:space="0" w:color="auto"/>
        <w:bottom w:val="none" w:sz="0" w:space="0" w:color="auto"/>
        <w:right w:val="none" w:sz="0" w:space="0" w:color="auto"/>
      </w:divBdr>
    </w:div>
    <w:div w:id="550311339">
      <w:bodyDiv w:val="1"/>
      <w:marLeft w:val="0"/>
      <w:marRight w:val="0"/>
      <w:marTop w:val="0"/>
      <w:marBottom w:val="0"/>
      <w:divBdr>
        <w:top w:val="none" w:sz="0" w:space="0" w:color="auto"/>
        <w:left w:val="none" w:sz="0" w:space="0" w:color="auto"/>
        <w:bottom w:val="none" w:sz="0" w:space="0" w:color="auto"/>
        <w:right w:val="none" w:sz="0" w:space="0" w:color="auto"/>
      </w:divBdr>
    </w:div>
    <w:div w:id="550464353">
      <w:bodyDiv w:val="1"/>
      <w:marLeft w:val="0"/>
      <w:marRight w:val="0"/>
      <w:marTop w:val="0"/>
      <w:marBottom w:val="0"/>
      <w:divBdr>
        <w:top w:val="none" w:sz="0" w:space="0" w:color="auto"/>
        <w:left w:val="none" w:sz="0" w:space="0" w:color="auto"/>
        <w:bottom w:val="none" w:sz="0" w:space="0" w:color="auto"/>
        <w:right w:val="none" w:sz="0" w:space="0" w:color="auto"/>
      </w:divBdr>
    </w:div>
    <w:div w:id="551158496">
      <w:bodyDiv w:val="1"/>
      <w:marLeft w:val="0"/>
      <w:marRight w:val="0"/>
      <w:marTop w:val="0"/>
      <w:marBottom w:val="0"/>
      <w:divBdr>
        <w:top w:val="none" w:sz="0" w:space="0" w:color="auto"/>
        <w:left w:val="none" w:sz="0" w:space="0" w:color="auto"/>
        <w:bottom w:val="none" w:sz="0" w:space="0" w:color="auto"/>
        <w:right w:val="none" w:sz="0" w:space="0" w:color="auto"/>
      </w:divBdr>
    </w:div>
    <w:div w:id="551236315">
      <w:bodyDiv w:val="1"/>
      <w:marLeft w:val="0"/>
      <w:marRight w:val="0"/>
      <w:marTop w:val="0"/>
      <w:marBottom w:val="0"/>
      <w:divBdr>
        <w:top w:val="none" w:sz="0" w:space="0" w:color="auto"/>
        <w:left w:val="none" w:sz="0" w:space="0" w:color="auto"/>
        <w:bottom w:val="none" w:sz="0" w:space="0" w:color="auto"/>
        <w:right w:val="none" w:sz="0" w:space="0" w:color="auto"/>
      </w:divBdr>
    </w:div>
    <w:div w:id="551766839">
      <w:bodyDiv w:val="1"/>
      <w:marLeft w:val="0"/>
      <w:marRight w:val="0"/>
      <w:marTop w:val="0"/>
      <w:marBottom w:val="0"/>
      <w:divBdr>
        <w:top w:val="none" w:sz="0" w:space="0" w:color="auto"/>
        <w:left w:val="none" w:sz="0" w:space="0" w:color="auto"/>
        <w:bottom w:val="none" w:sz="0" w:space="0" w:color="auto"/>
        <w:right w:val="none" w:sz="0" w:space="0" w:color="auto"/>
      </w:divBdr>
    </w:div>
    <w:div w:id="551769988">
      <w:bodyDiv w:val="1"/>
      <w:marLeft w:val="0"/>
      <w:marRight w:val="0"/>
      <w:marTop w:val="0"/>
      <w:marBottom w:val="0"/>
      <w:divBdr>
        <w:top w:val="none" w:sz="0" w:space="0" w:color="auto"/>
        <w:left w:val="none" w:sz="0" w:space="0" w:color="auto"/>
        <w:bottom w:val="none" w:sz="0" w:space="0" w:color="auto"/>
        <w:right w:val="none" w:sz="0" w:space="0" w:color="auto"/>
      </w:divBdr>
    </w:div>
    <w:div w:id="551770015">
      <w:bodyDiv w:val="1"/>
      <w:marLeft w:val="0"/>
      <w:marRight w:val="0"/>
      <w:marTop w:val="0"/>
      <w:marBottom w:val="0"/>
      <w:divBdr>
        <w:top w:val="none" w:sz="0" w:space="0" w:color="auto"/>
        <w:left w:val="none" w:sz="0" w:space="0" w:color="auto"/>
        <w:bottom w:val="none" w:sz="0" w:space="0" w:color="auto"/>
        <w:right w:val="none" w:sz="0" w:space="0" w:color="auto"/>
      </w:divBdr>
    </w:div>
    <w:div w:id="551813419">
      <w:bodyDiv w:val="1"/>
      <w:marLeft w:val="0"/>
      <w:marRight w:val="0"/>
      <w:marTop w:val="0"/>
      <w:marBottom w:val="0"/>
      <w:divBdr>
        <w:top w:val="none" w:sz="0" w:space="0" w:color="auto"/>
        <w:left w:val="none" w:sz="0" w:space="0" w:color="auto"/>
        <w:bottom w:val="none" w:sz="0" w:space="0" w:color="auto"/>
        <w:right w:val="none" w:sz="0" w:space="0" w:color="auto"/>
      </w:divBdr>
    </w:div>
    <w:div w:id="551886817">
      <w:bodyDiv w:val="1"/>
      <w:marLeft w:val="0"/>
      <w:marRight w:val="0"/>
      <w:marTop w:val="0"/>
      <w:marBottom w:val="0"/>
      <w:divBdr>
        <w:top w:val="none" w:sz="0" w:space="0" w:color="auto"/>
        <w:left w:val="none" w:sz="0" w:space="0" w:color="auto"/>
        <w:bottom w:val="none" w:sz="0" w:space="0" w:color="auto"/>
        <w:right w:val="none" w:sz="0" w:space="0" w:color="auto"/>
      </w:divBdr>
    </w:div>
    <w:div w:id="551888621">
      <w:bodyDiv w:val="1"/>
      <w:marLeft w:val="0"/>
      <w:marRight w:val="0"/>
      <w:marTop w:val="0"/>
      <w:marBottom w:val="0"/>
      <w:divBdr>
        <w:top w:val="none" w:sz="0" w:space="0" w:color="auto"/>
        <w:left w:val="none" w:sz="0" w:space="0" w:color="auto"/>
        <w:bottom w:val="none" w:sz="0" w:space="0" w:color="auto"/>
        <w:right w:val="none" w:sz="0" w:space="0" w:color="auto"/>
      </w:divBdr>
    </w:div>
    <w:div w:id="552010613">
      <w:bodyDiv w:val="1"/>
      <w:marLeft w:val="0"/>
      <w:marRight w:val="0"/>
      <w:marTop w:val="0"/>
      <w:marBottom w:val="0"/>
      <w:divBdr>
        <w:top w:val="none" w:sz="0" w:space="0" w:color="auto"/>
        <w:left w:val="none" w:sz="0" w:space="0" w:color="auto"/>
        <w:bottom w:val="none" w:sz="0" w:space="0" w:color="auto"/>
        <w:right w:val="none" w:sz="0" w:space="0" w:color="auto"/>
      </w:divBdr>
    </w:div>
    <w:div w:id="552153597">
      <w:bodyDiv w:val="1"/>
      <w:marLeft w:val="0"/>
      <w:marRight w:val="0"/>
      <w:marTop w:val="0"/>
      <w:marBottom w:val="0"/>
      <w:divBdr>
        <w:top w:val="none" w:sz="0" w:space="0" w:color="auto"/>
        <w:left w:val="none" w:sz="0" w:space="0" w:color="auto"/>
        <w:bottom w:val="none" w:sz="0" w:space="0" w:color="auto"/>
        <w:right w:val="none" w:sz="0" w:space="0" w:color="auto"/>
      </w:divBdr>
    </w:div>
    <w:div w:id="552159660">
      <w:bodyDiv w:val="1"/>
      <w:marLeft w:val="0"/>
      <w:marRight w:val="0"/>
      <w:marTop w:val="0"/>
      <w:marBottom w:val="0"/>
      <w:divBdr>
        <w:top w:val="none" w:sz="0" w:space="0" w:color="auto"/>
        <w:left w:val="none" w:sz="0" w:space="0" w:color="auto"/>
        <w:bottom w:val="none" w:sz="0" w:space="0" w:color="auto"/>
        <w:right w:val="none" w:sz="0" w:space="0" w:color="auto"/>
      </w:divBdr>
    </w:div>
    <w:div w:id="552231013">
      <w:bodyDiv w:val="1"/>
      <w:marLeft w:val="0"/>
      <w:marRight w:val="0"/>
      <w:marTop w:val="0"/>
      <w:marBottom w:val="0"/>
      <w:divBdr>
        <w:top w:val="none" w:sz="0" w:space="0" w:color="auto"/>
        <w:left w:val="none" w:sz="0" w:space="0" w:color="auto"/>
        <w:bottom w:val="none" w:sz="0" w:space="0" w:color="auto"/>
        <w:right w:val="none" w:sz="0" w:space="0" w:color="auto"/>
      </w:divBdr>
    </w:div>
    <w:div w:id="552279852">
      <w:bodyDiv w:val="1"/>
      <w:marLeft w:val="0"/>
      <w:marRight w:val="0"/>
      <w:marTop w:val="0"/>
      <w:marBottom w:val="0"/>
      <w:divBdr>
        <w:top w:val="none" w:sz="0" w:space="0" w:color="auto"/>
        <w:left w:val="none" w:sz="0" w:space="0" w:color="auto"/>
        <w:bottom w:val="none" w:sz="0" w:space="0" w:color="auto"/>
        <w:right w:val="none" w:sz="0" w:space="0" w:color="auto"/>
      </w:divBdr>
    </w:div>
    <w:div w:id="552693071">
      <w:bodyDiv w:val="1"/>
      <w:marLeft w:val="0"/>
      <w:marRight w:val="0"/>
      <w:marTop w:val="0"/>
      <w:marBottom w:val="0"/>
      <w:divBdr>
        <w:top w:val="none" w:sz="0" w:space="0" w:color="auto"/>
        <w:left w:val="none" w:sz="0" w:space="0" w:color="auto"/>
        <w:bottom w:val="none" w:sz="0" w:space="0" w:color="auto"/>
        <w:right w:val="none" w:sz="0" w:space="0" w:color="auto"/>
      </w:divBdr>
    </w:div>
    <w:div w:id="552811152">
      <w:bodyDiv w:val="1"/>
      <w:marLeft w:val="0"/>
      <w:marRight w:val="0"/>
      <w:marTop w:val="0"/>
      <w:marBottom w:val="0"/>
      <w:divBdr>
        <w:top w:val="none" w:sz="0" w:space="0" w:color="auto"/>
        <w:left w:val="none" w:sz="0" w:space="0" w:color="auto"/>
        <w:bottom w:val="none" w:sz="0" w:space="0" w:color="auto"/>
        <w:right w:val="none" w:sz="0" w:space="0" w:color="auto"/>
      </w:divBdr>
    </w:div>
    <w:div w:id="554004021">
      <w:bodyDiv w:val="1"/>
      <w:marLeft w:val="0"/>
      <w:marRight w:val="0"/>
      <w:marTop w:val="0"/>
      <w:marBottom w:val="0"/>
      <w:divBdr>
        <w:top w:val="none" w:sz="0" w:space="0" w:color="auto"/>
        <w:left w:val="none" w:sz="0" w:space="0" w:color="auto"/>
        <w:bottom w:val="none" w:sz="0" w:space="0" w:color="auto"/>
        <w:right w:val="none" w:sz="0" w:space="0" w:color="auto"/>
      </w:divBdr>
    </w:div>
    <w:div w:id="554439041">
      <w:bodyDiv w:val="1"/>
      <w:marLeft w:val="0"/>
      <w:marRight w:val="0"/>
      <w:marTop w:val="0"/>
      <w:marBottom w:val="0"/>
      <w:divBdr>
        <w:top w:val="none" w:sz="0" w:space="0" w:color="auto"/>
        <w:left w:val="none" w:sz="0" w:space="0" w:color="auto"/>
        <w:bottom w:val="none" w:sz="0" w:space="0" w:color="auto"/>
        <w:right w:val="none" w:sz="0" w:space="0" w:color="auto"/>
      </w:divBdr>
    </w:div>
    <w:div w:id="554512624">
      <w:bodyDiv w:val="1"/>
      <w:marLeft w:val="0"/>
      <w:marRight w:val="0"/>
      <w:marTop w:val="0"/>
      <w:marBottom w:val="0"/>
      <w:divBdr>
        <w:top w:val="none" w:sz="0" w:space="0" w:color="auto"/>
        <w:left w:val="none" w:sz="0" w:space="0" w:color="auto"/>
        <w:bottom w:val="none" w:sz="0" w:space="0" w:color="auto"/>
        <w:right w:val="none" w:sz="0" w:space="0" w:color="auto"/>
      </w:divBdr>
    </w:div>
    <w:div w:id="554856862">
      <w:bodyDiv w:val="1"/>
      <w:marLeft w:val="0"/>
      <w:marRight w:val="0"/>
      <w:marTop w:val="0"/>
      <w:marBottom w:val="0"/>
      <w:divBdr>
        <w:top w:val="none" w:sz="0" w:space="0" w:color="auto"/>
        <w:left w:val="none" w:sz="0" w:space="0" w:color="auto"/>
        <w:bottom w:val="none" w:sz="0" w:space="0" w:color="auto"/>
        <w:right w:val="none" w:sz="0" w:space="0" w:color="auto"/>
      </w:divBdr>
    </w:div>
    <w:div w:id="555043986">
      <w:bodyDiv w:val="1"/>
      <w:marLeft w:val="0"/>
      <w:marRight w:val="0"/>
      <w:marTop w:val="0"/>
      <w:marBottom w:val="0"/>
      <w:divBdr>
        <w:top w:val="none" w:sz="0" w:space="0" w:color="auto"/>
        <w:left w:val="none" w:sz="0" w:space="0" w:color="auto"/>
        <w:bottom w:val="none" w:sz="0" w:space="0" w:color="auto"/>
        <w:right w:val="none" w:sz="0" w:space="0" w:color="auto"/>
      </w:divBdr>
    </w:div>
    <w:div w:id="555243702">
      <w:bodyDiv w:val="1"/>
      <w:marLeft w:val="0"/>
      <w:marRight w:val="0"/>
      <w:marTop w:val="0"/>
      <w:marBottom w:val="0"/>
      <w:divBdr>
        <w:top w:val="none" w:sz="0" w:space="0" w:color="auto"/>
        <w:left w:val="none" w:sz="0" w:space="0" w:color="auto"/>
        <w:bottom w:val="none" w:sz="0" w:space="0" w:color="auto"/>
        <w:right w:val="none" w:sz="0" w:space="0" w:color="auto"/>
      </w:divBdr>
    </w:div>
    <w:div w:id="555430060">
      <w:bodyDiv w:val="1"/>
      <w:marLeft w:val="0"/>
      <w:marRight w:val="0"/>
      <w:marTop w:val="0"/>
      <w:marBottom w:val="0"/>
      <w:divBdr>
        <w:top w:val="none" w:sz="0" w:space="0" w:color="auto"/>
        <w:left w:val="none" w:sz="0" w:space="0" w:color="auto"/>
        <w:bottom w:val="none" w:sz="0" w:space="0" w:color="auto"/>
        <w:right w:val="none" w:sz="0" w:space="0" w:color="auto"/>
      </w:divBdr>
    </w:div>
    <w:div w:id="555504977">
      <w:bodyDiv w:val="1"/>
      <w:marLeft w:val="0"/>
      <w:marRight w:val="0"/>
      <w:marTop w:val="0"/>
      <w:marBottom w:val="0"/>
      <w:divBdr>
        <w:top w:val="none" w:sz="0" w:space="0" w:color="auto"/>
        <w:left w:val="none" w:sz="0" w:space="0" w:color="auto"/>
        <w:bottom w:val="none" w:sz="0" w:space="0" w:color="auto"/>
        <w:right w:val="none" w:sz="0" w:space="0" w:color="auto"/>
      </w:divBdr>
    </w:div>
    <w:div w:id="555705252">
      <w:bodyDiv w:val="1"/>
      <w:marLeft w:val="0"/>
      <w:marRight w:val="0"/>
      <w:marTop w:val="0"/>
      <w:marBottom w:val="0"/>
      <w:divBdr>
        <w:top w:val="none" w:sz="0" w:space="0" w:color="auto"/>
        <w:left w:val="none" w:sz="0" w:space="0" w:color="auto"/>
        <w:bottom w:val="none" w:sz="0" w:space="0" w:color="auto"/>
        <w:right w:val="none" w:sz="0" w:space="0" w:color="auto"/>
      </w:divBdr>
    </w:div>
    <w:div w:id="556166920">
      <w:bodyDiv w:val="1"/>
      <w:marLeft w:val="0"/>
      <w:marRight w:val="0"/>
      <w:marTop w:val="0"/>
      <w:marBottom w:val="0"/>
      <w:divBdr>
        <w:top w:val="none" w:sz="0" w:space="0" w:color="auto"/>
        <w:left w:val="none" w:sz="0" w:space="0" w:color="auto"/>
        <w:bottom w:val="none" w:sz="0" w:space="0" w:color="auto"/>
        <w:right w:val="none" w:sz="0" w:space="0" w:color="auto"/>
      </w:divBdr>
    </w:div>
    <w:div w:id="556204788">
      <w:bodyDiv w:val="1"/>
      <w:marLeft w:val="0"/>
      <w:marRight w:val="0"/>
      <w:marTop w:val="0"/>
      <w:marBottom w:val="0"/>
      <w:divBdr>
        <w:top w:val="none" w:sz="0" w:space="0" w:color="auto"/>
        <w:left w:val="none" w:sz="0" w:space="0" w:color="auto"/>
        <w:bottom w:val="none" w:sz="0" w:space="0" w:color="auto"/>
        <w:right w:val="none" w:sz="0" w:space="0" w:color="auto"/>
      </w:divBdr>
    </w:div>
    <w:div w:id="557135351">
      <w:bodyDiv w:val="1"/>
      <w:marLeft w:val="0"/>
      <w:marRight w:val="0"/>
      <w:marTop w:val="0"/>
      <w:marBottom w:val="0"/>
      <w:divBdr>
        <w:top w:val="none" w:sz="0" w:space="0" w:color="auto"/>
        <w:left w:val="none" w:sz="0" w:space="0" w:color="auto"/>
        <w:bottom w:val="none" w:sz="0" w:space="0" w:color="auto"/>
        <w:right w:val="none" w:sz="0" w:space="0" w:color="auto"/>
      </w:divBdr>
    </w:div>
    <w:div w:id="557207464">
      <w:bodyDiv w:val="1"/>
      <w:marLeft w:val="0"/>
      <w:marRight w:val="0"/>
      <w:marTop w:val="0"/>
      <w:marBottom w:val="0"/>
      <w:divBdr>
        <w:top w:val="none" w:sz="0" w:space="0" w:color="auto"/>
        <w:left w:val="none" w:sz="0" w:space="0" w:color="auto"/>
        <w:bottom w:val="none" w:sz="0" w:space="0" w:color="auto"/>
        <w:right w:val="none" w:sz="0" w:space="0" w:color="auto"/>
      </w:divBdr>
    </w:div>
    <w:div w:id="557395642">
      <w:bodyDiv w:val="1"/>
      <w:marLeft w:val="0"/>
      <w:marRight w:val="0"/>
      <w:marTop w:val="0"/>
      <w:marBottom w:val="0"/>
      <w:divBdr>
        <w:top w:val="none" w:sz="0" w:space="0" w:color="auto"/>
        <w:left w:val="none" w:sz="0" w:space="0" w:color="auto"/>
        <w:bottom w:val="none" w:sz="0" w:space="0" w:color="auto"/>
        <w:right w:val="none" w:sz="0" w:space="0" w:color="auto"/>
      </w:divBdr>
    </w:div>
    <w:div w:id="557479019">
      <w:bodyDiv w:val="1"/>
      <w:marLeft w:val="0"/>
      <w:marRight w:val="0"/>
      <w:marTop w:val="0"/>
      <w:marBottom w:val="0"/>
      <w:divBdr>
        <w:top w:val="none" w:sz="0" w:space="0" w:color="auto"/>
        <w:left w:val="none" w:sz="0" w:space="0" w:color="auto"/>
        <w:bottom w:val="none" w:sz="0" w:space="0" w:color="auto"/>
        <w:right w:val="none" w:sz="0" w:space="0" w:color="auto"/>
      </w:divBdr>
    </w:div>
    <w:div w:id="557671505">
      <w:bodyDiv w:val="1"/>
      <w:marLeft w:val="0"/>
      <w:marRight w:val="0"/>
      <w:marTop w:val="0"/>
      <w:marBottom w:val="0"/>
      <w:divBdr>
        <w:top w:val="none" w:sz="0" w:space="0" w:color="auto"/>
        <w:left w:val="none" w:sz="0" w:space="0" w:color="auto"/>
        <w:bottom w:val="none" w:sz="0" w:space="0" w:color="auto"/>
        <w:right w:val="none" w:sz="0" w:space="0" w:color="auto"/>
      </w:divBdr>
    </w:div>
    <w:div w:id="557743817">
      <w:bodyDiv w:val="1"/>
      <w:marLeft w:val="0"/>
      <w:marRight w:val="0"/>
      <w:marTop w:val="0"/>
      <w:marBottom w:val="0"/>
      <w:divBdr>
        <w:top w:val="none" w:sz="0" w:space="0" w:color="auto"/>
        <w:left w:val="none" w:sz="0" w:space="0" w:color="auto"/>
        <w:bottom w:val="none" w:sz="0" w:space="0" w:color="auto"/>
        <w:right w:val="none" w:sz="0" w:space="0" w:color="auto"/>
      </w:divBdr>
    </w:div>
    <w:div w:id="557866856">
      <w:bodyDiv w:val="1"/>
      <w:marLeft w:val="0"/>
      <w:marRight w:val="0"/>
      <w:marTop w:val="0"/>
      <w:marBottom w:val="0"/>
      <w:divBdr>
        <w:top w:val="none" w:sz="0" w:space="0" w:color="auto"/>
        <w:left w:val="none" w:sz="0" w:space="0" w:color="auto"/>
        <w:bottom w:val="none" w:sz="0" w:space="0" w:color="auto"/>
        <w:right w:val="none" w:sz="0" w:space="0" w:color="auto"/>
      </w:divBdr>
    </w:div>
    <w:div w:id="558051108">
      <w:bodyDiv w:val="1"/>
      <w:marLeft w:val="0"/>
      <w:marRight w:val="0"/>
      <w:marTop w:val="0"/>
      <w:marBottom w:val="0"/>
      <w:divBdr>
        <w:top w:val="none" w:sz="0" w:space="0" w:color="auto"/>
        <w:left w:val="none" w:sz="0" w:space="0" w:color="auto"/>
        <w:bottom w:val="none" w:sz="0" w:space="0" w:color="auto"/>
        <w:right w:val="none" w:sz="0" w:space="0" w:color="auto"/>
      </w:divBdr>
    </w:div>
    <w:div w:id="558396837">
      <w:bodyDiv w:val="1"/>
      <w:marLeft w:val="0"/>
      <w:marRight w:val="0"/>
      <w:marTop w:val="0"/>
      <w:marBottom w:val="0"/>
      <w:divBdr>
        <w:top w:val="none" w:sz="0" w:space="0" w:color="auto"/>
        <w:left w:val="none" w:sz="0" w:space="0" w:color="auto"/>
        <w:bottom w:val="none" w:sz="0" w:space="0" w:color="auto"/>
        <w:right w:val="none" w:sz="0" w:space="0" w:color="auto"/>
      </w:divBdr>
    </w:div>
    <w:div w:id="558594297">
      <w:bodyDiv w:val="1"/>
      <w:marLeft w:val="0"/>
      <w:marRight w:val="0"/>
      <w:marTop w:val="0"/>
      <w:marBottom w:val="0"/>
      <w:divBdr>
        <w:top w:val="none" w:sz="0" w:space="0" w:color="auto"/>
        <w:left w:val="none" w:sz="0" w:space="0" w:color="auto"/>
        <w:bottom w:val="none" w:sz="0" w:space="0" w:color="auto"/>
        <w:right w:val="none" w:sz="0" w:space="0" w:color="auto"/>
      </w:divBdr>
    </w:div>
    <w:div w:id="558711100">
      <w:bodyDiv w:val="1"/>
      <w:marLeft w:val="0"/>
      <w:marRight w:val="0"/>
      <w:marTop w:val="0"/>
      <w:marBottom w:val="0"/>
      <w:divBdr>
        <w:top w:val="none" w:sz="0" w:space="0" w:color="auto"/>
        <w:left w:val="none" w:sz="0" w:space="0" w:color="auto"/>
        <w:bottom w:val="none" w:sz="0" w:space="0" w:color="auto"/>
        <w:right w:val="none" w:sz="0" w:space="0" w:color="auto"/>
      </w:divBdr>
    </w:div>
    <w:div w:id="558790298">
      <w:bodyDiv w:val="1"/>
      <w:marLeft w:val="0"/>
      <w:marRight w:val="0"/>
      <w:marTop w:val="0"/>
      <w:marBottom w:val="0"/>
      <w:divBdr>
        <w:top w:val="none" w:sz="0" w:space="0" w:color="auto"/>
        <w:left w:val="none" w:sz="0" w:space="0" w:color="auto"/>
        <w:bottom w:val="none" w:sz="0" w:space="0" w:color="auto"/>
        <w:right w:val="none" w:sz="0" w:space="0" w:color="auto"/>
      </w:divBdr>
    </w:div>
    <w:div w:id="559168287">
      <w:bodyDiv w:val="1"/>
      <w:marLeft w:val="0"/>
      <w:marRight w:val="0"/>
      <w:marTop w:val="0"/>
      <w:marBottom w:val="0"/>
      <w:divBdr>
        <w:top w:val="none" w:sz="0" w:space="0" w:color="auto"/>
        <w:left w:val="none" w:sz="0" w:space="0" w:color="auto"/>
        <w:bottom w:val="none" w:sz="0" w:space="0" w:color="auto"/>
        <w:right w:val="none" w:sz="0" w:space="0" w:color="auto"/>
      </w:divBdr>
    </w:div>
    <w:div w:id="559441682">
      <w:bodyDiv w:val="1"/>
      <w:marLeft w:val="0"/>
      <w:marRight w:val="0"/>
      <w:marTop w:val="0"/>
      <w:marBottom w:val="0"/>
      <w:divBdr>
        <w:top w:val="none" w:sz="0" w:space="0" w:color="auto"/>
        <w:left w:val="none" w:sz="0" w:space="0" w:color="auto"/>
        <w:bottom w:val="none" w:sz="0" w:space="0" w:color="auto"/>
        <w:right w:val="none" w:sz="0" w:space="0" w:color="auto"/>
      </w:divBdr>
    </w:div>
    <w:div w:id="559484004">
      <w:bodyDiv w:val="1"/>
      <w:marLeft w:val="0"/>
      <w:marRight w:val="0"/>
      <w:marTop w:val="0"/>
      <w:marBottom w:val="0"/>
      <w:divBdr>
        <w:top w:val="none" w:sz="0" w:space="0" w:color="auto"/>
        <w:left w:val="none" w:sz="0" w:space="0" w:color="auto"/>
        <w:bottom w:val="none" w:sz="0" w:space="0" w:color="auto"/>
        <w:right w:val="none" w:sz="0" w:space="0" w:color="auto"/>
      </w:divBdr>
    </w:div>
    <w:div w:id="559635214">
      <w:bodyDiv w:val="1"/>
      <w:marLeft w:val="0"/>
      <w:marRight w:val="0"/>
      <w:marTop w:val="0"/>
      <w:marBottom w:val="0"/>
      <w:divBdr>
        <w:top w:val="none" w:sz="0" w:space="0" w:color="auto"/>
        <w:left w:val="none" w:sz="0" w:space="0" w:color="auto"/>
        <w:bottom w:val="none" w:sz="0" w:space="0" w:color="auto"/>
        <w:right w:val="none" w:sz="0" w:space="0" w:color="auto"/>
      </w:divBdr>
    </w:div>
    <w:div w:id="559637505">
      <w:bodyDiv w:val="1"/>
      <w:marLeft w:val="0"/>
      <w:marRight w:val="0"/>
      <w:marTop w:val="0"/>
      <w:marBottom w:val="0"/>
      <w:divBdr>
        <w:top w:val="none" w:sz="0" w:space="0" w:color="auto"/>
        <w:left w:val="none" w:sz="0" w:space="0" w:color="auto"/>
        <w:bottom w:val="none" w:sz="0" w:space="0" w:color="auto"/>
        <w:right w:val="none" w:sz="0" w:space="0" w:color="auto"/>
      </w:divBdr>
    </w:div>
    <w:div w:id="559904803">
      <w:bodyDiv w:val="1"/>
      <w:marLeft w:val="0"/>
      <w:marRight w:val="0"/>
      <w:marTop w:val="0"/>
      <w:marBottom w:val="0"/>
      <w:divBdr>
        <w:top w:val="none" w:sz="0" w:space="0" w:color="auto"/>
        <w:left w:val="none" w:sz="0" w:space="0" w:color="auto"/>
        <w:bottom w:val="none" w:sz="0" w:space="0" w:color="auto"/>
        <w:right w:val="none" w:sz="0" w:space="0" w:color="auto"/>
      </w:divBdr>
    </w:div>
    <w:div w:id="559905297">
      <w:bodyDiv w:val="1"/>
      <w:marLeft w:val="0"/>
      <w:marRight w:val="0"/>
      <w:marTop w:val="0"/>
      <w:marBottom w:val="0"/>
      <w:divBdr>
        <w:top w:val="none" w:sz="0" w:space="0" w:color="auto"/>
        <w:left w:val="none" w:sz="0" w:space="0" w:color="auto"/>
        <w:bottom w:val="none" w:sz="0" w:space="0" w:color="auto"/>
        <w:right w:val="none" w:sz="0" w:space="0" w:color="auto"/>
      </w:divBdr>
    </w:div>
    <w:div w:id="560096324">
      <w:bodyDiv w:val="1"/>
      <w:marLeft w:val="0"/>
      <w:marRight w:val="0"/>
      <w:marTop w:val="0"/>
      <w:marBottom w:val="0"/>
      <w:divBdr>
        <w:top w:val="none" w:sz="0" w:space="0" w:color="auto"/>
        <w:left w:val="none" w:sz="0" w:space="0" w:color="auto"/>
        <w:bottom w:val="none" w:sz="0" w:space="0" w:color="auto"/>
        <w:right w:val="none" w:sz="0" w:space="0" w:color="auto"/>
      </w:divBdr>
    </w:div>
    <w:div w:id="560099712">
      <w:bodyDiv w:val="1"/>
      <w:marLeft w:val="0"/>
      <w:marRight w:val="0"/>
      <w:marTop w:val="0"/>
      <w:marBottom w:val="0"/>
      <w:divBdr>
        <w:top w:val="none" w:sz="0" w:space="0" w:color="auto"/>
        <w:left w:val="none" w:sz="0" w:space="0" w:color="auto"/>
        <w:bottom w:val="none" w:sz="0" w:space="0" w:color="auto"/>
        <w:right w:val="none" w:sz="0" w:space="0" w:color="auto"/>
      </w:divBdr>
    </w:div>
    <w:div w:id="560748838">
      <w:bodyDiv w:val="1"/>
      <w:marLeft w:val="0"/>
      <w:marRight w:val="0"/>
      <w:marTop w:val="0"/>
      <w:marBottom w:val="0"/>
      <w:divBdr>
        <w:top w:val="none" w:sz="0" w:space="0" w:color="auto"/>
        <w:left w:val="none" w:sz="0" w:space="0" w:color="auto"/>
        <w:bottom w:val="none" w:sz="0" w:space="0" w:color="auto"/>
        <w:right w:val="none" w:sz="0" w:space="0" w:color="auto"/>
      </w:divBdr>
    </w:div>
    <w:div w:id="561062362">
      <w:bodyDiv w:val="1"/>
      <w:marLeft w:val="0"/>
      <w:marRight w:val="0"/>
      <w:marTop w:val="0"/>
      <w:marBottom w:val="0"/>
      <w:divBdr>
        <w:top w:val="none" w:sz="0" w:space="0" w:color="auto"/>
        <w:left w:val="none" w:sz="0" w:space="0" w:color="auto"/>
        <w:bottom w:val="none" w:sz="0" w:space="0" w:color="auto"/>
        <w:right w:val="none" w:sz="0" w:space="0" w:color="auto"/>
      </w:divBdr>
    </w:div>
    <w:div w:id="561254390">
      <w:bodyDiv w:val="1"/>
      <w:marLeft w:val="0"/>
      <w:marRight w:val="0"/>
      <w:marTop w:val="0"/>
      <w:marBottom w:val="0"/>
      <w:divBdr>
        <w:top w:val="none" w:sz="0" w:space="0" w:color="auto"/>
        <w:left w:val="none" w:sz="0" w:space="0" w:color="auto"/>
        <w:bottom w:val="none" w:sz="0" w:space="0" w:color="auto"/>
        <w:right w:val="none" w:sz="0" w:space="0" w:color="auto"/>
      </w:divBdr>
    </w:div>
    <w:div w:id="561598845">
      <w:bodyDiv w:val="1"/>
      <w:marLeft w:val="0"/>
      <w:marRight w:val="0"/>
      <w:marTop w:val="0"/>
      <w:marBottom w:val="0"/>
      <w:divBdr>
        <w:top w:val="none" w:sz="0" w:space="0" w:color="auto"/>
        <w:left w:val="none" w:sz="0" w:space="0" w:color="auto"/>
        <w:bottom w:val="none" w:sz="0" w:space="0" w:color="auto"/>
        <w:right w:val="none" w:sz="0" w:space="0" w:color="auto"/>
      </w:divBdr>
    </w:div>
    <w:div w:id="561646837">
      <w:bodyDiv w:val="1"/>
      <w:marLeft w:val="0"/>
      <w:marRight w:val="0"/>
      <w:marTop w:val="0"/>
      <w:marBottom w:val="0"/>
      <w:divBdr>
        <w:top w:val="none" w:sz="0" w:space="0" w:color="auto"/>
        <w:left w:val="none" w:sz="0" w:space="0" w:color="auto"/>
        <w:bottom w:val="none" w:sz="0" w:space="0" w:color="auto"/>
        <w:right w:val="none" w:sz="0" w:space="0" w:color="auto"/>
      </w:divBdr>
    </w:div>
    <w:div w:id="561985055">
      <w:bodyDiv w:val="1"/>
      <w:marLeft w:val="0"/>
      <w:marRight w:val="0"/>
      <w:marTop w:val="0"/>
      <w:marBottom w:val="0"/>
      <w:divBdr>
        <w:top w:val="none" w:sz="0" w:space="0" w:color="auto"/>
        <w:left w:val="none" w:sz="0" w:space="0" w:color="auto"/>
        <w:bottom w:val="none" w:sz="0" w:space="0" w:color="auto"/>
        <w:right w:val="none" w:sz="0" w:space="0" w:color="auto"/>
      </w:divBdr>
    </w:div>
    <w:div w:id="561987605">
      <w:bodyDiv w:val="1"/>
      <w:marLeft w:val="0"/>
      <w:marRight w:val="0"/>
      <w:marTop w:val="0"/>
      <w:marBottom w:val="0"/>
      <w:divBdr>
        <w:top w:val="none" w:sz="0" w:space="0" w:color="auto"/>
        <w:left w:val="none" w:sz="0" w:space="0" w:color="auto"/>
        <w:bottom w:val="none" w:sz="0" w:space="0" w:color="auto"/>
        <w:right w:val="none" w:sz="0" w:space="0" w:color="auto"/>
      </w:divBdr>
    </w:div>
    <w:div w:id="562133944">
      <w:bodyDiv w:val="1"/>
      <w:marLeft w:val="0"/>
      <w:marRight w:val="0"/>
      <w:marTop w:val="0"/>
      <w:marBottom w:val="0"/>
      <w:divBdr>
        <w:top w:val="none" w:sz="0" w:space="0" w:color="auto"/>
        <w:left w:val="none" w:sz="0" w:space="0" w:color="auto"/>
        <w:bottom w:val="none" w:sz="0" w:space="0" w:color="auto"/>
        <w:right w:val="none" w:sz="0" w:space="0" w:color="auto"/>
      </w:divBdr>
    </w:div>
    <w:div w:id="562375088">
      <w:bodyDiv w:val="1"/>
      <w:marLeft w:val="0"/>
      <w:marRight w:val="0"/>
      <w:marTop w:val="0"/>
      <w:marBottom w:val="0"/>
      <w:divBdr>
        <w:top w:val="none" w:sz="0" w:space="0" w:color="auto"/>
        <w:left w:val="none" w:sz="0" w:space="0" w:color="auto"/>
        <w:bottom w:val="none" w:sz="0" w:space="0" w:color="auto"/>
        <w:right w:val="none" w:sz="0" w:space="0" w:color="auto"/>
      </w:divBdr>
    </w:div>
    <w:div w:id="562495583">
      <w:bodyDiv w:val="1"/>
      <w:marLeft w:val="0"/>
      <w:marRight w:val="0"/>
      <w:marTop w:val="0"/>
      <w:marBottom w:val="0"/>
      <w:divBdr>
        <w:top w:val="none" w:sz="0" w:space="0" w:color="auto"/>
        <w:left w:val="none" w:sz="0" w:space="0" w:color="auto"/>
        <w:bottom w:val="none" w:sz="0" w:space="0" w:color="auto"/>
        <w:right w:val="none" w:sz="0" w:space="0" w:color="auto"/>
      </w:divBdr>
    </w:div>
    <w:div w:id="562644265">
      <w:bodyDiv w:val="1"/>
      <w:marLeft w:val="0"/>
      <w:marRight w:val="0"/>
      <w:marTop w:val="0"/>
      <w:marBottom w:val="0"/>
      <w:divBdr>
        <w:top w:val="none" w:sz="0" w:space="0" w:color="auto"/>
        <w:left w:val="none" w:sz="0" w:space="0" w:color="auto"/>
        <w:bottom w:val="none" w:sz="0" w:space="0" w:color="auto"/>
        <w:right w:val="none" w:sz="0" w:space="0" w:color="auto"/>
      </w:divBdr>
    </w:div>
    <w:div w:id="562719613">
      <w:bodyDiv w:val="1"/>
      <w:marLeft w:val="0"/>
      <w:marRight w:val="0"/>
      <w:marTop w:val="0"/>
      <w:marBottom w:val="0"/>
      <w:divBdr>
        <w:top w:val="none" w:sz="0" w:space="0" w:color="auto"/>
        <w:left w:val="none" w:sz="0" w:space="0" w:color="auto"/>
        <w:bottom w:val="none" w:sz="0" w:space="0" w:color="auto"/>
        <w:right w:val="none" w:sz="0" w:space="0" w:color="auto"/>
      </w:divBdr>
    </w:div>
    <w:div w:id="562719774">
      <w:bodyDiv w:val="1"/>
      <w:marLeft w:val="0"/>
      <w:marRight w:val="0"/>
      <w:marTop w:val="0"/>
      <w:marBottom w:val="0"/>
      <w:divBdr>
        <w:top w:val="none" w:sz="0" w:space="0" w:color="auto"/>
        <w:left w:val="none" w:sz="0" w:space="0" w:color="auto"/>
        <w:bottom w:val="none" w:sz="0" w:space="0" w:color="auto"/>
        <w:right w:val="none" w:sz="0" w:space="0" w:color="auto"/>
      </w:divBdr>
    </w:div>
    <w:div w:id="562763872">
      <w:bodyDiv w:val="1"/>
      <w:marLeft w:val="0"/>
      <w:marRight w:val="0"/>
      <w:marTop w:val="0"/>
      <w:marBottom w:val="0"/>
      <w:divBdr>
        <w:top w:val="none" w:sz="0" w:space="0" w:color="auto"/>
        <w:left w:val="none" w:sz="0" w:space="0" w:color="auto"/>
        <w:bottom w:val="none" w:sz="0" w:space="0" w:color="auto"/>
        <w:right w:val="none" w:sz="0" w:space="0" w:color="auto"/>
      </w:divBdr>
    </w:div>
    <w:div w:id="563368085">
      <w:bodyDiv w:val="1"/>
      <w:marLeft w:val="0"/>
      <w:marRight w:val="0"/>
      <w:marTop w:val="0"/>
      <w:marBottom w:val="0"/>
      <w:divBdr>
        <w:top w:val="none" w:sz="0" w:space="0" w:color="auto"/>
        <w:left w:val="none" w:sz="0" w:space="0" w:color="auto"/>
        <w:bottom w:val="none" w:sz="0" w:space="0" w:color="auto"/>
        <w:right w:val="none" w:sz="0" w:space="0" w:color="auto"/>
      </w:divBdr>
    </w:div>
    <w:div w:id="563637978">
      <w:bodyDiv w:val="1"/>
      <w:marLeft w:val="0"/>
      <w:marRight w:val="0"/>
      <w:marTop w:val="0"/>
      <w:marBottom w:val="0"/>
      <w:divBdr>
        <w:top w:val="none" w:sz="0" w:space="0" w:color="auto"/>
        <w:left w:val="none" w:sz="0" w:space="0" w:color="auto"/>
        <w:bottom w:val="none" w:sz="0" w:space="0" w:color="auto"/>
        <w:right w:val="none" w:sz="0" w:space="0" w:color="auto"/>
      </w:divBdr>
    </w:div>
    <w:div w:id="564216797">
      <w:bodyDiv w:val="1"/>
      <w:marLeft w:val="0"/>
      <w:marRight w:val="0"/>
      <w:marTop w:val="0"/>
      <w:marBottom w:val="0"/>
      <w:divBdr>
        <w:top w:val="none" w:sz="0" w:space="0" w:color="auto"/>
        <w:left w:val="none" w:sz="0" w:space="0" w:color="auto"/>
        <w:bottom w:val="none" w:sz="0" w:space="0" w:color="auto"/>
        <w:right w:val="none" w:sz="0" w:space="0" w:color="auto"/>
      </w:divBdr>
    </w:div>
    <w:div w:id="564489004">
      <w:bodyDiv w:val="1"/>
      <w:marLeft w:val="0"/>
      <w:marRight w:val="0"/>
      <w:marTop w:val="0"/>
      <w:marBottom w:val="0"/>
      <w:divBdr>
        <w:top w:val="none" w:sz="0" w:space="0" w:color="auto"/>
        <w:left w:val="none" w:sz="0" w:space="0" w:color="auto"/>
        <w:bottom w:val="none" w:sz="0" w:space="0" w:color="auto"/>
        <w:right w:val="none" w:sz="0" w:space="0" w:color="auto"/>
      </w:divBdr>
    </w:div>
    <w:div w:id="564800874">
      <w:bodyDiv w:val="1"/>
      <w:marLeft w:val="0"/>
      <w:marRight w:val="0"/>
      <w:marTop w:val="0"/>
      <w:marBottom w:val="0"/>
      <w:divBdr>
        <w:top w:val="none" w:sz="0" w:space="0" w:color="auto"/>
        <w:left w:val="none" w:sz="0" w:space="0" w:color="auto"/>
        <w:bottom w:val="none" w:sz="0" w:space="0" w:color="auto"/>
        <w:right w:val="none" w:sz="0" w:space="0" w:color="auto"/>
      </w:divBdr>
    </w:div>
    <w:div w:id="564952277">
      <w:bodyDiv w:val="1"/>
      <w:marLeft w:val="0"/>
      <w:marRight w:val="0"/>
      <w:marTop w:val="0"/>
      <w:marBottom w:val="0"/>
      <w:divBdr>
        <w:top w:val="none" w:sz="0" w:space="0" w:color="auto"/>
        <w:left w:val="none" w:sz="0" w:space="0" w:color="auto"/>
        <w:bottom w:val="none" w:sz="0" w:space="0" w:color="auto"/>
        <w:right w:val="none" w:sz="0" w:space="0" w:color="auto"/>
      </w:divBdr>
    </w:div>
    <w:div w:id="565267151">
      <w:bodyDiv w:val="1"/>
      <w:marLeft w:val="0"/>
      <w:marRight w:val="0"/>
      <w:marTop w:val="0"/>
      <w:marBottom w:val="0"/>
      <w:divBdr>
        <w:top w:val="none" w:sz="0" w:space="0" w:color="auto"/>
        <w:left w:val="none" w:sz="0" w:space="0" w:color="auto"/>
        <w:bottom w:val="none" w:sz="0" w:space="0" w:color="auto"/>
        <w:right w:val="none" w:sz="0" w:space="0" w:color="auto"/>
      </w:divBdr>
    </w:div>
    <w:div w:id="565458750">
      <w:bodyDiv w:val="1"/>
      <w:marLeft w:val="0"/>
      <w:marRight w:val="0"/>
      <w:marTop w:val="0"/>
      <w:marBottom w:val="0"/>
      <w:divBdr>
        <w:top w:val="none" w:sz="0" w:space="0" w:color="auto"/>
        <w:left w:val="none" w:sz="0" w:space="0" w:color="auto"/>
        <w:bottom w:val="none" w:sz="0" w:space="0" w:color="auto"/>
        <w:right w:val="none" w:sz="0" w:space="0" w:color="auto"/>
      </w:divBdr>
    </w:div>
    <w:div w:id="565798144">
      <w:bodyDiv w:val="1"/>
      <w:marLeft w:val="0"/>
      <w:marRight w:val="0"/>
      <w:marTop w:val="0"/>
      <w:marBottom w:val="0"/>
      <w:divBdr>
        <w:top w:val="none" w:sz="0" w:space="0" w:color="auto"/>
        <w:left w:val="none" w:sz="0" w:space="0" w:color="auto"/>
        <w:bottom w:val="none" w:sz="0" w:space="0" w:color="auto"/>
        <w:right w:val="none" w:sz="0" w:space="0" w:color="auto"/>
      </w:divBdr>
    </w:div>
    <w:div w:id="566258160">
      <w:bodyDiv w:val="1"/>
      <w:marLeft w:val="0"/>
      <w:marRight w:val="0"/>
      <w:marTop w:val="0"/>
      <w:marBottom w:val="0"/>
      <w:divBdr>
        <w:top w:val="none" w:sz="0" w:space="0" w:color="auto"/>
        <w:left w:val="none" w:sz="0" w:space="0" w:color="auto"/>
        <w:bottom w:val="none" w:sz="0" w:space="0" w:color="auto"/>
        <w:right w:val="none" w:sz="0" w:space="0" w:color="auto"/>
      </w:divBdr>
    </w:div>
    <w:div w:id="566382629">
      <w:bodyDiv w:val="1"/>
      <w:marLeft w:val="0"/>
      <w:marRight w:val="0"/>
      <w:marTop w:val="0"/>
      <w:marBottom w:val="0"/>
      <w:divBdr>
        <w:top w:val="none" w:sz="0" w:space="0" w:color="auto"/>
        <w:left w:val="none" w:sz="0" w:space="0" w:color="auto"/>
        <w:bottom w:val="none" w:sz="0" w:space="0" w:color="auto"/>
        <w:right w:val="none" w:sz="0" w:space="0" w:color="auto"/>
      </w:divBdr>
    </w:div>
    <w:div w:id="566383842">
      <w:bodyDiv w:val="1"/>
      <w:marLeft w:val="0"/>
      <w:marRight w:val="0"/>
      <w:marTop w:val="0"/>
      <w:marBottom w:val="0"/>
      <w:divBdr>
        <w:top w:val="none" w:sz="0" w:space="0" w:color="auto"/>
        <w:left w:val="none" w:sz="0" w:space="0" w:color="auto"/>
        <w:bottom w:val="none" w:sz="0" w:space="0" w:color="auto"/>
        <w:right w:val="none" w:sz="0" w:space="0" w:color="auto"/>
      </w:divBdr>
    </w:div>
    <w:div w:id="567226794">
      <w:bodyDiv w:val="1"/>
      <w:marLeft w:val="0"/>
      <w:marRight w:val="0"/>
      <w:marTop w:val="0"/>
      <w:marBottom w:val="0"/>
      <w:divBdr>
        <w:top w:val="none" w:sz="0" w:space="0" w:color="auto"/>
        <w:left w:val="none" w:sz="0" w:space="0" w:color="auto"/>
        <w:bottom w:val="none" w:sz="0" w:space="0" w:color="auto"/>
        <w:right w:val="none" w:sz="0" w:space="0" w:color="auto"/>
      </w:divBdr>
    </w:div>
    <w:div w:id="567690717">
      <w:bodyDiv w:val="1"/>
      <w:marLeft w:val="0"/>
      <w:marRight w:val="0"/>
      <w:marTop w:val="0"/>
      <w:marBottom w:val="0"/>
      <w:divBdr>
        <w:top w:val="none" w:sz="0" w:space="0" w:color="auto"/>
        <w:left w:val="none" w:sz="0" w:space="0" w:color="auto"/>
        <w:bottom w:val="none" w:sz="0" w:space="0" w:color="auto"/>
        <w:right w:val="none" w:sz="0" w:space="0" w:color="auto"/>
      </w:divBdr>
    </w:div>
    <w:div w:id="568393750">
      <w:bodyDiv w:val="1"/>
      <w:marLeft w:val="0"/>
      <w:marRight w:val="0"/>
      <w:marTop w:val="0"/>
      <w:marBottom w:val="0"/>
      <w:divBdr>
        <w:top w:val="none" w:sz="0" w:space="0" w:color="auto"/>
        <w:left w:val="none" w:sz="0" w:space="0" w:color="auto"/>
        <w:bottom w:val="none" w:sz="0" w:space="0" w:color="auto"/>
        <w:right w:val="none" w:sz="0" w:space="0" w:color="auto"/>
      </w:divBdr>
    </w:div>
    <w:div w:id="568426076">
      <w:bodyDiv w:val="1"/>
      <w:marLeft w:val="0"/>
      <w:marRight w:val="0"/>
      <w:marTop w:val="0"/>
      <w:marBottom w:val="0"/>
      <w:divBdr>
        <w:top w:val="none" w:sz="0" w:space="0" w:color="auto"/>
        <w:left w:val="none" w:sz="0" w:space="0" w:color="auto"/>
        <w:bottom w:val="none" w:sz="0" w:space="0" w:color="auto"/>
        <w:right w:val="none" w:sz="0" w:space="0" w:color="auto"/>
      </w:divBdr>
    </w:div>
    <w:div w:id="568618798">
      <w:bodyDiv w:val="1"/>
      <w:marLeft w:val="0"/>
      <w:marRight w:val="0"/>
      <w:marTop w:val="0"/>
      <w:marBottom w:val="0"/>
      <w:divBdr>
        <w:top w:val="none" w:sz="0" w:space="0" w:color="auto"/>
        <w:left w:val="none" w:sz="0" w:space="0" w:color="auto"/>
        <w:bottom w:val="none" w:sz="0" w:space="0" w:color="auto"/>
        <w:right w:val="none" w:sz="0" w:space="0" w:color="auto"/>
      </w:divBdr>
    </w:div>
    <w:div w:id="568660652">
      <w:bodyDiv w:val="1"/>
      <w:marLeft w:val="0"/>
      <w:marRight w:val="0"/>
      <w:marTop w:val="0"/>
      <w:marBottom w:val="0"/>
      <w:divBdr>
        <w:top w:val="none" w:sz="0" w:space="0" w:color="auto"/>
        <w:left w:val="none" w:sz="0" w:space="0" w:color="auto"/>
        <w:bottom w:val="none" w:sz="0" w:space="0" w:color="auto"/>
        <w:right w:val="none" w:sz="0" w:space="0" w:color="auto"/>
      </w:divBdr>
    </w:div>
    <w:div w:id="569002506">
      <w:bodyDiv w:val="1"/>
      <w:marLeft w:val="0"/>
      <w:marRight w:val="0"/>
      <w:marTop w:val="0"/>
      <w:marBottom w:val="0"/>
      <w:divBdr>
        <w:top w:val="none" w:sz="0" w:space="0" w:color="auto"/>
        <w:left w:val="none" w:sz="0" w:space="0" w:color="auto"/>
        <w:bottom w:val="none" w:sz="0" w:space="0" w:color="auto"/>
        <w:right w:val="none" w:sz="0" w:space="0" w:color="auto"/>
      </w:divBdr>
    </w:div>
    <w:div w:id="569267092">
      <w:bodyDiv w:val="1"/>
      <w:marLeft w:val="0"/>
      <w:marRight w:val="0"/>
      <w:marTop w:val="0"/>
      <w:marBottom w:val="0"/>
      <w:divBdr>
        <w:top w:val="none" w:sz="0" w:space="0" w:color="auto"/>
        <w:left w:val="none" w:sz="0" w:space="0" w:color="auto"/>
        <w:bottom w:val="none" w:sz="0" w:space="0" w:color="auto"/>
        <w:right w:val="none" w:sz="0" w:space="0" w:color="auto"/>
      </w:divBdr>
    </w:div>
    <w:div w:id="569928476">
      <w:bodyDiv w:val="1"/>
      <w:marLeft w:val="0"/>
      <w:marRight w:val="0"/>
      <w:marTop w:val="0"/>
      <w:marBottom w:val="0"/>
      <w:divBdr>
        <w:top w:val="none" w:sz="0" w:space="0" w:color="auto"/>
        <w:left w:val="none" w:sz="0" w:space="0" w:color="auto"/>
        <w:bottom w:val="none" w:sz="0" w:space="0" w:color="auto"/>
        <w:right w:val="none" w:sz="0" w:space="0" w:color="auto"/>
      </w:divBdr>
    </w:div>
    <w:div w:id="569968521">
      <w:bodyDiv w:val="1"/>
      <w:marLeft w:val="0"/>
      <w:marRight w:val="0"/>
      <w:marTop w:val="0"/>
      <w:marBottom w:val="0"/>
      <w:divBdr>
        <w:top w:val="none" w:sz="0" w:space="0" w:color="auto"/>
        <w:left w:val="none" w:sz="0" w:space="0" w:color="auto"/>
        <w:bottom w:val="none" w:sz="0" w:space="0" w:color="auto"/>
        <w:right w:val="none" w:sz="0" w:space="0" w:color="auto"/>
      </w:divBdr>
    </w:div>
    <w:div w:id="569969532">
      <w:bodyDiv w:val="1"/>
      <w:marLeft w:val="0"/>
      <w:marRight w:val="0"/>
      <w:marTop w:val="0"/>
      <w:marBottom w:val="0"/>
      <w:divBdr>
        <w:top w:val="none" w:sz="0" w:space="0" w:color="auto"/>
        <w:left w:val="none" w:sz="0" w:space="0" w:color="auto"/>
        <w:bottom w:val="none" w:sz="0" w:space="0" w:color="auto"/>
        <w:right w:val="none" w:sz="0" w:space="0" w:color="auto"/>
      </w:divBdr>
    </w:div>
    <w:div w:id="570121764">
      <w:bodyDiv w:val="1"/>
      <w:marLeft w:val="0"/>
      <w:marRight w:val="0"/>
      <w:marTop w:val="0"/>
      <w:marBottom w:val="0"/>
      <w:divBdr>
        <w:top w:val="none" w:sz="0" w:space="0" w:color="auto"/>
        <w:left w:val="none" w:sz="0" w:space="0" w:color="auto"/>
        <w:bottom w:val="none" w:sz="0" w:space="0" w:color="auto"/>
        <w:right w:val="none" w:sz="0" w:space="0" w:color="auto"/>
      </w:divBdr>
    </w:div>
    <w:div w:id="570432061">
      <w:bodyDiv w:val="1"/>
      <w:marLeft w:val="0"/>
      <w:marRight w:val="0"/>
      <w:marTop w:val="0"/>
      <w:marBottom w:val="0"/>
      <w:divBdr>
        <w:top w:val="none" w:sz="0" w:space="0" w:color="auto"/>
        <w:left w:val="none" w:sz="0" w:space="0" w:color="auto"/>
        <w:bottom w:val="none" w:sz="0" w:space="0" w:color="auto"/>
        <w:right w:val="none" w:sz="0" w:space="0" w:color="auto"/>
      </w:divBdr>
    </w:div>
    <w:div w:id="571887738">
      <w:bodyDiv w:val="1"/>
      <w:marLeft w:val="0"/>
      <w:marRight w:val="0"/>
      <w:marTop w:val="0"/>
      <w:marBottom w:val="0"/>
      <w:divBdr>
        <w:top w:val="none" w:sz="0" w:space="0" w:color="auto"/>
        <w:left w:val="none" w:sz="0" w:space="0" w:color="auto"/>
        <w:bottom w:val="none" w:sz="0" w:space="0" w:color="auto"/>
        <w:right w:val="none" w:sz="0" w:space="0" w:color="auto"/>
      </w:divBdr>
    </w:div>
    <w:div w:id="572155064">
      <w:bodyDiv w:val="1"/>
      <w:marLeft w:val="0"/>
      <w:marRight w:val="0"/>
      <w:marTop w:val="0"/>
      <w:marBottom w:val="0"/>
      <w:divBdr>
        <w:top w:val="none" w:sz="0" w:space="0" w:color="auto"/>
        <w:left w:val="none" w:sz="0" w:space="0" w:color="auto"/>
        <w:bottom w:val="none" w:sz="0" w:space="0" w:color="auto"/>
        <w:right w:val="none" w:sz="0" w:space="0" w:color="auto"/>
      </w:divBdr>
    </w:div>
    <w:div w:id="572203799">
      <w:bodyDiv w:val="1"/>
      <w:marLeft w:val="0"/>
      <w:marRight w:val="0"/>
      <w:marTop w:val="0"/>
      <w:marBottom w:val="0"/>
      <w:divBdr>
        <w:top w:val="none" w:sz="0" w:space="0" w:color="auto"/>
        <w:left w:val="none" w:sz="0" w:space="0" w:color="auto"/>
        <w:bottom w:val="none" w:sz="0" w:space="0" w:color="auto"/>
        <w:right w:val="none" w:sz="0" w:space="0" w:color="auto"/>
      </w:divBdr>
    </w:div>
    <w:div w:id="573517688">
      <w:bodyDiv w:val="1"/>
      <w:marLeft w:val="0"/>
      <w:marRight w:val="0"/>
      <w:marTop w:val="0"/>
      <w:marBottom w:val="0"/>
      <w:divBdr>
        <w:top w:val="none" w:sz="0" w:space="0" w:color="auto"/>
        <w:left w:val="none" w:sz="0" w:space="0" w:color="auto"/>
        <w:bottom w:val="none" w:sz="0" w:space="0" w:color="auto"/>
        <w:right w:val="none" w:sz="0" w:space="0" w:color="auto"/>
      </w:divBdr>
    </w:div>
    <w:div w:id="573859645">
      <w:bodyDiv w:val="1"/>
      <w:marLeft w:val="0"/>
      <w:marRight w:val="0"/>
      <w:marTop w:val="0"/>
      <w:marBottom w:val="0"/>
      <w:divBdr>
        <w:top w:val="none" w:sz="0" w:space="0" w:color="auto"/>
        <w:left w:val="none" w:sz="0" w:space="0" w:color="auto"/>
        <w:bottom w:val="none" w:sz="0" w:space="0" w:color="auto"/>
        <w:right w:val="none" w:sz="0" w:space="0" w:color="auto"/>
      </w:divBdr>
    </w:div>
    <w:div w:id="574127499">
      <w:bodyDiv w:val="1"/>
      <w:marLeft w:val="0"/>
      <w:marRight w:val="0"/>
      <w:marTop w:val="0"/>
      <w:marBottom w:val="0"/>
      <w:divBdr>
        <w:top w:val="none" w:sz="0" w:space="0" w:color="auto"/>
        <w:left w:val="none" w:sz="0" w:space="0" w:color="auto"/>
        <w:bottom w:val="none" w:sz="0" w:space="0" w:color="auto"/>
        <w:right w:val="none" w:sz="0" w:space="0" w:color="auto"/>
      </w:divBdr>
    </w:div>
    <w:div w:id="574433620">
      <w:bodyDiv w:val="1"/>
      <w:marLeft w:val="0"/>
      <w:marRight w:val="0"/>
      <w:marTop w:val="0"/>
      <w:marBottom w:val="0"/>
      <w:divBdr>
        <w:top w:val="none" w:sz="0" w:space="0" w:color="auto"/>
        <w:left w:val="none" w:sz="0" w:space="0" w:color="auto"/>
        <w:bottom w:val="none" w:sz="0" w:space="0" w:color="auto"/>
        <w:right w:val="none" w:sz="0" w:space="0" w:color="auto"/>
      </w:divBdr>
    </w:div>
    <w:div w:id="574900741">
      <w:bodyDiv w:val="1"/>
      <w:marLeft w:val="0"/>
      <w:marRight w:val="0"/>
      <w:marTop w:val="0"/>
      <w:marBottom w:val="0"/>
      <w:divBdr>
        <w:top w:val="none" w:sz="0" w:space="0" w:color="auto"/>
        <w:left w:val="none" w:sz="0" w:space="0" w:color="auto"/>
        <w:bottom w:val="none" w:sz="0" w:space="0" w:color="auto"/>
        <w:right w:val="none" w:sz="0" w:space="0" w:color="auto"/>
      </w:divBdr>
    </w:div>
    <w:div w:id="575167173">
      <w:bodyDiv w:val="1"/>
      <w:marLeft w:val="0"/>
      <w:marRight w:val="0"/>
      <w:marTop w:val="0"/>
      <w:marBottom w:val="0"/>
      <w:divBdr>
        <w:top w:val="none" w:sz="0" w:space="0" w:color="auto"/>
        <w:left w:val="none" w:sz="0" w:space="0" w:color="auto"/>
        <w:bottom w:val="none" w:sz="0" w:space="0" w:color="auto"/>
        <w:right w:val="none" w:sz="0" w:space="0" w:color="auto"/>
      </w:divBdr>
    </w:div>
    <w:div w:id="575361302">
      <w:bodyDiv w:val="1"/>
      <w:marLeft w:val="0"/>
      <w:marRight w:val="0"/>
      <w:marTop w:val="0"/>
      <w:marBottom w:val="0"/>
      <w:divBdr>
        <w:top w:val="none" w:sz="0" w:space="0" w:color="auto"/>
        <w:left w:val="none" w:sz="0" w:space="0" w:color="auto"/>
        <w:bottom w:val="none" w:sz="0" w:space="0" w:color="auto"/>
        <w:right w:val="none" w:sz="0" w:space="0" w:color="auto"/>
      </w:divBdr>
    </w:div>
    <w:div w:id="575672212">
      <w:bodyDiv w:val="1"/>
      <w:marLeft w:val="0"/>
      <w:marRight w:val="0"/>
      <w:marTop w:val="0"/>
      <w:marBottom w:val="0"/>
      <w:divBdr>
        <w:top w:val="none" w:sz="0" w:space="0" w:color="auto"/>
        <w:left w:val="none" w:sz="0" w:space="0" w:color="auto"/>
        <w:bottom w:val="none" w:sz="0" w:space="0" w:color="auto"/>
        <w:right w:val="none" w:sz="0" w:space="0" w:color="auto"/>
      </w:divBdr>
    </w:div>
    <w:div w:id="576016183">
      <w:bodyDiv w:val="1"/>
      <w:marLeft w:val="0"/>
      <w:marRight w:val="0"/>
      <w:marTop w:val="0"/>
      <w:marBottom w:val="0"/>
      <w:divBdr>
        <w:top w:val="none" w:sz="0" w:space="0" w:color="auto"/>
        <w:left w:val="none" w:sz="0" w:space="0" w:color="auto"/>
        <w:bottom w:val="none" w:sz="0" w:space="0" w:color="auto"/>
        <w:right w:val="none" w:sz="0" w:space="0" w:color="auto"/>
      </w:divBdr>
    </w:div>
    <w:div w:id="576016364">
      <w:bodyDiv w:val="1"/>
      <w:marLeft w:val="0"/>
      <w:marRight w:val="0"/>
      <w:marTop w:val="0"/>
      <w:marBottom w:val="0"/>
      <w:divBdr>
        <w:top w:val="none" w:sz="0" w:space="0" w:color="auto"/>
        <w:left w:val="none" w:sz="0" w:space="0" w:color="auto"/>
        <w:bottom w:val="none" w:sz="0" w:space="0" w:color="auto"/>
        <w:right w:val="none" w:sz="0" w:space="0" w:color="auto"/>
      </w:divBdr>
    </w:div>
    <w:div w:id="576136380">
      <w:bodyDiv w:val="1"/>
      <w:marLeft w:val="0"/>
      <w:marRight w:val="0"/>
      <w:marTop w:val="0"/>
      <w:marBottom w:val="0"/>
      <w:divBdr>
        <w:top w:val="none" w:sz="0" w:space="0" w:color="auto"/>
        <w:left w:val="none" w:sz="0" w:space="0" w:color="auto"/>
        <w:bottom w:val="none" w:sz="0" w:space="0" w:color="auto"/>
        <w:right w:val="none" w:sz="0" w:space="0" w:color="auto"/>
      </w:divBdr>
    </w:div>
    <w:div w:id="576208639">
      <w:bodyDiv w:val="1"/>
      <w:marLeft w:val="0"/>
      <w:marRight w:val="0"/>
      <w:marTop w:val="0"/>
      <w:marBottom w:val="0"/>
      <w:divBdr>
        <w:top w:val="none" w:sz="0" w:space="0" w:color="auto"/>
        <w:left w:val="none" w:sz="0" w:space="0" w:color="auto"/>
        <w:bottom w:val="none" w:sz="0" w:space="0" w:color="auto"/>
        <w:right w:val="none" w:sz="0" w:space="0" w:color="auto"/>
      </w:divBdr>
    </w:div>
    <w:div w:id="576944460">
      <w:bodyDiv w:val="1"/>
      <w:marLeft w:val="0"/>
      <w:marRight w:val="0"/>
      <w:marTop w:val="0"/>
      <w:marBottom w:val="0"/>
      <w:divBdr>
        <w:top w:val="none" w:sz="0" w:space="0" w:color="auto"/>
        <w:left w:val="none" w:sz="0" w:space="0" w:color="auto"/>
        <w:bottom w:val="none" w:sz="0" w:space="0" w:color="auto"/>
        <w:right w:val="none" w:sz="0" w:space="0" w:color="auto"/>
      </w:divBdr>
    </w:div>
    <w:div w:id="577325898">
      <w:bodyDiv w:val="1"/>
      <w:marLeft w:val="0"/>
      <w:marRight w:val="0"/>
      <w:marTop w:val="0"/>
      <w:marBottom w:val="0"/>
      <w:divBdr>
        <w:top w:val="none" w:sz="0" w:space="0" w:color="auto"/>
        <w:left w:val="none" w:sz="0" w:space="0" w:color="auto"/>
        <w:bottom w:val="none" w:sz="0" w:space="0" w:color="auto"/>
        <w:right w:val="none" w:sz="0" w:space="0" w:color="auto"/>
      </w:divBdr>
    </w:div>
    <w:div w:id="577401552">
      <w:bodyDiv w:val="1"/>
      <w:marLeft w:val="0"/>
      <w:marRight w:val="0"/>
      <w:marTop w:val="0"/>
      <w:marBottom w:val="0"/>
      <w:divBdr>
        <w:top w:val="none" w:sz="0" w:space="0" w:color="auto"/>
        <w:left w:val="none" w:sz="0" w:space="0" w:color="auto"/>
        <w:bottom w:val="none" w:sz="0" w:space="0" w:color="auto"/>
        <w:right w:val="none" w:sz="0" w:space="0" w:color="auto"/>
      </w:divBdr>
    </w:div>
    <w:div w:id="578756991">
      <w:bodyDiv w:val="1"/>
      <w:marLeft w:val="0"/>
      <w:marRight w:val="0"/>
      <w:marTop w:val="0"/>
      <w:marBottom w:val="0"/>
      <w:divBdr>
        <w:top w:val="none" w:sz="0" w:space="0" w:color="auto"/>
        <w:left w:val="none" w:sz="0" w:space="0" w:color="auto"/>
        <w:bottom w:val="none" w:sz="0" w:space="0" w:color="auto"/>
        <w:right w:val="none" w:sz="0" w:space="0" w:color="auto"/>
      </w:divBdr>
    </w:div>
    <w:div w:id="579098988">
      <w:bodyDiv w:val="1"/>
      <w:marLeft w:val="0"/>
      <w:marRight w:val="0"/>
      <w:marTop w:val="0"/>
      <w:marBottom w:val="0"/>
      <w:divBdr>
        <w:top w:val="none" w:sz="0" w:space="0" w:color="auto"/>
        <w:left w:val="none" w:sz="0" w:space="0" w:color="auto"/>
        <w:bottom w:val="none" w:sz="0" w:space="0" w:color="auto"/>
        <w:right w:val="none" w:sz="0" w:space="0" w:color="auto"/>
      </w:divBdr>
    </w:div>
    <w:div w:id="579411250">
      <w:bodyDiv w:val="1"/>
      <w:marLeft w:val="0"/>
      <w:marRight w:val="0"/>
      <w:marTop w:val="0"/>
      <w:marBottom w:val="0"/>
      <w:divBdr>
        <w:top w:val="none" w:sz="0" w:space="0" w:color="auto"/>
        <w:left w:val="none" w:sz="0" w:space="0" w:color="auto"/>
        <w:bottom w:val="none" w:sz="0" w:space="0" w:color="auto"/>
        <w:right w:val="none" w:sz="0" w:space="0" w:color="auto"/>
      </w:divBdr>
    </w:div>
    <w:div w:id="579873094">
      <w:bodyDiv w:val="1"/>
      <w:marLeft w:val="0"/>
      <w:marRight w:val="0"/>
      <w:marTop w:val="0"/>
      <w:marBottom w:val="0"/>
      <w:divBdr>
        <w:top w:val="none" w:sz="0" w:space="0" w:color="auto"/>
        <w:left w:val="none" w:sz="0" w:space="0" w:color="auto"/>
        <w:bottom w:val="none" w:sz="0" w:space="0" w:color="auto"/>
        <w:right w:val="none" w:sz="0" w:space="0" w:color="auto"/>
      </w:divBdr>
    </w:div>
    <w:div w:id="580018893">
      <w:bodyDiv w:val="1"/>
      <w:marLeft w:val="0"/>
      <w:marRight w:val="0"/>
      <w:marTop w:val="0"/>
      <w:marBottom w:val="0"/>
      <w:divBdr>
        <w:top w:val="none" w:sz="0" w:space="0" w:color="auto"/>
        <w:left w:val="none" w:sz="0" w:space="0" w:color="auto"/>
        <w:bottom w:val="none" w:sz="0" w:space="0" w:color="auto"/>
        <w:right w:val="none" w:sz="0" w:space="0" w:color="auto"/>
      </w:divBdr>
    </w:div>
    <w:div w:id="580137905">
      <w:bodyDiv w:val="1"/>
      <w:marLeft w:val="0"/>
      <w:marRight w:val="0"/>
      <w:marTop w:val="0"/>
      <w:marBottom w:val="0"/>
      <w:divBdr>
        <w:top w:val="none" w:sz="0" w:space="0" w:color="auto"/>
        <w:left w:val="none" w:sz="0" w:space="0" w:color="auto"/>
        <w:bottom w:val="none" w:sz="0" w:space="0" w:color="auto"/>
        <w:right w:val="none" w:sz="0" w:space="0" w:color="auto"/>
      </w:divBdr>
    </w:div>
    <w:div w:id="580871539">
      <w:bodyDiv w:val="1"/>
      <w:marLeft w:val="0"/>
      <w:marRight w:val="0"/>
      <w:marTop w:val="0"/>
      <w:marBottom w:val="0"/>
      <w:divBdr>
        <w:top w:val="none" w:sz="0" w:space="0" w:color="auto"/>
        <w:left w:val="none" w:sz="0" w:space="0" w:color="auto"/>
        <w:bottom w:val="none" w:sz="0" w:space="0" w:color="auto"/>
        <w:right w:val="none" w:sz="0" w:space="0" w:color="auto"/>
      </w:divBdr>
    </w:div>
    <w:div w:id="581644657">
      <w:bodyDiv w:val="1"/>
      <w:marLeft w:val="0"/>
      <w:marRight w:val="0"/>
      <w:marTop w:val="0"/>
      <w:marBottom w:val="0"/>
      <w:divBdr>
        <w:top w:val="none" w:sz="0" w:space="0" w:color="auto"/>
        <w:left w:val="none" w:sz="0" w:space="0" w:color="auto"/>
        <w:bottom w:val="none" w:sz="0" w:space="0" w:color="auto"/>
        <w:right w:val="none" w:sz="0" w:space="0" w:color="auto"/>
      </w:divBdr>
    </w:div>
    <w:div w:id="581834399">
      <w:bodyDiv w:val="1"/>
      <w:marLeft w:val="0"/>
      <w:marRight w:val="0"/>
      <w:marTop w:val="0"/>
      <w:marBottom w:val="0"/>
      <w:divBdr>
        <w:top w:val="none" w:sz="0" w:space="0" w:color="auto"/>
        <w:left w:val="none" w:sz="0" w:space="0" w:color="auto"/>
        <w:bottom w:val="none" w:sz="0" w:space="0" w:color="auto"/>
        <w:right w:val="none" w:sz="0" w:space="0" w:color="auto"/>
      </w:divBdr>
    </w:div>
    <w:div w:id="582228429">
      <w:bodyDiv w:val="1"/>
      <w:marLeft w:val="0"/>
      <w:marRight w:val="0"/>
      <w:marTop w:val="0"/>
      <w:marBottom w:val="0"/>
      <w:divBdr>
        <w:top w:val="none" w:sz="0" w:space="0" w:color="auto"/>
        <w:left w:val="none" w:sz="0" w:space="0" w:color="auto"/>
        <w:bottom w:val="none" w:sz="0" w:space="0" w:color="auto"/>
        <w:right w:val="none" w:sz="0" w:space="0" w:color="auto"/>
      </w:divBdr>
    </w:div>
    <w:div w:id="582377546">
      <w:bodyDiv w:val="1"/>
      <w:marLeft w:val="0"/>
      <w:marRight w:val="0"/>
      <w:marTop w:val="0"/>
      <w:marBottom w:val="0"/>
      <w:divBdr>
        <w:top w:val="none" w:sz="0" w:space="0" w:color="auto"/>
        <w:left w:val="none" w:sz="0" w:space="0" w:color="auto"/>
        <w:bottom w:val="none" w:sz="0" w:space="0" w:color="auto"/>
        <w:right w:val="none" w:sz="0" w:space="0" w:color="auto"/>
      </w:divBdr>
    </w:div>
    <w:div w:id="582380312">
      <w:bodyDiv w:val="1"/>
      <w:marLeft w:val="0"/>
      <w:marRight w:val="0"/>
      <w:marTop w:val="0"/>
      <w:marBottom w:val="0"/>
      <w:divBdr>
        <w:top w:val="none" w:sz="0" w:space="0" w:color="auto"/>
        <w:left w:val="none" w:sz="0" w:space="0" w:color="auto"/>
        <w:bottom w:val="none" w:sz="0" w:space="0" w:color="auto"/>
        <w:right w:val="none" w:sz="0" w:space="0" w:color="auto"/>
      </w:divBdr>
    </w:div>
    <w:div w:id="583148905">
      <w:bodyDiv w:val="1"/>
      <w:marLeft w:val="0"/>
      <w:marRight w:val="0"/>
      <w:marTop w:val="0"/>
      <w:marBottom w:val="0"/>
      <w:divBdr>
        <w:top w:val="none" w:sz="0" w:space="0" w:color="auto"/>
        <w:left w:val="none" w:sz="0" w:space="0" w:color="auto"/>
        <w:bottom w:val="none" w:sz="0" w:space="0" w:color="auto"/>
        <w:right w:val="none" w:sz="0" w:space="0" w:color="auto"/>
      </w:divBdr>
    </w:div>
    <w:div w:id="583420396">
      <w:bodyDiv w:val="1"/>
      <w:marLeft w:val="0"/>
      <w:marRight w:val="0"/>
      <w:marTop w:val="0"/>
      <w:marBottom w:val="0"/>
      <w:divBdr>
        <w:top w:val="none" w:sz="0" w:space="0" w:color="auto"/>
        <w:left w:val="none" w:sz="0" w:space="0" w:color="auto"/>
        <w:bottom w:val="none" w:sz="0" w:space="0" w:color="auto"/>
        <w:right w:val="none" w:sz="0" w:space="0" w:color="auto"/>
      </w:divBdr>
    </w:div>
    <w:div w:id="583493258">
      <w:bodyDiv w:val="1"/>
      <w:marLeft w:val="0"/>
      <w:marRight w:val="0"/>
      <w:marTop w:val="0"/>
      <w:marBottom w:val="0"/>
      <w:divBdr>
        <w:top w:val="none" w:sz="0" w:space="0" w:color="auto"/>
        <w:left w:val="none" w:sz="0" w:space="0" w:color="auto"/>
        <w:bottom w:val="none" w:sz="0" w:space="0" w:color="auto"/>
        <w:right w:val="none" w:sz="0" w:space="0" w:color="auto"/>
      </w:divBdr>
    </w:div>
    <w:div w:id="583611111">
      <w:bodyDiv w:val="1"/>
      <w:marLeft w:val="0"/>
      <w:marRight w:val="0"/>
      <w:marTop w:val="0"/>
      <w:marBottom w:val="0"/>
      <w:divBdr>
        <w:top w:val="none" w:sz="0" w:space="0" w:color="auto"/>
        <w:left w:val="none" w:sz="0" w:space="0" w:color="auto"/>
        <w:bottom w:val="none" w:sz="0" w:space="0" w:color="auto"/>
        <w:right w:val="none" w:sz="0" w:space="0" w:color="auto"/>
      </w:divBdr>
    </w:div>
    <w:div w:id="583612397">
      <w:bodyDiv w:val="1"/>
      <w:marLeft w:val="0"/>
      <w:marRight w:val="0"/>
      <w:marTop w:val="0"/>
      <w:marBottom w:val="0"/>
      <w:divBdr>
        <w:top w:val="none" w:sz="0" w:space="0" w:color="auto"/>
        <w:left w:val="none" w:sz="0" w:space="0" w:color="auto"/>
        <w:bottom w:val="none" w:sz="0" w:space="0" w:color="auto"/>
        <w:right w:val="none" w:sz="0" w:space="0" w:color="auto"/>
      </w:divBdr>
    </w:div>
    <w:div w:id="583757515">
      <w:bodyDiv w:val="1"/>
      <w:marLeft w:val="0"/>
      <w:marRight w:val="0"/>
      <w:marTop w:val="0"/>
      <w:marBottom w:val="0"/>
      <w:divBdr>
        <w:top w:val="none" w:sz="0" w:space="0" w:color="auto"/>
        <w:left w:val="none" w:sz="0" w:space="0" w:color="auto"/>
        <w:bottom w:val="none" w:sz="0" w:space="0" w:color="auto"/>
        <w:right w:val="none" w:sz="0" w:space="0" w:color="auto"/>
      </w:divBdr>
    </w:div>
    <w:div w:id="584152520">
      <w:bodyDiv w:val="1"/>
      <w:marLeft w:val="0"/>
      <w:marRight w:val="0"/>
      <w:marTop w:val="0"/>
      <w:marBottom w:val="0"/>
      <w:divBdr>
        <w:top w:val="none" w:sz="0" w:space="0" w:color="auto"/>
        <w:left w:val="none" w:sz="0" w:space="0" w:color="auto"/>
        <w:bottom w:val="none" w:sz="0" w:space="0" w:color="auto"/>
        <w:right w:val="none" w:sz="0" w:space="0" w:color="auto"/>
      </w:divBdr>
    </w:div>
    <w:div w:id="584458665">
      <w:bodyDiv w:val="1"/>
      <w:marLeft w:val="0"/>
      <w:marRight w:val="0"/>
      <w:marTop w:val="0"/>
      <w:marBottom w:val="0"/>
      <w:divBdr>
        <w:top w:val="none" w:sz="0" w:space="0" w:color="auto"/>
        <w:left w:val="none" w:sz="0" w:space="0" w:color="auto"/>
        <w:bottom w:val="none" w:sz="0" w:space="0" w:color="auto"/>
        <w:right w:val="none" w:sz="0" w:space="0" w:color="auto"/>
      </w:divBdr>
    </w:div>
    <w:div w:id="584536970">
      <w:bodyDiv w:val="1"/>
      <w:marLeft w:val="0"/>
      <w:marRight w:val="0"/>
      <w:marTop w:val="0"/>
      <w:marBottom w:val="0"/>
      <w:divBdr>
        <w:top w:val="none" w:sz="0" w:space="0" w:color="auto"/>
        <w:left w:val="none" w:sz="0" w:space="0" w:color="auto"/>
        <w:bottom w:val="none" w:sz="0" w:space="0" w:color="auto"/>
        <w:right w:val="none" w:sz="0" w:space="0" w:color="auto"/>
      </w:divBdr>
    </w:div>
    <w:div w:id="584732488">
      <w:bodyDiv w:val="1"/>
      <w:marLeft w:val="0"/>
      <w:marRight w:val="0"/>
      <w:marTop w:val="0"/>
      <w:marBottom w:val="0"/>
      <w:divBdr>
        <w:top w:val="none" w:sz="0" w:space="0" w:color="auto"/>
        <w:left w:val="none" w:sz="0" w:space="0" w:color="auto"/>
        <w:bottom w:val="none" w:sz="0" w:space="0" w:color="auto"/>
        <w:right w:val="none" w:sz="0" w:space="0" w:color="auto"/>
      </w:divBdr>
    </w:div>
    <w:div w:id="584799906">
      <w:bodyDiv w:val="1"/>
      <w:marLeft w:val="0"/>
      <w:marRight w:val="0"/>
      <w:marTop w:val="0"/>
      <w:marBottom w:val="0"/>
      <w:divBdr>
        <w:top w:val="none" w:sz="0" w:space="0" w:color="auto"/>
        <w:left w:val="none" w:sz="0" w:space="0" w:color="auto"/>
        <w:bottom w:val="none" w:sz="0" w:space="0" w:color="auto"/>
        <w:right w:val="none" w:sz="0" w:space="0" w:color="auto"/>
      </w:divBdr>
    </w:div>
    <w:div w:id="584806773">
      <w:bodyDiv w:val="1"/>
      <w:marLeft w:val="0"/>
      <w:marRight w:val="0"/>
      <w:marTop w:val="0"/>
      <w:marBottom w:val="0"/>
      <w:divBdr>
        <w:top w:val="none" w:sz="0" w:space="0" w:color="auto"/>
        <w:left w:val="none" w:sz="0" w:space="0" w:color="auto"/>
        <w:bottom w:val="none" w:sz="0" w:space="0" w:color="auto"/>
        <w:right w:val="none" w:sz="0" w:space="0" w:color="auto"/>
      </w:divBdr>
    </w:div>
    <w:div w:id="584920101">
      <w:bodyDiv w:val="1"/>
      <w:marLeft w:val="0"/>
      <w:marRight w:val="0"/>
      <w:marTop w:val="0"/>
      <w:marBottom w:val="0"/>
      <w:divBdr>
        <w:top w:val="none" w:sz="0" w:space="0" w:color="auto"/>
        <w:left w:val="none" w:sz="0" w:space="0" w:color="auto"/>
        <w:bottom w:val="none" w:sz="0" w:space="0" w:color="auto"/>
        <w:right w:val="none" w:sz="0" w:space="0" w:color="auto"/>
      </w:divBdr>
    </w:div>
    <w:div w:id="585308206">
      <w:bodyDiv w:val="1"/>
      <w:marLeft w:val="0"/>
      <w:marRight w:val="0"/>
      <w:marTop w:val="0"/>
      <w:marBottom w:val="0"/>
      <w:divBdr>
        <w:top w:val="none" w:sz="0" w:space="0" w:color="auto"/>
        <w:left w:val="none" w:sz="0" w:space="0" w:color="auto"/>
        <w:bottom w:val="none" w:sz="0" w:space="0" w:color="auto"/>
        <w:right w:val="none" w:sz="0" w:space="0" w:color="auto"/>
      </w:divBdr>
    </w:div>
    <w:div w:id="585847409">
      <w:bodyDiv w:val="1"/>
      <w:marLeft w:val="0"/>
      <w:marRight w:val="0"/>
      <w:marTop w:val="0"/>
      <w:marBottom w:val="0"/>
      <w:divBdr>
        <w:top w:val="none" w:sz="0" w:space="0" w:color="auto"/>
        <w:left w:val="none" w:sz="0" w:space="0" w:color="auto"/>
        <w:bottom w:val="none" w:sz="0" w:space="0" w:color="auto"/>
        <w:right w:val="none" w:sz="0" w:space="0" w:color="auto"/>
      </w:divBdr>
    </w:div>
    <w:div w:id="585966049">
      <w:bodyDiv w:val="1"/>
      <w:marLeft w:val="0"/>
      <w:marRight w:val="0"/>
      <w:marTop w:val="0"/>
      <w:marBottom w:val="0"/>
      <w:divBdr>
        <w:top w:val="none" w:sz="0" w:space="0" w:color="auto"/>
        <w:left w:val="none" w:sz="0" w:space="0" w:color="auto"/>
        <w:bottom w:val="none" w:sz="0" w:space="0" w:color="auto"/>
        <w:right w:val="none" w:sz="0" w:space="0" w:color="auto"/>
      </w:divBdr>
    </w:div>
    <w:div w:id="586233476">
      <w:bodyDiv w:val="1"/>
      <w:marLeft w:val="0"/>
      <w:marRight w:val="0"/>
      <w:marTop w:val="0"/>
      <w:marBottom w:val="0"/>
      <w:divBdr>
        <w:top w:val="none" w:sz="0" w:space="0" w:color="auto"/>
        <w:left w:val="none" w:sz="0" w:space="0" w:color="auto"/>
        <w:bottom w:val="none" w:sz="0" w:space="0" w:color="auto"/>
        <w:right w:val="none" w:sz="0" w:space="0" w:color="auto"/>
      </w:divBdr>
    </w:div>
    <w:div w:id="586499530">
      <w:bodyDiv w:val="1"/>
      <w:marLeft w:val="0"/>
      <w:marRight w:val="0"/>
      <w:marTop w:val="0"/>
      <w:marBottom w:val="0"/>
      <w:divBdr>
        <w:top w:val="none" w:sz="0" w:space="0" w:color="auto"/>
        <w:left w:val="none" w:sz="0" w:space="0" w:color="auto"/>
        <w:bottom w:val="none" w:sz="0" w:space="0" w:color="auto"/>
        <w:right w:val="none" w:sz="0" w:space="0" w:color="auto"/>
      </w:divBdr>
    </w:div>
    <w:div w:id="586692150">
      <w:bodyDiv w:val="1"/>
      <w:marLeft w:val="0"/>
      <w:marRight w:val="0"/>
      <w:marTop w:val="0"/>
      <w:marBottom w:val="0"/>
      <w:divBdr>
        <w:top w:val="none" w:sz="0" w:space="0" w:color="auto"/>
        <w:left w:val="none" w:sz="0" w:space="0" w:color="auto"/>
        <w:bottom w:val="none" w:sz="0" w:space="0" w:color="auto"/>
        <w:right w:val="none" w:sz="0" w:space="0" w:color="auto"/>
      </w:divBdr>
    </w:div>
    <w:div w:id="587543147">
      <w:bodyDiv w:val="1"/>
      <w:marLeft w:val="0"/>
      <w:marRight w:val="0"/>
      <w:marTop w:val="0"/>
      <w:marBottom w:val="0"/>
      <w:divBdr>
        <w:top w:val="none" w:sz="0" w:space="0" w:color="auto"/>
        <w:left w:val="none" w:sz="0" w:space="0" w:color="auto"/>
        <w:bottom w:val="none" w:sz="0" w:space="0" w:color="auto"/>
        <w:right w:val="none" w:sz="0" w:space="0" w:color="auto"/>
      </w:divBdr>
    </w:div>
    <w:div w:id="587883328">
      <w:bodyDiv w:val="1"/>
      <w:marLeft w:val="0"/>
      <w:marRight w:val="0"/>
      <w:marTop w:val="0"/>
      <w:marBottom w:val="0"/>
      <w:divBdr>
        <w:top w:val="none" w:sz="0" w:space="0" w:color="auto"/>
        <w:left w:val="none" w:sz="0" w:space="0" w:color="auto"/>
        <w:bottom w:val="none" w:sz="0" w:space="0" w:color="auto"/>
        <w:right w:val="none" w:sz="0" w:space="0" w:color="auto"/>
      </w:divBdr>
    </w:div>
    <w:div w:id="588080878">
      <w:bodyDiv w:val="1"/>
      <w:marLeft w:val="0"/>
      <w:marRight w:val="0"/>
      <w:marTop w:val="0"/>
      <w:marBottom w:val="0"/>
      <w:divBdr>
        <w:top w:val="none" w:sz="0" w:space="0" w:color="auto"/>
        <w:left w:val="none" w:sz="0" w:space="0" w:color="auto"/>
        <w:bottom w:val="none" w:sz="0" w:space="0" w:color="auto"/>
        <w:right w:val="none" w:sz="0" w:space="0" w:color="auto"/>
      </w:divBdr>
    </w:div>
    <w:div w:id="588319321">
      <w:bodyDiv w:val="1"/>
      <w:marLeft w:val="0"/>
      <w:marRight w:val="0"/>
      <w:marTop w:val="0"/>
      <w:marBottom w:val="0"/>
      <w:divBdr>
        <w:top w:val="none" w:sz="0" w:space="0" w:color="auto"/>
        <w:left w:val="none" w:sz="0" w:space="0" w:color="auto"/>
        <w:bottom w:val="none" w:sz="0" w:space="0" w:color="auto"/>
        <w:right w:val="none" w:sz="0" w:space="0" w:color="auto"/>
      </w:divBdr>
    </w:div>
    <w:div w:id="588388931">
      <w:bodyDiv w:val="1"/>
      <w:marLeft w:val="0"/>
      <w:marRight w:val="0"/>
      <w:marTop w:val="0"/>
      <w:marBottom w:val="0"/>
      <w:divBdr>
        <w:top w:val="none" w:sz="0" w:space="0" w:color="auto"/>
        <w:left w:val="none" w:sz="0" w:space="0" w:color="auto"/>
        <w:bottom w:val="none" w:sz="0" w:space="0" w:color="auto"/>
        <w:right w:val="none" w:sz="0" w:space="0" w:color="auto"/>
      </w:divBdr>
    </w:div>
    <w:div w:id="588464649">
      <w:bodyDiv w:val="1"/>
      <w:marLeft w:val="0"/>
      <w:marRight w:val="0"/>
      <w:marTop w:val="0"/>
      <w:marBottom w:val="0"/>
      <w:divBdr>
        <w:top w:val="none" w:sz="0" w:space="0" w:color="auto"/>
        <w:left w:val="none" w:sz="0" w:space="0" w:color="auto"/>
        <w:bottom w:val="none" w:sz="0" w:space="0" w:color="auto"/>
        <w:right w:val="none" w:sz="0" w:space="0" w:color="auto"/>
      </w:divBdr>
    </w:div>
    <w:div w:id="588466713">
      <w:bodyDiv w:val="1"/>
      <w:marLeft w:val="0"/>
      <w:marRight w:val="0"/>
      <w:marTop w:val="0"/>
      <w:marBottom w:val="0"/>
      <w:divBdr>
        <w:top w:val="none" w:sz="0" w:space="0" w:color="auto"/>
        <w:left w:val="none" w:sz="0" w:space="0" w:color="auto"/>
        <w:bottom w:val="none" w:sz="0" w:space="0" w:color="auto"/>
        <w:right w:val="none" w:sz="0" w:space="0" w:color="auto"/>
      </w:divBdr>
    </w:div>
    <w:div w:id="588854472">
      <w:bodyDiv w:val="1"/>
      <w:marLeft w:val="0"/>
      <w:marRight w:val="0"/>
      <w:marTop w:val="0"/>
      <w:marBottom w:val="0"/>
      <w:divBdr>
        <w:top w:val="none" w:sz="0" w:space="0" w:color="auto"/>
        <w:left w:val="none" w:sz="0" w:space="0" w:color="auto"/>
        <w:bottom w:val="none" w:sz="0" w:space="0" w:color="auto"/>
        <w:right w:val="none" w:sz="0" w:space="0" w:color="auto"/>
      </w:divBdr>
    </w:div>
    <w:div w:id="588973972">
      <w:bodyDiv w:val="1"/>
      <w:marLeft w:val="0"/>
      <w:marRight w:val="0"/>
      <w:marTop w:val="0"/>
      <w:marBottom w:val="0"/>
      <w:divBdr>
        <w:top w:val="none" w:sz="0" w:space="0" w:color="auto"/>
        <w:left w:val="none" w:sz="0" w:space="0" w:color="auto"/>
        <w:bottom w:val="none" w:sz="0" w:space="0" w:color="auto"/>
        <w:right w:val="none" w:sz="0" w:space="0" w:color="auto"/>
      </w:divBdr>
    </w:div>
    <w:div w:id="589045928">
      <w:bodyDiv w:val="1"/>
      <w:marLeft w:val="0"/>
      <w:marRight w:val="0"/>
      <w:marTop w:val="0"/>
      <w:marBottom w:val="0"/>
      <w:divBdr>
        <w:top w:val="none" w:sz="0" w:space="0" w:color="auto"/>
        <w:left w:val="none" w:sz="0" w:space="0" w:color="auto"/>
        <w:bottom w:val="none" w:sz="0" w:space="0" w:color="auto"/>
        <w:right w:val="none" w:sz="0" w:space="0" w:color="auto"/>
      </w:divBdr>
    </w:div>
    <w:div w:id="589434823">
      <w:bodyDiv w:val="1"/>
      <w:marLeft w:val="0"/>
      <w:marRight w:val="0"/>
      <w:marTop w:val="0"/>
      <w:marBottom w:val="0"/>
      <w:divBdr>
        <w:top w:val="none" w:sz="0" w:space="0" w:color="auto"/>
        <w:left w:val="none" w:sz="0" w:space="0" w:color="auto"/>
        <w:bottom w:val="none" w:sz="0" w:space="0" w:color="auto"/>
        <w:right w:val="none" w:sz="0" w:space="0" w:color="auto"/>
      </w:divBdr>
    </w:div>
    <w:div w:id="589585124">
      <w:bodyDiv w:val="1"/>
      <w:marLeft w:val="0"/>
      <w:marRight w:val="0"/>
      <w:marTop w:val="0"/>
      <w:marBottom w:val="0"/>
      <w:divBdr>
        <w:top w:val="none" w:sz="0" w:space="0" w:color="auto"/>
        <w:left w:val="none" w:sz="0" w:space="0" w:color="auto"/>
        <w:bottom w:val="none" w:sz="0" w:space="0" w:color="auto"/>
        <w:right w:val="none" w:sz="0" w:space="0" w:color="auto"/>
      </w:divBdr>
    </w:div>
    <w:div w:id="589629746">
      <w:bodyDiv w:val="1"/>
      <w:marLeft w:val="0"/>
      <w:marRight w:val="0"/>
      <w:marTop w:val="0"/>
      <w:marBottom w:val="0"/>
      <w:divBdr>
        <w:top w:val="none" w:sz="0" w:space="0" w:color="auto"/>
        <w:left w:val="none" w:sz="0" w:space="0" w:color="auto"/>
        <w:bottom w:val="none" w:sz="0" w:space="0" w:color="auto"/>
        <w:right w:val="none" w:sz="0" w:space="0" w:color="auto"/>
      </w:divBdr>
    </w:div>
    <w:div w:id="590284474">
      <w:bodyDiv w:val="1"/>
      <w:marLeft w:val="0"/>
      <w:marRight w:val="0"/>
      <w:marTop w:val="0"/>
      <w:marBottom w:val="0"/>
      <w:divBdr>
        <w:top w:val="none" w:sz="0" w:space="0" w:color="auto"/>
        <w:left w:val="none" w:sz="0" w:space="0" w:color="auto"/>
        <w:bottom w:val="none" w:sz="0" w:space="0" w:color="auto"/>
        <w:right w:val="none" w:sz="0" w:space="0" w:color="auto"/>
      </w:divBdr>
    </w:div>
    <w:div w:id="590360546">
      <w:bodyDiv w:val="1"/>
      <w:marLeft w:val="0"/>
      <w:marRight w:val="0"/>
      <w:marTop w:val="0"/>
      <w:marBottom w:val="0"/>
      <w:divBdr>
        <w:top w:val="none" w:sz="0" w:space="0" w:color="auto"/>
        <w:left w:val="none" w:sz="0" w:space="0" w:color="auto"/>
        <w:bottom w:val="none" w:sz="0" w:space="0" w:color="auto"/>
        <w:right w:val="none" w:sz="0" w:space="0" w:color="auto"/>
      </w:divBdr>
    </w:div>
    <w:div w:id="590429177">
      <w:bodyDiv w:val="1"/>
      <w:marLeft w:val="0"/>
      <w:marRight w:val="0"/>
      <w:marTop w:val="0"/>
      <w:marBottom w:val="0"/>
      <w:divBdr>
        <w:top w:val="none" w:sz="0" w:space="0" w:color="auto"/>
        <w:left w:val="none" w:sz="0" w:space="0" w:color="auto"/>
        <w:bottom w:val="none" w:sz="0" w:space="0" w:color="auto"/>
        <w:right w:val="none" w:sz="0" w:space="0" w:color="auto"/>
      </w:divBdr>
    </w:div>
    <w:div w:id="590436522">
      <w:bodyDiv w:val="1"/>
      <w:marLeft w:val="0"/>
      <w:marRight w:val="0"/>
      <w:marTop w:val="0"/>
      <w:marBottom w:val="0"/>
      <w:divBdr>
        <w:top w:val="none" w:sz="0" w:space="0" w:color="auto"/>
        <w:left w:val="none" w:sz="0" w:space="0" w:color="auto"/>
        <w:bottom w:val="none" w:sz="0" w:space="0" w:color="auto"/>
        <w:right w:val="none" w:sz="0" w:space="0" w:color="auto"/>
      </w:divBdr>
    </w:div>
    <w:div w:id="590964746">
      <w:bodyDiv w:val="1"/>
      <w:marLeft w:val="0"/>
      <w:marRight w:val="0"/>
      <w:marTop w:val="0"/>
      <w:marBottom w:val="0"/>
      <w:divBdr>
        <w:top w:val="none" w:sz="0" w:space="0" w:color="auto"/>
        <w:left w:val="none" w:sz="0" w:space="0" w:color="auto"/>
        <w:bottom w:val="none" w:sz="0" w:space="0" w:color="auto"/>
        <w:right w:val="none" w:sz="0" w:space="0" w:color="auto"/>
      </w:divBdr>
    </w:div>
    <w:div w:id="591090192">
      <w:bodyDiv w:val="1"/>
      <w:marLeft w:val="0"/>
      <w:marRight w:val="0"/>
      <w:marTop w:val="0"/>
      <w:marBottom w:val="0"/>
      <w:divBdr>
        <w:top w:val="none" w:sz="0" w:space="0" w:color="auto"/>
        <w:left w:val="none" w:sz="0" w:space="0" w:color="auto"/>
        <w:bottom w:val="none" w:sz="0" w:space="0" w:color="auto"/>
        <w:right w:val="none" w:sz="0" w:space="0" w:color="auto"/>
      </w:divBdr>
    </w:div>
    <w:div w:id="591203729">
      <w:bodyDiv w:val="1"/>
      <w:marLeft w:val="0"/>
      <w:marRight w:val="0"/>
      <w:marTop w:val="0"/>
      <w:marBottom w:val="0"/>
      <w:divBdr>
        <w:top w:val="none" w:sz="0" w:space="0" w:color="auto"/>
        <w:left w:val="none" w:sz="0" w:space="0" w:color="auto"/>
        <w:bottom w:val="none" w:sz="0" w:space="0" w:color="auto"/>
        <w:right w:val="none" w:sz="0" w:space="0" w:color="auto"/>
      </w:divBdr>
    </w:div>
    <w:div w:id="591359469">
      <w:bodyDiv w:val="1"/>
      <w:marLeft w:val="0"/>
      <w:marRight w:val="0"/>
      <w:marTop w:val="0"/>
      <w:marBottom w:val="0"/>
      <w:divBdr>
        <w:top w:val="none" w:sz="0" w:space="0" w:color="auto"/>
        <w:left w:val="none" w:sz="0" w:space="0" w:color="auto"/>
        <w:bottom w:val="none" w:sz="0" w:space="0" w:color="auto"/>
        <w:right w:val="none" w:sz="0" w:space="0" w:color="auto"/>
      </w:divBdr>
    </w:div>
    <w:div w:id="591469349">
      <w:bodyDiv w:val="1"/>
      <w:marLeft w:val="0"/>
      <w:marRight w:val="0"/>
      <w:marTop w:val="0"/>
      <w:marBottom w:val="0"/>
      <w:divBdr>
        <w:top w:val="none" w:sz="0" w:space="0" w:color="auto"/>
        <w:left w:val="none" w:sz="0" w:space="0" w:color="auto"/>
        <w:bottom w:val="none" w:sz="0" w:space="0" w:color="auto"/>
        <w:right w:val="none" w:sz="0" w:space="0" w:color="auto"/>
      </w:divBdr>
    </w:div>
    <w:div w:id="591933648">
      <w:bodyDiv w:val="1"/>
      <w:marLeft w:val="0"/>
      <w:marRight w:val="0"/>
      <w:marTop w:val="0"/>
      <w:marBottom w:val="0"/>
      <w:divBdr>
        <w:top w:val="none" w:sz="0" w:space="0" w:color="auto"/>
        <w:left w:val="none" w:sz="0" w:space="0" w:color="auto"/>
        <w:bottom w:val="none" w:sz="0" w:space="0" w:color="auto"/>
        <w:right w:val="none" w:sz="0" w:space="0" w:color="auto"/>
      </w:divBdr>
    </w:div>
    <w:div w:id="591940038">
      <w:bodyDiv w:val="1"/>
      <w:marLeft w:val="0"/>
      <w:marRight w:val="0"/>
      <w:marTop w:val="0"/>
      <w:marBottom w:val="0"/>
      <w:divBdr>
        <w:top w:val="none" w:sz="0" w:space="0" w:color="auto"/>
        <w:left w:val="none" w:sz="0" w:space="0" w:color="auto"/>
        <w:bottom w:val="none" w:sz="0" w:space="0" w:color="auto"/>
        <w:right w:val="none" w:sz="0" w:space="0" w:color="auto"/>
      </w:divBdr>
    </w:div>
    <w:div w:id="592053059">
      <w:bodyDiv w:val="1"/>
      <w:marLeft w:val="0"/>
      <w:marRight w:val="0"/>
      <w:marTop w:val="0"/>
      <w:marBottom w:val="0"/>
      <w:divBdr>
        <w:top w:val="none" w:sz="0" w:space="0" w:color="auto"/>
        <w:left w:val="none" w:sz="0" w:space="0" w:color="auto"/>
        <w:bottom w:val="none" w:sz="0" w:space="0" w:color="auto"/>
        <w:right w:val="none" w:sz="0" w:space="0" w:color="auto"/>
      </w:divBdr>
    </w:div>
    <w:div w:id="592056498">
      <w:bodyDiv w:val="1"/>
      <w:marLeft w:val="0"/>
      <w:marRight w:val="0"/>
      <w:marTop w:val="0"/>
      <w:marBottom w:val="0"/>
      <w:divBdr>
        <w:top w:val="none" w:sz="0" w:space="0" w:color="auto"/>
        <w:left w:val="none" w:sz="0" w:space="0" w:color="auto"/>
        <w:bottom w:val="none" w:sz="0" w:space="0" w:color="auto"/>
        <w:right w:val="none" w:sz="0" w:space="0" w:color="auto"/>
      </w:divBdr>
    </w:div>
    <w:div w:id="592131428">
      <w:bodyDiv w:val="1"/>
      <w:marLeft w:val="0"/>
      <w:marRight w:val="0"/>
      <w:marTop w:val="0"/>
      <w:marBottom w:val="0"/>
      <w:divBdr>
        <w:top w:val="none" w:sz="0" w:space="0" w:color="auto"/>
        <w:left w:val="none" w:sz="0" w:space="0" w:color="auto"/>
        <w:bottom w:val="none" w:sz="0" w:space="0" w:color="auto"/>
        <w:right w:val="none" w:sz="0" w:space="0" w:color="auto"/>
      </w:divBdr>
    </w:div>
    <w:div w:id="592864678">
      <w:bodyDiv w:val="1"/>
      <w:marLeft w:val="0"/>
      <w:marRight w:val="0"/>
      <w:marTop w:val="0"/>
      <w:marBottom w:val="0"/>
      <w:divBdr>
        <w:top w:val="none" w:sz="0" w:space="0" w:color="auto"/>
        <w:left w:val="none" w:sz="0" w:space="0" w:color="auto"/>
        <w:bottom w:val="none" w:sz="0" w:space="0" w:color="auto"/>
        <w:right w:val="none" w:sz="0" w:space="0" w:color="auto"/>
      </w:divBdr>
    </w:div>
    <w:div w:id="592931595">
      <w:bodyDiv w:val="1"/>
      <w:marLeft w:val="0"/>
      <w:marRight w:val="0"/>
      <w:marTop w:val="0"/>
      <w:marBottom w:val="0"/>
      <w:divBdr>
        <w:top w:val="none" w:sz="0" w:space="0" w:color="auto"/>
        <w:left w:val="none" w:sz="0" w:space="0" w:color="auto"/>
        <w:bottom w:val="none" w:sz="0" w:space="0" w:color="auto"/>
        <w:right w:val="none" w:sz="0" w:space="0" w:color="auto"/>
      </w:divBdr>
    </w:div>
    <w:div w:id="593517400">
      <w:bodyDiv w:val="1"/>
      <w:marLeft w:val="0"/>
      <w:marRight w:val="0"/>
      <w:marTop w:val="0"/>
      <w:marBottom w:val="0"/>
      <w:divBdr>
        <w:top w:val="none" w:sz="0" w:space="0" w:color="auto"/>
        <w:left w:val="none" w:sz="0" w:space="0" w:color="auto"/>
        <w:bottom w:val="none" w:sz="0" w:space="0" w:color="auto"/>
        <w:right w:val="none" w:sz="0" w:space="0" w:color="auto"/>
      </w:divBdr>
    </w:div>
    <w:div w:id="593905613">
      <w:bodyDiv w:val="1"/>
      <w:marLeft w:val="0"/>
      <w:marRight w:val="0"/>
      <w:marTop w:val="0"/>
      <w:marBottom w:val="0"/>
      <w:divBdr>
        <w:top w:val="none" w:sz="0" w:space="0" w:color="auto"/>
        <w:left w:val="none" w:sz="0" w:space="0" w:color="auto"/>
        <w:bottom w:val="none" w:sz="0" w:space="0" w:color="auto"/>
        <w:right w:val="none" w:sz="0" w:space="0" w:color="auto"/>
      </w:divBdr>
    </w:div>
    <w:div w:id="594242161">
      <w:bodyDiv w:val="1"/>
      <w:marLeft w:val="0"/>
      <w:marRight w:val="0"/>
      <w:marTop w:val="0"/>
      <w:marBottom w:val="0"/>
      <w:divBdr>
        <w:top w:val="none" w:sz="0" w:space="0" w:color="auto"/>
        <w:left w:val="none" w:sz="0" w:space="0" w:color="auto"/>
        <w:bottom w:val="none" w:sz="0" w:space="0" w:color="auto"/>
        <w:right w:val="none" w:sz="0" w:space="0" w:color="auto"/>
      </w:divBdr>
    </w:div>
    <w:div w:id="594477390">
      <w:bodyDiv w:val="1"/>
      <w:marLeft w:val="0"/>
      <w:marRight w:val="0"/>
      <w:marTop w:val="0"/>
      <w:marBottom w:val="0"/>
      <w:divBdr>
        <w:top w:val="none" w:sz="0" w:space="0" w:color="auto"/>
        <w:left w:val="none" w:sz="0" w:space="0" w:color="auto"/>
        <w:bottom w:val="none" w:sz="0" w:space="0" w:color="auto"/>
        <w:right w:val="none" w:sz="0" w:space="0" w:color="auto"/>
      </w:divBdr>
    </w:div>
    <w:div w:id="594509618">
      <w:bodyDiv w:val="1"/>
      <w:marLeft w:val="0"/>
      <w:marRight w:val="0"/>
      <w:marTop w:val="0"/>
      <w:marBottom w:val="0"/>
      <w:divBdr>
        <w:top w:val="none" w:sz="0" w:space="0" w:color="auto"/>
        <w:left w:val="none" w:sz="0" w:space="0" w:color="auto"/>
        <w:bottom w:val="none" w:sz="0" w:space="0" w:color="auto"/>
        <w:right w:val="none" w:sz="0" w:space="0" w:color="auto"/>
      </w:divBdr>
    </w:div>
    <w:div w:id="594558640">
      <w:bodyDiv w:val="1"/>
      <w:marLeft w:val="0"/>
      <w:marRight w:val="0"/>
      <w:marTop w:val="0"/>
      <w:marBottom w:val="0"/>
      <w:divBdr>
        <w:top w:val="none" w:sz="0" w:space="0" w:color="auto"/>
        <w:left w:val="none" w:sz="0" w:space="0" w:color="auto"/>
        <w:bottom w:val="none" w:sz="0" w:space="0" w:color="auto"/>
        <w:right w:val="none" w:sz="0" w:space="0" w:color="auto"/>
      </w:divBdr>
    </w:div>
    <w:div w:id="594677560">
      <w:bodyDiv w:val="1"/>
      <w:marLeft w:val="0"/>
      <w:marRight w:val="0"/>
      <w:marTop w:val="0"/>
      <w:marBottom w:val="0"/>
      <w:divBdr>
        <w:top w:val="none" w:sz="0" w:space="0" w:color="auto"/>
        <w:left w:val="none" w:sz="0" w:space="0" w:color="auto"/>
        <w:bottom w:val="none" w:sz="0" w:space="0" w:color="auto"/>
        <w:right w:val="none" w:sz="0" w:space="0" w:color="auto"/>
      </w:divBdr>
    </w:div>
    <w:div w:id="594679135">
      <w:bodyDiv w:val="1"/>
      <w:marLeft w:val="0"/>
      <w:marRight w:val="0"/>
      <w:marTop w:val="0"/>
      <w:marBottom w:val="0"/>
      <w:divBdr>
        <w:top w:val="none" w:sz="0" w:space="0" w:color="auto"/>
        <w:left w:val="none" w:sz="0" w:space="0" w:color="auto"/>
        <w:bottom w:val="none" w:sz="0" w:space="0" w:color="auto"/>
        <w:right w:val="none" w:sz="0" w:space="0" w:color="auto"/>
      </w:divBdr>
    </w:div>
    <w:div w:id="594822429">
      <w:bodyDiv w:val="1"/>
      <w:marLeft w:val="0"/>
      <w:marRight w:val="0"/>
      <w:marTop w:val="0"/>
      <w:marBottom w:val="0"/>
      <w:divBdr>
        <w:top w:val="none" w:sz="0" w:space="0" w:color="auto"/>
        <w:left w:val="none" w:sz="0" w:space="0" w:color="auto"/>
        <w:bottom w:val="none" w:sz="0" w:space="0" w:color="auto"/>
        <w:right w:val="none" w:sz="0" w:space="0" w:color="auto"/>
      </w:divBdr>
    </w:div>
    <w:div w:id="595404281">
      <w:bodyDiv w:val="1"/>
      <w:marLeft w:val="0"/>
      <w:marRight w:val="0"/>
      <w:marTop w:val="0"/>
      <w:marBottom w:val="0"/>
      <w:divBdr>
        <w:top w:val="none" w:sz="0" w:space="0" w:color="auto"/>
        <w:left w:val="none" w:sz="0" w:space="0" w:color="auto"/>
        <w:bottom w:val="none" w:sz="0" w:space="0" w:color="auto"/>
        <w:right w:val="none" w:sz="0" w:space="0" w:color="auto"/>
      </w:divBdr>
    </w:div>
    <w:div w:id="595409678">
      <w:bodyDiv w:val="1"/>
      <w:marLeft w:val="0"/>
      <w:marRight w:val="0"/>
      <w:marTop w:val="0"/>
      <w:marBottom w:val="0"/>
      <w:divBdr>
        <w:top w:val="none" w:sz="0" w:space="0" w:color="auto"/>
        <w:left w:val="none" w:sz="0" w:space="0" w:color="auto"/>
        <w:bottom w:val="none" w:sz="0" w:space="0" w:color="auto"/>
        <w:right w:val="none" w:sz="0" w:space="0" w:color="auto"/>
      </w:divBdr>
    </w:div>
    <w:div w:id="595482279">
      <w:bodyDiv w:val="1"/>
      <w:marLeft w:val="0"/>
      <w:marRight w:val="0"/>
      <w:marTop w:val="0"/>
      <w:marBottom w:val="0"/>
      <w:divBdr>
        <w:top w:val="none" w:sz="0" w:space="0" w:color="auto"/>
        <w:left w:val="none" w:sz="0" w:space="0" w:color="auto"/>
        <w:bottom w:val="none" w:sz="0" w:space="0" w:color="auto"/>
        <w:right w:val="none" w:sz="0" w:space="0" w:color="auto"/>
      </w:divBdr>
    </w:div>
    <w:div w:id="595794682">
      <w:bodyDiv w:val="1"/>
      <w:marLeft w:val="0"/>
      <w:marRight w:val="0"/>
      <w:marTop w:val="0"/>
      <w:marBottom w:val="0"/>
      <w:divBdr>
        <w:top w:val="none" w:sz="0" w:space="0" w:color="auto"/>
        <w:left w:val="none" w:sz="0" w:space="0" w:color="auto"/>
        <w:bottom w:val="none" w:sz="0" w:space="0" w:color="auto"/>
        <w:right w:val="none" w:sz="0" w:space="0" w:color="auto"/>
      </w:divBdr>
    </w:div>
    <w:div w:id="595795915">
      <w:bodyDiv w:val="1"/>
      <w:marLeft w:val="0"/>
      <w:marRight w:val="0"/>
      <w:marTop w:val="0"/>
      <w:marBottom w:val="0"/>
      <w:divBdr>
        <w:top w:val="none" w:sz="0" w:space="0" w:color="auto"/>
        <w:left w:val="none" w:sz="0" w:space="0" w:color="auto"/>
        <w:bottom w:val="none" w:sz="0" w:space="0" w:color="auto"/>
        <w:right w:val="none" w:sz="0" w:space="0" w:color="auto"/>
      </w:divBdr>
    </w:div>
    <w:div w:id="595938113">
      <w:bodyDiv w:val="1"/>
      <w:marLeft w:val="0"/>
      <w:marRight w:val="0"/>
      <w:marTop w:val="0"/>
      <w:marBottom w:val="0"/>
      <w:divBdr>
        <w:top w:val="none" w:sz="0" w:space="0" w:color="auto"/>
        <w:left w:val="none" w:sz="0" w:space="0" w:color="auto"/>
        <w:bottom w:val="none" w:sz="0" w:space="0" w:color="auto"/>
        <w:right w:val="none" w:sz="0" w:space="0" w:color="auto"/>
      </w:divBdr>
    </w:div>
    <w:div w:id="596601223">
      <w:bodyDiv w:val="1"/>
      <w:marLeft w:val="0"/>
      <w:marRight w:val="0"/>
      <w:marTop w:val="0"/>
      <w:marBottom w:val="0"/>
      <w:divBdr>
        <w:top w:val="none" w:sz="0" w:space="0" w:color="auto"/>
        <w:left w:val="none" w:sz="0" w:space="0" w:color="auto"/>
        <w:bottom w:val="none" w:sz="0" w:space="0" w:color="auto"/>
        <w:right w:val="none" w:sz="0" w:space="0" w:color="auto"/>
      </w:divBdr>
    </w:div>
    <w:div w:id="596712816">
      <w:bodyDiv w:val="1"/>
      <w:marLeft w:val="0"/>
      <w:marRight w:val="0"/>
      <w:marTop w:val="0"/>
      <w:marBottom w:val="0"/>
      <w:divBdr>
        <w:top w:val="none" w:sz="0" w:space="0" w:color="auto"/>
        <w:left w:val="none" w:sz="0" w:space="0" w:color="auto"/>
        <w:bottom w:val="none" w:sz="0" w:space="0" w:color="auto"/>
        <w:right w:val="none" w:sz="0" w:space="0" w:color="auto"/>
      </w:divBdr>
    </w:div>
    <w:div w:id="596714316">
      <w:bodyDiv w:val="1"/>
      <w:marLeft w:val="0"/>
      <w:marRight w:val="0"/>
      <w:marTop w:val="0"/>
      <w:marBottom w:val="0"/>
      <w:divBdr>
        <w:top w:val="none" w:sz="0" w:space="0" w:color="auto"/>
        <w:left w:val="none" w:sz="0" w:space="0" w:color="auto"/>
        <w:bottom w:val="none" w:sz="0" w:space="0" w:color="auto"/>
        <w:right w:val="none" w:sz="0" w:space="0" w:color="auto"/>
      </w:divBdr>
    </w:div>
    <w:div w:id="596836460">
      <w:bodyDiv w:val="1"/>
      <w:marLeft w:val="0"/>
      <w:marRight w:val="0"/>
      <w:marTop w:val="0"/>
      <w:marBottom w:val="0"/>
      <w:divBdr>
        <w:top w:val="none" w:sz="0" w:space="0" w:color="auto"/>
        <w:left w:val="none" w:sz="0" w:space="0" w:color="auto"/>
        <w:bottom w:val="none" w:sz="0" w:space="0" w:color="auto"/>
        <w:right w:val="none" w:sz="0" w:space="0" w:color="auto"/>
      </w:divBdr>
    </w:div>
    <w:div w:id="596982590">
      <w:bodyDiv w:val="1"/>
      <w:marLeft w:val="0"/>
      <w:marRight w:val="0"/>
      <w:marTop w:val="0"/>
      <w:marBottom w:val="0"/>
      <w:divBdr>
        <w:top w:val="none" w:sz="0" w:space="0" w:color="auto"/>
        <w:left w:val="none" w:sz="0" w:space="0" w:color="auto"/>
        <w:bottom w:val="none" w:sz="0" w:space="0" w:color="auto"/>
        <w:right w:val="none" w:sz="0" w:space="0" w:color="auto"/>
      </w:divBdr>
    </w:div>
    <w:div w:id="597326073">
      <w:bodyDiv w:val="1"/>
      <w:marLeft w:val="0"/>
      <w:marRight w:val="0"/>
      <w:marTop w:val="0"/>
      <w:marBottom w:val="0"/>
      <w:divBdr>
        <w:top w:val="none" w:sz="0" w:space="0" w:color="auto"/>
        <w:left w:val="none" w:sz="0" w:space="0" w:color="auto"/>
        <w:bottom w:val="none" w:sz="0" w:space="0" w:color="auto"/>
        <w:right w:val="none" w:sz="0" w:space="0" w:color="auto"/>
      </w:divBdr>
    </w:div>
    <w:div w:id="597373863">
      <w:bodyDiv w:val="1"/>
      <w:marLeft w:val="0"/>
      <w:marRight w:val="0"/>
      <w:marTop w:val="0"/>
      <w:marBottom w:val="0"/>
      <w:divBdr>
        <w:top w:val="none" w:sz="0" w:space="0" w:color="auto"/>
        <w:left w:val="none" w:sz="0" w:space="0" w:color="auto"/>
        <w:bottom w:val="none" w:sz="0" w:space="0" w:color="auto"/>
        <w:right w:val="none" w:sz="0" w:space="0" w:color="auto"/>
      </w:divBdr>
    </w:div>
    <w:div w:id="597637339">
      <w:bodyDiv w:val="1"/>
      <w:marLeft w:val="0"/>
      <w:marRight w:val="0"/>
      <w:marTop w:val="0"/>
      <w:marBottom w:val="0"/>
      <w:divBdr>
        <w:top w:val="none" w:sz="0" w:space="0" w:color="auto"/>
        <w:left w:val="none" w:sz="0" w:space="0" w:color="auto"/>
        <w:bottom w:val="none" w:sz="0" w:space="0" w:color="auto"/>
        <w:right w:val="none" w:sz="0" w:space="0" w:color="auto"/>
      </w:divBdr>
    </w:div>
    <w:div w:id="597643368">
      <w:bodyDiv w:val="1"/>
      <w:marLeft w:val="0"/>
      <w:marRight w:val="0"/>
      <w:marTop w:val="0"/>
      <w:marBottom w:val="0"/>
      <w:divBdr>
        <w:top w:val="none" w:sz="0" w:space="0" w:color="auto"/>
        <w:left w:val="none" w:sz="0" w:space="0" w:color="auto"/>
        <w:bottom w:val="none" w:sz="0" w:space="0" w:color="auto"/>
        <w:right w:val="none" w:sz="0" w:space="0" w:color="auto"/>
      </w:divBdr>
    </w:div>
    <w:div w:id="598030403">
      <w:bodyDiv w:val="1"/>
      <w:marLeft w:val="0"/>
      <w:marRight w:val="0"/>
      <w:marTop w:val="0"/>
      <w:marBottom w:val="0"/>
      <w:divBdr>
        <w:top w:val="none" w:sz="0" w:space="0" w:color="auto"/>
        <w:left w:val="none" w:sz="0" w:space="0" w:color="auto"/>
        <w:bottom w:val="none" w:sz="0" w:space="0" w:color="auto"/>
        <w:right w:val="none" w:sz="0" w:space="0" w:color="auto"/>
      </w:divBdr>
    </w:div>
    <w:div w:id="598099564">
      <w:bodyDiv w:val="1"/>
      <w:marLeft w:val="0"/>
      <w:marRight w:val="0"/>
      <w:marTop w:val="0"/>
      <w:marBottom w:val="0"/>
      <w:divBdr>
        <w:top w:val="none" w:sz="0" w:space="0" w:color="auto"/>
        <w:left w:val="none" w:sz="0" w:space="0" w:color="auto"/>
        <w:bottom w:val="none" w:sz="0" w:space="0" w:color="auto"/>
        <w:right w:val="none" w:sz="0" w:space="0" w:color="auto"/>
      </w:divBdr>
    </w:div>
    <w:div w:id="598177805">
      <w:bodyDiv w:val="1"/>
      <w:marLeft w:val="0"/>
      <w:marRight w:val="0"/>
      <w:marTop w:val="0"/>
      <w:marBottom w:val="0"/>
      <w:divBdr>
        <w:top w:val="none" w:sz="0" w:space="0" w:color="auto"/>
        <w:left w:val="none" w:sz="0" w:space="0" w:color="auto"/>
        <w:bottom w:val="none" w:sz="0" w:space="0" w:color="auto"/>
        <w:right w:val="none" w:sz="0" w:space="0" w:color="auto"/>
      </w:divBdr>
    </w:div>
    <w:div w:id="598218616">
      <w:bodyDiv w:val="1"/>
      <w:marLeft w:val="0"/>
      <w:marRight w:val="0"/>
      <w:marTop w:val="0"/>
      <w:marBottom w:val="0"/>
      <w:divBdr>
        <w:top w:val="none" w:sz="0" w:space="0" w:color="auto"/>
        <w:left w:val="none" w:sz="0" w:space="0" w:color="auto"/>
        <w:bottom w:val="none" w:sz="0" w:space="0" w:color="auto"/>
        <w:right w:val="none" w:sz="0" w:space="0" w:color="auto"/>
      </w:divBdr>
    </w:div>
    <w:div w:id="599026090">
      <w:bodyDiv w:val="1"/>
      <w:marLeft w:val="0"/>
      <w:marRight w:val="0"/>
      <w:marTop w:val="0"/>
      <w:marBottom w:val="0"/>
      <w:divBdr>
        <w:top w:val="none" w:sz="0" w:space="0" w:color="auto"/>
        <w:left w:val="none" w:sz="0" w:space="0" w:color="auto"/>
        <w:bottom w:val="none" w:sz="0" w:space="0" w:color="auto"/>
        <w:right w:val="none" w:sz="0" w:space="0" w:color="auto"/>
      </w:divBdr>
    </w:div>
    <w:div w:id="599676926">
      <w:bodyDiv w:val="1"/>
      <w:marLeft w:val="0"/>
      <w:marRight w:val="0"/>
      <w:marTop w:val="0"/>
      <w:marBottom w:val="0"/>
      <w:divBdr>
        <w:top w:val="none" w:sz="0" w:space="0" w:color="auto"/>
        <w:left w:val="none" w:sz="0" w:space="0" w:color="auto"/>
        <w:bottom w:val="none" w:sz="0" w:space="0" w:color="auto"/>
        <w:right w:val="none" w:sz="0" w:space="0" w:color="auto"/>
      </w:divBdr>
    </w:div>
    <w:div w:id="600181541">
      <w:bodyDiv w:val="1"/>
      <w:marLeft w:val="0"/>
      <w:marRight w:val="0"/>
      <w:marTop w:val="0"/>
      <w:marBottom w:val="0"/>
      <w:divBdr>
        <w:top w:val="none" w:sz="0" w:space="0" w:color="auto"/>
        <w:left w:val="none" w:sz="0" w:space="0" w:color="auto"/>
        <w:bottom w:val="none" w:sz="0" w:space="0" w:color="auto"/>
        <w:right w:val="none" w:sz="0" w:space="0" w:color="auto"/>
      </w:divBdr>
    </w:div>
    <w:div w:id="600185721">
      <w:bodyDiv w:val="1"/>
      <w:marLeft w:val="0"/>
      <w:marRight w:val="0"/>
      <w:marTop w:val="0"/>
      <w:marBottom w:val="0"/>
      <w:divBdr>
        <w:top w:val="none" w:sz="0" w:space="0" w:color="auto"/>
        <w:left w:val="none" w:sz="0" w:space="0" w:color="auto"/>
        <w:bottom w:val="none" w:sz="0" w:space="0" w:color="auto"/>
        <w:right w:val="none" w:sz="0" w:space="0" w:color="auto"/>
      </w:divBdr>
    </w:div>
    <w:div w:id="600187361">
      <w:bodyDiv w:val="1"/>
      <w:marLeft w:val="0"/>
      <w:marRight w:val="0"/>
      <w:marTop w:val="0"/>
      <w:marBottom w:val="0"/>
      <w:divBdr>
        <w:top w:val="none" w:sz="0" w:space="0" w:color="auto"/>
        <w:left w:val="none" w:sz="0" w:space="0" w:color="auto"/>
        <w:bottom w:val="none" w:sz="0" w:space="0" w:color="auto"/>
        <w:right w:val="none" w:sz="0" w:space="0" w:color="auto"/>
      </w:divBdr>
    </w:div>
    <w:div w:id="600260249">
      <w:bodyDiv w:val="1"/>
      <w:marLeft w:val="0"/>
      <w:marRight w:val="0"/>
      <w:marTop w:val="0"/>
      <w:marBottom w:val="0"/>
      <w:divBdr>
        <w:top w:val="none" w:sz="0" w:space="0" w:color="auto"/>
        <w:left w:val="none" w:sz="0" w:space="0" w:color="auto"/>
        <w:bottom w:val="none" w:sz="0" w:space="0" w:color="auto"/>
        <w:right w:val="none" w:sz="0" w:space="0" w:color="auto"/>
      </w:divBdr>
    </w:div>
    <w:div w:id="600839330">
      <w:bodyDiv w:val="1"/>
      <w:marLeft w:val="0"/>
      <w:marRight w:val="0"/>
      <w:marTop w:val="0"/>
      <w:marBottom w:val="0"/>
      <w:divBdr>
        <w:top w:val="none" w:sz="0" w:space="0" w:color="auto"/>
        <w:left w:val="none" w:sz="0" w:space="0" w:color="auto"/>
        <w:bottom w:val="none" w:sz="0" w:space="0" w:color="auto"/>
        <w:right w:val="none" w:sz="0" w:space="0" w:color="auto"/>
      </w:divBdr>
    </w:div>
    <w:div w:id="600915538">
      <w:bodyDiv w:val="1"/>
      <w:marLeft w:val="0"/>
      <w:marRight w:val="0"/>
      <w:marTop w:val="0"/>
      <w:marBottom w:val="0"/>
      <w:divBdr>
        <w:top w:val="none" w:sz="0" w:space="0" w:color="auto"/>
        <w:left w:val="none" w:sz="0" w:space="0" w:color="auto"/>
        <w:bottom w:val="none" w:sz="0" w:space="0" w:color="auto"/>
        <w:right w:val="none" w:sz="0" w:space="0" w:color="auto"/>
      </w:divBdr>
    </w:div>
    <w:div w:id="600996023">
      <w:bodyDiv w:val="1"/>
      <w:marLeft w:val="0"/>
      <w:marRight w:val="0"/>
      <w:marTop w:val="0"/>
      <w:marBottom w:val="0"/>
      <w:divBdr>
        <w:top w:val="none" w:sz="0" w:space="0" w:color="auto"/>
        <w:left w:val="none" w:sz="0" w:space="0" w:color="auto"/>
        <w:bottom w:val="none" w:sz="0" w:space="0" w:color="auto"/>
        <w:right w:val="none" w:sz="0" w:space="0" w:color="auto"/>
      </w:divBdr>
    </w:div>
    <w:div w:id="601381256">
      <w:bodyDiv w:val="1"/>
      <w:marLeft w:val="0"/>
      <w:marRight w:val="0"/>
      <w:marTop w:val="0"/>
      <w:marBottom w:val="0"/>
      <w:divBdr>
        <w:top w:val="none" w:sz="0" w:space="0" w:color="auto"/>
        <w:left w:val="none" w:sz="0" w:space="0" w:color="auto"/>
        <w:bottom w:val="none" w:sz="0" w:space="0" w:color="auto"/>
        <w:right w:val="none" w:sz="0" w:space="0" w:color="auto"/>
      </w:divBdr>
    </w:div>
    <w:div w:id="601694104">
      <w:bodyDiv w:val="1"/>
      <w:marLeft w:val="0"/>
      <w:marRight w:val="0"/>
      <w:marTop w:val="0"/>
      <w:marBottom w:val="0"/>
      <w:divBdr>
        <w:top w:val="none" w:sz="0" w:space="0" w:color="auto"/>
        <w:left w:val="none" w:sz="0" w:space="0" w:color="auto"/>
        <w:bottom w:val="none" w:sz="0" w:space="0" w:color="auto"/>
        <w:right w:val="none" w:sz="0" w:space="0" w:color="auto"/>
      </w:divBdr>
    </w:div>
    <w:div w:id="601887352">
      <w:bodyDiv w:val="1"/>
      <w:marLeft w:val="0"/>
      <w:marRight w:val="0"/>
      <w:marTop w:val="0"/>
      <w:marBottom w:val="0"/>
      <w:divBdr>
        <w:top w:val="none" w:sz="0" w:space="0" w:color="auto"/>
        <w:left w:val="none" w:sz="0" w:space="0" w:color="auto"/>
        <w:bottom w:val="none" w:sz="0" w:space="0" w:color="auto"/>
        <w:right w:val="none" w:sz="0" w:space="0" w:color="auto"/>
      </w:divBdr>
    </w:div>
    <w:div w:id="602230734">
      <w:bodyDiv w:val="1"/>
      <w:marLeft w:val="0"/>
      <w:marRight w:val="0"/>
      <w:marTop w:val="0"/>
      <w:marBottom w:val="0"/>
      <w:divBdr>
        <w:top w:val="none" w:sz="0" w:space="0" w:color="auto"/>
        <w:left w:val="none" w:sz="0" w:space="0" w:color="auto"/>
        <w:bottom w:val="none" w:sz="0" w:space="0" w:color="auto"/>
        <w:right w:val="none" w:sz="0" w:space="0" w:color="auto"/>
      </w:divBdr>
    </w:div>
    <w:div w:id="603272193">
      <w:bodyDiv w:val="1"/>
      <w:marLeft w:val="0"/>
      <w:marRight w:val="0"/>
      <w:marTop w:val="0"/>
      <w:marBottom w:val="0"/>
      <w:divBdr>
        <w:top w:val="none" w:sz="0" w:space="0" w:color="auto"/>
        <w:left w:val="none" w:sz="0" w:space="0" w:color="auto"/>
        <w:bottom w:val="none" w:sz="0" w:space="0" w:color="auto"/>
        <w:right w:val="none" w:sz="0" w:space="0" w:color="auto"/>
      </w:divBdr>
    </w:div>
    <w:div w:id="603344568">
      <w:bodyDiv w:val="1"/>
      <w:marLeft w:val="0"/>
      <w:marRight w:val="0"/>
      <w:marTop w:val="0"/>
      <w:marBottom w:val="0"/>
      <w:divBdr>
        <w:top w:val="none" w:sz="0" w:space="0" w:color="auto"/>
        <w:left w:val="none" w:sz="0" w:space="0" w:color="auto"/>
        <w:bottom w:val="none" w:sz="0" w:space="0" w:color="auto"/>
        <w:right w:val="none" w:sz="0" w:space="0" w:color="auto"/>
      </w:divBdr>
    </w:div>
    <w:div w:id="603999333">
      <w:bodyDiv w:val="1"/>
      <w:marLeft w:val="0"/>
      <w:marRight w:val="0"/>
      <w:marTop w:val="0"/>
      <w:marBottom w:val="0"/>
      <w:divBdr>
        <w:top w:val="none" w:sz="0" w:space="0" w:color="auto"/>
        <w:left w:val="none" w:sz="0" w:space="0" w:color="auto"/>
        <w:bottom w:val="none" w:sz="0" w:space="0" w:color="auto"/>
        <w:right w:val="none" w:sz="0" w:space="0" w:color="auto"/>
      </w:divBdr>
    </w:div>
    <w:div w:id="604112627">
      <w:bodyDiv w:val="1"/>
      <w:marLeft w:val="0"/>
      <w:marRight w:val="0"/>
      <w:marTop w:val="0"/>
      <w:marBottom w:val="0"/>
      <w:divBdr>
        <w:top w:val="none" w:sz="0" w:space="0" w:color="auto"/>
        <w:left w:val="none" w:sz="0" w:space="0" w:color="auto"/>
        <w:bottom w:val="none" w:sz="0" w:space="0" w:color="auto"/>
        <w:right w:val="none" w:sz="0" w:space="0" w:color="auto"/>
      </w:divBdr>
    </w:div>
    <w:div w:id="604383738">
      <w:bodyDiv w:val="1"/>
      <w:marLeft w:val="0"/>
      <w:marRight w:val="0"/>
      <w:marTop w:val="0"/>
      <w:marBottom w:val="0"/>
      <w:divBdr>
        <w:top w:val="none" w:sz="0" w:space="0" w:color="auto"/>
        <w:left w:val="none" w:sz="0" w:space="0" w:color="auto"/>
        <w:bottom w:val="none" w:sz="0" w:space="0" w:color="auto"/>
        <w:right w:val="none" w:sz="0" w:space="0" w:color="auto"/>
      </w:divBdr>
    </w:div>
    <w:div w:id="604918982">
      <w:bodyDiv w:val="1"/>
      <w:marLeft w:val="0"/>
      <w:marRight w:val="0"/>
      <w:marTop w:val="0"/>
      <w:marBottom w:val="0"/>
      <w:divBdr>
        <w:top w:val="none" w:sz="0" w:space="0" w:color="auto"/>
        <w:left w:val="none" w:sz="0" w:space="0" w:color="auto"/>
        <w:bottom w:val="none" w:sz="0" w:space="0" w:color="auto"/>
        <w:right w:val="none" w:sz="0" w:space="0" w:color="auto"/>
      </w:divBdr>
    </w:div>
    <w:div w:id="605425510">
      <w:bodyDiv w:val="1"/>
      <w:marLeft w:val="0"/>
      <w:marRight w:val="0"/>
      <w:marTop w:val="0"/>
      <w:marBottom w:val="0"/>
      <w:divBdr>
        <w:top w:val="none" w:sz="0" w:space="0" w:color="auto"/>
        <w:left w:val="none" w:sz="0" w:space="0" w:color="auto"/>
        <w:bottom w:val="none" w:sz="0" w:space="0" w:color="auto"/>
        <w:right w:val="none" w:sz="0" w:space="0" w:color="auto"/>
      </w:divBdr>
    </w:div>
    <w:div w:id="605578438">
      <w:bodyDiv w:val="1"/>
      <w:marLeft w:val="0"/>
      <w:marRight w:val="0"/>
      <w:marTop w:val="0"/>
      <w:marBottom w:val="0"/>
      <w:divBdr>
        <w:top w:val="none" w:sz="0" w:space="0" w:color="auto"/>
        <w:left w:val="none" w:sz="0" w:space="0" w:color="auto"/>
        <w:bottom w:val="none" w:sz="0" w:space="0" w:color="auto"/>
        <w:right w:val="none" w:sz="0" w:space="0" w:color="auto"/>
      </w:divBdr>
    </w:div>
    <w:div w:id="605965755">
      <w:bodyDiv w:val="1"/>
      <w:marLeft w:val="0"/>
      <w:marRight w:val="0"/>
      <w:marTop w:val="0"/>
      <w:marBottom w:val="0"/>
      <w:divBdr>
        <w:top w:val="none" w:sz="0" w:space="0" w:color="auto"/>
        <w:left w:val="none" w:sz="0" w:space="0" w:color="auto"/>
        <w:bottom w:val="none" w:sz="0" w:space="0" w:color="auto"/>
        <w:right w:val="none" w:sz="0" w:space="0" w:color="auto"/>
      </w:divBdr>
    </w:div>
    <w:div w:id="606230137">
      <w:bodyDiv w:val="1"/>
      <w:marLeft w:val="0"/>
      <w:marRight w:val="0"/>
      <w:marTop w:val="0"/>
      <w:marBottom w:val="0"/>
      <w:divBdr>
        <w:top w:val="none" w:sz="0" w:space="0" w:color="auto"/>
        <w:left w:val="none" w:sz="0" w:space="0" w:color="auto"/>
        <w:bottom w:val="none" w:sz="0" w:space="0" w:color="auto"/>
        <w:right w:val="none" w:sz="0" w:space="0" w:color="auto"/>
      </w:divBdr>
    </w:div>
    <w:div w:id="606279179">
      <w:bodyDiv w:val="1"/>
      <w:marLeft w:val="0"/>
      <w:marRight w:val="0"/>
      <w:marTop w:val="0"/>
      <w:marBottom w:val="0"/>
      <w:divBdr>
        <w:top w:val="none" w:sz="0" w:space="0" w:color="auto"/>
        <w:left w:val="none" w:sz="0" w:space="0" w:color="auto"/>
        <w:bottom w:val="none" w:sz="0" w:space="0" w:color="auto"/>
        <w:right w:val="none" w:sz="0" w:space="0" w:color="auto"/>
      </w:divBdr>
    </w:div>
    <w:div w:id="606429890">
      <w:bodyDiv w:val="1"/>
      <w:marLeft w:val="0"/>
      <w:marRight w:val="0"/>
      <w:marTop w:val="0"/>
      <w:marBottom w:val="0"/>
      <w:divBdr>
        <w:top w:val="none" w:sz="0" w:space="0" w:color="auto"/>
        <w:left w:val="none" w:sz="0" w:space="0" w:color="auto"/>
        <w:bottom w:val="none" w:sz="0" w:space="0" w:color="auto"/>
        <w:right w:val="none" w:sz="0" w:space="0" w:color="auto"/>
      </w:divBdr>
    </w:div>
    <w:div w:id="606699402">
      <w:bodyDiv w:val="1"/>
      <w:marLeft w:val="0"/>
      <w:marRight w:val="0"/>
      <w:marTop w:val="0"/>
      <w:marBottom w:val="0"/>
      <w:divBdr>
        <w:top w:val="none" w:sz="0" w:space="0" w:color="auto"/>
        <w:left w:val="none" w:sz="0" w:space="0" w:color="auto"/>
        <w:bottom w:val="none" w:sz="0" w:space="0" w:color="auto"/>
        <w:right w:val="none" w:sz="0" w:space="0" w:color="auto"/>
      </w:divBdr>
    </w:div>
    <w:div w:id="606888938">
      <w:bodyDiv w:val="1"/>
      <w:marLeft w:val="0"/>
      <w:marRight w:val="0"/>
      <w:marTop w:val="0"/>
      <w:marBottom w:val="0"/>
      <w:divBdr>
        <w:top w:val="none" w:sz="0" w:space="0" w:color="auto"/>
        <w:left w:val="none" w:sz="0" w:space="0" w:color="auto"/>
        <w:bottom w:val="none" w:sz="0" w:space="0" w:color="auto"/>
        <w:right w:val="none" w:sz="0" w:space="0" w:color="auto"/>
      </w:divBdr>
    </w:div>
    <w:div w:id="607127338">
      <w:bodyDiv w:val="1"/>
      <w:marLeft w:val="0"/>
      <w:marRight w:val="0"/>
      <w:marTop w:val="0"/>
      <w:marBottom w:val="0"/>
      <w:divBdr>
        <w:top w:val="none" w:sz="0" w:space="0" w:color="auto"/>
        <w:left w:val="none" w:sz="0" w:space="0" w:color="auto"/>
        <w:bottom w:val="none" w:sz="0" w:space="0" w:color="auto"/>
        <w:right w:val="none" w:sz="0" w:space="0" w:color="auto"/>
      </w:divBdr>
    </w:div>
    <w:div w:id="607352557">
      <w:bodyDiv w:val="1"/>
      <w:marLeft w:val="0"/>
      <w:marRight w:val="0"/>
      <w:marTop w:val="0"/>
      <w:marBottom w:val="0"/>
      <w:divBdr>
        <w:top w:val="none" w:sz="0" w:space="0" w:color="auto"/>
        <w:left w:val="none" w:sz="0" w:space="0" w:color="auto"/>
        <w:bottom w:val="none" w:sz="0" w:space="0" w:color="auto"/>
        <w:right w:val="none" w:sz="0" w:space="0" w:color="auto"/>
      </w:divBdr>
    </w:div>
    <w:div w:id="607398688">
      <w:bodyDiv w:val="1"/>
      <w:marLeft w:val="0"/>
      <w:marRight w:val="0"/>
      <w:marTop w:val="0"/>
      <w:marBottom w:val="0"/>
      <w:divBdr>
        <w:top w:val="none" w:sz="0" w:space="0" w:color="auto"/>
        <w:left w:val="none" w:sz="0" w:space="0" w:color="auto"/>
        <w:bottom w:val="none" w:sz="0" w:space="0" w:color="auto"/>
        <w:right w:val="none" w:sz="0" w:space="0" w:color="auto"/>
      </w:divBdr>
    </w:div>
    <w:div w:id="607539881">
      <w:bodyDiv w:val="1"/>
      <w:marLeft w:val="0"/>
      <w:marRight w:val="0"/>
      <w:marTop w:val="0"/>
      <w:marBottom w:val="0"/>
      <w:divBdr>
        <w:top w:val="none" w:sz="0" w:space="0" w:color="auto"/>
        <w:left w:val="none" w:sz="0" w:space="0" w:color="auto"/>
        <w:bottom w:val="none" w:sz="0" w:space="0" w:color="auto"/>
        <w:right w:val="none" w:sz="0" w:space="0" w:color="auto"/>
      </w:divBdr>
    </w:div>
    <w:div w:id="607927845">
      <w:bodyDiv w:val="1"/>
      <w:marLeft w:val="0"/>
      <w:marRight w:val="0"/>
      <w:marTop w:val="0"/>
      <w:marBottom w:val="0"/>
      <w:divBdr>
        <w:top w:val="none" w:sz="0" w:space="0" w:color="auto"/>
        <w:left w:val="none" w:sz="0" w:space="0" w:color="auto"/>
        <w:bottom w:val="none" w:sz="0" w:space="0" w:color="auto"/>
        <w:right w:val="none" w:sz="0" w:space="0" w:color="auto"/>
      </w:divBdr>
    </w:div>
    <w:div w:id="608046830">
      <w:bodyDiv w:val="1"/>
      <w:marLeft w:val="0"/>
      <w:marRight w:val="0"/>
      <w:marTop w:val="0"/>
      <w:marBottom w:val="0"/>
      <w:divBdr>
        <w:top w:val="none" w:sz="0" w:space="0" w:color="auto"/>
        <w:left w:val="none" w:sz="0" w:space="0" w:color="auto"/>
        <w:bottom w:val="none" w:sz="0" w:space="0" w:color="auto"/>
        <w:right w:val="none" w:sz="0" w:space="0" w:color="auto"/>
      </w:divBdr>
    </w:div>
    <w:div w:id="608663843">
      <w:bodyDiv w:val="1"/>
      <w:marLeft w:val="0"/>
      <w:marRight w:val="0"/>
      <w:marTop w:val="0"/>
      <w:marBottom w:val="0"/>
      <w:divBdr>
        <w:top w:val="none" w:sz="0" w:space="0" w:color="auto"/>
        <w:left w:val="none" w:sz="0" w:space="0" w:color="auto"/>
        <w:bottom w:val="none" w:sz="0" w:space="0" w:color="auto"/>
        <w:right w:val="none" w:sz="0" w:space="0" w:color="auto"/>
      </w:divBdr>
    </w:div>
    <w:div w:id="609162664">
      <w:bodyDiv w:val="1"/>
      <w:marLeft w:val="0"/>
      <w:marRight w:val="0"/>
      <w:marTop w:val="0"/>
      <w:marBottom w:val="0"/>
      <w:divBdr>
        <w:top w:val="none" w:sz="0" w:space="0" w:color="auto"/>
        <w:left w:val="none" w:sz="0" w:space="0" w:color="auto"/>
        <w:bottom w:val="none" w:sz="0" w:space="0" w:color="auto"/>
        <w:right w:val="none" w:sz="0" w:space="0" w:color="auto"/>
      </w:divBdr>
    </w:div>
    <w:div w:id="609313263">
      <w:bodyDiv w:val="1"/>
      <w:marLeft w:val="0"/>
      <w:marRight w:val="0"/>
      <w:marTop w:val="0"/>
      <w:marBottom w:val="0"/>
      <w:divBdr>
        <w:top w:val="none" w:sz="0" w:space="0" w:color="auto"/>
        <w:left w:val="none" w:sz="0" w:space="0" w:color="auto"/>
        <w:bottom w:val="none" w:sz="0" w:space="0" w:color="auto"/>
        <w:right w:val="none" w:sz="0" w:space="0" w:color="auto"/>
      </w:divBdr>
    </w:div>
    <w:div w:id="610011479">
      <w:bodyDiv w:val="1"/>
      <w:marLeft w:val="0"/>
      <w:marRight w:val="0"/>
      <w:marTop w:val="0"/>
      <w:marBottom w:val="0"/>
      <w:divBdr>
        <w:top w:val="none" w:sz="0" w:space="0" w:color="auto"/>
        <w:left w:val="none" w:sz="0" w:space="0" w:color="auto"/>
        <w:bottom w:val="none" w:sz="0" w:space="0" w:color="auto"/>
        <w:right w:val="none" w:sz="0" w:space="0" w:color="auto"/>
      </w:divBdr>
    </w:div>
    <w:div w:id="610013264">
      <w:bodyDiv w:val="1"/>
      <w:marLeft w:val="0"/>
      <w:marRight w:val="0"/>
      <w:marTop w:val="0"/>
      <w:marBottom w:val="0"/>
      <w:divBdr>
        <w:top w:val="none" w:sz="0" w:space="0" w:color="auto"/>
        <w:left w:val="none" w:sz="0" w:space="0" w:color="auto"/>
        <w:bottom w:val="none" w:sz="0" w:space="0" w:color="auto"/>
        <w:right w:val="none" w:sz="0" w:space="0" w:color="auto"/>
      </w:divBdr>
    </w:div>
    <w:div w:id="610161655">
      <w:bodyDiv w:val="1"/>
      <w:marLeft w:val="0"/>
      <w:marRight w:val="0"/>
      <w:marTop w:val="0"/>
      <w:marBottom w:val="0"/>
      <w:divBdr>
        <w:top w:val="none" w:sz="0" w:space="0" w:color="auto"/>
        <w:left w:val="none" w:sz="0" w:space="0" w:color="auto"/>
        <w:bottom w:val="none" w:sz="0" w:space="0" w:color="auto"/>
        <w:right w:val="none" w:sz="0" w:space="0" w:color="auto"/>
      </w:divBdr>
    </w:div>
    <w:div w:id="610212577">
      <w:bodyDiv w:val="1"/>
      <w:marLeft w:val="0"/>
      <w:marRight w:val="0"/>
      <w:marTop w:val="0"/>
      <w:marBottom w:val="0"/>
      <w:divBdr>
        <w:top w:val="none" w:sz="0" w:space="0" w:color="auto"/>
        <w:left w:val="none" w:sz="0" w:space="0" w:color="auto"/>
        <w:bottom w:val="none" w:sz="0" w:space="0" w:color="auto"/>
        <w:right w:val="none" w:sz="0" w:space="0" w:color="auto"/>
      </w:divBdr>
    </w:div>
    <w:div w:id="610893043">
      <w:bodyDiv w:val="1"/>
      <w:marLeft w:val="0"/>
      <w:marRight w:val="0"/>
      <w:marTop w:val="0"/>
      <w:marBottom w:val="0"/>
      <w:divBdr>
        <w:top w:val="none" w:sz="0" w:space="0" w:color="auto"/>
        <w:left w:val="none" w:sz="0" w:space="0" w:color="auto"/>
        <w:bottom w:val="none" w:sz="0" w:space="0" w:color="auto"/>
        <w:right w:val="none" w:sz="0" w:space="0" w:color="auto"/>
      </w:divBdr>
    </w:div>
    <w:div w:id="610942943">
      <w:bodyDiv w:val="1"/>
      <w:marLeft w:val="0"/>
      <w:marRight w:val="0"/>
      <w:marTop w:val="0"/>
      <w:marBottom w:val="0"/>
      <w:divBdr>
        <w:top w:val="none" w:sz="0" w:space="0" w:color="auto"/>
        <w:left w:val="none" w:sz="0" w:space="0" w:color="auto"/>
        <w:bottom w:val="none" w:sz="0" w:space="0" w:color="auto"/>
        <w:right w:val="none" w:sz="0" w:space="0" w:color="auto"/>
      </w:divBdr>
    </w:div>
    <w:div w:id="611011659">
      <w:bodyDiv w:val="1"/>
      <w:marLeft w:val="0"/>
      <w:marRight w:val="0"/>
      <w:marTop w:val="0"/>
      <w:marBottom w:val="0"/>
      <w:divBdr>
        <w:top w:val="none" w:sz="0" w:space="0" w:color="auto"/>
        <w:left w:val="none" w:sz="0" w:space="0" w:color="auto"/>
        <w:bottom w:val="none" w:sz="0" w:space="0" w:color="auto"/>
        <w:right w:val="none" w:sz="0" w:space="0" w:color="auto"/>
      </w:divBdr>
    </w:div>
    <w:div w:id="611059983">
      <w:bodyDiv w:val="1"/>
      <w:marLeft w:val="0"/>
      <w:marRight w:val="0"/>
      <w:marTop w:val="0"/>
      <w:marBottom w:val="0"/>
      <w:divBdr>
        <w:top w:val="none" w:sz="0" w:space="0" w:color="auto"/>
        <w:left w:val="none" w:sz="0" w:space="0" w:color="auto"/>
        <w:bottom w:val="none" w:sz="0" w:space="0" w:color="auto"/>
        <w:right w:val="none" w:sz="0" w:space="0" w:color="auto"/>
      </w:divBdr>
    </w:div>
    <w:div w:id="611131361">
      <w:bodyDiv w:val="1"/>
      <w:marLeft w:val="0"/>
      <w:marRight w:val="0"/>
      <w:marTop w:val="0"/>
      <w:marBottom w:val="0"/>
      <w:divBdr>
        <w:top w:val="none" w:sz="0" w:space="0" w:color="auto"/>
        <w:left w:val="none" w:sz="0" w:space="0" w:color="auto"/>
        <w:bottom w:val="none" w:sz="0" w:space="0" w:color="auto"/>
        <w:right w:val="none" w:sz="0" w:space="0" w:color="auto"/>
      </w:divBdr>
    </w:div>
    <w:div w:id="611285835">
      <w:bodyDiv w:val="1"/>
      <w:marLeft w:val="0"/>
      <w:marRight w:val="0"/>
      <w:marTop w:val="0"/>
      <w:marBottom w:val="0"/>
      <w:divBdr>
        <w:top w:val="none" w:sz="0" w:space="0" w:color="auto"/>
        <w:left w:val="none" w:sz="0" w:space="0" w:color="auto"/>
        <w:bottom w:val="none" w:sz="0" w:space="0" w:color="auto"/>
        <w:right w:val="none" w:sz="0" w:space="0" w:color="auto"/>
      </w:divBdr>
    </w:div>
    <w:div w:id="611521162">
      <w:bodyDiv w:val="1"/>
      <w:marLeft w:val="0"/>
      <w:marRight w:val="0"/>
      <w:marTop w:val="0"/>
      <w:marBottom w:val="0"/>
      <w:divBdr>
        <w:top w:val="none" w:sz="0" w:space="0" w:color="auto"/>
        <w:left w:val="none" w:sz="0" w:space="0" w:color="auto"/>
        <w:bottom w:val="none" w:sz="0" w:space="0" w:color="auto"/>
        <w:right w:val="none" w:sz="0" w:space="0" w:color="auto"/>
      </w:divBdr>
    </w:div>
    <w:div w:id="612052663">
      <w:bodyDiv w:val="1"/>
      <w:marLeft w:val="0"/>
      <w:marRight w:val="0"/>
      <w:marTop w:val="0"/>
      <w:marBottom w:val="0"/>
      <w:divBdr>
        <w:top w:val="none" w:sz="0" w:space="0" w:color="auto"/>
        <w:left w:val="none" w:sz="0" w:space="0" w:color="auto"/>
        <w:bottom w:val="none" w:sz="0" w:space="0" w:color="auto"/>
        <w:right w:val="none" w:sz="0" w:space="0" w:color="auto"/>
      </w:divBdr>
    </w:div>
    <w:div w:id="612128695">
      <w:bodyDiv w:val="1"/>
      <w:marLeft w:val="0"/>
      <w:marRight w:val="0"/>
      <w:marTop w:val="0"/>
      <w:marBottom w:val="0"/>
      <w:divBdr>
        <w:top w:val="none" w:sz="0" w:space="0" w:color="auto"/>
        <w:left w:val="none" w:sz="0" w:space="0" w:color="auto"/>
        <w:bottom w:val="none" w:sz="0" w:space="0" w:color="auto"/>
        <w:right w:val="none" w:sz="0" w:space="0" w:color="auto"/>
      </w:divBdr>
    </w:div>
    <w:div w:id="612789076">
      <w:bodyDiv w:val="1"/>
      <w:marLeft w:val="0"/>
      <w:marRight w:val="0"/>
      <w:marTop w:val="0"/>
      <w:marBottom w:val="0"/>
      <w:divBdr>
        <w:top w:val="none" w:sz="0" w:space="0" w:color="auto"/>
        <w:left w:val="none" w:sz="0" w:space="0" w:color="auto"/>
        <w:bottom w:val="none" w:sz="0" w:space="0" w:color="auto"/>
        <w:right w:val="none" w:sz="0" w:space="0" w:color="auto"/>
      </w:divBdr>
    </w:div>
    <w:div w:id="613367704">
      <w:bodyDiv w:val="1"/>
      <w:marLeft w:val="0"/>
      <w:marRight w:val="0"/>
      <w:marTop w:val="0"/>
      <w:marBottom w:val="0"/>
      <w:divBdr>
        <w:top w:val="none" w:sz="0" w:space="0" w:color="auto"/>
        <w:left w:val="none" w:sz="0" w:space="0" w:color="auto"/>
        <w:bottom w:val="none" w:sz="0" w:space="0" w:color="auto"/>
        <w:right w:val="none" w:sz="0" w:space="0" w:color="auto"/>
      </w:divBdr>
    </w:div>
    <w:div w:id="613370962">
      <w:bodyDiv w:val="1"/>
      <w:marLeft w:val="0"/>
      <w:marRight w:val="0"/>
      <w:marTop w:val="0"/>
      <w:marBottom w:val="0"/>
      <w:divBdr>
        <w:top w:val="none" w:sz="0" w:space="0" w:color="auto"/>
        <w:left w:val="none" w:sz="0" w:space="0" w:color="auto"/>
        <w:bottom w:val="none" w:sz="0" w:space="0" w:color="auto"/>
        <w:right w:val="none" w:sz="0" w:space="0" w:color="auto"/>
      </w:divBdr>
    </w:div>
    <w:div w:id="613441545">
      <w:bodyDiv w:val="1"/>
      <w:marLeft w:val="0"/>
      <w:marRight w:val="0"/>
      <w:marTop w:val="0"/>
      <w:marBottom w:val="0"/>
      <w:divBdr>
        <w:top w:val="none" w:sz="0" w:space="0" w:color="auto"/>
        <w:left w:val="none" w:sz="0" w:space="0" w:color="auto"/>
        <w:bottom w:val="none" w:sz="0" w:space="0" w:color="auto"/>
        <w:right w:val="none" w:sz="0" w:space="0" w:color="auto"/>
      </w:divBdr>
    </w:div>
    <w:div w:id="613633897">
      <w:bodyDiv w:val="1"/>
      <w:marLeft w:val="0"/>
      <w:marRight w:val="0"/>
      <w:marTop w:val="0"/>
      <w:marBottom w:val="0"/>
      <w:divBdr>
        <w:top w:val="none" w:sz="0" w:space="0" w:color="auto"/>
        <w:left w:val="none" w:sz="0" w:space="0" w:color="auto"/>
        <w:bottom w:val="none" w:sz="0" w:space="0" w:color="auto"/>
        <w:right w:val="none" w:sz="0" w:space="0" w:color="auto"/>
      </w:divBdr>
    </w:div>
    <w:div w:id="613711246">
      <w:bodyDiv w:val="1"/>
      <w:marLeft w:val="0"/>
      <w:marRight w:val="0"/>
      <w:marTop w:val="0"/>
      <w:marBottom w:val="0"/>
      <w:divBdr>
        <w:top w:val="none" w:sz="0" w:space="0" w:color="auto"/>
        <w:left w:val="none" w:sz="0" w:space="0" w:color="auto"/>
        <w:bottom w:val="none" w:sz="0" w:space="0" w:color="auto"/>
        <w:right w:val="none" w:sz="0" w:space="0" w:color="auto"/>
      </w:divBdr>
    </w:div>
    <w:div w:id="613750255">
      <w:bodyDiv w:val="1"/>
      <w:marLeft w:val="0"/>
      <w:marRight w:val="0"/>
      <w:marTop w:val="0"/>
      <w:marBottom w:val="0"/>
      <w:divBdr>
        <w:top w:val="none" w:sz="0" w:space="0" w:color="auto"/>
        <w:left w:val="none" w:sz="0" w:space="0" w:color="auto"/>
        <w:bottom w:val="none" w:sz="0" w:space="0" w:color="auto"/>
        <w:right w:val="none" w:sz="0" w:space="0" w:color="auto"/>
      </w:divBdr>
    </w:div>
    <w:div w:id="613751573">
      <w:bodyDiv w:val="1"/>
      <w:marLeft w:val="0"/>
      <w:marRight w:val="0"/>
      <w:marTop w:val="0"/>
      <w:marBottom w:val="0"/>
      <w:divBdr>
        <w:top w:val="none" w:sz="0" w:space="0" w:color="auto"/>
        <w:left w:val="none" w:sz="0" w:space="0" w:color="auto"/>
        <w:bottom w:val="none" w:sz="0" w:space="0" w:color="auto"/>
        <w:right w:val="none" w:sz="0" w:space="0" w:color="auto"/>
      </w:divBdr>
    </w:div>
    <w:div w:id="614945553">
      <w:bodyDiv w:val="1"/>
      <w:marLeft w:val="0"/>
      <w:marRight w:val="0"/>
      <w:marTop w:val="0"/>
      <w:marBottom w:val="0"/>
      <w:divBdr>
        <w:top w:val="none" w:sz="0" w:space="0" w:color="auto"/>
        <w:left w:val="none" w:sz="0" w:space="0" w:color="auto"/>
        <w:bottom w:val="none" w:sz="0" w:space="0" w:color="auto"/>
        <w:right w:val="none" w:sz="0" w:space="0" w:color="auto"/>
      </w:divBdr>
    </w:div>
    <w:div w:id="615059975">
      <w:bodyDiv w:val="1"/>
      <w:marLeft w:val="0"/>
      <w:marRight w:val="0"/>
      <w:marTop w:val="0"/>
      <w:marBottom w:val="0"/>
      <w:divBdr>
        <w:top w:val="none" w:sz="0" w:space="0" w:color="auto"/>
        <w:left w:val="none" w:sz="0" w:space="0" w:color="auto"/>
        <w:bottom w:val="none" w:sz="0" w:space="0" w:color="auto"/>
        <w:right w:val="none" w:sz="0" w:space="0" w:color="auto"/>
      </w:divBdr>
    </w:div>
    <w:div w:id="615453285">
      <w:bodyDiv w:val="1"/>
      <w:marLeft w:val="0"/>
      <w:marRight w:val="0"/>
      <w:marTop w:val="0"/>
      <w:marBottom w:val="0"/>
      <w:divBdr>
        <w:top w:val="none" w:sz="0" w:space="0" w:color="auto"/>
        <w:left w:val="none" w:sz="0" w:space="0" w:color="auto"/>
        <w:bottom w:val="none" w:sz="0" w:space="0" w:color="auto"/>
        <w:right w:val="none" w:sz="0" w:space="0" w:color="auto"/>
      </w:divBdr>
    </w:div>
    <w:div w:id="615527702">
      <w:bodyDiv w:val="1"/>
      <w:marLeft w:val="0"/>
      <w:marRight w:val="0"/>
      <w:marTop w:val="0"/>
      <w:marBottom w:val="0"/>
      <w:divBdr>
        <w:top w:val="none" w:sz="0" w:space="0" w:color="auto"/>
        <w:left w:val="none" w:sz="0" w:space="0" w:color="auto"/>
        <w:bottom w:val="none" w:sz="0" w:space="0" w:color="auto"/>
        <w:right w:val="none" w:sz="0" w:space="0" w:color="auto"/>
      </w:divBdr>
    </w:div>
    <w:div w:id="615529483">
      <w:bodyDiv w:val="1"/>
      <w:marLeft w:val="0"/>
      <w:marRight w:val="0"/>
      <w:marTop w:val="0"/>
      <w:marBottom w:val="0"/>
      <w:divBdr>
        <w:top w:val="none" w:sz="0" w:space="0" w:color="auto"/>
        <w:left w:val="none" w:sz="0" w:space="0" w:color="auto"/>
        <w:bottom w:val="none" w:sz="0" w:space="0" w:color="auto"/>
        <w:right w:val="none" w:sz="0" w:space="0" w:color="auto"/>
      </w:divBdr>
    </w:div>
    <w:div w:id="615985386">
      <w:bodyDiv w:val="1"/>
      <w:marLeft w:val="0"/>
      <w:marRight w:val="0"/>
      <w:marTop w:val="0"/>
      <w:marBottom w:val="0"/>
      <w:divBdr>
        <w:top w:val="none" w:sz="0" w:space="0" w:color="auto"/>
        <w:left w:val="none" w:sz="0" w:space="0" w:color="auto"/>
        <w:bottom w:val="none" w:sz="0" w:space="0" w:color="auto"/>
        <w:right w:val="none" w:sz="0" w:space="0" w:color="auto"/>
      </w:divBdr>
    </w:div>
    <w:div w:id="615986950">
      <w:bodyDiv w:val="1"/>
      <w:marLeft w:val="0"/>
      <w:marRight w:val="0"/>
      <w:marTop w:val="0"/>
      <w:marBottom w:val="0"/>
      <w:divBdr>
        <w:top w:val="none" w:sz="0" w:space="0" w:color="auto"/>
        <w:left w:val="none" w:sz="0" w:space="0" w:color="auto"/>
        <w:bottom w:val="none" w:sz="0" w:space="0" w:color="auto"/>
        <w:right w:val="none" w:sz="0" w:space="0" w:color="auto"/>
      </w:divBdr>
    </w:div>
    <w:div w:id="616061274">
      <w:bodyDiv w:val="1"/>
      <w:marLeft w:val="0"/>
      <w:marRight w:val="0"/>
      <w:marTop w:val="0"/>
      <w:marBottom w:val="0"/>
      <w:divBdr>
        <w:top w:val="none" w:sz="0" w:space="0" w:color="auto"/>
        <w:left w:val="none" w:sz="0" w:space="0" w:color="auto"/>
        <w:bottom w:val="none" w:sz="0" w:space="0" w:color="auto"/>
        <w:right w:val="none" w:sz="0" w:space="0" w:color="auto"/>
      </w:divBdr>
    </w:div>
    <w:div w:id="616109066">
      <w:bodyDiv w:val="1"/>
      <w:marLeft w:val="0"/>
      <w:marRight w:val="0"/>
      <w:marTop w:val="0"/>
      <w:marBottom w:val="0"/>
      <w:divBdr>
        <w:top w:val="none" w:sz="0" w:space="0" w:color="auto"/>
        <w:left w:val="none" w:sz="0" w:space="0" w:color="auto"/>
        <w:bottom w:val="none" w:sz="0" w:space="0" w:color="auto"/>
        <w:right w:val="none" w:sz="0" w:space="0" w:color="auto"/>
      </w:divBdr>
    </w:div>
    <w:div w:id="616451380">
      <w:bodyDiv w:val="1"/>
      <w:marLeft w:val="0"/>
      <w:marRight w:val="0"/>
      <w:marTop w:val="0"/>
      <w:marBottom w:val="0"/>
      <w:divBdr>
        <w:top w:val="none" w:sz="0" w:space="0" w:color="auto"/>
        <w:left w:val="none" w:sz="0" w:space="0" w:color="auto"/>
        <w:bottom w:val="none" w:sz="0" w:space="0" w:color="auto"/>
        <w:right w:val="none" w:sz="0" w:space="0" w:color="auto"/>
      </w:divBdr>
    </w:div>
    <w:div w:id="616641580">
      <w:bodyDiv w:val="1"/>
      <w:marLeft w:val="0"/>
      <w:marRight w:val="0"/>
      <w:marTop w:val="0"/>
      <w:marBottom w:val="0"/>
      <w:divBdr>
        <w:top w:val="none" w:sz="0" w:space="0" w:color="auto"/>
        <w:left w:val="none" w:sz="0" w:space="0" w:color="auto"/>
        <w:bottom w:val="none" w:sz="0" w:space="0" w:color="auto"/>
        <w:right w:val="none" w:sz="0" w:space="0" w:color="auto"/>
      </w:divBdr>
    </w:div>
    <w:div w:id="616647753">
      <w:bodyDiv w:val="1"/>
      <w:marLeft w:val="0"/>
      <w:marRight w:val="0"/>
      <w:marTop w:val="0"/>
      <w:marBottom w:val="0"/>
      <w:divBdr>
        <w:top w:val="none" w:sz="0" w:space="0" w:color="auto"/>
        <w:left w:val="none" w:sz="0" w:space="0" w:color="auto"/>
        <w:bottom w:val="none" w:sz="0" w:space="0" w:color="auto"/>
        <w:right w:val="none" w:sz="0" w:space="0" w:color="auto"/>
      </w:divBdr>
    </w:div>
    <w:div w:id="617491900">
      <w:bodyDiv w:val="1"/>
      <w:marLeft w:val="0"/>
      <w:marRight w:val="0"/>
      <w:marTop w:val="0"/>
      <w:marBottom w:val="0"/>
      <w:divBdr>
        <w:top w:val="none" w:sz="0" w:space="0" w:color="auto"/>
        <w:left w:val="none" w:sz="0" w:space="0" w:color="auto"/>
        <w:bottom w:val="none" w:sz="0" w:space="0" w:color="auto"/>
        <w:right w:val="none" w:sz="0" w:space="0" w:color="auto"/>
      </w:divBdr>
    </w:div>
    <w:div w:id="617837672">
      <w:bodyDiv w:val="1"/>
      <w:marLeft w:val="0"/>
      <w:marRight w:val="0"/>
      <w:marTop w:val="0"/>
      <w:marBottom w:val="0"/>
      <w:divBdr>
        <w:top w:val="none" w:sz="0" w:space="0" w:color="auto"/>
        <w:left w:val="none" w:sz="0" w:space="0" w:color="auto"/>
        <w:bottom w:val="none" w:sz="0" w:space="0" w:color="auto"/>
        <w:right w:val="none" w:sz="0" w:space="0" w:color="auto"/>
      </w:divBdr>
    </w:div>
    <w:div w:id="618530618">
      <w:bodyDiv w:val="1"/>
      <w:marLeft w:val="0"/>
      <w:marRight w:val="0"/>
      <w:marTop w:val="0"/>
      <w:marBottom w:val="0"/>
      <w:divBdr>
        <w:top w:val="none" w:sz="0" w:space="0" w:color="auto"/>
        <w:left w:val="none" w:sz="0" w:space="0" w:color="auto"/>
        <w:bottom w:val="none" w:sz="0" w:space="0" w:color="auto"/>
        <w:right w:val="none" w:sz="0" w:space="0" w:color="auto"/>
      </w:divBdr>
    </w:div>
    <w:div w:id="618532504">
      <w:bodyDiv w:val="1"/>
      <w:marLeft w:val="0"/>
      <w:marRight w:val="0"/>
      <w:marTop w:val="0"/>
      <w:marBottom w:val="0"/>
      <w:divBdr>
        <w:top w:val="none" w:sz="0" w:space="0" w:color="auto"/>
        <w:left w:val="none" w:sz="0" w:space="0" w:color="auto"/>
        <w:bottom w:val="none" w:sz="0" w:space="0" w:color="auto"/>
        <w:right w:val="none" w:sz="0" w:space="0" w:color="auto"/>
      </w:divBdr>
    </w:div>
    <w:div w:id="619187729">
      <w:bodyDiv w:val="1"/>
      <w:marLeft w:val="0"/>
      <w:marRight w:val="0"/>
      <w:marTop w:val="0"/>
      <w:marBottom w:val="0"/>
      <w:divBdr>
        <w:top w:val="none" w:sz="0" w:space="0" w:color="auto"/>
        <w:left w:val="none" w:sz="0" w:space="0" w:color="auto"/>
        <w:bottom w:val="none" w:sz="0" w:space="0" w:color="auto"/>
        <w:right w:val="none" w:sz="0" w:space="0" w:color="auto"/>
      </w:divBdr>
    </w:div>
    <w:div w:id="619457918">
      <w:bodyDiv w:val="1"/>
      <w:marLeft w:val="0"/>
      <w:marRight w:val="0"/>
      <w:marTop w:val="0"/>
      <w:marBottom w:val="0"/>
      <w:divBdr>
        <w:top w:val="none" w:sz="0" w:space="0" w:color="auto"/>
        <w:left w:val="none" w:sz="0" w:space="0" w:color="auto"/>
        <w:bottom w:val="none" w:sz="0" w:space="0" w:color="auto"/>
        <w:right w:val="none" w:sz="0" w:space="0" w:color="auto"/>
      </w:divBdr>
    </w:div>
    <w:div w:id="620068690">
      <w:bodyDiv w:val="1"/>
      <w:marLeft w:val="0"/>
      <w:marRight w:val="0"/>
      <w:marTop w:val="0"/>
      <w:marBottom w:val="0"/>
      <w:divBdr>
        <w:top w:val="none" w:sz="0" w:space="0" w:color="auto"/>
        <w:left w:val="none" w:sz="0" w:space="0" w:color="auto"/>
        <w:bottom w:val="none" w:sz="0" w:space="0" w:color="auto"/>
        <w:right w:val="none" w:sz="0" w:space="0" w:color="auto"/>
      </w:divBdr>
    </w:div>
    <w:div w:id="620110442">
      <w:bodyDiv w:val="1"/>
      <w:marLeft w:val="0"/>
      <w:marRight w:val="0"/>
      <w:marTop w:val="0"/>
      <w:marBottom w:val="0"/>
      <w:divBdr>
        <w:top w:val="none" w:sz="0" w:space="0" w:color="auto"/>
        <w:left w:val="none" w:sz="0" w:space="0" w:color="auto"/>
        <w:bottom w:val="none" w:sz="0" w:space="0" w:color="auto"/>
        <w:right w:val="none" w:sz="0" w:space="0" w:color="auto"/>
      </w:divBdr>
    </w:div>
    <w:div w:id="620697259">
      <w:bodyDiv w:val="1"/>
      <w:marLeft w:val="0"/>
      <w:marRight w:val="0"/>
      <w:marTop w:val="0"/>
      <w:marBottom w:val="0"/>
      <w:divBdr>
        <w:top w:val="none" w:sz="0" w:space="0" w:color="auto"/>
        <w:left w:val="none" w:sz="0" w:space="0" w:color="auto"/>
        <w:bottom w:val="none" w:sz="0" w:space="0" w:color="auto"/>
        <w:right w:val="none" w:sz="0" w:space="0" w:color="auto"/>
      </w:divBdr>
    </w:div>
    <w:div w:id="620844141">
      <w:bodyDiv w:val="1"/>
      <w:marLeft w:val="0"/>
      <w:marRight w:val="0"/>
      <w:marTop w:val="0"/>
      <w:marBottom w:val="0"/>
      <w:divBdr>
        <w:top w:val="none" w:sz="0" w:space="0" w:color="auto"/>
        <w:left w:val="none" w:sz="0" w:space="0" w:color="auto"/>
        <w:bottom w:val="none" w:sz="0" w:space="0" w:color="auto"/>
        <w:right w:val="none" w:sz="0" w:space="0" w:color="auto"/>
      </w:divBdr>
    </w:div>
    <w:div w:id="620916580">
      <w:bodyDiv w:val="1"/>
      <w:marLeft w:val="0"/>
      <w:marRight w:val="0"/>
      <w:marTop w:val="0"/>
      <w:marBottom w:val="0"/>
      <w:divBdr>
        <w:top w:val="none" w:sz="0" w:space="0" w:color="auto"/>
        <w:left w:val="none" w:sz="0" w:space="0" w:color="auto"/>
        <w:bottom w:val="none" w:sz="0" w:space="0" w:color="auto"/>
        <w:right w:val="none" w:sz="0" w:space="0" w:color="auto"/>
      </w:divBdr>
    </w:div>
    <w:div w:id="621228238">
      <w:bodyDiv w:val="1"/>
      <w:marLeft w:val="0"/>
      <w:marRight w:val="0"/>
      <w:marTop w:val="0"/>
      <w:marBottom w:val="0"/>
      <w:divBdr>
        <w:top w:val="none" w:sz="0" w:space="0" w:color="auto"/>
        <w:left w:val="none" w:sz="0" w:space="0" w:color="auto"/>
        <w:bottom w:val="none" w:sz="0" w:space="0" w:color="auto"/>
        <w:right w:val="none" w:sz="0" w:space="0" w:color="auto"/>
      </w:divBdr>
    </w:div>
    <w:div w:id="621232725">
      <w:bodyDiv w:val="1"/>
      <w:marLeft w:val="0"/>
      <w:marRight w:val="0"/>
      <w:marTop w:val="0"/>
      <w:marBottom w:val="0"/>
      <w:divBdr>
        <w:top w:val="none" w:sz="0" w:space="0" w:color="auto"/>
        <w:left w:val="none" w:sz="0" w:space="0" w:color="auto"/>
        <w:bottom w:val="none" w:sz="0" w:space="0" w:color="auto"/>
        <w:right w:val="none" w:sz="0" w:space="0" w:color="auto"/>
      </w:divBdr>
    </w:div>
    <w:div w:id="622033724">
      <w:bodyDiv w:val="1"/>
      <w:marLeft w:val="0"/>
      <w:marRight w:val="0"/>
      <w:marTop w:val="0"/>
      <w:marBottom w:val="0"/>
      <w:divBdr>
        <w:top w:val="none" w:sz="0" w:space="0" w:color="auto"/>
        <w:left w:val="none" w:sz="0" w:space="0" w:color="auto"/>
        <w:bottom w:val="none" w:sz="0" w:space="0" w:color="auto"/>
        <w:right w:val="none" w:sz="0" w:space="0" w:color="auto"/>
      </w:divBdr>
    </w:div>
    <w:div w:id="622151771">
      <w:bodyDiv w:val="1"/>
      <w:marLeft w:val="0"/>
      <w:marRight w:val="0"/>
      <w:marTop w:val="0"/>
      <w:marBottom w:val="0"/>
      <w:divBdr>
        <w:top w:val="none" w:sz="0" w:space="0" w:color="auto"/>
        <w:left w:val="none" w:sz="0" w:space="0" w:color="auto"/>
        <w:bottom w:val="none" w:sz="0" w:space="0" w:color="auto"/>
        <w:right w:val="none" w:sz="0" w:space="0" w:color="auto"/>
      </w:divBdr>
    </w:div>
    <w:div w:id="623199483">
      <w:bodyDiv w:val="1"/>
      <w:marLeft w:val="0"/>
      <w:marRight w:val="0"/>
      <w:marTop w:val="0"/>
      <w:marBottom w:val="0"/>
      <w:divBdr>
        <w:top w:val="none" w:sz="0" w:space="0" w:color="auto"/>
        <w:left w:val="none" w:sz="0" w:space="0" w:color="auto"/>
        <w:bottom w:val="none" w:sz="0" w:space="0" w:color="auto"/>
        <w:right w:val="none" w:sz="0" w:space="0" w:color="auto"/>
      </w:divBdr>
    </w:div>
    <w:div w:id="624386055">
      <w:bodyDiv w:val="1"/>
      <w:marLeft w:val="0"/>
      <w:marRight w:val="0"/>
      <w:marTop w:val="0"/>
      <w:marBottom w:val="0"/>
      <w:divBdr>
        <w:top w:val="none" w:sz="0" w:space="0" w:color="auto"/>
        <w:left w:val="none" w:sz="0" w:space="0" w:color="auto"/>
        <w:bottom w:val="none" w:sz="0" w:space="0" w:color="auto"/>
        <w:right w:val="none" w:sz="0" w:space="0" w:color="auto"/>
      </w:divBdr>
    </w:div>
    <w:div w:id="624389410">
      <w:bodyDiv w:val="1"/>
      <w:marLeft w:val="0"/>
      <w:marRight w:val="0"/>
      <w:marTop w:val="0"/>
      <w:marBottom w:val="0"/>
      <w:divBdr>
        <w:top w:val="none" w:sz="0" w:space="0" w:color="auto"/>
        <w:left w:val="none" w:sz="0" w:space="0" w:color="auto"/>
        <w:bottom w:val="none" w:sz="0" w:space="0" w:color="auto"/>
        <w:right w:val="none" w:sz="0" w:space="0" w:color="auto"/>
      </w:divBdr>
    </w:div>
    <w:div w:id="624772091">
      <w:bodyDiv w:val="1"/>
      <w:marLeft w:val="0"/>
      <w:marRight w:val="0"/>
      <w:marTop w:val="0"/>
      <w:marBottom w:val="0"/>
      <w:divBdr>
        <w:top w:val="none" w:sz="0" w:space="0" w:color="auto"/>
        <w:left w:val="none" w:sz="0" w:space="0" w:color="auto"/>
        <w:bottom w:val="none" w:sz="0" w:space="0" w:color="auto"/>
        <w:right w:val="none" w:sz="0" w:space="0" w:color="auto"/>
      </w:divBdr>
    </w:div>
    <w:div w:id="625431687">
      <w:bodyDiv w:val="1"/>
      <w:marLeft w:val="0"/>
      <w:marRight w:val="0"/>
      <w:marTop w:val="0"/>
      <w:marBottom w:val="0"/>
      <w:divBdr>
        <w:top w:val="none" w:sz="0" w:space="0" w:color="auto"/>
        <w:left w:val="none" w:sz="0" w:space="0" w:color="auto"/>
        <w:bottom w:val="none" w:sz="0" w:space="0" w:color="auto"/>
        <w:right w:val="none" w:sz="0" w:space="0" w:color="auto"/>
      </w:divBdr>
    </w:div>
    <w:div w:id="625936981">
      <w:bodyDiv w:val="1"/>
      <w:marLeft w:val="0"/>
      <w:marRight w:val="0"/>
      <w:marTop w:val="0"/>
      <w:marBottom w:val="0"/>
      <w:divBdr>
        <w:top w:val="none" w:sz="0" w:space="0" w:color="auto"/>
        <w:left w:val="none" w:sz="0" w:space="0" w:color="auto"/>
        <w:bottom w:val="none" w:sz="0" w:space="0" w:color="auto"/>
        <w:right w:val="none" w:sz="0" w:space="0" w:color="auto"/>
      </w:divBdr>
    </w:div>
    <w:div w:id="625937448">
      <w:bodyDiv w:val="1"/>
      <w:marLeft w:val="0"/>
      <w:marRight w:val="0"/>
      <w:marTop w:val="0"/>
      <w:marBottom w:val="0"/>
      <w:divBdr>
        <w:top w:val="none" w:sz="0" w:space="0" w:color="auto"/>
        <w:left w:val="none" w:sz="0" w:space="0" w:color="auto"/>
        <w:bottom w:val="none" w:sz="0" w:space="0" w:color="auto"/>
        <w:right w:val="none" w:sz="0" w:space="0" w:color="auto"/>
      </w:divBdr>
    </w:div>
    <w:div w:id="626159492">
      <w:bodyDiv w:val="1"/>
      <w:marLeft w:val="0"/>
      <w:marRight w:val="0"/>
      <w:marTop w:val="0"/>
      <w:marBottom w:val="0"/>
      <w:divBdr>
        <w:top w:val="none" w:sz="0" w:space="0" w:color="auto"/>
        <w:left w:val="none" w:sz="0" w:space="0" w:color="auto"/>
        <w:bottom w:val="none" w:sz="0" w:space="0" w:color="auto"/>
        <w:right w:val="none" w:sz="0" w:space="0" w:color="auto"/>
      </w:divBdr>
    </w:div>
    <w:div w:id="626424939">
      <w:bodyDiv w:val="1"/>
      <w:marLeft w:val="0"/>
      <w:marRight w:val="0"/>
      <w:marTop w:val="0"/>
      <w:marBottom w:val="0"/>
      <w:divBdr>
        <w:top w:val="none" w:sz="0" w:space="0" w:color="auto"/>
        <w:left w:val="none" w:sz="0" w:space="0" w:color="auto"/>
        <w:bottom w:val="none" w:sz="0" w:space="0" w:color="auto"/>
        <w:right w:val="none" w:sz="0" w:space="0" w:color="auto"/>
      </w:divBdr>
    </w:div>
    <w:div w:id="626545630">
      <w:bodyDiv w:val="1"/>
      <w:marLeft w:val="0"/>
      <w:marRight w:val="0"/>
      <w:marTop w:val="0"/>
      <w:marBottom w:val="0"/>
      <w:divBdr>
        <w:top w:val="none" w:sz="0" w:space="0" w:color="auto"/>
        <w:left w:val="none" w:sz="0" w:space="0" w:color="auto"/>
        <w:bottom w:val="none" w:sz="0" w:space="0" w:color="auto"/>
        <w:right w:val="none" w:sz="0" w:space="0" w:color="auto"/>
      </w:divBdr>
    </w:div>
    <w:div w:id="627080000">
      <w:bodyDiv w:val="1"/>
      <w:marLeft w:val="0"/>
      <w:marRight w:val="0"/>
      <w:marTop w:val="0"/>
      <w:marBottom w:val="0"/>
      <w:divBdr>
        <w:top w:val="none" w:sz="0" w:space="0" w:color="auto"/>
        <w:left w:val="none" w:sz="0" w:space="0" w:color="auto"/>
        <w:bottom w:val="none" w:sz="0" w:space="0" w:color="auto"/>
        <w:right w:val="none" w:sz="0" w:space="0" w:color="auto"/>
      </w:divBdr>
    </w:div>
    <w:div w:id="627588437">
      <w:bodyDiv w:val="1"/>
      <w:marLeft w:val="0"/>
      <w:marRight w:val="0"/>
      <w:marTop w:val="0"/>
      <w:marBottom w:val="0"/>
      <w:divBdr>
        <w:top w:val="none" w:sz="0" w:space="0" w:color="auto"/>
        <w:left w:val="none" w:sz="0" w:space="0" w:color="auto"/>
        <w:bottom w:val="none" w:sz="0" w:space="0" w:color="auto"/>
        <w:right w:val="none" w:sz="0" w:space="0" w:color="auto"/>
      </w:divBdr>
    </w:div>
    <w:div w:id="628323115">
      <w:bodyDiv w:val="1"/>
      <w:marLeft w:val="0"/>
      <w:marRight w:val="0"/>
      <w:marTop w:val="0"/>
      <w:marBottom w:val="0"/>
      <w:divBdr>
        <w:top w:val="none" w:sz="0" w:space="0" w:color="auto"/>
        <w:left w:val="none" w:sz="0" w:space="0" w:color="auto"/>
        <w:bottom w:val="none" w:sz="0" w:space="0" w:color="auto"/>
        <w:right w:val="none" w:sz="0" w:space="0" w:color="auto"/>
      </w:divBdr>
    </w:div>
    <w:div w:id="628977197">
      <w:bodyDiv w:val="1"/>
      <w:marLeft w:val="0"/>
      <w:marRight w:val="0"/>
      <w:marTop w:val="0"/>
      <w:marBottom w:val="0"/>
      <w:divBdr>
        <w:top w:val="none" w:sz="0" w:space="0" w:color="auto"/>
        <w:left w:val="none" w:sz="0" w:space="0" w:color="auto"/>
        <w:bottom w:val="none" w:sz="0" w:space="0" w:color="auto"/>
        <w:right w:val="none" w:sz="0" w:space="0" w:color="auto"/>
      </w:divBdr>
    </w:div>
    <w:div w:id="629477154">
      <w:bodyDiv w:val="1"/>
      <w:marLeft w:val="0"/>
      <w:marRight w:val="0"/>
      <w:marTop w:val="0"/>
      <w:marBottom w:val="0"/>
      <w:divBdr>
        <w:top w:val="none" w:sz="0" w:space="0" w:color="auto"/>
        <w:left w:val="none" w:sz="0" w:space="0" w:color="auto"/>
        <w:bottom w:val="none" w:sz="0" w:space="0" w:color="auto"/>
        <w:right w:val="none" w:sz="0" w:space="0" w:color="auto"/>
      </w:divBdr>
    </w:div>
    <w:div w:id="629625441">
      <w:bodyDiv w:val="1"/>
      <w:marLeft w:val="0"/>
      <w:marRight w:val="0"/>
      <w:marTop w:val="0"/>
      <w:marBottom w:val="0"/>
      <w:divBdr>
        <w:top w:val="none" w:sz="0" w:space="0" w:color="auto"/>
        <w:left w:val="none" w:sz="0" w:space="0" w:color="auto"/>
        <w:bottom w:val="none" w:sz="0" w:space="0" w:color="auto"/>
        <w:right w:val="none" w:sz="0" w:space="0" w:color="auto"/>
      </w:divBdr>
    </w:div>
    <w:div w:id="629867757">
      <w:bodyDiv w:val="1"/>
      <w:marLeft w:val="0"/>
      <w:marRight w:val="0"/>
      <w:marTop w:val="0"/>
      <w:marBottom w:val="0"/>
      <w:divBdr>
        <w:top w:val="none" w:sz="0" w:space="0" w:color="auto"/>
        <w:left w:val="none" w:sz="0" w:space="0" w:color="auto"/>
        <w:bottom w:val="none" w:sz="0" w:space="0" w:color="auto"/>
        <w:right w:val="none" w:sz="0" w:space="0" w:color="auto"/>
      </w:divBdr>
    </w:div>
    <w:div w:id="629937338">
      <w:bodyDiv w:val="1"/>
      <w:marLeft w:val="0"/>
      <w:marRight w:val="0"/>
      <w:marTop w:val="0"/>
      <w:marBottom w:val="0"/>
      <w:divBdr>
        <w:top w:val="none" w:sz="0" w:space="0" w:color="auto"/>
        <w:left w:val="none" w:sz="0" w:space="0" w:color="auto"/>
        <w:bottom w:val="none" w:sz="0" w:space="0" w:color="auto"/>
        <w:right w:val="none" w:sz="0" w:space="0" w:color="auto"/>
      </w:divBdr>
    </w:div>
    <w:div w:id="629940169">
      <w:bodyDiv w:val="1"/>
      <w:marLeft w:val="0"/>
      <w:marRight w:val="0"/>
      <w:marTop w:val="0"/>
      <w:marBottom w:val="0"/>
      <w:divBdr>
        <w:top w:val="none" w:sz="0" w:space="0" w:color="auto"/>
        <w:left w:val="none" w:sz="0" w:space="0" w:color="auto"/>
        <w:bottom w:val="none" w:sz="0" w:space="0" w:color="auto"/>
        <w:right w:val="none" w:sz="0" w:space="0" w:color="auto"/>
      </w:divBdr>
    </w:div>
    <w:div w:id="630282257">
      <w:bodyDiv w:val="1"/>
      <w:marLeft w:val="0"/>
      <w:marRight w:val="0"/>
      <w:marTop w:val="0"/>
      <w:marBottom w:val="0"/>
      <w:divBdr>
        <w:top w:val="none" w:sz="0" w:space="0" w:color="auto"/>
        <w:left w:val="none" w:sz="0" w:space="0" w:color="auto"/>
        <w:bottom w:val="none" w:sz="0" w:space="0" w:color="auto"/>
        <w:right w:val="none" w:sz="0" w:space="0" w:color="auto"/>
      </w:divBdr>
    </w:div>
    <w:div w:id="630793448">
      <w:bodyDiv w:val="1"/>
      <w:marLeft w:val="0"/>
      <w:marRight w:val="0"/>
      <w:marTop w:val="0"/>
      <w:marBottom w:val="0"/>
      <w:divBdr>
        <w:top w:val="none" w:sz="0" w:space="0" w:color="auto"/>
        <w:left w:val="none" w:sz="0" w:space="0" w:color="auto"/>
        <w:bottom w:val="none" w:sz="0" w:space="0" w:color="auto"/>
        <w:right w:val="none" w:sz="0" w:space="0" w:color="auto"/>
      </w:divBdr>
    </w:div>
    <w:div w:id="630861606">
      <w:bodyDiv w:val="1"/>
      <w:marLeft w:val="0"/>
      <w:marRight w:val="0"/>
      <w:marTop w:val="0"/>
      <w:marBottom w:val="0"/>
      <w:divBdr>
        <w:top w:val="none" w:sz="0" w:space="0" w:color="auto"/>
        <w:left w:val="none" w:sz="0" w:space="0" w:color="auto"/>
        <w:bottom w:val="none" w:sz="0" w:space="0" w:color="auto"/>
        <w:right w:val="none" w:sz="0" w:space="0" w:color="auto"/>
      </w:divBdr>
    </w:div>
    <w:div w:id="631520977">
      <w:bodyDiv w:val="1"/>
      <w:marLeft w:val="0"/>
      <w:marRight w:val="0"/>
      <w:marTop w:val="0"/>
      <w:marBottom w:val="0"/>
      <w:divBdr>
        <w:top w:val="none" w:sz="0" w:space="0" w:color="auto"/>
        <w:left w:val="none" w:sz="0" w:space="0" w:color="auto"/>
        <w:bottom w:val="none" w:sz="0" w:space="0" w:color="auto"/>
        <w:right w:val="none" w:sz="0" w:space="0" w:color="auto"/>
      </w:divBdr>
    </w:div>
    <w:div w:id="631832942">
      <w:bodyDiv w:val="1"/>
      <w:marLeft w:val="0"/>
      <w:marRight w:val="0"/>
      <w:marTop w:val="0"/>
      <w:marBottom w:val="0"/>
      <w:divBdr>
        <w:top w:val="none" w:sz="0" w:space="0" w:color="auto"/>
        <w:left w:val="none" w:sz="0" w:space="0" w:color="auto"/>
        <w:bottom w:val="none" w:sz="0" w:space="0" w:color="auto"/>
        <w:right w:val="none" w:sz="0" w:space="0" w:color="auto"/>
      </w:divBdr>
    </w:div>
    <w:div w:id="632059537">
      <w:bodyDiv w:val="1"/>
      <w:marLeft w:val="0"/>
      <w:marRight w:val="0"/>
      <w:marTop w:val="0"/>
      <w:marBottom w:val="0"/>
      <w:divBdr>
        <w:top w:val="none" w:sz="0" w:space="0" w:color="auto"/>
        <w:left w:val="none" w:sz="0" w:space="0" w:color="auto"/>
        <w:bottom w:val="none" w:sz="0" w:space="0" w:color="auto"/>
        <w:right w:val="none" w:sz="0" w:space="0" w:color="auto"/>
      </w:divBdr>
    </w:div>
    <w:div w:id="632560658">
      <w:bodyDiv w:val="1"/>
      <w:marLeft w:val="0"/>
      <w:marRight w:val="0"/>
      <w:marTop w:val="0"/>
      <w:marBottom w:val="0"/>
      <w:divBdr>
        <w:top w:val="none" w:sz="0" w:space="0" w:color="auto"/>
        <w:left w:val="none" w:sz="0" w:space="0" w:color="auto"/>
        <w:bottom w:val="none" w:sz="0" w:space="0" w:color="auto"/>
        <w:right w:val="none" w:sz="0" w:space="0" w:color="auto"/>
      </w:divBdr>
    </w:div>
    <w:div w:id="632836008">
      <w:bodyDiv w:val="1"/>
      <w:marLeft w:val="0"/>
      <w:marRight w:val="0"/>
      <w:marTop w:val="0"/>
      <w:marBottom w:val="0"/>
      <w:divBdr>
        <w:top w:val="none" w:sz="0" w:space="0" w:color="auto"/>
        <w:left w:val="none" w:sz="0" w:space="0" w:color="auto"/>
        <w:bottom w:val="none" w:sz="0" w:space="0" w:color="auto"/>
        <w:right w:val="none" w:sz="0" w:space="0" w:color="auto"/>
      </w:divBdr>
    </w:div>
    <w:div w:id="632904117">
      <w:bodyDiv w:val="1"/>
      <w:marLeft w:val="0"/>
      <w:marRight w:val="0"/>
      <w:marTop w:val="0"/>
      <w:marBottom w:val="0"/>
      <w:divBdr>
        <w:top w:val="none" w:sz="0" w:space="0" w:color="auto"/>
        <w:left w:val="none" w:sz="0" w:space="0" w:color="auto"/>
        <w:bottom w:val="none" w:sz="0" w:space="0" w:color="auto"/>
        <w:right w:val="none" w:sz="0" w:space="0" w:color="auto"/>
      </w:divBdr>
    </w:div>
    <w:div w:id="632978844">
      <w:bodyDiv w:val="1"/>
      <w:marLeft w:val="0"/>
      <w:marRight w:val="0"/>
      <w:marTop w:val="0"/>
      <w:marBottom w:val="0"/>
      <w:divBdr>
        <w:top w:val="none" w:sz="0" w:space="0" w:color="auto"/>
        <w:left w:val="none" w:sz="0" w:space="0" w:color="auto"/>
        <w:bottom w:val="none" w:sz="0" w:space="0" w:color="auto"/>
        <w:right w:val="none" w:sz="0" w:space="0" w:color="auto"/>
      </w:divBdr>
    </w:div>
    <w:div w:id="633098355">
      <w:bodyDiv w:val="1"/>
      <w:marLeft w:val="0"/>
      <w:marRight w:val="0"/>
      <w:marTop w:val="0"/>
      <w:marBottom w:val="0"/>
      <w:divBdr>
        <w:top w:val="none" w:sz="0" w:space="0" w:color="auto"/>
        <w:left w:val="none" w:sz="0" w:space="0" w:color="auto"/>
        <w:bottom w:val="none" w:sz="0" w:space="0" w:color="auto"/>
        <w:right w:val="none" w:sz="0" w:space="0" w:color="auto"/>
      </w:divBdr>
    </w:div>
    <w:div w:id="633557659">
      <w:bodyDiv w:val="1"/>
      <w:marLeft w:val="0"/>
      <w:marRight w:val="0"/>
      <w:marTop w:val="0"/>
      <w:marBottom w:val="0"/>
      <w:divBdr>
        <w:top w:val="none" w:sz="0" w:space="0" w:color="auto"/>
        <w:left w:val="none" w:sz="0" w:space="0" w:color="auto"/>
        <w:bottom w:val="none" w:sz="0" w:space="0" w:color="auto"/>
        <w:right w:val="none" w:sz="0" w:space="0" w:color="auto"/>
      </w:divBdr>
    </w:div>
    <w:div w:id="634606334">
      <w:bodyDiv w:val="1"/>
      <w:marLeft w:val="0"/>
      <w:marRight w:val="0"/>
      <w:marTop w:val="0"/>
      <w:marBottom w:val="0"/>
      <w:divBdr>
        <w:top w:val="none" w:sz="0" w:space="0" w:color="auto"/>
        <w:left w:val="none" w:sz="0" w:space="0" w:color="auto"/>
        <w:bottom w:val="none" w:sz="0" w:space="0" w:color="auto"/>
        <w:right w:val="none" w:sz="0" w:space="0" w:color="auto"/>
      </w:divBdr>
    </w:div>
    <w:div w:id="634797308">
      <w:bodyDiv w:val="1"/>
      <w:marLeft w:val="0"/>
      <w:marRight w:val="0"/>
      <w:marTop w:val="0"/>
      <w:marBottom w:val="0"/>
      <w:divBdr>
        <w:top w:val="none" w:sz="0" w:space="0" w:color="auto"/>
        <w:left w:val="none" w:sz="0" w:space="0" w:color="auto"/>
        <w:bottom w:val="none" w:sz="0" w:space="0" w:color="auto"/>
        <w:right w:val="none" w:sz="0" w:space="0" w:color="auto"/>
      </w:divBdr>
    </w:div>
    <w:div w:id="635186990">
      <w:bodyDiv w:val="1"/>
      <w:marLeft w:val="0"/>
      <w:marRight w:val="0"/>
      <w:marTop w:val="0"/>
      <w:marBottom w:val="0"/>
      <w:divBdr>
        <w:top w:val="none" w:sz="0" w:space="0" w:color="auto"/>
        <w:left w:val="none" w:sz="0" w:space="0" w:color="auto"/>
        <w:bottom w:val="none" w:sz="0" w:space="0" w:color="auto"/>
        <w:right w:val="none" w:sz="0" w:space="0" w:color="auto"/>
      </w:divBdr>
    </w:div>
    <w:div w:id="636110143">
      <w:bodyDiv w:val="1"/>
      <w:marLeft w:val="0"/>
      <w:marRight w:val="0"/>
      <w:marTop w:val="0"/>
      <w:marBottom w:val="0"/>
      <w:divBdr>
        <w:top w:val="none" w:sz="0" w:space="0" w:color="auto"/>
        <w:left w:val="none" w:sz="0" w:space="0" w:color="auto"/>
        <w:bottom w:val="none" w:sz="0" w:space="0" w:color="auto"/>
        <w:right w:val="none" w:sz="0" w:space="0" w:color="auto"/>
      </w:divBdr>
    </w:div>
    <w:div w:id="636227459">
      <w:bodyDiv w:val="1"/>
      <w:marLeft w:val="0"/>
      <w:marRight w:val="0"/>
      <w:marTop w:val="0"/>
      <w:marBottom w:val="0"/>
      <w:divBdr>
        <w:top w:val="none" w:sz="0" w:space="0" w:color="auto"/>
        <w:left w:val="none" w:sz="0" w:space="0" w:color="auto"/>
        <w:bottom w:val="none" w:sz="0" w:space="0" w:color="auto"/>
        <w:right w:val="none" w:sz="0" w:space="0" w:color="auto"/>
      </w:divBdr>
    </w:div>
    <w:div w:id="636229687">
      <w:bodyDiv w:val="1"/>
      <w:marLeft w:val="0"/>
      <w:marRight w:val="0"/>
      <w:marTop w:val="0"/>
      <w:marBottom w:val="0"/>
      <w:divBdr>
        <w:top w:val="none" w:sz="0" w:space="0" w:color="auto"/>
        <w:left w:val="none" w:sz="0" w:space="0" w:color="auto"/>
        <w:bottom w:val="none" w:sz="0" w:space="0" w:color="auto"/>
        <w:right w:val="none" w:sz="0" w:space="0" w:color="auto"/>
      </w:divBdr>
    </w:div>
    <w:div w:id="636955985">
      <w:bodyDiv w:val="1"/>
      <w:marLeft w:val="0"/>
      <w:marRight w:val="0"/>
      <w:marTop w:val="0"/>
      <w:marBottom w:val="0"/>
      <w:divBdr>
        <w:top w:val="none" w:sz="0" w:space="0" w:color="auto"/>
        <w:left w:val="none" w:sz="0" w:space="0" w:color="auto"/>
        <w:bottom w:val="none" w:sz="0" w:space="0" w:color="auto"/>
        <w:right w:val="none" w:sz="0" w:space="0" w:color="auto"/>
      </w:divBdr>
    </w:div>
    <w:div w:id="637077355">
      <w:bodyDiv w:val="1"/>
      <w:marLeft w:val="0"/>
      <w:marRight w:val="0"/>
      <w:marTop w:val="0"/>
      <w:marBottom w:val="0"/>
      <w:divBdr>
        <w:top w:val="none" w:sz="0" w:space="0" w:color="auto"/>
        <w:left w:val="none" w:sz="0" w:space="0" w:color="auto"/>
        <w:bottom w:val="none" w:sz="0" w:space="0" w:color="auto"/>
        <w:right w:val="none" w:sz="0" w:space="0" w:color="auto"/>
      </w:divBdr>
    </w:div>
    <w:div w:id="637875345">
      <w:bodyDiv w:val="1"/>
      <w:marLeft w:val="0"/>
      <w:marRight w:val="0"/>
      <w:marTop w:val="0"/>
      <w:marBottom w:val="0"/>
      <w:divBdr>
        <w:top w:val="none" w:sz="0" w:space="0" w:color="auto"/>
        <w:left w:val="none" w:sz="0" w:space="0" w:color="auto"/>
        <w:bottom w:val="none" w:sz="0" w:space="0" w:color="auto"/>
        <w:right w:val="none" w:sz="0" w:space="0" w:color="auto"/>
      </w:divBdr>
    </w:div>
    <w:div w:id="637955795">
      <w:bodyDiv w:val="1"/>
      <w:marLeft w:val="0"/>
      <w:marRight w:val="0"/>
      <w:marTop w:val="0"/>
      <w:marBottom w:val="0"/>
      <w:divBdr>
        <w:top w:val="none" w:sz="0" w:space="0" w:color="auto"/>
        <w:left w:val="none" w:sz="0" w:space="0" w:color="auto"/>
        <w:bottom w:val="none" w:sz="0" w:space="0" w:color="auto"/>
        <w:right w:val="none" w:sz="0" w:space="0" w:color="auto"/>
      </w:divBdr>
    </w:div>
    <w:div w:id="638193021">
      <w:bodyDiv w:val="1"/>
      <w:marLeft w:val="0"/>
      <w:marRight w:val="0"/>
      <w:marTop w:val="0"/>
      <w:marBottom w:val="0"/>
      <w:divBdr>
        <w:top w:val="none" w:sz="0" w:space="0" w:color="auto"/>
        <w:left w:val="none" w:sz="0" w:space="0" w:color="auto"/>
        <w:bottom w:val="none" w:sz="0" w:space="0" w:color="auto"/>
        <w:right w:val="none" w:sz="0" w:space="0" w:color="auto"/>
      </w:divBdr>
    </w:div>
    <w:div w:id="638386702">
      <w:bodyDiv w:val="1"/>
      <w:marLeft w:val="0"/>
      <w:marRight w:val="0"/>
      <w:marTop w:val="0"/>
      <w:marBottom w:val="0"/>
      <w:divBdr>
        <w:top w:val="none" w:sz="0" w:space="0" w:color="auto"/>
        <w:left w:val="none" w:sz="0" w:space="0" w:color="auto"/>
        <w:bottom w:val="none" w:sz="0" w:space="0" w:color="auto"/>
        <w:right w:val="none" w:sz="0" w:space="0" w:color="auto"/>
      </w:divBdr>
    </w:div>
    <w:div w:id="638609316">
      <w:bodyDiv w:val="1"/>
      <w:marLeft w:val="0"/>
      <w:marRight w:val="0"/>
      <w:marTop w:val="0"/>
      <w:marBottom w:val="0"/>
      <w:divBdr>
        <w:top w:val="none" w:sz="0" w:space="0" w:color="auto"/>
        <w:left w:val="none" w:sz="0" w:space="0" w:color="auto"/>
        <w:bottom w:val="none" w:sz="0" w:space="0" w:color="auto"/>
        <w:right w:val="none" w:sz="0" w:space="0" w:color="auto"/>
      </w:divBdr>
    </w:div>
    <w:div w:id="638731075">
      <w:bodyDiv w:val="1"/>
      <w:marLeft w:val="0"/>
      <w:marRight w:val="0"/>
      <w:marTop w:val="0"/>
      <w:marBottom w:val="0"/>
      <w:divBdr>
        <w:top w:val="none" w:sz="0" w:space="0" w:color="auto"/>
        <w:left w:val="none" w:sz="0" w:space="0" w:color="auto"/>
        <w:bottom w:val="none" w:sz="0" w:space="0" w:color="auto"/>
        <w:right w:val="none" w:sz="0" w:space="0" w:color="auto"/>
      </w:divBdr>
    </w:div>
    <w:div w:id="638998781">
      <w:bodyDiv w:val="1"/>
      <w:marLeft w:val="0"/>
      <w:marRight w:val="0"/>
      <w:marTop w:val="0"/>
      <w:marBottom w:val="0"/>
      <w:divBdr>
        <w:top w:val="none" w:sz="0" w:space="0" w:color="auto"/>
        <w:left w:val="none" w:sz="0" w:space="0" w:color="auto"/>
        <w:bottom w:val="none" w:sz="0" w:space="0" w:color="auto"/>
        <w:right w:val="none" w:sz="0" w:space="0" w:color="auto"/>
      </w:divBdr>
    </w:div>
    <w:div w:id="639728305">
      <w:bodyDiv w:val="1"/>
      <w:marLeft w:val="0"/>
      <w:marRight w:val="0"/>
      <w:marTop w:val="0"/>
      <w:marBottom w:val="0"/>
      <w:divBdr>
        <w:top w:val="none" w:sz="0" w:space="0" w:color="auto"/>
        <w:left w:val="none" w:sz="0" w:space="0" w:color="auto"/>
        <w:bottom w:val="none" w:sz="0" w:space="0" w:color="auto"/>
        <w:right w:val="none" w:sz="0" w:space="0" w:color="auto"/>
      </w:divBdr>
      <w:divsChild>
        <w:div w:id="197552253">
          <w:marLeft w:val="0"/>
          <w:marRight w:val="0"/>
          <w:marTop w:val="0"/>
          <w:marBottom w:val="0"/>
          <w:divBdr>
            <w:top w:val="none" w:sz="0" w:space="0" w:color="auto"/>
            <w:left w:val="none" w:sz="0" w:space="0" w:color="auto"/>
            <w:bottom w:val="none" w:sz="0" w:space="0" w:color="auto"/>
            <w:right w:val="none" w:sz="0" w:space="0" w:color="auto"/>
          </w:divBdr>
          <w:divsChild>
            <w:div w:id="34745954">
              <w:marLeft w:val="0"/>
              <w:marRight w:val="0"/>
              <w:marTop w:val="0"/>
              <w:marBottom w:val="0"/>
              <w:divBdr>
                <w:top w:val="none" w:sz="0" w:space="0" w:color="auto"/>
                <w:left w:val="none" w:sz="0" w:space="0" w:color="auto"/>
                <w:bottom w:val="none" w:sz="0" w:space="0" w:color="auto"/>
                <w:right w:val="none" w:sz="0" w:space="0" w:color="auto"/>
              </w:divBdr>
              <w:divsChild>
                <w:div w:id="1719159743">
                  <w:marLeft w:val="0"/>
                  <w:marRight w:val="0"/>
                  <w:marTop w:val="0"/>
                  <w:marBottom w:val="0"/>
                  <w:divBdr>
                    <w:top w:val="none" w:sz="0" w:space="0" w:color="auto"/>
                    <w:left w:val="none" w:sz="0" w:space="0" w:color="auto"/>
                    <w:bottom w:val="none" w:sz="0" w:space="0" w:color="auto"/>
                    <w:right w:val="none" w:sz="0" w:space="0" w:color="auto"/>
                  </w:divBdr>
                </w:div>
              </w:divsChild>
            </w:div>
            <w:div w:id="38553890">
              <w:blockQuote w:val="1"/>
              <w:marLeft w:val="720"/>
              <w:marRight w:val="720"/>
              <w:marTop w:val="100"/>
              <w:marBottom w:val="100"/>
              <w:divBdr>
                <w:top w:val="none" w:sz="0" w:space="0" w:color="auto"/>
                <w:left w:val="none" w:sz="0" w:space="0" w:color="auto"/>
                <w:bottom w:val="none" w:sz="0" w:space="0" w:color="auto"/>
                <w:right w:val="none" w:sz="0" w:space="0" w:color="auto"/>
              </w:divBdr>
            </w:div>
            <w:div w:id="226381031">
              <w:marLeft w:val="0"/>
              <w:marRight w:val="0"/>
              <w:marTop w:val="0"/>
              <w:marBottom w:val="0"/>
              <w:divBdr>
                <w:top w:val="none" w:sz="0" w:space="0" w:color="auto"/>
                <w:left w:val="none" w:sz="0" w:space="0" w:color="auto"/>
                <w:bottom w:val="none" w:sz="0" w:space="0" w:color="auto"/>
                <w:right w:val="none" w:sz="0" w:space="0" w:color="auto"/>
              </w:divBdr>
              <w:divsChild>
                <w:div w:id="988946044">
                  <w:marLeft w:val="0"/>
                  <w:marRight w:val="0"/>
                  <w:marTop w:val="0"/>
                  <w:marBottom w:val="0"/>
                  <w:divBdr>
                    <w:top w:val="none" w:sz="0" w:space="0" w:color="auto"/>
                    <w:left w:val="none" w:sz="0" w:space="0" w:color="auto"/>
                    <w:bottom w:val="none" w:sz="0" w:space="0" w:color="auto"/>
                    <w:right w:val="none" w:sz="0" w:space="0" w:color="auto"/>
                  </w:divBdr>
                </w:div>
              </w:divsChild>
            </w:div>
            <w:div w:id="554122391">
              <w:marLeft w:val="0"/>
              <w:marRight w:val="0"/>
              <w:marTop w:val="0"/>
              <w:marBottom w:val="0"/>
              <w:divBdr>
                <w:top w:val="none" w:sz="0" w:space="0" w:color="auto"/>
                <w:left w:val="none" w:sz="0" w:space="0" w:color="auto"/>
                <w:bottom w:val="none" w:sz="0" w:space="0" w:color="auto"/>
                <w:right w:val="none" w:sz="0" w:space="0" w:color="auto"/>
              </w:divBdr>
              <w:divsChild>
                <w:div w:id="1602833067">
                  <w:marLeft w:val="0"/>
                  <w:marRight w:val="0"/>
                  <w:marTop w:val="0"/>
                  <w:marBottom w:val="0"/>
                  <w:divBdr>
                    <w:top w:val="none" w:sz="0" w:space="0" w:color="auto"/>
                    <w:left w:val="none" w:sz="0" w:space="0" w:color="auto"/>
                    <w:bottom w:val="none" w:sz="0" w:space="0" w:color="auto"/>
                    <w:right w:val="none" w:sz="0" w:space="0" w:color="auto"/>
                  </w:divBdr>
                  <w:divsChild>
                    <w:div w:id="900558288">
                      <w:marLeft w:val="0"/>
                      <w:marRight w:val="0"/>
                      <w:marTop w:val="0"/>
                      <w:marBottom w:val="0"/>
                      <w:divBdr>
                        <w:top w:val="none" w:sz="0" w:space="0" w:color="auto"/>
                        <w:left w:val="none" w:sz="0" w:space="0" w:color="auto"/>
                        <w:bottom w:val="none" w:sz="0" w:space="0" w:color="auto"/>
                        <w:right w:val="none" w:sz="0" w:space="0" w:color="auto"/>
                      </w:divBdr>
                      <w:divsChild>
                        <w:div w:id="624851838">
                          <w:marLeft w:val="0"/>
                          <w:marRight w:val="0"/>
                          <w:marTop w:val="0"/>
                          <w:marBottom w:val="0"/>
                          <w:divBdr>
                            <w:top w:val="none" w:sz="0" w:space="0" w:color="auto"/>
                            <w:left w:val="none" w:sz="0" w:space="0" w:color="auto"/>
                            <w:bottom w:val="none" w:sz="0" w:space="0" w:color="auto"/>
                            <w:right w:val="none" w:sz="0" w:space="0" w:color="auto"/>
                          </w:divBdr>
                          <w:divsChild>
                            <w:div w:id="1290238205">
                              <w:marLeft w:val="0"/>
                              <w:marRight w:val="0"/>
                              <w:marTop w:val="0"/>
                              <w:marBottom w:val="0"/>
                              <w:divBdr>
                                <w:top w:val="none" w:sz="0" w:space="0" w:color="auto"/>
                                <w:left w:val="none" w:sz="0" w:space="0" w:color="auto"/>
                                <w:bottom w:val="none" w:sz="0" w:space="0" w:color="auto"/>
                                <w:right w:val="none" w:sz="0" w:space="0" w:color="auto"/>
                              </w:divBdr>
                            </w:div>
                          </w:divsChild>
                        </w:div>
                        <w:div w:id="79452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525677">
              <w:marLeft w:val="0"/>
              <w:marRight w:val="0"/>
              <w:marTop w:val="0"/>
              <w:marBottom w:val="0"/>
              <w:divBdr>
                <w:top w:val="none" w:sz="0" w:space="0" w:color="auto"/>
                <w:left w:val="none" w:sz="0" w:space="0" w:color="auto"/>
                <w:bottom w:val="none" w:sz="0" w:space="0" w:color="auto"/>
                <w:right w:val="none" w:sz="0" w:space="0" w:color="auto"/>
              </w:divBdr>
              <w:divsChild>
                <w:div w:id="1351376518">
                  <w:marLeft w:val="0"/>
                  <w:marRight w:val="0"/>
                  <w:marTop w:val="0"/>
                  <w:marBottom w:val="0"/>
                  <w:divBdr>
                    <w:top w:val="none" w:sz="0" w:space="0" w:color="auto"/>
                    <w:left w:val="none" w:sz="0" w:space="0" w:color="auto"/>
                    <w:bottom w:val="none" w:sz="0" w:space="0" w:color="auto"/>
                    <w:right w:val="none" w:sz="0" w:space="0" w:color="auto"/>
                  </w:divBdr>
                </w:div>
              </w:divsChild>
            </w:div>
            <w:div w:id="1282303119">
              <w:marLeft w:val="0"/>
              <w:marRight w:val="0"/>
              <w:marTop w:val="0"/>
              <w:marBottom w:val="0"/>
              <w:divBdr>
                <w:top w:val="none" w:sz="0" w:space="0" w:color="auto"/>
                <w:left w:val="none" w:sz="0" w:space="0" w:color="auto"/>
                <w:bottom w:val="none" w:sz="0" w:space="0" w:color="auto"/>
                <w:right w:val="none" w:sz="0" w:space="0" w:color="auto"/>
              </w:divBdr>
              <w:divsChild>
                <w:div w:id="802311939">
                  <w:marLeft w:val="0"/>
                  <w:marRight w:val="0"/>
                  <w:marTop w:val="0"/>
                  <w:marBottom w:val="0"/>
                  <w:divBdr>
                    <w:top w:val="none" w:sz="0" w:space="0" w:color="auto"/>
                    <w:left w:val="none" w:sz="0" w:space="0" w:color="auto"/>
                    <w:bottom w:val="none" w:sz="0" w:space="0" w:color="auto"/>
                    <w:right w:val="none" w:sz="0" w:space="0" w:color="auto"/>
                  </w:divBdr>
                </w:div>
              </w:divsChild>
            </w:div>
            <w:div w:id="1424839250">
              <w:marLeft w:val="0"/>
              <w:marRight w:val="0"/>
              <w:marTop w:val="0"/>
              <w:marBottom w:val="0"/>
              <w:divBdr>
                <w:top w:val="none" w:sz="0" w:space="0" w:color="auto"/>
                <w:left w:val="none" w:sz="0" w:space="0" w:color="auto"/>
                <w:bottom w:val="none" w:sz="0" w:space="0" w:color="auto"/>
                <w:right w:val="none" w:sz="0" w:space="0" w:color="auto"/>
              </w:divBdr>
              <w:divsChild>
                <w:div w:id="685059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848392">
      <w:bodyDiv w:val="1"/>
      <w:marLeft w:val="0"/>
      <w:marRight w:val="0"/>
      <w:marTop w:val="0"/>
      <w:marBottom w:val="0"/>
      <w:divBdr>
        <w:top w:val="none" w:sz="0" w:space="0" w:color="auto"/>
        <w:left w:val="none" w:sz="0" w:space="0" w:color="auto"/>
        <w:bottom w:val="none" w:sz="0" w:space="0" w:color="auto"/>
        <w:right w:val="none" w:sz="0" w:space="0" w:color="auto"/>
      </w:divBdr>
    </w:div>
    <w:div w:id="640119077">
      <w:bodyDiv w:val="1"/>
      <w:marLeft w:val="0"/>
      <w:marRight w:val="0"/>
      <w:marTop w:val="0"/>
      <w:marBottom w:val="0"/>
      <w:divBdr>
        <w:top w:val="none" w:sz="0" w:space="0" w:color="auto"/>
        <w:left w:val="none" w:sz="0" w:space="0" w:color="auto"/>
        <w:bottom w:val="none" w:sz="0" w:space="0" w:color="auto"/>
        <w:right w:val="none" w:sz="0" w:space="0" w:color="auto"/>
      </w:divBdr>
    </w:div>
    <w:div w:id="640502540">
      <w:bodyDiv w:val="1"/>
      <w:marLeft w:val="0"/>
      <w:marRight w:val="0"/>
      <w:marTop w:val="0"/>
      <w:marBottom w:val="0"/>
      <w:divBdr>
        <w:top w:val="none" w:sz="0" w:space="0" w:color="auto"/>
        <w:left w:val="none" w:sz="0" w:space="0" w:color="auto"/>
        <w:bottom w:val="none" w:sz="0" w:space="0" w:color="auto"/>
        <w:right w:val="none" w:sz="0" w:space="0" w:color="auto"/>
      </w:divBdr>
    </w:div>
    <w:div w:id="640882983">
      <w:bodyDiv w:val="1"/>
      <w:marLeft w:val="0"/>
      <w:marRight w:val="0"/>
      <w:marTop w:val="0"/>
      <w:marBottom w:val="0"/>
      <w:divBdr>
        <w:top w:val="none" w:sz="0" w:space="0" w:color="auto"/>
        <w:left w:val="none" w:sz="0" w:space="0" w:color="auto"/>
        <w:bottom w:val="none" w:sz="0" w:space="0" w:color="auto"/>
        <w:right w:val="none" w:sz="0" w:space="0" w:color="auto"/>
      </w:divBdr>
    </w:div>
    <w:div w:id="640883620">
      <w:bodyDiv w:val="1"/>
      <w:marLeft w:val="0"/>
      <w:marRight w:val="0"/>
      <w:marTop w:val="0"/>
      <w:marBottom w:val="0"/>
      <w:divBdr>
        <w:top w:val="none" w:sz="0" w:space="0" w:color="auto"/>
        <w:left w:val="none" w:sz="0" w:space="0" w:color="auto"/>
        <w:bottom w:val="none" w:sz="0" w:space="0" w:color="auto"/>
        <w:right w:val="none" w:sz="0" w:space="0" w:color="auto"/>
      </w:divBdr>
    </w:div>
    <w:div w:id="640886263">
      <w:bodyDiv w:val="1"/>
      <w:marLeft w:val="0"/>
      <w:marRight w:val="0"/>
      <w:marTop w:val="0"/>
      <w:marBottom w:val="0"/>
      <w:divBdr>
        <w:top w:val="none" w:sz="0" w:space="0" w:color="auto"/>
        <w:left w:val="none" w:sz="0" w:space="0" w:color="auto"/>
        <w:bottom w:val="none" w:sz="0" w:space="0" w:color="auto"/>
        <w:right w:val="none" w:sz="0" w:space="0" w:color="auto"/>
      </w:divBdr>
    </w:div>
    <w:div w:id="641037994">
      <w:bodyDiv w:val="1"/>
      <w:marLeft w:val="0"/>
      <w:marRight w:val="0"/>
      <w:marTop w:val="0"/>
      <w:marBottom w:val="0"/>
      <w:divBdr>
        <w:top w:val="none" w:sz="0" w:space="0" w:color="auto"/>
        <w:left w:val="none" w:sz="0" w:space="0" w:color="auto"/>
        <w:bottom w:val="none" w:sz="0" w:space="0" w:color="auto"/>
        <w:right w:val="none" w:sz="0" w:space="0" w:color="auto"/>
      </w:divBdr>
    </w:div>
    <w:div w:id="641348632">
      <w:bodyDiv w:val="1"/>
      <w:marLeft w:val="0"/>
      <w:marRight w:val="0"/>
      <w:marTop w:val="0"/>
      <w:marBottom w:val="0"/>
      <w:divBdr>
        <w:top w:val="none" w:sz="0" w:space="0" w:color="auto"/>
        <w:left w:val="none" w:sz="0" w:space="0" w:color="auto"/>
        <w:bottom w:val="none" w:sz="0" w:space="0" w:color="auto"/>
        <w:right w:val="none" w:sz="0" w:space="0" w:color="auto"/>
      </w:divBdr>
    </w:div>
    <w:div w:id="641614944">
      <w:bodyDiv w:val="1"/>
      <w:marLeft w:val="0"/>
      <w:marRight w:val="0"/>
      <w:marTop w:val="0"/>
      <w:marBottom w:val="0"/>
      <w:divBdr>
        <w:top w:val="none" w:sz="0" w:space="0" w:color="auto"/>
        <w:left w:val="none" w:sz="0" w:space="0" w:color="auto"/>
        <w:bottom w:val="none" w:sz="0" w:space="0" w:color="auto"/>
        <w:right w:val="none" w:sz="0" w:space="0" w:color="auto"/>
      </w:divBdr>
    </w:div>
    <w:div w:id="642319169">
      <w:bodyDiv w:val="1"/>
      <w:marLeft w:val="0"/>
      <w:marRight w:val="0"/>
      <w:marTop w:val="0"/>
      <w:marBottom w:val="0"/>
      <w:divBdr>
        <w:top w:val="none" w:sz="0" w:space="0" w:color="auto"/>
        <w:left w:val="none" w:sz="0" w:space="0" w:color="auto"/>
        <w:bottom w:val="none" w:sz="0" w:space="0" w:color="auto"/>
        <w:right w:val="none" w:sz="0" w:space="0" w:color="auto"/>
      </w:divBdr>
    </w:div>
    <w:div w:id="642348142">
      <w:bodyDiv w:val="1"/>
      <w:marLeft w:val="0"/>
      <w:marRight w:val="0"/>
      <w:marTop w:val="0"/>
      <w:marBottom w:val="0"/>
      <w:divBdr>
        <w:top w:val="none" w:sz="0" w:space="0" w:color="auto"/>
        <w:left w:val="none" w:sz="0" w:space="0" w:color="auto"/>
        <w:bottom w:val="none" w:sz="0" w:space="0" w:color="auto"/>
        <w:right w:val="none" w:sz="0" w:space="0" w:color="auto"/>
      </w:divBdr>
    </w:div>
    <w:div w:id="642393116">
      <w:bodyDiv w:val="1"/>
      <w:marLeft w:val="0"/>
      <w:marRight w:val="0"/>
      <w:marTop w:val="0"/>
      <w:marBottom w:val="0"/>
      <w:divBdr>
        <w:top w:val="none" w:sz="0" w:space="0" w:color="auto"/>
        <w:left w:val="none" w:sz="0" w:space="0" w:color="auto"/>
        <w:bottom w:val="none" w:sz="0" w:space="0" w:color="auto"/>
        <w:right w:val="none" w:sz="0" w:space="0" w:color="auto"/>
      </w:divBdr>
    </w:div>
    <w:div w:id="642538190">
      <w:bodyDiv w:val="1"/>
      <w:marLeft w:val="0"/>
      <w:marRight w:val="0"/>
      <w:marTop w:val="0"/>
      <w:marBottom w:val="0"/>
      <w:divBdr>
        <w:top w:val="none" w:sz="0" w:space="0" w:color="auto"/>
        <w:left w:val="none" w:sz="0" w:space="0" w:color="auto"/>
        <w:bottom w:val="none" w:sz="0" w:space="0" w:color="auto"/>
        <w:right w:val="none" w:sz="0" w:space="0" w:color="auto"/>
      </w:divBdr>
    </w:div>
    <w:div w:id="643123085">
      <w:bodyDiv w:val="1"/>
      <w:marLeft w:val="0"/>
      <w:marRight w:val="0"/>
      <w:marTop w:val="0"/>
      <w:marBottom w:val="0"/>
      <w:divBdr>
        <w:top w:val="none" w:sz="0" w:space="0" w:color="auto"/>
        <w:left w:val="none" w:sz="0" w:space="0" w:color="auto"/>
        <w:bottom w:val="none" w:sz="0" w:space="0" w:color="auto"/>
        <w:right w:val="none" w:sz="0" w:space="0" w:color="auto"/>
      </w:divBdr>
    </w:div>
    <w:div w:id="643896281">
      <w:bodyDiv w:val="1"/>
      <w:marLeft w:val="0"/>
      <w:marRight w:val="0"/>
      <w:marTop w:val="0"/>
      <w:marBottom w:val="0"/>
      <w:divBdr>
        <w:top w:val="none" w:sz="0" w:space="0" w:color="auto"/>
        <w:left w:val="none" w:sz="0" w:space="0" w:color="auto"/>
        <w:bottom w:val="none" w:sz="0" w:space="0" w:color="auto"/>
        <w:right w:val="none" w:sz="0" w:space="0" w:color="auto"/>
      </w:divBdr>
    </w:div>
    <w:div w:id="643900178">
      <w:bodyDiv w:val="1"/>
      <w:marLeft w:val="0"/>
      <w:marRight w:val="0"/>
      <w:marTop w:val="0"/>
      <w:marBottom w:val="0"/>
      <w:divBdr>
        <w:top w:val="none" w:sz="0" w:space="0" w:color="auto"/>
        <w:left w:val="none" w:sz="0" w:space="0" w:color="auto"/>
        <w:bottom w:val="none" w:sz="0" w:space="0" w:color="auto"/>
        <w:right w:val="none" w:sz="0" w:space="0" w:color="auto"/>
      </w:divBdr>
    </w:div>
    <w:div w:id="644120184">
      <w:bodyDiv w:val="1"/>
      <w:marLeft w:val="0"/>
      <w:marRight w:val="0"/>
      <w:marTop w:val="0"/>
      <w:marBottom w:val="0"/>
      <w:divBdr>
        <w:top w:val="none" w:sz="0" w:space="0" w:color="auto"/>
        <w:left w:val="none" w:sz="0" w:space="0" w:color="auto"/>
        <w:bottom w:val="none" w:sz="0" w:space="0" w:color="auto"/>
        <w:right w:val="none" w:sz="0" w:space="0" w:color="auto"/>
      </w:divBdr>
    </w:div>
    <w:div w:id="644165258">
      <w:bodyDiv w:val="1"/>
      <w:marLeft w:val="0"/>
      <w:marRight w:val="0"/>
      <w:marTop w:val="0"/>
      <w:marBottom w:val="0"/>
      <w:divBdr>
        <w:top w:val="none" w:sz="0" w:space="0" w:color="auto"/>
        <w:left w:val="none" w:sz="0" w:space="0" w:color="auto"/>
        <w:bottom w:val="none" w:sz="0" w:space="0" w:color="auto"/>
        <w:right w:val="none" w:sz="0" w:space="0" w:color="auto"/>
      </w:divBdr>
    </w:div>
    <w:div w:id="644315269">
      <w:bodyDiv w:val="1"/>
      <w:marLeft w:val="0"/>
      <w:marRight w:val="0"/>
      <w:marTop w:val="0"/>
      <w:marBottom w:val="0"/>
      <w:divBdr>
        <w:top w:val="none" w:sz="0" w:space="0" w:color="auto"/>
        <w:left w:val="none" w:sz="0" w:space="0" w:color="auto"/>
        <w:bottom w:val="none" w:sz="0" w:space="0" w:color="auto"/>
        <w:right w:val="none" w:sz="0" w:space="0" w:color="auto"/>
      </w:divBdr>
    </w:div>
    <w:div w:id="644356308">
      <w:bodyDiv w:val="1"/>
      <w:marLeft w:val="0"/>
      <w:marRight w:val="0"/>
      <w:marTop w:val="0"/>
      <w:marBottom w:val="0"/>
      <w:divBdr>
        <w:top w:val="none" w:sz="0" w:space="0" w:color="auto"/>
        <w:left w:val="none" w:sz="0" w:space="0" w:color="auto"/>
        <w:bottom w:val="none" w:sz="0" w:space="0" w:color="auto"/>
        <w:right w:val="none" w:sz="0" w:space="0" w:color="auto"/>
      </w:divBdr>
    </w:div>
    <w:div w:id="644506830">
      <w:bodyDiv w:val="1"/>
      <w:marLeft w:val="0"/>
      <w:marRight w:val="0"/>
      <w:marTop w:val="0"/>
      <w:marBottom w:val="0"/>
      <w:divBdr>
        <w:top w:val="none" w:sz="0" w:space="0" w:color="auto"/>
        <w:left w:val="none" w:sz="0" w:space="0" w:color="auto"/>
        <w:bottom w:val="none" w:sz="0" w:space="0" w:color="auto"/>
        <w:right w:val="none" w:sz="0" w:space="0" w:color="auto"/>
      </w:divBdr>
    </w:div>
    <w:div w:id="644624133">
      <w:bodyDiv w:val="1"/>
      <w:marLeft w:val="0"/>
      <w:marRight w:val="0"/>
      <w:marTop w:val="0"/>
      <w:marBottom w:val="0"/>
      <w:divBdr>
        <w:top w:val="none" w:sz="0" w:space="0" w:color="auto"/>
        <w:left w:val="none" w:sz="0" w:space="0" w:color="auto"/>
        <w:bottom w:val="none" w:sz="0" w:space="0" w:color="auto"/>
        <w:right w:val="none" w:sz="0" w:space="0" w:color="auto"/>
      </w:divBdr>
    </w:div>
    <w:div w:id="645665292">
      <w:bodyDiv w:val="1"/>
      <w:marLeft w:val="0"/>
      <w:marRight w:val="0"/>
      <w:marTop w:val="0"/>
      <w:marBottom w:val="0"/>
      <w:divBdr>
        <w:top w:val="none" w:sz="0" w:space="0" w:color="auto"/>
        <w:left w:val="none" w:sz="0" w:space="0" w:color="auto"/>
        <w:bottom w:val="none" w:sz="0" w:space="0" w:color="auto"/>
        <w:right w:val="none" w:sz="0" w:space="0" w:color="auto"/>
      </w:divBdr>
    </w:div>
    <w:div w:id="645863234">
      <w:bodyDiv w:val="1"/>
      <w:marLeft w:val="0"/>
      <w:marRight w:val="0"/>
      <w:marTop w:val="0"/>
      <w:marBottom w:val="0"/>
      <w:divBdr>
        <w:top w:val="none" w:sz="0" w:space="0" w:color="auto"/>
        <w:left w:val="none" w:sz="0" w:space="0" w:color="auto"/>
        <w:bottom w:val="none" w:sz="0" w:space="0" w:color="auto"/>
        <w:right w:val="none" w:sz="0" w:space="0" w:color="auto"/>
      </w:divBdr>
    </w:div>
    <w:div w:id="646278802">
      <w:bodyDiv w:val="1"/>
      <w:marLeft w:val="0"/>
      <w:marRight w:val="0"/>
      <w:marTop w:val="0"/>
      <w:marBottom w:val="0"/>
      <w:divBdr>
        <w:top w:val="none" w:sz="0" w:space="0" w:color="auto"/>
        <w:left w:val="none" w:sz="0" w:space="0" w:color="auto"/>
        <w:bottom w:val="none" w:sz="0" w:space="0" w:color="auto"/>
        <w:right w:val="none" w:sz="0" w:space="0" w:color="auto"/>
      </w:divBdr>
    </w:div>
    <w:div w:id="646980039">
      <w:bodyDiv w:val="1"/>
      <w:marLeft w:val="0"/>
      <w:marRight w:val="0"/>
      <w:marTop w:val="0"/>
      <w:marBottom w:val="0"/>
      <w:divBdr>
        <w:top w:val="none" w:sz="0" w:space="0" w:color="auto"/>
        <w:left w:val="none" w:sz="0" w:space="0" w:color="auto"/>
        <w:bottom w:val="none" w:sz="0" w:space="0" w:color="auto"/>
        <w:right w:val="none" w:sz="0" w:space="0" w:color="auto"/>
      </w:divBdr>
    </w:div>
    <w:div w:id="647169542">
      <w:bodyDiv w:val="1"/>
      <w:marLeft w:val="0"/>
      <w:marRight w:val="0"/>
      <w:marTop w:val="0"/>
      <w:marBottom w:val="0"/>
      <w:divBdr>
        <w:top w:val="none" w:sz="0" w:space="0" w:color="auto"/>
        <w:left w:val="none" w:sz="0" w:space="0" w:color="auto"/>
        <w:bottom w:val="none" w:sz="0" w:space="0" w:color="auto"/>
        <w:right w:val="none" w:sz="0" w:space="0" w:color="auto"/>
      </w:divBdr>
    </w:div>
    <w:div w:id="647200482">
      <w:bodyDiv w:val="1"/>
      <w:marLeft w:val="0"/>
      <w:marRight w:val="0"/>
      <w:marTop w:val="0"/>
      <w:marBottom w:val="0"/>
      <w:divBdr>
        <w:top w:val="none" w:sz="0" w:space="0" w:color="auto"/>
        <w:left w:val="none" w:sz="0" w:space="0" w:color="auto"/>
        <w:bottom w:val="none" w:sz="0" w:space="0" w:color="auto"/>
        <w:right w:val="none" w:sz="0" w:space="0" w:color="auto"/>
      </w:divBdr>
    </w:div>
    <w:div w:id="648361181">
      <w:bodyDiv w:val="1"/>
      <w:marLeft w:val="0"/>
      <w:marRight w:val="0"/>
      <w:marTop w:val="0"/>
      <w:marBottom w:val="0"/>
      <w:divBdr>
        <w:top w:val="none" w:sz="0" w:space="0" w:color="auto"/>
        <w:left w:val="none" w:sz="0" w:space="0" w:color="auto"/>
        <w:bottom w:val="none" w:sz="0" w:space="0" w:color="auto"/>
        <w:right w:val="none" w:sz="0" w:space="0" w:color="auto"/>
      </w:divBdr>
    </w:div>
    <w:div w:id="648830582">
      <w:bodyDiv w:val="1"/>
      <w:marLeft w:val="0"/>
      <w:marRight w:val="0"/>
      <w:marTop w:val="0"/>
      <w:marBottom w:val="0"/>
      <w:divBdr>
        <w:top w:val="none" w:sz="0" w:space="0" w:color="auto"/>
        <w:left w:val="none" w:sz="0" w:space="0" w:color="auto"/>
        <w:bottom w:val="none" w:sz="0" w:space="0" w:color="auto"/>
        <w:right w:val="none" w:sz="0" w:space="0" w:color="auto"/>
      </w:divBdr>
    </w:div>
    <w:div w:id="649022909">
      <w:bodyDiv w:val="1"/>
      <w:marLeft w:val="0"/>
      <w:marRight w:val="0"/>
      <w:marTop w:val="0"/>
      <w:marBottom w:val="0"/>
      <w:divBdr>
        <w:top w:val="none" w:sz="0" w:space="0" w:color="auto"/>
        <w:left w:val="none" w:sz="0" w:space="0" w:color="auto"/>
        <w:bottom w:val="none" w:sz="0" w:space="0" w:color="auto"/>
        <w:right w:val="none" w:sz="0" w:space="0" w:color="auto"/>
      </w:divBdr>
    </w:div>
    <w:div w:id="649213628">
      <w:bodyDiv w:val="1"/>
      <w:marLeft w:val="0"/>
      <w:marRight w:val="0"/>
      <w:marTop w:val="0"/>
      <w:marBottom w:val="0"/>
      <w:divBdr>
        <w:top w:val="none" w:sz="0" w:space="0" w:color="auto"/>
        <w:left w:val="none" w:sz="0" w:space="0" w:color="auto"/>
        <w:bottom w:val="none" w:sz="0" w:space="0" w:color="auto"/>
        <w:right w:val="none" w:sz="0" w:space="0" w:color="auto"/>
      </w:divBdr>
    </w:div>
    <w:div w:id="649864013">
      <w:bodyDiv w:val="1"/>
      <w:marLeft w:val="0"/>
      <w:marRight w:val="0"/>
      <w:marTop w:val="0"/>
      <w:marBottom w:val="0"/>
      <w:divBdr>
        <w:top w:val="none" w:sz="0" w:space="0" w:color="auto"/>
        <w:left w:val="none" w:sz="0" w:space="0" w:color="auto"/>
        <w:bottom w:val="none" w:sz="0" w:space="0" w:color="auto"/>
        <w:right w:val="none" w:sz="0" w:space="0" w:color="auto"/>
      </w:divBdr>
    </w:div>
    <w:div w:id="651180409">
      <w:bodyDiv w:val="1"/>
      <w:marLeft w:val="0"/>
      <w:marRight w:val="0"/>
      <w:marTop w:val="0"/>
      <w:marBottom w:val="0"/>
      <w:divBdr>
        <w:top w:val="none" w:sz="0" w:space="0" w:color="auto"/>
        <w:left w:val="none" w:sz="0" w:space="0" w:color="auto"/>
        <w:bottom w:val="none" w:sz="0" w:space="0" w:color="auto"/>
        <w:right w:val="none" w:sz="0" w:space="0" w:color="auto"/>
      </w:divBdr>
    </w:div>
    <w:div w:id="651254494">
      <w:bodyDiv w:val="1"/>
      <w:marLeft w:val="0"/>
      <w:marRight w:val="0"/>
      <w:marTop w:val="0"/>
      <w:marBottom w:val="0"/>
      <w:divBdr>
        <w:top w:val="none" w:sz="0" w:space="0" w:color="auto"/>
        <w:left w:val="none" w:sz="0" w:space="0" w:color="auto"/>
        <w:bottom w:val="none" w:sz="0" w:space="0" w:color="auto"/>
        <w:right w:val="none" w:sz="0" w:space="0" w:color="auto"/>
      </w:divBdr>
    </w:div>
    <w:div w:id="651908361">
      <w:bodyDiv w:val="1"/>
      <w:marLeft w:val="0"/>
      <w:marRight w:val="0"/>
      <w:marTop w:val="0"/>
      <w:marBottom w:val="0"/>
      <w:divBdr>
        <w:top w:val="none" w:sz="0" w:space="0" w:color="auto"/>
        <w:left w:val="none" w:sz="0" w:space="0" w:color="auto"/>
        <w:bottom w:val="none" w:sz="0" w:space="0" w:color="auto"/>
        <w:right w:val="none" w:sz="0" w:space="0" w:color="auto"/>
      </w:divBdr>
    </w:div>
    <w:div w:id="652029798">
      <w:bodyDiv w:val="1"/>
      <w:marLeft w:val="0"/>
      <w:marRight w:val="0"/>
      <w:marTop w:val="0"/>
      <w:marBottom w:val="0"/>
      <w:divBdr>
        <w:top w:val="none" w:sz="0" w:space="0" w:color="auto"/>
        <w:left w:val="none" w:sz="0" w:space="0" w:color="auto"/>
        <w:bottom w:val="none" w:sz="0" w:space="0" w:color="auto"/>
        <w:right w:val="none" w:sz="0" w:space="0" w:color="auto"/>
      </w:divBdr>
    </w:div>
    <w:div w:id="652175838">
      <w:bodyDiv w:val="1"/>
      <w:marLeft w:val="0"/>
      <w:marRight w:val="0"/>
      <w:marTop w:val="0"/>
      <w:marBottom w:val="0"/>
      <w:divBdr>
        <w:top w:val="none" w:sz="0" w:space="0" w:color="auto"/>
        <w:left w:val="none" w:sz="0" w:space="0" w:color="auto"/>
        <w:bottom w:val="none" w:sz="0" w:space="0" w:color="auto"/>
        <w:right w:val="none" w:sz="0" w:space="0" w:color="auto"/>
      </w:divBdr>
    </w:div>
    <w:div w:id="652217580">
      <w:bodyDiv w:val="1"/>
      <w:marLeft w:val="0"/>
      <w:marRight w:val="0"/>
      <w:marTop w:val="0"/>
      <w:marBottom w:val="0"/>
      <w:divBdr>
        <w:top w:val="none" w:sz="0" w:space="0" w:color="auto"/>
        <w:left w:val="none" w:sz="0" w:space="0" w:color="auto"/>
        <w:bottom w:val="none" w:sz="0" w:space="0" w:color="auto"/>
        <w:right w:val="none" w:sz="0" w:space="0" w:color="auto"/>
      </w:divBdr>
    </w:div>
    <w:div w:id="652953646">
      <w:bodyDiv w:val="1"/>
      <w:marLeft w:val="0"/>
      <w:marRight w:val="0"/>
      <w:marTop w:val="0"/>
      <w:marBottom w:val="0"/>
      <w:divBdr>
        <w:top w:val="none" w:sz="0" w:space="0" w:color="auto"/>
        <w:left w:val="none" w:sz="0" w:space="0" w:color="auto"/>
        <w:bottom w:val="none" w:sz="0" w:space="0" w:color="auto"/>
        <w:right w:val="none" w:sz="0" w:space="0" w:color="auto"/>
      </w:divBdr>
    </w:div>
    <w:div w:id="653149434">
      <w:bodyDiv w:val="1"/>
      <w:marLeft w:val="0"/>
      <w:marRight w:val="0"/>
      <w:marTop w:val="0"/>
      <w:marBottom w:val="0"/>
      <w:divBdr>
        <w:top w:val="none" w:sz="0" w:space="0" w:color="auto"/>
        <w:left w:val="none" w:sz="0" w:space="0" w:color="auto"/>
        <w:bottom w:val="none" w:sz="0" w:space="0" w:color="auto"/>
        <w:right w:val="none" w:sz="0" w:space="0" w:color="auto"/>
      </w:divBdr>
    </w:div>
    <w:div w:id="653221438">
      <w:bodyDiv w:val="1"/>
      <w:marLeft w:val="0"/>
      <w:marRight w:val="0"/>
      <w:marTop w:val="0"/>
      <w:marBottom w:val="0"/>
      <w:divBdr>
        <w:top w:val="none" w:sz="0" w:space="0" w:color="auto"/>
        <w:left w:val="none" w:sz="0" w:space="0" w:color="auto"/>
        <w:bottom w:val="none" w:sz="0" w:space="0" w:color="auto"/>
        <w:right w:val="none" w:sz="0" w:space="0" w:color="auto"/>
      </w:divBdr>
    </w:div>
    <w:div w:id="653417479">
      <w:bodyDiv w:val="1"/>
      <w:marLeft w:val="0"/>
      <w:marRight w:val="0"/>
      <w:marTop w:val="0"/>
      <w:marBottom w:val="0"/>
      <w:divBdr>
        <w:top w:val="none" w:sz="0" w:space="0" w:color="auto"/>
        <w:left w:val="none" w:sz="0" w:space="0" w:color="auto"/>
        <w:bottom w:val="none" w:sz="0" w:space="0" w:color="auto"/>
        <w:right w:val="none" w:sz="0" w:space="0" w:color="auto"/>
      </w:divBdr>
    </w:div>
    <w:div w:id="653490847">
      <w:bodyDiv w:val="1"/>
      <w:marLeft w:val="0"/>
      <w:marRight w:val="0"/>
      <w:marTop w:val="0"/>
      <w:marBottom w:val="0"/>
      <w:divBdr>
        <w:top w:val="none" w:sz="0" w:space="0" w:color="auto"/>
        <w:left w:val="none" w:sz="0" w:space="0" w:color="auto"/>
        <w:bottom w:val="none" w:sz="0" w:space="0" w:color="auto"/>
        <w:right w:val="none" w:sz="0" w:space="0" w:color="auto"/>
      </w:divBdr>
    </w:div>
    <w:div w:id="653801992">
      <w:bodyDiv w:val="1"/>
      <w:marLeft w:val="0"/>
      <w:marRight w:val="0"/>
      <w:marTop w:val="0"/>
      <w:marBottom w:val="0"/>
      <w:divBdr>
        <w:top w:val="none" w:sz="0" w:space="0" w:color="auto"/>
        <w:left w:val="none" w:sz="0" w:space="0" w:color="auto"/>
        <w:bottom w:val="none" w:sz="0" w:space="0" w:color="auto"/>
        <w:right w:val="none" w:sz="0" w:space="0" w:color="auto"/>
      </w:divBdr>
    </w:div>
    <w:div w:id="655651573">
      <w:bodyDiv w:val="1"/>
      <w:marLeft w:val="0"/>
      <w:marRight w:val="0"/>
      <w:marTop w:val="0"/>
      <w:marBottom w:val="0"/>
      <w:divBdr>
        <w:top w:val="none" w:sz="0" w:space="0" w:color="auto"/>
        <w:left w:val="none" w:sz="0" w:space="0" w:color="auto"/>
        <w:bottom w:val="none" w:sz="0" w:space="0" w:color="auto"/>
        <w:right w:val="none" w:sz="0" w:space="0" w:color="auto"/>
      </w:divBdr>
    </w:div>
    <w:div w:id="656304564">
      <w:bodyDiv w:val="1"/>
      <w:marLeft w:val="0"/>
      <w:marRight w:val="0"/>
      <w:marTop w:val="0"/>
      <w:marBottom w:val="0"/>
      <w:divBdr>
        <w:top w:val="none" w:sz="0" w:space="0" w:color="auto"/>
        <w:left w:val="none" w:sz="0" w:space="0" w:color="auto"/>
        <w:bottom w:val="none" w:sz="0" w:space="0" w:color="auto"/>
        <w:right w:val="none" w:sz="0" w:space="0" w:color="auto"/>
      </w:divBdr>
    </w:div>
    <w:div w:id="657421342">
      <w:bodyDiv w:val="1"/>
      <w:marLeft w:val="0"/>
      <w:marRight w:val="0"/>
      <w:marTop w:val="0"/>
      <w:marBottom w:val="0"/>
      <w:divBdr>
        <w:top w:val="none" w:sz="0" w:space="0" w:color="auto"/>
        <w:left w:val="none" w:sz="0" w:space="0" w:color="auto"/>
        <w:bottom w:val="none" w:sz="0" w:space="0" w:color="auto"/>
        <w:right w:val="none" w:sz="0" w:space="0" w:color="auto"/>
      </w:divBdr>
    </w:div>
    <w:div w:id="657809156">
      <w:bodyDiv w:val="1"/>
      <w:marLeft w:val="0"/>
      <w:marRight w:val="0"/>
      <w:marTop w:val="0"/>
      <w:marBottom w:val="0"/>
      <w:divBdr>
        <w:top w:val="none" w:sz="0" w:space="0" w:color="auto"/>
        <w:left w:val="none" w:sz="0" w:space="0" w:color="auto"/>
        <w:bottom w:val="none" w:sz="0" w:space="0" w:color="auto"/>
        <w:right w:val="none" w:sz="0" w:space="0" w:color="auto"/>
      </w:divBdr>
    </w:div>
    <w:div w:id="657851015">
      <w:bodyDiv w:val="1"/>
      <w:marLeft w:val="0"/>
      <w:marRight w:val="0"/>
      <w:marTop w:val="0"/>
      <w:marBottom w:val="0"/>
      <w:divBdr>
        <w:top w:val="none" w:sz="0" w:space="0" w:color="auto"/>
        <w:left w:val="none" w:sz="0" w:space="0" w:color="auto"/>
        <w:bottom w:val="none" w:sz="0" w:space="0" w:color="auto"/>
        <w:right w:val="none" w:sz="0" w:space="0" w:color="auto"/>
      </w:divBdr>
    </w:div>
    <w:div w:id="658077213">
      <w:bodyDiv w:val="1"/>
      <w:marLeft w:val="0"/>
      <w:marRight w:val="0"/>
      <w:marTop w:val="0"/>
      <w:marBottom w:val="0"/>
      <w:divBdr>
        <w:top w:val="none" w:sz="0" w:space="0" w:color="auto"/>
        <w:left w:val="none" w:sz="0" w:space="0" w:color="auto"/>
        <w:bottom w:val="none" w:sz="0" w:space="0" w:color="auto"/>
        <w:right w:val="none" w:sz="0" w:space="0" w:color="auto"/>
      </w:divBdr>
    </w:div>
    <w:div w:id="658118535">
      <w:bodyDiv w:val="1"/>
      <w:marLeft w:val="0"/>
      <w:marRight w:val="0"/>
      <w:marTop w:val="0"/>
      <w:marBottom w:val="0"/>
      <w:divBdr>
        <w:top w:val="none" w:sz="0" w:space="0" w:color="auto"/>
        <w:left w:val="none" w:sz="0" w:space="0" w:color="auto"/>
        <w:bottom w:val="none" w:sz="0" w:space="0" w:color="auto"/>
        <w:right w:val="none" w:sz="0" w:space="0" w:color="auto"/>
      </w:divBdr>
    </w:div>
    <w:div w:id="658461837">
      <w:bodyDiv w:val="1"/>
      <w:marLeft w:val="0"/>
      <w:marRight w:val="0"/>
      <w:marTop w:val="0"/>
      <w:marBottom w:val="0"/>
      <w:divBdr>
        <w:top w:val="none" w:sz="0" w:space="0" w:color="auto"/>
        <w:left w:val="none" w:sz="0" w:space="0" w:color="auto"/>
        <w:bottom w:val="none" w:sz="0" w:space="0" w:color="auto"/>
        <w:right w:val="none" w:sz="0" w:space="0" w:color="auto"/>
      </w:divBdr>
    </w:div>
    <w:div w:id="658731699">
      <w:bodyDiv w:val="1"/>
      <w:marLeft w:val="0"/>
      <w:marRight w:val="0"/>
      <w:marTop w:val="0"/>
      <w:marBottom w:val="0"/>
      <w:divBdr>
        <w:top w:val="none" w:sz="0" w:space="0" w:color="auto"/>
        <w:left w:val="none" w:sz="0" w:space="0" w:color="auto"/>
        <w:bottom w:val="none" w:sz="0" w:space="0" w:color="auto"/>
        <w:right w:val="none" w:sz="0" w:space="0" w:color="auto"/>
      </w:divBdr>
    </w:div>
    <w:div w:id="659892320">
      <w:bodyDiv w:val="1"/>
      <w:marLeft w:val="0"/>
      <w:marRight w:val="0"/>
      <w:marTop w:val="0"/>
      <w:marBottom w:val="0"/>
      <w:divBdr>
        <w:top w:val="none" w:sz="0" w:space="0" w:color="auto"/>
        <w:left w:val="none" w:sz="0" w:space="0" w:color="auto"/>
        <w:bottom w:val="none" w:sz="0" w:space="0" w:color="auto"/>
        <w:right w:val="none" w:sz="0" w:space="0" w:color="auto"/>
      </w:divBdr>
    </w:div>
    <w:div w:id="660087299">
      <w:bodyDiv w:val="1"/>
      <w:marLeft w:val="0"/>
      <w:marRight w:val="0"/>
      <w:marTop w:val="0"/>
      <w:marBottom w:val="0"/>
      <w:divBdr>
        <w:top w:val="none" w:sz="0" w:space="0" w:color="auto"/>
        <w:left w:val="none" w:sz="0" w:space="0" w:color="auto"/>
        <w:bottom w:val="none" w:sz="0" w:space="0" w:color="auto"/>
        <w:right w:val="none" w:sz="0" w:space="0" w:color="auto"/>
      </w:divBdr>
    </w:div>
    <w:div w:id="660162755">
      <w:bodyDiv w:val="1"/>
      <w:marLeft w:val="0"/>
      <w:marRight w:val="0"/>
      <w:marTop w:val="0"/>
      <w:marBottom w:val="0"/>
      <w:divBdr>
        <w:top w:val="none" w:sz="0" w:space="0" w:color="auto"/>
        <w:left w:val="none" w:sz="0" w:space="0" w:color="auto"/>
        <w:bottom w:val="none" w:sz="0" w:space="0" w:color="auto"/>
        <w:right w:val="none" w:sz="0" w:space="0" w:color="auto"/>
      </w:divBdr>
    </w:div>
    <w:div w:id="660356872">
      <w:bodyDiv w:val="1"/>
      <w:marLeft w:val="0"/>
      <w:marRight w:val="0"/>
      <w:marTop w:val="0"/>
      <w:marBottom w:val="0"/>
      <w:divBdr>
        <w:top w:val="none" w:sz="0" w:space="0" w:color="auto"/>
        <w:left w:val="none" w:sz="0" w:space="0" w:color="auto"/>
        <w:bottom w:val="none" w:sz="0" w:space="0" w:color="auto"/>
        <w:right w:val="none" w:sz="0" w:space="0" w:color="auto"/>
      </w:divBdr>
    </w:div>
    <w:div w:id="661547420">
      <w:bodyDiv w:val="1"/>
      <w:marLeft w:val="0"/>
      <w:marRight w:val="0"/>
      <w:marTop w:val="0"/>
      <w:marBottom w:val="0"/>
      <w:divBdr>
        <w:top w:val="none" w:sz="0" w:space="0" w:color="auto"/>
        <w:left w:val="none" w:sz="0" w:space="0" w:color="auto"/>
        <w:bottom w:val="none" w:sz="0" w:space="0" w:color="auto"/>
        <w:right w:val="none" w:sz="0" w:space="0" w:color="auto"/>
      </w:divBdr>
    </w:div>
    <w:div w:id="662129469">
      <w:bodyDiv w:val="1"/>
      <w:marLeft w:val="0"/>
      <w:marRight w:val="0"/>
      <w:marTop w:val="0"/>
      <w:marBottom w:val="0"/>
      <w:divBdr>
        <w:top w:val="none" w:sz="0" w:space="0" w:color="auto"/>
        <w:left w:val="none" w:sz="0" w:space="0" w:color="auto"/>
        <w:bottom w:val="none" w:sz="0" w:space="0" w:color="auto"/>
        <w:right w:val="none" w:sz="0" w:space="0" w:color="auto"/>
      </w:divBdr>
    </w:div>
    <w:div w:id="662204922">
      <w:bodyDiv w:val="1"/>
      <w:marLeft w:val="0"/>
      <w:marRight w:val="0"/>
      <w:marTop w:val="0"/>
      <w:marBottom w:val="0"/>
      <w:divBdr>
        <w:top w:val="none" w:sz="0" w:space="0" w:color="auto"/>
        <w:left w:val="none" w:sz="0" w:space="0" w:color="auto"/>
        <w:bottom w:val="none" w:sz="0" w:space="0" w:color="auto"/>
        <w:right w:val="none" w:sz="0" w:space="0" w:color="auto"/>
      </w:divBdr>
    </w:div>
    <w:div w:id="662662265">
      <w:bodyDiv w:val="1"/>
      <w:marLeft w:val="0"/>
      <w:marRight w:val="0"/>
      <w:marTop w:val="0"/>
      <w:marBottom w:val="0"/>
      <w:divBdr>
        <w:top w:val="none" w:sz="0" w:space="0" w:color="auto"/>
        <w:left w:val="none" w:sz="0" w:space="0" w:color="auto"/>
        <w:bottom w:val="none" w:sz="0" w:space="0" w:color="auto"/>
        <w:right w:val="none" w:sz="0" w:space="0" w:color="auto"/>
      </w:divBdr>
    </w:div>
    <w:div w:id="662928344">
      <w:bodyDiv w:val="1"/>
      <w:marLeft w:val="0"/>
      <w:marRight w:val="0"/>
      <w:marTop w:val="0"/>
      <w:marBottom w:val="0"/>
      <w:divBdr>
        <w:top w:val="none" w:sz="0" w:space="0" w:color="auto"/>
        <w:left w:val="none" w:sz="0" w:space="0" w:color="auto"/>
        <w:bottom w:val="none" w:sz="0" w:space="0" w:color="auto"/>
        <w:right w:val="none" w:sz="0" w:space="0" w:color="auto"/>
      </w:divBdr>
    </w:div>
    <w:div w:id="663438484">
      <w:bodyDiv w:val="1"/>
      <w:marLeft w:val="0"/>
      <w:marRight w:val="0"/>
      <w:marTop w:val="0"/>
      <w:marBottom w:val="0"/>
      <w:divBdr>
        <w:top w:val="none" w:sz="0" w:space="0" w:color="auto"/>
        <w:left w:val="none" w:sz="0" w:space="0" w:color="auto"/>
        <w:bottom w:val="none" w:sz="0" w:space="0" w:color="auto"/>
        <w:right w:val="none" w:sz="0" w:space="0" w:color="auto"/>
      </w:divBdr>
    </w:div>
    <w:div w:id="663508040">
      <w:bodyDiv w:val="1"/>
      <w:marLeft w:val="0"/>
      <w:marRight w:val="0"/>
      <w:marTop w:val="0"/>
      <w:marBottom w:val="0"/>
      <w:divBdr>
        <w:top w:val="none" w:sz="0" w:space="0" w:color="auto"/>
        <w:left w:val="none" w:sz="0" w:space="0" w:color="auto"/>
        <w:bottom w:val="none" w:sz="0" w:space="0" w:color="auto"/>
        <w:right w:val="none" w:sz="0" w:space="0" w:color="auto"/>
      </w:divBdr>
    </w:div>
    <w:div w:id="663626433">
      <w:bodyDiv w:val="1"/>
      <w:marLeft w:val="0"/>
      <w:marRight w:val="0"/>
      <w:marTop w:val="0"/>
      <w:marBottom w:val="0"/>
      <w:divBdr>
        <w:top w:val="none" w:sz="0" w:space="0" w:color="auto"/>
        <w:left w:val="none" w:sz="0" w:space="0" w:color="auto"/>
        <w:bottom w:val="none" w:sz="0" w:space="0" w:color="auto"/>
        <w:right w:val="none" w:sz="0" w:space="0" w:color="auto"/>
      </w:divBdr>
    </w:div>
    <w:div w:id="663821527">
      <w:bodyDiv w:val="1"/>
      <w:marLeft w:val="0"/>
      <w:marRight w:val="0"/>
      <w:marTop w:val="0"/>
      <w:marBottom w:val="0"/>
      <w:divBdr>
        <w:top w:val="none" w:sz="0" w:space="0" w:color="auto"/>
        <w:left w:val="none" w:sz="0" w:space="0" w:color="auto"/>
        <w:bottom w:val="none" w:sz="0" w:space="0" w:color="auto"/>
        <w:right w:val="none" w:sz="0" w:space="0" w:color="auto"/>
      </w:divBdr>
    </w:div>
    <w:div w:id="664406604">
      <w:bodyDiv w:val="1"/>
      <w:marLeft w:val="0"/>
      <w:marRight w:val="0"/>
      <w:marTop w:val="0"/>
      <w:marBottom w:val="0"/>
      <w:divBdr>
        <w:top w:val="none" w:sz="0" w:space="0" w:color="auto"/>
        <w:left w:val="none" w:sz="0" w:space="0" w:color="auto"/>
        <w:bottom w:val="none" w:sz="0" w:space="0" w:color="auto"/>
        <w:right w:val="none" w:sz="0" w:space="0" w:color="auto"/>
      </w:divBdr>
    </w:div>
    <w:div w:id="664939905">
      <w:bodyDiv w:val="1"/>
      <w:marLeft w:val="0"/>
      <w:marRight w:val="0"/>
      <w:marTop w:val="0"/>
      <w:marBottom w:val="0"/>
      <w:divBdr>
        <w:top w:val="none" w:sz="0" w:space="0" w:color="auto"/>
        <w:left w:val="none" w:sz="0" w:space="0" w:color="auto"/>
        <w:bottom w:val="none" w:sz="0" w:space="0" w:color="auto"/>
        <w:right w:val="none" w:sz="0" w:space="0" w:color="auto"/>
      </w:divBdr>
    </w:div>
    <w:div w:id="665210105">
      <w:bodyDiv w:val="1"/>
      <w:marLeft w:val="0"/>
      <w:marRight w:val="0"/>
      <w:marTop w:val="0"/>
      <w:marBottom w:val="0"/>
      <w:divBdr>
        <w:top w:val="none" w:sz="0" w:space="0" w:color="auto"/>
        <w:left w:val="none" w:sz="0" w:space="0" w:color="auto"/>
        <w:bottom w:val="none" w:sz="0" w:space="0" w:color="auto"/>
        <w:right w:val="none" w:sz="0" w:space="0" w:color="auto"/>
      </w:divBdr>
    </w:div>
    <w:div w:id="665398012">
      <w:bodyDiv w:val="1"/>
      <w:marLeft w:val="0"/>
      <w:marRight w:val="0"/>
      <w:marTop w:val="0"/>
      <w:marBottom w:val="0"/>
      <w:divBdr>
        <w:top w:val="none" w:sz="0" w:space="0" w:color="auto"/>
        <w:left w:val="none" w:sz="0" w:space="0" w:color="auto"/>
        <w:bottom w:val="none" w:sz="0" w:space="0" w:color="auto"/>
        <w:right w:val="none" w:sz="0" w:space="0" w:color="auto"/>
      </w:divBdr>
    </w:div>
    <w:div w:id="665548659">
      <w:bodyDiv w:val="1"/>
      <w:marLeft w:val="0"/>
      <w:marRight w:val="0"/>
      <w:marTop w:val="0"/>
      <w:marBottom w:val="0"/>
      <w:divBdr>
        <w:top w:val="none" w:sz="0" w:space="0" w:color="auto"/>
        <w:left w:val="none" w:sz="0" w:space="0" w:color="auto"/>
        <w:bottom w:val="none" w:sz="0" w:space="0" w:color="auto"/>
        <w:right w:val="none" w:sz="0" w:space="0" w:color="auto"/>
      </w:divBdr>
    </w:div>
    <w:div w:id="665938990">
      <w:bodyDiv w:val="1"/>
      <w:marLeft w:val="0"/>
      <w:marRight w:val="0"/>
      <w:marTop w:val="0"/>
      <w:marBottom w:val="0"/>
      <w:divBdr>
        <w:top w:val="none" w:sz="0" w:space="0" w:color="auto"/>
        <w:left w:val="none" w:sz="0" w:space="0" w:color="auto"/>
        <w:bottom w:val="none" w:sz="0" w:space="0" w:color="auto"/>
        <w:right w:val="none" w:sz="0" w:space="0" w:color="auto"/>
      </w:divBdr>
    </w:div>
    <w:div w:id="666132895">
      <w:bodyDiv w:val="1"/>
      <w:marLeft w:val="0"/>
      <w:marRight w:val="0"/>
      <w:marTop w:val="0"/>
      <w:marBottom w:val="0"/>
      <w:divBdr>
        <w:top w:val="none" w:sz="0" w:space="0" w:color="auto"/>
        <w:left w:val="none" w:sz="0" w:space="0" w:color="auto"/>
        <w:bottom w:val="none" w:sz="0" w:space="0" w:color="auto"/>
        <w:right w:val="none" w:sz="0" w:space="0" w:color="auto"/>
      </w:divBdr>
    </w:div>
    <w:div w:id="666903220">
      <w:bodyDiv w:val="1"/>
      <w:marLeft w:val="0"/>
      <w:marRight w:val="0"/>
      <w:marTop w:val="0"/>
      <w:marBottom w:val="0"/>
      <w:divBdr>
        <w:top w:val="none" w:sz="0" w:space="0" w:color="auto"/>
        <w:left w:val="none" w:sz="0" w:space="0" w:color="auto"/>
        <w:bottom w:val="none" w:sz="0" w:space="0" w:color="auto"/>
        <w:right w:val="none" w:sz="0" w:space="0" w:color="auto"/>
      </w:divBdr>
    </w:div>
    <w:div w:id="666909586">
      <w:bodyDiv w:val="1"/>
      <w:marLeft w:val="0"/>
      <w:marRight w:val="0"/>
      <w:marTop w:val="0"/>
      <w:marBottom w:val="0"/>
      <w:divBdr>
        <w:top w:val="none" w:sz="0" w:space="0" w:color="auto"/>
        <w:left w:val="none" w:sz="0" w:space="0" w:color="auto"/>
        <w:bottom w:val="none" w:sz="0" w:space="0" w:color="auto"/>
        <w:right w:val="none" w:sz="0" w:space="0" w:color="auto"/>
      </w:divBdr>
    </w:div>
    <w:div w:id="667175153">
      <w:bodyDiv w:val="1"/>
      <w:marLeft w:val="0"/>
      <w:marRight w:val="0"/>
      <w:marTop w:val="0"/>
      <w:marBottom w:val="0"/>
      <w:divBdr>
        <w:top w:val="none" w:sz="0" w:space="0" w:color="auto"/>
        <w:left w:val="none" w:sz="0" w:space="0" w:color="auto"/>
        <w:bottom w:val="none" w:sz="0" w:space="0" w:color="auto"/>
        <w:right w:val="none" w:sz="0" w:space="0" w:color="auto"/>
      </w:divBdr>
    </w:div>
    <w:div w:id="668093455">
      <w:bodyDiv w:val="1"/>
      <w:marLeft w:val="0"/>
      <w:marRight w:val="0"/>
      <w:marTop w:val="0"/>
      <w:marBottom w:val="0"/>
      <w:divBdr>
        <w:top w:val="none" w:sz="0" w:space="0" w:color="auto"/>
        <w:left w:val="none" w:sz="0" w:space="0" w:color="auto"/>
        <w:bottom w:val="none" w:sz="0" w:space="0" w:color="auto"/>
        <w:right w:val="none" w:sz="0" w:space="0" w:color="auto"/>
      </w:divBdr>
    </w:div>
    <w:div w:id="668094661">
      <w:bodyDiv w:val="1"/>
      <w:marLeft w:val="0"/>
      <w:marRight w:val="0"/>
      <w:marTop w:val="0"/>
      <w:marBottom w:val="0"/>
      <w:divBdr>
        <w:top w:val="none" w:sz="0" w:space="0" w:color="auto"/>
        <w:left w:val="none" w:sz="0" w:space="0" w:color="auto"/>
        <w:bottom w:val="none" w:sz="0" w:space="0" w:color="auto"/>
        <w:right w:val="none" w:sz="0" w:space="0" w:color="auto"/>
      </w:divBdr>
    </w:div>
    <w:div w:id="668366119">
      <w:bodyDiv w:val="1"/>
      <w:marLeft w:val="0"/>
      <w:marRight w:val="0"/>
      <w:marTop w:val="0"/>
      <w:marBottom w:val="0"/>
      <w:divBdr>
        <w:top w:val="none" w:sz="0" w:space="0" w:color="auto"/>
        <w:left w:val="none" w:sz="0" w:space="0" w:color="auto"/>
        <w:bottom w:val="none" w:sz="0" w:space="0" w:color="auto"/>
        <w:right w:val="none" w:sz="0" w:space="0" w:color="auto"/>
      </w:divBdr>
    </w:div>
    <w:div w:id="668367159">
      <w:bodyDiv w:val="1"/>
      <w:marLeft w:val="0"/>
      <w:marRight w:val="0"/>
      <w:marTop w:val="0"/>
      <w:marBottom w:val="0"/>
      <w:divBdr>
        <w:top w:val="none" w:sz="0" w:space="0" w:color="auto"/>
        <w:left w:val="none" w:sz="0" w:space="0" w:color="auto"/>
        <w:bottom w:val="none" w:sz="0" w:space="0" w:color="auto"/>
        <w:right w:val="none" w:sz="0" w:space="0" w:color="auto"/>
      </w:divBdr>
    </w:div>
    <w:div w:id="668556638">
      <w:bodyDiv w:val="1"/>
      <w:marLeft w:val="0"/>
      <w:marRight w:val="0"/>
      <w:marTop w:val="0"/>
      <w:marBottom w:val="0"/>
      <w:divBdr>
        <w:top w:val="none" w:sz="0" w:space="0" w:color="auto"/>
        <w:left w:val="none" w:sz="0" w:space="0" w:color="auto"/>
        <w:bottom w:val="none" w:sz="0" w:space="0" w:color="auto"/>
        <w:right w:val="none" w:sz="0" w:space="0" w:color="auto"/>
      </w:divBdr>
    </w:div>
    <w:div w:id="670060017">
      <w:bodyDiv w:val="1"/>
      <w:marLeft w:val="0"/>
      <w:marRight w:val="0"/>
      <w:marTop w:val="0"/>
      <w:marBottom w:val="0"/>
      <w:divBdr>
        <w:top w:val="none" w:sz="0" w:space="0" w:color="auto"/>
        <w:left w:val="none" w:sz="0" w:space="0" w:color="auto"/>
        <w:bottom w:val="none" w:sz="0" w:space="0" w:color="auto"/>
        <w:right w:val="none" w:sz="0" w:space="0" w:color="auto"/>
      </w:divBdr>
    </w:div>
    <w:div w:id="670255026">
      <w:bodyDiv w:val="1"/>
      <w:marLeft w:val="0"/>
      <w:marRight w:val="0"/>
      <w:marTop w:val="0"/>
      <w:marBottom w:val="0"/>
      <w:divBdr>
        <w:top w:val="none" w:sz="0" w:space="0" w:color="auto"/>
        <w:left w:val="none" w:sz="0" w:space="0" w:color="auto"/>
        <w:bottom w:val="none" w:sz="0" w:space="0" w:color="auto"/>
        <w:right w:val="none" w:sz="0" w:space="0" w:color="auto"/>
      </w:divBdr>
    </w:div>
    <w:div w:id="670529963">
      <w:bodyDiv w:val="1"/>
      <w:marLeft w:val="0"/>
      <w:marRight w:val="0"/>
      <w:marTop w:val="0"/>
      <w:marBottom w:val="0"/>
      <w:divBdr>
        <w:top w:val="none" w:sz="0" w:space="0" w:color="auto"/>
        <w:left w:val="none" w:sz="0" w:space="0" w:color="auto"/>
        <w:bottom w:val="none" w:sz="0" w:space="0" w:color="auto"/>
        <w:right w:val="none" w:sz="0" w:space="0" w:color="auto"/>
      </w:divBdr>
    </w:div>
    <w:div w:id="670837102">
      <w:bodyDiv w:val="1"/>
      <w:marLeft w:val="0"/>
      <w:marRight w:val="0"/>
      <w:marTop w:val="0"/>
      <w:marBottom w:val="0"/>
      <w:divBdr>
        <w:top w:val="none" w:sz="0" w:space="0" w:color="auto"/>
        <w:left w:val="none" w:sz="0" w:space="0" w:color="auto"/>
        <w:bottom w:val="none" w:sz="0" w:space="0" w:color="auto"/>
        <w:right w:val="none" w:sz="0" w:space="0" w:color="auto"/>
      </w:divBdr>
    </w:div>
    <w:div w:id="671219936">
      <w:bodyDiv w:val="1"/>
      <w:marLeft w:val="0"/>
      <w:marRight w:val="0"/>
      <w:marTop w:val="0"/>
      <w:marBottom w:val="0"/>
      <w:divBdr>
        <w:top w:val="none" w:sz="0" w:space="0" w:color="auto"/>
        <w:left w:val="none" w:sz="0" w:space="0" w:color="auto"/>
        <w:bottom w:val="none" w:sz="0" w:space="0" w:color="auto"/>
        <w:right w:val="none" w:sz="0" w:space="0" w:color="auto"/>
      </w:divBdr>
    </w:div>
    <w:div w:id="671639046">
      <w:bodyDiv w:val="1"/>
      <w:marLeft w:val="0"/>
      <w:marRight w:val="0"/>
      <w:marTop w:val="0"/>
      <w:marBottom w:val="0"/>
      <w:divBdr>
        <w:top w:val="none" w:sz="0" w:space="0" w:color="auto"/>
        <w:left w:val="none" w:sz="0" w:space="0" w:color="auto"/>
        <w:bottom w:val="none" w:sz="0" w:space="0" w:color="auto"/>
        <w:right w:val="none" w:sz="0" w:space="0" w:color="auto"/>
      </w:divBdr>
    </w:div>
    <w:div w:id="671957895">
      <w:bodyDiv w:val="1"/>
      <w:marLeft w:val="0"/>
      <w:marRight w:val="0"/>
      <w:marTop w:val="0"/>
      <w:marBottom w:val="0"/>
      <w:divBdr>
        <w:top w:val="none" w:sz="0" w:space="0" w:color="auto"/>
        <w:left w:val="none" w:sz="0" w:space="0" w:color="auto"/>
        <w:bottom w:val="none" w:sz="0" w:space="0" w:color="auto"/>
        <w:right w:val="none" w:sz="0" w:space="0" w:color="auto"/>
      </w:divBdr>
    </w:div>
    <w:div w:id="672729432">
      <w:bodyDiv w:val="1"/>
      <w:marLeft w:val="0"/>
      <w:marRight w:val="0"/>
      <w:marTop w:val="0"/>
      <w:marBottom w:val="0"/>
      <w:divBdr>
        <w:top w:val="none" w:sz="0" w:space="0" w:color="auto"/>
        <w:left w:val="none" w:sz="0" w:space="0" w:color="auto"/>
        <w:bottom w:val="none" w:sz="0" w:space="0" w:color="auto"/>
        <w:right w:val="none" w:sz="0" w:space="0" w:color="auto"/>
      </w:divBdr>
    </w:div>
    <w:div w:id="672800020">
      <w:bodyDiv w:val="1"/>
      <w:marLeft w:val="0"/>
      <w:marRight w:val="0"/>
      <w:marTop w:val="0"/>
      <w:marBottom w:val="0"/>
      <w:divBdr>
        <w:top w:val="none" w:sz="0" w:space="0" w:color="auto"/>
        <w:left w:val="none" w:sz="0" w:space="0" w:color="auto"/>
        <w:bottom w:val="none" w:sz="0" w:space="0" w:color="auto"/>
        <w:right w:val="none" w:sz="0" w:space="0" w:color="auto"/>
      </w:divBdr>
    </w:div>
    <w:div w:id="673462435">
      <w:bodyDiv w:val="1"/>
      <w:marLeft w:val="0"/>
      <w:marRight w:val="0"/>
      <w:marTop w:val="0"/>
      <w:marBottom w:val="0"/>
      <w:divBdr>
        <w:top w:val="none" w:sz="0" w:space="0" w:color="auto"/>
        <w:left w:val="none" w:sz="0" w:space="0" w:color="auto"/>
        <w:bottom w:val="none" w:sz="0" w:space="0" w:color="auto"/>
        <w:right w:val="none" w:sz="0" w:space="0" w:color="auto"/>
      </w:divBdr>
    </w:div>
    <w:div w:id="673722429">
      <w:bodyDiv w:val="1"/>
      <w:marLeft w:val="0"/>
      <w:marRight w:val="0"/>
      <w:marTop w:val="0"/>
      <w:marBottom w:val="0"/>
      <w:divBdr>
        <w:top w:val="none" w:sz="0" w:space="0" w:color="auto"/>
        <w:left w:val="none" w:sz="0" w:space="0" w:color="auto"/>
        <w:bottom w:val="none" w:sz="0" w:space="0" w:color="auto"/>
        <w:right w:val="none" w:sz="0" w:space="0" w:color="auto"/>
      </w:divBdr>
    </w:div>
    <w:div w:id="674117685">
      <w:bodyDiv w:val="1"/>
      <w:marLeft w:val="0"/>
      <w:marRight w:val="0"/>
      <w:marTop w:val="0"/>
      <w:marBottom w:val="0"/>
      <w:divBdr>
        <w:top w:val="none" w:sz="0" w:space="0" w:color="auto"/>
        <w:left w:val="none" w:sz="0" w:space="0" w:color="auto"/>
        <w:bottom w:val="none" w:sz="0" w:space="0" w:color="auto"/>
        <w:right w:val="none" w:sz="0" w:space="0" w:color="auto"/>
      </w:divBdr>
    </w:div>
    <w:div w:id="674383920">
      <w:bodyDiv w:val="1"/>
      <w:marLeft w:val="0"/>
      <w:marRight w:val="0"/>
      <w:marTop w:val="0"/>
      <w:marBottom w:val="0"/>
      <w:divBdr>
        <w:top w:val="none" w:sz="0" w:space="0" w:color="auto"/>
        <w:left w:val="none" w:sz="0" w:space="0" w:color="auto"/>
        <w:bottom w:val="none" w:sz="0" w:space="0" w:color="auto"/>
        <w:right w:val="none" w:sz="0" w:space="0" w:color="auto"/>
      </w:divBdr>
    </w:div>
    <w:div w:id="674457341">
      <w:bodyDiv w:val="1"/>
      <w:marLeft w:val="0"/>
      <w:marRight w:val="0"/>
      <w:marTop w:val="0"/>
      <w:marBottom w:val="0"/>
      <w:divBdr>
        <w:top w:val="none" w:sz="0" w:space="0" w:color="auto"/>
        <w:left w:val="none" w:sz="0" w:space="0" w:color="auto"/>
        <w:bottom w:val="none" w:sz="0" w:space="0" w:color="auto"/>
        <w:right w:val="none" w:sz="0" w:space="0" w:color="auto"/>
      </w:divBdr>
    </w:div>
    <w:div w:id="674459510">
      <w:bodyDiv w:val="1"/>
      <w:marLeft w:val="0"/>
      <w:marRight w:val="0"/>
      <w:marTop w:val="0"/>
      <w:marBottom w:val="0"/>
      <w:divBdr>
        <w:top w:val="none" w:sz="0" w:space="0" w:color="auto"/>
        <w:left w:val="none" w:sz="0" w:space="0" w:color="auto"/>
        <w:bottom w:val="none" w:sz="0" w:space="0" w:color="auto"/>
        <w:right w:val="none" w:sz="0" w:space="0" w:color="auto"/>
      </w:divBdr>
    </w:div>
    <w:div w:id="674768645">
      <w:bodyDiv w:val="1"/>
      <w:marLeft w:val="0"/>
      <w:marRight w:val="0"/>
      <w:marTop w:val="0"/>
      <w:marBottom w:val="0"/>
      <w:divBdr>
        <w:top w:val="none" w:sz="0" w:space="0" w:color="auto"/>
        <w:left w:val="none" w:sz="0" w:space="0" w:color="auto"/>
        <w:bottom w:val="none" w:sz="0" w:space="0" w:color="auto"/>
        <w:right w:val="none" w:sz="0" w:space="0" w:color="auto"/>
      </w:divBdr>
    </w:div>
    <w:div w:id="674890240">
      <w:bodyDiv w:val="1"/>
      <w:marLeft w:val="0"/>
      <w:marRight w:val="0"/>
      <w:marTop w:val="0"/>
      <w:marBottom w:val="0"/>
      <w:divBdr>
        <w:top w:val="none" w:sz="0" w:space="0" w:color="auto"/>
        <w:left w:val="none" w:sz="0" w:space="0" w:color="auto"/>
        <w:bottom w:val="none" w:sz="0" w:space="0" w:color="auto"/>
        <w:right w:val="none" w:sz="0" w:space="0" w:color="auto"/>
      </w:divBdr>
    </w:div>
    <w:div w:id="675771855">
      <w:bodyDiv w:val="1"/>
      <w:marLeft w:val="0"/>
      <w:marRight w:val="0"/>
      <w:marTop w:val="0"/>
      <w:marBottom w:val="0"/>
      <w:divBdr>
        <w:top w:val="none" w:sz="0" w:space="0" w:color="auto"/>
        <w:left w:val="none" w:sz="0" w:space="0" w:color="auto"/>
        <w:bottom w:val="none" w:sz="0" w:space="0" w:color="auto"/>
        <w:right w:val="none" w:sz="0" w:space="0" w:color="auto"/>
      </w:divBdr>
    </w:div>
    <w:div w:id="675957567">
      <w:bodyDiv w:val="1"/>
      <w:marLeft w:val="0"/>
      <w:marRight w:val="0"/>
      <w:marTop w:val="0"/>
      <w:marBottom w:val="0"/>
      <w:divBdr>
        <w:top w:val="none" w:sz="0" w:space="0" w:color="auto"/>
        <w:left w:val="none" w:sz="0" w:space="0" w:color="auto"/>
        <w:bottom w:val="none" w:sz="0" w:space="0" w:color="auto"/>
        <w:right w:val="none" w:sz="0" w:space="0" w:color="auto"/>
      </w:divBdr>
    </w:div>
    <w:div w:id="676151801">
      <w:bodyDiv w:val="1"/>
      <w:marLeft w:val="0"/>
      <w:marRight w:val="0"/>
      <w:marTop w:val="0"/>
      <w:marBottom w:val="0"/>
      <w:divBdr>
        <w:top w:val="none" w:sz="0" w:space="0" w:color="auto"/>
        <w:left w:val="none" w:sz="0" w:space="0" w:color="auto"/>
        <w:bottom w:val="none" w:sz="0" w:space="0" w:color="auto"/>
        <w:right w:val="none" w:sz="0" w:space="0" w:color="auto"/>
      </w:divBdr>
    </w:div>
    <w:div w:id="677000174">
      <w:bodyDiv w:val="1"/>
      <w:marLeft w:val="0"/>
      <w:marRight w:val="0"/>
      <w:marTop w:val="0"/>
      <w:marBottom w:val="0"/>
      <w:divBdr>
        <w:top w:val="none" w:sz="0" w:space="0" w:color="auto"/>
        <w:left w:val="none" w:sz="0" w:space="0" w:color="auto"/>
        <w:bottom w:val="none" w:sz="0" w:space="0" w:color="auto"/>
        <w:right w:val="none" w:sz="0" w:space="0" w:color="auto"/>
      </w:divBdr>
    </w:div>
    <w:div w:id="677077858">
      <w:bodyDiv w:val="1"/>
      <w:marLeft w:val="0"/>
      <w:marRight w:val="0"/>
      <w:marTop w:val="0"/>
      <w:marBottom w:val="0"/>
      <w:divBdr>
        <w:top w:val="none" w:sz="0" w:space="0" w:color="auto"/>
        <w:left w:val="none" w:sz="0" w:space="0" w:color="auto"/>
        <w:bottom w:val="none" w:sz="0" w:space="0" w:color="auto"/>
        <w:right w:val="none" w:sz="0" w:space="0" w:color="auto"/>
      </w:divBdr>
    </w:div>
    <w:div w:id="677463398">
      <w:bodyDiv w:val="1"/>
      <w:marLeft w:val="0"/>
      <w:marRight w:val="0"/>
      <w:marTop w:val="0"/>
      <w:marBottom w:val="0"/>
      <w:divBdr>
        <w:top w:val="none" w:sz="0" w:space="0" w:color="auto"/>
        <w:left w:val="none" w:sz="0" w:space="0" w:color="auto"/>
        <w:bottom w:val="none" w:sz="0" w:space="0" w:color="auto"/>
        <w:right w:val="none" w:sz="0" w:space="0" w:color="auto"/>
      </w:divBdr>
    </w:div>
    <w:div w:id="677582752">
      <w:bodyDiv w:val="1"/>
      <w:marLeft w:val="0"/>
      <w:marRight w:val="0"/>
      <w:marTop w:val="0"/>
      <w:marBottom w:val="0"/>
      <w:divBdr>
        <w:top w:val="none" w:sz="0" w:space="0" w:color="auto"/>
        <w:left w:val="none" w:sz="0" w:space="0" w:color="auto"/>
        <w:bottom w:val="none" w:sz="0" w:space="0" w:color="auto"/>
        <w:right w:val="none" w:sz="0" w:space="0" w:color="auto"/>
      </w:divBdr>
    </w:div>
    <w:div w:id="677971477">
      <w:bodyDiv w:val="1"/>
      <w:marLeft w:val="0"/>
      <w:marRight w:val="0"/>
      <w:marTop w:val="0"/>
      <w:marBottom w:val="0"/>
      <w:divBdr>
        <w:top w:val="none" w:sz="0" w:space="0" w:color="auto"/>
        <w:left w:val="none" w:sz="0" w:space="0" w:color="auto"/>
        <w:bottom w:val="none" w:sz="0" w:space="0" w:color="auto"/>
        <w:right w:val="none" w:sz="0" w:space="0" w:color="auto"/>
      </w:divBdr>
    </w:div>
    <w:div w:id="678001541">
      <w:bodyDiv w:val="1"/>
      <w:marLeft w:val="0"/>
      <w:marRight w:val="0"/>
      <w:marTop w:val="0"/>
      <w:marBottom w:val="0"/>
      <w:divBdr>
        <w:top w:val="none" w:sz="0" w:space="0" w:color="auto"/>
        <w:left w:val="none" w:sz="0" w:space="0" w:color="auto"/>
        <w:bottom w:val="none" w:sz="0" w:space="0" w:color="auto"/>
        <w:right w:val="none" w:sz="0" w:space="0" w:color="auto"/>
      </w:divBdr>
    </w:div>
    <w:div w:id="678044975">
      <w:bodyDiv w:val="1"/>
      <w:marLeft w:val="0"/>
      <w:marRight w:val="0"/>
      <w:marTop w:val="0"/>
      <w:marBottom w:val="0"/>
      <w:divBdr>
        <w:top w:val="none" w:sz="0" w:space="0" w:color="auto"/>
        <w:left w:val="none" w:sz="0" w:space="0" w:color="auto"/>
        <w:bottom w:val="none" w:sz="0" w:space="0" w:color="auto"/>
        <w:right w:val="none" w:sz="0" w:space="0" w:color="auto"/>
      </w:divBdr>
    </w:div>
    <w:div w:id="678240153">
      <w:bodyDiv w:val="1"/>
      <w:marLeft w:val="0"/>
      <w:marRight w:val="0"/>
      <w:marTop w:val="0"/>
      <w:marBottom w:val="0"/>
      <w:divBdr>
        <w:top w:val="none" w:sz="0" w:space="0" w:color="auto"/>
        <w:left w:val="none" w:sz="0" w:space="0" w:color="auto"/>
        <w:bottom w:val="none" w:sz="0" w:space="0" w:color="auto"/>
        <w:right w:val="none" w:sz="0" w:space="0" w:color="auto"/>
      </w:divBdr>
    </w:div>
    <w:div w:id="678702002">
      <w:bodyDiv w:val="1"/>
      <w:marLeft w:val="0"/>
      <w:marRight w:val="0"/>
      <w:marTop w:val="0"/>
      <w:marBottom w:val="0"/>
      <w:divBdr>
        <w:top w:val="none" w:sz="0" w:space="0" w:color="auto"/>
        <w:left w:val="none" w:sz="0" w:space="0" w:color="auto"/>
        <w:bottom w:val="none" w:sz="0" w:space="0" w:color="auto"/>
        <w:right w:val="none" w:sz="0" w:space="0" w:color="auto"/>
      </w:divBdr>
    </w:div>
    <w:div w:id="678704626">
      <w:bodyDiv w:val="1"/>
      <w:marLeft w:val="0"/>
      <w:marRight w:val="0"/>
      <w:marTop w:val="0"/>
      <w:marBottom w:val="0"/>
      <w:divBdr>
        <w:top w:val="none" w:sz="0" w:space="0" w:color="auto"/>
        <w:left w:val="none" w:sz="0" w:space="0" w:color="auto"/>
        <w:bottom w:val="none" w:sz="0" w:space="0" w:color="auto"/>
        <w:right w:val="none" w:sz="0" w:space="0" w:color="auto"/>
      </w:divBdr>
    </w:div>
    <w:div w:id="679354990">
      <w:bodyDiv w:val="1"/>
      <w:marLeft w:val="0"/>
      <w:marRight w:val="0"/>
      <w:marTop w:val="0"/>
      <w:marBottom w:val="0"/>
      <w:divBdr>
        <w:top w:val="none" w:sz="0" w:space="0" w:color="auto"/>
        <w:left w:val="none" w:sz="0" w:space="0" w:color="auto"/>
        <w:bottom w:val="none" w:sz="0" w:space="0" w:color="auto"/>
        <w:right w:val="none" w:sz="0" w:space="0" w:color="auto"/>
      </w:divBdr>
    </w:div>
    <w:div w:id="679890205">
      <w:bodyDiv w:val="1"/>
      <w:marLeft w:val="0"/>
      <w:marRight w:val="0"/>
      <w:marTop w:val="0"/>
      <w:marBottom w:val="0"/>
      <w:divBdr>
        <w:top w:val="none" w:sz="0" w:space="0" w:color="auto"/>
        <w:left w:val="none" w:sz="0" w:space="0" w:color="auto"/>
        <w:bottom w:val="none" w:sz="0" w:space="0" w:color="auto"/>
        <w:right w:val="none" w:sz="0" w:space="0" w:color="auto"/>
      </w:divBdr>
    </w:div>
    <w:div w:id="679897021">
      <w:bodyDiv w:val="1"/>
      <w:marLeft w:val="0"/>
      <w:marRight w:val="0"/>
      <w:marTop w:val="0"/>
      <w:marBottom w:val="0"/>
      <w:divBdr>
        <w:top w:val="none" w:sz="0" w:space="0" w:color="auto"/>
        <w:left w:val="none" w:sz="0" w:space="0" w:color="auto"/>
        <w:bottom w:val="none" w:sz="0" w:space="0" w:color="auto"/>
        <w:right w:val="none" w:sz="0" w:space="0" w:color="auto"/>
      </w:divBdr>
    </w:div>
    <w:div w:id="681051777">
      <w:bodyDiv w:val="1"/>
      <w:marLeft w:val="0"/>
      <w:marRight w:val="0"/>
      <w:marTop w:val="0"/>
      <w:marBottom w:val="0"/>
      <w:divBdr>
        <w:top w:val="none" w:sz="0" w:space="0" w:color="auto"/>
        <w:left w:val="none" w:sz="0" w:space="0" w:color="auto"/>
        <w:bottom w:val="none" w:sz="0" w:space="0" w:color="auto"/>
        <w:right w:val="none" w:sz="0" w:space="0" w:color="auto"/>
      </w:divBdr>
    </w:div>
    <w:div w:id="681131007">
      <w:bodyDiv w:val="1"/>
      <w:marLeft w:val="0"/>
      <w:marRight w:val="0"/>
      <w:marTop w:val="0"/>
      <w:marBottom w:val="0"/>
      <w:divBdr>
        <w:top w:val="none" w:sz="0" w:space="0" w:color="auto"/>
        <w:left w:val="none" w:sz="0" w:space="0" w:color="auto"/>
        <w:bottom w:val="none" w:sz="0" w:space="0" w:color="auto"/>
        <w:right w:val="none" w:sz="0" w:space="0" w:color="auto"/>
      </w:divBdr>
    </w:div>
    <w:div w:id="681276939">
      <w:bodyDiv w:val="1"/>
      <w:marLeft w:val="0"/>
      <w:marRight w:val="0"/>
      <w:marTop w:val="0"/>
      <w:marBottom w:val="0"/>
      <w:divBdr>
        <w:top w:val="none" w:sz="0" w:space="0" w:color="auto"/>
        <w:left w:val="none" w:sz="0" w:space="0" w:color="auto"/>
        <w:bottom w:val="none" w:sz="0" w:space="0" w:color="auto"/>
        <w:right w:val="none" w:sz="0" w:space="0" w:color="auto"/>
      </w:divBdr>
    </w:div>
    <w:div w:id="681400416">
      <w:bodyDiv w:val="1"/>
      <w:marLeft w:val="0"/>
      <w:marRight w:val="0"/>
      <w:marTop w:val="0"/>
      <w:marBottom w:val="0"/>
      <w:divBdr>
        <w:top w:val="none" w:sz="0" w:space="0" w:color="auto"/>
        <w:left w:val="none" w:sz="0" w:space="0" w:color="auto"/>
        <w:bottom w:val="none" w:sz="0" w:space="0" w:color="auto"/>
        <w:right w:val="none" w:sz="0" w:space="0" w:color="auto"/>
      </w:divBdr>
    </w:div>
    <w:div w:id="681590365">
      <w:bodyDiv w:val="1"/>
      <w:marLeft w:val="0"/>
      <w:marRight w:val="0"/>
      <w:marTop w:val="0"/>
      <w:marBottom w:val="0"/>
      <w:divBdr>
        <w:top w:val="none" w:sz="0" w:space="0" w:color="auto"/>
        <w:left w:val="none" w:sz="0" w:space="0" w:color="auto"/>
        <w:bottom w:val="none" w:sz="0" w:space="0" w:color="auto"/>
        <w:right w:val="none" w:sz="0" w:space="0" w:color="auto"/>
      </w:divBdr>
    </w:div>
    <w:div w:id="681709949">
      <w:bodyDiv w:val="1"/>
      <w:marLeft w:val="0"/>
      <w:marRight w:val="0"/>
      <w:marTop w:val="0"/>
      <w:marBottom w:val="0"/>
      <w:divBdr>
        <w:top w:val="none" w:sz="0" w:space="0" w:color="auto"/>
        <w:left w:val="none" w:sz="0" w:space="0" w:color="auto"/>
        <w:bottom w:val="none" w:sz="0" w:space="0" w:color="auto"/>
        <w:right w:val="none" w:sz="0" w:space="0" w:color="auto"/>
      </w:divBdr>
    </w:div>
    <w:div w:id="681854762">
      <w:bodyDiv w:val="1"/>
      <w:marLeft w:val="0"/>
      <w:marRight w:val="0"/>
      <w:marTop w:val="0"/>
      <w:marBottom w:val="0"/>
      <w:divBdr>
        <w:top w:val="none" w:sz="0" w:space="0" w:color="auto"/>
        <w:left w:val="none" w:sz="0" w:space="0" w:color="auto"/>
        <w:bottom w:val="none" w:sz="0" w:space="0" w:color="auto"/>
        <w:right w:val="none" w:sz="0" w:space="0" w:color="auto"/>
      </w:divBdr>
    </w:div>
    <w:div w:id="682439099">
      <w:bodyDiv w:val="1"/>
      <w:marLeft w:val="0"/>
      <w:marRight w:val="0"/>
      <w:marTop w:val="0"/>
      <w:marBottom w:val="0"/>
      <w:divBdr>
        <w:top w:val="none" w:sz="0" w:space="0" w:color="auto"/>
        <w:left w:val="none" w:sz="0" w:space="0" w:color="auto"/>
        <w:bottom w:val="none" w:sz="0" w:space="0" w:color="auto"/>
        <w:right w:val="none" w:sz="0" w:space="0" w:color="auto"/>
      </w:divBdr>
    </w:div>
    <w:div w:id="682560846">
      <w:bodyDiv w:val="1"/>
      <w:marLeft w:val="0"/>
      <w:marRight w:val="0"/>
      <w:marTop w:val="0"/>
      <w:marBottom w:val="0"/>
      <w:divBdr>
        <w:top w:val="none" w:sz="0" w:space="0" w:color="auto"/>
        <w:left w:val="none" w:sz="0" w:space="0" w:color="auto"/>
        <w:bottom w:val="none" w:sz="0" w:space="0" w:color="auto"/>
        <w:right w:val="none" w:sz="0" w:space="0" w:color="auto"/>
      </w:divBdr>
    </w:div>
    <w:div w:id="682823067">
      <w:bodyDiv w:val="1"/>
      <w:marLeft w:val="0"/>
      <w:marRight w:val="0"/>
      <w:marTop w:val="0"/>
      <w:marBottom w:val="0"/>
      <w:divBdr>
        <w:top w:val="none" w:sz="0" w:space="0" w:color="auto"/>
        <w:left w:val="none" w:sz="0" w:space="0" w:color="auto"/>
        <w:bottom w:val="none" w:sz="0" w:space="0" w:color="auto"/>
        <w:right w:val="none" w:sz="0" w:space="0" w:color="auto"/>
      </w:divBdr>
    </w:div>
    <w:div w:id="682979022">
      <w:bodyDiv w:val="1"/>
      <w:marLeft w:val="0"/>
      <w:marRight w:val="0"/>
      <w:marTop w:val="0"/>
      <w:marBottom w:val="0"/>
      <w:divBdr>
        <w:top w:val="none" w:sz="0" w:space="0" w:color="auto"/>
        <w:left w:val="none" w:sz="0" w:space="0" w:color="auto"/>
        <w:bottom w:val="none" w:sz="0" w:space="0" w:color="auto"/>
        <w:right w:val="none" w:sz="0" w:space="0" w:color="auto"/>
      </w:divBdr>
    </w:div>
    <w:div w:id="683019640">
      <w:bodyDiv w:val="1"/>
      <w:marLeft w:val="0"/>
      <w:marRight w:val="0"/>
      <w:marTop w:val="0"/>
      <w:marBottom w:val="0"/>
      <w:divBdr>
        <w:top w:val="none" w:sz="0" w:space="0" w:color="auto"/>
        <w:left w:val="none" w:sz="0" w:space="0" w:color="auto"/>
        <w:bottom w:val="none" w:sz="0" w:space="0" w:color="auto"/>
        <w:right w:val="none" w:sz="0" w:space="0" w:color="auto"/>
      </w:divBdr>
    </w:div>
    <w:div w:id="683245034">
      <w:bodyDiv w:val="1"/>
      <w:marLeft w:val="0"/>
      <w:marRight w:val="0"/>
      <w:marTop w:val="0"/>
      <w:marBottom w:val="0"/>
      <w:divBdr>
        <w:top w:val="none" w:sz="0" w:space="0" w:color="auto"/>
        <w:left w:val="none" w:sz="0" w:space="0" w:color="auto"/>
        <w:bottom w:val="none" w:sz="0" w:space="0" w:color="auto"/>
        <w:right w:val="none" w:sz="0" w:space="0" w:color="auto"/>
      </w:divBdr>
    </w:div>
    <w:div w:id="683822199">
      <w:bodyDiv w:val="1"/>
      <w:marLeft w:val="0"/>
      <w:marRight w:val="0"/>
      <w:marTop w:val="0"/>
      <w:marBottom w:val="0"/>
      <w:divBdr>
        <w:top w:val="none" w:sz="0" w:space="0" w:color="auto"/>
        <w:left w:val="none" w:sz="0" w:space="0" w:color="auto"/>
        <w:bottom w:val="none" w:sz="0" w:space="0" w:color="auto"/>
        <w:right w:val="none" w:sz="0" w:space="0" w:color="auto"/>
      </w:divBdr>
    </w:div>
    <w:div w:id="684402869">
      <w:bodyDiv w:val="1"/>
      <w:marLeft w:val="0"/>
      <w:marRight w:val="0"/>
      <w:marTop w:val="0"/>
      <w:marBottom w:val="0"/>
      <w:divBdr>
        <w:top w:val="none" w:sz="0" w:space="0" w:color="auto"/>
        <w:left w:val="none" w:sz="0" w:space="0" w:color="auto"/>
        <w:bottom w:val="none" w:sz="0" w:space="0" w:color="auto"/>
        <w:right w:val="none" w:sz="0" w:space="0" w:color="auto"/>
      </w:divBdr>
    </w:div>
    <w:div w:id="684597826">
      <w:bodyDiv w:val="1"/>
      <w:marLeft w:val="0"/>
      <w:marRight w:val="0"/>
      <w:marTop w:val="0"/>
      <w:marBottom w:val="0"/>
      <w:divBdr>
        <w:top w:val="none" w:sz="0" w:space="0" w:color="auto"/>
        <w:left w:val="none" w:sz="0" w:space="0" w:color="auto"/>
        <w:bottom w:val="none" w:sz="0" w:space="0" w:color="auto"/>
        <w:right w:val="none" w:sz="0" w:space="0" w:color="auto"/>
      </w:divBdr>
    </w:div>
    <w:div w:id="685711589">
      <w:bodyDiv w:val="1"/>
      <w:marLeft w:val="0"/>
      <w:marRight w:val="0"/>
      <w:marTop w:val="0"/>
      <w:marBottom w:val="0"/>
      <w:divBdr>
        <w:top w:val="none" w:sz="0" w:space="0" w:color="auto"/>
        <w:left w:val="none" w:sz="0" w:space="0" w:color="auto"/>
        <w:bottom w:val="none" w:sz="0" w:space="0" w:color="auto"/>
        <w:right w:val="none" w:sz="0" w:space="0" w:color="auto"/>
      </w:divBdr>
    </w:div>
    <w:div w:id="686105268">
      <w:bodyDiv w:val="1"/>
      <w:marLeft w:val="0"/>
      <w:marRight w:val="0"/>
      <w:marTop w:val="0"/>
      <w:marBottom w:val="0"/>
      <w:divBdr>
        <w:top w:val="none" w:sz="0" w:space="0" w:color="auto"/>
        <w:left w:val="none" w:sz="0" w:space="0" w:color="auto"/>
        <w:bottom w:val="none" w:sz="0" w:space="0" w:color="auto"/>
        <w:right w:val="none" w:sz="0" w:space="0" w:color="auto"/>
      </w:divBdr>
    </w:div>
    <w:div w:id="686442767">
      <w:bodyDiv w:val="1"/>
      <w:marLeft w:val="0"/>
      <w:marRight w:val="0"/>
      <w:marTop w:val="0"/>
      <w:marBottom w:val="0"/>
      <w:divBdr>
        <w:top w:val="none" w:sz="0" w:space="0" w:color="auto"/>
        <w:left w:val="none" w:sz="0" w:space="0" w:color="auto"/>
        <w:bottom w:val="none" w:sz="0" w:space="0" w:color="auto"/>
        <w:right w:val="none" w:sz="0" w:space="0" w:color="auto"/>
      </w:divBdr>
    </w:div>
    <w:div w:id="686755217">
      <w:bodyDiv w:val="1"/>
      <w:marLeft w:val="0"/>
      <w:marRight w:val="0"/>
      <w:marTop w:val="0"/>
      <w:marBottom w:val="0"/>
      <w:divBdr>
        <w:top w:val="none" w:sz="0" w:space="0" w:color="auto"/>
        <w:left w:val="none" w:sz="0" w:space="0" w:color="auto"/>
        <w:bottom w:val="none" w:sz="0" w:space="0" w:color="auto"/>
        <w:right w:val="none" w:sz="0" w:space="0" w:color="auto"/>
      </w:divBdr>
    </w:div>
    <w:div w:id="687029356">
      <w:bodyDiv w:val="1"/>
      <w:marLeft w:val="0"/>
      <w:marRight w:val="0"/>
      <w:marTop w:val="0"/>
      <w:marBottom w:val="0"/>
      <w:divBdr>
        <w:top w:val="none" w:sz="0" w:space="0" w:color="auto"/>
        <w:left w:val="none" w:sz="0" w:space="0" w:color="auto"/>
        <w:bottom w:val="none" w:sz="0" w:space="0" w:color="auto"/>
        <w:right w:val="none" w:sz="0" w:space="0" w:color="auto"/>
      </w:divBdr>
    </w:div>
    <w:div w:id="688339444">
      <w:bodyDiv w:val="1"/>
      <w:marLeft w:val="0"/>
      <w:marRight w:val="0"/>
      <w:marTop w:val="0"/>
      <w:marBottom w:val="0"/>
      <w:divBdr>
        <w:top w:val="none" w:sz="0" w:space="0" w:color="auto"/>
        <w:left w:val="none" w:sz="0" w:space="0" w:color="auto"/>
        <w:bottom w:val="none" w:sz="0" w:space="0" w:color="auto"/>
        <w:right w:val="none" w:sz="0" w:space="0" w:color="auto"/>
      </w:divBdr>
    </w:div>
    <w:div w:id="688415626">
      <w:bodyDiv w:val="1"/>
      <w:marLeft w:val="0"/>
      <w:marRight w:val="0"/>
      <w:marTop w:val="0"/>
      <w:marBottom w:val="0"/>
      <w:divBdr>
        <w:top w:val="none" w:sz="0" w:space="0" w:color="auto"/>
        <w:left w:val="none" w:sz="0" w:space="0" w:color="auto"/>
        <w:bottom w:val="none" w:sz="0" w:space="0" w:color="auto"/>
        <w:right w:val="none" w:sz="0" w:space="0" w:color="auto"/>
      </w:divBdr>
    </w:div>
    <w:div w:id="688798859">
      <w:bodyDiv w:val="1"/>
      <w:marLeft w:val="0"/>
      <w:marRight w:val="0"/>
      <w:marTop w:val="0"/>
      <w:marBottom w:val="0"/>
      <w:divBdr>
        <w:top w:val="none" w:sz="0" w:space="0" w:color="auto"/>
        <w:left w:val="none" w:sz="0" w:space="0" w:color="auto"/>
        <w:bottom w:val="none" w:sz="0" w:space="0" w:color="auto"/>
        <w:right w:val="none" w:sz="0" w:space="0" w:color="auto"/>
      </w:divBdr>
    </w:div>
    <w:div w:id="689333462">
      <w:bodyDiv w:val="1"/>
      <w:marLeft w:val="0"/>
      <w:marRight w:val="0"/>
      <w:marTop w:val="0"/>
      <w:marBottom w:val="0"/>
      <w:divBdr>
        <w:top w:val="none" w:sz="0" w:space="0" w:color="auto"/>
        <w:left w:val="none" w:sz="0" w:space="0" w:color="auto"/>
        <w:bottom w:val="none" w:sz="0" w:space="0" w:color="auto"/>
        <w:right w:val="none" w:sz="0" w:space="0" w:color="auto"/>
      </w:divBdr>
    </w:div>
    <w:div w:id="689572099">
      <w:bodyDiv w:val="1"/>
      <w:marLeft w:val="0"/>
      <w:marRight w:val="0"/>
      <w:marTop w:val="0"/>
      <w:marBottom w:val="0"/>
      <w:divBdr>
        <w:top w:val="none" w:sz="0" w:space="0" w:color="auto"/>
        <w:left w:val="none" w:sz="0" w:space="0" w:color="auto"/>
        <w:bottom w:val="none" w:sz="0" w:space="0" w:color="auto"/>
        <w:right w:val="none" w:sz="0" w:space="0" w:color="auto"/>
      </w:divBdr>
      <w:divsChild>
        <w:div w:id="1607543849">
          <w:marLeft w:val="0"/>
          <w:marRight w:val="0"/>
          <w:marTop w:val="0"/>
          <w:marBottom w:val="0"/>
          <w:divBdr>
            <w:top w:val="single" w:sz="2" w:space="0" w:color="auto"/>
            <w:left w:val="single" w:sz="2" w:space="0" w:color="auto"/>
            <w:bottom w:val="single" w:sz="2" w:space="0" w:color="auto"/>
            <w:right w:val="single" w:sz="2" w:space="0" w:color="auto"/>
          </w:divBdr>
          <w:divsChild>
            <w:div w:id="32586407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689840326">
      <w:bodyDiv w:val="1"/>
      <w:marLeft w:val="0"/>
      <w:marRight w:val="0"/>
      <w:marTop w:val="0"/>
      <w:marBottom w:val="0"/>
      <w:divBdr>
        <w:top w:val="none" w:sz="0" w:space="0" w:color="auto"/>
        <w:left w:val="none" w:sz="0" w:space="0" w:color="auto"/>
        <w:bottom w:val="none" w:sz="0" w:space="0" w:color="auto"/>
        <w:right w:val="none" w:sz="0" w:space="0" w:color="auto"/>
      </w:divBdr>
    </w:div>
    <w:div w:id="690111063">
      <w:bodyDiv w:val="1"/>
      <w:marLeft w:val="0"/>
      <w:marRight w:val="0"/>
      <w:marTop w:val="0"/>
      <w:marBottom w:val="0"/>
      <w:divBdr>
        <w:top w:val="none" w:sz="0" w:space="0" w:color="auto"/>
        <w:left w:val="none" w:sz="0" w:space="0" w:color="auto"/>
        <w:bottom w:val="none" w:sz="0" w:space="0" w:color="auto"/>
        <w:right w:val="none" w:sz="0" w:space="0" w:color="auto"/>
      </w:divBdr>
    </w:div>
    <w:div w:id="690180030">
      <w:bodyDiv w:val="1"/>
      <w:marLeft w:val="0"/>
      <w:marRight w:val="0"/>
      <w:marTop w:val="0"/>
      <w:marBottom w:val="0"/>
      <w:divBdr>
        <w:top w:val="none" w:sz="0" w:space="0" w:color="auto"/>
        <w:left w:val="none" w:sz="0" w:space="0" w:color="auto"/>
        <w:bottom w:val="none" w:sz="0" w:space="0" w:color="auto"/>
        <w:right w:val="none" w:sz="0" w:space="0" w:color="auto"/>
      </w:divBdr>
    </w:div>
    <w:div w:id="690569683">
      <w:bodyDiv w:val="1"/>
      <w:marLeft w:val="0"/>
      <w:marRight w:val="0"/>
      <w:marTop w:val="0"/>
      <w:marBottom w:val="0"/>
      <w:divBdr>
        <w:top w:val="none" w:sz="0" w:space="0" w:color="auto"/>
        <w:left w:val="none" w:sz="0" w:space="0" w:color="auto"/>
        <w:bottom w:val="none" w:sz="0" w:space="0" w:color="auto"/>
        <w:right w:val="none" w:sz="0" w:space="0" w:color="auto"/>
      </w:divBdr>
    </w:div>
    <w:div w:id="690684840">
      <w:bodyDiv w:val="1"/>
      <w:marLeft w:val="0"/>
      <w:marRight w:val="0"/>
      <w:marTop w:val="0"/>
      <w:marBottom w:val="0"/>
      <w:divBdr>
        <w:top w:val="none" w:sz="0" w:space="0" w:color="auto"/>
        <w:left w:val="none" w:sz="0" w:space="0" w:color="auto"/>
        <w:bottom w:val="none" w:sz="0" w:space="0" w:color="auto"/>
        <w:right w:val="none" w:sz="0" w:space="0" w:color="auto"/>
      </w:divBdr>
    </w:div>
    <w:div w:id="690764993">
      <w:bodyDiv w:val="1"/>
      <w:marLeft w:val="0"/>
      <w:marRight w:val="0"/>
      <w:marTop w:val="0"/>
      <w:marBottom w:val="0"/>
      <w:divBdr>
        <w:top w:val="none" w:sz="0" w:space="0" w:color="auto"/>
        <w:left w:val="none" w:sz="0" w:space="0" w:color="auto"/>
        <w:bottom w:val="none" w:sz="0" w:space="0" w:color="auto"/>
        <w:right w:val="none" w:sz="0" w:space="0" w:color="auto"/>
      </w:divBdr>
    </w:div>
    <w:div w:id="691951622">
      <w:bodyDiv w:val="1"/>
      <w:marLeft w:val="0"/>
      <w:marRight w:val="0"/>
      <w:marTop w:val="0"/>
      <w:marBottom w:val="0"/>
      <w:divBdr>
        <w:top w:val="none" w:sz="0" w:space="0" w:color="auto"/>
        <w:left w:val="none" w:sz="0" w:space="0" w:color="auto"/>
        <w:bottom w:val="none" w:sz="0" w:space="0" w:color="auto"/>
        <w:right w:val="none" w:sz="0" w:space="0" w:color="auto"/>
      </w:divBdr>
    </w:div>
    <w:div w:id="692075675">
      <w:bodyDiv w:val="1"/>
      <w:marLeft w:val="0"/>
      <w:marRight w:val="0"/>
      <w:marTop w:val="0"/>
      <w:marBottom w:val="0"/>
      <w:divBdr>
        <w:top w:val="none" w:sz="0" w:space="0" w:color="auto"/>
        <w:left w:val="none" w:sz="0" w:space="0" w:color="auto"/>
        <w:bottom w:val="none" w:sz="0" w:space="0" w:color="auto"/>
        <w:right w:val="none" w:sz="0" w:space="0" w:color="auto"/>
      </w:divBdr>
    </w:div>
    <w:div w:id="692076224">
      <w:bodyDiv w:val="1"/>
      <w:marLeft w:val="0"/>
      <w:marRight w:val="0"/>
      <w:marTop w:val="0"/>
      <w:marBottom w:val="0"/>
      <w:divBdr>
        <w:top w:val="none" w:sz="0" w:space="0" w:color="auto"/>
        <w:left w:val="none" w:sz="0" w:space="0" w:color="auto"/>
        <w:bottom w:val="none" w:sz="0" w:space="0" w:color="auto"/>
        <w:right w:val="none" w:sz="0" w:space="0" w:color="auto"/>
      </w:divBdr>
    </w:div>
    <w:div w:id="692154314">
      <w:bodyDiv w:val="1"/>
      <w:marLeft w:val="0"/>
      <w:marRight w:val="0"/>
      <w:marTop w:val="0"/>
      <w:marBottom w:val="0"/>
      <w:divBdr>
        <w:top w:val="none" w:sz="0" w:space="0" w:color="auto"/>
        <w:left w:val="none" w:sz="0" w:space="0" w:color="auto"/>
        <w:bottom w:val="none" w:sz="0" w:space="0" w:color="auto"/>
        <w:right w:val="none" w:sz="0" w:space="0" w:color="auto"/>
      </w:divBdr>
    </w:div>
    <w:div w:id="692347370">
      <w:bodyDiv w:val="1"/>
      <w:marLeft w:val="0"/>
      <w:marRight w:val="0"/>
      <w:marTop w:val="0"/>
      <w:marBottom w:val="0"/>
      <w:divBdr>
        <w:top w:val="none" w:sz="0" w:space="0" w:color="auto"/>
        <w:left w:val="none" w:sz="0" w:space="0" w:color="auto"/>
        <w:bottom w:val="none" w:sz="0" w:space="0" w:color="auto"/>
        <w:right w:val="none" w:sz="0" w:space="0" w:color="auto"/>
      </w:divBdr>
    </w:div>
    <w:div w:id="692388134">
      <w:bodyDiv w:val="1"/>
      <w:marLeft w:val="0"/>
      <w:marRight w:val="0"/>
      <w:marTop w:val="0"/>
      <w:marBottom w:val="0"/>
      <w:divBdr>
        <w:top w:val="none" w:sz="0" w:space="0" w:color="auto"/>
        <w:left w:val="none" w:sz="0" w:space="0" w:color="auto"/>
        <w:bottom w:val="none" w:sz="0" w:space="0" w:color="auto"/>
        <w:right w:val="none" w:sz="0" w:space="0" w:color="auto"/>
      </w:divBdr>
    </w:div>
    <w:div w:id="692734120">
      <w:bodyDiv w:val="1"/>
      <w:marLeft w:val="0"/>
      <w:marRight w:val="0"/>
      <w:marTop w:val="0"/>
      <w:marBottom w:val="0"/>
      <w:divBdr>
        <w:top w:val="none" w:sz="0" w:space="0" w:color="auto"/>
        <w:left w:val="none" w:sz="0" w:space="0" w:color="auto"/>
        <w:bottom w:val="none" w:sz="0" w:space="0" w:color="auto"/>
        <w:right w:val="none" w:sz="0" w:space="0" w:color="auto"/>
      </w:divBdr>
    </w:div>
    <w:div w:id="692925710">
      <w:bodyDiv w:val="1"/>
      <w:marLeft w:val="0"/>
      <w:marRight w:val="0"/>
      <w:marTop w:val="0"/>
      <w:marBottom w:val="0"/>
      <w:divBdr>
        <w:top w:val="none" w:sz="0" w:space="0" w:color="auto"/>
        <w:left w:val="none" w:sz="0" w:space="0" w:color="auto"/>
        <w:bottom w:val="none" w:sz="0" w:space="0" w:color="auto"/>
        <w:right w:val="none" w:sz="0" w:space="0" w:color="auto"/>
      </w:divBdr>
    </w:div>
    <w:div w:id="693117237">
      <w:bodyDiv w:val="1"/>
      <w:marLeft w:val="0"/>
      <w:marRight w:val="0"/>
      <w:marTop w:val="0"/>
      <w:marBottom w:val="0"/>
      <w:divBdr>
        <w:top w:val="none" w:sz="0" w:space="0" w:color="auto"/>
        <w:left w:val="none" w:sz="0" w:space="0" w:color="auto"/>
        <w:bottom w:val="none" w:sz="0" w:space="0" w:color="auto"/>
        <w:right w:val="none" w:sz="0" w:space="0" w:color="auto"/>
      </w:divBdr>
    </w:div>
    <w:div w:id="693195573">
      <w:bodyDiv w:val="1"/>
      <w:marLeft w:val="0"/>
      <w:marRight w:val="0"/>
      <w:marTop w:val="0"/>
      <w:marBottom w:val="0"/>
      <w:divBdr>
        <w:top w:val="none" w:sz="0" w:space="0" w:color="auto"/>
        <w:left w:val="none" w:sz="0" w:space="0" w:color="auto"/>
        <w:bottom w:val="none" w:sz="0" w:space="0" w:color="auto"/>
        <w:right w:val="none" w:sz="0" w:space="0" w:color="auto"/>
      </w:divBdr>
    </w:div>
    <w:div w:id="693700078">
      <w:bodyDiv w:val="1"/>
      <w:marLeft w:val="0"/>
      <w:marRight w:val="0"/>
      <w:marTop w:val="0"/>
      <w:marBottom w:val="0"/>
      <w:divBdr>
        <w:top w:val="none" w:sz="0" w:space="0" w:color="auto"/>
        <w:left w:val="none" w:sz="0" w:space="0" w:color="auto"/>
        <w:bottom w:val="none" w:sz="0" w:space="0" w:color="auto"/>
        <w:right w:val="none" w:sz="0" w:space="0" w:color="auto"/>
      </w:divBdr>
    </w:div>
    <w:div w:id="693730113">
      <w:bodyDiv w:val="1"/>
      <w:marLeft w:val="0"/>
      <w:marRight w:val="0"/>
      <w:marTop w:val="0"/>
      <w:marBottom w:val="0"/>
      <w:divBdr>
        <w:top w:val="none" w:sz="0" w:space="0" w:color="auto"/>
        <w:left w:val="none" w:sz="0" w:space="0" w:color="auto"/>
        <w:bottom w:val="none" w:sz="0" w:space="0" w:color="auto"/>
        <w:right w:val="none" w:sz="0" w:space="0" w:color="auto"/>
      </w:divBdr>
    </w:div>
    <w:div w:id="693992575">
      <w:bodyDiv w:val="1"/>
      <w:marLeft w:val="0"/>
      <w:marRight w:val="0"/>
      <w:marTop w:val="0"/>
      <w:marBottom w:val="0"/>
      <w:divBdr>
        <w:top w:val="none" w:sz="0" w:space="0" w:color="auto"/>
        <w:left w:val="none" w:sz="0" w:space="0" w:color="auto"/>
        <w:bottom w:val="none" w:sz="0" w:space="0" w:color="auto"/>
        <w:right w:val="none" w:sz="0" w:space="0" w:color="auto"/>
      </w:divBdr>
    </w:div>
    <w:div w:id="694035847">
      <w:bodyDiv w:val="1"/>
      <w:marLeft w:val="0"/>
      <w:marRight w:val="0"/>
      <w:marTop w:val="0"/>
      <w:marBottom w:val="0"/>
      <w:divBdr>
        <w:top w:val="none" w:sz="0" w:space="0" w:color="auto"/>
        <w:left w:val="none" w:sz="0" w:space="0" w:color="auto"/>
        <w:bottom w:val="none" w:sz="0" w:space="0" w:color="auto"/>
        <w:right w:val="none" w:sz="0" w:space="0" w:color="auto"/>
      </w:divBdr>
    </w:div>
    <w:div w:id="694036222">
      <w:bodyDiv w:val="1"/>
      <w:marLeft w:val="0"/>
      <w:marRight w:val="0"/>
      <w:marTop w:val="0"/>
      <w:marBottom w:val="0"/>
      <w:divBdr>
        <w:top w:val="none" w:sz="0" w:space="0" w:color="auto"/>
        <w:left w:val="none" w:sz="0" w:space="0" w:color="auto"/>
        <w:bottom w:val="none" w:sz="0" w:space="0" w:color="auto"/>
        <w:right w:val="none" w:sz="0" w:space="0" w:color="auto"/>
      </w:divBdr>
    </w:div>
    <w:div w:id="694159063">
      <w:bodyDiv w:val="1"/>
      <w:marLeft w:val="0"/>
      <w:marRight w:val="0"/>
      <w:marTop w:val="0"/>
      <w:marBottom w:val="0"/>
      <w:divBdr>
        <w:top w:val="none" w:sz="0" w:space="0" w:color="auto"/>
        <w:left w:val="none" w:sz="0" w:space="0" w:color="auto"/>
        <w:bottom w:val="none" w:sz="0" w:space="0" w:color="auto"/>
        <w:right w:val="none" w:sz="0" w:space="0" w:color="auto"/>
      </w:divBdr>
    </w:div>
    <w:div w:id="694235101">
      <w:bodyDiv w:val="1"/>
      <w:marLeft w:val="0"/>
      <w:marRight w:val="0"/>
      <w:marTop w:val="0"/>
      <w:marBottom w:val="0"/>
      <w:divBdr>
        <w:top w:val="none" w:sz="0" w:space="0" w:color="auto"/>
        <w:left w:val="none" w:sz="0" w:space="0" w:color="auto"/>
        <w:bottom w:val="none" w:sz="0" w:space="0" w:color="auto"/>
        <w:right w:val="none" w:sz="0" w:space="0" w:color="auto"/>
      </w:divBdr>
    </w:div>
    <w:div w:id="695086753">
      <w:bodyDiv w:val="1"/>
      <w:marLeft w:val="0"/>
      <w:marRight w:val="0"/>
      <w:marTop w:val="0"/>
      <w:marBottom w:val="0"/>
      <w:divBdr>
        <w:top w:val="none" w:sz="0" w:space="0" w:color="auto"/>
        <w:left w:val="none" w:sz="0" w:space="0" w:color="auto"/>
        <w:bottom w:val="none" w:sz="0" w:space="0" w:color="auto"/>
        <w:right w:val="none" w:sz="0" w:space="0" w:color="auto"/>
      </w:divBdr>
    </w:div>
    <w:div w:id="695230769">
      <w:bodyDiv w:val="1"/>
      <w:marLeft w:val="0"/>
      <w:marRight w:val="0"/>
      <w:marTop w:val="0"/>
      <w:marBottom w:val="0"/>
      <w:divBdr>
        <w:top w:val="none" w:sz="0" w:space="0" w:color="auto"/>
        <w:left w:val="none" w:sz="0" w:space="0" w:color="auto"/>
        <w:bottom w:val="none" w:sz="0" w:space="0" w:color="auto"/>
        <w:right w:val="none" w:sz="0" w:space="0" w:color="auto"/>
      </w:divBdr>
    </w:div>
    <w:div w:id="695236842">
      <w:bodyDiv w:val="1"/>
      <w:marLeft w:val="0"/>
      <w:marRight w:val="0"/>
      <w:marTop w:val="0"/>
      <w:marBottom w:val="0"/>
      <w:divBdr>
        <w:top w:val="none" w:sz="0" w:space="0" w:color="auto"/>
        <w:left w:val="none" w:sz="0" w:space="0" w:color="auto"/>
        <w:bottom w:val="none" w:sz="0" w:space="0" w:color="auto"/>
        <w:right w:val="none" w:sz="0" w:space="0" w:color="auto"/>
      </w:divBdr>
    </w:div>
    <w:div w:id="695807605">
      <w:bodyDiv w:val="1"/>
      <w:marLeft w:val="0"/>
      <w:marRight w:val="0"/>
      <w:marTop w:val="0"/>
      <w:marBottom w:val="0"/>
      <w:divBdr>
        <w:top w:val="none" w:sz="0" w:space="0" w:color="auto"/>
        <w:left w:val="none" w:sz="0" w:space="0" w:color="auto"/>
        <w:bottom w:val="none" w:sz="0" w:space="0" w:color="auto"/>
        <w:right w:val="none" w:sz="0" w:space="0" w:color="auto"/>
      </w:divBdr>
    </w:div>
    <w:div w:id="696201792">
      <w:bodyDiv w:val="1"/>
      <w:marLeft w:val="0"/>
      <w:marRight w:val="0"/>
      <w:marTop w:val="0"/>
      <w:marBottom w:val="0"/>
      <w:divBdr>
        <w:top w:val="none" w:sz="0" w:space="0" w:color="auto"/>
        <w:left w:val="none" w:sz="0" w:space="0" w:color="auto"/>
        <w:bottom w:val="none" w:sz="0" w:space="0" w:color="auto"/>
        <w:right w:val="none" w:sz="0" w:space="0" w:color="auto"/>
      </w:divBdr>
    </w:div>
    <w:div w:id="696740985">
      <w:bodyDiv w:val="1"/>
      <w:marLeft w:val="0"/>
      <w:marRight w:val="0"/>
      <w:marTop w:val="0"/>
      <w:marBottom w:val="0"/>
      <w:divBdr>
        <w:top w:val="none" w:sz="0" w:space="0" w:color="auto"/>
        <w:left w:val="none" w:sz="0" w:space="0" w:color="auto"/>
        <w:bottom w:val="none" w:sz="0" w:space="0" w:color="auto"/>
        <w:right w:val="none" w:sz="0" w:space="0" w:color="auto"/>
      </w:divBdr>
    </w:div>
    <w:div w:id="696779123">
      <w:bodyDiv w:val="1"/>
      <w:marLeft w:val="0"/>
      <w:marRight w:val="0"/>
      <w:marTop w:val="0"/>
      <w:marBottom w:val="0"/>
      <w:divBdr>
        <w:top w:val="none" w:sz="0" w:space="0" w:color="auto"/>
        <w:left w:val="none" w:sz="0" w:space="0" w:color="auto"/>
        <w:bottom w:val="none" w:sz="0" w:space="0" w:color="auto"/>
        <w:right w:val="none" w:sz="0" w:space="0" w:color="auto"/>
      </w:divBdr>
    </w:div>
    <w:div w:id="697584865">
      <w:bodyDiv w:val="1"/>
      <w:marLeft w:val="0"/>
      <w:marRight w:val="0"/>
      <w:marTop w:val="0"/>
      <w:marBottom w:val="0"/>
      <w:divBdr>
        <w:top w:val="none" w:sz="0" w:space="0" w:color="auto"/>
        <w:left w:val="none" w:sz="0" w:space="0" w:color="auto"/>
        <w:bottom w:val="none" w:sz="0" w:space="0" w:color="auto"/>
        <w:right w:val="none" w:sz="0" w:space="0" w:color="auto"/>
      </w:divBdr>
    </w:div>
    <w:div w:id="698049874">
      <w:bodyDiv w:val="1"/>
      <w:marLeft w:val="0"/>
      <w:marRight w:val="0"/>
      <w:marTop w:val="0"/>
      <w:marBottom w:val="0"/>
      <w:divBdr>
        <w:top w:val="none" w:sz="0" w:space="0" w:color="auto"/>
        <w:left w:val="none" w:sz="0" w:space="0" w:color="auto"/>
        <w:bottom w:val="none" w:sz="0" w:space="0" w:color="auto"/>
        <w:right w:val="none" w:sz="0" w:space="0" w:color="auto"/>
      </w:divBdr>
    </w:div>
    <w:div w:id="698430049">
      <w:bodyDiv w:val="1"/>
      <w:marLeft w:val="0"/>
      <w:marRight w:val="0"/>
      <w:marTop w:val="0"/>
      <w:marBottom w:val="0"/>
      <w:divBdr>
        <w:top w:val="none" w:sz="0" w:space="0" w:color="auto"/>
        <w:left w:val="none" w:sz="0" w:space="0" w:color="auto"/>
        <w:bottom w:val="none" w:sz="0" w:space="0" w:color="auto"/>
        <w:right w:val="none" w:sz="0" w:space="0" w:color="auto"/>
      </w:divBdr>
    </w:div>
    <w:div w:id="698512857">
      <w:bodyDiv w:val="1"/>
      <w:marLeft w:val="0"/>
      <w:marRight w:val="0"/>
      <w:marTop w:val="0"/>
      <w:marBottom w:val="0"/>
      <w:divBdr>
        <w:top w:val="none" w:sz="0" w:space="0" w:color="auto"/>
        <w:left w:val="none" w:sz="0" w:space="0" w:color="auto"/>
        <w:bottom w:val="none" w:sz="0" w:space="0" w:color="auto"/>
        <w:right w:val="none" w:sz="0" w:space="0" w:color="auto"/>
      </w:divBdr>
    </w:div>
    <w:div w:id="698706980">
      <w:bodyDiv w:val="1"/>
      <w:marLeft w:val="0"/>
      <w:marRight w:val="0"/>
      <w:marTop w:val="0"/>
      <w:marBottom w:val="0"/>
      <w:divBdr>
        <w:top w:val="none" w:sz="0" w:space="0" w:color="auto"/>
        <w:left w:val="none" w:sz="0" w:space="0" w:color="auto"/>
        <w:bottom w:val="none" w:sz="0" w:space="0" w:color="auto"/>
        <w:right w:val="none" w:sz="0" w:space="0" w:color="auto"/>
      </w:divBdr>
    </w:div>
    <w:div w:id="699091654">
      <w:bodyDiv w:val="1"/>
      <w:marLeft w:val="0"/>
      <w:marRight w:val="0"/>
      <w:marTop w:val="0"/>
      <w:marBottom w:val="0"/>
      <w:divBdr>
        <w:top w:val="none" w:sz="0" w:space="0" w:color="auto"/>
        <w:left w:val="none" w:sz="0" w:space="0" w:color="auto"/>
        <w:bottom w:val="none" w:sz="0" w:space="0" w:color="auto"/>
        <w:right w:val="none" w:sz="0" w:space="0" w:color="auto"/>
      </w:divBdr>
    </w:div>
    <w:div w:id="699164589">
      <w:bodyDiv w:val="1"/>
      <w:marLeft w:val="0"/>
      <w:marRight w:val="0"/>
      <w:marTop w:val="0"/>
      <w:marBottom w:val="0"/>
      <w:divBdr>
        <w:top w:val="none" w:sz="0" w:space="0" w:color="auto"/>
        <w:left w:val="none" w:sz="0" w:space="0" w:color="auto"/>
        <w:bottom w:val="none" w:sz="0" w:space="0" w:color="auto"/>
        <w:right w:val="none" w:sz="0" w:space="0" w:color="auto"/>
      </w:divBdr>
    </w:div>
    <w:div w:id="699479306">
      <w:bodyDiv w:val="1"/>
      <w:marLeft w:val="0"/>
      <w:marRight w:val="0"/>
      <w:marTop w:val="0"/>
      <w:marBottom w:val="0"/>
      <w:divBdr>
        <w:top w:val="none" w:sz="0" w:space="0" w:color="auto"/>
        <w:left w:val="none" w:sz="0" w:space="0" w:color="auto"/>
        <w:bottom w:val="none" w:sz="0" w:space="0" w:color="auto"/>
        <w:right w:val="none" w:sz="0" w:space="0" w:color="auto"/>
      </w:divBdr>
    </w:div>
    <w:div w:id="699935354">
      <w:bodyDiv w:val="1"/>
      <w:marLeft w:val="0"/>
      <w:marRight w:val="0"/>
      <w:marTop w:val="0"/>
      <w:marBottom w:val="0"/>
      <w:divBdr>
        <w:top w:val="none" w:sz="0" w:space="0" w:color="auto"/>
        <w:left w:val="none" w:sz="0" w:space="0" w:color="auto"/>
        <w:bottom w:val="none" w:sz="0" w:space="0" w:color="auto"/>
        <w:right w:val="none" w:sz="0" w:space="0" w:color="auto"/>
      </w:divBdr>
    </w:div>
    <w:div w:id="700008665">
      <w:bodyDiv w:val="1"/>
      <w:marLeft w:val="0"/>
      <w:marRight w:val="0"/>
      <w:marTop w:val="0"/>
      <w:marBottom w:val="0"/>
      <w:divBdr>
        <w:top w:val="none" w:sz="0" w:space="0" w:color="auto"/>
        <w:left w:val="none" w:sz="0" w:space="0" w:color="auto"/>
        <w:bottom w:val="none" w:sz="0" w:space="0" w:color="auto"/>
        <w:right w:val="none" w:sz="0" w:space="0" w:color="auto"/>
      </w:divBdr>
    </w:div>
    <w:div w:id="700011180">
      <w:bodyDiv w:val="1"/>
      <w:marLeft w:val="0"/>
      <w:marRight w:val="0"/>
      <w:marTop w:val="0"/>
      <w:marBottom w:val="0"/>
      <w:divBdr>
        <w:top w:val="none" w:sz="0" w:space="0" w:color="auto"/>
        <w:left w:val="none" w:sz="0" w:space="0" w:color="auto"/>
        <w:bottom w:val="none" w:sz="0" w:space="0" w:color="auto"/>
        <w:right w:val="none" w:sz="0" w:space="0" w:color="auto"/>
      </w:divBdr>
    </w:div>
    <w:div w:id="700015808">
      <w:bodyDiv w:val="1"/>
      <w:marLeft w:val="0"/>
      <w:marRight w:val="0"/>
      <w:marTop w:val="0"/>
      <w:marBottom w:val="0"/>
      <w:divBdr>
        <w:top w:val="none" w:sz="0" w:space="0" w:color="auto"/>
        <w:left w:val="none" w:sz="0" w:space="0" w:color="auto"/>
        <w:bottom w:val="none" w:sz="0" w:space="0" w:color="auto"/>
        <w:right w:val="none" w:sz="0" w:space="0" w:color="auto"/>
      </w:divBdr>
    </w:div>
    <w:div w:id="700134658">
      <w:bodyDiv w:val="1"/>
      <w:marLeft w:val="0"/>
      <w:marRight w:val="0"/>
      <w:marTop w:val="0"/>
      <w:marBottom w:val="0"/>
      <w:divBdr>
        <w:top w:val="none" w:sz="0" w:space="0" w:color="auto"/>
        <w:left w:val="none" w:sz="0" w:space="0" w:color="auto"/>
        <w:bottom w:val="none" w:sz="0" w:space="0" w:color="auto"/>
        <w:right w:val="none" w:sz="0" w:space="0" w:color="auto"/>
      </w:divBdr>
    </w:div>
    <w:div w:id="700282692">
      <w:bodyDiv w:val="1"/>
      <w:marLeft w:val="0"/>
      <w:marRight w:val="0"/>
      <w:marTop w:val="0"/>
      <w:marBottom w:val="0"/>
      <w:divBdr>
        <w:top w:val="none" w:sz="0" w:space="0" w:color="auto"/>
        <w:left w:val="none" w:sz="0" w:space="0" w:color="auto"/>
        <w:bottom w:val="none" w:sz="0" w:space="0" w:color="auto"/>
        <w:right w:val="none" w:sz="0" w:space="0" w:color="auto"/>
      </w:divBdr>
    </w:div>
    <w:div w:id="700714612">
      <w:bodyDiv w:val="1"/>
      <w:marLeft w:val="0"/>
      <w:marRight w:val="0"/>
      <w:marTop w:val="0"/>
      <w:marBottom w:val="0"/>
      <w:divBdr>
        <w:top w:val="none" w:sz="0" w:space="0" w:color="auto"/>
        <w:left w:val="none" w:sz="0" w:space="0" w:color="auto"/>
        <w:bottom w:val="none" w:sz="0" w:space="0" w:color="auto"/>
        <w:right w:val="none" w:sz="0" w:space="0" w:color="auto"/>
      </w:divBdr>
    </w:div>
    <w:div w:id="700861353">
      <w:bodyDiv w:val="1"/>
      <w:marLeft w:val="0"/>
      <w:marRight w:val="0"/>
      <w:marTop w:val="0"/>
      <w:marBottom w:val="0"/>
      <w:divBdr>
        <w:top w:val="none" w:sz="0" w:space="0" w:color="auto"/>
        <w:left w:val="none" w:sz="0" w:space="0" w:color="auto"/>
        <w:bottom w:val="none" w:sz="0" w:space="0" w:color="auto"/>
        <w:right w:val="none" w:sz="0" w:space="0" w:color="auto"/>
      </w:divBdr>
    </w:div>
    <w:div w:id="700980309">
      <w:bodyDiv w:val="1"/>
      <w:marLeft w:val="0"/>
      <w:marRight w:val="0"/>
      <w:marTop w:val="0"/>
      <w:marBottom w:val="0"/>
      <w:divBdr>
        <w:top w:val="none" w:sz="0" w:space="0" w:color="auto"/>
        <w:left w:val="none" w:sz="0" w:space="0" w:color="auto"/>
        <w:bottom w:val="none" w:sz="0" w:space="0" w:color="auto"/>
        <w:right w:val="none" w:sz="0" w:space="0" w:color="auto"/>
      </w:divBdr>
    </w:div>
    <w:div w:id="701590405">
      <w:bodyDiv w:val="1"/>
      <w:marLeft w:val="0"/>
      <w:marRight w:val="0"/>
      <w:marTop w:val="0"/>
      <w:marBottom w:val="0"/>
      <w:divBdr>
        <w:top w:val="none" w:sz="0" w:space="0" w:color="auto"/>
        <w:left w:val="none" w:sz="0" w:space="0" w:color="auto"/>
        <w:bottom w:val="none" w:sz="0" w:space="0" w:color="auto"/>
        <w:right w:val="none" w:sz="0" w:space="0" w:color="auto"/>
      </w:divBdr>
    </w:div>
    <w:div w:id="702099089">
      <w:bodyDiv w:val="1"/>
      <w:marLeft w:val="0"/>
      <w:marRight w:val="0"/>
      <w:marTop w:val="0"/>
      <w:marBottom w:val="0"/>
      <w:divBdr>
        <w:top w:val="none" w:sz="0" w:space="0" w:color="auto"/>
        <w:left w:val="none" w:sz="0" w:space="0" w:color="auto"/>
        <w:bottom w:val="none" w:sz="0" w:space="0" w:color="auto"/>
        <w:right w:val="none" w:sz="0" w:space="0" w:color="auto"/>
      </w:divBdr>
    </w:div>
    <w:div w:id="702218958">
      <w:bodyDiv w:val="1"/>
      <w:marLeft w:val="0"/>
      <w:marRight w:val="0"/>
      <w:marTop w:val="0"/>
      <w:marBottom w:val="0"/>
      <w:divBdr>
        <w:top w:val="none" w:sz="0" w:space="0" w:color="auto"/>
        <w:left w:val="none" w:sz="0" w:space="0" w:color="auto"/>
        <w:bottom w:val="none" w:sz="0" w:space="0" w:color="auto"/>
        <w:right w:val="none" w:sz="0" w:space="0" w:color="auto"/>
      </w:divBdr>
    </w:div>
    <w:div w:id="702830251">
      <w:bodyDiv w:val="1"/>
      <w:marLeft w:val="0"/>
      <w:marRight w:val="0"/>
      <w:marTop w:val="0"/>
      <w:marBottom w:val="0"/>
      <w:divBdr>
        <w:top w:val="none" w:sz="0" w:space="0" w:color="auto"/>
        <w:left w:val="none" w:sz="0" w:space="0" w:color="auto"/>
        <w:bottom w:val="none" w:sz="0" w:space="0" w:color="auto"/>
        <w:right w:val="none" w:sz="0" w:space="0" w:color="auto"/>
      </w:divBdr>
    </w:div>
    <w:div w:id="702830707">
      <w:bodyDiv w:val="1"/>
      <w:marLeft w:val="0"/>
      <w:marRight w:val="0"/>
      <w:marTop w:val="0"/>
      <w:marBottom w:val="0"/>
      <w:divBdr>
        <w:top w:val="none" w:sz="0" w:space="0" w:color="auto"/>
        <w:left w:val="none" w:sz="0" w:space="0" w:color="auto"/>
        <w:bottom w:val="none" w:sz="0" w:space="0" w:color="auto"/>
        <w:right w:val="none" w:sz="0" w:space="0" w:color="auto"/>
      </w:divBdr>
    </w:div>
    <w:div w:id="702943714">
      <w:bodyDiv w:val="1"/>
      <w:marLeft w:val="0"/>
      <w:marRight w:val="0"/>
      <w:marTop w:val="0"/>
      <w:marBottom w:val="0"/>
      <w:divBdr>
        <w:top w:val="none" w:sz="0" w:space="0" w:color="auto"/>
        <w:left w:val="none" w:sz="0" w:space="0" w:color="auto"/>
        <w:bottom w:val="none" w:sz="0" w:space="0" w:color="auto"/>
        <w:right w:val="none" w:sz="0" w:space="0" w:color="auto"/>
      </w:divBdr>
    </w:div>
    <w:div w:id="703286210">
      <w:bodyDiv w:val="1"/>
      <w:marLeft w:val="0"/>
      <w:marRight w:val="0"/>
      <w:marTop w:val="0"/>
      <w:marBottom w:val="0"/>
      <w:divBdr>
        <w:top w:val="none" w:sz="0" w:space="0" w:color="auto"/>
        <w:left w:val="none" w:sz="0" w:space="0" w:color="auto"/>
        <w:bottom w:val="none" w:sz="0" w:space="0" w:color="auto"/>
        <w:right w:val="none" w:sz="0" w:space="0" w:color="auto"/>
      </w:divBdr>
    </w:div>
    <w:div w:id="703361407">
      <w:bodyDiv w:val="1"/>
      <w:marLeft w:val="0"/>
      <w:marRight w:val="0"/>
      <w:marTop w:val="0"/>
      <w:marBottom w:val="0"/>
      <w:divBdr>
        <w:top w:val="none" w:sz="0" w:space="0" w:color="auto"/>
        <w:left w:val="none" w:sz="0" w:space="0" w:color="auto"/>
        <w:bottom w:val="none" w:sz="0" w:space="0" w:color="auto"/>
        <w:right w:val="none" w:sz="0" w:space="0" w:color="auto"/>
      </w:divBdr>
    </w:div>
    <w:div w:id="703483802">
      <w:bodyDiv w:val="1"/>
      <w:marLeft w:val="0"/>
      <w:marRight w:val="0"/>
      <w:marTop w:val="0"/>
      <w:marBottom w:val="0"/>
      <w:divBdr>
        <w:top w:val="none" w:sz="0" w:space="0" w:color="auto"/>
        <w:left w:val="none" w:sz="0" w:space="0" w:color="auto"/>
        <w:bottom w:val="none" w:sz="0" w:space="0" w:color="auto"/>
        <w:right w:val="none" w:sz="0" w:space="0" w:color="auto"/>
      </w:divBdr>
    </w:div>
    <w:div w:id="704452138">
      <w:bodyDiv w:val="1"/>
      <w:marLeft w:val="0"/>
      <w:marRight w:val="0"/>
      <w:marTop w:val="0"/>
      <w:marBottom w:val="0"/>
      <w:divBdr>
        <w:top w:val="none" w:sz="0" w:space="0" w:color="auto"/>
        <w:left w:val="none" w:sz="0" w:space="0" w:color="auto"/>
        <w:bottom w:val="none" w:sz="0" w:space="0" w:color="auto"/>
        <w:right w:val="none" w:sz="0" w:space="0" w:color="auto"/>
      </w:divBdr>
    </w:div>
    <w:div w:id="704524895">
      <w:bodyDiv w:val="1"/>
      <w:marLeft w:val="0"/>
      <w:marRight w:val="0"/>
      <w:marTop w:val="0"/>
      <w:marBottom w:val="0"/>
      <w:divBdr>
        <w:top w:val="none" w:sz="0" w:space="0" w:color="auto"/>
        <w:left w:val="none" w:sz="0" w:space="0" w:color="auto"/>
        <w:bottom w:val="none" w:sz="0" w:space="0" w:color="auto"/>
        <w:right w:val="none" w:sz="0" w:space="0" w:color="auto"/>
      </w:divBdr>
    </w:div>
    <w:div w:id="705299049">
      <w:bodyDiv w:val="1"/>
      <w:marLeft w:val="0"/>
      <w:marRight w:val="0"/>
      <w:marTop w:val="0"/>
      <w:marBottom w:val="0"/>
      <w:divBdr>
        <w:top w:val="none" w:sz="0" w:space="0" w:color="auto"/>
        <w:left w:val="none" w:sz="0" w:space="0" w:color="auto"/>
        <w:bottom w:val="none" w:sz="0" w:space="0" w:color="auto"/>
        <w:right w:val="none" w:sz="0" w:space="0" w:color="auto"/>
      </w:divBdr>
    </w:div>
    <w:div w:id="705720869">
      <w:bodyDiv w:val="1"/>
      <w:marLeft w:val="0"/>
      <w:marRight w:val="0"/>
      <w:marTop w:val="0"/>
      <w:marBottom w:val="0"/>
      <w:divBdr>
        <w:top w:val="none" w:sz="0" w:space="0" w:color="auto"/>
        <w:left w:val="none" w:sz="0" w:space="0" w:color="auto"/>
        <w:bottom w:val="none" w:sz="0" w:space="0" w:color="auto"/>
        <w:right w:val="none" w:sz="0" w:space="0" w:color="auto"/>
      </w:divBdr>
    </w:div>
    <w:div w:id="706637740">
      <w:bodyDiv w:val="1"/>
      <w:marLeft w:val="0"/>
      <w:marRight w:val="0"/>
      <w:marTop w:val="0"/>
      <w:marBottom w:val="0"/>
      <w:divBdr>
        <w:top w:val="none" w:sz="0" w:space="0" w:color="auto"/>
        <w:left w:val="none" w:sz="0" w:space="0" w:color="auto"/>
        <w:bottom w:val="none" w:sz="0" w:space="0" w:color="auto"/>
        <w:right w:val="none" w:sz="0" w:space="0" w:color="auto"/>
      </w:divBdr>
    </w:div>
    <w:div w:id="706681931">
      <w:bodyDiv w:val="1"/>
      <w:marLeft w:val="0"/>
      <w:marRight w:val="0"/>
      <w:marTop w:val="0"/>
      <w:marBottom w:val="0"/>
      <w:divBdr>
        <w:top w:val="none" w:sz="0" w:space="0" w:color="auto"/>
        <w:left w:val="none" w:sz="0" w:space="0" w:color="auto"/>
        <w:bottom w:val="none" w:sz="0" w:space="0" w:color="auto"/>
        <w:right w:val="none" w:sz="0" w:space="0" w:color="auto"/>
      </w:divBdr>
    </w:div>
    <w:div w:id="707294894">
      <w:bodyDiv w:val="1"/>
      <w:marLeft w:val="0"/>
      <w:marRight w:val="0"/>
      <w:marTop w:val="0"/>
      <w:marBottom w:val="0"/>
      <w:divBdr>
        <w:top w:val="none" w:sz="0" w:space="0" w:color="auto"/>
        <w:left w:val="none" w:sz="0" w:space="0" w:color="auto"/>
        <w:bottom w:val="none" w:sz="0" w:space="0" w:color="auto"/>
        <w:right w:val="none" w:sz="0" w:space="0" w:color="auto"/>
      </w:divBdr>
    </w:div>
    <w:div w:id="707488614">
      <w:bodyDiv w:val="1"/>
      <w:marLeft w:val="0"/>
      <w:marRight w:val="0"/>
      <w:marTop w:val="0"/>
      <w:marBottom w:val="0"/>
      <w:divBdr>
        <w:top w:val="none" w:sz="0" w:space="0" w:color="auto"/>
        <w:left w:val="none" w:sz="0" w:space="0" w:color="auto"/>
        <w:bottom w:val="none" w:sz="0" w:space="0" w:color="auto"/>
        <w:right w:val="none" w:sz="0" w:space="0" w:color="auto"/>
      </w:divBdr>
    </w:div>
    <w:div w:id="707536882">
      <w:bodyDiv w:val="1"/>
      <w:marLeft w:val="0"/>
      <w:marRight w:val="0"/>
      <w:marTop w:val="0"/>
      <w:marBottom w:val="0"/>
      <w:divBdr>
        <w:top w:val="none" w:sz="0" w:space="0" w:color="auto"/>
        <w:left w:val="none" w:sz="0" w:space="0" w:color="auto"/>
        <w:bottom w:val="none" w:sz="0" w:space="0" w:color="auto"/>
        <w:right w:val="none" w:sz="0" w:space="0" w:color="auto"/>
      </w:divBdr>
    </w:div>
    <w:div w:id="707804857">
      <w:bodyDiv w:val="1"/>
      <w:marLeft w:val="0"/>
      <w:marRight w:val="0"/>
      <w:marTop w:val="0"/>
      <w:marBottom w:val="0"/>
      <w:divBdr>
        <w:top w:val="none" w:sz="0" w:space="0" w:color="auto"/>
        <w:left w:val="none" w:sz="0" w:space="0" w:color="auto"/>
        <w:bottom w:val="none" w:sz="0" w:space="0" w:color="auto"/>
        <w:right w:val="none" w:sz="0" w:space="0" w:color="auto"/>
      </w:divBdr>
    </w:div>
    <w:div w:id="707874690">
      <w:bodyDiv w:val="1"/>
      <w:marLeft w:val="0"/>
      <w:marRight w:val="0"/>
      <w:marTop w:val="0"/>
      <w:marBottom w:val="0"/>
      <w:divBdr>
        <w:top w:val="none" w:sz="0" w:space="0" w:color="auto"/>
        <w:left w:val="none" w:sz="0" w:space="0" w:color="auto"/>
        <w:bottom w:val="none" w:sz="0" w:space="0" w:color="auto"/>
        <w:right w:val="none" w:sz="0" w:space="0" w:color="auto"/>
      </w:divBdr>
    </w:div>
    <w:div w:id="707996156">
      <w:bodyDiv w:val="1"/>
      <w:marLeft w:val="0"/>
      <w:marRight w:val="0"/>
      <w:marTop w:val="0"/>
      <w:marBottom w:val="0"/>
      <w:divBdr>
        <w:top w:val="none" w:sz="0" w:space="0" w:color="auto"/>
        <w:left w:val="none" w:sz="0" w:space="0" w:color="auto"/>
        <w:bottom w:val="none" w:sz="0" w:space="0" w:color="auto"/>
        <w:right w:val="none" w:sz="0" w:space="0" w:color="auto"/>
      </w:divBdr>
    </w:div>
    <w:div w:id="708065346">
      <w:bodyDiv w:val="1"/>
      <w:marLeft w:val="0"/>
      <w:marRight w:val="0"/>
      <w:marTop w:val="0"/>
      <w:marBottom w:val="0"/>
      <w:divBdr>
        <w:top w:val="none" w:sz="0" w:space="0" w:color="auto"/>
        <w:left w:val="none" w:sz="0" w:space="0" w:color="auto"/>
        <w:bottom w:val="none" w:sz="0" w:space="0" w:color="auto"/>
        <w:right w:val="none" w:sz="0" w:space="0" w:color="auto"/>
      </w:divBdr>
    </w:div>
    <w:div w:id="708265589">
      <w:bodyDiv w:val="1"/>
      <w:marLeft w:val="0"/>
      <w:marRight w:val="0"/>
      <w:marTop w:val="0"/>
      <w:marBottom w:val="0"/>
      <w:divBdr>
        <w:top w:val="none" w:sz="0" w:space="0" w:color="auto"/>
        <w:left w:val="none" w:sz="0" w:space="0" w:color="auto"/>
        <w:bottom w:val="none" w:sz="0" w:space="0" w:color="auto"/>
        <w:right w:val="none" w:sz="0" w:space="0" w:color="auto"/>
      </w:divBdr>
    </w:div>
    <w:div w:id="708341343">
      <w:bodyDiv w:val="1"/>
      <w:marLeft w:val="0"/>
      <w:marRight w:val="0"/>
      <w:marTop w:val="0"/>
      <w:marBottom w:val="0"/>
      <w:divBdr>
        <w:top w:val="none" w:sz="0" w:space="0" w:color="auto"/>
        <w:left w:val="none" w:sz="0" w:space="0" w:color="auto"/>
        <w:bottom w:val="none" w:sz="0" w:space="0" w:color="auto"/>
        <w:right w:val="none" w:sz="0" w:space="0" w:color="auto"/>
      </w:divBdr>
    </w:div>
    <w:div w:id="708454256">
      <w:bodyDiv w:val="1"/>
      <w:marLeft w:val="0"/>
      <w:marRight w:val="0"/>
      <w:marTop w:val="0"/>
      <w:marBottom w:val="0"/>
      <w:divBdr>
        <w:top w:val="none" w:sz="0" w:space="0" w:color="auto"/>
        <w:left w:val="none" w:sz="0" w:space="0" w:color="auto"/>
        <w:bottom w:val="none" w:sz="0" w:space="0" w:color="auto"/>
        <w:right w:val="none" w:sz="0" w:space="0" w:color="auto"/>
      </w:divBdr>
    </w:div>
    <w:div w:id="708532758">
      <w:bodyDiv w:val="1"/>
      <w:marLeft w:val="0"/>
      <w:marRight w:val="0"/>
      <w:marTop w:val="0"/>
      <w:marBottom w:val="0"/>
      <w:divBdr>
        <w:top w:val="none" w:sz="0" w:space="0" w:color="auto"/>
        <w:left w:val="none" w:sz="0" w:space="0" w:color="auto"/>
        <w:bottom w:val="none" w:sz="0" w:space="0" w:color="auto"/>
        <w:right w:val="none" w:sz="0" w:space="0" w:color="auto"/>
      </w:divBdr>
    </w:div>
    <w:div w:id="708576496">
      <w:bodyDiv w:val="1"/>
      <w:marLeft w:val="0"/>
      <w:marRight w:val="0"/>
      <w:marTop w:val="0"/>
      <w:marBottom w:val="0"/>
      <w:divBdr>
        <w:top w:val="none" w:sz="0" w:space="0" w:color="auto"/>
        <w:left w:val="none" w:sz="0" w:space="0" w:color="auto"/>
        <w:bottom w:val="none" w:sz="0" w:space="0" w:color="auto"/>
        <w:right w:val="none" w:sz="0" w:space="0" w:color="auto"/>
      </w:divBdr>
    </w:div>
    <w:div w:id="708721142">
      <w:bodyDiv w:val="1"/>
      <w:marLeft w:val="0"/>
      <w:marRight w:val="0"/>
      <w:marTop w:val="0"/>
      <w:marBottom w:val="0"/>
      <w:divBdr>
        <w:top w:val="none" w:sz="0" w:space="0" w:color="auto"/>
        <w:left w:val="none" w:sz="0" w:space="0" w:color="auto"/>
        <w:bottom w:val="none" w:sz="0" w:space="0" w:color="auto"/>
        <w:right w:val="none" w:sz="0" w:space="0" w:color="auto"/>
      </w:divBdr>
    </w:div>
    <w:div w:id="709301143">
      <w:bodyDiv w:val="1"/>
      <w:marLeft w:val="0"/>
      <w:marRight w:val="0"/>
      <w:marTop w:val="0"/>
      <w:marBottom w:val="0"/>
      <w:divBdr>
        <w:top w:val="none" w:sz="0" w:space="0" w:color="auto"/>
        <w:left w:val="none" w:sz="0" w:space="0" w:color="auto"/>
        <w:bottom w:val="none" w:sz="0" w:space="0" w:color="auto"/>
        <w:right w:val="none" w:sz="0" w:space="0" w:color="auto"/>
      </w:divBdr>
    </w:div>
    <w:div w:id="710107738">
      <w:bodyDiv w:val="1"/>
      <w:marLeft w:val="0"/>
      <w:marRight w:val="0"/>
      <w:marTop w:val="0"/>
      <w:marBottom w:val="0"/>
      <w:divBdr>
        <w:top w:val="none" w:sz="0" w:space="0" w:color="auto"/>
        <w:left w:val="none" w:sz="0" w:space="0" w:color="auto"/>
        <w:bottom w:val="none" w:sz="0" w:space="0" w:color="auto"/>
        <w:right w:val="none" w:sz="0" w:space="0" w:color="auto"/>
      </w:divBdr>
    </w:div>
    <w:div w:id="710962447">
      <w:bodyDiv w:val="1"/>
      <w:marLeft w:val="0"/>
      <w:marRight w:val="0"/>
      <w:marTop w:val="0"/>
      <w:marBottom w:val="0"/>
      <w:divBdr>
        <w:top w:val="none" w:sz="0" w:space="0" w:color="auto"/>
        <w:left w:val="none" w:sz="0" w:space="0" w:color="auto"/>
        <w:bottom w:val="none" w:sz="0" w:space="0" w:color="auto"/>
        <w:right w:val="none" w:sz="0" w:space="0" w:color="auto"/>
      </w:divBdr>
    </w:div>
    <w:div w:id="711004954">
      <w:bodyDiv w:val="1"/>
      <w:marLeft w:val="0"/>
      <w:marRight w:val="0"/>
      <w:marTop w:val="0"/>
      <w:marBottom w:val="0"/>
      <w:divBdr>
        <w:top w:val="none" w:sz="0" w:space="0" w:color="auto"/>
        <w:left w:val="none" w:sz="0" w:space="0" w:color="auto"/>
        <w:bottom w:val="none" w:sz="0" w:space="0" w:color="auto"/>
        <w:right w:val="none" w:sz="0" w:space="0" w:color="auto"/>
      </w:divBdr>
    </w:div>
    <w:div w:id="711224549">
      <w:bodyDiv w:val="1"/>
      <w:marLeft w:val="0"/>
      <w:marRight w:val="0"/>
      <w:marTop w:val="0"/>
      <w:marBottom w:val="0"/>
      <w:divBdr>
        <w:top w:val="none" w:sz="0" w:space="0" w:color="auto"/>
        <w:left w:val="none" w:sz="0" w:space="0" w:color="auto"/>
        <w:bottom w:val="none" w:sz="0" w:space="0" w:color="auto"/>
        <w:right w:val="none" w:sz="0" w:space="0" w:color="auto"/>
      </w:divBdr>
    </w:div>
    <w:div w:id="711615191">
      <w:bodyDiv w:val="1"/>
      <w:marLeft w:val="0"/>
      <w:marRight w:val="0"/>
      <w:marTop w:val="0"/>
      <w:marBottom w:val="0"/>
      <w:divBdr>
        <w:top w:val="none" w:sz="0" w:space="0" w:color="auto"/>
        <w:left w:val="none" w:sz="0" w:space="0" w:color="auto"/>
        <w:bottom w:val="none" w:sz="0" w:space="0" w:color="auto"/>
        <w:right w:val="none" w:sz="0" w:space="0" w:color="auto"/>
      </w:divBdr>
    </w:div>
    <w:div w:id="711879364">
      <w:bodyDiv w:val="1"/>
      <w:marLeft w:val="0"/>
      <w:marRight w:val="0"/>
      <w:marTop w:val="0"/>
      <w:marBottom w:val="0"/>
      <w:divBdr>
        <w:top w:val="none" w:sz="0" w:space="0" w:color="auto"/>
        <w:left w:val="none" w:sz="0" w:space="0" w:color="auto"/>
        <w:bottom w:val="none" w:sz="0" w:space="0" w:color="auto"/>
        <w:right w:val="none" w:sz="0" w:space="0" w:color="auto"/>
      </w:divBdr>
    </w:div>
    <w:div w:id="712383938">
      <w:bodyDiv w:val="1"/>
      <w:marLeft w:val="0"/>
      <w:marRight w:val="0"/>
      <w:marTop w:val="0"/>
      <w:marBottom w:val="0"/>
      <w:divBdr>
        <w:top w:val="none" w:sz="0" w:space="0" w:color="auto"/>
        <w:left w:val="none" w:sz="0" w:space="0" w:color="auto"/>
        <w:bottom w:val="none" w:sz="0" w:space="0" w:color="auto"/>
        <w:right w:val="none" w:sz="0" w:space="0" w:color="auto"/>
      </w:divBdr>
    </w:div>
    <w:div w:id="712968173">
      <w:bodyDiv w:val="1"/>
      <w:marLeft w:val="0"/>
      <w:marRight w:val="0"/>
      <w:marTop w:val="0"/>
      <w:marBottom w:val="0"/>
      <w:divBdr>
        <w:top w:val="none" w:sz="0" w:space="0" w:color="auto"/>
        <w:left w:val="none" w:sz="0" w:space="0" w:color="auto"/>
        <w:bottom w:val="none" w:sz="0" w:space="0" w:color="auto"/>
        <w:right w:val="none" w:sz="0" w:space="0" w:color="auto"/>
      </w:divBdr>
    </w:div>
    <w:div w:id="713045730">
      <w:bodyDiv w:val="1"/>
      <w:marLeft w:val="0"/>
      <w:marRight w:val="0"/>
      <w:marTop w:val="0"/>
      <w:marBottom w:val="0"/>
      <w:divBdr>
        <w:top w:val="none" w:sz="0" w:space="0" w:color="auto"/>
        <w:left w:val="none" w:sz="0" w:space="0" w:color="auto"/>
        <w:bottom w:val="none" w:sz="0" w:space="0" w:color="auto"/>
        <w:right w:val="none" w:sz="0" w:space="0" w:color="auto"/>
      </w:divBdr>
    </w:div>
    <w:div w:id="713194998">
      <w:bodyDiv w:val="1"/>
      <w:marLeft w:val="0"/>
      <w:marRight w:val="0"/>
      <w:marTop w:val="0"/>
      <w:marBottom w:val="0"/>
      <w:divBdr>
        <w:top w:val="none" w:sz="0" w:space="0" w:color="auto"/>
        <w:left w:val="none" w:sz="0" w:space="0" w:color="auto"/>
        <w:bottom w:val="none" w:sz="0" w:space="0" w:color="auto"/>
        <w:right w:val="none" w:sz="0" w:space="0" w:color="auto"/>
      </w:divBdr>
    </w:div>
    <w:div w:id="713580785">
      <w:bodyDiv w:val="1"/>
      <w:marLeft w:val="0"/>
      <w:marRight w:val="0"/>
      <w:marTop w:val="0"/>
      <w:marBottom w:val="0"/>
      <w:divBdr>
        <w:top w:val="none" w:sz="0" w:space="0" w:color="auto"/>
        <w:left w:val="none" w:sz="0" w:space="0" w:color="auto"/>
        <w:bottom w:val="none" w:sz="0" w:space="0" w:color="auto"/>
        <w:right w:val="none" w:sz="0" w:space="0" w:color="auto"/>
      </w:divBdr>
    </w:div>
    <w:div w:id="714042717">
      <w:bodyDiv w:val="1"/>
      <w:marLeft w:val="0"/>
      <w:marRight w:val="0"/>
      <w:marTop w:val="0"/>
      <w:marBottom w:val="0"/>
      <w:divBdr>
        <w:top w:val="none" w:sz="0" w:space="0" w:color="auto"/>
        <w:left w:val="none" w:sz="0" w:space="0" w:color="auto"/>
        <w:bottom w:val="none" w:sz="0" w:space="0" w:color="auto"/>
        <w:right w:val="none" w:sz="0" w:space="0" w:color="auto"/>
      </w:divBdr>
    </w:div>
    <w:div w:id="714357309">
      <w:bodyDiv w:val="1"/>
      <w:marLeft w:val="0"/>
      <w:marRight w:val="0"/>
      <w:marTop w:val="0"/>
      <w:marBottom w:val="0"/>
      <w:divBdr>
        <w:top w:val="none" w:sz="0" w:space="0" w:color="auto"/>
        <w:left w:val="none" w:sz="0" w:space="0" w:color="auto"/>
        <w:bottom w:val="none" w:sz="0" w:space="0" w:color="auto"/>
        <w:right w:val="none" w:sz="0" w:space="0" w:color="auto"/>
      </w:divBdr>
    </w:div>
    <w:div w:id="714433289">
      <w:bodyDiv w:val="1"/>
      <w:marLeft w:val="0"/>
      <w:marRight w:val="0"/>
      <w:marTop w:val="0"/>
      <w:marBottom w:val="0"/>
      <w:divBdr>
        <w:top w:val="none" w:sz="0" w:space="0" w:color="auto"/>
        <w:left w:val="none" w:sz="0" w:space="0" w:color="auto"/>
        <w:bottom w:val="none" w:sz="0" w:space="0" w:color="auto"/>
        <w:right w:val="none" w:sz="0" w:space="0" w:color="auto"/>
      </w:divBdr>
    </w:div>
    <w:div w:id="715734761">
      <w:bodyDiv w:val="1"/>
      <w:marLeft w:val="0"/>
      <w:marRight w:val="0"/>
      <w:marTop w:val="0"/>
      <w:marBottom w:val="0"/>
      <w:divBdr>
        <w:top w:val="none" w:sz="0" w:space="0" w:color="auto"/>
        <w:left w:val="none" w:sz="0" w:space="0" w:color="auto"/>
        <w:bottom w:val="none" w:sz="0" w:space="0" w:color="auto"/>
        <w:right w:val="none" w:sz="0" w:space="0" w:color="auto"/>
      </w:divBdr>
    </w:div>
    <w:div w:id="715743497">
      <w:bodyDiv w:val="1"/>
      <w:marLeft w:val="0"/>
      <w:marRight w:val="0"/>
      <w:marTop w:val="0"/>
      <w:marBottom w:val="0"/>
      <w:divBdr>
        <w:top w:val="none" w:sz="0" w:space="0" w:color="auto"/>
        <w:left w:val="none" w:sz="0" w:space="0" w:color="auto"/>
        <w:bottom w:val="none" w:sz="0" w:space="0" w:color="auto"/>
        <w:right w:val="none" w:sz="0" w:space="0" w:color="auto"/>
      </w:divBdr>
    </w:div>
    <w:div w:id="715853005">
      <w:bodyDiv w:val="1"/>
      <w:marLeft w:val="0"/>
      <w:marRight w:val="0"/>
      <w:marTop w:val="0"/>
      <w:marBottom w:val="0"/>
      <w:divBdr>
        <w:top w:val="none" w:sz="0" w:space="0" w:color="auto"/>
        <w:left w:val="none" w:sz="0" w:space="0" w:color="auto"/>
        <w:bottom w:val="none" w:sz="0" w:space="0" w:color="auto"/>
        <w:right w:val="none" w:sz="0" w:space="0" w:color="auto"/>
      </w:divBdr>
    </w:div>
    <w:div w:id="715853919">
      <w:bodyDiv w:val="1"/>
      <w:marLeft w:val="0"/>
      <w:marRight w:val="0"/>
      <w:marTop w:val="0"/>
      <w:marBottom w:val="0"/>
      <w:divBdr>
        <w:top w:val="none" w:sz="0" w:space="0" w:color="auto"/>
        <w:left w:val="none" w:sz="0" w:space="0" w:color="auto"/>
        <w:bottom w:val="none" w:sz="0" w:space="0" w:color="auto"/>
        <w:right w:val="none" w:sz="0" w:space="0" w:color="auto"/>
      </w:divBdr>
    </w:div>
    <w:div w:id="716390029">
      <w:bodyDiv w:val="1"/>
      <w:marLeft w:val="0"/>
      <w:marRight w:val="0"/>
      <w:marTop w:val="0"/>
      <w:marBottom w:val="0"/>
      <w:divBdr>
        <w:top w:val="none" w:sz="0" w:space="0" w:color="auto"/>
        <w:left w:val="none" w:sz="0" w:space="0" w:color="auto"/>
        <w:bottom w:val="none" w:sz="0" w:space="0" w:color="auto"/>
        <w:right w:val="none" w:sz="0" w:space="0" w:color="auto"/>
      </w:divBdr>
    </w:div>
    <w:div w:id="716705152">
      <w:bodyDiv w:val="1"/>
      <w:marLeft w:val="0"/>
      <w:marRight w:val="0"/>
      <w:marTop w:val="0"/>
      <w:marBottom w:val="0"/>
      <w:divBdr>
        <w:top w:val="none" w:sz="0" w:space="0" w:color="auto"/>
        <w:left w:val="none" w:sz="0" w:space="0" w:color="auto"/>
        <w:bottom w:val="none" w:sz="0" w:space="0" w:color="auto"/>
        <w:right w:val="none" w:sz="0" w:space="0" w:color="auto"/>
      </w:divBdr>
    </w:div>
    <w:div w:id="717322659">
      <w:bodyDiv w:val="1"/>
      <w:marLeft w:val="0"/>
      <w:marRight w:val="0"/>
      <w:marTop w:val="0"/>
      <w:marBottom w:val="0"/>
      <w:divBdr>
        <w:top w:val="none" w:sz="0" w:space="0" w:color="auto"/>
        <w:left w:val="none" w:sz="0" w:space="0" w:color="auto"/>
        <w:bottom w:val="none" w:sz="0" w:space="0" w:color="auto"/>
        <w:right w:val="none" w:sz="0" w:space="0" w:color="auto"/>
      </w:divBdr>
    </w:div>
    <w:div w:id="719206046">
      <w:bodyDiv w:val="1"/>
      <w:marLeft w:val="0"/>
      <w:marRight w:val="0"/>
      <w:marTop w:val="0"/>
      <w:marBottom w:val="0"/>
      <w:divBdr>
        <w:top w:val="none" w:sz="0" w:space="0" w:color="auto"/>
        <w:left w:val="none" w:sz="0" w:space="0" w:color="auto"/>
        <w:bottom w:val="none" w:sz="0" w:space="0" w:color="auto"/>
        <w:right w:val="none" w:sz="0" w:space="0" w:color="auto"/>
      </w:divBdr>
    </w:div>
    <w:div w:id="719941940">
      <w:bodyDiv w:val="1"/>
      <w:marLeft w:val="0"/>
      <w:marRight w:val="0"/>
      <w:marTop w:val="0"/>
      <w:marBottom w:val="0"/>
      <w:divBdr>
        <w:top w:val="none" w:sz="0" w:space="0" w:color="auto"/>
        <w:left w:val="none" w:sz="0" w:space="0" w:color="auto"/>
        <w:bottom w:val="none" w:sz="0" w:space="0" w:color="auto"/>
        <w:right w:val="none" w:sz="0" w:space="0" w:color="auto"/>
      </w:divBdr>
    </w:div>
    <w:div w:id="720056935">
      <w:bodyDiv w:val="1"/>
      <w:marLeft w:val="0"/>
      <w:marRight w:val="0"/>
      <w:marTop w:val="0"/>
      <w:marBottom w:val="0"/>
      <w:divBdr>
        <w:top w:val="none" w:sz="0" w:space="0" w:color="auto"/>
        <w:left w:val="none" w:sz="0" w:space="0" w:color="auto"/>
        <w:bottom w:val="none" w:sz="0" w:space="0" w:color="auto"/>
        <w:right w:val="none" w:sz="0" w:space="0" w:color="auto"/>
      </w:divBdr>
    </w:div>
    <w:div w:id="720060429">
      <w:bodyDiv w:val="1"/>
      <w:marLeft w:val="0"/>
      <w:marRight w:val="0"/>
      <w:marTop w:val="0"/>
      <w:marBottom w:val="0"/>
      <w:divBdr>
        <w:top w:val="none" w:sz="0" w:space="0" w:color="auto"/>
        <w:left w:val="none" w:sz="0" w:space="0" w:color="auto"/>
        <w:bottom w:val="none" w:sz="0" w:space="0" w:color="auto"/>
        <w:right w:val="none" w:sz="0" w:space="0" w:color="auto"/>
      </w:divBdr>
    </w:div>
    <w:div w:id="720250084">
      <w:bodyDiv w:val="1"/>
      <w:marLeft w:val="0"/>
      <w:marRight w:val="0"/>
      <w:marTop w:val="0"/>
      <w:marBottom w:val="0"/>
      <w:divBdr>
        <w:top w:val="none" w:sz="0" w:space="0" w:color="auto"/>
        <w:left w:val="none" w:sz="0" w:space="0" w:color="auto"/>
        <w:bottom w:val="none" w:sz="0" w:space="0" w:color="auto"/>
        <w:right w:val="none" w:sz="0" w:space="0" w:color="auto"/>
      </w:divBdr>
    </w:div>
    <w:div w:id="720716342">
      <w:bodyDiv w:val="1"/>
      <w:marLeft w:val="0"/>
      <w:marRight w:val="0"/>
      <w:marTop w:val="0"/>
      <w:marBottom w:val="0"/>
      <w:divBdr>
        <w:top w:val="none" w:sz="0" w:space="0" w:color="auto"/>
        <w:left w:val="none" w:sz="0" w:space="0" w:color="auto"/>
        <w:bottom w:val="none" w:sz="0" w:space="0" w:color="auto"/>
        <w:right w:val="none" w:sz="0" w:space="0" w:color="auto"/>
      </w:divBdr>
    </w:div>
    <w:div w:id="721058639">
      <w:bodyDiv w:val="1"/>
      <w:marLeft w:val="0"/>
      <w:marRight w:val="0"/>
      <w:marTop w:val="0"/>
      <w:marBottom w:val="0"/>
      <w:divBdr>
        <w:top w:val="none" w:sz="0" w:space="0" w:color="auto"/>
        <w:left w:val="none" w:sz="0" w:space="0" w:color="auto"/>
        <w:bottom w:val="none" w:sz="0" w:space="0" w:color="auto"/>
        <w:right w:val="none" w:sz="0" w:space="0" w:color="auto"/>
      </w:divBdr>
    </w:div>
    <w:div w:id="721364009">
      <w:bodyDiv w:val="1"/>
      <w:marLeft w:val="0"/>
      <w:marRight w:val="0"/>
      <w:marTop w:val="0"/>
      <w:marBottom w:val="0"/>
      <w:divBdr>
        <w:top w:val="none" w:sz="0" w:space="0" w:color="auto"/>
        <w:left w:val="none" w:sz="0" w:space="0" w:color="auto"/>
        <w:bottom w:val="none" w:sz="0" w:space="0" w:color="auto"/>
        <w:right w:val="none" w:sz="0" w:space="0" w:color="auto"/>
      </w:divBdr>
    </w:div>
    <w:div w:id="721825470">
      <w:bodyDiv w:val="1"/>
      <w:marLeft w:val="0"/>
      <w:marRight w:val="0"/>
      <w:marTop w:val="0"/>
      <w:marBottom w:val="0"/>
      <w:divBdr>
        <w:top w:val="none" w:sz="0" w:space="0" w:color="auto"/>
        <w:left w:val="none" w:sz="0" w:space="0" w:color="auto"/>
        <w:bottom w:val="none" w:sz="0" w:space="0" w:color="auto"/>
        <w:right w:val="none" w:sz="0" w:space="0" w:color="auto"/>
      </w:divBdr>
    </w:div>
    <w:div w:id="721826468">
      <w:bodyDiv w:val="1"/>
      <w:marLeft w:val="0"/>
      <w:marRight w:val="0"/>
      <w:marTop w:val="0"/>
      <w:marBottom w:val="0"/>
      <w:divBdr>
        <w:top w:val="none" w:sz="0" w:space="0" w:color="auto"/>
        <w:left w:val="none" w:sz="0" w:space="0" w:color="auto"/>
        <w:bottom w:val="none" w:sz="0" w:space="0" w:color="auto"/>
        <w:right w:val="none" w:sz="0" w:space="0" w:color="auto"/>
      </w:divBdr>
    </w:div>
    <w:div w:id="722023933">
      <w:bodyDiv w:val="1"/>
      <w:marLeft w:val="0"/>
      <w:marRight w:val="0"/>
      <w:marTop w:val="0"/>
      <w:marBottom w:val="0"/>
      <w:divBdr>
        <w:top w:val="none" w:sz="0" w:space="0" w:color="auto"/>
        <w:left w:val="none" w:sz="0" w:space="0" w:color="auto"/>
        <w:bottom w:val="none" w:sz="0" w:space="0" w:color="auto"/>
        <w:right w:val="none" w:sz="0" w:space="0" w:color="auto"/>
      </w:divBdr>
    </w:div>
    <w:div w:id="722292049">
      <w:bodyDiv w:val="1"/>
      <w:marLeft w:val="0"/>
      <w:marRight w:val="0"/>
      <w:marTop w:val="0"/>
      <w:marBottom w:val="0"/>
      <w:divBdr>
        <w:top w:val="none" w:sz="0" w:space="0" w:color="auto"/>
        <w:left w:val="none" w:sz="0" w:space="0" w:color="auto"/>
        <w:bottom w:val="none" w:sz="0" w:space="0" w:color="auto"/>
        <w:right w:val="none" w:sz="0" w:space="0" w:color="auto"/>
      </w:divBdr>
    </w:div>
    <w:div w:id="722365922">
      <w:bodyDiv w:val="1"/>
      <w:marLeft w:val="0"/>
      <w:marRight w:val="0"/>
      <w:marTop w:val="0"/>
      <w:marBottom w:val="0"/>
      <w:divBdr>
        <w:top w:val="none" w:sz="0" w:space="0" w:color="auto"/>
        <w:left w:val="none" w:sz="0" w:space="0" w:color="auto"/>
        <w:bottom w:val="none" w:sz="0" w:space="0" w:color="auto"/>
        <w:right w:val="none" w:sz="0" w:space="0" w:color="auto"/>
      </w:divBdr>
    </w:div>
    <w:div w:id="722559691">
      <w:bodyDiv w:val="1"/>
      <w:marLeft w:val="0"/>
      <w:marRight w:val="0"/>
      <w:marTop w:val="0"/>
      <w:marBottom w:val="0"/>
      <w:divBdr>
        <w:top w:val="none" w:sz="0" w:space="0" w:color="auto"/>
        <w:left w:val="none" w:sz="0" w:space="0" w:color="auto"/>
        <w:bottom w:val="none" w:sz="0" w:space="0" w:color="auto"/>
        <w:right w:val="none" w:sz="0" w:space="0" w:color="auto"/>
      </w:divBdr>
    </w:div>
    <w:div w:id="723215080">
      <w:bodyDiv w:val="1"/>
      <w:marLeft w:val="0"/>
      <w:marRight w:val="0"/>
      <w:marTop w:val="0"/>
      <w:marBottom w:val="0"/>
      <w:divBdr>
        <w:top w:val="none" w:sz="0" w:space="0" w:color="auto"/>
        <w:left w:val="none" w:sz="0" w:space="0" w:color="auto"/>
        <w:bottom w:val="none" w:sz="0" w:space="0" w:color="auto"/>
        <w:right w:val="none" w:sz="0" w:space="0" w:color="auto"/>
      </w:divBdr>
    </w:div>
    <w:div w:id="724304892">
      <w:bodyDiv w:val="1"/>
      <w:marLeft w:val="0"/>
      <w:marRight w:val="0"/>
      <w:marTop w:val="0"/>
      <w:marBottom w:val="0"/>
      <w:divBdr>
        <w:top w:val="none" w:sz="0" w:space="0" w:color="auto"/>
        <w:left w:val="none" w:sz="0" w:space="0" w:color="auto"/>
        <w:bottom w:val="none" w:sz="0" w:space="0" w:color="auto"/>
        <w:right w:val="none" w:sz="0" w:space="0" w:color="auto"/>
      </w:divBdr>
    </w:div>
    <w:div w:id="724640750">
      <w:bodyDiv w:val="1"/>
      <w:marLeft w:val="0"/>
      <w:marRight w:val="0"/>
      <w:marTop w:val="0"/>
      <w:marBottom w:val="0"/>
      <w:divBdr>
        <w:top w:val="none" w:sz="0" w:space="0" w:color="auto"/>
        <w:left w:val="none" w:sz="0" w:space="0" w:color="auto"/>
        <w:bottom w:val="none" w:sz="0" w:space="0" w:color="auto"/>
        <w:right w:val="none" w:sz="0" w:space="0" w:color="auto"/>
      </w:divBdr>
    </w:div>
    <w:div w:id="724723752">
      <w:bodyDiv w:val="1"/>
      <w:marLeft w:val="0"/>
      <w:marRight w:val="0"/>
      <w:marTop w:val="0"/>
      <w:marBottom w:val="0"/>
      <w:divBdr>
        <w:top w:val="none" w:sz="0" w:space="0" w:color="auto"/>
        <w:left w:val="none" w:sz="0" w:space="0" w:color="auto"/>
        <w:bottom w:val="none" w:sz="0" w:space="0" w:color="auto"/>
        <w:right w:val="none" w:sz="0" w:space="0" w:color="auto"/>
      </w:divBdr>
    </w:div>
    <w:div w:id="725688820">
      <w:bodyDiv w:val="1"/>
      <w:marLeft w:val="0"/>
      <w:marRight w:val="0"/>
      <w:marTop w:val="0"/>
      <w:marBottom w:val="0"/>
      <w:divBdr>
        <w:top w:val="none" w:sz="0" w:space="0" w:color="auto"/>
        <w:left w:val="none" w:sz="0" w:space="0" w:color="auto"/>
        <w:bottom w:val="none" w:sz="0" w:space="0" w:color="auto"/>
        <w:right w:val="none" w:sz="0" w:space="0" w:color="auto"/>
      </w:divBdr>
    </w:div>
    <w:div w:id="725689827">
      <w:bodyDiv w:val="1"/>
      <w:marLeft w:val="0"/>
      <w:marRight w:val="0"/>
      <w:marTop w:val="0"/>
      <w:marBottom w:val="0"/>
      <w:divBdr>
        <w:top w:val="none" w:sz="0" w:space="0" w:color="auto"/>
        <w:left w:val="none" w:sz="0" w:space="0" w:color="auto"/>
        <w:bottom w:val="none" w:sz="0" w:space="0" w:color="auto"/>
        <w:right w:val="none" w:sz="0" w:space="0" w:color="auto"/>
      </w:divBdr>
    </w:div>
    <w:div w:id="725690562">
      <w:bodyDiv w:val="1"/>
      <w:marLeft w:val="0"/>
      <w:marRight w:val="0"/>
      <w:marTop w:val="0"/>
      <w:marBottom w:val="0"/>
      <w:divBdr>
        <w:top w:val="none" w:sz="0" w:space="0" w:color="auto"/>
        <w:left w:val="none" w:sz="0" w:space="0" w:color="auto"/>
        <w:bottom w:val="none" w:sz="0" w:space="0" w:color="auto"/>
        <w:right w:val="none" w:sz="0" w:space="0" w:color="auto"/>
      </w:divBdr>
    </w:div>
    <w:div w:id="726345772">
      <w:bodyDiv w:val="1"/>
      <w:marLeft w:val="0"/>
      <w:marRight w:val="0"/>
      <w:marTop w:val="0"/>
      <w:marBottom w:val="0"/>
      <w:divBdr>
        <w:top w:val="none" w:sz="0" w:space="0" w:color="auto"/>
        <w:left w:val="none" w:sz="0" w:space="0" w:color="auto"/>
        <w:bottom w:val="none" w:sz="0" w:space="0" w:color="auto"/>
        <w:right w:val="none" w:sz="0" w:space="0" w:color="auto"/>
      </w:divBdr>
    </w:div>
    <w:div w:id="726419584">
      <w:bodyDiv w:val="1"/>
      <w:marLeft w:val="0"/>
      <w:marRight w:val="0"/>
      <w:marTop w:val="0"/>
      <w:marBottom w:val="0"/>
      <w:divBdr>
        <w:top w:val="none" w:sz="0" w:space="0" w:color="auto"/>
        <w:left w:val="none" w:sz="0" w:space="0" w:color="auto"/>
        <w:bottom w:val="none" w:sz="0" w:space="0" w:color="auto"/>
        <w:right w:val="none" w:sz="0" w:space="0" w:color="auto"/>
      </w:divBdr>
    </w:div>
    <w:div w:id="726536133">
      <w:bodyDiv w:val="1"/>
      <w:marLeft w:val="0"/>
      <w:marRight w:val="0"/>
      <w:marTop w:val="0"/>
      <w:marBottom w:val="0"/>
      <w:divBdr>
        <w:top w:val="none" w:sz="0" w:space="0" w:color="auto"/>
        <w:left w:val="none" w:sz="0" w:space="0" w:color="auto"/>
        <w:bottom w:val="none" w:sz="0" w:space="0" w:color="auto"/>
        <w:right w:val="none" w:sz="0" w:space="0" w:color="auto"/>
      </w:divBdr>
    </w:div>
    <w:div w:id="726954282">
      <w:bodyDiv w:val="1"/>
      <w:marLeft w:val="0"/>
      <w:marRight w:val="0"/>
      <w:marTop w:val="0"/>
      <w:marBottom w:val="0"/>
      <w:divBdr>
        <w:top w:val="none" w:sz="0" w:space="0" w:color="auto"/>
        <w:left w:val="none" w:sz="0" w:space="0" w:color="auto"/>
        <w:bottom w:val="none" w:sz="0" w:space="0" w:color="auto"/>
        <w:right w:val="none" w:sz="0" w:space="0" w:color="auto"/>
      </w:divBdr>
    </w:div>
    <w:div w:id="727191566">
      <w:bodyDiv w:val="1"/>
      <w:marLeft w:val="0"/>
      <w:marRight w:val="0"/>
      <w:marTop w:val="0"/>
      <w:marBottom w:val="0"/>
      <w:divBdr>
        <w:top w:val="none" w:sz="0" w:space="0" w:color="auto"/>
        <w:left w:val="none" w:sz="0" w:space="0" w:color="auto"/>
        <w:bottom w:val="none" w:sz="0" w:space="0" w:color="auto"/>
        <w:right w:val="none" w:sz="0" w:space="0" w:color="auto"/>
      </w:divBdr>
    </w:div>
    <w:div w:id="727337976">
      <w:bodyDiv w:val="1"/>
      <w:marLeft w:val="0"/>
      <w:marRight w:val="0"/>
      <w:marTop w:val="0"/>
      <w:marBottom w:val="0"/>
      <w:divBdr>
        <w:top w:val="none" w:sz="0" w:space="0" w:color="auto"/>
        <w:left w:val="none" w:sz="0" w:space="0" w:color="auto"/>
        <w:bottom w:val="none" w:sz="0" w:space="0" w:color="auto"/>
        <w:right w:val="none" w:sz="0" w:space="0" w:color="auto"/>
      </w:divBdr>
    </w:div>
    <w:div w:id="727807439">
      <w:bodyDiv w:val="1"/>
      <w:marLeft w:val="0"/>
      <w:marRight w:val="0"/>
      <w:marTop w:val="0"/>
      <w:marBottom w:val="0"/>
      <w:divBdr>
        <w:top w:val="none" w:sz="0" w:space="0" w:color="auto"/>
        <w:left w:val="none" w:sz="0" w:space="0" w:color="auto"/>
        <w:bottom w:val="none" w:sz="0" w:space="0" w:color="auto"/>
        <w:right w:val="none" w:sz="0" w:space="0" w:color="auto"/>
      </w:divBdr>
    </w:div>
    <w:div w:id="727921174">
      <w:bodyDiv w:val="1"/>
      <w:marLeft w:val="0"/>
      <w:marRight w:val="0"/>
      <w:marTop w:val="0"/>
      <w:marBottom w:val="0"/>
      <w:divBdr>
        <w:top w:val="none" w:sz="0" w:space="0" w:color="auto"/>
        <w:left w:val="none" w:sz="0" w:space="0" w:color="auto"/>
        <w:bottom w:val="none" w:sz="0" w:space="0" w:color="auto"/>
        <w:right w:val="none" w:sz="0" w:space="0" w:color="auto"/>
      </w:divBdr>
    </w:div>
    <w:div w:id="728502524">
      <w:bodyDiv w:val="1"/>
      <w:marLeft w:val="0"/>
      <w:marRight w:val="0"/>
      <w:marTop w:val="0"/>
      <w:marBottom w:val="0"/>
      <w:divBdr>
        <w:top w:val="none" w:sz="0" w:space="0" w:color="auto"/>
        <w:left w:val="none" w:sz="0" w:space="0" w:color="auto"/>
        <w:bottom w:val="none" w:sz="0" w:space="0" w:color="auto"/>
        <w:right w:val="none" w:sz="0" w:space="0" w:color="auto"/>
      </w:divBdr>
    </w:div>
    <w:div w:id="728767827">
      <w:bodyDiv w:val="1"/>
      <w:marLeft w:val="0"/>
      <w:marRight w:val="0"/>
      <w:marTop w:val="0"/>
      <w:marBottom w:val="0"/>
      <w:divBdr>
        <w:top w:val="none" w:sz="0" w:space="0" w:color="auto"/>
        <w:left w:val="none" w:sz="0" w:space="0" w:color="auto"/>
        <w:bottom w:val="none" w:sz="0" w:space="0" w:color="auto"/>
        <w:right w:val="none" w:sz="0" w:space="0" w:color="auto"/>
      </w:divBdr>
    </w:div>
    <w:div w:id="729230214">
      <w:bodyDiv w:val="1"/>
      <w:marLeft w:val="0"/>
      <w:marRight w:val="0"/>
      <w:marTop w:val="0"/>
      <w:marBottom w:val="0"/>
      <w:divBdr>
        <w:top w:val="none" w:sz="0" w:space="0" w:color="auto"/>
        <w:left w:val="none" w:sz="0" w:space="0" w:color="auto"/>
        <w:bottom w:val="none" w:sz="0" w:space="0" w:color="auto"/>
        <w:right w:val="none" w:sz="0" w:space="0" w:color="auto"/>
      </w:divBdr>
    </w:div>
    <w:div w:id="729771035">
      <w:bodyDiv w:val="1"/>
      <w:marLeft w:val="0"/>
      <w:marRight w:val="0"/>
      <w:marTop w:val="0"/>
      <w:marBottom w:val="0"/>
      <w:divBdr>
        <w:top w:val="none" w:sz="0" w:space="0" w:color="auto"/>
        <w:left w:val="none" w:sz="0" w:space="0" w:color="auto"/>
        <w:bottom w:val="none" w:sz="0" w:space="0" w:color="auto"/>
        <w:right w:val="none" w:sz="0" w:space="0" w:color="auto"/>
      </w:divBdr>
    </w:div>
    <w:div w:id="729815471">
      <w:bodyDiv w:val="1"/>
      <w:marLeft w:val="0"/>
      <w:marRight w:val="0"/>
      <w:marTop w:val="0"/>
      <w:marBottom w:val="0"/>
      <w:divBdr>
        <w:top w:val="none" w:sz="0" w:space="0" w:color="auto"/>
        <w:left w:val="none" w:sz="0" w:space="0" w:color="auto"/>
        <w:bottom w:val="none" w:sz="0" w:space="0" w:color="auto"/>
        <w:right w:val="none" w:sz="0" w:space="0" w:color="auto"/>
      </w:divBdr>
    </w:div>
    <w:div w:id="729959765">
      <w:bodyDiv w:val="1"/>
      <w:marLeft w:val="0"/>
      <w:marRight w:val="0"/>
      <w:marTop w:val="0"/>
      <w:marBottom w:val="0"/>
      <w:divBdr>
        <w:top w:val="none" w:sz="0" w:space="0" w:color="auto"/>
        <w:left w:val="none" w:sz="0" w:space="0" w:color="auto"/>
        <w:bottom w:val="none" w:sz="0" w:space="0" w:color="auto"/>
        <w:right w:val="none" w:sz="0" w:space="0" w:color="auto"/>
      </w:divBdr>
    </w:div>
    <w:div w:id="730468319">
      <w:bodyDiv w:val="1"/>
      <w:marLeft w:val="0"/>
      <w:marRight w:val="0"/>
      <w:marTop w:val="0"/>
      <w:marBottom w:val="0"/>
      <w:divBdr>
        <w:top w:val="none" w:sz="0" w:space="0" w:color="auto"/>
        <w:left w:val="none" w:sz="0" w:space="0" w:color="auto"/>
        <w:bottom w:val="none" w:sz="0" w:space="0" w:color="auto"/>
        <w:right w:val="none" w:sz="0" w:space="0" w:color="auto"/>
      </w:divBdr>
    </w:div>
    <w:div w:id="731121685">
      <w:bodyDiv w:val="1"/>
      <w:marLeft w:val="0"/>
      <w:marRight w:val="0"/>
      <w:marTop w:val="0"/>
      <w:marBottom w:val="0"/>
      <w:divBdr>
        <w:top w:val="none" w:sz="0" w:space="0" w:color="auto"/>
        <w:left w:val="none" w:sz="0" w:space="0" w:color="auto"/>
        <w:bottom w:val="none" w:sz="0" w:space="0" w:color="auto"/>
        <w:right w:val="none" w:sz="0" w:space="0" w:color="auto"/>
      </w:divBdr>
    </w:div>
    <w:div w:id="731342898">
      <w:bodyDiv w:val="1"/>
      <w:marLeft w:val="0"/>
      <w:marRight w:val="0"/>
      <w:marTop w:val="0"/>
      <w:marBottom w:val="0"/>
      <w:divBdr>
        <w:top w:val="none" w:sz="0" w:space="0" w:color="auto"/>
        <w:left w:val="none" w:sz="0" w:space="0" w:color="auto"/>
        <w:bottom w:val="none" w:sz="0" w:space="0" w:color="auto"/>
        <w:right w:val="none" w:sz="0" w:space="0" w:color="auto"/>
      </w:divBdr>
    </w:div>
    <w:div w:id="731853604">
      <w:bodyDiv w:val="1"/>
      <w:marLeft w:val="0"/>
      <w:marRight w:val="0"/>
      <w:marTop w:val="0"/>
      <w:marBottom w:val="0"/>
      <w:divBdr>
        <w:top w:val="none" w:sz="0" w:space="0" w:color="auto"/>
        <w:left w:val="none" w:sz="0" w:space="0" w:color="auto"/>
        <w:bottom w:val="none" w:sz="0" w:space="0" w:color="auto"/>
        <w:right w:val="none" w:sz="0" w:space="0" w:color="auto"/>
      </w:divBdr>
    </w:div>
    <w:div w:id="732586343">
      <w:bodyDiv w:val="1"/>
      <w:marLeft w:val="0"/>
      <w:marRight w:val="0"/>
      <w:marTop w:val="0"/>
      <w:marBottom w:val="0"/>
      <w:divBdr>
        <w:top w:val="none" w:sz="0" w:space="0" w:color="auto"/>
        <w:left w:val="none" w:sz="0" w:space="0" w:color="auto"/>
        <w:bottom w:val="none" w:sz="0" w:space="0" w:color="auto"/>
        <w:right w:val="none" w:sz="0" w:space="0" w:color="auto"/>
      </w:divBdr>
    </w:div>
    <w:div w:id="732847445">
      <w:bodyDiv w:val="1"/>
      <w:marLeft w:val="0"/>
      <w:marRight w:val="0"/>
      <w:marTop w:val="0"/>
      <w:marBottom w:val="0"/>
      <w:divBdr>
        <w:top w:val="none" w:sz="0" w:space="0" w:color="auto"/>
        <w:left w:val="none" w:sz="0" w:space="0" w:color="auto"/>
        <w:bottom w:val="none" w:sz="0" w:space="0" w:color="auto"/>
        <w:right w:val="none" w:sz="0" w:space="0" w:color="auto"/>
      </w:divBdr>
    </w:div>
    <w:div w:id="732895392">
      <w:bodyDiv w:val="1"/>
      <w:marLeft w:val="0"/>
      <w:marRight w:val="0"/>
      <w:marTop w:val="0"/>
      <w:marBottom w:val="0"/>
      <w:divBdr>
        <w:top w:val="none" w:sz="0" w:space="0" w:color="auto"/>
        <w:left w:val="none" w:sz="0" w:space="0" w:color="auto"/>
        <w:bottom w:val="none" w:sz="0" w:space="0" w:color="auto"/>
        <w:right w:val="none" w:sz="0" w:space="0" w:color="auto"/>
      </w:divBdr>
    </w:div>
    <w:div w:id="733164371">
      <w:bodyDiv w:val="1"/>
      <w:marLeft w:val="0"/>
      <w:marRight w:val="0"/>
      <w:marTop w:val="0"/>
      <w:marBottom w:val="0"/>
      <w:divBdr>
        <w:top w:val="none" w:sz="0" w:space="0" w:color="auto"/>
        <w:left w:val="none" w:sz="0" w:space="0" w:color="auto"/>
        <w:bottom w:val="none" w:sz="0" w:space="0" w:color="auto"/>
        <w:right w:val="none" w:sz="0" w:space="0" w:color="auto"/>
      </w:divBdr>
    </w:div>
    <w:div w:id="733510049">
      <w:bodyDiv w:val="1"/>
      <w:marLeft w:val="0"/>
      <w:marRight w:val="0"/>
      <w:marTop w:val="0"/>
      <w:marBottom w:val="0"/>
      <w:divBdr>
        <w:top w:val="none" w:sz="0" w:space="0" w:color="auto"/>
        <w:left w:val="none" w:sz="0" w:space="0" w:color="auto"/>
        <w:bottom w:val="none" w:sz="0" w:space="0" w:color="auto"/>
        <w:right w:val="none" w:sz="0" w:space="0" w:color="auto"/>
      </w:divBdr>
    </w:div>
    <w:div w:id="733703156">
      <w:bodyDiv w:val="1"/>
      <w:marLeft w:val="0"/>
      <w:marRight w:val="0"/>
      <w:marTop w:val="0"/>
      <w:marBottom w:val="0"/>
      <w:divBdr>
        <w:top w:val="none" w:sz="0" w:space="0" w:color="auto"/>
        <w:left w:val="none" w:sz="0" w:space="0" w:color="auto"/>
        <w:bottom w:val="none" w:sz="0" w:space="0" w:color="auto"/>
        <w:right w:val="none" w:sz="0" w:space="0" w:color="auto"/>
      </w:divBdr>
    </w:div>
    <w:div w:id="735397603">
      <w:bodyDiv w:val="1"/>
      <w:marLeft w:val="0"/>
      <w:marRight w:val="0"/>
      <w:marTop w:val="0"/>
      <w:marBottom w:val="0"/>
      <w:divBdr>
        <w:top w:val="none" w:sz="0" w:space="0" w:color="auto"/>
        <w:left w:val="none" w:sz="0" w:space="0" w:color="auto"/>
        <w:bottom w:val="none" w:sz="0" w:space="0" w:color="auto"/>
        <w:right w:val="none" w:sz="0" w:space="0" w:color="auto"/>
      </w:divBdr>
    </w:div>
    <w:div w:id="735399267">
      <w:bodyDiv w:val="1"/>
      <w:marLeft w:val="0"/>
      <w:marRight w:val="0"/>
      <w:marTop w:val="0"/>
      <w:marBottom w:val="0"/>
      <w:divBdr>
        <w:top w:val="none" w:sz="0" w:space="0" w:color="auto"/>
        <w:left w:val="none" w:sz="0" w:space="0" w:color="auto"/>
        <w:bottom w:val="none" w:sz="0" w:space="0" w:color="auto"/>
        <w:right w:val="none" w:sz="0" w:space="0" w:color="auto"/>
      </w:divBdr>
    </w:div>
    <w:div w:id="735591018">
      <w:bodyDiv w:val="1"/>
      <w:marLeft w:val="0"/>
      <w:marRight w:val="0"/>
      <w:marTop w:val="0"/>
      <w:marBottom w:val="0"/>
      <w:divBdr>
        <w:top w:val="none" w:sz="0" w:space="0" w:color="auto"/>
        <w:left w:val="none" w:sz="0" w:space="0" w:color="auto"/>
        <w:bottom w:val="none" w:sz="0" w:space="0" w:color="auto"/>
        <w:right w:val="none" w:sz="0" w:space="0" w:color="auto"/>
      </w:divBdr>
    </w:div>
    <w:div w:id="735664135">
      <w:bodyDiv w:val="1"/>
      <w:marLeft w:val="0"/>
      <w:marRight w:val="0"/>
      <w:marTop w:val="0"/>
      <w:marBottom w:val="0"/>
      <w:divBdr>
        <w:top w:val="none" w:sz="0" w:space="0" w:color="auto"/>
        <w:left w:val="none" w:sz="0" w:space="0" w:color="auto"/>
        <w:bottom w:val="none" w:sz="0" w:space="0" w:color="auto"/>
        <w:right w:val="none" w:sz="0" w:space="0" w:color="auto"/>
      </w:divBdr>
    </w:div>
    <w:div w:id="735670111">
      <w:bodyDiv w:val="1"/>
      <w:marLeft w:val="0"/>
      <w:marRight w:val="0"/>
      <w:marTop w:val="0"/>
      <w:marBottom w:val="0"/>
      <w:divBdr>
        <w:top w:val="none" w:sz="0" w:space="0" w:color="auto"/>
        <w:left w:val="none" w:sz="0" w:space="0" w:color="auto"/>
        <w:bottom w:val="none" w:sz="0" w:space="0" w:color="auto"/>
        <w:right w:val="none" w:sz="0" w:space="0" w:color="auto"/>
      </w:divBdr>
    </w:div>
    <w:div w:id="735709153">
      <w:bodyDiv w:val="1"/>
      <w:marLeft w:val="0"/>
      <w:marRight w:val="0"/>
      <w:marTop w:val="0"/>
      <w:marBottom w:val="0"/>
      <w:divBdr>
        <w:top w:val="none" w:sz="0" w:space="0" w:color="auto"/>
        <w:left w:val="none" w:sz="0" w:space="0" w:color="auto"/>
        <w:bottom w:val="none" w:sz="0" w:space="0" w:color="auto"/>
        <w:right w:val="none" w:sz="0" w:space="0" w:color="auto"/>
      </w:divBdr>
    </w:div>
    <w:div w:id="736439007">
      <w:bodyDiv w:val="1"/>
      <w:marLeft w:val="0"/>
      <w:marRight w:val="0"/>
      <w:marTop w:val="0"/>
      <w:marBottom w:val="0"/>
      <w:divBdr>
        <w:top w:val="none" w:sz="0" w:space="0" w:color="auto"/>
        <w:left w:val="none" w:sz="0" w:space="0" w:color="auto"/>
        <w:bottom w:val="none" w:sz="0" w:space="0" w:color="auto"/>
        <w:right w:val="none" w:sz="0" w:space="0" w:color="auto"/>
      </w:divBdr>
    </w:div>
    <w:div w:id="736703728">
      <w:bodyDiv w:val="1"/>
      <w:marLeft w:val="0"/>
      <w:marRight w:val="0"/>
      <w:marTop w:val="0"/>
      <w:marBottom w:val="0"/>
      <w:divBdr>
        <w:top w:val="none" w:sz="0" w:space="0" w:color="auto"/>
        <w:left w:val="none" w:sz="0" w:space="0" w:color="auto"/>
        <w:bottom w:val="none" w:sz="0" w:space="0" w:color="auto"/>
        <w:right w:val="none" w:sz="0" w:space="0" w:color="auto"/>
      </w:divBdr>
    </w:div>
    <w:div w:id="736778456">
      <w:bodyDiv w:val="1"/>
      <w:marLeft w:val="0"/>
      <w:marRight w:val="0"/>
      <w:marTop w:val="0"/>
      <w:marBottom w:val="0"/>
      <w:divBdr>
        <w:top w:val="none" w:sz="0" w:space="0" w:color="auto"/>
        <w:left w:val="none" w:sz="0" w:space="0" w:color="auto"/>
        <w:bottom w:val="none" w:sz="0" w:space="0" w:color="auto"/>
        <w:right w:val="none" w:sz="0" w:space="0" w:color="auto"/>
      </w:divBdr>
    </w:div>
    <w:div w:id="736783288">
      <w:bodyDiv w:val="1"/>
      <w:marLeft w:val="0"/>
      <w:marRight w:val="0"/>
      <w:marTop w:val="0"/>
      <w:marBottom w:val="0"/>
      <w:divBdr>
        <w:top w:val="none" w:sz="0" w:space="0" w:color="auto"/>
        <w:left w:val="none" w:sz="0" w:space="0" w:color="auto"/>
        <w:bottom w:val="none" w:sz="0" w:space="0" w:color="auto"/>
        <w:right w:val="none" w:sz="0" w:space="0" w:color="auto"/>
      </w:divBdr>
    </w:div>
    <w:div w:id="736973791">
      <w:bodyDiv w:val="1"/>
      <w:marLeft w:val="0"/>
      <w:marRight w:val="0"/>
      <w:marTop w:val="0"/>
      <w:marBottom w:val="0"/>
      <w:divBdr>
        <w:top w:val="none" w:sz="0" w:space="0" w:color="auto"/>
        <w:left w:val="none" w:sz="0" w:space="0" w:color="auto"/>
        <w:bottom w:val="none" w:sz="0" w:space="0" w:color="auto"/>
        <w:right w:val="none" w:sz="0" w:space="0" w:color="auto"/>
      </w:divBdr>
    </w:div>
    <w:div w:id="737167945">
      <w:bodyDiv w:val="1"/>
      <w:marLeft w:val="0"/>
      <w:marRight w:val="0"/>
      <w:marTop w:val="0"/>
      <w:marBottom w:val="0"/>
      <w:divBdr>
        <w:top w:val="none" w:sz="0" w:space="0" w:color="auto"/>
        <w:left w:val="none" w:sz="0" w:space="0" w:color="auto"/>
        <w:bottom w:val="none" w:sz="0" w:space="0" w:color="auto"/>
        <w:right w:val="none" w:sz="0" w:space="0" w:color="auto"/>
      </w:divBdr>
    </w:div>
    <w:div w:id="738333507">
      <w:bodyDiv w:val="1"/>
      <w:marLeft w:val="0"/>
      <w:marRight w:val="0"/>
      <w:marTop w:val="0"/>
      <w:marBottom w:val="0"/>
      <w:divBdr>
        <w:top w:val="none" w:sz="0" w:space="0" w:color="auto"/>
        <w:left w:val="none" w:sz="0" w:space="0" w:color="auto"/>
        <w:bottom w:val="none" w:sz="0" w:space="0" w:color="auto"/>
        <w:right w:val="none" w:sz="0" w:space="0" w:color="auto"/>
      </w:divBdr>
    </w:div>
    <w:div w:id="739980630">
      <w:bodyDiv w:val="1"/>
      <w:marLeft w:val="0"/>
      <w:marRight w:val="0"/>
      <w:marTop w:val="0"/>
      <w:marBottom w:val="0"/>
      <w:divBdr>
        <w:top w:val="none" w:sz="0" w:space="0" w:color="auto"/>
        <w:left w:val="none" w:sz="0" w:space="0" w:color="auto"/>
        <w:bottom w:val="none" w:sz="0" w:space="0" w:color="auto"/>
        <w:right w:val="none" w:sz="0" w:space="0" w:color="auto"/>
      </w:divBdr>
    </w:div>
    <w:div w:id="740063929">
      <w:bodyDiv w:val="1"/>
      <w:marLeft w:val="0"/>
      <w:marRight w:val="0"/>
      <w:marTop w:val="0"/>
      <w:marBottom w:val="0"/>
      <w:divBdr>
        <w:top w:val="none" w:sz="0" w:space="0" w:color="auto"/>
        <w:left w:val="none" w:sz="0" w:space="0" w:color="auto"/>
        <w:bottom w:val="none" w:sz="0" w:space="0" w:color="auto"/>
        <w:right w:val="none" w:sz="0" w:space="0" w:color="auto"/>
      </w:divBdr>
    </w:div>
    <w:div w:id="740175067">
      <w:bodyDiv w:val="1"/>
      <w:marLeft w:val="0"/>
      <w:marRight w:val="0"/>
      <w:marTop w:val="0"/>
      <w:marBottom w:val="0"/>
      <w:divBdr>
        <w:top w:val="none" w:sz="0" w:space="0" w:color="auto"/>
        <w:left w:val="none" w:sz="0" w:space="0" w:color="auto"/>
        <w:bottom w:val="none" w:sz="0" w:space="0" w:color="auto"/>
        <w:right w:val="none" w:sz="0" w:space="0" w:color="auto"/>
      </w:divBdr>
    </w:div>
    <w:div w:id="740446248">
      <w:bodyDiv w:val="1"/>
      <w:marLeft w:val="0"/>
      <w:marRight w:val="0"/>
      <w:marTop w:val="0"/>
      <w:marBottom w:val="0"/>
      <w:divBdr>
        <w:top w:val="none" w:sz="0" w:space="0" w:color="auto"/>
        <w:left w:val="none" w:sz="0" w:space="0" w:color="auto"/>
        <w:bottom w:val="none" w:sz="0" w:space="0" w:color="auto"/>
        <w:right w:val="none" w:sz="0" w:space="0" w:color="auto"/>
      </w:divBdr>
    </w:div>
    <w:div w:id="740715619">
      <w:bodyDiv w:val="1"/>
      <w:marLeft w:val="0"/>
      <w:marRight w:val="0"/>
      <w:marTop w:val="0"/>
      <w:marBottom w:val="0"/>
      <w:divBdr>
        <w:top w:val="none" w:sz="0" w:space="0" w:color="auto"/>
        <w:left w:val="none" w:sz="0" w:space="0" w:color="auto"/>
        <w:bottom w:val="none" w:sz="0" w:space="0" w:color="auto"/>
        <w:right w:val="none" w:sz="0" w:space="0" w:color="auto"/>
      </w:divBdr>
    </w:div>
    <w:div w:id="741026208">
      <w:bodyDiv w:val="1"/>
      <w:marLeft w:val="0"/>
      <w:marRight w:val="0"/>
      <w:marTop w:val="0"/>
      <w:marBottom w:val="0"/>
      <w:divBdr>
        <w:top w:val="none" w:sz="0" w:space="0" w:color="auto"/>
        <w:left w:val="none" w:sz="0" w:space="0" w:color="auto"/>
        <w:bottom w:val="none" w:sz="0" w:space="0" w:color="auto"/>
        <w:right w:val="none" w:sz="0" w:space="0" w:color="auto"/>
      </w:divBdr>
    </w:div>
    <w:div w:id="741101423">
      <w:bodyDiv w:val="1"/>
      <w:marLeft w:val="0"/>
      <w:marRight w:val="0"/>
      <w:marTop w:val="0"/>
      <w:marBottom w:val="0"/>
      <w:divBdr>
        <w:top w:val="none" w:sz="0" w:space="0" w:color="auto"/>
        <w:left w:val="none" w:sz="0" w:space="0" w:color="auto"/>
        <w:bottom w:val="none" w:sz="0" w:space="0" w:color="auto"/>
        <w:right w:val="none" w:sz="0" w:space="0" w:color="auto"/>
      </w:divBdr>
    </w:div>
    <w:div w:id="741607593">
      <w:bodyDiv w:val="1"/>
      <w:marLeft w:val="0"/>
      <w:marRight w:val="0"/>
      <w:marTop w:val="0"/>
      <w:marBottom w:val="0"/>
      <w:divBdr>
        <w:top w:val="none" w:sz="0" w:space="0" w:color="auto"/>
        <w:left w:val="none" w:sz="0" w:space="0" w:color="auto"/>
        <w:bottom w:val="none" w:sz="0" w:space="0" w:color="auto"/>
        <w:right w:val="none" w:sz="0" w:space="0" w:color="auto"/>
      </w:divBdr>
    </w:div>
    <w:div w:id="741684737">
      <w:bodyDiv w:val="1"/>
      <w:marLeft w:val="0"/>
      <w:marRight w:val="0"/>
      <w:marTop w:val="0"/>
      <w:marBottom w:val="0"/>
      <w:divBdr>
        <w:top w:val="none" w:sz="0" w:space="0" w:color="auto"/>
        <w:left w:val="none" w:sz="0" w:space="0" w:color="auto"/>
        <w:bottom w:val="none" w:sz="0" w:space="0" w:color="auto"/>
        <w:right w:val="none" w:sz="0" w:space="0" w:color="auto"/>
      </w:divBdr>
    </w:div>
    <w:div w:id="742021926">
      <w:bodyDiv w:val="1"/>
      <w:marLeft w:val="0"/>
      <w:marRight w:val="0"/>
      <w:marTop w:val="0"/>
      <w:marBottom w:val="0"/>
      <w:divBdr>
        <w:top w:val="none" w:sz="0" w:space="0" w:color="auto"/>
        <w:left w:val="none" w:sz="0" w:space="0" w:color="auto"/>
        <w:bottom w:val="none" w:sz="0" w:space="0" w:color="auto"/>
        <w:right w:val="none" w:sz="0" w:space="0" w:color="auto"/>
      </w:divBdr>
    </w:div>
    <w:div w:id="742022710">
      <w:bodyDiv w:val="1"/>
      <w:marLeft w:val="0"/>
      <w:marRight w:val="0"/>
      <w:marTop w:val="0"/>
      <w:marBottom w:val="0"/>
      <w:divBdr>
        <w:top w:val="none" w:sz="0" w:space="0" w:color="auto"/>
        <w:left w:val="none" w:sz="0" w:space="0" w:color="auto"/>
        <w:bottom w:val="none" w:sz="0" w:space="0" w:color="auto"/>
        <w:right w:val="none" w:sz="0" w:space="0" w:color="auto"/>
      </w:divBdr>
    </w:div>
    <w:div w:id="742457968">
      <w:bodyDiv w:val="1"/>
      <w:marLeft w:val="0"/>
      <w:marRight w:val="0"/>
      <w:marTop w:val="0"/>
      <w:marBottom w:val="0"/>
      <w:divBdr>
        <w:top w:val="none" w:sz="0" w:space="0" w:color="auto"/>
        <w:left w:val="none" w:sz="0" w:space="0" w:color="auto"/>
        <w:bottom w:val="none" w:sz="0" w:space="0" w:color="auto"/>
        <w:right w:val="none" w:sz="0" w:space="0" w:color="auto"/>
      </w:divBdr>
    </w:div>
    <w:div w:id="742458848">
      <w:bodyDiv w:val="1"/>
      <w:marLeft w:val="0"/>
      <w:marRight w:val="0"/>
      <w:marTop w:val="0"/>
      <w:marBottom w:val="0"/>
      <w:divBdr>
        <w:top w:val="none" w:sz="0" w:space="0" w:color="auto"/>
        <w:left w:val="none" w:sz="0" w:space="0" w:color="auto"/>
        <w:bottom w:val="none" w:sz="0" w:space="0" w:color="auto"/>
        <w:right w:val="none" w:sz="0" w:space="0" w:color="auto"/>
      </w:divBdr>
    </w:div>
    <w:div w:id="742459339">
      <w:bodyDiv w:val="1"/>
      <w:marLeft w:val="0"/>
      <w:marRight w:val="0"/>
      <w:marTop w:val="0"/>
      <w:marBottom w:val="0"/>
      <w:divBdr>
        <w:top w:val="none" w:sz="0" w:space="0" w:color="auto"/>
        <w:left w:val="none" w:sz="0" w:space="0" w:color="auto"/>
        <w:bottom w:val="none" w:sz="0" w:space="0" w:color="auto"/>
        <w:right w:val="none" w:sz="0" w:space="0" w:color="auto"/>
      </w:divBdr>
    </w:div>
    <w:div w:id="743987732">
      <w:bodyDiv w:val="1"/>
      <w:marLeft w:val="0"/>
      <w:marRight w:val="0"/>
      <w:marTop w:val="0"/>
      <w:marBottom w:val="0"/>
      <w:divBdr>
        <w:top w:val="none" w:sz="0" w:space="0" w:color="auto"/>
        <w:left w:val="none" w:sz="0" w:space="0" w:color="auto"/>
        <w:bottom w:val="none" w:sz="0" w:space="0" w:color="auto"/>
        <w:right w:val="none" w:sz="0" w:space="0" w:color="auto"/>
      </w:divBdr>
    </w:div>
    <w:div w:id="744302226">
      <w:bodyDiv w:val="1"/>
      <w:marLeft w:val="0"/>
      <w:marRight w:val="0"/>
      <w:marTop w:val="0"/>
      <w:marBottom w:val="0"/>
      <w:divBdr>
        <w:top w:val="none" w:sz="0" w:space="0" w:color="auto"/>
        <w:left w:val="none" w:sz="0" w:space="0" w:color="auto"/>
        <w:bottom w:val="none" w:sz="0" w:space="0" w:color="auto"/>
        <w:right w:val="none" w:sz="0" w:space="0" w:color="auto"/>
      </w:divBdr>
    </w:div>
    <w:div w:id="745148043">
      <w:bodyDiv w:val="1"/>
      <w:marLeft w:val="0"/>
      <w:marRight w:val="0"/>
      <w:marTop w:val="0"/>
      <w:marBottom w:val="0"/>
      <w:divBdr>
        <w:top w:val="none" w:sz="0" w:space="0" w:color="auto"/>
        <w:left w:val="none" w:sz="0" w:space="0" w:color="auto"/>
        <w:bottom w:val="none" w:sz="0" w:space="0" w:color="auto"/>
        <w:right w:val="none" w:sz="0" w:space="0" w:color="auto"/>
      </w:divBdr>
    </w:div>
    <w:div w:id="745423835">
      <w:bodyDiv w:val="1"/>
      <w:marLeft w:val="0"/>
      <w:marRight w:val="0"/>
      <w:marTop w:val="0"/>
      <w:marBottom w:val="0"/>
      <w:divBdr>
        <w:top w:val="none" w:sz="0" w:space="0" w:color="auto"/>
        <w:left w:val="none" w:sz="0" w:space="0" w:color="auto"/>
        <w:bottom w:val="none" w:sz="0" w:space="0" w:color="auto"/>
        <w:right w:val="none" w:sz="0" w:space="0" w:color="auto"/>
      </w:divBdr>
    </w:div>
    <w:div w:id="745608814">
      <w:bodyDiv w:val="1"/>
      <w:marLeft w:val="0"/>
      <w:marRight w:val="0"/>
      <w:marTop w:val="0"/>
      <w:marBottom w:val="0"/>
      <w:divBdr>
        <w:top w:val="none" w:sz="0" w:space="0" w:color="auto"/>
        <w:left w:val="none" w:sz="0" w:space="0" w:color="auto"/>
        <w:bottom w:val="none" w:sz="0" w:space="0" w:color="auto"/>
        <w:right w:val="none" w:sz="0" w:space="0" w:color="auto"/>
      </w:divBdr>
    </w:div>
    <w:div w:id="745615887">
      <w:bodyDiv w:val="1"/>
      <w:marLeft w:val="0"/>
      <w:marRight w:val="0"/>
      <w:marTop w:val="0"/>
      <w:marBottom w:val="0"/>
      <w:divBdr>
        <w:top w:val="none" w:sz="0" w:space="0" w:color="auto"/>
        <w:left w:val="none" w:sz="0" w:space="0" w:color="auto"/>
        <w:bottom w:val="none" w:sz="0" w:space="0" w:color="auto"/>
        <w:right w:val="none" w:sz="0" w:space="0" w:color="auto"/>
      </w:divBdr>
    </w:div>
    <w:div w:id="746072663">
      <w:bodyDiv w:val="1"/>
      <w:marLeft w:val="0"/>
      <w:marRight w:val="0"/>
      <w:marTop w:val="0"/>
      <w:marBottom w:val="0"/>
      <w:divBdr>
        <w:top w:val="none" w:sz="0" w:space="0" w:color="auto"/>
        <w:left w:val="none" w:sz="0" w:space="0" w:color="auto"/>
        <w:bottom w:val="none" w:sz="0" w:space="0" w:color="auto"/>
        <w:right w:val="none" w:sz="0" w:space="0" w:color="auto"/>
      </w:divBdr>
    </w:div>
    <w:div w:id="746266761">
      <w:bodyDiv w:val="1"/>
      <w:marLeft w:val="0"/>
      <w:marRight w:val="0"/>
      <w:marTop w:val="0"/>
      <w:marBottom w:val="0"/>
      <w:divBdr>
        <w:top w:val="none" w:sz="0" w:space="0" w:color="auto"/>
        <w:left w:val="none" w:sz="0" w:space="0" w:color="auto"/>
        <w:bottom w:val="none" w:sz="0" w:space="0" w:color="auto"/>
        <w:right w:val="none" w:sz="0" w:space="0" w:color="auto"/>
      </w:divBdr>
    </w:div>
    <w:div w:id="746343844">
      <w:bodyDiv w:val="1"/>
      <w:marLeft w:val="0"/>
      <w:marRight w:val="0"/>
      <w:marTop w:val="0"/>
      <w:marBottom w:val="0"/>
      <w:divBdr>
        <w:top w:val="none" w:sz="0" w:space="0" w:color="auto"/>
        <w:left w:val="none" w:sz="0" w:space="0" w:color="auto"/>
        <w:bottom w:val="none" w:sz="0" w:space="0" w:color="auto"/>
        <w:right w:val="none" w:sz="0" w:space="0" w:color="auto"/>
      </w:divBdr>
    </w:div>
    <w:div w:id="746345934">
      <w:bodyDiv w:val="1"/>
      <w:marLeft w:val="0"/>
      <w:marRight w:val="0"/>
      <w:marTop w:val="0"/>
      <w:marBottom w:val="0"/>
      <w:divBdr>
        <w:top w:val="none" w:sz="0" w:space="0" w:color="auto"/>
        <w:left w:val="none" w:sz="0" w:space="0" w:color="auto"/>
        <w:bottom w:val="none" w:sz="0" w:space="0" w:color="auto"/>
        <w:right w:val="none" w:sz="0" w:space="0" w:color="auto"/>
      </w:divBdr>
    </w:div>
    <w:div w:id="746729914">
      <w:bodyDiv w:val="1"/>
      <w:marLeft w:val="0"/>
      <w:marRight w:val="0"/>
      <w:marTop w:val="0"/>
      <w:marBottom w:val="0"/>
      <w:divBdr>
        <w:top w:val="none" w:sz="0" w:space="0" w:color="auto"/>
        <w:left w:val="none" w:sz="0" w:space="0" w:color="auto"/>
        <w:bottom w:val="none" w:sz="0" w:space="0" w:color="auto"/>
        <w:right w:val="none" w:sz="0" w:space="0" w:color="auto"/>
      </w:divBdr>
    </w:div>
    <w:div w:id="747070152">
      <w:bodyDiv w:val="1"/>
      <w:marLeft w:val="0"/>
      <w:marRight w:val="0"/>
      <w:marTop w:val="0"/>
      <w:marBottom w:val="0"/>
      <w:divBdr>
        <w:top w:val="none" w:sz="0" w:space="0" w:color="auto"/>
        <w:left w:val="none" w:sz="0" w:space="0" w:color="auto"/>
        <w:bottom w:val="none" w:sz="0" w:space="0" w:color="auto"/>
        <w:right w:val="none" w:sz="0" w:space="0" w:color="auto"/>
      </w:divBdr>
    </w:div>
    <w:div w:id="747120527">
      <w:bodyDiv w:val="1"/>
      <w:marLeft w:val="0"/>
      <w:marRight w:val="0"/>
      <w:marTop w:val="0"/>
      <w:marBottom w:val="0"/>
      <w:divBdr>
        <w:top w:val="none" w:sz="0" w:space="0" w:color="auto"/>
        <w:left w:val="none" w:sz="0" w:space="0" w:color="auto"/>
        <w:bottom w:val="none" w:sz="0" w:space="0" w:color="auto"/>
        <w:right w:val="none" w:sz="0" w:space="0" w:color="auto"/>
      </w:divBdr>
    </w:div>
    <w:div w:id="747381506">
      <w:bodyDiv w:val="1"/>
      <w:marLeft w:val="0"/>
      <w:marRight w:val="0"/>
      <w:marTop w:val="0"/>
      <w:marBottom w:val="0"/>
      <w:divBdr>
        <w:top w:val="none" w:sz="0" w:space="0" w:color="auto"/>
        <w:left w:val="none" w:sz="0" w:space="0" w:color="auto"/>
        <w:bottom w:val="none" w:sz="0" w:space="0" w:color="auto"/>
        <w:right w:val="none" w:sz="0" w:space="0" w:color="auto"/>
      </w:divBdr>
    </w:div>
    <w:div w:id="747772201">
      <w:bodyDiv w:val="1"/>
      <w:marLeft w:val="0"/>
      <w:marRight w:val="0"/>
      <w:marTop w:val="0"/>
      <w:marBottom w:val="0"/>
      <w:divBdr>
        <w:top w:val="none" w:sz="0" w:space="0" w:color="auto"/>
        <w:left w:val="none" w:sz="0" w:space="0" w:color="auto"/>
        <w:bottom w:val="none" w:sz="0" w:space="0" w:color="auto"/>
        <w:right w:val="none" w:sz="0" w:space="0" w:color="auto"/>
      </w:divBdr>
    </w:div>
    <w:div w:id="748044346">
      <w:bodyDiv w:val="1"/>
      <w:marLeft w:val="0"/>
      <w:marRight w:val="0"/>
      <w:marTop w:val="0"/>
      <w:marBottom w:val="0"/>
      <w:divBdr>
        <w:top w:val="none" w:sz="0" w:space="0" w:color="auto"/>
        <w:left w:val="none" w:sz="0" w:space="0" w:color="auto"/>
        <w:bottom w:val="none" w:sz="0" w:space="0" w:color="auto"/>
        <w:right w:val="none" w:sz="0" w:space="0" w:color="auto"/>
      </w:divBdr>
    </w:div>
    <w:div w:id="748187741">
      <w:bodyDiv w:val="1"/>
      <w:marLeft w:val="0"/>
      <w:marRight w:val="0"/>
      <w:marTop w:val="0"/>
      <w:marBottom w:val="0"/>
      <w:divBdr>
        <w:top w:val="none" w:sz="0" w:space="0" w:color="auto"/>
        <w:left w:val="none" w:sz="0" w:space="0" w:color="auto"/>
        <w:bottom w:val="none" w:sz="0" w:space="0" w:color="auto"/>
        <w:right w:val="none" w:sz="0" w:space="0" w:color="auto"/>
      </w:divBdr>
    </w:div>
    <w:div w:id="749011663">
      <w:bodyDiv w:val="1"/>
      <w:marLeft w:val="0"/>
      <w:marRight w:val="0"/>
      <w:marTop w:val="0"/>
      <w:marBottom w:val="0"/>
      <w:divBdr>
        <w:top w:val="none" w:sz="0" w:space="0" w:color="auto"/>
        <w:left w:val="none" w:sz="0" w:space="0" w:color="auto"/>
        <w:bottom w:val="none" w:sz="0" w:space="0" w:color="auto"/>
        <w:right w:val="none" w:sz="0" w:space="0" w:color="auto"/>
      </w:divBdr>
    </w:div>
    <w:div w:id="749275575">
      <w:bodyDiv w:val="1"/>
      <w:marLeft w:val="0"/>
      <w:marRight w:val="0"/>
      <w:marTop w:val="0"/>
      <w:marBottom w:val="0"/>
      <w:divBdr>
        <w:top w:val="none" w:sz="0" w:space="0" w:color="auto"/>
        <w:left w:val="none" w:sz="0" w:space="0" w:color="auto"/>
        <w:bottom w:val="none" w:sz="0" w:space="0" w:color="auto"/>
        <w:right w:val="none" w:sz="0" w:space="0" w:color="auto"/>
      </w:divBdr>
    </w:div>
    <w:div w:id="749622500">
      <w:bodyDiv w:val="1"/>
      <w:marLeft w:val="0"/>
      <w:marRight w:val="0"/>
      <w:marTop w:val="0"/>
      <w:marBottom w:val="0"/>
      <w:divBdr>
        <w:top w:val="none" w:sz="0" w:space="0" w:color="auto"/>
        <w:left w:val="none" w:sz="0" w:space="0" w:color="auto"/>
        <w:bottom w:val="none" w:sz="0" w:space="0" w:color="auto"/>
        <w:right w:val="none" w:sz="0" w:space="0" w:color="auto"/>
      </w:divBdr>
    </w:div>
    <w:div w:id="749623666">
      <w:bodyDiv w:val="1"/>
      <w:marLeft w:val="0"/>
      <w:marRight w:val="0"/>
      <w:marTop w:val="0"/>
      <w:marBottom w:val="0"/>
      <w:divBdr>
        <w:top w:val="none" w:sz="0" w:space="0" w:color="auto"/>
        <w:left w:val="none" w:sz="0" w:space="0" w:color="auto"/>
        <w:bottom w:val="none" w:sz="0" w:space="0" w:color="auto"/>
        <w:right w:val="none" w:sz="0" w:space="0" w:color="auto"/>
      </w:divBdr>
    </w:div>
    <w:div w:id="750195050">
      <w:bodyDiv w:val="1"/>
      <w:marLeft w:val="0"/>
      <w:marRight w:val="0"/>
      <w:marTop w:val="0"/>
      <w:marBottom w:val="0"/>
      <w:divBdr>
        <w:top w:val="none" w:sz="0" w:space="0" w:color="auto"/>
        <w:left w:val="none" w:sz="0" w:space="0" w:color="auto"/>
        <w:bottom w:val="none" w:sz="0" w:space="0" w:color="auto"/>
        <w:right w:val="none" w:sz="0" w:space="0" w:color="auto"/>
      </w:divBdr>
    </w:div>
    <w:div w:id="750195229">
      <w:bodyDiv w:val="1"/>
      <w:marLeft w:val="0"/>
      <w:marRight w:val="0"/>
      <w:marTop w:val="0"/>
      <w:marBottom w:val="0"/>
      <w:divBdr>
        <w:top w:val="none" w:sz="0" w:space="0" w:color="auto"/>
        <w:left w:val="none" w:sz="0" w:space="0" w:color="auto"/>
        <w:bottom w:val="none" w:sz="0" w:space="0" w:color="auto"/>
        <w:right w:val="none" w:sz="0" w:space="0" w:color="auto"/>
      </w:divBdr>
    </w:div>
    <w:div w:id="750466609">
      <w:bodyDiv w:val="1"/>
      <w:marLeft w:val="0"/>
      <w:marRight w:val="0"/>
      <w:marTop w:val="0"/>
      <w:marBottom w:val="0"/>
      <w:divBdr>
        <w:top w:val="none" w:sz="0" w:space="0" w:color="auto"/>
        <w:left w:val="none" w:sz="0" w:space="0" w:color="auto"/>
        <w:bottom w:val="none" w:sz="0" w:space="0" w:color="auto"/>
        <w:right w:val="none" w:sz="0" w:space="0" w:color="auto"/>
      </w:divBdr>
    </w:div>
    <w:div w:id="750542228">
      <w:bodyDiv w:val="1"/>
      <w:marLeft w:val="0"/>
      <w:marRight w:val="0"/>
      <w:marTop w:val="0"/>
      <w:marBottom w:val="0"/>
      <w:divBdr>
        <w:top w:val="none" w:sz="0" w:space="0" w:color="auto"/>
        <w:left w:val="none" w:sz="0" w:space="0" w:color="auto"/>
        <w:bottom w:val="none" w:sz="0" w:space="0" w:color="auto"/>
        <w:right w:val="none" w:sz="0" w:space="0" w:color="auto"/>
      </w:divBdr>
    </w:div>
    <w:div w:id="750781699">
      <w:bodyDiv w:val="1"/>
      <w:marLeft w:val="0"/>
      <w:marRight w:val="0"/>
      <w:marTop w:val="0"/>
      <w:marBottom w:val="0"/>
      <w:divBdr>
        <w:top w:val="none" w:sz="0" w:space="0" w:color="auto"/>
        <w:left w:val="none" w:sz="0" w:space="0" w:color="auto"/>
        <w:bottom w:val="none" w:sz="0" w:space="0" w:color="auto"/>
        <w:right w:val="none" w:sz="0" w:space="0" w:color="auto"/>
      </w:divBdr>
    </w:div>
    <w:div w:id="751316188">
      <w:bodyDiv w:val="1"/>
      <w:marLeft w:val="0"/>
      <w:marRight w:val="0"/>
      <w:marTop w:val="0"/>
      <w:marBottom w:val="0"/>
      <w:divBdr>
        <w:top w:val="none" w:sz="0" w:space="0" w:color="auto"/>
        <w:left w:val="none" w:sz="0" w:space="0" w:color="auto"/>
        <w:bottom w:val="none" w:sz="0" w:space="0" w:color="auto"/>
        <w:right w:val="none" w:sz="0" w:space="0" w:color="auto"/>
      </w:divBdr>
    </w:div>
    <w:div w:id="751388654">
      <w:bodyDiv w:val="1"/>
      <w:marLeft w:val="0"/>
      <w:marRight w:val="0"/>
      <w:marTop w:val="0"/>
      <w:marBottom w:val="0"/>
      <w:divBdr>
        <w:top w:val="none" w:sz="0" w:space="0" w:color="auto"/>
        <w:left w:val="none" w:sz="0" w:space="0" w:color="auto"/>
        <w:bottom w:val="none" w:sz="0" w:space="0" w:color="auto"/>
        <w:right w:val="none" w:sz="0" w:space="0" w:color="auto"/>
      </w:divBdr>
    </w:div>
    <w:div w:id="751391580">
      <w:bodyDiv w:val="1"/>
      <w:marLeft w:val="0"/>
      <w:marRight w:val="0"/>
      <w:marTop w:val="0"/>
      <w:marBottom w:val="0"/>
      <w:divBdr>
        <w:top w:val="none" w:sz="0" w:space="0" w:color="auto"/>
        <w:left w:val="none" w:sz="0" w:space="0" w:color="auto"/>
        <w:bottom w:val="none" w:sz="0" w:space="0" w:color="auto"/>
        <w:right w:val="none" w:sz="0" w:space="0" w:color="auto"/>
      </w:divBdr>
    </w:div>
    <w:div w:id="751586190">
      <w:bodyDiv w:val="1"/>
      <w:marLeft w:val="0"/>
      <w:marRight w:val="0"/>
      <w:marTop w:val="0"/>
      <w:marBottom w:val="0"/>
      <w:divBdr>
        <w:top w:val="none" w:sz="0" w:space="0" w:color="auto"/>
        <w:left w:val="none" w:sz="0" w:space="0" w:color="auto"/>
        <w:bottom w:val="none" w:sz="0" w:space="0" w:color="auto"/>
        <w:right w:val="none" w:sz="0" w:space="0" w:color="auto"/>
      </w:divBdr>
    </w:div>
    <w:div w:id="751783604">
      <w:bodyDiv w:val="1"/>
      <w:marLeft w:val="0"/>
      <w:marRight w:val="0"/>
      <w:marTop w:val="0"/>
      <w:marBottom w:val="0"/>
      <w:divBdr>
        <w:top w:val="none" w:sz="0" w:space="0" w:color="auto"/>
        <w:left w:val="none" w:sz="0" w:space="0" w:color="auto"/>
        <w:bottom w:val="none" w:sz="0" w:space="0" w:color="auto"/>
        <w:right w:val="none" w:sz="0" w:space="0" w:color="auto"/>
      </w:divBdr>
    </w:div>
    <w:div w:id="751901269">
      <w:bodyDiv w:val="1"/>
      <w:marLeft w:val="0"/>
      <w:marRight w:val="0"/>
      <w:marTop w:val="0"/>
      <w:marBottom w:val="0"/>
      <w:divBdr>
        <w:top w:val="none" w:sz="0" w:space="0" w:color="auto"/>
        <w:left w:val="none" w:sz="0" w:space="0" w:color="auto"/>
        <w:bottom w:val="none" w:sz="0" w:space="0" w:color="auto"/>
        <w:right w:val="none" w:sz="0" w:space="0" w:color="auto"/>
      </w:divBdr>
    </w:div>
    <w:div w:id="751969051">
      <w:bodyDiv w:val="1"/>
      <w:marLeft w:val="0"/>
      <w:marRight w:val="0"/>
      <w:marTop w:val="0"/>
      <w:marBottom w:val="0"/>
      <w:divBdr>
        <w:top w:val="none" w:sz="0" w:space="0" w:color="auto"/>
        <w:left w:val="none" w:sz="0" w:space="0" w:color="auto"/>
        <w:bottom w:val="none" w:sz="0" w:space="0" w:color="auto"/>
        <w:right w:val="none" w:sz="0" w:space="0" w:color="auto"/>
      </w:divBdr>
    </w:div>
    <w:div w:id="752580207">
      <w:bodyDiv w:val="1"/>
      <w:marLeft w:val="0"/>
      <w:marRight w:val="0"/>
      <w:marTop w:val="0"/>
      <w:marBottom w:val="0"/>
      <w:divBdr>
        <w:top w:val="none" w:sz="0" w:space="0" w:color="auto"/>
        <w:left w:val="none" w:sz="0" w:space="0" w:color="auto"/>
        <w:bottom w:val="none" w:sz="0" w:space="0" w:color="auto"/>
        <w:right w:val="none" w:sz="0" w:space="0" w:color="auto"/>
      </w:divBdr>
    </w:div>
    <w:div w:id="752623426">
      <w:bodyDiv w:val="1"/>
      <w:marLeft w:val="0"/>
      <w:marRight w:val="0"/>
      <w:marTop w:val="0"/>
      <w:marBottom w:val="0"/>
      <w:divBdr>
        <w:top w:val="none" w:sz="0" w:space="0" w:color="auto"/>
        <w:left w:val="none" w:sz="0" w:space="0" w:color="auto"/>
        <w:bottom w:val="none" w:sz="0" w:space="0" w:color="auto"/>
        <w:right w:val="none" w:sz="0" w:space="0" w:color="auto"/>
      </w:divBdr>
    </w:div>
    <w:div w:id="752895165">
      <w:bodyDiv w:val="1"/>
      <w:marLeft w:val="0"/>
      <w:marRight w:val="0"/>
      <w:marTop w:val="0"/>
      <w:marBottom w:val="0"/>
      <w:divBdr>
        <w:top w:val="none" w:sz="0" w:space="0" w:color="auto"/>
        <w:left w:val="none" w:sz="0" w:space="0" w:color="auto"/>
        <w:bottom w:val="none" w:sz="0" w:space="0" w:color="auto"/>
        <w:right w:val="none" w:sz="0" w:space="0" w:color="auto"/>
      </w:divBdr>
    </w:div>
    <w:div w:id="752897321">
      <w:bodyDiv w:val="1"/>
      <w:marLeft w:val="0"/>
      <w:marRight w:val="0"/>
      <w:marTop w:val="0"/>
      <w:marBottom w:val="0"/>
      <w:divBdr>
        <w:top w:val="none" w:sz="0" w:space="0" w:color="auto"/>
        <w:left w:val="none" w:sz="0" w:space="0" w:color="auto"/>
        <w:bottom w:val="none" w:sz="0" w:space="0" w:color="auto"/>
        <w:right w:val="none" w:sz="0" w:space="0" w:color="auto"/>
      </w:divBdr>
    </w:div>
    <w:div w:id="753089701">
      <w:bodyDiv w:val="1"/>
      <w:marLeft w:val="0"/>
      <w:marRight w:val="0"/>
      <w:marTop w:val="0"/>
      <w:marBottom w:val="0"/>
      <w:divBdr>
        <w:top w:val="none" w:sz="0" w:space="0" w:color="auto"/>
        <w:left w:val="none" w:sz="0" w:space="0" w:color="auto"/>
        <w:bottom w:val="none" w:sz="0" w:space="0" w:color="auto"/>
        <w:right w:val="none" w:sz="0" w:space="0" w:color="auto"/>
      </w:divBdr>
    </w:div>
    <w:div w:id="753090317">
      <w:bodyDiv w:val="1"/>
      <w:marLeft w:val="0"/>
      <w:marRight w:val="0"/>
      <w:marTop w:val="0"/>
      <w:marBottom w:val="0"/>
      <w:divBdr>
        <w:top w:val="none" w:sz="0" w:space="0" w:color="auto"/>
        <w:left w:val="none" w:sz="0" w:space="0" w:color="auto"/>
        <w:bottom w:val="none" w:sz="0" w:space="0" w:color="auto"/>
        <w:right w:val="none" w:sz="0" w:space="0" w:color="auto"/>
      </w:divBdr>
    </w:div>
    <w:div w:id="753279076">
      <w:bodyDiv w:val="1"/>
      <w:marLeft w:val="0"/>
      <w:marRight w:val="0"/>
      <w:marTop w:val="0"/>
      <w:marBottom w:val="0"/>
      <w:divBdr>
        <w:top w:val="none" w:sz="0" w:space="0" w:color="auto"/>
        <w:left w:val="none" w:sz="0" w:space="0" w:color="auto"/>
        <w:bottom w:val="none" w:sz="0" w:space="0" w:color="auto"/>
        <w:right w:val="none" w:sz="0" w:space="0" w:color="auto"/>
      </w:divBdr>
    </w:div>
    <w:div w:id="753356102">
      <w:bodyDiv w:val="1"/>
      <w:marLeft w:val="0"/>
      <w:marRight w:val="0"/>
      <w:marTop w:val="0"/>
      <w:marBottom w:val="0"/>
      <w:divBdr>
        <w:top w:val="none" w:sz="0" w:space="0" w:color="auto"/>
        <w:left w:val="none" w:sz="0" w:space="0" w:color="auto"/>
        <w:bottom w:val="none" w:sz="0" w:space="0" w:color="auto"/>
        <w:right w:val="none" w:sz="0" w:space="0" w:color="auto"/>
      </w:divBdr>
    </w:div>
    <w:div w:id="753359160">
      <w:bodyDiv w:val="1"/>
      <w:marLeft w:val="0"/>
      <w:marRight w:val="0"/>
      <w:marTop w:val="0"/>
      <w:marBottom w:val="0"/>
      <w:divBdr>
        <w:top w:val="none" w:sz="0" w:space="0" w:color="auto"/>
        <w:left w:val="none" w:sz="0" w:space="0" w:color="auto"/>
        <w:bottom w:val="none" w:sz="0" w:space="0" w:color="auto"/>
        <w:right w:val="none" w:sz="0" w:space="0" w:color="auto"/>
      </w:divBdr>
    </w:div>
    <w:div w:id="753742090">
      <w:bodyDiv w:val="1"/>
      <w:marLeft w:val="0"/>
      <w:marRight w:val="0"/>
      <w:marTop w:val="0"/>
      <w:marBottom w:val="0"/>
      <w:divBdr>
        <w:top w:val="none" w:sz="0" w:space="0" w:color="auto"/>
        <w:left w:val="none" w:sz="0" w:space="0" w:color="auto"/>
        <w:bottom w:val="none" w:sz="0" w:space="0" w:color="auto"/>
        <w:right w:val="none" w:sz="0" w:space="0" w:color="auto"/>
      </w:divBdr>
    </w:div>
    <w:div w:id="753816524">
      <w:bodyDiv w:val="1"/>
      <w:marLeft w:val="0"/>
      <w:marRight w:val="0"/>
      <w:marTop w:val="0"/>
      <w:marBottom w:val="0"/>
      <w:divBdr>
        <w:top w:val="none" w:sz="0" w:space="0" w:color="auto"/>
        <w:left w:val="none" w:sz="0" w:space="0" w:color="auto"/>
        <w:bottom w:val="none" w:sz="0" w:space="0" w:color="auto"/>
        <w:right w:val="none" w:sz="0" w:space="0" w:color="auto"/>
      </w:divBdr>
    </w:div>
    <w:div w:id="753938774">
      <w:bodyDiv w:val="1"/>
      <w:marLeft w:val="0"/>
      <w:marRight w:val="0"/>
      <w:marTop w:val="0"/>
      <w:marBottom w:val="0"/>
      <w:divBdr>
        <w:top w:val="none" w:sz="0" w:space="0" w:color="auto"/>
        <w:left w:val="none" w:sz="0" w:space="0" w:color="auto"/>
        <w:bottom w:val="none" w:sz="0" w:space="0" w:color="auto"/>
        <w:right w:val="none" w:sz="0" w:space="0" w:color="auto"/>
      </w:divBdr>
    </w:div>
    <w:div w:id="754323642">
      <w:bodyDiv w:val="1"/>
      <w:marLeft w:val="0"/>
      <w:marRight w:val="0"/>
      <w:marTop w:val="0"/>
      <w:marBottom w:val="0"/>
      <w:divBdr>
        <w:top w:val="none" w:sz="0" w:space="0" w:color="auto"/>
        <w:left w:val="none" w:sz="0" w:space="0" w:color="auto"/>
        <w:bottom w:val="none" w:sz="0" w:space="0" w:color="auto"/>
        <w:right w:val="none" w:sz="0" w:space="0" w:color="auto"/>
      </w:divBdr>
    </w:div>
    <w:div w:id="754397281">
      <w:bodyDiv w:val="1"/>
      <w:marLeft w:val="0"/>
      <w:marRight w:val="0"/>
      <w:marTop w:val="0"/>
      <w:marBottom w:val="0"/>
      <w:divBdr>
        <w:top w:val="none" w:sz="0" w:space="0" w:color="auto"/>
        <w:left w:val="none" w:sz="0" w:space="0" w:color="auto"/>
        <w:bottom w:val="none" w:sz="0" w:space="0" w:color="auto"/>
        <w:right w:val="none" w:sz="0" w:space="0" w:color="auto"/>
      </w:divBdr>
    </w:div>
    <w:div w:id="754400774">
      <w:bodyDiv w:val="1"/>
      <w:marLeft w:val="0"/>
      <w:marRight w:val="0"/>
      <w:marTop w:val="0"/>
      <w:marBottom w:val="0"/>
      <w:divBdr>
        <w:top w:val="none" w:sz="0" w:space="0" w:color="auto"/>
        <w:left w:val="none" w:sz="0" w:space="0" w:color="auto"/>
        <w:bottom w:val="none" w:sz="0" w:space="0" w:color="auto"/>
        <w:right w:val="none" w:sz="0" w:space="0" w:color="auto"/>
      </w:divBdr>
    </w:div>
    <w:div w:id="754667896">
      <w:bodyDiv w:val="1"/>
      <w:marLeft w:val="0"/>
      <w:marRight w:val="0"/>
      <w:marTop w:val="0"/>
      <w:marBottom w:val="0"/>
      <w:divBdr>
        <w:top w:val="none" w:sz="0" w:space="0" w:color="auto"/>
        <w:left w:val="none" w:sz="0" w:space="0" w:color="auto"/>
        <w:bottom w:val="none" w:sz="0" w:space="0" w:color="auto"/>
        <w:right w:val="none" w:sz="0" w:space="0" w:color="auto"/>
      </w:divBdr>
    </w:div>
    <w:div w:id="754787526">
      <w:bodyDiv w:val="1"/>
      <w:marLeft w:val="0"/>
      <w:marRight w:val="0"/>
      <w:marTop w:val="0"/>
      <w:marBottom w:val="0"/>
      <w:divBdr>
        <w:top w:val="none" w:sz="0" w:space="0" w:color="auto"/>
        <w:left w:val="none" w:sz="0" w:space="0" w:color="auto"/>
        <w:bottom w:val="none" w:sz="0" w:space="0" w:color="auto"/>
        <w:right w:val="none" w:sz="0" w:space="0" w:color="auto"/>
      </w:divBdr>
    </w:div>
    <w:div w:id="755437128">
      <w:bodyDiv w:val="1"/>
      <w:marLeft w:val="0"/>
      <w:marRight w:val="0"/>
      <w:marTop w:val="0"/>
      <w:marBottom w:val="0"/>
      <w:divBdr>
        <w:top w:val="none" w:sz="0" w:space="0" w:color="auto"/>
        <w:left w:val="none" w:sz="0" w:space="0" w:color="auto"/>
        <w:bottom w:val="none" w:sz="0" w:space="0" w:color="auto"/>
        <w:right w:val="none" w:sz="0" w:space="0" w:color="auto"/>
      </w:divBdr>
    </w:div>
    <w:div w:id="755588649">
      <w:bodyDiv w:val="1"/>
      <w:marLeft w:val="0"/>
      <w:marRight w:val="0"/>
      <w:marTop w:val="0"/>
      <w:marBottom w:val="0"/>
      <w:divBdr>
        <w:top w:val="none" w:sz="0" w:space="0" w:color="auto"/>
        <w:left w:val="none" w:sz="0" w:space="0" w:color="auto"/>
        <w:bottom w:val="none" w:sz="0" w:space="0" w:color="auto"/>
        <w:right w:val="none" w:sz="0" w:space="0" w:color="auto"/>
      </w:divBdr>
    </w:div>
    <w:div w:id="755636051">
      <w:bodyDiv w:val="1"/>
      <w:marLeft w:val="0"/>
      <w:marRight w:val="0"/>
      <w:marTop w:val="0"/>
      <w:marBottom w:val="0"/>
      <w:divBdr>
        <w:top w:val="none" w:sz="0" w:space="0" w:color="auto"/>
        <w:left w:val="none" w:sz="0" w:space="0" w:color="auto"/>
        <w:bottom w:val="none" w:sz="0" w:space="0" w:color="auto"/>
        <w:right w:val="none" w:sz="0" w:space="0" w:color="auto"/>
      </w:divBdr>
    </w:div>
    <w:div w:id="755787597">
      <w:bodyDiv w:val="1"/>
      <w:marLeft w:val="0"/>
      <w:marRight w:val="0"/>
      <w:marTop w:val="0"/>
      <w:marBottom w:val="0"/>
      <w:divBdr>
        <w:top w:val="none" w:sz="0" w:space="0" w:color="auto"/>
        <w:left w:val="none" w:sz="0" w:space="0" w:color="auto"/>
        <w:bottom w:val="none" w:sz="0" w:space="0" w:color="auto"/>
        <w:right w:val="none" w:sz="0" w:space="0" w:color="auto"/>
      </w:divBdr>
    </w:div>
    <w:div w:id="755906132">
      <w:bodyDiv w:val="1"/>
      <w:marLeft w:val="0"/>
      <w:marRight w:val="0"/>
      <w:marTop w:val="0"/>
      <w:marBottom w:val="0"/>
      <w:divBdr>
        <w:top w:val="none" w:sz="0" w:space="0" w:color="auto"/>
        <w:left w:val="none" w:sz="0" w:space="0" w:color="auto"/>
        <w:bottom w:val="none" w:sz="0" w:space="0" w:color="auto"/>
        <w:right w:val="none" w:sz="0" w:space="0" w:color="auto"/>
      </w:divBdr>
    </w:div>
    <w:div w:id="756366867">
      <w:bodyDiv w:val="1"/>
      <w:marLeft w:val="0"/>
      <w:marRight w:val="0"/>
      <w:marTop w:val="0"/>
      <w:marBottom w:val="0"/>
      <w:divBdr>
        <w:top w:val="none" w:sz="0" w:space="0" w:color="auto"/>
        <w:left w:val="none" w:sz="0" w:space="0" w:color="auto"/>
        <w:bottom w:val="none" w:sz="0" w:space="0" w:color="auto"/>
        <w:right w:val="none" w:sz="0" w:space="0" w:color="auto"/>
      </w:divBdr>
    </w:div>
    <w:div w:id="756633660">
      <w:bodyDiv w:val="1"/>
      <w:marLeft w:val="0"/>
      <w:marRight w:val="0"/>
      <w:marTop w:val="0"/>
      <w:marBottom w:val="0"/>
      <w:divBdr>
        <w:top w:val="none" w:sz="0" w:space="0" w:color="auto"/>
        <w:left w:val="none" w:sz="0" w:space="0" w:color="auto"/>
        <w:bottom w:val="none" w:sz="0" w:space="0" w:color="auto"/>
        <w:right w:val="none" w:sz="0" w:space="0" w:color="auto"/>
      </w:divBdr>
    </w:div>
    <w:div w:id="756824624">
      <w:bodyDiv w:val="1"/>
      <w:marLeft w:val="0"/>
      <w:marRight w:val="0"/>
      <w:marTop w:val="0"/>
      <w:marBottom w:val="0"/>
      <w:divBdr>
        <w:top w:val="none" w:sz="0" w:space="0" w:color="auto"/>
        <w:left w:val="none" w:sz="0" w:space="0" w:color="auto"/>
        <w:bottom w:val="none" w:sz="0" w:space="0" w:color="auto"/>
        <w:right w:val="none" w:sz="0" w:space="0" w:color="auto"/>
      </w:divBdr>
    </w:div>
    <w:div w:id="757218087">
      <w:bodyDiv w:val="1"/>
      <w:marLeft w:val="0"/>
      <w:marRight w:val="0"/>
      <w:marTop w:val="0"/>
      <w:marBottom w:val="0"/>
      <w:divBdr>
        <w:top w:val="none" w:sz="0" w:space="0" w:color="auto"/>
        <w:left w:val="none" w:sz="0" w:space="0" w:color="auto"/>
        <w:bottom w:val="none" w:sz="0" w:space="0" w:color="auto"/>
        <w:right w:val="none" w:sz="0" w:space="0" w:color="auto"/>
      </w:divBdr>
    </w:div>
    <w:div w:id="758646221">
      <w:bodyDiv w:val="1"/>
      <w:marLeft w:val="0"/>
      <w:marRight w:val="0"/>
      <w:marTop w:val="0"/>
      <w:marBottom w:val="0"/>
      <w:divBdr>
        <w:top w:val="none" w:sz="0" w:space="0" w:color="auto"/>
        <w:left w:val="none" w:sz="0" w:space="0" w:color="auto"/>
        <w:bottom w:val="none" w:sz="0" w:space="0" w:color="auto"/>
        <w:right w:val="none" w:sz="0" w:space="0" w:color="auto"/>
      </w:divBdr>
    </w:div>
    <w:div w:id="759258659">
      <w:bodyDiv w:val="1"/>
      <w:marLeft w:val="0"/>
      <w:marRight w:val="0"/>
      <w:marTop w:val="0"/>
      <w:marBottom w:val="0"/>
      <w:divBdr>
        <w:top w:val="none" w:sz="0" w:space="0" w:color="auto"/>
        <w:left w:val="none" w:sz="0" w:space="0" w:color="auto"/>
        <w:bottom w:val="none" w:sz="0" w:space="0" w:color="auto"/>
        <w:right w:val="none" w:sz="0" w:space="0" w:color="auto"/>
      </w:divBdr>
    </w:div>
    <w:div w:id="759763819">
      <w:bodyDiv w:val="1"/>
      <w:marLeft w:val="0"/>
      <w:marRight w:val="0"/>
      <w:marTop w:val="0"/>
      <w:marBottom w:val="0"/>
      <w:divBdr>
        <w:top w:val="none" w:sz="0" w:space="0" w:color="auto"/>
        <w:left w:val="none" w:sz="0" w:space="0" w:color="auto"/>
        <w:bottom w:val="none" w:sz="0" w:space="0" w:color="auto"/>
        <w:right w:val="none" w:sz="0" w:space="0" w:color="auto"/>
      </w:divBdr>
    </w:div>
    <w:div w:id="760418675">
      <w:bodyDiv w:val="1"/>
      <w:marLeft w:val="0"/>
      <w:marRight w:val="0"/>
      <w:marTop w:val="0"/>
      <w:marBottom w:val="0"/>
      <w:divBdr>
        <w:top w:val="none" w:sz="0" w:space="0" w:color="auto"/>
        <w:left w:val="none" w:sz="0" w:space="0" w:color="auto"/>
        <w:bottom w:val="none" w:sz="0" w:space="0" w:color="auto"/>
        <w:right w:val="none" w:sz="0" w:space="0" w:color="auto"/>
      </w:divBdr>
    </w:div>
    <w:div w:id="761069638">
      <w:bodyDiv w:val="1"/>
      <w:marLeft w:val="0"/>
      <w:marRight w:val="0"/>
      <w:marTop w:val="0"/>
      <w:marBottom w:val="0"/>
      <w:divBdr>
        <w:top w:val="none" w:sz="0" w:space="0" w:color="auto"/>
        <w:left w:val="none" w:sz="0" w:space="0" w:color="auto"/>
        <w:bottom w:val="none" w:sz="0" w:space="0" w:color="auto"/>
        <w:right w:val="none" w:sz="0" w:space="0" w:color="auto"/>
      </w:divBdr>
    </w:div>
    <w:div w:id="761493188">
      <w:bodyDiv w:val="1"/>
      <w:marLeft w:val="0"/>
      <w:marRight w:val="0"/>
      <w:marTop w:val="0"/>
      <w:marBottom w:val="0"/>
      <w:divBdr>
        <w:top w:val="none" w:sz="0" w:space="0" w:color="auto"/>
        <w:left w:val="none" w:sz="0" w:space="0" w:color="auto"/>
        <w:bottom w:val="none" w:sz="0" w:space="0" w:color="auto"/>
        <w:right w:val="none" w:sz="0" w:space="0" w:color="auto"/>
      </w:divBdr>
    </w:div>
    <w:div w:id="761878326">
      <w:bodyDiv w:val="1"/>
      <w:marLeft w:val="0"/>
      <w:marRight w:val="0"/>
      <w:marTop w:val="0"/>
      <w:marBottom w:val="0"/>
      <w:divBdr>
        <w:top w:val="none" w:sz="0" w:space="0" w:color="auto"/>
        <w:left w:val="none" w:sz="0" w:space="0" w:color="auto"/>
        <w:bottom w:val="none" w:sz="0" w:space="0" w:color="auto"/>
        <w:right w:val="none" w:sz="0" w:space="0" w:color="auto"/>
      </w:divBdr>
    </w:div>
    <w:div w:id="762185069">
      <w:bodyDiv w:val="1"/>
      <w:marLeft w:val="0"/>
      <w:marRight w:val="0"/>
      <w:marTop w:val="0"/>
      <w:marBottom w:val="0"/>
      <w:divBdr>
        <w:top w:val="none" w:sz="0" w:space="0" w:color="auto"/>
        <w:left w:val="none" w:sz="0" w:space="0" w:color="auto"/>
        <w:bottom w:val="none" w:sz="0" w:space="0" w:color="auto"/>
        <w:right w:val="none" w:sz="0" w:space="0" w:color="auto"/>
      </w:divBdr>
    </w:div>
    <w:div w:id="762380871">
      <w:bodyDiv w:val="1"/>
      <w:marLeft w:val="0"/>
      <w:marRight w:val="0"/>
      <w:marTop w:val="0"/>
      <w:marBottom w:val="0"/>
      <w:divBdr>
        <w:top w:val="none" w:sz="0" w:space="0" w:color="auto"/>
        <w:left w:val="none" w:sz="0" w:space="0" w:color="auto"/>
        <w:bottom w:val="none" w:sz="0" w:space="0" w:color="auto"/>
        <w:right w:val="none" w:sz="0" w:space="0" w:color="auto"/>
      </w:divBdr>
    </w:div>
    <w:div w:id="762534748">
      <w:bodyDiv w:val="1"/>
      <w:marLeft w:val="0"/>
      <w:marRight w:val="0"/>
      <w:marTop w:val="0"/>
      <w:marBottom w:val="0"/>
      <w:divBdr>
        <w:top w:val="none" w:sz="0" w:space="0" w:color="auto"/>
        <w:left w:val="none" w:sz="0" w:space="0" w:color="auto"/>
        <w:bottom w:val="none" w:sz="0" w:space="0" w:color="auto"/>
        <w:right w:val="none" w:sz="0" w:space="0" w:color="auto"/>
      </w:divBdr>
    </w:div>
    <w:div w:id="762725939">
      <w:bodyDiv w:val="1"/>
      <w:marLeft w:val="0"/>
      <w:marRight w:val="0"/>
      <w:marTop w:val="0"/>
      <w:marBottom w:val="0"/>
      <w:divBdr>
        <w:top w:val="none" w:sz="0" w:space="0" w:color="auto"/>
        <w:left w:val="none" w:sz="0" w:space="0" w:color="auto"/>
        <w:bottom w:val="none" w:sz="0" w:space="0" w:color="auto"/>
        <w:right w:val="none" w:sz="0" w:space="0" w:color="auto"/>
      </w:divBdr>
    </w:div>
    <w:div w:id="763186868">
      <w:bodyDiv w:val="1"/>
      <w:marLeft w:val="0"/>
      <w:marRight w:val="0"/>
      <w:marTop w:val="0"/>
      <w:marBottom w:val="0"/>
      <w:divBdr>
        <w:top w:val="none" w:sz="0" w:space="0" w:color="auto"/>
        <w:left w:val="none" w:sz="0" w:space="0" w:color="auto"/>
        <w:bottom w:val="none" w:sz="0" w:space="0" w:color="auto"/>
        <w:right w:val="none" w:sz="0" w:space="0" w:color="auto"/>
      </w:divBdr>
    </w:div>
    <w:div w:id="763301587">
      <w:bodyDiv w:val="1"/>
      <w:marLeft w:val="0"/>
      <w:marRight w:val="0"/>
      <w:marTop w:val="0"/>
      <w:marBottom w:val="0"/>
      <w:divBdr>
        <w:top w:val="none" w:sz="0" w:space="0" w:color="auto"/>
        <w:left w:val="none" w:sz="0" w:space="0" w:color="auto"/>
        <w:bottom w:val="none" w:sz="0" w:space="0" w:color="auto"/>
        <w:right w:val="none" w:sz="0" w:space="0" w:color="auto"/>
      </w:divBdr>
    </w:div>
    <w:div w:id="763302548">
      <w:bodyDiv w:val="1"/>
      <w:marLeft w:val="0"/>
      <w:marRight w:val="0"/>
      <w:marTop w:val="0"/>
      <w:marBottom w:val="0"/>
      <w:divBdr>
        <w:top w:val="none" w:sz="0" w:space="0" w:color="auto"/>
        <w:left w:val="none" w:sz="0" w:space="0" w:color="auto"/>
        <w:bottom w:val="none" w:sz="0" w:space="0" w:color="auto"/>
        <w:right w:val="none" w:sz="0" w:space="0" w:color="auto"/>
      </w:divBdr>
    </w:div>
    <w:div w:id="763691159">
      <w:bodyDiv w:val="1"/>
      <w:marLeft w:val="0"/>
      <w:marRight w:val="0"/>
      <w:marTop w:val="0"/>
      <w:marBottom w:val="0"/>
      <w:divBdr>
        <w:top w:val="none" w:sz="0" w:space="0" w:color="auto"/>
        <w:left w:val="none" w:sz="0" w:space="0" w:color="auto"/>
        <w:bottom w:val="none" w:sz="0" w:space="0" w:color="auto"/>
        <w:right w:val="none" w:sz="0" w:space="0" w:color="auto"/>
      </w:divBdr>
    </w:div>
    <w:div w:id="763762670">
      <w:bodyDiv w:val="1"/>
      <w:marLeft w:val="0"/>
      <w:marRight w:val="0"/>
      <w:marTop w:val="0"/>
      <w:marBottom w:val="0"/>
      <w:divBdr>
        <w:top w:val="none" w:sz="0" w:space="0" w:color="auto"/>
        <w:left w:val="none" w:sz="0" w:space="0" w:color="auto"/>
        <w:bottom w:val="none" w:sz="0" w:space="0" w:color="auto"/>
        <w:right w:val="none" w:sz="0" w:space="0" w:color="auto"/>
      </w:divBdr>
    </w:div>
    <w:div w:id="764109338">
      <w:bodyDiv w:val="1"/>
      <w:marLeft w:val="0"/>
      <w:marRight w:val="0"/>
      <w:marTop w:val="0"/>
      <w:marBottom w:val="0"/>
      <w:divBdr>
        <w:top w:val="none" w:sz="0" w:space="0" w:color="auto"/>
        <w:left w:val="none" w:sz="0" w:space="0" w:color="auto"/>
        <w:bottom w:val="none" w:sz="0" w:space="0" w:color="auto"/>
        <w:right w:val="none" w:sz="0" w:space="0" w:color="auto"/>
      </w:divBdr>
    </w:div>
    <w:div w:id="764764401">
      <w:bodyDiv w:val="1"/>
      <w:marLeft w:val="0"/>
      <w:marRight w:val="0"/>
      <w:marTop w:val="0"/>
      <w:marBottom w:val="0"/>
      <w:divBdr>
        <w:top w:val="none" w:sz="0" w:space="0" w:color="auto"/>
        <w:left w:val="none" w:sz="0" w:space="0" w:color="auto"/>
        <w:bottom w:val="none" w:sz="0" w:space="0" w:color="auto"/>
        <w:right w:val="none" w:sz="0" w:space="0" w:color="auto"/>
      </w:divBdr>
    </w:div>
    <w:div w:id="764768956">
      <w:bodyDiv w:val="1"/>
      <w:marLeft w:val="0"/>
      <w:marRight w:val="0"/>
      <w:marTop w:val="0"/>
      <w:marBottom w:val="0"/>
      <w:divBdr>
        <w:top w:val="none" w:sz="0" w:space="0" w:color="auto"/>
        <w:left w:val="none" w:sz="0" w:space="0" w:color="auto"/>
        <w:bottom w:val="none" w:sz="0" w:space="0" w:color="auto"/>
        <w:right w:val="none" w:sz="0" w:space="0" w:color="auto"/>
      </w:divBdr>
    </w:div>
    <w:div w:id="764812726">
      <w:bodyDiv w:val="1"/>
      <w:marLeft w:val="0"/>
      <w:marRight w:val="0"/>
      <w:marTop w:val="0"/>
      <w:marBottom w:val="0"/>
      <w:divBdr>
        <w:top w:val="none" w:sz="0" w:space="0" w:color="auto"/>
        <w:left w:val="none" w:sz="0" w:space="0" w:color="auto"/>
        <w:bottom w:val="none" w:sz="0" w:space="0" w:color="auto"/>
        <w:right w:val="none" w:sz="0" w:space="0" w:color="auto"/>
      </w:divBdr>
    </w:div>
    <w:div w:id="764813388">
      <w:bodyDiv w:val="1"/>
      <w:marLeft w:val="0"/>
      <w:marRight w:val="0"/>
      <w:marTop w:val="0"/>
      <w:marBottom w:val="0"/>
      <w:divBdr>
        <w:top w:val="none" w:sz="0" w:space="0" w:color="auto"/>
        <w:left w:val="none" w:sz="0" w:space="0" w:color="auto"/>
        <w:bottom w:val="none" w:sz="0" w:space="0" w:color="auto"/>
        <w:right w:val="none" w:sz="0" w:space="0" w:color="auto"/>
      </w:divBdr>
    </w:div>
    <w:div w:id="766343616">
      <w:bodyDiv w:val="1"/>
      <w:marLeft w:val="0"/>
      <w:marRight w:val="0"/>
      <w:marTop w:val="0"/>
      <w:marBottom w:val="0"/>
      <w:divBdr>
        <w:top w:val="none" w:sz="0" w:space="0" w:color="auto"/>
        <w:left w:val="none" w:sz="0" w:space="0" w:color="auto"/>
        <w:bottom w:val="none" w:sz="0" w:space="0" w:color="auto"/>
        <w:right w:val="none" w:sz="0" w:space="0" w:color="auto"/>
      </w:divBdr>
    </w:div>
    <w:div w:id="766655452">
      <w:bodyDiv w:val="1"/>
      <w:marLeft w:val="0"/>
      <w:marRight w:val="0"/>
      <w:marTop w:val="0"/>
      <w:marBottom w:val="0"/>
      <w:divBdr>
        <w:top w:val="none" w:sz="0" w:space="0" w:color="auto"/>
        <w:left w:val="none" w:sz="0" w:space="0" w:color="auto"/>
        <w:bottom w:val="none" w:sz="0" w:space="0" w:color="auto"/>
        <w:right w:val="none" w:sz="0" w:space="0" w:color="auto"/>
      </w:divBdr>
    </w:div>
    <w:div w:id="767385498">
      <w:bodyDiv w:val="1"/>
      <w:marLeft w:val="0"/>
      <w:marRight w:val="0"/>
      <w:marTop w:val="0"/>
      <w:marBottom w:val="0"/>
      <w:divBdr>
        <w:top w:val="none" w:sz="0" w:space="0" w:color="auto"/>
        <w:left w:val="none" w:sz="0" w:space="0" w:color="auto"/>
        <w:bottom w:val="none" w:sz="0" w:space="0" w:color="auto"/>
        <w:right w:val="none" w:sz="0" w:space="0" w:color="auto"/>
      </w:divBdr>
    </w:div>
    <w:div w:id="767430879">
      <w:bodyDiv w:val="1"/>
      <w:marLeft w:val="0"/>
      <w:marRight w:val="0"/>
      <w:marTop w:val="0"/>
      <w:marBottom w:val="0"/>
      <w:divBdr>
        <w:top w:val="none" w:sz="0" w:space="0" w:color="auto"/>
        <w:left w:val="none" w:sz="0" w:space="0" w:color="auto"/>
        <w:bottom w:val="none" w:sz="0" w:space="0" w:color="auto"/>
        <w:right w:val="none" w:sz="0" w:space="0" w:color="auto"/>
      </w:divBdr>
    </w:div>
    <w:div w:id="767703500">
      <w:bodyDiv w:val="1"/>
      <w:marLeft w:val="0"/>
      <w:marRight w:val="0"/>
      <w:marTop w:val="0"/>
      <w:marBottom w:val="0"/>
      <w:divBdr>
        <w:top w:val="none" w:sz="0" w:space="0" w:color="auto"/>
        <w:left w:val="none" w:sz="0" w:space="0" w:color="auto"/>
        <w:bottom w:val="none" w:sz="0" w:space="0" w:color="auto"/>
        <w:right w:val="none" w:sz="0" w:space="0" w:color="auto"/>
      </w:divBdr>
    </w:div>
    <w:div w:id="767888536">
      <w:bodyDiv w:val="1"/>
      <w:marLeft w:val="0"/>
      <w:marRight w:val="0"/>
      <w:marTop w:val="0"/>
      <w:marBottom w:val="0"/>
      <w:divBdr>
        <w:top w:val="none" w:sz="0" w:space="0" w:color="auto"/>
        <w:left w:val="none" w:sz="0" w:space="0" w:color="auto"/>
        <w:bottom w:val="none" w:sz="0" w:space="0" w:color="auto"/>
        <w:right w:val="none" w:sz="0" w:space="0" w:color="auto"/>
      </w:divBdr>
    </w:div>
    <w:div w:id="768624188">
      <w:bodyDiv w:val="1"/>
      <w:marLeft w:val="0"/>
      <w:marRight w:val="0"/>
      <w:marTop w:val="0"/>
      <w:marBottom w:val="0"/>
      <w:divBdr>
        <w:top w:val="none" w:sz="0" w:space="0" w:color="auto"/>
        <w:left w:val="none" w:sz="0" w:space="0" w:color="auto"/>
        <w:bottom w:val="none" w:sz="0" w:space="0" w:color="auto"/>
        <w:right w:val="none" w:sz="0" w:space="0" w:color="auto"/>
      </w:divBdr>
    </w:div>
    <w:div w:id="768744396">
      <w:bodyDiv w:val="1"/>
      <w:marLeft w:val="0"/>
      <w:marRight w:val="0"/>
      <w:marTop w:val="0"/>
      <w:marBottom w:val="0"/>
      <w:divBdr>
        <w:top w:val="none" w:sz="0" w:space="0" w:color="auto"/>
        <w:left w:val="none" w:sz="0" w:space="0" w:color="auto"/>
        <w:bottom w:val="none" w:sz="0" w:space="0" w:color="auto"/>
        <w:right w:val="none" w:sz="0" w:space="0" w:color="auto"/>
      </w:divBdr>
    </w:div>
    <w:div w:id="768894053">
      <w:bodyDiv w:val="1"/>
      <w:marLeft w:val="0"/>
      <w:marRight w:val="0"/>
      <w:marTop w:val="0"/>
      <w:marBottom w:val="0"/>
      <w:divBdr>
        <w:top w:val="none" w:sz="0" w:space="0" w:color="auto"/>
        <w:left w:val="none" w:sz="0" w:space="0" w:color="auto"/>
        <w:bottom w:val="none" w:sz="0" w:space="0" w:color="auto"/>
        <w:right w:val="none" w:sz="0" w:space="0" w:color="auto"/>
      </w:divBdr>
    </w:div>
    <w:div w:id="769009559">
      <w:bodyDiv w:val="1"/>
      <w:marLeft w:val="0"/>
      <w:marRight w:val="0"/>
      <w:marTop w:val="0"/>
      <w:marBottom w:val="0"/>
      <w:divBdr>
        <w:top w:val="none" w:sz="0" w:space="0" w:color="auto"/>
        <w:left w:val="none" w:sz="0" w:space="0" w:color="auto"/>
        <w:bottom w:val="none" w:sz="0" w:space="0" w:color="auto"/>
        <w:right w:val="none" w:sz="0" w:space="0" w:color="auto"/>
      </w:divBdr>
    </w:div>
    <w:div w:id="769817191">
      <w:bodyDiv w:val="1"/>
      <w:marLeft w:val="0"/>
      <w:marRight w:val="0"/>
      <w:marTop w:val="0"/>
      <w:marBottom w:val="0"/>
      <w:divBdr>
        <w:top w:val="none" w:sz="0" w:space="0" w:color="auto"/>
        <w:left w:val="none" w:sz="0" w:space="0" w:color="auto"/>
        <w:bottom w:val="none" w:sz="0" w:space="0" w:color="auto"/>
        <w:right w:val="none" w:sz="0" w:space="0" w:color="auto"/>
      </w:divBdr>
    </w:div>
    <w:div w:id="770205541">
      <w:bodyDiv w:val="1"/>
      <w:marLeft w:val="0"/>
      <w:marRight w:val="0"/>
      <w:marTop w:val="0"/>
      <w:marBottom w:val="0"/>
      <w:divBdr>
        <w:top w:val="none" w:sz="0" w:space="0" w:color="auto"/>
        <w:left w:val="none" w:sz="0" w:space="0" w:color="auto"/>
        <w:bottom w:val="none" w:sz="0" w:space="0" w:color="auto"/>
        <w:right w:val="none" w:sz="0" w:space="0" w:color="auto"/>
      </w:divBdr>
    </w:div>
    <w:div w:id="770585896">
      <w:bodyDiv w:val="1"/>
      <w:marLeft w:val="0"/>
      <w:marRight w:val="0"/>
      <w:marTop w:val="0"/>
      <w:marBottom w:val="0"/>
      <w:divBdr>
        <w:top w:val="none" w:sz="0" w:space="0" w:color="auto"/>
        <w:left w:val="none" w:sz="0" w:space="0" w:color="auto"/>
        <w:bottom w:val="none" w:sz="0" w:space="0" w:color="auto"/>
        <w:right w:val="none" w:sz="0" w:space="0" w:color="auto"/>
      </w:divBdr>
    </w:div>
    <w:div w:id="770859676">
      <w:bodyDiv w:val="1"/>
      <w:marLeft w:val="0"/>
      <w:marRight w:val="0"/>
      <w:marTop w:val="0"/>
      <w:marBottom w:val="0"/>
      <w:divBdr>
        <w:top w:val="none" w:sz="0" w:space="0" w:color="auto"/>
        <w:left w:val="none" w:sz="0" w:space="0" w:color="auto"/>
        <w:bottom w:val="none" w:sz="0" w:space="0" w:color="auto"/>
        <w:right w:val="none" w:sz="0" w:space="0" w:color="auto"/>
      </w:divBdr>
    </w:div>
    <w:div w:id="770973522">
      <w:bodyDiv w:val="1"/>
      <w:marLeft w:val="0"/>
      <w:marRight w:val="0"/>
      <w:marTop w:val="0"/>
      <w:marBottom w:val="0"/>
      <w:divBdr>
        <w:top w:val="none" w:sz="0" w:space="0" w:color="auto"/>
        <w:left w:val="none" w:sz="0" w:space="0" w:color="auto"/>
        <w:bottom w:val="none" w:sz="0" w:space="0" w:color="auto"/>
        <w:right w:val="none" w:sz="0" w:space="0" w:color="auto"/>
      </w:divBdr>
    </w:div>
    <w:div w:id="771627697">
      <w:bodyDiv w:val="1"/>
      <w:marLeft w:val="0"/>
      <w:marRight w:val="0"/>
      <w:marTop w:val="0"/>
      <w:marBottom w:val="0"/>
      <w:divBdr>
        <w:top w:val="none" w:sz="0" w:space="0" w:color="auto"/>
        <w:left w:val="none" w:sz="0" w:space="0" w:color="auto"/>
        <w:bottom w:val="none" w:sz="0" w:space="0" w:color="auto"/>
        <w:right w:val="none" w:sz="0" w:space="0" w:color="auto"/>
      </w:divBdr>
    </w:div>
    <w:div w:id="772213800">
      <w:bodyDiv w:val="1"/>
      <w:marLeft w:val="0"/>
      <w:marRight w:val="0"/>
      <w:marTop w:val="0"/>
      <w:marBottom w:val="0"/>
      <w:divBdr>
        <w:top w:val="none" w:sz="0" w:space="0" w:color="auto"/>
        <w:left w:val="none" w:sz="0" w:space="0" w:color="auto"/>
        <w:bottom w:val="none" w:sz="0" w:space="0" w:color="auto"/>
        <w:right w:val="none" w:sz="0" w:space="0" w:color="auto"/>
      </w:divBdr>
    </w:div>
    <w:div w:id="772289889">
      <w:bodyDiv w:val="1"/>
      <w:marLeft w:val="0"/>
      <w:marRight w:val="0"/>
      <w:marTop w:val="0"/>
      <w:marBottom w:val="0"/>
      <w:divBdr>
        <w:top w:val="none" w:sz="0" w:space="0" w:color="auto"/>
        <w:left w:val="none" w:sz="0" w:space="0" w:color="auto"/>
        <w:bottom w:val="none" w:sz="0" w:space="0" w:color="auto"/>
        <w:right w:val="none" w:sz="0" w:space="0" w:color="auto"/>
      </w:divBdr>
    </w:div>
    <w:div w:id="773357040">
      <w:bodyDiv w:val="1"/>
      <w:marLeft w:val="0"/>
      <w:marRight w:val="0"/>
      <w:marTop w:val="0"/>
      <w:marBottom w:val="0"/>
      <w:divBdr>
        <w:top w:val="none" w:sz="0" w:space="0" w:color="auto"/>
        <w:left w:val="none" w:sz="0" w:space="0" w:color="auto"/>
        <w:bottom w:val="none" w:sz="0" w:space="0" w:color="auto"/>
        <w:right w:val="none" w:sz="0" w:space="0" w:color="auto"/>
      </w:divBdr>
    </w:div>
    <w:div w:id="773599461">
      <w:bodyDiv w:val="1"/>
      <w:marLeft w:val="0"/>
      <w:marRight w:val="0"/>
      <w:marTop w:val="0"/>
      <w:marBottom w:val="0"/>
      <w:divBdr>
        <w:top w:val="none" w:sz="0" w:space="0" w:color="auto"/>
        <w:left w:val="none" w:sz="0" w:space="0" w:color="auto"/>
        <w:bottom w:val="none" w:sz="0" w:space="0" w:color="auto"/>
        <w:right w:val="none" w:sz="0" w:space="0" w:color="auto"/>
      </w:divBdr>
    </w:div>
    <w:div w:id="774179239">
      <w:bodyDiv w:val="1"/>
      <w:marLeft w:val="0"/>
      <w:marRight w:val="0"/>
      <w:marTop w:val="0"/>
      <w:marBottom w:val="0"/>
      <w:divBdr>
        <w:top w:val="none" w:sz="0" w:space="0" w:color="auto"/>
        <w:left w:val="none" w:sz="0" w:space="0" w:color="auto"/>
        <w:bottom w:val="none" w:sz="0" w:space="0" w:color="auto"/>
        <w:right w:val="none" w:sz="0" w:space="0" w:color="auto"/>
      </w:divBdr>
    </w:div>
    <w:div w:id="774248803">
      <w:bodyDiv w:val="1"/>
      <w:marLeft w:val="0"/>
      <w:marRight w:val="0"/>
      <w:marTop w:val="0"/>
      <w:marBottom w:val="0"/>
      <w:divBdr>
        <w:top w:val="none" w:sz="0" w:space="0" w:color="auto"/>
        <w:left w:val="none" w:sz="0" w:space="0" w:color="auto"/>
        <w:bottom w:val="none" w:sz="0" w:space="0" w:color="auto"/>
        <w:right w:val="none" w:sz="0" w:space="0" w:color="auto"/>
      </w:divBdr>
    </w:div>
    <w:div w:id="774515824">
      <w:bodyDiv w:val="1"/>
      <w:marLeft w:val="0"/>
      <w:marRight w:val="0"/>
      <w:marTop w:val="0"/>
      <w:marBottom w:val="0"/>
      <w:divBdr>
        <w:top w:val="none" w:sz="0" w:space="0" w:color="auto"/>
        <w:left w:val="none" w:sz="0" w:space="0" w:color="auto"/>
        <w:bottom w:val="none" w:sz="0" w:space="0" w:color="auto"/>
        <w:right w:val="none" w:sz="0" w:space="0" w:color="auto"/>
      </w:divBdr>
    </w:div>
    <w:div w:id="774524518">
      <w:bodyDiv w:val="1"/>
      <w:marLeft w:val="0"/>
      <w:marRight w:val="0"/>
      <w:marTop w:val="0"/>
      <w:marBottom w:val="0"/>
      <w:divBdr>
        <w:top w:val="none" w:sz="0" w:space="0" w:color="auto"/>
        <w:left w:val="none" w:sz="0" w:space="0" w:color="auto"/>
        <w:bottom w:val="none" w:sz="0" w:space="0" w:color="auto"/>
        <w:right w:val="none" w:sz="0" w:space="0" w:color="auto"/>
      </w:divBdr>
    </w:div>
    <w:div w:id="774638614">
      <w:bodyDiv w:val="1"/>
      <w:marLeft w:val="0"/>
      <w:marRight w:val="0"/>
      <w:marTop w:val="0"/>
      <w:marBottom w:val="0"/>
      <w:divBdr>
        <w:top w:val="none" w:sz="0" w:space="0" w:color="auto"/>
        <w:left w:val="none" w:sz="0" w:space="0" w:color="auto"/>
        <w:bottom w:val="none" w:sz="0" w:space="0" w:color="auto"/>
        <w:right w:val="none" w:sz="0" w:space="0" w:color="auto"/>
      </w:divBdr>
    </w:div>
    <w:div w:id="774902415">
      <w:bodyDiv w:val="1"/>
      <w:marLeft w:val="0"/>
      <w:marRight w:val="0"/>
      <w:marTop w:val="0"/>
      <w:marBottom w:val="0"/>
      <w:divBdr>
        <w:top w:val="none" w:sz="0" w:space="0" w:color="auto"/>
        <w:left w:val="none" w:sz="0" w:space="0" w:color="auto"/>
        <w:bottom w:val="none" w:sz="0" w:space="0" w:color="auto"/>
        <w:right w:val="none" w:sz="0" w:space="0" w:color="auto"/>
      </w:divBdr>
    </w:div>
    <w:div w:id="775174806">
      <w:bodyDiv w:val="1"/>
      <w:marLeft w:val="0"/>
      <w:marRight w:val="0"/>
      <w:marTop w:val="0"/>
      <w:marBottom w:val="0"/>
      <w:divBdr>
        <w:top w:val="none" w:sz="0" w:space="0" w:color="auto"/>
        <w:left w:val="none" w:sz="0" w:space="0" w:color="auto"/>
        <w:bottom w:val="none" w:sz="0" w:space="0" w:color="auto"/>
        <w:right w:val="none" w:sz="0" w:space="0" w:color="auto"/>
      </w:divBdr>
    </w:div>
    <w:div w:id="775563965">
      <w:bodyDiv w:val="1"/>
      <w:marLeft w:val="0"/>
      <w:marRight w:val="0"/>
      <w:marTop w:val="0"/>
      <w:marBottom w:val="0"/>
      <w:divBdr>
        <w:top w:val="none" w:sz="0" w:space="0" w:color="auto"/>
        <w:left w:val="none" w:sz="0" w:space="0" w:color="auto"/>
        <w:bottom w:val="none" w:sz="0" w:space="0" w:color="auto"/>
        <w:right w:val="none" w:sz="0" w:space="0" w:color="auto"/>
      </w:divBdr>
    </w:div>
    <w:div w:id="775633217">
      <w:bodyDiv w:val="1"/>
      <w:marLeft w:val="0"/>
      <w:marRight w:val="0"/>
      <w:marTop w:val="0"/>
      <w:marBottom w:val="0"/>
      <w:divBdr>
        <w:top w:val="none" w:sz="0" w:space="0" w:color="auto"/>
        <w:left w:val="none" w:sz="0" w:space="0" w:color="auto"/>
        <w:bottom w:val="none" w:sz="0" w:space="0" w:color="auto"/>
        <w:right w:val="none" w:sz="0" w:space="0" w:color="auto"/>
      </w:divBdr>
    </w:div>
    <w:div w:id="775751611">
      <w:bodyDiv w:val="1"/>
      <w:marLeft w:val="0"/>
      <w:marRight w:val="0"/>
      <w:marTop w:val="0"/>
      <w:marBottom w:val="0"/>
      <w:divBdr>
        <w:top w:val="none" w:sz="0" w:space="0" w:color="auto"/>
        <w:left w:val="none" w:sz="0" w:space="0" w:color="auto"/>
        <w:bottom w:val="none" w:sz="0" w:space="0" w:color="auto"/>
        <w:right w:val="none" w:sz="0" w:space="0" w:color="auto"/>
      </w:divBdr>
    </w:div>
    <w:div w:id="775834576">
      <w:bodyDiv w:val="1"/>
      <w:marLeft w:val="0"/>
      <w:marRight w:val="0"/>
      <w:marTop w:val="0"/>
      <w:marBottom w:val="0"/>
      <w:divBdr>
        <w:top w:val="none" w:sz="0" w:space="0" w:color="auto"/>
        <w:left w:val="none" w:sz="0" w:space="0" w:color="auto"/>
        <w:bottom w:val="none" w:sz="0" w:space="0" w:color="auto"/>
        <w:right w:val="none" w:sz="0" w:space="0" w:color="auto"/>
      </w:divBdr>
    </w:div>
    <w:div w:id="777330381">
      <w:bodyDiv w:val="1"/>
      <w:marLeft w:val="0"/>
      <w:marRight w:val="0"/>
      <w:marTop w:val="0"/>
      <w:marBottom w:val="0"/>
      <w:divBdr>
        <w:top w:val="none" w:sz="0" w:space="0" w:color="auto"/>
        <w:left w:val="none" w:sz="0" w:space="0" w:color="auto"/>
        <w:bottom w:val="none" w:sz="0" w:space="0" w:color="auto"/>
        <w:right w:val="none" w:sz="0" w:space="0" w:color="auto"/>
      </w:divBdr>
    </w:div>
    <w:div w:id="777526124">
      <w:bodyDiv w:val="1"/>
      <w:marLeft w:val="0"/>
      <w:marRight w:val="0"/>
      <w:marTop w:val="0"/>
      <w:marBottom w:val="0"/>
      <w:divBdr>
        <w:top w:val="none" w:sz="0" w:space="0" w:color="auto"/>
        <w:left w:val="none" w:sz="0" w:space="0" w:color="auto"/>
        <w:bottom w:val="none" w:sz="0" w:space="0" w:color="auto"/>
        <w:right w:val="none" w:sz="0" w:space="0" w:color="auto"/>
      </w:divBdr>
    </w:div>
    <w:div w:id="778647591">
      <w:bodyDiv w:val="1"/>
      <w:marLeft w:val="0"/>
      <w:marRight w:val="0"/>
      <w:marTop w:val="0"/>
      <w:marBottom w:val="0"/>
      <w:divBdr>
        <w:top w:val="none" w:sz="0" w:space="0" w:color="auto"/>
        <w:left w:val="none" w:sz="0" w:space="0" w:color="auto"/>
        <w:bottom w:val="none" w:sz="0" w:space="0" w:color="auto"/>
        <w:right w:val="none" w:sz="0" w:space="0" w:color="auto"/>
      </w:divBdr>
    </w:div>
    <w:div w:id="779447695">
      <w:bodyDiv w:val="1"/>
      <w:marLeft w:val="0"/>
      <w:marRight w:val="0"/>
      <w:marTop w:val="0"/>
      <w:marBottom w:val="0"/>
      <w:divBdr>
        <w:top w:val="none" w:sz="0" w:space="0" w:color="auto"/>
        <w:left w:val="none" w:sz="0" w:space="0" w:color="auto"/>
        <w:bottom w:val="none" w:sz="0" w:space="0" w:color="auto"/>
        <w:right w:val="none" w:sz="0" w:space="0" w:color="auto"/>
      </w:divBdr>
    </w:div>
    <w:div w:id="779493985">
      <w:bodyDiv w:val="1"/>
      <w:marLeft w:val="0"/>
      <w:marRight w:val="0"/>
      <w:marTop w:val="0"/>
      <w:marBottom w:val="0"/>
      <w:divBdr>
        <w:top w:val="none" w:sz="0" w:space="0" w:color="auto"/>
        <w:left w:val="none" w:sz="0" w:space="0" w:color="auto"/>
        <w:bottom w:val="none" w:sz="0" w:space="0" w:color="auto"/>
        <w:right w:val="none" w:sz="0" w:space="0" w:color="auto"/>
      </w:divBdr>
    </w:div>
    <w:div w:id="779758762">
      <w:bodyDiv w:val="1"/>
      <w:marLeft w:val="0"/>
      <w:marRight w:val="0"/>
      <w:marTop w:val="0"/>
      <w:marBottom w:val="0"/>
      <w:divBdr>
        <w:top w:val="none" w:sz="0" w:space="0" w:color="auto"/>
        <w:left w:val="none" w:sz="0" w:space="0" w:color="auto"/>
        <w:bottom w:val="none" w:sz="0" w:space="0" w:color="auto"/>
        <w:right w:val="none" w:sz="0" w:space="0" w:color="auto"/>
      </w:divBdr>
    </w:div>
    <w:div w:id="779840924">
      <w:bodyDiv w:val="1"/>
      <w:marLeft w:val="0"/>
      <w:marRight w:val="0"/>
      <w:marTop w:val="0"/>
      <w:marBottom w:val="0"/>
      <w:divBdr>
        <w:top w:val="none" w:sz="0" w:space="0" w:color="auto"/>
        <w:left w:val="none" w:sz="0" w:space="0" w:color="auto"/>
        <w:bottom w:val="none" w:sz="0" w:space="0" w:color="auto"/>
        <w:right w:val="none" w:sz="0" w:space="0" w:color="auto"/>
      </w:divBdr>
    </w:div>
    <w:div w:id="780034404">
      <w:bodyDiv w:val="1"/>
      <w:marLeft w:val="0"/>
      <w:marRight w:val="0"/>
      <w:marTop w:val="0"/>
      <w:marBottom w:val="0"/>
      <w:divBdr>
        <w:top w:val="none" w:sz="0" w:space="0" w:color="auto"/>
        <w:left w:val="none" w:sz="0" w:space="0" w:color="auto"/>
        <w:bottom w:val="none" w:sz="0" w:space="0" w:color="auto"/>
        <w:right w:val="none" w:sz="0" w:space="0" w:color="auto"/>
      </w:divBdr>
    </w:div>
    <w:div w:id="780299985">
      <w:bodyDiv w:val="1"/>
      <w:marLeft w:val="0"/>
      <w:marRight w:val="0"/>
      <w:marTop w:val="0"/>
      <w:marBottom w:val="0"/>
      <w:divBdr>
        <w:top w:val="none" w:sz="0" w:space="0" w:color="auto"/>
        <w:left w:val="none" w:sz="0" w:space="0" w:color="auto"/>
        <w:bottom w:val="none" w:sz="0" w:space="0" w:color="auto"/>
        <w:right w:val="none" w:sz="0" w:space="0" w:color="auto"/>
      </w:divBdr>
    </w:div>
    <w:div w:id="780958685">
      <w:bodyDiv w:val="1"/>
      <w:marLeft w:val="0"/>
      <w:marRight w:val="0"/>
      <w:marTop w:val="0"/>
      <w:marBottom w:val="0"/>
      <w:divBdr>
        <w:top w:val="none" w:sz="0" w:space="0" w:color="auto"/>
        <w:left w:val="none" w:sz="0" w:space="0" w:color="auto"/>
        <w:bottom w:val="none" w:sz="0" w:space="0" w:color="auto"/>
        <w:right w:val="none" w:sz="0" w:space="0" w:color="auto"/>
      </w:divBdr>
    </w:div>
    <w:div w:id="781077474">
      <w:bodyDiv w:val="1"/>
      <w:marLeft w:val="0"/>
      <w:marRight w:val="0"/>
      <w:marTop w:val="0"/>
      <w:marBottom w:val="0"/>
      <w:divBdr>
        <w:top w:val="none" w:sz="0" w:space="0" w:color="auto"/>
        <w:left w:val="none" w:sz="0" w:space="0" w:color="auto"/>
        <w:bottom w:val="none" w:sz="0" w:space="0" w:color="auto"/>
        <w:right w:val="none" w:sz="0" w:space="0" w:color="auto"/>
      </w:divBdr>
    </w:div>
    <w:div w:id="781149580">
      <w:bodyDiv w:val="1"/>
      <w:marLeft w:val="0"/>
      <w:marRight w:val="0"/>
      <w:marTop w:val="0"/>
      <w:marBottom w:val="0"/>
      <w:divBdr>
        <w:top w:val="none" w:sz="0" w:space="0" w:color="auto"/>
        <w:left w:val="none" w:sz="0" w:space="0" w:color="auto"/>
        <w:bottom w:val="none" w:sz="0" w:space="0" w:color="auto"/>
        <w:right w:val="none" w:sz="0" w:space="0" w:color="auto"/>
      </w:divBdr>
    </w:div>
    <w:div w:id="781729656">
      <w:bodyDiv w:val="1"/>
      <w:marLeft w:val="0"/>
      <w:marRight w:val="0"/>
      <w:marTop w:val="0"/>
      <w:marBottom w:val="0"/>
      <w:divBdr>
        <w:top w:val="none" w:sz="0" w:space="0" w:color="auto"/>
        <w:left w:val="none" w:sz="0" w:space="0" w:color="auto"/>
        <w:bottom w:val="none" w:sz="0" w:space="0" w:color="auto"/>
        <w:right w:val="none" w:sz="0" w:space="0" w:color="auto"/>
      </w:divBdr>
    </w:div>
    <w:div w:id="782460525">
      <w:bodyDiv w:val="1"/>
      <w:marLeft w:val="0"/>
      <w:marRight w:val="0"/>
      <w:marTop w:val="0"/>
      <w:marBottom w:val="0"/>
      <w:divBdr>
        <w:top w:val="none" w:sz="0" w:space="0" w:color="auto"/>
        <w:left w:val="none" w:sz="0" w:space="0" w:color="auto"/>
        <w:bottom w:val="none" w:sz="0" w:space="0" w:color="auto"/>
        <w:right w:val="none" w:sz="0" w:space="0" w:color="auto"/>
      </w:divBdr>
    </w:div>
    <w:div w:id="782841730">
      <w:bodyDiv w:val="1"/>
      <w:marLeft w:val="0"/>
      <w:marRight w:val="0"/>
      <w:marTop w:val="0"/>
      <w:marBottom w:val="0"/>
      <w:divBdr>
        <w:top w:val="none" w:sz="0" w:space="0" w:color="auto"/>
        <w:left w:val="none" w:sz="0" w:space="0" w:color="auto"/>
        <w:bottom w:val="none" w:sz="0" w:space="0" w:color="auto"/>
        <w:right w:val="none" w:sz="0" w:space="0" w:color="auto"/>
      </w:divBdr>
    </w:div>
    <w:div w:id="782916437">
      <w:bodyDiv w:val="1"/>
      <w:marLeft w:val="0"/>
      <w:marRight w:val="0"/>
      <w:marTop w:val="0"/>
      <w:marBottom w:val="0"/>
      <w:divBdr>
        <w:top w:val="none" w:sz="0" w:space="0" w:color="auto"/>
        <w:left w:val="none" w:sz="0" w:space="0" w:color="auto"/>
        <w:bottom w:val="none" w:sz="0" w:space="0" w:color="auto"/>
        <w:right w:val="none" w:sz="0" w:space="0" w:color="auto"/>
      </w:divBdr>
    </w:div>
    <w:div w:id="783232265">
      <w:bodyDiv w:val="1"/>
      <w:marLeft w:val="0"/>
      <w:marRight w:val="0"/>
      <w:marTop w:val="0"/>
      <w:marBottom w:val="0"/>
      <w:divBdr>
        <w:top w:val="none" w:sz="0" w:space="0" w:color="auto"/>
        <w:left w:val="none" w:sz="0" w:space="0" w:color="auto"/>
        <w:bottom w:val="none" w:sz="0" w:space="0" w:color="auto"/>
        <w:right w:val="none" w:sz="0" w:space="0" w:color="auto"/>
      </w:divBdr>
    </w:div>
    <w:div w:id="783891230">
      <w:bodyDiv w:val="1"/>
      <w:marLeft w:val="0"/>
      <w:marRight w:val="0"/>
      <w:marTop w:val="0"/>
      <w:marBottom w:val="0"/>
      <w:divBdr>
        <w:top w:val="none" w:sz="0" w:space="0" w:color="auto"/>
        <w:left w:val="none" w:sz="0" w:space="0" w:color="auto"/>
        <w:bottom w:val="none" w:sz="0" w:space="0" w:color="auto"/>
        <w:right w:val="none" w:sz="0" w:space="0" w:color="auto"/>
      </w:divBdr>
    </w:div>
    <w:div w:id="784495124">
      <w:bodyDiv w:val="1"/>
      <w:marLeft w:val="0"/>
      <w:marRight w:val="0"/>
      <w:marTop w:val="0"/>
      <w:marBottom w:val="0"/>
      <w:divBdr>
        <w:top w:val="none" w:sz="0" w:space="0" w:color="auto"/>
        <w:left w:val="none" w:sz="0" w:space="0" w:color="auto"/>
        <w:bottom w:val="none" w:sz="0" w:space="0" w:color="auto"/>
        <w:right w:val="none" w:sz="0" w:space="0" w:color="auto"/>
      </w:divBdr>
    </w:div>
    <w:div w:id="784932934">
      <w:bodyDiv w:val="1"/>
      <w:marLeft w:val="0"/>
      <w:marRight w:val="0"/>
      <w:marTop w:val="0"/>
      <w:marBottom w:val="0"/>
      <w:divBdr>
        <w:top w:val="none" w:sz="0" w:space="0" w:color="auto"/>
        <w:left w:val="none" w:sz="0" w:space="0" w:color="auto"/>
        <w:bottom w:val="none" w:sz="0" w:space="0" w:color="auto"/>
        <w:right w:val="none" w:sz="0" w:space="0" w:color="auto"/>
      </w:divBdr>
    </w:div>
    <w:div w:id="785194482">
      <w:bodyDiv w:val="1"/>
      <w:marLeft w:val="0"/>
      <w:marRight w:val="0"/>
      <w:marTop w:val="0"/>
      <w:marBottom w:val="0"/>
      <w:divBdr>
        <w:top w:val="none" w:sz="0" w:space="0" w:color="auto"/>
        <w:left w:val="none" w:sz="0" w:space="0" w:color="auto"/>
        <w:bottom w:val="none" w:sz="0" w:space="0" w:color="auto"/>
        <w:right w:val="none" w:sz="0" w:space="0" w:color="auto"/>
      </w:divBdr>
    </w:div>
    <w:div w:id="785587586">
      <w:bodyDiv w:val="1"/>
      <w:marLeft w:val="0"/>
      <w:marRight w:val="0"/>
      <w:marTop w:val="0"/>
      <w:marBottom w:val="0"/>
      <w:divBdr>
        <w:top w:val="none" w:sz="0" w:space="0" w:color="auto"/>
        <w:left w:val="none" w:sz="0" w:space="0" w:color="auto"/>
        <w:bottom w:val="none" w:sz="0" w:space="0" w:color="auto"/>
        <w:right w:val="none" w:sz="0" w:space="0" w:color="auto"/>
      </w:divBdr>
    </w:div>
    <w:div w:id="785736580">
      <w:bodyDiv w:val="1"/>
      <w:marLeft w:val="0"/>
      <w:marRight w:val="0"/>
      <w:marTop w:val="0"/>
      <w:marBottom w:val="0"/>
      <w:divBdr>
        <w:top w:val="none" w:sz="0" w:space="0" w:color="auto"/>
        <w:left w:val="none" w:sz="0" w:space="0" w:color="auto"/>
        <w:bottom w:val="none" w:sz="0" w:space="0" w:color="auto"/>
        <w:right w:val="none" w:sz="0" w:space="0" w:color="auto"/>
      </w:divBdr>
    </w:div>
    <w:div w:id="785780445">
      <w:bodyDiv w:val="1"/>
      <w:marLeft w:val="0"/>
      <w:marRight w:val="0"/>
      <w:marTop w:val="0"/>
      <w:marBottom w:val="0"/>
      <w:divBdr>
        <w:top w:val="none" w:sz="0" w:space="0" w:color="auto"/>
        <w:left w:val="none" w:sz="0" w:space="0" w:color="auto"/>
        <w:bottom w:val="none" w:sz="0" w:space="0" w:color="auto"/>
        <w:right w:val="none" w:sz="0" w:space="0" w:color="auto"/>
      </w:divBdr>
    </w:div>
    <w:div w:id="785975190">
      <w:bodyDiv w:val="1"/>
      <w:marLeft w:val="0"/>
      <w:marRight w:val="0"/>
      <w:marTop w:val="0"/>
      <w:marBottom w:val="0"/>
      <w:divBdr>
        <w:top w:val="none" w:sz="0" w:space="0" w:color="auto"/>
        <w:left w:val="none" w:sz="0" w:space="0" w:color="auto"/>
        <w:bottom w:val="none" w:sz="0" w:space="0" w:color="auto"/>
        <w:right w:val="none" w:sz="0" w:space="0" w:color="auto"/>
      </w:divBdr>
    </w:div>
    <w:div w:id="786004838">
      <w:bodyDiv w:val="1"/>
      <w:marLeft w:val="0"/>
      <w:marRight w:val="0"/>
      <w:marTop w:val="0"/>
      <w:marBottom w:val="0"/>
      <w:divBdr>
        <w:top w:val="none" w:sz="0" w:space="0" w:color="auto"/>
        <w:left w:val="none" w:sz="0" w:space="0" w:color="auto"/>
        <w:bottom w:val="none" w:sz="0" w:space="0" w:color="auto"/>
        <w:right w:val="none" w:sz="0" w:space="0" w:color="auto"/>
      </w:divBdr>
    </w:div>
    <w:div w:id="786200566">
      <w:bodyDiv w:val="1"/>
      <w:marLeft w:val="0"/>
      <w:marRight w:val="0"/>
      <w:marTop w:val="0"/>
      <w:marBottom w:val="0"/>
      <w:divBdr>
        <w:top w:val="none" w:sz="0" w:space="0" w:color="auto"/>
        <w:left w:val="none" w:sz="0" w:space="0" w:color="auto"/>
        <w:bottom w:val="none" w:sz="0" w:space="0" w:color="auto"/>
        <w:right w:val="none" w:sz="0" w:space="0" w:color="auto"/>
      </w:divBdr>
    </w:div>
    <w:div w:id="786242786">
      <w:bodyDiv w:val="1"/>
      <w:marLeft w:val="0"/>
      <w:marRight w:val="0"/>
      <w:marTop w:val="0"/>
      <w:marBottom w:val="0"/>
      <w:divBdr>
        <w:top w:val="none" w:sz="0" w:space="0" w:color="auto"/>
        <w:left w:val="none" w:sz="0" w:space="0" w:color="auto"/>
        <w:bottom w:val="none" w:sz="0" w:space="0" w:color="auto"/>
        <w:right w:val="none" w:sz="0" w:space="0" w:color="auto"/>
      </w:divBdr>
    </w:div>
    <w:div w:id="786775638">
      <w:bodyDiv w:val="1"/>
      <w:marLeft w:val="0"/>
      <w:marRight w:val="0"/>
      <w:marTop w:val="0"/>
      <w:marBottom w:val="0"/>
      <w:divBdr>
        <w:top w:val="none" w:sz="0" w:space="0" w:color="auto"/>
        <w:left w:val="none" w:sz="0" w:space="0" w:color="auto"/>
        <w:bottom w:val="none" w:sz="0" w:space="0" w:color="auto"/>
        <w:right w:val="none" w:sz="0" w:space="0" w:color="auto"/>
      </w:divBdr>
    </w:div>
    <w:div w:id="787158983">
      <w:bodyDiv w:val="1"/>
      <w:marLeft w:val="0"/>
      <w:marRight w:val="0"/>
      <w:marTop w:val="0"/>
      <w:marBottom w:val="0"/>
      <w:divBdr>
        <w:top w:val="none" w:sz="0" w:space="0" w:color="auto"/>
        <w:left w:val="none" w:sz="0" w:space="0" w:color="auto"/>
        <w:bottom w:val="none" w:sz="0" w:space="0" w:color="auto"/>
        <w:right w:val="none" w:sz="0" w:space="0" w:color="auto"/>
      </w:divBdr>
    </w:div>
    <w:div w:id="787159216">
      <w:bodyDiv w:val="1"/>
      <w:marLeft w:val="0"/>
      <w:marRight w:val="0"/>
      <w:marTop w:val="0"/>
      <w:marBottom w:val="0"/>
      <w:divBdr>
        <w:top w:val="none" w:sz="0" w:space="0" w:color="auto"/>
        <w:left w:val="none" w:sz="0" w:space="0" w:color="auto"/>
        <w:bottom w:val="none" w:sz="0" w:space="0" w:color="auto"/>
        <w:right w:val="none" w:sz="0" w:space="0" w:color="auto"/>
      </w:divBdr>
    </w:div>
    <w:div w:id="787160456">
      <w:bodyDiv w:val="1"/>
      <w:marLeft w:val="0"/>
      <w:marRight w:val="0"/>
      <w:marTop w:val="0"/>
      <w:marBottom w:val="0"/>
      <w:divBdr>
        <w:top w:val="none" w:sz="0" w:space="0" w:color="auto"/>
        <w:left w:val="none" w:sz="0" w:space="0" w:color="auto"/>
        <w:bottom w:val="none" w:sz="0" w:space="0" w:color="auto"/>
        <w:right w:val="none" w:sz="0" w:space="0" w:color="auto"/>
      </w:divBdr>
    </w:div>
    <w:div w:id="787243375">
      <w:bodyDiv w:val="1"/>
      <w:marLeft w:val="0"/>
      <w:marRight w:val="0"/>
      <w:marTop w:val="0"/>
      <w:marBottom w:val="0"/>
      <w:divBdr>
        <w:top w:val="none" w:sz="0" w:space="0" w:color="auto"/>
        <w:left w:val="none" w:sz="0" w:space="0" w:color="auto"/>
        <w:bottom w:val="none" w:sz="0" w:space="0" w:color="auto"/>
        <w:right w:val="none" w:sz="0" w:space="0" w:color="auto"/>
      </w:divBdr>
    </w:div>
    <w:div w:id="787548052">
      <w:bodyDiv w:val="1"/>
      <w:marLeft w:val="0"/>
      <w:marRight w:val="0"/>
      <w:marTop w:val="0"/>
      <w:marBottom w:val="0"/>
      <w:divBdr>
        <w:top w:val="none" w:sz="0" w:space="0" w:color="auto"/>
        <w:left w:val="none" w:sz="0" w:space="0" w:color="auto"/>
        <w:bottom w:val="none" w:sz="0" w:space="0" w:color="auto"/>
        <w:right w:val="none" w:sz="0" w:space="0" w:color="auto"/>
      </w:divBdr>
    </w:div>
    <w:div w:id="787699414">
      <w:bodyDiv w:val="1"/>
      <w:marLeft w:val="0"/>
      <w:marRight w:val="0"/>
      <w:marTop w:val="0"/>
      <w:marBottom w:val="0"/>
      <w:divBdr>
        <w:top w:val="none" w:sz="0" w:space="0" w:color="auto"/>
        <w:left w:val="none" w:sz="0" w:space="0" w:color="auto"/>
        <w:bottom w:val="none" w:sz="0" w:space="0" w:color="auto"/>
        <w:right w:val="none" w:sz="0" w:space="0" w:color="auto"/>
      </w:divBdr>
    </w:div>
    <w:div w:id="787704226">
      <w:bodyDiv w:val="1"/>
      <w:marLeft w:val="0"/>
      <w:marRight w:val="0"/>
      <w:marTop w:val="0"/>
      <w:marBottom w:val="0"/>
      <w:divBdr>
        <w:top w:val="none" w:sz="0" w:space="0" w:color="auto"/>
        <w:left w:val="none" w:sz="0" w:space="0" w:color="auto"/>
        <w:bottom w:val="none" w:sz="0" w:space="0" w:color="auto"/>
        <w:right w:val="none" w:sz="0" w:space="0" w:color="auto"/>
      </w:divBdr>
    </w:div>
    <w:div w:id="787705079">
      <w:bodyDiv w:val="1"/>
      <w:marLeft w:val="0"/>
      <w:marRight w:val="0"/>
      <w:marTop w:val="0"/>
      <w:marBottom w:val="0"/>
      <w:divBdr>
        <w:top w:val="none" w:sz="0" w:space="0" w:color="auto"/>
        <w:left w:val="none" w:sz="0" w:space="0" w:color="auto"/>
        <w:bottom w:val="none" w:sz="0" w:space="0" w:color="auto"/>
        <w:right w:val="none" w:sz="0" w:space="0" w:color="auto"/>
      </w:divBdr>
    </w:div>
    <w:div w:id="787889733">
      <w:bodyDiv w:val="1"/>
      <w:marLeft w:val="0"/>
      <w:marRight w:val="0"/>
      <w:marTop w:val="0"/>
      <w:marBottom w:val="0"/>
      <w:divBdr>
        <w:top w:val="none" w:sz="0" w:space="0" w:color="auto"/>
        <w:left w:val="none" w:sz="0" w:space="0" w:color="auto"/>
        <w:bottom w:val="none" w:sz="0" w:space="0" w:color="auto"/>
        <w:right w:val="none" w:sz="0" w:space="0" w:color="auto"/>
      </w:divBdr>
    </w:div>
    <w:div w:id="788015965">
      <w:bodyDiv w:val="1"/>
      <w:marLeft w:val="0"/>
      <w:marRight w:val="0"/>
      <w:marTop w:val="0"/>
      <w:marBottom w:val="0"/>
      <w:divBdr>
        <w:top w:val="none" w:sz="0" w:space="0" w:color="auto"/>
        <w:left w:val="none" w:sz="0" w:space="0" w:color="auto"/>
        <w:bottom w:val="none" w:sz="0" w:space="0" w:color="auto"/>
        <w:right w:val="none" w:sz="0" w:space="0" w:color="auto"/>
      </w:divBdr>
    </w:div>
    <w:div w:id="788403382">
      <w:bodyDiv w:val="1"/>
      <w:marLeft w:val="0"/>
      <w:marRight w:val="0"/>
      <w:marTop w:val="0"/>
      <w:marBottom w:val="0"/>
      <w:divBdr>
        <w:top w:val="none" w:sz="0" w:space="0" w:color="auto"/>
        <w:left w:val="none" w:sz="0" w:space="0" w:color="auto"/>
        <w:bottom w:val="none" w:sz="0" w:space="0" w:color="auto"/>
        <w:right w:val="none" w:sz="0" w:space="0" w:color="auto"/>
      </w:divBdr>
    </w:div>
    <w:div w:id="788429969">
      <w:bodyDiv w:val="1"/>
      <w:marLeft w:val="0"/>
      <w:marRight w:val="0"/>
      <w:marTop w:val="0"/>
      <w:marBottom w:val="0"/>
      <w:divBdr>
        <w:top w:val="none" w:sz="0" w:space="0" w:color="auto"/>
        <w:left w:val="none" w:sz="0" w:space="0" w:color="auto"/>
        <w:bottom w:val="none" w:sz="0" w:space="0" w:color="auto"/>
        <w:right w:val="none" w:sz="0" w:space="0" w:color="auto"/>
      </w:divBdr>
    </w:div>
    <w:div w:id="788859167">
      <w:bodyDiv w:val="1"/>
      <w:marLeft w:val="0"/>
      <w:marRight w:val="0"/>
      <w:marTop w:val="0"/>
      <w:marBottom w:val="0"/>
      <w:divBdr>
        <w:top w:val="none" w:sz="0" w:space="0" w:color="auto"/>
        <w:left w:val="none" w:sz="0" w:space="0" w:color="auto"/>
        <w:bottom w:val="none" w:sz="0" w:space="0" w:color="auto"/>
        <w:right w:val="none" w:sz="0" w:space="0" w:color="auto"/>
      </w:divBdr>
    </w:div>
    <w:div w:id="789131577">
      <w:bodyDiv w:val="1"/>
      <w:marLeft w:val="0"/>
      <w:marRight w:val="0"/>
      <w:marTop w:val="0"/>
      <w:marBottom w:val="0"/>
      <w:divBdr>
        <w:top w:val="none" w:sz="0" w:space="0" w:color="auto"/>
        <w:left w:val="none" w:sz="0" w:space="0" w:color="auto"/>
        <w:bottom w:val="none" w:sz="0" w:space="0" w:color="auto"/>
        <w:right w:val="none" w:sz="0" w:space="0" w:color="auto"/>
      </w:divBdr>
    </w:div>
    <w:div w:id="789251445">
      <w:bodyDiv w:val="1"/>
      <w:marLeft w:val="0"/>
      <w:marRight w:val="0"/>
      <w:marTop w:val="0"/>
      <w:marBottom w:val="0"/>
      <w:divBdr>
        <w:top w:val="none" w:sz="0" w:space="0" w:color="auto"/>
        <w:left w:val="none" w:sz="0" w:space="0" w:color="auto"/>
        <w:bottom w:val="none" w:sz="0" w:space="0" w:color="auto"/>
        <w:right w:val="none" w:sz="0" w:space="0" w:color="auto"/>
      </w:divBdr>
    </w:div>
    <w:div w:id="789319291">
      <w:bodyDiv w:val="1"/>
      <w:marLeft w:val="0"/>
      <w:marRight w:val="0"/>
      <w:marTop w:val="0"/>
      <w:marBottom w:val="0"/>
      <w:divBdr>
        <w:top w:val="none" w:sz="0" w:space="0" w:color="auto"/>
        <w:left w:val="none" w:sz="0" w:space="0" w:color="auto"/>
        <w:bottom w:val="none" w:sz="0" w:space="0" w:color="auto"/>
        <w:right w:val="none" w:sz="0" w:space="0" w:color="auto"/>
      </w:divBdr>
    </w:div>
    <w:div w:id="789321346">
      <w:bodyDiv w:val="1"/>
      <w:marLeft w:val="0"/>
      <w:marRight w:val="0"/>
      <w:marTop w:val="0"/>
      <w:marBottom w:val="0"/>
      <w:divBdr>
        <w:top w:val="none" w:sz="0" w:space="0" w:color="auto"/>
        <w:left w:val="none" w:sz="0" w:space="0" w:color="auto"/>
        <w:bottom w:val="none" w:sz="0" w:space="0" w:color="auto"/>
        <w:right w:val="none" w:sz="0" w:space="0" w:color="auto"/>
      </w:divBdr>
    </w:div>
    <w:div w:id="789325658">
      <w:bodyDiv w:val="1"/>
      <w:marLeft w:val="0"/>
      <w:marRight w:val="0"/>
      <w:marTop w:val="0"/>
      <w:marBottom w:val="0"/>
      <w:divBdr>
        <w:top w:val="none" w:sz="0" w:space="0" w:color="auto"/>
        <w:left w:val="none" w:sz="0" w:space="0" w:color="auto"/>
        <w:bottom w:val="none" w:sz="0" w:space="0" w:color="auto"/>
        <w:right w:val="none" w:sz="0" w:space="0" w:color="auto"/>
      </w:divBdr>
    </w:div>
    <w:div w:id="789470501">
      <w:bodyDiv w:val="1"/>
      <w:marLeft w:val="0"/>
      <w:marRight w:val="0"/>
      <w:marTop w:val="0"/>
      <w:marBottom w:val="0"/>
      <w:divBdr>
        <w:top w:val="none" w:sz="0" w:space="0" w:color="auto"/>
        <w:left w:val="none" w:sz="0" w:space="0" w:color="auto"/>
        <w:bottom w:val="none" w:sz="0" w:space="0" w:color="auto"/>
        <w:right w:val="none" w:sz="0" w:space="0" w:color="auto"/>
      </w:divBdr>
    </w:div>
    <w:div w:id="789516097">
      <w:bodyDiv w:val="1"/>
      <w:marLeft w:val="0"/>
      <w:marRight w:val="0"/>
      <w:marTop w:val="0"/>
      <w:marBottom w:val="0"/>
      <w:divBdr>
        <w:top w:val="none" w:sz="0" w:space="0" w:color="auto"/>
        <w:left w:val="none" w:sz="0" w:space="0" w:color="auto"/>
        <w:bottom w:val="none" w:sz="0" w:space="0" w:color="auto"/>
        <w:right w:val="none" w:sz="0" w:space="0" w:color="auto"/>
      </w:divBdr>
    </w:div>
    <w:div w:id="789737557">
      <w:bodyDiv w:val="1"/>
      <w:marLeft w:val="0"/>
      <w:marRight w:val="0"/>
      <w:marTop w:val="0"/>
      <w:marBottom w:val="0"/>
      <w:divBdr>
        <w:top w:val="none" w:sz="0" w:space="0" w:color="auto"/>
        <w:left w:val="none" w:sz="0" w:space="0" w:color="auto"/>
        <w:bottom w:val="none" w:sz="0" w:space="0" w:color="auto"/>
        <w:right w:val="none" w:sz="0" w:space="0" w:color="auto"/>
      </w:divBdr>
    </w:div>
    <w:div w:id="789974677">
      <w:bodyDiv w:val="1"/>
      <w:marLeft w:val="0"/>
      <w:marRight w:val="0"/>
      <w:marTop w:val="0"/>
      <w:marBottom w:val="0"/>
      <w:divBdr>
        <w:top w:val="none" w:sz="0" w:space="0" w:color="auto"/>
        <w:left w:val="none" w:sz="0" w:space="0" w:color="auto"/>
        <w:bottom w:val="none" w:sz="0" w:space="0" w:color="auto"/>
        <w:right w:val="none" w:sz="0" w:space="0" w:color="auto"/>
      </w:divBdr>
    </w:div>
    <w:div w:id="790127945">
      <w:bodyDiv w:val="1"/>
      <w:marLeft w:val="0"/>
      <w:marRight w:val="0"/>
      <w:marTop w:val="0"/>
      <w:marBottom w:val="0"/>
      <w:divBdr>
        <w:top w:val="none" w:sz="0" w:space="0" w:color="auto"/>
        <w:left w:val="none" w:sz="0" w:space="0" w:color="auto"/>
        <w:bottom w:val="none" w:sz="0" w:space="0" w:color="auto"/>
        <w:right w:val="none" w:sz="0" w:space="0" w:color="auto"/>
      </w:divBdr>
    </w:div>
    <w:div w:id="790979988">
      <w:bodyDiv w:val="1"/>
      <w:marLeft w:val="0"/>
      <w:marRight w:val="0"/>
      <w:marTop w:val="0"/>
      <w:marBottom w:val="0"/>
      <w:divBdr>
        <w:top w:val="none" w:sz="0" w:space="0" w:color="auto"/>
        <w:left w:val="none" w:sz="0" w:space="0" w:color="auto"/>
        <w:bottom w:val="none" w:sz="0" w:space="0" w:color="auto"/>
        <w:right w:val="none" w:sz="0" w:space="0" w:color="auto"/>
      </w:divBdr>
    </w:div>
    <w:div w:id="791359509">
      <w:bodyDiv w:val="1"/>
      <w:marLeft w:val="0"/>
      <w:marRight w:val="0"/>
      <w:marTop w:val="0"/>
      <w:marBottom w:val="0"/>
      <w:divBdr>
        <w:top w:val="none" w:sz="0" w:space="0" w:color="auto"/>
        <w:left w:val="none" w:sz="0" w:space="0" w:color="auto"/>
        <w:bottom w:val="none" w:sz="0" w:space="0" w:color="auto"/>
        <w:right w:val="none" w:sz="0" w:space="0" w:color="auto"/>
      </w:divBdr>
    </w:div>
    <w:div w:id="791629850">
      <w:bodyDiv w:val="1"/>
      <w:marLeft w:val="0"/>
      <w:marRight w:val="0"/>
      <w:marTop w:val="0"/>
      <w:marBottom w:val="0"/>
      <w:divBdr>
        <w:top w:val="none" w:sz="0" w:space="0" w:color="auto"/>
        <w:left w:val="none" w:sz="0" w:space="0" w:color="auto"/>
        <w:bottom w:val="none" w:sz="0" w:space="0" w:color="auto"/>
        <w:right w:val="none" w:sz="0" w:space="0" w:color="auto"/>
      </w:divBdr>
    </w:div>
    <w:div w:id="791822592">
      <w:bodyDiv w:val="1"/>
      <w:marLeft w:val="0"/>
      <w:marRight w:val="0"/>
      <w:marTop w:val="0"/>
      <w:marBottom w:val="0"/>
      <w:divBdr>
        <w:top w:val="none" w:sz="0" w:space="0" w:color="auto"/>
        <w:left w:val="none" w:sz="0" w:space="0" w:color="auto"/>
        <w:bottom w:val="none" w:sz="0" w:space="0" w:color="auto"/>
        <w:right w:val="none" w:sz="0" w:space="0" w:color="auto"/>
      </w:divBdr>
    </w:div>
    <w:div w:id="792795098">
      <w:bodyDiv w:val="1"/>
      <w:marLeft w:val="0"/>
      <w:marRight w:val="0"/>
      <w:marTop w:val="0"/>
      <w:marBottom w:val="0"/>
      <w:divBdr>
        <w:top w:val="none" w:sz="0" w:space="0" w:color="auto"/>
        <w:left w:val="none" w:sz="0" w:space="0" w:color="auto"/>
        <w:bottom w:val="none" w:sz="0" w:space="0" w:color="auto"/>
        <w:right w:val="none" w:sz="0" w:space="0" w:color="auto"/>
      </w:divBdr>
    </w:div>
    <w:div w:id="793065380">
      <w:bodyDiv w:val="1"/>
      <w:marLeft w:val="0"/>
      <w:marRight w:val="0"/>
      <w:marTop w:val="0"/>
      <w:marBottom w:val="0"/>
      <w:divBdr>
        <w:top w:val="none" w:sz="0" w:space="0" w:color="auto"/>
        <w:left w:val="none" w:sz="0" w:space="0" w:color="auto"/>
        <w:bottom w:val="none" w:sz="0" w:space="0" w:color="auto"/>
        <w:right w:val="none" w:sz="0" w:space="0" w:color="auto"/>
      </w:divBdr>
    </w:div>
    <w:div w:id="793209245">
      <w:bodyDiv w:val="1"/>
      <w:marLeft w:val="0"/>
      <w:marRight w:val="0"/>
      <w:marTop w:val="0"/>
      <w:marBottom w:val="0"/>
      <w:divBdr>
        <w:top w:val="none" w:sz="0" w:space="0" w:color="auto"/>
        <w:left w:val="none" w:sz="0" w:space="0" w:color="auto"/>
        <w:bottom w:val="none" w:sz="0" w:space="0" w:color="auto"/>
        <w:right w:val="none" w:sz="0" w:space="0" w:color="auto"/>
      </w:divBdr>
    </w:div>
    <w:div w:id="793214469">
      <w:bodyDiv w:val="1"/>
      <w:marLeft w:val="0"/>
      <w:marRight w:val="0"/>
      <w:marTop w:val="0"/>
      <w:marBottom w:val="0"/>
      <w:divBdr>
        <w:top w:val="none" w:sz="0" w:space="0" w:color="auto"/>
        <w:left w:val="none" w:sz="0" w:space="0" w:color="auto"/>
        <w:bottom w:val="none" w:sz="0" w:space="0" w:color="auto"/>
        <w:right w:val="none" w:sz="0" w:space="0" w:color="auto"/>
      </w:divBdr>
    </w:div>
    <w:div w:id="793448423">
      <w:bodyDiv w:val="1"/>
      <w:marLeft w:val="0"/>
      <w:marRight w:val="0"/>
      <w:marTop w:val="0"/>
      <w:marBottom w:val="0"/>
      <w:divBdr>
        <w:top w:val="none" w:sz="0" w:space="0" w:color="auto"/>
        <w:left w:val="none" w:sz="0" w:space="0" w:color="auto"/>
        <w:bottom w:val="none" w:sz="0" w:space="0" w:color="auto"/>
        <w:right w:val="none" w:sz="0" w:space="0" w:color="auto"/>
      </w:divBdr>
    </w:div>
    <w:div w:id="793526686">
      <w:bodyDiv w:val="1"/>
      <w:marLeft w:val="0"/>
      <w:marRight w:val="0"/>
      <w:marTop w:val="0"/>
      <w:marBottom w:val="0"/>
      <w:divBdr>
        <w:top w:val="none" w:sz="0" w:space="0" w:color="auto"/>
        <w:left w:val="none" w:sz="0" w:space="0" w:color="auto"/>
        <w:bottom w:val="none" w:sz="0" w:space="0" w:color="auto"/>
        <w:right w:val="none" w:sz="0" w:space="0" w:color="auto"/>
      </w:divBdr>
    </w:div>
    <w:div w:id="793595746">
      <w:bodyDiv w:val="1"/>
      <w:marLeft w:val="0"/>
      <w:marRight w:val="0"/>
      <w:marTop w:val="0"/>
      <w:marBottom w:val="0"/>
      <w:divBdr>
        <w:top w:val="none" w:sz="0" w:space="0" w:color="auto"/>
        <w:left w:val="none" w:sz="0" w:space="0" w:color="auto"/>
        <w:bottom w:val="none" w:sz="0" w:space="0" w:color="auto"/>
        <w:right w:val="none" w:sz="0" w:space="0" w:color="auto"/>
      </w:divBdr>
    </w:div>
    <w:div w:id="793864810">
      <w:bodyDiv w:val="1"/>
      <w:marLeft w:val="0"/>
      <w:marRight w:val="0"/>
      <w:marTop w:val="0"/>
      <w:marBottom w:val="0"/>
      <w:divBdr>
        <w:top w:val="none" w:sz="0" w:space="0" w:color="auto"/>
        <w:left w:val="none" w:sz="0" w:space="0" w:color="auto"/>
        <w:bottom w:val="none" w:sz="0" w:space="0" w:color="auto"/>
        <w:right w:val="none" w:sz="0" w:space="0" w:color="auto"/>
      </w:divBdr>
    </w:div>
    <w:div w:id="794105944">
      <w:bodyDiv w:val="1"/>
      <w:marLeft w:val="0"/>
      <w:marRight w:val="0"/>
      <w:marTop w:val="0"/>
      <w:marBottom w:val="0"/>
      <w:divBdr>
        <w:top w:val="none" w:sz="0" w:space="0" w:color="auto"/>
        <w:left w:val="none" w:sz="0" w:space="0" w:color="auto"/>
        <w:bottom w:val="none" w:sz="0" w:space="0" w:color="auto"/>
        <w:right w:val="none" w:sz="0" w:space="0" w:color="auto"/>
      </w:divBdr>
    </w:div>
    <w:div w:id="794181829">
      <w:bodyDiv w:val="1"/>
      <w:marLeft w:val="0"/>
      <w:marRight w:val="0"/>
      <w:marTop w:val="0"/>
      <w:marBottom w:val="0"/>
      <w:divBdr>
        <w:top w:val="none" w:sz="0" w:space="0" w:color="auto"/>
        <w:left w:val="none" w:sz="0" w:space="0" w:color="auto"/>
        <w:bottom w:val="none" w:sz="0" w:space="0" w:color="auto"/>
        <w:right w:val="none" w:sz="0" w:space="0" w:color="auto"/>
      </w:divBdr>
    </w:div>
    <w:div w:id="794375200">
      <w:bodyDiv w:val="1"/>
      <w:marLeft w:val="0"/>
      <w:marRight w:val="0"/>
      <w:marTop w:val="0"/>
      <w:marBottom w:val="0"/>
      <w:divBdr>
        <w:top w:val="none" w:sz="0" w:space="0" w:color="auto"/>
        <w:left w:val="none" w:sz="0" w:space="0" w:color="auto"/>
        <w:bottom w:val="none" w:sz="0" w:space="0" w:color="auto"/>
        <w:right w:val="none" w:sz="0" w:space="0" w:color="auto"/>
      </w:divBdr>
    </w:div>
    <w:div w:id="794567664">
      <w:bodyDiv w:val="1"/>
      <w:marLeft w:val="0"/>
      <w:marRight w:val="0"/>
      <w:marTop w:val="0"/>
      <w:marBottom w:val="0"/>
      <w:divBdr>
        <w:top w:val="none" w:sz="0" w:space="0" w:color="auto"/>
        <w:left w:val="none" w:sz="0" w:space="0" w:color="auto"/>
        <w:bottom w:val="none" w:sz="0" w:space="0" w:color="auto"/>
        <w:right w:val="none" w:sz="0" w:space="0" w:color="auto"/>
      </w:divBdr>
    </w:div>
    <w:div w:id="794953772">
      <w:bodyDiv w:val="1"/>
      <w:marLeft w:val="0"/>
      <w:marRight w:val="0"/>
      <w:marTop w:val="0"/>
      <w:marBottom w:val="0"/>
      <w:divBdr>
        <w:top w:val="none" w:sz="0" w:space="0" w:color="auto"/>
        <w:left w:val="none" w:sz="0" w:space="0" w:color="auto"/>
        <w:bottom w:val="none" w:sz="0" w:space="0" w:color="auto"/>
        <w:right w:val="none" w:sz="0" w:space="0" w:color="auto"/>
      </w:divBdr>
    </w:div>
    <w:div w:id="795177114">
      <w:bodyDiv w:val="1"/>
      <w:marLeft w:val="0"/>
      <w:marRight w:val="0"/>
      <w:marTop w:val="0"/>
      <w:marBottom w:val="0"/>
      <w:divBdr>
        <w:top w:val="none" w:sz="0" w:space="0" w:color="auto"/>
        <w:left w:val="none" w:sz="0" w:space="0" w:color="auto"/>
        <w:bottom w:val="none" w:sz="0" w:space="0" w:color="auto"/>
        <w:right w:val="none" w:sz="0" w:space="0" w:color="auto"/>
      </w:divBdr>
    </w:div>
    <w:div w:id="795567302">
      <w:bodyDiv w:val="1"/>
      <w:marLeft w:val="0"/>
      <w:marRight w:val="0"/>
      <w:marTop w:val="0"/>
      <w:marBottom w:val="0"/>
      <w:divBdr>
        <w:top w:val="none" w:sz="0" w:space="0" w:color="auto"/>
        <w:left w:val="none" w:sz="0" w:space="0" w:color="auto"/>
        <w:bottom w:val="none" w:sz="0" w:space="0" w:color="auto"/>
        <w:right w:val="none" w:sz="0" w:space="0" w:color="auto"/>
      </w:divBdr>
    </w:div>
    <w:div w:id="795637250">
      <w:bodyDiv w:val="1"/>
      <w:marLeft w:val="0"/>
      <w:marRight w:val="0"/>
      <w:marTop w:val="0"/>
      <w:marBottom w:val="0"/>
      <w:divBdr>
        <w:top w:val="none" w:sz="0" w:space="0" w:color="auto"/>
        <w:left w:val="none" w:sz="0" w:space="0" w:color="auto"/>
        <w:bottom w:val="none" w:sz="0" w:space="0" w:color="auto"/>
        <w:right w:val="none" w:sz="0" w:space="0" w:color="auto"/>
      </w:divBdr>
    </w:div>
    <w:div w:id="795761780">
      <w:bodyDiv w:val="1"/>
      <w:marLeft w:val="0"/>
      <w:marRight w:val="0"/>
      <w:marTop w:val="0"/>
      <w:marBottom w:val="0"/>
      <w:divBdr>
        <w:top w:val="none" w:sz="0" w:space="0" w:color="auto"/>
        <w:left w:val="none" w:sz="0" w:space="0" w:color="auto"/>
        <w:bottom w:val="none" w:sz="0" w:space="0" w:color="auto"/>
        <w:right w:val="none" w:sz="0" w:space="0" w:color="auto"/>
      </w:divBdr>
    </w:div>
    <w:div w:id="796989324">
      <w:bodyDiv w:val="1"/>
      <w:marLeft w:val="0"/>
      <w:marRight w:val="0"/>
      <w:marTop w:val="0"/>
      <w:marBottom w:val="0"/>
      <w:divBdr>
        <w:top w:val="none" w:sz="0" w:space="0" w:color="auto"/>
        <w:left w:val="none" w:sz="0" w:space="0" w:color="auto"/>
        <w:bottom w:val="none" w:sz="0" w:space="0" w:color="auto"/>
        <w:right w:val="none" w:sz="0" w:space="0" w:color="auto"/>
      </w:divBdr>
    </w:div>
    <w:div w:id="797190584">
      <w:bodyDiv w:val="1"/>
      <w:marLeft w:val="0"/>
      <w:marRight w:val="0"/>
      <w:marTop w:val="0"/>
      <w:marBottom w:val="0"/>
      <w:divBdr>
        <w:top w:val="none" w:sz="0" w:space="0" w:color="auto"/>
        <w:left w:val="none" w:sz="0" w:space="0" w:color="auto"/>
        <w:bottom w:val="none" w:sz="0" w:space="0" w:color="auto"/>
        <w:right w:val="none" w:sz="0" w:space="0" w:color="auto"/>
      </w:divBdr>
    </w:div>
    <w:div w:id="798648634">
      <w:bodyDiv w:val="1"/>
      <w:marLeft w:val="0"/>
      <w:marRight w:val="0"/>
      <w:marTop w:val="0"/>
      <w:marBottom w:val="0"/>
      <w:divBdr>
        <w:top w:val="none" w:sz="0" w:space="0" w:color="auto"/>
        <w:left w:val="none" w:sz="0" w:space="0" w:color="auto"/>
        <w:bottom w:val="none" w:sz="0" w:space="0" w:color="auto"/>
        <w:right w:val="none" w:sz="0" w:space="0" w:color="auto"/>
      </w:divBdr>
    </w:div>
    <w:div w:id="798766412">
      <w:bodyDiv w:val="1"/>
      <w:marLeft w:val="0"/>
      <w:marRight w:val="0"/>
      <w:marTop w:val="0"/>
      <w:marBottom w:val="0"/>
      <w:divBdr>
        <w:top w:val="none" w:sz="0" w:space="0" w:color="auto"/>
        <w:left w:val="none" w:sz="0" w:space="0" w:color="auto"/>
        <w:bottom w:val="none" w:sz="0" w:space="0" w:color="auto"/>
        <w:right w:val="none" w:sz="0" w:space="0" w:color="auto"/>
      </w:divBdr>
    </w:div>
    <w:div w:id="798839189">
      <w:bodyDiv w:val="1"/>
      <w:marLeft w:val="0"/>
      <w:marRight w:val="0"/>
      <w:marTop w:val="0"/>
      <w:marBottom w:val="0"/>
      <w:divBdr>
        <w:top w:val="none" w:sz="0" w:space="0" w:color="auto"/>
        <w:left w:val="none" w:sz="0" w:space="0" w:color="auto"/>
        <w:bottom w:val="none" w:sz="0" w:space="0" w:color="auto"/>
        <w:right w:val="none" w:sz="0" w:space="0" w:color="auto"/>
      </w:divBdr>
    </w:div>
    <w:div w:id="799035470">
      <w:bodyDiv w:val="1"/>
      <w:marLeft w:val="0"/>
      <w:marRight w:val="0"/>
      <w:marTop w:val="0"/>
      <w:marBottom w:val="0"/>
      <w:divBdr>
        <w:top w:val="none" w:sz="0" w:space="0" w:color="auto"/>
        <w:left w:val="none" w:sz="0" w:space="0" w:color="auto"/>
        <w:bottom w:val="none" w:sz="0" w:space="0" w:color="auto"/>
        <w:right w:val="none" w:sz="0" w:space="0" w:color="auto"/>
      </w:divBdr>
    </w:div>
    <w:div w:id="799230997">
      <w:bodyDiv w:val="1"/>
      <w:marLeft w:val="0"/>
      <w:marRight w:val="0"/>
      <w:marTop w:val="0"/>
      <w:marBottom w:val="0"/>
      <w:divBdr>
        <w:top w:val="none" w:sz="0" w:space="0" w:color="auto"/>
        <w:left w:val="none" w:sz="0" w:space="0" w:color="auto"/>
        <w:bottom w:val="none" w:sz="0" w:space="0" w:color="auto"/>
        <w:right w:val="none" w:sz="0" w:space="0" w:color="auto"/>
      </w:divBdr>
    </w:div>
    <w:div w:id="799299821">
      <w:bodyDiv w:val="1"/>
      <w:marLeft w:val="0"/>
      <w:marRight w:val="0"/>
      <w:marTop w:val="0"/>
      <w:marBottom w:val="0"/>
      <w:divBdr>
        <w:top w:val="none" w:sz="0" w:space="0" w:color="auto"/>
        <w:left w:val="none" w:sz="0" w:space="0" w:color="auto"/>
        <w:bottom w:val="none" w:sz="0" w:space="0" w:color="auto"/>
        <w:right w:val="none" w:sz="0" w:space="0" w:color="auto"/>
      </w:divBdr>
    </w:div>
    <w:div w:id="799373142">
      <w:bodyDiv w:val="1"/>
      <w:marLeft w:val="0"/>
      <w:marRight w:val="0"/>
      <w:marTop w:val="0"/>
      <w:marBottom w:val="0"/>
      <w:divBdr>
        <w:top w:val="none" w:sz="0" w:space="0" w:color="auto"/>
        <w:left w:val="none" w:sz="0" w:space="0" w:color="auto"/>
        <w:bottom w:val="none" w:sz="0" w:space="0" w:color="auto"/>
        <w:right w:val="none" w:sz="0" w:space="0" w:color="auto"/>
      </w:divBdr>
    </w:div>
    <w:div w:id="799543014">
      <w:bodyDiv w:val="1"/>
      <w:marLeft w:val="0"/>
      <w:marRight w:val="0"/>
      <w:marTop w:val="0"/>
      <w:marBottom w:val="0"/>
      <w:divBdr>
        <w:top w:val="none" w:sz="0" w:space="0" w:color="auto"/>
        <w:left w:val="none" w:sz="0" w:space="0" w:color="auto"/>
        <w:bottom w:val="none" w:sz="0" w:space="0" w:color="auto"/>
        <w:right w:val="none" w:sz="0" w:space="0" w:color="auto"/>
      </w:divBdr>
    </w:div>
    <w:div w:id="799954157">
      <w:bodyDiv w:val="1"/>
      <w:marLeft w:val="0"/>
      <w:marRight w:val="0"/>
      <w:marTop w:val="0"/>
      <w:marBottom w:val="0"/>
      <w:divBdr>
        <w:top w:val="none" w:sz="0" w:space="0" w:color="auto"/>
        <w:left w:val="none" w:sz="0" w:space="0" w:color="auto"/>
        <w:bottom w:val="none" w:sz="0" w:space="0" w:color="auto"/>
        <w:right w:val="none" w:sz="0" w:space="0" w:color="auto"/>
      </w:divBdr>
    </w:div>
    <w:div w:id="800462539">
      <w:bodyDiv w:val="1"/>
      <w:marLeft w:val="0"/>
      <w:marRight w:val="0"/>
      <w:marTop w:val="0"/>
      <w:marBottom w:val="0"/>
      <w:divBdr>
        <w:top w:val="none" w:sz="0" w:space="0" w:color="auto"/>
        <w:left w:val="none" w:sz="0" w:space="0" w:color="auto"/>
        <w:bottom w:val="none" w:sz="0" w:space="0" w:color="auto"/>
        <w:right w:val="none" w:sz="0" w:space="0" w:color="auto"/>
      </w:divBdr>
    </w:div>
    <w:div w:id="800726746">
      <w:bodyDiv w:val="1"/>
      <w:marLeft w:val="0"/>
      <w:marRight w:val="0"/>
      <w:marTop w:val="0"/>
      <w:marBottom w:val="0"/>
      <w:divBdr>
        <w:top w:val="none" w:sz="0" w:space="0" w:color="auto"/>
        <w:left w:val="none" w:sz="0" w:space="0" w:color="auto"/>
        <w:bottom w:val="none" w:sz="0" w:space="0" w:color="auto"/>
        <w:right w:val="none" w:sz="0" w:space="0" w:color="auto"/>
      </w:divBdr>
    </w:div>
    <w:div w:id="801508228">
      <w:bodyDiv w:val="1"/>
      <w:marLeft w:val="0"/>
      <w:marRight w:val="0"/>
      <w:marTop w:val="0"/>
      <w:marBottom w:val="0"/>
      <w:divBdr>
        <w:top w:val="none" w:sz="0" w:space="0" w:color="auto"/>
        <w:left w:val="none" w:sz="0" w:space="0" w:color="auto"/>
        <w:bottom w:val="none" w:sz="0" w:space="0" w:color="auto"/>
        <w:right w:val="none" w:sz="0" w:space="0" w:color="auto"/>
      </w:divBdr>
    </w:div>
    <w:div w:id="801777434">
      <w:bodyDiv w:val="1"/>
      <w:marLeft w:val="0"/>
      <w:marRight w:val="0"/>
      <w:marTop w:val="0"/>
      <w:marBottom w:val="0"/>
      <w:divBdr>
        <w:top w:val="none" w:sz="0" w:space="0" w:color="auto"/>
        <w:left w:val="none" w:sz="0" w:space="0" w:color="auto"/>
        <w:bottom w:val="none" w:sz="0" w:space="0" w:color="auto"/>
        <w:right w:val="none" w:sz="0" w:space="0" w:color="auto"/>
      </w:divBdr>
    </w:div>
    <w:div w:id="801994634">
      <w:bodyDiv w:val="1"/>
      <w:marLeft w:val="0"/>
      <w:marRight w:val="0"/>
      <w:marTop w:val="0"/>
      <w:marBottom w:val="0"/>
      <w:divBdr>
        <w:top w:val="none" w:sz="0" w:space="0" w:color="auto"/>
        <w:left w:val="none" w:sz="0" w:space="0" w:color="auto"/>
        <w:bottom w:val="none" w:sz="0" w:space="0" w:color="auto"/>
        <w:right w:val="none" w:sz="0" w:space="0" w:color="auto"/>
      </w:divBdr>
    </w:div>
    <w:div w:id="802161437">
      <w:bodyDiv w:val="1"/>
      <w:marLeft w:val="0"/>
      <w:marRight w:val="0"/>
      <w:marTop w:val="0"/>
      <w:marBottom w:val="0"/>
      <w:divBdr>
        <w:top w:val="none" w:sz="0" w:space="0" w:color="auto"/>
        <w:left w:val="none" w:sz="0" w:space="0" w:color="auto"/>
        <w:bottom w:val="none" w:sz="0" w:space="0" w:color="auto"/>
        <w:right w:val="none" w:sz="0" w:space="0" w:color="auto"/>
      </w:divBdr>
    </w:div>
    <w:div w:id="802651777">
      <w:bodyDiv w:val="1"/>
      <w:marLeft w:val="0"/>
      <w:marRight w:val="0"/>
      <w:marTop w:val="0"/>
      <w:marBottom w:val="0"/>
      <w:divBdr>
        <w:top w:val="none" w:sz="0" w:space="0" w:color="auto"/>
        <w:left w:val="none" w:sz="0" w:space="0" w:color="auto"/>
        <w:bottom w:val="none" w:sz="0" w:space="0" w:color="auto"/>
        <w:right w:val="none" w:sz="0" w:space="0" w:color="auto"/>
      </w:divBdr>
    </w:div>
    <w:div w:id="803235447">
      <w:bodyDiv w:val="1"/>
      <w:marLeft w:val="0"/>
      <w:marRight w:val="0"/>
      <w:marTop w:val="0"/>
      <w:marBottom w:val="0"/>
      <w:divBdr>
        <w:top w:val="none" w:sz="0" w:space="0" w:color="auto"/>
        <w:left w:val="none" w:sz="0" w:space="0" w:color="auto"/>
        <w:bottom w:val="none" w:sz="0" w:space="0" w:color="auto"/>
        <w:right w:val="none" w:sz="0" w:space="0" w:color="auto"/>
      </w:divBdr>
    </w:div>
    <w:div w:id="803548928">
      <w:bodyDiv w:val="1"/>
      <w:marLeft w:val="0"/>
      <w:marRight w:val="0"/>
      <w:marTop w:val="0"/>
      <w:marBottom w:val="0"/>
      <w:divBdr>
        <w:top w:val="none" w:sz="0" w:space="0" w:color="auto"/>
        <w:left w:val="none" w:sz="0" w:space="0" w:color="auto"/>
        <w:bottom w:val="none" w:sz="0" w:space="0" w:color="auto"/>
        <w:right w:val="none" w:sz="0" w:space="0" w:color="auto"/>
      </w:divBdr>
    </w:div>
    <w:div w:id="803742614">
      <w:bodyDiv w:val="1"/>
      <w:marLeft w:val="0"/>
      <w:marRight w:val="0"/>
      <w:marTop w:val="0"/>
      <w:marBottom w:val="0"/>
      <w:divBdr>
        <w:top w:val="none" w:sz="0" w:space="0" w:color="auto"/>
        <w:left w:val="none" w:sz="0" w:space="0" w:color="auto"/>
        <w:bottom w:val="none" w:sz="0" w:space="0" w:color="auto"/>
        <w:right w:val="none" w:sz="0" w:space="0" w:color="auto"/>
      </w:divBdr>
    </w:div>
    <w:div w:id="803817511">
      <w:bodyDiv w:val="1"/>
      <w:marLeft w:val="0"/>
      <w:marRight w:val="0"/>
      <w:marTop w:val="0"/>
      <w:marBottom w:val="0"/>
      <w:divBdr>
        <w:top w:val="none" w:sz="0" w:space="0" w:color="auto"/>
        <w:left w:val="none" w:sz="0" w:space="0" w:color="auto"/>
        <w:bottom w:val="none" w:sz="0" w:space="0" w:color="auto"/>
        <w:right w:val="none" w:sz="0" w:space="0" w:color="auto"/>
      </w:divBdr>
    </w:div>
    <w:div w:id="804082113">
      <w:bodyDiv w:val="1"/>
      <w:marLeft w:val="0"/>
      <w:marRight w:val="0"/>
      <w:marTop w:val="0"/>
      <w:marBottom w:val="0"/>
      <w:divBdr>
        <w:top w:val="none" w:sz="0" w:space="0" w:color="auto"/>
        <w:left w:val="none" w:sz="0" w:space="0" w:color="auto"/>
        <w:bottom w:val="none" w:sz="0" w:space="0" w:color="auto"/>
        <w:right w:val="none" w:sz="0" w:space="0" w:color="auto"/>
      </w:divBdr>
    </w:div>
    <w:div w:id="804858527">
      <w:bodyDiv w:val="1"/>
      <w:marLeft w:val="0"/>
      <w:marRight w:val="0"/>
      <w:marTop w:val="0"/>
      <w:marBottom w:val="0"/>
      <w:divBdr>
        <w:top w:val="none" w:sz="0" w:space="0" w:color="auto"/>
        <w:left w:val="none" w:sz="0" w:space="0" w:color="auto"/>
        <w:bottom w:val="none" w:sz="0" w:space="0" w:color="auto"/>
        <w:right w:val="none" w:sz="0" w:space="0" w:color="auto"/>
      </w:divBdr>
    </w:div>
    <w:div w:id="805197644">
      <w:bodyDiv w:val="1"/>
      <w:marLeft w:val="0"/>
      <w:marRight w:val="0"/>
      <w:marTop w:val="0"/>
      <w:marBottom w:val="0"/>
      <w:divBdr>
        <w:top w:val="none" w:sz="0" w:space="0" w:color="auto"/>
        <w:left w:val="none" w:sz="0" w:space="0" w:color="auto"/>
        <w:bottom w:val="none" w:sz="0" w:space="0" w:color="auto"/>
        <w:right w:val="none" w:sz="0" w:space="0" w:color="auto"/>
      </w:divBdr>
    </w:div>
    <w:div w:id="805273583">
      <w:bodyDiv w:val="1"/>
      <w:marLeft w:val="0"/>
      <w:marRight w:val="0"/>
      <w:marTop w:val="0"/>
      <w:marBottom w:val="0"/>
      <w:divBdr>
        <w:top w:val="none" w:sz="0" w:space="0" w:color="auto"/>
        <w:left w:val="none" w:sz="0" w:space="0" w:color="auto"/>
        <w:bottom w:val="none" w:sz="0" w:space="0" w:color="auto"/>
        <w:right w:val="none" w:sz="0" w:space="0" w:color="auto"/>
      </w:divBdr>
    </w:div>
    <w:div w:id="805320160">
      <w:bodyDiv w:val="1"/>
      <w:marLeft w:val="0"/>
      <w:marRight w:val="0"/>
      <w:marTop w:val="0"/>
      <w:marBottom w:val="0"/>
      <w:divBdr>
        <w:top w:val="none" w:sz="0" w:space="0" w:color="auto"/>
        <w:left w:val="none" w:sz="0" w:space="0" w:color="auto"/>
        <w:bottom w:val="none" w:sz="0" w:space="0" w:color="auto"/>
        <w:right w:val="none" w:sz="0" w:space="0" w:color="auto"/>
      </w:divBdr>
    </w:div>
    <w:div w:id="805465911">
      <w:bodyDiv w:val="1"/>
      <w:marLeft w:val="0"/>
      <w:marRight w:val="0"/>
      <w:marTop w:val="0"/>
      <w:marBottom w:val="0"/>
      <w:divBdr>
        <w:top w:val="none" w:sz="0" w:space="0" w:color="auto"/>
        <w:left w:val="none" w:sz="0" w:space="0" w:color="auto"/>
        <w:bottom w:val="none" w:sz="0" w:space="0" w:color="auto"/>
        <w:right w:val="none" w:sz="0" w:space="0" w:color="auto"/>
      </w:divBdr>
    </w:div>
    <w:div w:id="805508828">
      <w:bodyDiv w:val="1"/>
      <w:marLeft w:val="0"/>
      <w:marRight w:val="0"/>
      <w:marTop w:val="0"/>
      <w:marBottom w:val="0"/>
      <w:divBdr>
        <w:top w:val="none" w:sz="0" w:space="0" w:color="auto"/>
        <w:left w:val="none" w:sz="0" w:space="0" w:color="auto"/>
        <w:bottom w:val="none" w:sz="0" w:space="0" w:color="auto"/>
        <w:right w:val="none" w:sz="0" w:space="0" w:color="auto"/>
      </w:divBdr>
    </w:div>
    <w:div w:id="805707319">
      <w:bodyDiv w:val="1"/>
      <w:marLeft w:val="0"/>
      <w:marRight w:val="0"/>
      <w:marTop w:val="0"/>
      <w:marBottom w:val="0"/>
      <w:divBdr>
        <w:top w:val="none" w:sz="0" w:space="0" w:color="auto"/>
        <w:left w:val="none" w:sz="0" w:space="0" w:color="auto"/>
        <w:bottom w:val="none" w:sz="0" w:space="0" w:color="auto"/>
        <w:right w:val="none" w:sz="0" w:space="0" w:color="auto"/>
      </w:divBdr>
    </w:div>
    <w:div w:id="806705630">
      <w:bodyDiv w:val="1"/>
      <w:marLeft w:val="0"/>
      <w:marRight w:val="0"/>
      <w:marTop w:val="0"/>
      <w:marBottom w:val="0"/>
      <w:divBdr>
        <w:top w:val="none" w:sz="0" w:space="0" w:color="auto"/>
        <w:left w:val="none" w:sz="0" w:space="0" w:color="auto"/>
        <w:bottom w:val="none" w:sz="0" w:space="0" w:color="auto"/>
        <w:right w:val="none" w:sz="0" w:space="0" w:color="auto"/>
      </w:divBdr>
    </w:div>
    <w:div w:id="806823642">
      <w:bodyDiv w:val="1"/>
      <w:marLeft w:val="0"/>
      <w:marRight w:val="0"/>
      <w:marTop w:val="0"/>
      <w:marBottom w:val="0"/>
      <w:divBdr>
        <w:top w:val="none" w:sz="0" w:space="0" w:color="auto"/>
        <w:left w:val="none" w:sz="0" w:space="0" w:color="auto"/>
        <w:bottom w:val="none" w:sz="0" w:space="0" w:color="auto"/>
        <w:right w:val="none" w:sz="0" w:space="0" w:color="auto"/>
      </w:divBdr>
    </w:div>
    <w:div w:id="807012601">
      <w:bodyDiv w:val="1"/>
      <w:marLeft w:val="0"/>
      <w:marRight w:val="0"/>
      <w:marTop w:val="0"/>
      <w:marBottom w:val="0"/>
      <w:divBdr>
        <w:top w:val="none" w:sz="0" w:space="0" w:color="auto"/>
        <w:left w:val="none" w:sz="0" w:space="0" w:color="auto"/>
        <w:bottom w:val="none" w:sz="0" w:space="0" w:color="auto"/>
        <w:right w:val="none" w:sz="0" w:space="0" w:color="auto"/>
      </w:divBdr>
    </w:div>
    <w:div w:id="807238580">
      <w:bodyDiv w:val="1"/>
      <w:marLeft w:val="0"/>
      <w:marRight w:val="0"/>
      <w:marTop w:val="0"/>
      <w:marBottom w:val="0"/>
      <w:divBdr>
        <w:top w:val="none" w:sz="0" w:space="0" w:color="auto"/>
        <w:left w:val="none" w:sz="0" w:space="0" w:color="auto"/>
        <w:bottom w:val="none" w:sz="0" w:space="0" w:color="auto"/>
        <w:right w:val="none" w:sz="0" w:space="0" w:color="auto"/>
      </w:divBdr>
    </w:div>
    <w:div w:id="807283398">
      <w:bodyDiv w:val="1"/>
      <w:marLeft w:val="0"/>
      <w:marRight w:val="0"/>
      <w:marTop w:val="0"/>
      <w:marBottom w:val="0"/>
      <w:divBdr>
        <w:top w:val="none" w:sz="0" w:space="0" w:color="auto"/>
        <w:left w:val="none" w:sz="0" w:space="0" w:color="auto"/>
        <w:bottom w:val="none" w:sz="0" w:space="0" w:color="auto"/>
        <w:right w:val="none" w:sz="0" w:space="0" w:color="auto"/>
      </w:divBdr>
    </w:div>
    <w:div w:id="807287359">
      <w:bodyDiv w:val="1"/>
      <w:marLeft w:val="0"/>
      <w:marRight w:val="0"/>
      <w:marTop w:val="0"/>
      <w:marBottom w:val="0"/>
      <w:divBdr>
        <w:top w:val="none" w:sz="0" w:space="0" w:color="auto"/>
        <w:left w:val="none" w:sz="0" w:space="0" w:color="auto"/>
        <w:bottom w:val="none" w:sz="0" w:space="0" w:color="auto"/>
        <w:right w:val="none" w:sz="0" w:space="0" w:color="auto"/>
      </w:divBdr>
    </w:div>
    <w:div w:id="807360243">
      <w:bodyDiv w:val="1"/>
      <w:marLeft w:val="0"/>
      <w:marRight w:val="0"/>
      <w:marTop w:val="0"/>
      <w:marBottom w:val="0"/>
      <w:divBdr>
        <w:top w:val="none" w:sz="0" w:space="0" w:color="auto"/>
        <w:left w:val="none" w:sz="0" w:space="0" w:color="auto"/>
        <w:bottom w:val="none" w:sz="0" w:space="0" w:color="auto"/>
        <w:right w:val="none" w:sz="0" w:space="0" w:color="auto"/>
      </w:divBdr>
    </w:div>
    <w:div w:id="808086323">
      <w:bodyDiv w:val="1"/>
      <w:marLeft w:val="0"/>
      <w:marRight w:val="0"/>
      <w:marTop w:val="0"/>
      <w:marBottom w:val="0"/>
      <w:divBdr>
        <w:top w:val="none" w:sz="0" w:space="0" w:color="auto"/>
        <w:left w:val="none" w:sz="0" w:space="0" w:color="auto"/>
        <w:bottom w:val="none" w:sz="0" w:space="0" w:color="auto"/>
        <w:right w:val="none" w:sz="0" w:space="0" w:color="auto"/>
      </w:divBdr>
    </w:div>
    <w:div w:id="808549937">
      <w:bodyDiv w:val="1"/>
      <w:marLeft w:val="0"/>
      <w:marRight w:val="0"/>
      <w:marTop w:val="0"/>
      <w:marBottom w:val="0"/>
      <w:divBdr>
        <w:top w:val="none" w:sz="0" w:space="0" w:color="auto"/>
        <w:left w:val="none" w:sz="0" w:space="0" w:color="auto"/>
        <w:bottom w:val="none" w:sz="0" w:space="0" w:color="auto"/>
        <w:right w:val="none" w:sz="0" w:space="0" w:color="auto"/>
      </w:divBdr>
    </w:div>
    <w:div w:id="808592507">
      <w:bodyDiv w:val="1"/>
      <w:marLeft w:val="0"/>
      <w:marRight w:val="0"/>
      <w:marTop w:val="0"/>
      <w:marBottom w:val="0"/>
      <w:divBdr>
        <w:top w:val="none" w:sz="0" w:space="0" w:color="auto"/>
        <w:left w:val="none" w:sz="0" w:space="0" w:color="auto"/>
        <w:bottom w:val="none" w:sz="0" w:space="0" w:color="auto"/>
        <w:right w:val="none" w:sz="0" w:space="0" w:color="auto"/>
      </w:divBdr>
    </w:div>
    <w:div w:id="808983466">
      <w:bodyDiv w:val="1"/>
      <w:marLeft w:val="0"/>
      <w:marRight w:val="0"/>
      <w:marTop w:val="0"/>
      <w:marBottom w:val="0"/>
      <w:divBdr>
        <w:top w:val="none" w:sz="0" w:space="0" w:color="auto"/>
        <w:left w:val="none" w:sz="0" w:space="0" w:color="auto"/>
        <w:bottom w:val="none" w:sz="0" w:space="0" w:color="auto"/>
        <w:right w:val="none" w:sz="0" w:space="0" w:color="auto"/>
      </w:divBdr>
    </w:div>
    <w:div w:id="810102027">
      <w:bodyDiv w:val="1"/>
      <w:marLeft w:val="0"/>
      <w:marRight w:val="0"/>
      <w:marTop w:val="0"/>
      <w:marBottom w:val="0"/>
      <w:divBdr>
        <w:top w:val="none" w:sz="0" w:space="0" w:color="auto"/>
        <w:left w:val="none" w:sz="0" w:space="0" w:color="auto"/>
        <w:bottom w:val="none" w:sz="0" w:space="0" w:color="auto"/>
        <w:right w:val="none" w:sz="0" w:space="0" w:color="auto"/>
      </w:divBdr>
    </w:div>
    <w:div w:id="810245331">
      <w:bodyDiv w:val="1"/>
      <w:marLeft w:val="0"/>
      <w:marRight w:val="0"/>
      <w:marTop w:val="0"/>
      <w:marBottom w:val="0"/>
      <w:divBdr>
        <w:top w:val="none" w:sz="0" w:space="0" w:color="auto"/>
        <w:left w:val="none" w:sz="0" w:space="0" w:color="auto"/>
        <w:bottom w:val="none" w:sz="0" w:space="0" w:color="auto"/>
        <w:right w:val="none" w:sz="0" w:space="0" w:color="auto"/>
      </w:divBdr>
    </w:div>
    <w:div w:id="810251872">
      <w:bodyDiv w:val="1"/>
      <w:marLeft w:val="0"/>
      <w:marRight w:val="0"/>
      <w:marTop w:val="0"/>
      <w:marBottom w:val="0"/>
      <w:divBdr>
        <w:top w:val="none" w:sz="0" w:space="0" w:color="auto"/>
        <w:left w:val="none" w:sz="0" w:space="0" w:color="auto"/>
        <w:bottom w:val="none" w:sz="0" w:space="0" w:color="auto"/>
        <w:right w:val="none" w:sz="0" w:space="0" w:color="auto"/>
      </w:divBdr>
    </w:div>
    <w:div w:id="810371030">
      <w:bodyDiv w:val="1"/>
      <w:marLeft w:val="0"/>
      <w:marRight w:val="0"/>
      <w:marTop w:val="0"/>
      <w:marBottom w:val="0"/>
      <w:divBdr>
        <w:top w:val="none" w:sz="0" w:space="0" w:color="auto"/>
        <w:left w:val="none" w:sz="0" w:space="0" w:color="auto"/>
        <w:bottom w:val="none" w:sz="0" w:space="0" w:color="auto"/>
        <w:right w:val="none" w:sz="0" w:space="0" w:color="auto"/>
      </w:divBdr>
    </w:div>
    <w:div w:id="810442934">
      <w:bodyDiv w:val="1"/>
      <w:marLeft w:val="0"/>
      <w:marRight w:val="0"/>
      <w:marTop w:val="0"/>
      <w:marBottom w:val="0"/>
      <w:divBdr>
        <w:top w:val="none" w:sz="0" w:space="0" w:color="auto"/>
        <w:left w:val="none" w:sz="0" w:space="0" w:color="auto"/>
        <w:bottom w:val="none" w:sz="0" w:space="0" w:color="auto"/>
        <w:right w:val="none" w:sz="0" w:space="0" w:color="auto"/>
      </w:divBdr>
    </w:div>
    <w:div w:id="810711639">
      <w:bodyDiv w:val="1"/>
      <w:marLeft w:val="0"/>
      <w:marRight w:val="0"/>
      <w:marTop w:val="0"/>
      <w:marBottom w:val="0"/>
      <w:divBdr>
        <w:top w:val="none" w:sz="0" w:space="0" w:color="auto"/>
        <w:left w:val="none" w:sz="0" w:space="0" w:color="auto"/>
        <w:bottom w:val="none" w:sz="0" w:space="0" w:color="auto"/>
        <w:right w:val="none" w:sz="0" w:space="0" w:color="auto"/>
      </w:divBdr>
    </w:div>
    <w:div w:id="810901308">
      <w:bodyDiv w:val="1"/>
      <w:marLeft w:val="0"/>
      <w:marRight w:val="0"/>
      <w:marTop w:val="0"/>
      <w:marBottom w:val="0"/>
      <w:divBdr>
        <w:top w:val="none" w:sz="0" w:space="0" w:color="auto"/>
        <w:left w:val="none" w:sz="0" w:space="0" w:color="auto"/>
        <w:bottom w:val="none" w:sz="0" w:space="0" w:color="auto"/>
        <w:right w:val="none" w:sz="0" w:space="0" w:color="auto"/>
      </w:divBdr>
    </w:div>
    <w:div w:id="811409006">
      <w:bodyDiv w:val="1"/>
      <w:marLeft w:val="0"/>
      <w:marRight w:val="0"/>
      <w:marTop w:val="0"/>
      <w:marBottom w:val="0"/>
      <w:divBdr>
        <w:top w:val="none" w:sz="0" w:space="0" w:color="auto"/>
        <w:left w:val="none" w:sz="0" w:space="0" w:color="auto"/>
        <w:bottom w:val="none" w:sz="0" w:space="0" w:color="auto"/>
        <w:right w:val="none" w:sz="0" w:space="0" w:color="auto"/>
      </w:divBdr>
    </w:div>
    <w:div w:id="811944325">
      <w:bodyDiv w:val="1"/>
      <w:marLeft w:val="0"/>
      <w:marRight w:val="0"/>
      <w:marTop w:val="0"/>
      <w:marBottom w:val="0"/>
      <w:divBdr>
        <w:top w:val="none" w:sz="0" w:space="0" w:color="auto"/>
        <w:left w:val="none" w:sz="0" w:space="0" w:color="auto"/>
        <w:bottom w:val="none" w:sz="0" w:space="0" w:color="auto"/>
        <w:right w:val="none" w:sz="0" w:space="0" w:color="auto"/>
      </w:divBdr>
    </w:div>
    <w:div w:id="812019809">
      <w:bodyDiv w:val="1"/>
      <w:marLeft w:val="0"/>
      <w:marRight w:val="0"/>
      <w:marTop w:val="0"/>
      <w:marBottom w:val="0"/>
      <w:divBdr>
        <w:top w:val="none" w:sz="0" w:space="0" w:color="auto"/>
        <w:left w:val="none" w:sz="0" w:space="0" w:color="auto"/>
        <w:bottom w:val="none" w:sz="0" w:space="0" w:color="auto"/>
        <w:right w:val="none" w:sz="0" w:space="0" w:color="auto"/>
      </w:divBdr>
    </w:div>
    <w:div w:id="812527015">
      <w:bodyDiv w:val="1"/>
      <w:marLeft w:val="0"/>
      <w:marRight w:val="0"/>
      <w:marTop w:val="0"/>
      <w:marBottom w:val="0"/>
      <w:divBdr>
        <w:top w:val="none" w:sz="0" w:space="0" w:color="auto"/>
        <w:left w:val="none" w:sz="0" w:space="0" w:color="auto"/>
        <w:bottom w:val="none" w:sz="0" w:space="0" w:color="auto"/>
        <w:right w:val="none" w:sz="0" w:space="0" w:color="auto"/>
      </w:divBdr>
    </w:div>
    <w:div w:id="812914320">
      <w:bodyDiv w:val="1"/>
      <w:marLeft w:val="0"/>
      <w:marRight w:val="0"/>
      <w:marTop w:val="0"/>
      <w:marBottom w:val="0"/>
      <w:divBdr>
        <w:top w:val="none" w:sz="0" w:space="0" w:color="auto"/>
        <w:left w:val="none" w:sz="0" w:space="0" w:color="auto"/>
        <w:bottom w:val="none" w:sz="0" w:space="0" w:color="auto"/>
        <w:right w:val="none" w:sz="0" w:space="0" w:color="auto"/>
      </w:divBdr>
    </w:div>
    <w:div w:id="812988464">
      <w:bodyDiv w:val="1"/>
      <w:marLeft w:val="0"/>
      <w:marRight w:val="0"/>
      <w:marTop w:val="0"/>
      <w:marBottom w:val="0"/>
      <w:divBdr>
        <w:top w:val="none" w:sz="0" w:space="0" w:color="auto"/>
        <w:left w:val="none" w:sz="0" w:space="0" w:color="auto"/>
        <w:bottom w:val="none" w:sz="0" w:space="0" w:color="auto"/>
        <w:right w:val="none" w:sz="0" w:space="0" w:color="auto"/>
      </w:divBdr>
    </w:div>
    <w:div w:id="813567493">
      <w:bodyDiv w:val="1"/>
      <w:marLeft w:val="0"/>
      <w:marRight w:val="0"/>
      <w:marTop w:val="0"/>
      <w:marBottom w:val="0"/>
      <w:divBdr>
        <w:top w:val="none" w:sz="0" w:space="0" w:color="auto"/>
        <w:left w:val="none" w:sz="0" w:space="0" w:color="auto"/>
        <w:bottom w:val="none" w:sz="0" w:space="0" w:color="auto"/>
        <w:right w:val="none" w:sz="0" w:space="0" w:color="auto"/>
      </w:divBdr>
    </w:div>
    <w:div w:id="813985778">
      <w:bodyDiv w:val="1"/>
      <w:marLeft w:val="0"/>
      <w:marRight w:val="0"/>
      <w:marTop w:val="0"/>
      <w:marBottom w:val="0"/>
      <w:divBdr>
        <w:top w:val="none" w:sz="0" w:space="0" w:color="auto"/>
        <w:left w:val="none" w:sz="0" w:space="0" w:color="auto"/>
        <w:bottom w:val="none" w:sz="0" w:space="0" w:color="auto"/>
        <w:right w:val="none" w:sz="0" w:space="0" w:color="auto"/>
      </w:divBdr>
    </w:div>
    <w:div w:id="814682017">
      <w:bodyDiv w:val="1"/>
      <w:marLeft w:val="0"/>
      <w:marRight w:val="0"/>
      <w:marTop w:val="0"/>
      <w:marBottom w:val="0"/>
      <w:divBdr>
        <w:top w:val="none" w:sz="0" w:space="0" w:color="auto"/>
        <w:left w:val="none" w:sz="0" w:space="0" w:color="auto"/>
        <w:bottom w:val="none" w:sz="0" w:space="0" w:color="auto"/>
        <w:right w:val="none" w:sz="0" w:space="0" w:color="auto"/>
      </w:divBdr>
    </w:div>
    <w:div w:id="814688590">
      <w:bodyDiv w:val="1"/>
      <w:marLeft w:val="0"/>
      <w:marRight w:val="0"/>
      <w:marTop w:val="0"/>
      <w:marBottom w:val="0"/>
      <w:divBdr>
        <w:top w:val="none" w:sz="0" w:space="0" w:color="auto"/>
        <w:left w:val="none" w:sz="0" w:space="0" w:color="auto"/>
        <w:bottom w:val="none" w:sz="0" w:space="0" w:color="auto"/>
        <w:right w:val="none" w:sz="0" w:space="0" w:color="auto"/>
      </w:divBdr>
    </w:div>
    <w:div w:id="814830911">
      <w:bodyDiv w:val="1"/>
      <w:marLeft w:val="0"/>
      <w:marRight w:val="0"/>
      <w:marTop w:val="0"/>
      <w:marBottom w:val="0"/>
      <w:divBdr>
        <w:top w:val="none" w:sz="0" w:space="0" w:color="auto"/>
        <w:left w:val="none" w:sz="0" w:space="0" w:color="auto"/>
        <w:bottom w:val="none" w:sz="0" w:space="0" w:color="auto"/>
        <w:right w:val="none" w:sz="0" w:space="0" w:color="auto"/>
      </w:divBdr>
    </w:div>
    <w:div w:id="815488391">
      <w:bodyDiv w:val="1"/>
      <w:marLeft w:val="0"/>
      <w:marRight w:val="0"/>
      <w:marTop w:val="0"/>
      <w:marBottom w:val="0"/>
      <w:divBdr>
        <w:top w:val="none" w:sz="0" w:space="0" w:color="auto"/>
        <w:left w:val="none" w:sz="0" w:space="0" w:color="auto"/>
        <w:bottom w:val="none" w:sz="0" w:space="0" w:color="auto"/>
        <w:right w:val="none" w:sz="0" w:space="0" w:color="auto"/>
      </w:divBdr>
    </w:div>
    <w:div w:id="816071413">
      <w:bodyDiv w:val="1"/>
      <w:marLeft w:val="0"/>
      <w:marRight w:val="0"/>
      <w:marTop w:val="0"/>
      <w:marBottom w:val="0"/>
      <w:divBdr>
        <w:top w:val="none" w:sz="0" w:space="0" w:color="auto"/>
        <w:left w:val="none" w:sz="0" w:space="0" w:color="auto"/>
        <w:bottom w:val="none" w:sz="0" w:space="0" w:color="auto"/>
        <w:right w:val="none" w:sz="0" w:space="0" w:color="auto"/>
      </w:divBdr>
    </w:div>
    <w:div w:id="816651240">
      <w:bodyDiv w:val="1"/>
      <w:marLeft w:val="0"/>
      <w:marRight w:val="0"/>
      <w:marTop w:val="0"/>
      <w:marBottom w:val="0"/>
      <w:divBdr>
        <w:top w:val="none" w:sz="0" w:space="0" w:color="auto"/>
        <w:left w:val="none" w:sz="0" w:space="0" w:color="auto"/>
        <w:bottom w:val="none" w:sz="0" w:space="0" w:color="auto"/>
        <w:right w:val="none" w:sz="0" w:space="0" w:color="auto"/>
      </w:divBdr>
    </w:div>
    <w:div w:id="816843734">
      <w:bodyDiv w:val="1"/>
      <w:marLeft w:val="0"/>
      <w:marRight w:val="0"/>
      <w:marTop w:val="0"/>
      <w:marBottom w:val="0"/>
      <w:divBdr>
        <w:top w:val="none" w:sz="0" w:space="0" w:color="auto"/>
        <w:left w:val="none" w:sz="0" w:space="0" w:color="auto"/>
        <w:bottom w:val="none" w:sz="0" w:space="0" w:color="auto"/>
        <w:right w:val="none" w:sz="0" w:space="0" w:color="auto"/>
      </w:divBdr>
    </w:div>
    <w:div w:id="816918989">
      <w:bodyDiv w:val="1"/>
      <w:marLeft w:val="0"/>
      <w:marRight w:val="0"/>
      <w:marTop w:val="0"/>
      <w:marBottom w:val="0"/>
      <w:divBdr>
        <w:top w:val="none" w:sz="0" w:space="0" w:color="auto"/>
        <w:left w:val="none" w:sz="0" w:space="0" w:color="auto"/>
        <w:bottom w:val="none" w:sz="0" w:space="0" w:color="auto"/>
        <w:right w:val="none" w:sz="0" w:space="0" w:color="auto"/>
      </w:divBdr>
    </w:div>
    <w:div w:id="817265695">
      <w:bodyDiv w:val="1"/>
      <w:marLeft w:val="0"/>
      <w:marRight w:val="0"/>
      <w:marTop w:val="0"/>
      <w:marBottom w:val="0"/>
      <w:divBdr>
        <w:top w:val="none" w:sz="0" w:space="0" w:color="auto"/>
        <w:left w:val="none" w:sz="0" w:space="0" w:color="auto"/>
        <w:bottom w:val="none" w:sz="0" w:space="0" w:color="auto"/>
        <w:right w:val="none" w:sz="0" w:space="0" w:color="auto"/>
      </w:divBdr>
    </w:div>
    <w:div w:id="817305635">
      <w:bodyDiv w:val="1"/>
      <w:marLeft w:val="0"/>
      <w:marRight w:val="0"/>
      <w:marTop w:val="0"/>
      <w:marBottom w:val="0"/>
      <w:divBdr>
        <w:top w:val="none" w:sz="0" w:space="0" w:color="auto"/>
        <w:left w:val="none" w:sz="0" w:space="0" w:color="auto"/>
        <w:bottom w:val="none" w:sz="0" w:space="0" w:color="auto"/>
        <w:right w:val="none" w:sz="0" w:space="0" w:color="auto"/>
      </w:divBdr>
    </w:div>
    <w:div w:id="817721628">
      <w:bodyDiv w:val="1"/>
      <w:marLeft w:val="0"/>
      <w:marRight w:val="0"/>
      <w:marTop w:val="0"/>
      <w:marBottom w:val="0"/>
      <w:divBdr>
        <w:top w:val="none" w:sz="0" w:space="0" w:color="auto"/>
        <w:left w:val="none" w:sz="0" w:space="0" w:color="auto"/>
        <w:bottom w:val="none" w:sz="0" w:space="0" w:color="auto"/>
        <w:right w:val="none" w:sz="0" w:space="0" w:color="auto"/>
      </w:divBdr>
    </w:div>
    <w:div w:id="817725216">
      <w:bodyDiv w:val="1"/>
      <w:marLeft w:val="0"/>
      <w:marRight w:val="0"/>
      <w:marTop w:val="0"/>
      <w:marBottom w:val="0"/>
      <w:divBdr>
        <w:top w:val="none" w:sz="0" w:space="0" w:color="auto"/>
        <w:left w:val="none" w:sz="0" w:space="0" w:color="auto"/>
        <w:bottom w:val="none" w:sz="0" w:space="0" w:color="auto"/>
        <w:right w:val="none" w:sz="0" w:space="0" w:color="auto"/>
      </w:divBdr>
    </w:div>
    <w:div w:id="818113128">
      <w:bodyDiv w:val="1"/>
      <w:marLeft w:val="0"/>
      <w:marRight w:val="0"/>
      <w:marTop w:val="0"/>
      <w:marBottom w:val="0"/>
      <w:divBdr>
        <w:top w:val="none" w:sz="0" w:space="0" w:color="auto"/>
        <w:left w:val="none" w:sz="0" w:space="0" w:color="auto"/>
        <w:bottom w:val="none" w:sz="0" w:space="0" w:color="auto"/>
        <w:right w:val="none" w:sz="0" w:space="0" w:color="auto"/>
      </w:divBdr>
    </w:div>
    <w:div w:id="818696426">
      <w:bodyDiv w:val="1"/>
      <w:marLeft w:val="0"/>
      <w:marRight w:val="0"/>
      <w:marTop w:val="0"/>
      <w:marBottom w:val="0"/>
      <w:divBdr>
        <w:top w:val="none" w:sz="0" w:space="0" w:color="auto"/>
        <w:left w:val="none" w:sz="0" w:space="0" w:color="auto"/>
        <w:bottom w:val="none" w:sz="0" w:space="0" w:color="auto"/>
        <w:right w:val="none" w:sz="0" w:space="0" w:color="auto"/>
      </w:divBdr>
    </w:div>
    <w:div w:id="819349275">
      <w:bodyDiv w:val="1"/>
      <w:marLeft w:val="0"/>
      <w:marRight w:val="0"/>
      <w:marTop w:val="0"/>
      <w:marBottom w:val="0"/>
      <w:divBdr>
        <w:top w:val="none" w:sz="0" w:space="0" w:color="auto"/>
        <w:left w:val="none" w:sz="0" w:space="0" w:color="auto"/>
        <w:bottom w:val="none" w:sz="0" w:space="0" w:color="auto"/>
        <w:right w:val="none" w:sz="0" w:space="0" w:color="auto"/>
      </w:divBdr>
    </w:div>
    <w:div w:id="820200207">
      <w:bodyDiv w:val="1"/>
      <w:marLeft w:val="0"/>
      <w:marRight w:val="0"/>
      <w:marTop w:val="0"/>
      <w:marBottom w:val="0"/>
      <w:divBdr>
        <w:top w:val="none" w:sz="0" w:space="0" w:color="auto"/>
        <w:left w:val="none" w:sz="0" w:space="0" w:color="auto"/>
        <w:bottom w:val="none" w:sz="0" w:space="0" w:color="auto"/>
        <w:right w:val="none" w:sz="0" w:space="0" w:color="auto"/>
      </w:divBdr>
    </w:div>
    <w:div w:id="820389577">
      <w:bodyDiv w:val="1"/>
      <w:marLeft w:val="0"/>
      <w:marRight w:val="0"/>
      <w:marTop w:val="0"/>
      <w:marBottom w:val="0"/>
      <w:divBdr>
        <w:top w:val="none" w:sz="0" w:space="0" w:color="auto"/>
        <w:left w:val="none" w:sz="0" w:space="0" w:color="auto"/>
        <w:bottom w:val="none" w:sz="0" w:space="0" w:color="auto"/>
        <w:right w:val="none" w:sz="0" w:space="0" w:color="auto"/>
      </w:divBdr>
    </w:div>
    <w:div w:id="821458973">
      <w:bodyDiv w:val="1"/>
      <w:marLeft w:val="0"/>
      <w:marRight w:val="0"/>
      <w:marTop w:val="0"/>
      <w:marBottom w:val="0"/>
      <w:divBdr>
        <w:top w:val="none" w:sz="0" w:space="0" w:color="auto"/>
        <w:left w:val="none" w:sz="0" w:space="0" w:color="auto"/>
        <w:bottom w:val="none" w:sz="0" w:space="0" w:color="auto"/>
        <w:right w:val="none" w:sz="0" w:space="0" w:color="auto"/>
      </w:divBdr>
    </w:div>
    <w:div w:id="821581745">
      <w:bodyDiv w:val="1"/>
      <w:marLeft w:val="0"/>
      <w:marRight w:val="0"/>
      <w:marTop w:val="0"/>
      <w:marBottom w:val="0"/>
      <w:divBdr>
        <w:top w:val="none" w:sz="0" w:space="0" w:color="auto"/>
        <w:left w:val="none" w:sz="0" w:space="0" w:color="auto"/>
        <w:bottom w:val="none" w:sz="0" w:space="0" w:color="auto"/>
        <w:right w:val="none" w:sz="0" w:space="0" w:color="auto"/>
      </w:divBdr>
    </w:div>
    <w:div w:id="821849300">
      <w:bodyDiv w:val="1"/>
      <w:marLeft w:val="0"/>
      <w:marRight w:val="0"/>
      <w:marTop w:val="0"/>
      <w:marBottom w:val="0"/>
      <w:divBdr>
        <w:top w:val="none" w:sz="0" w:space="0" w:color="auto"/>
        <w:left w:val="none" w:sz="0" w:space="0" w:color="auto"/>
        <w:bottom w:val="none" w:sz="0" w:space="0" w:color="auto"/>
        <w:right w:val="none" w:sz="0" w:space="0" w:color="auto"/>
      </w:divBdr>
    </w:div>
    <w:div w:id="822157853">
      <w:bodyDiv w:val="1"/>
      <w:marLeft w:val="0"/>
      <w:marRight w:val="0"/>
      <w:marTop w:val="0"/>
      <w:marBottom w:val="0"/>
      <w:divBdr>
        <w:top w:val="none" w:sz="0" w:space="0" w:color="auto"/>
        <w:left w:val="none" w:sz="0" w:space="0" w:color="auto"/>
        <w:bottom w:val="none" w:sz="0" w:space="0" w:color="auto"/>
        <w:right w:val="none" w:sz="0" w:space="0" w:color="auto"/>
      </w:divBdr>
    </w:div>
    <w:div w:id="822357192">
      <w:bodyDiv w:val="1"/>
      <w:marLeft w:val="0"/>
      <w:marRight w:val="0"/>
      <w:marTop w:val="0"/>
      <w:marBottom w:val="0"/>
      <w:divBdr>
        <w:top w:val="none" w:sz="0" w:space="0" w:color="auto"/>
        <w:left w:val="none" w:sz="0" w:space="0" w:color="auto"/>
        <w:bottom w:val="none" w:sz="0" w:space="0" w:color="auto"/>
        <w:right w:val="none" w:sz="0" w:space="0" w:color="auto"/>
      </w:divBdr>
    </w:div>
    <w:div w:id="822551875">
      <w:bodyDiv w:val="1"/>
      <w:marLeft w:val="0"/>
      <w:marRight w:val="0"/>
      <w:marTop w:val="0"/>
      <w:marBottom w:val="0"/>
      <w:divBdr>
        <w:top w:val="none" w:sz="0" w:space="0" w:color="auto"/>
        <w:left w:val="none" w:sz="0" w:space="0" w:color="auto"/>
        <w:bottom w:val="none" w:sz="0" w:space="0" w:color="auto"/>
        <w:right w:val="none" w:sz="0" w:space="0" w:color="auto"/>
      </w:divBdr>
    </w:div>
    <w:div w:id="822695192">
      <w:bodyDiv w:val="1"/>
      <w:marLeft w:val="0"/>
      <w:marRight w:val="0"/>
      <w:marTop w:val="0"/>
      <w:marBottom w:val="0"/>
      <w:divBdr>
        <w:top w:val="none" w:sz="0" w:space="0" w:color="auto"/>
        <w:left w:val="none" w:sz="0" w:space="0" w:color="auto"/>
        <w:bottom w:val="none" w:sz="0" w:space="0" w:color="auto"/>
        <w:right w:val="none" w:sz="0" w:space="0" w:color="auto"/>
      </w:divBdr>
    </w:div>
    <w:div w:id="823014054">
      <w:bodyDiv w:val="1"/>
      <w:marLeft w:val="0"/>
      <w:marRight w:val="0"/>
      <w:marTop w:val="0"/>
      <w:marBottom w:val="0"/>
      <w:divBdr>
        <w:top w:val="none" w:sz="0" w:space="0" w:color="auto"/>
        <w:left w:val="none" w:sz="0" w:space="0" w:color="auto"/>
        <w:bottom w:val="none" w:sz="0" w:space="0" w:color="auto"/>
        <w:right w:val="none" w:sz="0" w:space="0" w:color="auto"/>
      </w:divBdr>
    </w:div>
    <w:div w:id="823084245">
      <w:bodyDiv w:val="1"/>
      <w:marLeft w:val="0"/>
      <w:marRight w:val="0"/>
      <w:marTop w:val="0"/>
      <w:marBottom w:val="0"/>
      <w:divBdr>
        <w:top w:val="none" w:sz="0" w:space="0" w:color="auto"/>
        <w:left w:val="none" w:sz="0" w:space="0" w:color="auto"/>
        <w:bottom w:val="none" w:sz="0" w:space="0" w:color="auto"/>
        <w:right w:val="none" w:sz="0" w:space="0" w:color="auto"/>
      </w:divBdr>
    </w:div>
    <w:div w:id="823086615">
      <w:bodyDiv w:val="1"/>
      <w:marLeft w:val="0"/>
      <w:marRight w:val="0"/>
      <w:marTop w:val="0"/>
      <w:marBottom w:val="0"/>
      <w:divBdr>
        <w:top w:val="none" w:sz="0" w:space="0" w:color="auto"/>
        <w:left w:val="none" w:sz="0" w:space="0" w:color="auto"/>
        <w:bottom w:val="none" w:sz="0" w:space="0" w:color="auto"/>
        <w:right w:val="none" w:sz="0" w:space="0" w:color="auto"/>
      </w:divBdr>
    </w:div>
    <w:div w:id="823201281">
      <w:bodyDiv w:val="1"/>
      <w:marLeft w:val="0"/>
      <w:marRight w:val="0"/>
      <w:marTop w:val="0"/>
      <w:marBottom w:val="0"/>
      <w:divBdr>
        <w:top w:val="none" w:sz="0" w:space="0" w:color="auto"/>
        <w:left w:val="none" w:sz="0" w:space="0" w:color="auto"/>
        <w:bottom w:val="none" w:sz="0" w:space="0" w:color="auto"/>
        <w:right w:val="none" w:sz="0" w:space="0" w:color="auto"/>
      </w:divBdr>
    </w:div>
    <w:div w:id="823202040">
      <w:bodyDiv w:val="1"/>
      <w:marLeft w:val="0"/>
      <w:marRight w:val="0"/>
      <w:marTop w:val="0"/>
      <w:marBottom w:val="0"/>
      <w:divBdr>
        <w:top w:val="none" w:sz="0" w:space="0" w:color="auto"/>
        <w:left w:val="none" w:sz="0" w:space="0" w:color="auto"/>
        <w:bottom w:val="none" w:sz="0" w:space="0" w:color="auto"/>
        <w:right w:val="none" w:sz="0" w:space="0" w:color="auto"/>
      </w:divBdr>
    </w:div>
    <w:div w:id="823592852">
      <w:bodyDiv w:val="1"/>
      <w:marLeft w:val="0"/>
      <w:marRight w:val="0"/>
      <w:marTop w:val="0"/>
      <w:marBottom w:val="0"/>
      <w:divBdr>
        <w:top w:val="none" w:sz="0" w:space="0" w:color="auto"/>
        <w:left w:val="none" w:sz="0" w:space="0" w:color="auto"/>
        <w:bottom w:val="none" w:sz="0" w:space="0" w:color="auto"/>
        <w:right w:val="none" w:sz="0" w:space="0" w:color="auto"/>
      </w:divBdr>
    </w:div>
    <w:div w:id="823862540">
      <w:bodyDiv w:val="1"/>
      <w:marLeft w:val="0"/>
      <w:marRight w:val="0"/>
      <w:marTop w:val="0"/>
      <w:marBottom w:val="0"/>
      <w:divBdr>
        <w:top w:val="none" w:sz="0" w:space="0" w:color="auto"/>
        <w:left w:val="none" w:sz="0" w:space="0" w:color="auto"/>
        <w:bottom w:val="none" w:sz="0" w:space="0" w:color="auto"/>
        <w:right w:val="none" w:sz="0" w:space="0" w:color="auto"/>
      </w:divBdr>
    </w:div>
    <w:div w:id="824052578">
      <w:bodyDiv w:val="1"/>
      <w:marLeft w:val="0"/>
      <w:marRight w:val="0"/>
      <w:marTop w:val="0"/>
      <w:marBottom w:val="0"/>
      <w:divBdr>
        <w:top w:val="none" w:sz="0" w:space="0" w:color="auto"/>
        <w:left w:val="none" w:sz="0" w:space="0" w:color="auto"/>
        <w:bottom w:val="none" w:sz="0" w:space="0" w:color="auto"/>
        <w:right w:val="none" w:sz="0" w:space="0" w:color="auto"/>
      </w:divBdr>
    </w:div>
    <w:div w:id="824127815">
      <w:bodyDiv w:val="1"/>
      <w:marLeft w:val="0"/>
      <w:marRight w:val="0"/>
      <w:marTop w:val="0"/>
      <w:marBottom w:val="0"/>
      <w:divBdr>
        <w:top w:val="none" w:sz="0" w:space="0" w:color="auto"/>
        <w:left w:val="none" w:sz="0" w:space="0" w:color="auto"/>
        <w:bottom w:val="none" w:sz="0" w:space="0" w:color="auto"/>
        <w:right w:val="none" w:sz="0" w:space="0" w:color="auto"/>
      </w:divBdr>
    </w:div>
    <w:div w:id="824128178">
      <w:bodyDiv w:val="1"/>
      <w:marLeft w:val="0"/>
      <w:marRight w:val="0"/>
      <w:marTop w:val="0"/>
      <w:marBottom w:val="0"/>
      <w:divBdr>
        <w:top w:val="none" w:sz="0" w:space="0" w:color="auto"/>
        <w:left w:val="none" w:sz="0" w:space="0" w:color="auto"/>
        <w:bottom w:val="none" w:sz="0" w:space="0" w:color="auto"/>
        <w:right w:val="none" w:sz="0" w:space="0" w:color="auto"/>
      </w:divBdr>
    </w:div>
    <w:div w:id="824443205">
      <w:bodyDiv w:val="1"/>
      <w:marLeft w:val="0"/>
      <w:marRight w:val="0"/>
      <w:marTop w:val="0"/>
      <w:marBottom w:val="0"/>
      <w:divBdr>
        <w:top w:val="none" w:sz="0" w:space="0" w:color="auto"/>
        <w:left w:val="none" w:sz="0" w:space="0" w:color="auto"/>
        <w:bottom w:val="none" w:sz="0" w:space="0" w:color="auto"/>
        <w:right w:val="none" w:sz="0" w:space="0" w:color="auto"/>
      </w:divBdr>
    </w:div>
    <w:div w:id="824588312">
      <w:bodyDiv w:val="1"/>
      <w:marLeft w:val="0"/>
      <w:marRight w:val="0"/>
      <w:marTop w:val="0"/>
      <w:marBottom w:val="0"/>
      <w:divBdr>
        <w:top w:val="none" w:sz="0" w:space="0" w:color="auto"/>
        <w:left w:val="none" w:sz="0" w:space="0" w:color="auto"/>
        <w:bottom w:val="none" w:sz="0" w:space="0" w:color="auto"/>
        <w:right w:val="none" w:sz="0" w:space="0" w:color="auto"/>
      </w:divBdr>
    </w:div>
    <w:div w:id="824781872">
      <w:bodyDiv w:val="1"/>
      <w:marLeft w:val="0"/>
      <w:marRight w:val="0"/>
      <w:marTop w:val="0"/>
      <w:marBottom w:val="0"/>
      <w:divBdr>
        <w:top w:val="none" w:sz="0" w:space="0" w:color="auto"/>
        <w:left w:val="none" w:sz="0" w:space="0" w:color="auto"/>
        <w:bottom w:val="none" w:sz="0" w:space="0" w:color="auto"/>
        <w:right w:val="none" w:sz="0" w:space="0" w:color="auto"/>
      </w:divBdr>
    </w:div>
    <w:div w:id="824933061">
      <w:bodyDiv w:val="1"/>
      <w:marLeft w:val="0"/>
      <w:marRight w:val="0"/>
      <w:marTop w:val="0"/>
      <w:marBottom w:val="0"/>
      <w:divBdr>
        <w:top w:val="none" w:sz="0" w:space="0" w:color="auto"/>
        <w:left w:val="none" w:sz="0" w:space="0" w:color="auto"/>
        <w:bottom w:val="none" w:sz="0" w:space="0" w:color="auto"/>
        <w:right w:val="none" w:sz="0" w:space="0" w:color="auto"/>
      </w:divBdr>
    </w:div>
    <w:div w:id="825170303">
      <w:bodyDiv w:val="1"/>
      <w:marLeft w:val="0"/>
      <w:marRight w:val="0"/>
      <w:marTop w:val="0"/>
      <w:marBottom w:val="0"/>
      <w:divBdr>
        <w:top w:val="none" w:sz="0" w:space="0" w:color="auto"/>
        <w:left w:val="none" w:sz="0" w:space="0" w:color="auto"/>
        <w:bottom w:val="none" w:sz="0" w:space="0" w:color="auto"/>
        <w:right w:val="none" w:sz="0" w:space="0" w:color="auto"/>
      </w:divBdr>
    </w:div>
    <w:div w:id="825559715">
      <w:bodyDiv w:val="1"/>
      <w:marLeft w:val="0"/>
      <w:marRight w:val="0"/>
      <w:marTop w:val="0"/>
      <w:marBottom w:val="0"/>
      <w:divBdr>
        <w:top w:val="none" w:sz="0" w:space="0" w:color="auto"/>
        <w:left w:val="none" w:sz="0" w:space="0" w:color="auto"/>
        <w:bottom w:val="none" w:sz="0" w:space="0" w:color="auto"/>
        <w:right w:val="none" w:sz="0" w:space="0" w:color="auto"/>
      </w:divBdr>
    </w:div>
    <w:div w:id="826046701">
      <w:bodyDiv w:val="1"/>
      <w:marLeft w:val="0"/>
      <w:marRight w:val="0"/>
      <w:marTop w:val="0"/>
      <w:marBottom w:val="0"/>
      <w:divBdr>
        <w:top w:val="none" w:sz="0" w:space="0" w:color="auto"/>
        <w:left w:val="none" w:sz="0" w:space="0" w:color="auto"/>
        <w:bottom w:val="none" w:sz="0" w:space="0" w:color="auto"/>
        <w:right w:val="none" w:sz="0" w:space="0" w:color="auto"/>
      </w:divBdr>
    </w:div>
    <w:div w:id="826170237">
      <w:bodyDiv w:val="1"/>
      <w:marLeft w:val="0"/>
      <w:marRight w:val="0"/>
      <w:marTop w:val="0"/>
      <w:marBottom w:val="0"/>
      <w:divBdr>
        <w:top w:val="none" w:sz="0" w:space="0" w:color="auto"/>
        <w:left w:val="none" w:sz="0" w:space="0" w:color="auto"/>
        <w:bottom w:val="none" w:sz="0" w:space="0" w:color="auto"/>
        <w:right w:val="none" w:sz="0" w:space="0" w:color="auto"/>
      </w:divBdr>
    </w:div>
    <w:div w:id="826281790">
      <w:bodyDiv w:val="1"/>
      <w:marLeft w:val="0"/>
      <w:marRight w:val="0"/>
      <w:marTop w:val="0"/>
      <w:marBottom w:val="0"/>
      <w:divBdr>
        <w:top w:val="none" w:sz="0" w:space="0" w:color="auto"/>
        <w:left w:val="none" w:sz="0" w:space="0" w:color="auto"/>
        <w:bottom w:val="none" w:sz="0" w:space="0" w:color="auto"/>
        <w:right w:val="none" w:sz="0" w:space="0" w:color="auto"/>
      </w:divBdr>
    </w:div>
    <w:div w:id="826287123">
      <w:bodyDiv w:val="1"/>
      <w:marLeft w:val="0"/>
      <w:marRight w:val="0"/>
      <w:marTop w:val="0"/>
      <w:marBottom w:val="0"/>
      <w:divBdr>
        <w:top w:val="none" w:sz="0" w:space="0" w:color="auto"/>
        <w:left w:val="none" w:sz="0" w:space="0" w:color="auto"/>
        <w:bottom w:val="none" w:sz="0" w:space="0" w:color="auto"/>
        <w:right w:val="none" w:sz="0" w:space="0" w:color="auto"/>
      </w:divBdr>
    </w:div>
    <w:div w:id="827017956">
      <w:bodyDiv w:val="1"/>
      <w:marLeft w:val="0"/>
      <w:marRight w:val="0"/>
      <w:marTop w:val="0"/>
      <w:marBottom w:val="0"/>
      <w:divBdr>
        <w:top w:val="none" w:sz="0" w:space="0" w:color="auto"/>
        <w:left w:val="none" w:sz="0" w:space="0" w:color="auto"/>
        <w:bottom w:val="none" w:sz="0" w:space="0" w:color="auto"/>
        <w:right w:val="none" w:sz="0" w:space="0" w:color="auto"/>
      </w:divBdr>
    </w:div>
    <w:div w:id="827132459">
      <w:bodyDiv w:val="1"/>
      <w:marLeft w:val="0"/>
      <w:marRight w:val="0"/>
      <w:marTop w:val="0"/>
      <w:marBottom w:val="0"/>
      <w:divBdr>
        <w:top w:val="none" w:sz="0" w:space="0" w:color="auto"/>
        <w:left w:val="none" w:sz="0" w:space="0" w:color="auto"/>
        <w:bottom w:val="none" w:sz="0" w:space="0" w:color="auto"/>
        <w:right w:val="none" w:sz="0" w:space="0" w:color="auto"/>
      </w:divBdr>
    </w:div>
    <w:div w:id="827786352">
      <w:bodyDiv w:val="1"/>
      <w:marLeft w:val="0"/>
      <w:marRight w:val="0"/>
      <w:marTop w:val="0"/>
      <w:marBottom w:val="0"/>
      <w:divBdr>
        <w:top w:val="none" w:sz="0" w:space="0" w:color="auto"/>
        <w:left w:val="none" w:sz="0" w:space="0" w:color="auto"/>
        <w:bottom w:val="none" w:sz="0" w:space="0" w:color="auto"/>
        <w:right w:val="none" w:sz="0" w:space="0" w:color="auto"/>
      </w:divBdr>
    </w:div>
    <w:div w:id="828055201">
      <w:bodyDiv w:val="1"/>
      <w:marLeft w:val="0"/>
      <w:marRight w:val="0"/>
      <w:marTop w:val="0"/>
      <w:marBottom w:val="0"/>
      <w:divBdr>
        <w:top w:val="none" w:sz="0" w:space="0" w:color="auto"/>
        <w:left w:val="none" w:sz="0" w:space="0" w:color="auto"/>
        <w:bottom w:val="none" w:sz="0" w:space="0" w:color="auto"/>
        <w:right w:val="none" w:sz="0" w:space="0" w:color="auto"/>
      </w:divBdr>
    </w:div>
    <w:div w:id="828906465">
      <w:bodyDiv w:val="1"/>
      <w:marLeft w:val="0"/>
      <w:marRight w:val="0"/>
      <w:marTop w:val="0"/>
      <w:marBottom w:val="0"/>
      <w:divBdr>
        <w:top w:val="none" w:sz="0" w:space="0" w:color="auto"/>
        <w:left w:val="none" w:sz="0" w:space="0" w:color="auto"/>
        <w:bottom w:val="none" w:sz="0" w:space="0" w:color="auto"/>
        <w:right w:val="none" w:sz="0" w:space="0" w:color="auto"/>
      </w:divBdr>
    </w:div>
    <w:div w:id="828985717">
      <w:bodyDiv w:val="1"/>
      <w:marLeft w:val="0"/>
      <w:marRight w:val="0"/>
      <w:marTop w:val="0"/>
      <w:marBottom w:val="0"/>
      <w:divBdr>
        <w:top w:val="none" w:sz="0" w:space="0" w:color="auto"/>
        <w:left w:val="none" w:sz="0" w:space="0" w:color="auto"/>
        <w:bottom w:val="none" w:sz="0" w:space="0" w:color="auto"/>
        <w:right w:val="none" w:sz="0" w:space="0" w:color="auto"/>
      </w:divBdr>
    </w:div>
    <w:div w:id="829102637">
      <w:bodyDiv w:val="1"/>
      <w:marLeft w:val="0"/>
      <w:marRight w:val="0"/>
      <w:marTop w:val="0"/>
      <w:marBottom w:val="0"/>
      <w:divBdr>
        <w:top w:val="none" w:sz="0" w:space="0" w:color="auto"/>
        <w:left w:val="none" w:sz="0" w:space="0" w:color="auto"/>
        <w:bottom w:val="none" w:sz="0" w:space="0" w:color="auto"/>
        <w:right w:val="none" w:sz="0" w:space="0" w:color="auto"/>
      </w:divBdr>
    </w:div>
    <w:div w:id="829177165">
      <w:bodyDiv w:val="1"/>
      <w:marLeft w:val="0"/>
      <w:marRight w:val="0"/>
      <w:marTop w:val="0"/>
      <w:marBottom w:val="0"/>
      <w:divBdr>
        <w:top w:val="none" w:sz="0" w:space="0" w:color="auto"/>
        <w:left w:val="none" w:sz="0" w:space="0" w:color="auto"/>
        <w:bottom w:val="none" w:sz="0" w:space="0" w:color="auto"/>
        <w:right w:val="none" w:sz="0" w:space="0" w:color="auto"/>
      </w:divBdr>
    </w:div>
    <w:div w:id="829248098">
      <w:bodyDiv w:val="1"/>
      <w:marLeft w:val="0"/>
      <w:marRight w:val="0"/>
      <w:marTop w:val="0"/>
      <w:marBottom w:val="0"/>
      <w:divBdr>
        <w:top w:val="none" w:sz="0" w:space="0" w:color="auto"/>
        <w:left w:val="none" w:sz="0" w:space="0" w:color="auto"/>
        <w:bottom w:val="none" w:sz="0" w:space="0" w:color="auto"/>
        <w:right w:val="none" w:sz="0" w:space="0" w:color="auto"/>
      </w:divBdr>
    </w:div>
    <w:div w:id="829253576">
      <w:bodyDiv w:val="1"/>
      <w:marLeft w:val="0"/>
      <w:marRight w:val="0"/>
      <w:marTop w:val="0"/>
      <w:marBottom w:val="0"/>
      <w:divBdr>
        <w:top w:val="none" w:sz="0" w:space="0" w:color="auto"/>
        <w:left w:val="none" w:sz="0" w:space="0" w:color="auto"/>
        <w:bottom w:val="none" w:sz="0" w:space="0" w:color="auto"/>
        <w:right w:val="none" w:sz="0" w:space="0" w:color="auto"/>
      </w:divBdr>
    </w:div>
    <w:div w:id="829298093">
      <w:bodyDiv w:val="1"/>
      <w:marLeft w:val="0"/>
      <w:marRight w:val="0"/>
      <w:marTop w:val="0"/>
      <w:marBottom w:val="0"/>
      <w:divBdr>
        <w:top w:val="none" w:sz="0" w:space="0" w:color="auto"/>
        <w:left w:val="none" w:sz="0" w:space="0" w:color="auto"/>
        <w:bottom w:val="none" w:sz="0" w:space="0" w:color="auto"/>
        <w:right w:val="none" w:sz="0" w:space="0" w:color="auto"/>
      </w:divBdr>
    </w:div>
    <w:div w:id="829370445">
      <w:bodyDiv w:val="1"/>
      <w:marLeft w:val="0"/>
      <w:marRight w:val="0"/>
      <w:marTop w:val="0"/>
      <w:marBottom w:val="0"/>
      <w:divBdr>
        <w:top w:val="none" w:sz="0" w:space="0" w:color="auto"/>
        <w:left w:val="none" w:sz="0" w:space="0" w:color="auto"/>
        <w:bottom w:val="none" w:sz="0" w:space="0" w:color="auto"/>
        <w:right w:val="none" w:sz="0" w:space="0" w:color="auto"/>
      </w:divBdr>
    </w:div>
    <w:div w:id="829562733">
      <w:bodyDiv w:val="1"/>
      <w:marLeft w:val="0"/>
      <w:marRight w:val="0"/>
      <w:marTop w:val="0"/>
      <w:marBottom w:val="0"/>
      <w:divBdr>
        <w:top w:val="none" w:sz="0" w:space="0" w:color="auto"/>
        <w:left w:val="none" w:sz="0" w:space="0" w:color="auto"/>
        <w:bottom w:val="none" w:sz="0" w:space="0" w:color="auto"/>
        <w:right w:val="none" w:sz="0" w:space="0" w:color="auto"/>
      </w:divBdr>
    </w:div>
    <w:div w:id="829710834">
      <w:bodyDiv w:val="1"/>
      <w:marLeft w:val="0"/>
      <w:marRight w:val="0"/>
      <w:marTop w:val="0"/>
      <w:marBottom w:val="0"/>
      <w:divBdr>
        <w:top w:val="none" w:sz="0" w:space="0" w:color="auto"/>
        <w:left w:val="none" w:sz="0" w:space="0" w:color="auto"/>
        <w:bottom w:val="none" w:sz="0" w:space="0" w:color="auto"/>
        <w:right w:val="none" w:sz="0" w:space="0" w:color="auto"/>
      </w:divBdr>
      <w:divsChild>
        <w:div w:id="503478488">
          <w:marLeft w:val="0"/>
          <w:marRight w:val="0"/>
          <w:marTop w:val="0"/>
          <w:marBottom w:val="0"/>
          <w:divBdr>
            <w:top w:val="none" w:sz="0" w:space="0" w:color="auto"/>
            <w:left w:val="none" w:sz="0" w:space="0" w:color="auto"/>
            <w:bottom w:val="none" w:sz="0" w:space="0" w:color="auto"/>
            <w:right w:val="none" w:sz="0" w:space="0" w:color="auto"/>
          </w:divBdr>
          <w:divsChild>
            <w:div w:id="485827844">
              <w:marLeft w:val="0"/>
              <w:marRight w:val="0"/>
              <w:marTop w:val="0"/>
              <w:marBottom w:val="0"/>
              <w:divBdr>
                <w:top w:val="none" w:sz="0" w:space="0" w:color="auto"/>
                <w:left w:val="none" w:sz="0" w:space="0" w:color="auto"/>
                <w:bottom w:val="none" w:sz="0" w:space="0" w:color="auto"/>
                <w:right w:val="none" w:sz="0" w:space="0" w:color="auto"/>
              </w:divBdr>
            </w:div>
          </w:divsChild>
        </w:div>
        <w:div w:id="1932424901">
          <w:marLeft w:val="0"/>
          <w:marRight w:val="0"/>
          <w:marTop w:val="0"/>
          <w:marBottom w:val="0"/>
          <w:divBdr>
            <w:top w:val="none" w:sz="0" w:space="0" w:color="auto"/>
            <w:left w:val="none" w:sz="0" w:space="0" w:color="auto"/>
            <w:bottom w:val="none" w:sz="0" w:space="0" w:color="auto"/>
            <w:right w:val="none" w:sz="0" w:space="0" w:color="auto"/>
          </w:divBdr>
          <w:divsChild>
            <w:div w:id="161520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713039">
      <w:bodyDiv w:val="1"/>
      <w:marLeft w:val="0"/>
      <w:marRight w:val="0"/>
      <w:marTop w:val="0"/>
      <w:marBottom w:val="0"/>
      <w:divBdr>
        <w:top w:val="none" w:sz="0" w:space="0" w:color="auto"/>
        <w:left w:val="none" w:sz="0" w:space="0" w:color="auto"/>
        <w:bottom w:val="none" w:sz="0" w:space="0" w:color="auto"/>
        <w:right w:val="none" w:sz="0" w:space="0" w:color="auto"/>
      </w:divBdr>
    </w:div>
    <w:div w:id="830175275">
      <w:bodyDiv w:val="1"/>
      <w:marLeft w:val="0"/>
      <w:marRight w:val="0"/>
      <w:marTop w:val="0"/>
      <w:marBottom w:val="0"/>
      <w:divBdr>
        <w:top w:val="none" w:sz="0" w:space="0" w:color="auto"/>
        <w:left w:val="none" w:sz="0" w:space="0" w:color="auto"/>
        <w:bottom w:val="none" w:sz="0" w:space="0" w:color="auto"/>
        <w:right w:val="none" w:sz="0" w:space="0" w:color="auto"/>
      </w:divBdr>
    </w:div>
    <w:div w:id="830217472">
      <w:bodyDiv w:val="1"/>
      <w:marLeft w:val="0"/>
      <w:marRight w:val="0"/>
      <w:marTop w:val="0"/>
      <w:marBottom w:val="0"/>
      <w:divBdr>
        <w:top w:val="none" w:sz="0" w:space="0" w:color="auto"/>
        <w:left w:val="none" w:sz="0" w:space="0" w:color="auto"/>
        <w:bottom w:val="none" w:sz="0" w:space="0" w:color="auto"/>
        <w:right w:val="none" w:sz="0" w:space="0" w:color="auto"/>
      </w:divBdr>
    </w:div>
    <w:div w:id="830291813">
      <w:bodyDiv w:val="1"/>
      <w:marLeft w:val="0"/>
      <w:marRight w:val="0"/>
      <w:marTop w:val="0"/>
      <w:marBottom w:val="0"/>
      <w:divBdr>
        <w:top w:val="none" w:sz="0" w:space="0" w:color="auto"/>
        <w:left w:val="none" w:sz="0" w:space="0" w:color="auto"/>
        <w:bottom w:val="none" w:sz="0" w:space="0" w:color="auto"/>
        <w:right w:val="none" w:sz="0" w:space="0" w:color="auto"/>
      </w:divBdr>
    </w:div>
    <w:div w:id="830754673">
      <w:bodyDiv w:val="1"/>
      <w:marLeft w:val="0"/>
      <w:marRight w:val="0"/>
      <w:marTop w:val="0"/>
      <w:marBottom w:val="0"/>
      <w:divBdr>
        <w:top w:val="none" w:sz="0" w:space="0" w:color="auto"/>
        <w:left w:val="none" w:sz="0" w:space="0" w:color="auto"/>
        <w:bottom w:val="none" w:sz="0" w:space="0" w:color="auto"/>
        <w:right w:val="none" w:sz="0" w:space="0" w:color="auto"/>
      </w:divBdr>
    </w:div>
    <w:div w:id="830800020">
      <w:bodyDiv w:val="1"/>
      <w:marLeft w:val="0"/>
      <w:marRight w:val="0"/>
      <w:marTop w:val="0"/>
      <w:marBottom w:val="0"/>
      <w:divBdr>
        <w:top w:val="none" w:sz="0" w:space="0" w:color="auto"/>
        <w:left w:val="none" w:sz="0" w:space="0" w:color="auto"/>
        <w:bottom w:val="none" w:sz="0" w:space="0" w:color="auto"/>
        <w:right w:val="none" w:sz="0" w:space="0" w:color="auto"/>
      </w:divBdr>
    </w:div>
    <w:div w:id="831215806">
      <w:bodyDiv w:val="1"/>
      <w:marLeft w:val="0"/>
      <w:marRight w:val="0"/>
      <w:marTop w:val="0"/>
      <w:marBottom w:val="0"/>
      <w:divBdr>
        <w:top w:val="none" w:sz="0" w:space="0" w:color="auto"/>
        <w:left w:val="none" w:sz="0" w:space="0" w:color="auto"/>
        <w:bottom w:val="none" w:sz="0" w:space="0" w:color="auto"/>
        <w:right w:val="none" w:sz="0" w:space="0" w:color="auto"/>
      </w:divBdr>
    </w:div>
    <w:div w:id="831799955">
      <w:bodyDiv w:val="1"/>
      <w:marLeft w:val="0"/>
      <w:marRight w:val="0"/>
      <w:marTop w:val="0"/>
      <w:marBottom w:val="0"/>
      <w:divBdr>
        <w:top w:val="none" w:sz="0" w:space="0" w:color="auto"/>
        <w:left w:val="none" w:sz="0" w:space="0" w:color="auto"/>
        <w:bottom w:val="none" w:sz="0" w:space="0" w:color="auto"/>
        <w:right w:val="none" w:sz="0" w:space="0" w:color="auto"/>
      </w:divBdr>
    </w:div>
    <w:div w:id="832529303">
      <w:bodyDiv w:val="1"/>
      <w:marLeft w:val="0"/>
      <w:marRight w:val="0"/>
      <w:marTop w:val="0"/>
      <w:marBottom w:val="0"/>
      <w:divBdr>
        <w:top w:val="none" w:sz="0" w:space="0" w:color="auto"/>
        <w:left w:val="none" w:sz="0" w:space="0" w:color="auto"/>
        <w:bottom w:val="none" w:sz="0" w:space="0" w:color="auto"/>
        <w:right w:val="none" w:sz="0" w:space="0" w:color="auto"/>
      </w:divBdr>
    </w:div>
    <w:div w:id="832530989">
      <w:bodyDiv w:val="1"/>
      <w:marLeft w:val="0"/>
      <w:marRight w:val="0"/>
      <w:marTop w:val="0"/>
      <w:marBottom w:val="0"/>
      <w:divBdr>
        <w:top w:val="none" w:sz="0" w:space="0" w:color="auto"/>
        <w:left w:val="none" w:sz="0" w:space="0" w:color="auto"/>
        <w:bottom w:val="none" w:sz="0" w:space="0" w:color="auto"/>
        <w:right w:val="none" w:sz="0" w:space="0" w:color="auto"/>
      </w:divBdr>
    </w:div>
    <w:div w:id="832717827">
      <w:bodyDiv w:val="1"/>
      <w:marLeft w:val="0"/>
      <w:marRight w:val="0"/>
      <w:marTop w:val="0"/>
      <w:marBottom w:val="0"/>
      <w:divBdr>
        <w:top w:val="none" w:sz="0" w:space="0" w:color="auto"/>
        <w:left w:val="none" w:sz="0" w:space="0" w:color="auto"/>
        <w:bottom w:val="none" w:sz="0" w:space="0" w:color="auto"/>
        <w:right w:val="none" w:sz="0" w:space="0" w:color="auto"/>
      </w:divBdr>
    </w:div>
    <w:div w:id="833298385">
      <w:bodyDiv w:val="1"/>
      <w:marLeft w:val="0"/>
      <w:marRight w:val="0"/>
      <w:marTop w:val="0"/>
      <w:marBottom w:val="0"/>
      <w:divBdr>
        <w:top w:val="none" w:sz="0" w:space="0" w:color="auto"/>
        <w:left w:val="none" w:sz="0" w:space="0" w:color="auto"/>
        <w:bottom w:val="none" w:sz="0" w:space="0" w:color="auto"/>
        <w:right w:val="none" w:sz="0" w:space="0" w:color="auto"/>
      </w:divBdr>
    </w:div>
    <w:div w:id="833574266">
      <w:bodyDiv w:val="1"/>
      <w:marLeft w:val="0"/>
      <w:marRight w:val="0"/>
      <w:marTop w:val="0"/>
      <w:marBottom w:val="0"/>
      <w:divBdr>
        <w:top w:val="none" w:sz="0" w:space="0" w:color="auto"/>
        <w:left w:val="none" w:sz="0" w:space="0" w:color="auto"/>
        <w:bottom w:val="none" w:sz="0" w:space="0" w:color="auto"/>
        <w:right w:val="none" w:sz="0" w:space="0" w:color="auto"/>
      </w:divBdr>
    </w:div>
    <w:div w:id="834416023">
      <w:bodyDiv w:val="1"/>
      <w:marLeft w:val="0"/>
      <w:marRight w:val="0"/>
      <w:marTop w:val="0"/>
      <w:marBottom w:val="0"/>
      <w:divBdr>
        <w:top w:val="none" w:sz="0" w:space="0" w:color="auto"/>
        <w:left w:val="none" w:sz="0" w:space="0" w:color="auto"/>
        <w:bottom w:val="none" w:sz="0" w:space="0" w:color="auto"/>
        <w:right w:val="none" w:sz="0" w:space="0" w:color="auto"/>
      </w:divBdr>
    </w:div>
    <w:div w:id="834421024">
      <w:bodyDiv w:val="1"/>
      <w:marLeft w:val="0"/>
      <w:marRight w:val="0"/>
      <w:marTop w:val="0"/>
      <w:marBottom w:val="0"/>
      <w:divBdr>
        <w:top w:val="none" w:sz="0" w:space="0" w:color="auto"/>
        <w:left w:val="none" w:sz="0" w:space="0" w:color="auto"/>
        <w:bottom w:val="none" w:sz="0" w:space="0" w:color="auto"/>
        <w:right w:val="none" w:sz="0" w:space="0" w:color="auto"/>
      </w:divBdr>
    </w:div>
    <w:div w:id="834802441">
      <w:bodyDiv w:val="1"/>
      <w:marLeft w:val="0"/>
      <w:marRight w:val="0"/>
      <w:marTop w:val="0"/>
      <w:marBottom w:val="0"/>
      <w:divBdr>
        <w:top w:val="none" w:sz="0" w:space="0" w:color="auto"/>
        <w:left w:val="none" w:sz="0" w:space="0" w:color="auto"/>
        <w:bottom w:val="none" w:sz="0" w:space="0" w:color="auto"/>
        <w:right w:val="none" w:sz="0" w:space="0" w:color="auto"/>
      </w:divBdr>
    </w:div>
    <w:div w:id="835460522">
      <w:bodyDiv w:val="1"/>
      <w:marLeft w:val="0"/>
      <w:marRight w:val="0"/>
      <w:marTop w:val="0"/>
      <w:marBottom w:val="0"/>
      <w:divBdr>
        <w:top w:val="none" w:sz="0" w:space="0" w:color="auto"/>
        <w:left w:val="none" w:sz="0" w:space="0" w:color="auto"/>
        <w:bottom w:val="none" w:sz="0" w:space="0" w:color="auto"/>
        <w:right w:val="none" w:sz="0" w:space="0" w:color="auto"/>
      </w:divBdr>
    </w:div>
    <w:div w:id="835609923">
      <w:bodyDiv w:val="1"/>
      <w:marLeft w:val="0"/>
      <w:marRight w:val="0"/>
      <w:marTop w:val="0"/>
      <w:marBottom w:val="0"/>
      <w:divBdr>
        <w:top w:val="none" w:sz="0" w:space="0" w:color="auto"/>
        <w:left w:val="none" w:sz="0" w:space="0" w:color="auto"/>
        <w:bottom w:val="none" w:sz="0" w:space="0" w:color="auto"/>
        <w:right w:val="none" w:sz="0" w:space="0" w:color="auto"/>
      </w:divBdr>
    </w:div>
    <w:div w:id="835800271">
      <w:bodyDiv w:val="1"/>
      <w:marLeft w:val="0"/>
      <w:marRight w:val="0"/>
      <w:marTop w:val="0"/>
      <w:marBottom w:val="0"/>
      <w:divBdr>
        <w:top w:val="none" w:sz="0" w:space="0" w:color="auto"/>
        <w:left w:val="none" w:sz="0" w:space="0" w:color="auto"/>
        <w:bottom w:val="none" w:sz="0" w:space="0" w:color="auto"/>
        <w:right w:val="none" w:sz="0" w:space="0" w:color="auto"/>
      </w:divBdr>
    </w:div>
    <w:div w:id="836043437">
      <w:bodyDiv w:val="1"/>
      <w:marLeft w:val="0"/>
      <w:marRight w:val="0"/>
      <w:marTop w:val="0"/>
      <w:marBottom w:val="0"/>
      <w:divBdr>
        <w:top w:val="none" w:sz="0" w:space="0" w:color="auto"/>
        <w:left w:val="none" w:sz="0" w:space="0" w:color="auto"/>
        <w:bottom w:val="none" w:sz="0" w:space="0" w:color="auto"/>
        <w:right w:val="none" w:sz="0" w:space="0" w:color="auto"/>
      </w:divBdr>
    </w:div>
    <w:div w:id="836265370">
      <w:bodyDiv w:val="1"/>
      <w:marLeft w:val="0"/>
      <w:marRight w:val="0"/>
      <w:marTop w:val="0"/>
      <w:marBottom w:val="0"/>
      <w:divBdr>
        <w:top w:val="none" w:sz="0" w:space="0" w:color="auto"/>
        <w:left w:val="none" w:sz="0" w:space="0" w:color="auto"/>
        <w:bottom w:val="none" w:sz="0" w:space="0" w:color="auto"/>
        <w:right w:val="none" w:sz="0" w:space="0" w:color="auto"/>
      </w:divBdr>
    </w:div>
    <w:div w:id="836723669">
      <w:bodyDiv w:val="1"/>
      <w:marLeft w:val="0"/>
      <w:marRight w:val="0"/>
      <w:marTop w:val="0"/>
      <w:marBottom w:val="0"/>
      <w:divBdr>
        <w:top w:val="none" w:sz="0" w:space="0" w:color="auto"/>
        <w:left w:val="none" w:sz="0" w:space="0" w:color="auto"/>
        <w:bottom w:val="none" w:sz="0" w:space="0" w:color="auto"/>
        <w:right w:val="none" w:sz="0" w:space="0" w:color="auto"/>
      </w:divBdr>
    </w:div>
    <w:div w:id="837770474">
      <w:bodyDiv w:val="1"/>
      <w:marLeft w:val="0"/>
      <w:marRight w:val="0"/>
      <w:marTop w:val="0"/>
      <w:marBottom w:val="0"/>
      <w:divBdr>
        <w:top w:val="none" w:sz="0" w:space="0" w:color="auto"/>
        <w:left w:val="none" w:sz="0" w:space="0" w:color="auto"/>
        <w:bottom w:val="none" w:sz="0" w:space="0" w:color="auto"/>
        <w:right w:val="none" w:sz="0" w:space="0" w:color="auto"/>
      </w:divBdr>
    </w:div>
    <w:div w:id="838231803">
      <w:bodyDiv w:val="1"/>
      <w:marLeft w:val="0"/>
      <w:marRight w:val="0"/>
      <w:marTop w:val="0"/>
      <w:marBottom w:val="0"/>
      <w:divBdr>
        <w:top w:val="none" w:sz="0" w:space="0" w:color="auto"/>
        <w:left w:val="none" w:sz="0" w:space="0" w:color="auto"/>
        <w:bottom w:val="none" w:sz="0" w:space="0" w:color="auto"/>
        <w:right w:val="none" w:sz="0" w:space="0" w:color="auto"/>
      </w:divBdr>
    </w:div>
    <w:div w:id="838427559">
      <w:bodyDiv w:val="1"/>
      <w:marLeft w:val="0"/>
      <w:marRight w:val="0"/>
      <w:marTop w:val="0"/>
      <w:marBottom w:val="0"/>
      <w:divBdr>
        <w:top w:val="none" w:sz="0" w:space="0" w:color="auto"/>
        <w:left w:val="none" w:sz="0" w:space="0" w:color="auto"/>
        <w:bottom w:val="none" w:sz="0" w:space="0" w:color="auto"/>
        <w:right w:val="none" w:sz="0" w:space="0" w:color="auto"/>
      </w:divBdr>
    </w:div>
    <w:div w:id="838735702">
      <w:bodyDiv w:val="1"/>
      <w:marLeft w:val="0"/>
      <w:marRight w:val="0"/>
      <w:marTop w:val="0"/>
      <w:marBottom w:val="0"/>
      <w:divBdr>
        <w:top w:val="none" w:sz="0" w:space="0" w:color="auto"/>
        <w:left w:val="none" w:sz="0" w:space="0" w:color="auto"/>
        <w:bottom w:val="none" w:sz="0" w:space="0" w:color="auto"/>
        <w:right w:val="none" w:sz="0" w:space="0" w:color="auto"/>
      </w:divBdr>
    </w:div>
    <w:div w:id="838740042">
      <w:bodyDiv w:val="1"/>
      <w:marLeft w:val="0"/>
      <w:marRight w:val="0"/>
      <w:marTop w:val="0"/>
      <w:marBottom w:val="0"/>
      <w:divBdr>
        <w:top w:val="none" w:sz="0" w:space="0" w:color="auto"/>
        <w:left w:val="none" w:sz="0" w:space="0" w:color="auto"/>
        <w:bottom w:val="none" w:sz="0" w:space="0" w:color="auto"/>
        <w:right w:val="none" w:sz="0" w:space="0" w:color="auto"/>
      </w:divBdr>
    </w:div>
    <w:div w:id="839000345">
      <w:bodyDiv w:val="1"/>
      <w:marLeft w:val="0"/>
      <w:marRight w:val="0"/>
      <w:marTop w:val="0"/>
      <w:marBottom w:val="0"/>
      <w:divBdr>
        <w:top w:val="none" w:sz="0" w:space="0" w:color="auto"/>
        <w:left w:val="none" w:sz="0" w:space="0" w:color="auto"/>
        <w:bottom w:val="none" w:sz="0" w:space="0" w:color="auto"/>
        <w:right w:val="none" w:sz="0" w:space="0" w:color="auto"/>
      </w:divBdr>
    </w:div>
    <w:div w:id="839658957">
      <w:bodyDiv w:val="1"/>
      <w:marLeft w:val="0"/>
      <w:marRight w:val="0"/>
      <w:marTop w:val="0"/>
      <w:marBottom w:val="0"/>
      <w:divBdr>
        <w:top w:val="none" w:sz="0" w:space="0" w:color="auto"/>
        <w:left w:val="none" w:sz="0" w:space="0" w:color="auto"/>
        <w:bottom w:val="none" w:sz="0" w:space="0" w:color="auto"/>
        <w:right w:val="none" w:sz="0" w:space="0" w:color="auto"/>
      </w:divBdr>
    </w:div>
    <w:div w:id="840849519">
      <w:bodyDiv w:val="1"/>
      <w:marLeft w:val="0"/>
      <w:marRight w:val="0"/>
      <w:marTop w:val="0"/>
      <w:marBottom w:val="0"/>
      <w:divBdr>
        <w:top w:val="none" w:sz="0" w:space="0" w:color="auto"/>
        <w:left w:val="none" w:sz="0" w:space="0" w:color="auto"/>
        <w:bottom w:val="none" w:sz="0" w:space="0" w:color="auto"/>
        <w:right w:val="none" w:sz="0" w:space="0" w:color="auto"/>
      </w:divBdr>
    </w:div>
    <w:div w:id="841505496">
      <w:bodyDiv w:val="1"/>
      <w:marLeft w:val="0"/>
      <w:marRight w:val="0"/>
      <w:marTop w:val="0"/>
      <w:marBottom w:val="0"/>
      <w:divBdr>
        <w:top w:val="none" w:sz="0" w:space="0" w:color="auto"/>
        <w:left w:val="none" w:sz="0" w:space="0" w:color="auto"/>
        <w:bottom w:val="none" w:sz="0" w:space="0" w:color="auto"/>
        <w:right w:val="none" w:sz="0" w:space="0" w:color="auto"/>
      </w:divBdr>
    </w:div>
    <w:div w:id="841822115">
      <w:bodyDiv w:val="1"/>
      <w:marLeft w:val="0"/>
      <w:marRight w:val="0"/>
      <w:marTop w:val="0"/>
      <w:marBottom w:val="0"/>
      <w:divBdr>
        <w:top w:val="none" w:sz="0" w:space="0" w:color="auto"/>
        <w:left w:val="none" w:sz="0" w:space="0" w:color="auto"/>
        <w:bottom w:val="none" w:sz="0" w:space="0" w:color="auto"/>
        <w:right w:val="none" w:sz="0" w:space="0" w:color="auto"/>
      </w:divBdr>
    </w:div>
    <w:div w:id="842089016">
      <w:bodyDiv w:val="1"/>
      <w:marLeft w:val="0"/>
      <w:marRight w:val="0"/>
      <w:marTop w:val="0"/>
      <w:marBottom w:val="0"/>
      <w:divBdr>
        <w:top w:val="none" w:sz="0" w:space="0" w:color="auto"/>
        <w:left w:val="none" w:sz="0" w:space="0" w:color="auto"/>
        <w:bottom w:val="none" w:sz="0" w:space="0" w:color="auto"/>
        <w:right w:val="none" w:sz="0" w:space="0" w:color="auto"/>
      </w:divBdr>
    </w:div>
    <w:div w:id="842550394">
      <w:bodyDiv w:val="1"/>
      <w:marLeft w:val="0"/>
      <w:marRight w:val="0"/>
      <w:marTop w:val="0"/>
      <w:marBottom w:val="0"/>
      <w:divBdr>
        <w:top w:val="none" w:sz="0" w:space="0" w:color="auto"/>
        <w:left w:val="none" w:sz="0" w:space="0" w:color="auto"/>
        <w:bottom w:val="none" w:sz="0" w:space="0" w:color="auto"/>
        <w:right w:val="none" w:sz="0" w:space="0" w:color="auto"/>
      </w:divBdr>
    </w:div>
    <w:div w:id="843475046">
      <w:bodyDiv w:val="1"/>
      <w:marLeft w:val="0"/>
      <w:marRight w:val="0"/>
      <w:marTop w:val="0"/>
      <w:marBottom w:val="0"/>
      <w:divBdr>
        <w:top w:val="none" w:sz="0" w:space="0" w:color="auto"/>
        <w:left w:val="none" w:sz="0" w:space="0" w:color="auto"/>
        <w:bottom w:val="none" w:sz="0" w:space="0" w:color="auto"/>
        <w:right w:val="none" w:sz="0" w:space="0" w:color="auto"/>
      </w:divBdr>
    </w:div>
    <w:div w:id="843589917">
      <w:bodyDiv w:val="1"/>
      <w:marLeft w:val="0"/>
      <w:marRight w:val="0"/>
      <w:marTop w:val="0"/>
      <w:marBottom w:val="0"/>
      <w:divBdr>
        <w:top w:val="none" w:sz="0" w:space="0" w:color="auto"/>
        <w:left w:val="none" w:sz="0" w:space="0" w:color="auto"/>
        <w:bottom w:val="none" w:sz="0" w:space="0" w:color="auto"/>
        <w:right w:val="none" w:sz="0" w:space="0" w:color="auto"/>
      </w:divBdr>
    </w:div>
    <w:div w:id="844369915">
      <w:bodyDiv w:val="1"/>
      <w:marLeft w:val="0"/>
      <w:marRight w:val="0"/>
      <w:marTop w:val="0"/>
      <w:marBottom w:val="0"/>
      <w:divBdr>
        <w:top w:val="none" w:sz="0" w:space="0" w:color="auto"/>
        <w:left w:val="none" w:sz="0" w:space="0" w:color="auto"/>
        <w:bottom w:val="none" w:sz="0" w:space="0" w:color="auto"/>
        <w:right w:val="none" w:sz="0" w:space="0" w:color="auto"/>
      </w:divBdr>
    </w:div>
    <w:div w:id="844512785">
      <w:bodyDiv w:val="1"/>
      <w:marLeft w:val="0"/>
      <w:marRight w:val="0"/>
      <w:marTop w:val="0"/>
      <w:marBottom w:val="0"/>
      <w:divBdr>
        <w:top w:val="none" w:sz="0" w:space="0" w:color="auto"/>
        <w:left w:val="none" w:sz="0" w:space="0" w:color="auto"/>
        <w:bottom w:val="none" w:sz="0" w:space="0" w:color="auto"/>
        <w:right w:val="none" w:sz="0" w:space="0" w:color="auto"/>
      </w:divBdr>
    </w:div>
    <w:div w:id="844707267">
      <w:bodyDiv w:val="1"/>
      <w:marLeft w:val="0"/>
      <w:marRight w:val="0"/>
      <w:marTop w:val="0"/>
      <w:marBottom w:val="0"/>
      <w:divBdr>
        <w:top w:val="none" w:sz="0" w:space="0" w:color="auto"/>
        <w:left w:val="none" w:sz="0" w:space="0" w:color="auto"/>
        <w:bottom w:val="none" w:sz="0" w:space="0" w:color="auto"/>
        <w:right w:val="none" w:sz="0" w:space="0" w:color="auto"/>
      </w:divBdr>
    </w:div>
    <w:div w:id="845484295">
      <w:bodyDiv w:val="1"/>
      <w:marLeft w:val="0"/>
      <w:marRight w:val="0"/>
      <w:marTop w:val="0"/>
      <w:marBottom w:val="0"/>
      <w:divBdr>
        <w:top w:val="none" w:sz="0" w:space="0" w:color="auto"/>
        <w:left w:val="none" w:sz="0" w:space="0" w:color="auto"/>
        <w:bottom w:val="none" w:sz="0" w:space="0" w:color="auto"/>
        <w:right w:val="none" w:sz="0" w:space="0" w:color="auto"/>
      </w:divBdr>
    </w:div>
    <w:div w:id="845636269">
      <w:bodyDiv w:val="1"/>
      <w:marLeft w:val="0"/>
      <w:marRight w:val="0"/>
      <w:marTop w:val="0"/>
      <w:marBottom w:val="0"/>
      <w:divBdr>
        <w:top w:val="none" w:sz="0" w:space="0" w:color="auto"/>
        <w:left w:val="none" w:sz="0" w:space="0" w:color="auto"/>
        <w:bottom w:val="none" w:sz="0" w:space="0" w:color="auto"/>
        <w:right w:val="none" w:sz="0" w:space="0" w:color="auto"/>
      </w:divBdr>
    </w:div>
    <w:div w:id="845942031">
      <w:bodyDiv w:val="1"/>
      <w:marLeft w:val="0"/>
      <w:marRight w:val="0"/>
      <w:marTop w:val="0"/>
      <w:marBottom w:val="0"/>
      <w:divBdr>
        <w:top w:val="none" w:sz="0" w:space="0" w:color="auto"/>
        <w:left w:val="none" w:sz="0" w:space="0" w:color="auto"/>
        <w:bottom w:val="none" w:sz="0" w:space="0" w:color="auto"/>
        <w:right w:val="none" w:sz="0" w:space="0" w:color="auto"/>
      </w:divBdr>
    </w:div>
    <w:div w:id="846020139">
      <w:bodyDiv w:val="1"/>
      <w:marLeft w:val="0"/>
      <w:marRight w:val="0"/>
      <w:marTop w:val="0"/>
      <w:marBottom w:val="0"/>
      <w:divBdr>
        <w:top w:val="none" w:sz="0" w:space="0" w:color="auto"/>
        <w:left w:val="none" w:sz="0" w:space="0" w:color="auto"/>
        <w:bottom w:val="none" w:sz="0" w:space="0" w:color="auto"/>
        <w:right w:val="none" w:sz="0" w:space="0" w:color="auto"/>
      </w:divBdr>
    </w:div>
    <w:div w:id="846023033">
      <w:bodyDiv w:val="1"/>
      <w:marLeft w:val="0"/>
      <w:marRight w:val="0"/>
      <w:marTop w:val="0"/>
      <w:marBottom w:val="0"/>
      <w:divBdr>
        <w:top w:val="none" w:sz="0" w:space="0" w:color="auto"/>
        <w:left w:val="none" w:sz="0" w:space="0" w:color="auto"/>
        <w:bottom w:val="none" w:sz="0" w:space="0" w:color="auto"/>
        <w:right w:val="none" w:sz="0" w:space="0" w:color="auto"/>
      </w:divBdr>
    </w:div>
    <w:div w:id="846098852">
      <w:bodyDiv w:val="1"/>
      <w:marLeft w:val="0"/>
      <w:marRight w:val="0"/>
      <w:marTop w:val="0"/>
      <w:marBottom w:val="0"/>
      <w:divBdr>
        <w:top w:val="none" w:sz="0" w:space="0" w:color="auto"/>
        <w:left w:val="none" w:sz="0" w:space="0" w:color="auto"/>
        <w:bottom w:val="none" w:sz="0" w:space="0" w:color="auto"/>
        <w:right w:val="none" w:sz="0" w:space="0" w:color="auto"/>
      </w:divBdr>
    </w:div>
    <w:div w:id="846286900">
      <w:bodyDiv w:val="1"/>
      <w:marLeft w:val="0"/>
      <w:marRight w:val="0"/>
      <w:marTop w:val="0"/>
      <w:marBottom w:val="0"/>
      <w:divBdr>
        <w:top w:val="none" w:sz="0" w:space="0" w:color="auto"/>
        <w:left w:val="none" w:sz="0" w:space="0" w:color="auto"/>
        <w:bottom w:val="none" w:sz="0" w:space="0" w:color="auto"/>
        <w:right w:val="none" w:sz="0" w:space="0" w:color="auto"/>
      </w:divBdr>
    </w:div>
    <w:div w:id="846333473">
      <w:bodyDiv w:val="1"/>
      <w:marLeft w:val="0"/>
      <w:marRight w:val="0"/>
      <w:marTop w:val="0"/>
      <w:marBottom w:val="0"/>
      <w:divBdr>
        <w:top w:val="none" w:sz="0" w:space="0" w:color="auto"/>
        <w:left w:val="none" w:sz="0" w:space="0" w:color="auto"/>
        <w:bottom w:val="none" w:sz="0" w:space="0" w:color="auto"/>
        <w:right w:val="none" w:sz="0" w:space="0" w:color="auto"/>
      </w:divBdr>
    </w:div>
    <w:div w:id="846595982">
      <w:bodyDiv w:val="1"/>
      <w:marLeft w:val="0"/>
      <w:marRight w:val="0"/>
      <w:marTop w:val="0"/>
      <w:marBottom w:val="0"/>
      <w:divBdr>
        <w:top w:val="none" w:sz="0" w:space="0" w:color="auto"/>
        <w:left w:val="none" w:sz="0" w:space="0" w:color="auto"/>
        <w:bottom w:val="none" w:sz="0" w:space="0" w:color="auto"/>
        <w:right w:val="none" w:sz="0" w:space="0" w:color="auto"/>
      </w:divBdr>
    </w:div>
    <w:div w:id="847134576">
      <w:bodyDiv w:val="1"/>
      <w:marLeft w:val="0"/>
      <w:marRight w:val="0"/>
      <w:marTop w:val="0"/>
      <w:marBottom w:val="0"/>
      <w:divBdr>
        <w:top w:val="none" w:sz="0" w:space="0" w:color="auto"/>
        <w:left w:val="none" w:sz="0" w:space="0" w:color="auto"/>
        <w:bottom w:val="none" w:sz="0" w:space="0" w:color="auto"/>
        <w:right w:val="none" w:sz="0" w:space="0" w:color="auto"/>
      </w:divBdr>
    </w:div>
    <w:div w:id="847329989">
      <w:bodyDiv w:val="1"/>
      <w:marLeft w:val="0"/>
      <w:marRight w:val="0"/>
      <w:marTop w:val="0"/>
      <w:marBottom w:val="0"/>
      <w:divBdr>
        <w:top w:val="none" w:sz="0" w:space="0" w:color="auto"/>
        <w:left w:val="none" w:sz="0" w:space="0" w:color="auto"/>
        <w:bottom w:val="none" w:sz="0" w:space="0" w:color="auto"/>
        <w:right w:val="none" w:sz="0" w:space="0" w:color="auto"/>
      </w:divBdr>
    </w:div>
    <w:div w:id="847332481">
      <w:bodyDiv w:val="1"/>
      <w:marLeft w:val="0"/>
      <w:marRight w:val="0"/>
      <w:marTop w:val="0"/>
      <w:marBottom w:val="0"/>
      <w:divBdr>
        <w:top w:val="none" w:sz="0" w:space="0" w:color="auto"/>
        <w:left w:val="none" w:sz="0" w:space="0" w:color="auto"/>
        <w:bottom w:val="none" w:sz="0" w:space="0" w:color="auto"/>
        <w:right w:val="none" w:sz="0" w:space="0" w:color="auto"/>
      </w:divBdr>
    </w:div>
    <w:div w:id="847869510">
      <w:bodyDiv w:val="1"/>
      <w:marLeft w:val="0"/>
      <w:marRight w:val="0"/>
      <w:marTop w:val="0"/>
      <w:marBottom w:val="0"/>
      <w:divBdr>
        <w:top w:val="none" w:sz="0" w:space="0" w:color="auto"/>
        <w:left w:val="none" w:sz="0" w:space="0" w:color="auto"/>
        <w:bottom w:val="none" w:sz="0" w:space="0" w:color="auto"/>
        <w:right w:val="none" w:sz="0" w:space="0" w:color="auto"/>
      </w:divBdr>
    </w:div>
    <w:div w:id="848104148">
      <w:bodyDiv w:val="1"/>
      <w:marLeft w:val="0"/>
      <w:marRight w:val="0"/>
      <w:marTop w:val="0"/>
      <w:marBottom w:val="0"/>
      <w:divBdr>
        <w:top w:val="none" w:sz="0" w:space="0" w:color="auto"/>
        <w:left w:val="none" w:sz="0" w:space="0" w:color="auto"/>
        <w:bottom w:val="none" w:sz="0" w:space="0" w:color="auto"/>
        <w:right w:val="none" w:sz="0" w:space="0" w:color="auto"/>
      </w:divBdr>
    </w:div>
    <w:div w:id="848442743">
      <w:bodyDiv w:val="1"/>
      <w:marLeft w:val="0"/>
      <w:marRight w:val="0"/>
      <w:marTop w:val="0"/>
      <w:marBottom w:val="0"/>
      <w:divBdr>
        <w:top w:val="none" w:sz="0" w:space="0" w:color="auto"/>
        <w:left w:val="none" w:sz="0" w:space="0" w:color="auto"/>
        <w:bottom w:val="none" w:sz="0" w:space="0" w:color="auto"/>
        <w:right w:val="none" w:sz="0" w:space="0" w:color="auto"/>
      </w:divBdr>
    </w:div>
    <w:div w:id="848642829">
      <w:bodyDiv w:val="1"/>
      <w:marLeft w:val="0"/>
      <w:marRight w:val="0"/>
      <w:marTop w:val="0"/>
      <w:marBottom w:val="0"/>
      <w:divBdr>
        <w:top w:val="none" w:sz="0" w:space="0" w:color="auto"/>
        <w:left w:val="none" w:sz="0" w:space="0" w:color="auto"/>
        <w:bottom w:val="none" w:sz="0" w:space="0" w:color="auto"/>
        <w:right w:val="none" w:sz="0" w:space="0" w:color="auto"/>
      </w:divBdr>
    </w:div>
    <w:div w:id="849416128">
      <w:bodyDiv w:val="1"/>
      <w:marLeft w:val="0"/>
      <w:marRight w:val="0"/>
      <w:marTop w:val="0"/>
      <w:marBottom w:val="0"/>
      <w:divBdr>
        <w:top w:val="none" w:sz="0" w:space="0" w:color="auto"/>
        <w:left w:val="none" w:sz="0" w:space="0" w:color="auto"/>
        <w:bottom w:val="none" w:sz="0" w:space="0" w:color="auto"/>
        <w:right w:val="none" w:sz="0" w:space="0" w:color="auto"/>
      </w:divBdr>
    </w:div>
    <w:div w:id="849490750">
      <w:bodyDiv w:val="1"/>
      <w:marLeft w:val="0"/>
      <w:marRight w:val="0"/>
      <w:marTop w:val="0"/>
      <w:marBottom w:val="0"/>
      <w:divBdr>
        <w:top w:val="none" w:sz="0" w:space="0" w:color="auto"/>
        <w:left w:val="none" w:sz="0" w:space="0" w:color="auto"/>
        <w:bottom w:val="none" w:sz="0" w:space="0" w:color="auto"/>
        <w:right w:val="none" w:sz="0" w:space="0" w:color="auto"/>
      </w:divBdr>
    </w:div>
    <w:div w:id="849879408">
      <w:bodyDiv w:val="1"/>
      <w:marLeft w:val="0"/>
      <w:marRight w:val="0"/>
      <w:marTop w:val="0"/>
      <w:marBottom w:val="0"/>
      <w:divBdr>
        <w:top w:val="none" w:sz="0" w:space="0" w:color="auto"/>
        <w:left w:val="none" w:sz="0" w:space="0" w:color="auto"/>
        <w:bottom w:val="none" w:sz="0" w:space="0" w:color="auto"/>
        <w:right w:val="none" w:sz="0" w:space="0" w:color="auto"/>
      </w:divBdr>
    </w:div>
    <w:div w:id="849880749">
      <w:bodyDiv w:val="1"/>
      <w:marLeft w:val="0"/>
      <w:marRight w:val="0"/>
      <w:marTop w:val="0"/>
      <w:marBottom w:val="0"/>
      <w:divBdr>
        <w:top w:val="none" w:sz="0" w:space="0" w:color="auto"/>
        <w:left w:val="none" w:sz="0" w:space="0" w:color="auto"/>
        <w:bottom w:val="none" w:sz="0" w:space="0" w:color="auto"/>
        <w:right w:val="none" w:sz="0" w:space="0" w:color="auto"/>
      </w:divBdr>
    </w:div>
    <w:div w:id="849947475">
      <w:bodyDiv w:val="1"/>
      <w:marLeft w:val="0"/>
      <w:marRight w:val="0"/>
      <w:marTop w:val="0"/>
      <w:marBottom w:val="0"/>
      <w:divBdr>
        <w:top w:val="none" w:sz="0" w:space="0" w:color="auto"/>
        <w:left w:val="none" w:sz="0" w:space="0" w:color="auto"/>
        <w:bottom w:val="none" w:sz="0" w:space="0" w:color="auto"/>
        <w:right w:val="none" w:sz="0" w:space="0" w:color="auto"/>
      </w:divBdr>
    </w:div>
    <w:div w:id="850022471">
      <w:bodyDiv w:val="1"/>
      <w:marLeft w:val="0"/>
      <w:marRight w:val="0"/>
      <w:marTop w:val="0"/>
      <w:marBottom w:val="0"/>
      <w:divBdr>
        <w:top w:val="none" w:sz="0" w:space="0" w:color="auto"/>
        <w:left w:val="none" w:sz="0" w:space="0" w:color="auto"/>
        <w:bottom w:val="none" w:sz="0" w:space="0" w:color="auto"/>
        <w:right w:val="none" w:sz="0" w:space="0" w:color="auto"/>
      </w:divBdr>
    </w:div>
    <w:div w:id="850224064">
      <w:bodyDiv w:val="1"/>
      <w:marLeft w:val="0"/>
      <w:marRight w:val="0"/>
      <w:marTop w:val="0"/>
      <w:marBottom w:val="0"/>
      <w:divBdr>
        <w:top w:val="none" w:sz="0" w:space="0" w:color="auto"/>
        <w:left w:val="none" w:sz="0" w:space="0" w:color="auto"/>
        <w:bottom w:val="none" w:sz="0" w:space="0" w:color="auto"/>
        <w:right w:val="none" w:sz="0" w:space="0" w:color="auto"/>
      </w:divBdr>
    </w:div>
    <w:div w:id="850334881">
      <w:bodyDiv w:val="1"/>
      <w:marLeft w:val="0"/>
      <w:marRight w:val="0"/>
      <w:marTop w:val="0"/>
      <w:marBottom w:val="0"/>
      <w:divBdr>
        <w:top w:val="none" w:sz="0" w:space="0" w:color="auto"/>
        <w:left w:val="none" w:sz="0" w:space="0" w:color="auto"/>
        <w:bottom w:val="none" w:sz="0" w:space="0" w:color="auto"/>
        <w:right w:val="none" w:sz="0" w:space="0" w:color="auto"/>
      </w:divBdr>
    </w:div>
    <w:div w:id="850947744">
      <w:bodyDiv w:val="1"/>
      <w:marLeft w:val="0"/>
      <w:marRight w:val="0"/>
      <w:marTop w:val="0"/>
      <w:marBottom w:val="0"/>
      <w:divBdr>
        <w:top w:val="none" w:sz="0" w:space="0" w:color="auto"/>
        <w:left w:val="none" w:sz="0" w:space="0" w:color="auto"/>
        <w:bottom w:val="none" w:sz="0" w:space="0" w:color="auto"/>
        <w:right w:val="none" w:sz="0" w:space="0" w:color="auto"/>
      </w:divBdr>
    </w:div>
    <w:div w:id="851648655">
      <w:bodyDiv w:val="1"/>
      <w:marLeft w:val="0"/>
      <w:marRight w:val="0"/>
      <w:marTop w:val="0"/>
      <w:marBottom w:val="0"/>
      <w:divBdr>
        <w:top w:val="none" w:sz="0" w:space="0" w:color="auto"/>
        <w:left w:val="none" w:sz="0" w:space="0" w:color="auto"/>
        <w:bottom w:val="none" w:sz="0" w:space="0" w:color="auto"/>
        <w:right w:val="none" w:sz="0" w:space="0" w:color="auto"/>
      </w:divBdr>
    </w:div>
    <w:div w:id="851995482">
      <w:bodyDiv w:val="1"/>
      <w:marLeft w:val="0"/>
      <w:marRight w:val="0"/>
      <w:marTop w:val="0"/>
      <w:marBottom w:val="0"/>
      <w:divBdr>
        <w:top w:val="none" w:sz="0" w:space="0" w:color="auto"/>
        <w:left w:val="none" w:sz="0" w:space="0" w:color="auto"/>
        <w:bottom w:val="none" w:sz="0" w:space="0" w:color="auto"/>
        <w:right w:val="none" w:sz="0" w:space="0" w:color="auto"/>
      </w:divBdr>
    </w:div>
    <w:div w:id="852300525">
      <w:bodyDiv w:val="1"/>
      <w:marLeft w:val="0"/>
      <w:marRight w:val="0"/>
      <w:marTop w:val="0"/>
      <w:marBottom w:val="0"/>
      <w:divBdr>
        <w:top w:val="none" w:sz="0" w:space="0" w:color="auto"/>
        <w:left w:val="none" w:sz="0" w:space="0" w:color="auto"/>
        <w:bottom w:val="none" w:sz="0" w:space="0" w:color="auto"/>
        <w:right w:val="none" w:sz="0" w:space="0" w:color="auto"/>
      </w:divBdr>
    </w:div>
    <w:div w:id="853030623">
      <w:bodyDiv w:val="1"/>
      <w:marLeft w:val="0"/>
      <w:marRight w:val="0"/>
      <w:marTop w:val="0"/>
      <w:marBottom w:val="0"/>
      <w:divBdr>
        <w:top w:val="none" w:sz="0" w:space="0" w:color="auto"/>
        <w:left w:val="none" w:sz="0" w:space="0" w:color="auto"/>
        <w:bottom w:val="none" w:sz="0" w:space="0" w:color="auto"/>
        <w:right w:val="none" w:sz="0" w:space="0" w:color="auto"/>
      </w:divBdr>
    </w:div>
    <w:div w:id="853306013">
      <w:bodyDiv w:val="1"/>
      <w:marLeft w:val="0"/>
      <w:marRight w:val="0"/>
      <w:marTop w:val="0"/>
      <w:marBottom w:val="0"/>
      <w:divBdr>
        <w:top w:val="none" w:sz="0" w:space="0" w:color="auto"/>
        <w:left w:val="none" w:sz="0" w:space="0" w:color="auto"/>
        <w:bottom w:val="none" w:sz="0" w:space="0" w:color="auto"/>
        <w:right w:val="none" w:sz="0" w:space="0" w:color="auto"/>
      </w:divBdr>
    </w:div>
    <w:div w:id="853573247">
      <w:bodyDiv w:val="1"/>
      <w:marLeft w:val="0"/>
      <w:marRight w:val="0"/>
      <w:marTop w:val="0"/>
      <w:marBottom w:val="0"/>
      <w:divBdr>
        <w:top w:val="none" w:sz="0" w:space="0" w:color="auto"/>
        <w:left w:val="none" w:sz="0" w:space="0" w:color="auto"/>
        <w:bottom w:val="none" w:sz="0" w:space="0" w:color="auto"/>
        <w:right w:val="none" w:sz="0" w:space="0" w:color="auto"/>
      </w:divBdr>
    </w:div>
    <w:div w:id="854197064">
      <w:bodyDiv w:val="1"/>
      <w:marLeft w:val="0"/>
      <w:marRight w:val="0"/>
      <w:marTop w:val="0"/>
      <w:marBottom w:val="0"/>
      <w:divBdr>
        <w:top w:val="none" w:sz="0" w:space="0" w:color="auto"/>
        <w:left w:val="none" w:sz="0" w:space="0" w:color="auto"/>
        <w:bottom w:val="none" w:sz="0" w:space="0" w:color="auto"/>
        <w:right w:val="none" w:sz="0" w:space="0" w:color="auto"/>
      </w:divBdr>
    </w:div>
    <w:div w:id="854461607">
      <w:bodyDiv w:val="1"/>
      <w:marLeft w:val="0"/>
      <w:marRight w:val="0"/>
      <w:marTop w:val="0"/>
      <w:marBottom w:val="0"/>
      <w:divBdr>
        <w:top w:val="none" w:sz="0" w:space="0" w:color="auto"/>
        <w:left w:val="none" w:sz="0" w:space="0" w:color="auto"/>
        <w:bottom w:val="none" w:sz="0" w:space="0" w:color="auto"/>
        <w:right w:val="none" w:sz="0" w:space="0" w:color="auto"/>
      </w:divBdr>
    </w:div>
    <w:div w:id="854879184">
      <w:bodyDiv w:val="1"/>
      <w:marLeft w:val="0"/>
      <w:marRight w:val="0"/>
      <w:marTop w:val="0"/>
      <w:marBottom w:val="0"/>
      <w:divBdr>
        <w:top w:val="none" w:sz="0" w:space="0" w:color="auto"/>
        <w:left w:val="none" w:sz="0" w:space="0" w:color="auto"/>
        <w:bottom w:val="none" w:sz="0" w:space="0" w:color="auto"/>
        <w:right w:val="none" w:sz="0" w:space="0" w:color="auto"/>
      </w:divBdr>
      <w:divsChild>
        <w:div w:id="393894528">
          <w:marLeft w:val="0"/>
          <w:marRight w:val="0"/>
          <w:marTop w:val="0"/>
          <w:marBottom w:val="0"/>
          <w:divBdr>
            <w:top w:val="none" w:sz="0" w:space="0" w:color="auto"/>
            <w:left w:val="none" w:sz="0" w:space="0" w:color="auto"/>
            <w:bottom w:val="none" w:sz="0" w:space="0" w:color="auto"/>
            <w:right w:val="none" w:sz="0" w:space="0" w:color="auto"/>
          </w:divBdr>
          <w:divsChild>
            <w:div w:id="1393576058">
              <w:marLeft w:val="0"/>
              <w:marRight w:val="0"/>
              <w:marTop w:val="0"/>
              <w:marBottom w:val="0"/>
              <w:divBdr>
                <w:top w:val="none" w:sz="0" w:space="0" w:color="auto"/>
                <w:left w:val="none" w:sz="0" w:space="0" w:color="auto"/>
                <w:bottom w:val="none" w:sz="0" w:space="0" w:color="auto"/>
                <w:right w:val="none" w:sz="0" w:space="0" w:color="auto"/>
              </w:divBdr>
            </w:div>
          </w:divsChild>
        </w:div>
        <w:div w:id="937248056">
          <w:marLeft w:val="0"/>
          <w:marRight w:val="0"/>
          <w:marTop w:val="0"/>
          <w:marBottom w:val="0"/>
          <w:divBdr>
            <w:top w:val="none" w:sz="0" w:space="0" w:color="auto"/>
            <w:left w:val="none" w:sz="0" w:space="0" w:color="auto"/>
            <w:bottom w:val="none" w:sz="0" w:space="0" w:color="auto"/>
            <w:right w:val="none" w:sz="0" w:space="0" w:color="auto"/>
          </w:divBdr>
          <w:divsChild>
            <w:div w:id="1379279959">
              <w:marLeft w:val="0"/>
              <w:marRight w:val="0"/>
              <w:marTop w:val="0"/>
              <w:marBottom w:val="0"/>
              <w:divBdr>
                <w:top w:val="none" w:sz="0" w:space="0" w:color="auto"/>
                <w:left w:val="none" w:sz="0" w:space="0" w:color="auto"/>
                <w:bottom w:val="none" w:sz="0" w:space="0" w:color="auto"/>
                <w:right w:val="none" w:sz="0" w:space="0" w:color="auto"/>
              </w:divBdr>
            </w:div>
          </w:divsChild>
        </w:div>
        <w:div w:id="1197619329">
          <w:marLeft w:val="0"/>
          <w:marRight w:val="0"/>
          <w:marTop w:val="0"/>
          <w:marBottom w:val="0"/>
          <w:divBdr>
            <w:top w:val="none" w:sz="0" w:space="0" w:color="auto"/>
            <w:left w:val="none" w:sz="0" w:space="0" w:color="auto"/>
            <w:bottom w:val="none" w:sz="0" w:space="0" w:color="auto"/>
            <w:right w:val="none" w:sz="0" w:space="0" w:color="auto"/>
          </w:divBdr>
          <w:divsChild>
            <w:div w:id="419299917">
              <w:marLeft w:val="0"/>
              <w:marRight w:val="0"/>
              <w:marTop w:val="0"/>
              <w:marBottom w:val="0"/>
              <w:divBdr>
                <w:top w:val="none" w:sz="0" w:space="0" w:color="auto"/>
                <w:left w:val="none" w:sz="0" w:space="0" w:color="auto"/>
                <w:bottom w:val="none" w:sz="0" w:space="0" w:color="auto"/>
                <w:right w:val="none" w:sz="0" w:space="0" w:color="auto"/>
              </w:divBdr>
            </w:div>
          </w:divsChild>
        </w:div>
        <w:div w:id="1314286545">
          <w:marLeft w:val="0"/>
          <w:marRight w:val="0"/>
          <w:marTop w:val="0"/>
          <w:marBottom w:val="0"/>
          <w:divBdr>
            <w:top w:val="none" w:sz="0" w:space="0" w:color="auto"/>
            <w:left w:val="none" w:sz="0" w:space="0" w:color="auto"/>
            <w:bottom w:val="none" w:sz="0" w:space="0" w:color="auto"/>
            <w:right w:val="none" w:sz="0" w:space="0" w:color="auto"/>
          </w:divBdr>
          <w:divsChild>
            <w:div w:id="1612542315">
              <w:marLeft w:val="0"/>
              <w:marRight w:val="0"/>
              <w:marTop w:val="0"/>
              <w:marBottom w:val="0"/>
              <w:divBdr>
                <w:top w:val="none" w:sz="0" w:space="0" w:color="auto"/>
                <w:left w:val="none" w:sz="0" w:space="0" w:color="auto"/>
                <w:bottom w:val="none" w:sz="0" w:space="0" w:color="auto"/>
                <w:right w:val="none" w:sz="0" w:space="0" w:color="auto"/>
              </w:divBdr>
            </w:div>
          </w:divsChild>
        </w:div>
        <w:div w:id="1539123941">
          <w:marLeft w:val="0"/>
          <w:marRight w:val="0"/>
          <w:marTop w:val="0"/>
          <w:marBottom w:val="0"/>
          <w:divBdr>
            <w:top w:val="none" w:sz="0" w:space="0" w:color="auto"/>
            <w:left w:val="none" w:sz="0" w:space="0" w:color="auto"/>
            <w:bottom w:val="none" w:sz="0" w:space="0" w:color="auto"/>
            <w:right w:val="none" w:sz="0" w:space="0" w:color="auto"/>
          </w:divBdr>
          <w:divsChild>
            <w:div w:id="214538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384259">
      <w:bodyDiv w:val="1"/>
      <w:marLeft w:val="0"/>
      <w:marRight w:val="0"/>
      <w:marTop w:val="0"/>
      <w:marBottom w:val="0"/>
      <w:divBdr>
        <w:top w:val="none" w:sz="0" w:space="0" w:color="auto"/>
        <w:left w:val="none" w:sz="0" w:space="0" w:color="auto"/>
        <w:bottom w:val="none" w:sz="0" w:space="0" w:color="auto"/>
        <w:right w:val="none" w:sz="0" w:space="0" w:color="auto"/>
      </w:divBdr>
    </w:div>
    <w:div w:id="855971250">
      <w:bodyDiv w:val="1"/>
      <w:marLeft w:val="0"/>
      <w:marRight w:val="0"/>
      <w:marTop w:val="0"/>
      <w:marBottom w:val="0"/>
      <w:divBdr>
        <w:top w:val="none" w:sz="0" w:space="0" w:color="auto"/>
        <w:left w:val="none" w:sz="0" w:space="0" w:color="auto"/>
        <w:bottom w:val="none" w:sz="0" w:space="0" w:color="auto"/>
        <w:right w:val="none" w:sz="0" w:space="0" w:color="auto"/>
      </w:divBdr>
      <w:divsChild>
        <w:div w:id="305865560">
          <w:marLeft w:val="0"/>
          <w:marRight w:val="0"/>
          <w:marTop w:val="0"/>
          <w:marBottom w:val="0"/>
          <w:divBdr>
            <w:top w:val="none" w:sz="0" w:space="0" w:color="auto"/>
            <w:left w:val="none" w:sz="0" w:space="0" w:color="auto"/>
            <w:bottom w:val="none" w:sz="0" w:space="0" w:color="auto"/>
            <w:right w:val="none" w:sz="0" w:space="0" w:color="auto"/>
          </w:divBdr>
          <w:divsChild>
            <w:div w:id="1802729978">
              <w:marLeft w:val="0"/>
              <w:marRight w:val="0"/>
              <w:marTop w:val="0"/>
              <w:marBottom w:val="0"/>
              <w:divBdr>
                <w:top w:val="none" w:sz="0" w:space="0" w:color="auto"/>
                <w:left w:val="none" w:sz="0" w:space="0" w:color="auto"/>
                <w:bottom w:val="none" w:sz="0" w:space="0" w:color="auto"/>
                <w:right w:val="none" w:sz="0" w:space="0" w:color="auto"/>
              </w:divBdr>
            </w:div>
          </w:divsChild>
        </w:div>
        <w:div w:id="1070074347">
          <w:marLeft w:val="0"/>
          <w:marRight w:val="0"/>
          <w:marTop w:val="0"/>
          <w:marBottom w:val="0"/>
          <w:divBdr>
            <w:top w:val="none" w:sz="0" w:space="0" w:color="auto"/>
            <w:left w:val="none" w:sz="0" w:space="0" w:color="auto"/>
            <w:bottom w:val="none" w:sz="0" w:space="0" w:color="auto"/>
            <w:right w:val="none" w:sz="0" w:space="0" w:color="auto"/>
          </w:divBdr>
          <w:divsChild>
            <w:div w:id="143619455">
              <w:marLeft w:val="0"/>
              <w:marRight w:val="0"/>
              <w:marTop w:val="0"/>
              <w:marBottom w:val="0"/>
              <w:divBdr>
                <w:top w:val="none" w:sz="0" w:space="0" w:color="auto"/>
                <w:left w:val="none" w:sz="0" w:space="0" w:color="auto"/>
                <w:bottom w:val="none" w:sz="0" w:space="0" w:color="auto"/>
                <w:right w:val="none" w:sz="0" w:space="0" w:color="auto"/>
              </w:divBdr>
            </w:div>
          </w:divsChild>
        </w:div>
        <w:div w:id="1221474311">
          <w:marLeft w:val="0"/>
          <w:marRight w:val="0"/>
          <w:marTop w:val="0"/>
          <w:marBottom w:val="0"/>
          <w:divBdr>
            <w:top w:val="none" w:sz="0" w:space="0" w:color="auto"/>
            <w:left w:val="none" w:sz="0" w:space="0" w:color="auto"/>
            <w:bottom w:val="none" w:sz="0" w:space="0" w:color="auto"/>
            <w:right w:val="none" w:sz="0" w:space="0" w:color="auto"/>
          </w:divBdr>
          <w:divsChild>
            <w:div w:id="985209890">
              <w:marLeft w:val="0"/>
              <w:marRight w:val="0"/>
              <w:marTop w:val="0"/>
              <w:marBottom w:val="0"/>
              <w:divBdr>
                <w:top w:val="none" w:sz="0" w:space="0" w:color="auto"/>
                <w:left w:val="none" w:sz="0" w:space="0" w:color="auto"/>
                <w:bottom w:val="none" w:sz="0" w:space="0" w:color="auto"/>
                <w:right w:val="none" w:sz="0" w:space="0" w:color="auto"/>
              </w:divBdr>
            </w:div>
          </w:divsChild>
        </w:div>
        <w:div w:id="1863081642">
          <w:marLeft w:val="0"/>
          <w:marRight w:val="0"/>
          <w:marTop w:val="0"/>
          <w:marBottom w:val="0"/>
          <w:divBdr>
            <w:top w:val="none" w:sz="0" w:space="0" w:color="auto"/>
            <w:left w:val="none" w:sz="0" w:space="0" w:color="auto"/>
            <w:bottom w:val="none" w:sz="0" w:space="0" w:color="auto"/>
            <w:right w:val="none" w:sz="0" w:space="0" w:color="auto"/>
          </w:divBdr>
          <w:divsChild>
            <w:div w:id="636838391">
              <w:marLeft w:val="0"/>
              <w:marRight w:val="0"/>
              <w:marTop w:val="0"/>
              <w:marBottom w:val="0"/>
              <w:divBdr>
                <w:top w:val="none" w:sz="0" w:space="0" w:color="auto"/>
                <w:left w:val="none" w:sz="0" w:space="0" w:color="auto"/>
                <w:bottom w:val="none" w:sz="0" w:space="0" w:color="auto"/>
                <w:right w:val="none" w:sz="0" w:space="0" w:color="auto"/>
              </w:divBdr>
            </w:div>
          </w:divsChild>
        </w:div>
        <w:div w:id="1870951013">
          <w:marLeft w:val="0"/>
          <w:marRight w:val="0"/>
          <w:marTop w:val="0"/>
          <w:marBottom w:val="0"/>
          <w:divBdr>
            <w:top w:val="none" w:sz="0" w:space="0" w:color="auto"/>
            <w:left w:val="none" w:sz="0" w:space="0" w:color="auto"/>
            <w:bottom w:val="none" w:sz="0" w:space="0" w:color="auto"/>
            <w:right w:val="none" w:sz="0" w:space="0" w:color="auto"/>
          </w:divBdr>
          <w:divsChild>
            <w:div w:id="195192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234092">
      <w:bodyDiv w:val="1"/>
      <w:marLeft w:val="0"/>
      <w:marRight w:val="0"/>
      <w:marTop w:val="0"/>
      <w:marBottom w:val="0"/>
      <w:divBdr>
        <w:top w:val="none" w:sz="0" w:space="0" w:color="auto"/>
        <w:left w:val="none" w:sz="0" w:space="0" w:color="auto"/>
        <w:bottom w:val="none" w:sz="0" w:space="0" w:color="auto"/>
        <w:right w:val="none" w:sz="0" w:space="0" w:color="auto"/>
      </w:divBdr>
    </w:div>
    <w:div w:id="856234544">
      <w:bodyDiv w:val="1"/>
      <w:marLeft w:val="0"/>
      <w:marRight w:val="0"/>
      <w:marTop w:val="0"/>
      <w:marBottom w:val="0"/>
      <w:divBdr>
        <w:top w:val="none" w:sz="0" w:space="0" w:color="auto"/>
        <w:left w:val="none" w:sz="0" w:space="0" w:color="auto"/>
        <w:bottom w:val="none" w:sz="0" w:space="0" w:color="auto"/>
        <w:right w:val="none" w:sz="0" w:space="0" w:color="auto"/>
      </w:divBdr>
    </w:div>
    <w:div w:id="856508536">
      <w:bodyDiv w:val="1"/>
      <w:marLeft w:val="0"/>
      <w:marRight w:val="0"/>
      <w:marTop w:val="0"/>
      <w:marBottom w:val="0"/>
      <w:divBdr>
        <w:top w:val="none" w:sz="0" w:space="0" w:color="auto"/>
        <w:left w:val="none" w:sz="0" w:space="0" w:color="auto"/>
        <w:bottom w:val="none" w:sz="0" w:space="0" w:color="auto"/>
        <w:right w:val="none" w:sz="0" w:space="0" w:color="auto"/>
      </w:divBdr>
    </w:div>
    <w:div w:id="856652555">
      <w:bodyDiv w:val="1"/>
      <w:marLeft w:val="0"/>
      <w:marRight w:val="0"/>
      <w:marTop w:val="0"/>
      <w:marBottom w:val="0"/>
      <w:divBdr>
        <w:top w:val="none" w:sz="0" w:space="0" w:color="auto"/>
        <w:left w:val="none" w:sz="0" w:space="0" w:color="auto"/>
        <w:bottom w:val="none" w:sz="0" w:space="0" w:color="auto"/>
        <w:right w:val="none" w:sz="0" w:space="0" w:color="auto"/>
      </w:divBdr>
    </w:div>
    <w:div w:id="856653715">
      <w:bodyDiv w:val="1"/>
      <w:marLeft w:val="0"/>
      <w:marRight w:val="0"/>
      <w:marTop w:val="0"/>
      <w:marBottom w:val="0"/>
      <w:divBdr>
        <w:top w:val="none" w:sz="0" w:space="0" w:color="auto"/>
        <w:left w:val="none" w:sz="0" w:space="0" w:color="auto"/>
        <w:bottom w:val="none" w:sz="0" w:space="0" w:color="auto"/>
        <w:right w:val="none" w:sz="0" w:space="0" w:color="auto"/>
      </w:divBdr>
    </w:div>
    <w:div w:id="857350268">
      <w:bodyDiv w:val="1"/>
      <w:marLeft w:val="0"/>
      <w:marRight w:val="0"/>
      <w:marTop w:val="0"/>
      <w:marBottom w:val="0"/>
      <w:divBdr>
        <w:top w:val="none" w:sz="0" w:space="0" w:color="auto"/>
        <w:left w:val="none" w:sz="0" w:space="0" w:color="auto"/>
        <w:bottom w:val="none" w:sz="0" w:space="0" w:color="auto"/>
        <w:right w:val="none" w:sz="0" w:space="0" w:color="auto"/>
      </w:divBdr>
    </w:div>
    <w:div w:id="857625489">
      <w:bodyDiv w:val="1"/>
      <w:marLeft w:val="0"/>
      <w:marRight w:val="0"/>
      <w:marTop w:val="0"/>
      <w:marBottom w:val="0"/>
      <w:divBdr>
        <w:top w:val="none" w:sz="0" w:space="0" w:color="auto"/>
        <w:left w:val="none" w:sz="0" w:space="0" w:color="auto"/>
        <w:bottom w:val="none" w:sz="0" w:space="0" w:color="auto"/>
        <w:right w:val="none" w:sz="0" w:space="0" w:color="auto"/>
      </w:divBdr>
    </w:div>
    <w:div w:id="857810678">
      <w:bodyDiv w:val="1"/>
      <w:marLeft w:val="0"/>
      <w:marRight w:val="0"/>
      <w:marTop w:val="0"/>
      <w:marBottom w:val="0"/>
      <w:divBdr>
        <w:top w:val="none" w:sz="0" w:space="0" w:color="auto"/>
        <w:left w:val="none" w:sz="0" w:space="0" w:color="auto"/>
        <w:bottom w:val="none" w:sz="0" w:space="0" w:color="auto"/>
        <w:right w:val="none" w:sz="0" w:space="0" w:color="auto"/>
      </w:divBdr>
    </w:div>
    <w:div w:id="858205279">
      <w:bodyDiv w:val="1"/>
      <w:marLeft w:val="0"/>
      <w:marRight w:val="0"/>
      <w:marTop w:val="0"/>
      <w:marBottom w:val="0"/>
      <w:divBdr>
        <w:top w:val="none" w:sz="0" w:space="0" w:color="auto"/>
        <w:left w:val="none" w:sz="0" w:space="0" w:color="auto"/>
        <w:bottom w:val="none" w:sz="0" w:space="0" w:color="auto"/>
        <w:right w:val="none" w:sz="0" w:space="0" w:color="auto"/>
      </w:divBdr>
    </w:div>
    <w:div w:id="858281049">
      <w:bodyDiv w:val="1"/>
      <w:marLeft w:val="0"/>
      <w:marRight w:val="0"/>
      <w:marTop w:val="0"/>
      <w:marBottom w:val="0"/>
      <w:divBdr>
        <w:top w:val="none" w:sz="0" w:space="0" w:color="auto"/>
        <w:left w:val="none" w:sz="0" w:space="0" w:color="auto"/>
        <w:bottom w:val="none" w:sz="0" w:space="0" w:color="auto"/>
        <w:right w:val="none" w:sz="0" w:space="0" w:color="auto"/>
      </w:divBdr>
    </w:div>
    <w:div w:id="858734384">
      <w:bodyDiv w:val="1"/>
      <w:marLeft w:val="0"/>
      <w:marRight w:val="0"/>
      <w:marTop w:val="0"/>
      <w:marBottom w:val="0"/>
      <w:divBdr>
        <w:top w:val="none" w:sz="0" w:space="0" w:color="auto"/>
        <w:left w:val="none" w:sz="0" w:space="0" w:color="auto"/>
        <w:bottom w:val="none" w:sz="0" w:space="0" w:color="auto"/>
        <w:right w:val="none" w:sz="0" w:space="0" w:color="auto"/>
      </w:divBdr>
    </w:div>
    <w:div w:id="858853547">
      <w:bodyDiv w:val="1"/>
      <w:marLeft w:val="0"/>
      <w:marRight w:val="0"/>
      <w:marTop w:val="0"/>
      <w:marBottom w:val="0"/>
      <w:divBdr>
        <w:top w:val="none" w:sz="0" w:space="0" w:color="auto"/>
        <w:left w:val="none" w:sz="0" w:space="0" w:color="auto"/>
        <w:bottom w:val="none" w:sz="0" w:space="0" w:color="auto"/>
        <w:right w:val="none" w:sz="0" w:space="0" w:color="auto"/>
      </w:divBdr>
    </w:div>
    <w:div w:id="859046776">
      <w:bodyDiv w:val="1"/>
      <w:marLeft w:val="0"/>
      <w:marRight w:val="0"/>
      <w:marTop w:val="0"/>
      <w:marBottom w:val="0"/>
      <w:divBdr>
        <w:top w:val="none" w:sz="0" w:space="0" w:color="auto"/>
        <w:left w:val="none" w:sz="0" w:space="0" w:color="auto"/>
        <w:bottom w:val="none" w:sz="0" w:space="0" w:color="auto"/>
        <w:right w:val="none" w:sz="0" w:space="0" w:color="auto"/>
      </w:divBdr>
    </w:div>
    <w:div w:id="859122772">
      <w:bodyDiv w:val="1"/>
      <w:marLeft w:val="0"/>
      <w:marRight w:val="0"/>
      <w:marTop w:val="0"/>
      <w:marBottom w:val="0"/>
      <w:divBdr>
        <w:top w:val="none" w:sz="0" w:space="0" w:color="auto"/>
        <w:left w:val="none" w:sz="0" w:space="0" w:color="auto"/>
        <w:bottom w:val="none" w:sz="0" w:space="0" w:color="auto"/>
        <w:right w:val="none" w:sz="0" w:space="0" w:color="auto"/>
      </w:divBdr>
    </w:div>
    <w:div w:id="859246622">
      <w:bodyDiv w:val="1"/>
      <w:marLeft w:val="0"/>
      <w:marRight w:val="0"/>
      <w:marTop w:val="0"/>
      <w:marBottom w:val="0"/>
      <w:divBdr>
        <w:top w:val="none" w:sz="0" w:space="0" w:color="auto"/>
        <w:left w:val="none" w:sz="0" w:space="0" w:color="auto"/>
        <w:bottom w:val="none" w:sz="0" w:space="0" w:color="auto"/>
        <w:right w:val="none" w:sz="0" w:space="0" w:color="auto"/>
      </w:divBdr>
    </w:div>
    <w:div w:id="859394078">
      <w:bodyDiv w:val="1"/>
      <w:marLeft w:val="0"/>
      <w:marRight w:val="0"/>
      <w:marTop w:val="0"/>
      <w:marBottom w:val="0"/>
      <w:divBdr>
        <w:top w:val="none" w:sz="0" w:space="0" w:color="auto"/>
        <w:left w:val="none" w:sz="0" w:space="0" w:color="auto"/>
        <w:bottom w:val="none" w:sz="0" w:space="0" w:color="auto"/>
        <w:right w:val="none" w:sz="0" w:space="0" w:color="auto"/>
      </w:divBdr>
    </w:div>
    <w:div w:id="860121520">
      <w:bodyDiv w:val="1"/>
      <w:marLeft w:val="0"/>
      <w:marRight w:val="0"/>
      <w:marTop w:val="0"/>
      <w:marBottom w:val="0"/>
      <w:divBdr>
        <w:top w:val="none" w:sz="0" w:space="0" w:color="auto"/>
        <w:left w:val="none" w:sz="0" w:space="0" w:color="auto"/>
        <w:bottom w:val="none" w:sz="0" w:space="0" w:color="auto"/>
        <w:right w:val="none" w:sz="0" w:space="0" w:color="auto"/>
      </w:divBdr>
    </w:div>
    <w:div w:id="860167933">
      <w:bodyDiv w:val="1"/>
      <w:marLeft w:val="0"/>
      <w:marRight w:val="0"/>
      <w:marTop w:val="0"/>
      <w:marBottom w:val="0"/>
      <w:divBdr>
        <w:top w:val="none" w:sz="0" w:space="0" w:color="auto"/>
        <w:left w:val="none" w:sz="0" w:space="0" w:color="auto"/>
        <w:bottom w:val="none" w:sz="0" w:space="0" w:color="auto"/>
        <w:right w:val="none" w:sz="0" w:space="0" w:color="auto"/>
      </w:divBdr>
    </w:div>
    <w:div w:id="860322696">
      <w:bodyDiv w:val="1"/>
      <w:marLeft w:val="0"/>
      <w:marRight w:val="0"/>
      <w:marTop w:val="0"/>
      <w:marBottom w:val="0"/>
      <w:divBdr>
        <w:top w:val="none" w:sz="0" w:space="0" w:color="auto"/>
        <w:left w:val="none" w:sz="0" w:space="0" w:color="auto"/>
        <w:bottom w:val="none" w:sz="0" w:space="0" w:color="auto"/>
        <w:right w:val="none" w:sz="0" w:space="0" w:color="auto"/>
      </w:divBdr>
    </w:div>
    <w:div w:id="860782182">
      <w:bodyDiv w:val="1"/>
      <w:marLeft w:val="0"/>
      <w:marRight w:val="0"/>
      <w:marTop w:val="0"/>
      <w:marBottom w:val="0"/>
      <w:divBdr>
        <w:top w:val="none" w:sz="0" w:space="0" w:color="auto"/>
        <w:left w:val="none" w:sz="0" w:space="0" w:color="auto"/>
        <w:bottom w:val="none" w:sz="0" w:space="0" w:color="auto"/>
        <w:right w:val="none" w:sz="0" w:space="0" w:color="auto"/>
      </w:divBdr>
    </w:div>
    <w:div w:id="861165170">
      <w:bodyDiv w:val="1"/>
      <w:marLeft w:val="0"/>
      <w:marRight w:val="0"/>
      <w:marTop w:val="0"/>
      <w:marBottom w:val="0"/>
      <w:divBdr>
        <w:top w:val="none" w:sz="0" w:space="0" w:color="auto"/>
        <w:left w:val="none" w:sz="0" w:space="0" w:color="auto"/>
        <w:bottom w:val="none" w:sz="0" w:space="0" w:color="auto"/>
        <w:right w:val="none" w:sz="0" w:space="0" w:color="auto"/>
      </w:divBdr>
    </w:div>
    <w:div w:id="861238106">
      <w:bodyDiv w:val="1"/>
      <w:marLeft w:val="0"/>
      <w:marRight w:val="0"/>
      <w:marTop w:val="0"/>
      <w:marBottom w:val="0"/>
      <w:divBdr>
        <w:top w:val="none" w:sz="0" w:space="0" w:color="auto"/>
        <w:left w:val="none" w:sz="0" w:space="0" w:color="auto"/>
        <w:bottom w:val="none" w:sz="0" w:space="0" w:color="auto"/>
        <w:right w:val="none" w:sz="0" w:space="0" w:color="auto"/>
      </w:divBdr>
    </w:div>
    <w:div w:id="861866145">
      <w:bodyDiv w:val="1"/>
      <w:marLeft w:val="0"/>
      <w:marRight w:val="0"/>
      <w:marTop w:val="0"/>
      <w:marBottom w:val="0"/>
      <w:divBdr>
        <w:top w:val="none" w:sz="0" w:space="0" w:color="auto"/>
        <w:left w:val="none" w:sz="0" w:space="0" w:color="auto"/>
        <w:bottom w:val="none" w:sz="0" w:space="0" w:color="auto"/>
        <w:right w:val="none" w:sz="0" w:space="0" w:color="auto"/>
      </w:divBdr>
    </w:div>
    <w:div w:id="862133094">
      <w:bodyDiv w:val="1"/>
      <w:marLeft w:val="0"/>
      <w:marRight w:val="0"/>
      <w:marTop w:val="0"/>
      <w:marBottom w:val="0"/>
      <w:divBdr>
        <w:top w:val="none" w:sz="0" w:space="0" w:color="auto"/>
        <w:left w:val="none" w:sz="0" w:space="0" w:color="auto"/>
        <w:bottom w:val="none" w:sz="0" w:space="0" w:color="auto"/>
        <w:right w:val="none" w:sz="0" w:space="0" w:color="auto"/>
      </w:divBdr>
    </w:div>
    <w:div w:id="862205740">
      <w:bodyDiv w:val="1"/>
      <w:marLeft w:val="0"/>
      <w:marRight w:val="0"/>
      <w:marTop w:val="0"/>
      <w:marBottom w:val="0"/>
      <w:divBdr>
        <w:top w:val="none" w:sz="0" w:space="0" w:color="auto"/>
        <w:left w:val="none" w:sz="0" w:space="0" w:color="auto"/>
        <w:bottom w:val="none" w:sz="0" w:space="0" w:color="auto"/>
        <w:right w:val="none" w:sz="0" w:space="0" w:color="auto"/>
      </w:divBdr>
    </w:div>
    <w:div w:id="862323957">
      <w:bodyDiv w:val="1"/>
      <w:marLeft w:val="0"/>
      <w:marRight w:val="0"/>
      <w:marTop w:val="0"/>
      <w:marBottom w:val="0"/>
      <w:divBdr>
        <w:top w:val="none" w:sz="0" w:space="0" w:color="auto"/>
        <w:left w:val="none" w:sz="0" w:space="0" w:color="auto"/>
        <w:bottom w:val="none" w:sz="0" w:space="0" w:color="auto"/>
        <w:right w:val="none" w:sz="0" w:space="0" w:color="auto"/>
      </w:divBdr>
    </w:div>
    <w:div w:id="862478070">
      <w:bodyDiv w:val="1"/>
      <w:marLeft w:val="0"/>
      <w:marRight w:val="0"/>
      <w:marTop w:val="0"/>
      <w:marBottom w:val="0"/>
      <w:divBdr>
        <w:top w:val="none" w:sz="0" w:space="0" w:color="auto"/>
        <w:left w:val="none" w:sz="0" w:space="0" w:color="auto"/>
        <w:bottom w:val="none" w:sz="0" w:space="0" w:color="auto"/>
        <w:right w:val="none" w:sz="0" w:space="0" w:color="auto"/>
      </w:divBdr>
    </w:div>
    <w:div w:id="863638440">
      <w:bodyDiv w:val="1"/>
      <w:marLeft w:val="0"/>
      <w:marRight w:val="0"/>
      <w:marTop w:val="0"/>
      <w:marBottom w:val="0"/>
      <w:divBdr>
        <w:top w:val="none" w:sz="0" w:space="0" w:color="auto"/>
        <w:left w:val="none" w:sz="0" w:space="0" w:color="auto"/>
        <w:bottom w:val="none" w:sz="0" w:space="0" w:color="auto"/>
        <w:right w:val="none" w:sz="0" w:space="0" w:color="auto"/>
      </w:divBdr>
    </w:div>
    <w:div w:id="863639654">
      <w:bodyDiv w:val="1"/>
      <w:marLeft w:val="0"/>
      <w:marRight w:val="0"/>
      <w:marTop w:val="0"/>
      <w:marBottom w:val="0"/>
      <w:divBdr>
        <w:top w:val="none" w:sz="0" w:space="0" w:color="auto"/>
        <w:left w:val="none" w:sz="0" w:space="0" w:color="auto"/>
        <w:bottom w:val="none" w:sz="0" w:space="0" w:color="auto"/>
        <w:right w:val="none" w:sz="0" w:space="0" w:color="auto"/>
      </w:divBdr>
    </w:div>
    <w:div w:id="863713908">
      <w:bodyDiv w:val="1"/>
      <w:marLeft w:val="0"/>
      <w:marRight w:val="0"/>
      <w:marTop w:val="0"/>
      <w:marBottom w:val="0"/>
      <w:divBdr>
        <w:top w:val="none" w:sz="0" w:space="0" w:color="auto"/>
        <w:left w:val="none" w:sz="0" w:space="0" w:color="auto"/>
        <w:bottom w:val="none" w:sz="0" w:space="0" w:color="auto"/>
        <w:right w:val="none" w:sz="0" w:space="0" w:color="auto"/>
      </w:divBdr>
    </w:div>
    <w:div w:id="864637706">
      <w:bodyDiv w:val="1"/>
      <w:marLeft w:val="0"/>
      <w:marRight w:val="0"/>
      <w:marTop w:val="0"/>
      <w:marBottom w:val="0"/>
      <w:divBdr>
        <w:top w:val="none" w:sz="0" w:space="0" w:color="auto"/>
        <w:left w:val="none" w:sz="0" w:space="0" w:color="auto"/>
        <w:bottom w:val="none" w:sz="0" w:space="0" w:color="auto"/>
        <w:right w:val="none" w:sz="0" w:space="0" w:color="auto"/>
      </w:divBdr>
    </w:div>
    <w:div w:id="864714669">
      <w:bodyDiv w:val="1"/>
      <w:marLeft w:val="0"/>
      <w:marRight w:val="0"/>
      <w:marTop w:val="0"/>
      <w:marBottom w:val="0"/>
      <w:divBdr>
        <w:top w:val="none" w:sz="0" w:space="0" w:color="auto"/>
        <w:left w:val="none" w:sz="0" w:space="0" w:color="auto"/>
        <w:bottom w:val="none" w:sz="0" w:space="0" w:color="auto"/>
        <w:right w:val="none" w:sz="0" w:space="0" w:color="auto"/>
      </w:divBdr>
    </w:div>
    <w:div w:id="864831319">
      <w:bodyDiv w:val="1"/>
      <w:marLeft w:val="0"/>
      <w:marRight w:val="0"/>
      <w:marTop w:val="0"/>
      <w:marBottom w:val="0"/>
      <w:divBdr>
        <w:top w:val="none" w:sz="0" w:space="0" w:color="auto"/>
        <w:left w:val="none" w:sz="0" w:space="0" w:color="auto"/>
        <w:bottom w:val="none" w:sz="0" w:space="0" w:color="auto"/>
        <w:right w:val="none" w:sz="0" w:space="0" w:color="auto"/>
      </w:divBdr>
    </w:div>
    <w:div w:id="865368066">
      <w:bodyDiv w:val="1"/>
      <w:marLeft w:val="0"/>
      <w:marRight w:val="0"/>
      <w:marTop w:val="0"/>
      <w:marBottom w:val="0"/>
      <w:divBdr>
        <w:top w:val="none" w:sz="0" w:space="0" w:color="auto"/>
        <w:left w:val="none" w:sz="0" w:space="0" w:color="auto"/>
        <w:bottom w:val="none" w:sz="0" w:space="0" w:color="auto"/>
        <w:right w:val="none" w:sz="0" w:space="0" w:color="auto"/>
      </w:divBdr>
    </w:div>
    <w:div w:id="865681318">
      <w:bodyDiv w:val="1"/>
      <w:marLeft w:val="0"/>
      <w:marRight w:val="0"/>
      <w:marTop w:val="0"/>
      <w:marBottom w:val="0"/>
      <w:divBdr>
        <w:top w:val="none" w:sz="0" w:space="0" w:color="auto"/>
        <w:left w:val="none" w:sz="0" w:space="0" w:color="auto"/>
        <w:bottom w:val="none" w:sz="0" w:space="0" w:color="auto"/>
        <w:right w:val="none" w:sz="0" w:space="0" w:color="auto"/>
      </w:divBdr>
    </w:div>
    <w:div w:id="865869421">
      <w:bodyDiv w:val="1"/>
      <w:marLeft w:val="0"/>
      <w:marRight w:val="0"/>
      <w:marTop w:val="0"/>
      <w:marBottom w:val="0"/>
      <w:divBdr>
        <w:top w:val="none" w:sz="0" w:space="0" w:color="auto"/>
        <w:left w:val="none" w:sz="0" w:space="0" w:color="auto"/>
        <w:bottom w:val="none" w:sz="0" w:space="0" w:color="auto"/>
        <w:right w:val="none" w:sz="0" w:space="0" w:color="auto"/>
      </w:divBdr>
    </w:div>
    <w:div w:id="866215973">
      <w:bodyDiv w:val="1"/>
      <w:marLeft w:val="0"/>
      <w:marRight w:val="0"/>
      <w:marTop w:val="0"/>
      <w:marBottom w:val="0"/>
      <w:divBdr>
        <w:top w:val="none" w:sz="0" w:space="0" w:color="auto"/>
        <w:left w:val="none" w:sz="0" w:space="0" w:color="auto"/>
        <w:bottom w:val="none" w:sz="0" w:space="0" w:color="auto"/>
        <w:right w:val="none" w:sz="0" w:space="0" w:color="auto"/>
      </w:divBdr>
    </w:div>
    <w:div w:id="866523369">
      <w:bodyDiv w:val="1"/>
      <w:marLeft w:val="0"/>
      <w:marRight w:val="0"/>
      <w:marTop w:val="0"/>
      <w:marBottom w:val="0"/>
      <w:divBdr>
        <w:top w:val="none" w:sz="0" w:space="0" w:color="auto"/>
        <w:left w:val="none" w:sz="0" w:space="0" w:color="auto"/>
        <w:bottom w:val="none" w:sz="0" w:space="0" w:color="auto"/>
        <w:right w:val="none" w:sz="0" w:space="0" w:color="auto"/>
      </w:divBdr>
    </w:div>
    <w:div w:id="867062824">
      <w:bodyDiv w:val="1"/>
      <w:marLeft w:val="0"/>
      <w:marRight w:val="0"/>
      <w:marTop w:val="0"/>
      <w:marBottom w:val="0"/>
      <w:divBdr>
        <w:top w:val="none" w:sz="0" w:space="0" w:color="auto"/>
        <w:left w:val="none" w:sz="0" w:space="0" w:color="auto"/>
        <w:bottom w:val="none" w:sz="0" w:space="0" w:color="auto"/>
        <w:right w:val="none" w:sz="0" w:space="0" w:color="auto"/>
      </w:divBdr>
    </w:div>
    <w:div w:id="867258548">
      <w:bodyDiv w:val="1"/>
      <w:marLeft w:val="0"/>
      <w:marRight w:val="0"/>
      <w:marTop w:val="0"/>
      <w:marBottom w:val="0"/>
      <w:divBdr>
        <w:top w:val="none" w:sz="0" w:space="0" w:color="auto"/>
        <w:left w:val="none" w:sz="0" w:space="0" w:color="auto"/>
        <w:bottom w:val="none" w:sz="0" w:space="0" w:color="auto"/>
        <w:right w:val="none" w:sz="0" w:space="0" w:color="auto"/>
      </w:divBdr>
    </w:div>
    <w:div w:id="867379784">
      <w:bodyDiv w:val="1"/>
      <w:marLeft w:val="0"/>
      <w:marRight w:val="0"/>
      <w:marTop w:val="0"/>
      <w:marBottom w:val="0"/>
      <w:divBdr>
        <w:top w:val="none" w:sz="0" w:space="0" w:color="auto"/>
        <w:left w:val="none" w:sz="0" w:space="0" w:color="auto"/>
        <w:bottom w:val="none" w:sz="0" w:space="0" w:color="auto"/>
        <w:right w:val="none" w:sz="0" w:space="0" w:color="auto"/>
      </w:divBdr>
    </w:div>
    <w:div w:id="867526504">
      <w:bodyDiv w:val="1"/>
      <w:marLeft w:val="0"/>
      <w:marRight w:val="0"/>
      <w:marTop w:val="0"/>
      <w:marBottom w:val="0"/>
      <w:divBdr>
        <w:top w:val="none" w:sz="0" w:space="0" w:color="auto"/>
        <w:left w:val="none" w:sz="0" w:space="0" w:color="auto"/>
        <w:bottom w:val="none" w:sz="0" w:space="0" w:color="auto"/>
        <w:right w:val="none" w:sz="0" w:space="0" w:color="auto"/>
      </w:divBdr>
    </w:div>
    <w:div w:id="867833216">
      <w:bodyDiv w:val="1"/>
      <w:marLeft w:val="0"/>
      <w:marRight w:val="0"/>
      <w:marTop w:val="0"/>
      <w:marBottom w:val="0"/>
      <w:divBdr>
        <w:top w:val="none" w:sz="0" w:space="0" w:color="auto"/>
        <w:left w:val="none" w:sz="0" w:space="0" w:color="auto"/>
        <w:bottom w:val="none" w:sz="0" w:space="0" w:color="auto"/>
        <w:right w:val="none" w:sz="0" w:space="0" w:color="auto"/>
      </w:divBdr>
    </w:div>
    <w:div w:id="869344282">
      <w:bodyDiv w:val="1"/>
      <w:marLeft w:val="0"/>
      <w:marRight w:val="0"/>
      <w:marTop w:val="0"/>
      <w:marBottom w:val="0"/>
      <w:divBdr>
        <w:top w:val="none" w:sz="0" w:space="0" w:color="auto"/>
        <w:left w:val="none" w:sz="0" w:space="0" w:color="auto"/>
        <w:bottom w:val="none" w:sz="0" w:space="0" w:color="auto"/>
        <w:right w:val="none" w:sz="0" w:space="0" w:color="auto"/>
      </w:divBdr>
    </w:div>
    <w:div w:id="869953457">
      <w:bodyDiv w:val="1"/>
      <w:marLeft w:val="0"/>
      <w:marRight w:val="0"/>
      <w:marTop w:val="0"/>
      <w:marBottom w:val="0"/>
      <w:divBdr>
        <w:top w:val="none" w:sz="0" w:space="0" w:color="auto"/>
        <w:left w:val="none" w:sz="0" w:space="0" w:color="auto"/>
        <w:bottom w:val="none" w:sz="0" w:space="0" w:color="auto"/>
        <w:right w:val="none" w:sz="0" w:space="0" w:color="auto"/>
      </w:divBdr>
    </w:div>
    <w:div w:id="870410889">
      <w:bodyDiv w:val="1"/>
      <w:marLeft w:val="0"/>
      <w:marRight w:val="0"/>
      <w:marTop w:val="0"/>
      <w:marBottom w:val="0"/>
      <w:divBdr>
        <w:top w:val="none" w:sz="0" w:space="0" w:color="auto"/>
        <w:left w:val="none" w:sz="0" w:space="0" w:color="auto"/>
        <w:bottom w:val="none" w:sz="0" w:space="0" w:color="auto"/>
        <w:right w:val="none" w:sz="0" w:space="0" w:color="auto"/>
      </w:divBdr>
    </w:div>
    <w:div w:id="870535642">
      <w:bodyDiv w:val="1"/>
      <w:marLeft w:val="0"/>
      <w:marRight w:val="0"/>
      <w:marTop w:val="0"/>
      <w:marBottom w:val="0"/>
      <w:divBdr>
        <w:top w:val="none" w:sz="0" w:space="0" w:color="auto"/>
        <w:left w:val="none" w:sz="0" w:space="0" w:color="auto"/>
        <w:bottom w:val="none" w:sz="0" w:space="0" w:color="auto"/>
        <w:right w:val="none" w:sz="0" w:space="0" w:color="auto"/>
      </w:divBdr>
    </w:div>
    <w:div w:id="870647279">
      <w:bodyDiv w:val="1"/>
      <w:marLeft w:val="0"/>
      <w:marRight w:val="0"/>
      <w:marTop w:val="0"/>
      <w:marBottom w:val="0"/>
      <w:divBdr>
        <w:top w:val="none" w:sz="0" w:space="0" w:color="auto"/>
        <w:left w:val="none" w:sz="0" w:space="0" w:color="auto"/>
        <w:bottom w:val="none" w:sz="0" w:space="0" w:color="auto"/>
        <w:right w:val="none" w:sz="0" w:space="0" w:color="auto"/>
      </w:divBdr>
    </w:div>
    <w:div w:id="871263350">
      <w:bodyDiv w:val="1"/>
      <w:marLeft w:val="0"/>
      <w:marRight w:val="0"/>
      <w:marTop w:val="0"/>
      <w:marBottom w:val="0"/>
      <w:divBdr>
        <w:top w:val="none" w:sz="0" w:space="0" w:color="auto"/>
        <w:left w:val="none" w:sz="0" w:space="0" w:color="auto"/>
        <w:bottom w:val="none" w:sz="0" w:space="0" w:color="auto"/>
        <w:right w:val="none" w:sz="0" w:space="0" w:color="auto"/>
      </w:divBdr>
    </w:div>
    <w:div w:id="871575911">
      <w:bodyDiv w:val="1"/>
      <w:marLeft w:val="0"/>
      <w:marRight w:val="0"/>
      <w:marTop w:val="0"/>
      <w:marBottom w:val="0"/>
      <w:divBdr>
        <w:top w:val="none" w:sz="0" w:space="0" w:color="auto"/>
        <w:left w:val="none" w:sz="0" w:space="0" w:color="auto"/>
        <w:bottom w:val="none" w:sz="0" w:space="0" w:color="auto"/>
        <w:right w:val="none" w:sz="0" w:space="0" w:color="auto"/>
      </w:divBdr>
    </w:div>
    <w:div w:id="871765747">
      <w:bodyDiv w:val="1"/>
      <w:marLeft w:val="0"/>
      <w:marRight w:val="0"/>
      <w:marTop w:val="0"/>
      <w:marBottom w:val="0"/>
      <w:divBdr>
        <w:top w:val="none" w:sz="0" w:space="0" w:color="auto"/>
        <w:left w:val="none" w:sz="0" w:space="0" w:color="auto"/>
        <w:bottom w:val="none" w:sz="0" w:space="0" w:color="auto"/>
        <w:right w:val="none" w:sz="0" w:space="0" w:color="auto"/>
      </w:divBdr>
    </w:div>
    <w:div w:id="873033251">
      <w:bodyDiv w:val="1"/>
      <w:marLeft w:val="0"/>
      <w:marRight w:val="0"/>
      <w:marTop w:val="0"/>
      <w:marBottom w:val="0"/>
      <w:divBdr>
        <w:top w:val="none" w:sz="0" w:space="0" w:color="auto"/>
        <w:left w:val="none" w:sz="0" w:space="0" w:color="auto"/>
        <w:bottom w:val="none" w:sz="0" w:space="0" w:color="auto"/>
        <w:right w:val="none" w:sz="0" w:space="0" w:color="auto"/>
      </w:divBdr>
    </w:div>
    <w:div w:id="873731437">
      <w:bodyDiv w:val="1"/>
      <w:marLeft w:val="0"/>
      <w:marRight w:val="0"/>
      <w:marTop w:val="0"/>
      <w:marBottom w:val="0"/>
      <w:divBdr>
        <w:top w:val="none" w:sz="0" w:space="0" w:color="auto"/>
        <w:left w:val="none" w:sz="0" w:space="0" w:color="auto"/>
        <w:bottom w:val="none" w:sz="0" w:space="0" w:color="auto"/>
        <w:right w:val="none" w:sz="0" w:space="0" w:color="auto"/>
      </w:divBdr>
    </w:div>
    <w:div w:id="874266855">
      <w:bodyDiv w:val="1"/>
      <w:marLeft w:val="0"/>
      <w:marRight w:val="0"/>
      <w:marTop w:val="0"/>
      <w:marBottom w:val="0"/>
      <w:divBdr>
        <w:top w:val="none" w:sz="0" w:space="0" w:color="auto"/>
        <w:left w:val="none" w:sz="0" w:space="0" w:color="auto"/>
        <w:bottom w:val="none" w:sz="0" w:space="0" w:color="auto"/>
        <w:right w:val="none" w:sz="0" w:space="0" w:color="auto"/>
      </w:divBdr>
    </w:div>
    <w:div w:id="874274833">
      <w:bodyDiv w:val="1"/>
      <w:marLeft w:val="0"/>
      <w:marRight w:val="0"/>
      <w:marTop w:val="0"/>
      <w:marBottom w:val="0"/>
      <w:divBdr>
        <w:top w:val="none" w:sz="0" w:space="0" w:color="auto"/>
        <w:left w:val="none" w:sz="0" w:space="0" w:color="auto"/>
        <w:bottom w:val="none" w:sz="0" w:space="0" w:color="auto"/>
        <w:right w:val="none" w:sz="0" w:space="0" w:color="auto"/>
      </w:divBdr>
    </w:div>
    <w:div w:id="874316814">
      <w:bodyDiv w:val="1"/>
      <w:marLeft w:val="0"/>
      <w:marRight w:val="0"/>
      <w:marTop w:val="0"/>
      <w:marBottom w:val="0"/>
      <w:divBdr>
        <w:top w:val="none" w:sz="0" w:space="0" w:color="auto"/>
        <w:left w:val="none" w:sz="0" w:space="0" w:color="auto"/>
        <w:bottom w:val="none" w:sz="0" w:space="0" w:color="auto"/>
        <w:right w:val="none" w:sz="0" w:space="0" w:color="auto"/>
      </w:divBdr>
    </w:div>
    <w:div w:id="874732749">
      <w:bodyDiv w:val="1"/>
      <w:marLeft w:val="0"/>
      <w:marRight w:val="0"/>
      <w:marTop w:val="0"/>
      <w:marBottom w:val="0"/>
      <w:divBdr>
        <w:top w:val="none" w:sz="0" w:space="0" w:color="auto"/>
        <w:left w:val="none" w:sz="0" w:space="0" w:color="auto"/>
        <w:bottom w:val="none" w:sz="0" w:space="0" w:color="auto"/>
        <w:right w:val="none" w:sz="0" w:space="0" w:color="auto"/>
      </w:divBdr>
    </w:div>
    <w:div w:id="874778668">
      <w:bodyDiv w:val="1"/>
      <w:marLeft w:val="0"/>
      <w:marRight w:val="0"/>
      <w:marTop w:val="0"/>
      <w:marBottom w:val="0"/>
      <w:divBdr>
        <w:top w:val="none" w:sz="0" w:space="0" w:color="auto"/>
        <w:left w:val="none" w:sz="0" w:space="0" w:color="auto"/>
        <w:bottom w:val="none" w:sz="0" w:space="0" w:color="auto"/>
        <w:right w:val="none" w:sz="0" w:space="0" w:color="auto"/>
      </w:divBdr>
    </w:div>
    <w:div w:id="874924733">
      <w:bodyDiv w:val="1"/>
      <w:marLeft w:val="0"/>
      <w:marRight w:val="0"/>
      <w:marTop w:val="0"/>
      <w:marBottom w:val="0"/>
      <w:divBdr>
        <w:top w:val="none" w:sz="0" w:space="0" w:color="auto"/>
        <w:left w:val="none" w:sz="0" w:space="0" w:color="auto"/>
        <w:bottom w:val="none" w:sz="0" w:space="0" w:color="auto"/>
        <w:right w:val="none" w:sz="0" w:space="0" w:color="auto"/>
      </w:divBdr>
    </w:div>
    <w:div w:id="875777076">
      <w:bodyDiv w:val="1"/>
      <w:marLeft w:val="0"/>
      <w:marRight w:val="0"/>
      <w:marTop w:val="0"/>
      <w:marBottom w:val="0"/>
      <w:divBdr>
        <w:top w:val="none" w:sz="0" w:space="0" w:color="auto"/>
        <w:left w:val="none" w:sz="0" w:space="0" w:color="auto"/>
        <w:bottom w:val="none" w:sz="0" w:space="0" w:color="auto"/>
        <w:right w:val="none" w:sz="0" w:space="0" w:color="auto"/>
      </w:divBdr>
    </w:div>
    <w:div w:id="875969046">
      <w:bodyDiv w:val="1"/>
      <w:marLeft w:val="0"/>
      <w:marRight w:val="0"/>
      <w:marTop w:val="0"/>
      <w:marBottom w:val="0"/>
      <w:divBdr>
        <w:top w:val="none" w:sz="0" w:space="0" w:color="auto"/>
        <w:left w:val="none" w:sz="0" w:space="0" w:color="auto"/>
        <w:bottom w:val="none" w:sz="0" w:space="0" w:color="auto"/>
        <w:right w:val="none" w:sz="0" w:space="0" w:color="auto"/>
      </w:divBdr>
    </w:div>
    <w:div w:id="876157879">
      <w:bodyDiv w:val="1"/>
      <w:marLeft w:val="0"/>
      <w:marRight w:val="0"/>
      <w:marTop w:val="0"/>
      <w:marBottom w:val="0"/>
      <w:divBdr>
        <w:top w:val="none" w:sz="0" w:space="0" w:color="auto"/>
        <w:left w:val="none" w:sz="0" w:space="0" w:color="auto"/>
        <w:bottom w:val="none" w:sz="0" w:space="0" w:color="auto"/>
        <w:right w:val="none" w:sz="0" w:space="0" w:color="auto"/>
      </w:divBdr>
    </w:div>
    <w:div w:id="876312590">
      <w:bodyDiv w:val="1"/>
      <w:marLeft w:val="0"/>
      <w:marRight w:val="0"/>
      <w:marTop w:val="0"/>
      <w:marBottom w:val="0"/>
      <w:divBdr>
        <w:top w:val="none" w:sz="0" w:space="0" w:color="auto"/>
        <w:left w:val="none" w:sz="0" w:space="0" w:color="auto"/>
        <w:bottom w:val="none" w:sz="0" w:space="0" w:color="auto"/>
        <w:right w:val="none" w:sz="0" w:space="0" w:color="auto"/>
      </w:divBdr>
    </w:div>
    <w:div w:id="876504442">
      <w:bodyDiv w:val="1"/>
      <w:marLeft w:val="0"/>
      <w:marRight w:val="0"/>
      <w:marTop w:val="0"/>
      <w:marBottom w:val="0"/>
      <w:divBdr>
        <w:top w:val="none" w:sz="0" w:space="0" w:color="auto"/>
        <w:left w:val="none" w:sz="0" w:space="0" w:color="auto"/>
        <w:bottom w:val="none" w:sz="0" w:space="0" w:color="auto"/>
        <w:right w:val="none" w:sz="0" w:space="0" w:color="auto"/>
      </w:divBdr>
    </w:div>
    <w:div w:id="876814851">
      <w:bodyDiv w:val="1"/>
      <w:marLeft w:val="0"/>
      <w:marRight w:val="0"/>
      <w:marTop w:val="0"/>
      <w:marBottom w:val="0"/>
      <w:divBdr>
        <w:top w:val="none" w:sz="0" w:space="0" w:color="auto"/>
        <w:left w:val="none" w:sz="0" w:space="0" w:color="auto"/>
        <w:bottom w:val="none" w:sz="0" w:space="0" w:color="auto"/>
        <w:right w:val="none" w:sz="0" w:space="0" w:color="auto"/>
      </w:divBdr>
    </w:div>
    <w:div w:id="877472508">
      <w:bodyDiv w:val="1"/>
      <w:marLeft w:val="0"/>
      <w:marRight w:val="0"/>
      <w:marTop w:val="0"/>
      <w:marBottom w:val="0"/>
      <w:divBdr>
        <w:top w:val="none" w:sz="0" w:space="0" w:color="auto"/>
        <w:left w:val="none" w:sz="0" w:space="0" w:color="auto"/>
        <w:bottom w:val="none" w:sz="0" w:space="0" w:color="auto"/>
        <w:right w:val="none" w:sz="0" w:space="0" w:color="auto"/>
      </w:divBdr>
    </w:div>
    <w:div w:id="877543907">
      <w:bodyDiv w:val="1"/>
      <w:marLeft w:val="0"/>
      <w:marRight w:val="0"/>
      <w:marTop w:val="0"/>
      <w:marBottom w:val="0"/>
      <w:divBdr>
        <w:top w:val="none" w:sz="0" w:space="0" w:color="auto"/>
        <w:left w:val="none" w:sz="0" w:space="0" w:color="auto"/>
        <w:bottom w:val="none" w:sz="0" w:space="0" w:color="auto"/>
        <w:right w:val="none" w:sz="0" w:space="0" w:color="auto"/>
      </w:divBdr>
    </w:div>
    <w:div w:id="877621709">
      <w:bodyDiv w:val="1"/>
      <w:marLeft w:val="0"/>
      <w:marRight w:val="0"/>
      <w:marTop w:val="0"/>
      <w:marBottom w:val="0"/>
      <w:divBdr>
        <w:top w:val="none" w:sz="0" w:space="0" w:color="auto"/>
        <w:left w:val="none" w:sz="0" w:space="0" w:color="auto"/>
        <w:bottom w:val="none" w:sz="0" w:space="0" w:color="auto"/>
        <w:right w:val="none" w:sz="0" w:space="0" w:color="auto"/>
      </w:divBdr>
    </w:div>
    <w:div w:id="877938637">
      <w:bodyDiv w:val="1"/>
      <w:marLeft w:val="0"/>
      <w:marRight w:val="0"/>
      <w:marTop w:val="0"/>
      <w:marBottom w:val="0"/>
      <w:divBdr>
        <w:top w:val="none" w:sz="0" w:space="0" w:color="auto"/>
        <w:left w:val="none" w:sz="0" w:space="0" w:color="auto"/>
        <w:bottom w:val="none" w:sz="0" w:space="0" w:color="auto"/>
        <w:right w:val="none" w:sz="0" w:space="0" w:color="auto"/>
      </w:divBdr>
    </w:div>
    <w:div w:id="878200363">
      <w:bodyDiv w:val="1"/>
      <w:marLeft w:val="0"/>
      <w:marRight w:val="0"/>
      <w:marTop w:val="0"/>
      <w:marBottom w:val="0"/>
      <w:divBdr>
        <w:top w:val="none" w:sz="0" w:space="0" w:color="auto"/>
        <w:left w:val="none" w:sz="0" w:space="0" w:color="auto"/>
        <w:bottom w:val="none" w:sz="0" w:space="0" w:color="auto"/>
        <w:right w:val="none" w:sz="0" w:space="0" w:color="auto"/>
      </w:divBdr>
    </w:div>
    <w:div w:id="878708690">
      <w:bodyDiv w:val="1"/>
      <w:marLeft w:val="0"/>
      <w:marRight w:val="0"/>
      <w:marTop w:val="0"/>
      <w:marBottom w:val="0"/>
      <w:divBdr>
        <w:top w:val="none" w:sz="0" w:space="0" w:color="auto"/>
        <w:left w:val="none" w:sz="0" w:space="0" w:color="auto"/>
        <w:bottom w:val="none" w:sz="0" w:space="0" w:color="auto"/>
        <w:right w:val="none" w:sz="0" w:space="0" w:color="auto"/>
      </w:divBdr>
    </w:div>
    <w:div w:id="879049106">
      <w:bodyDiv w:val="1"/>
      <w:marLeft w:val="0"/>
      <w:marRight w:val="0"/>
      <w:marTop w:val="0"/>
      <w:marBottom w:val="0"/>
      <w:divBdr>
        <w:top w:val="none" w:sz="0" w:space="0" w:color="auto"/>
        <w:left w:val="none" w:sz="0" w:space="0" w:color="auto"/>
        <w:bottom w:val="none" w:sz="0" w:space="0" w:color="auto"/>
        <w:right w:val="none" w:sz="0" w:space="0" w:color="auto"/>
      </w:divBdr>
    </w:div>
    <w:div w:id="879127060">
      <w:bodyDiv w:val="1"/>
      <w:marLeft w:val="0"/>
      <w:marRight w:val="0"/>
      <w:marTop w:val="0"/>
      <w:marBottom w:val="0"/>
      <w:divBdr>
        <w:top w:val="none" w:sz="0" w:space="0" w:color="auto"/>
        <w:left w:val="none" w:sz="0" w:space="0" w:color="auto"/>
        <w:bottom w:val="none" w:sz="0" w:space="0" w:color="auto"/>
        <w:right w:val="none" w:sz="0" w:space="0" w:color="auto"/>
      </w:divBdr>
    </w:div>
    <w:div w:id="879391668">
      <w:bodyDiv w:val="1"/>
      <w:marLeft w:val="0"/>
      <w:marRight w:val="0"/>
      <w:marTop w:val="0"/>
      <w:marBottom w:val="0"/>
      <w:divBdr>
        <w:top w:val="none" w:sz="0" w:space="0" w:color="auto"/>
        <w:left w:val="none" w:sz="0" w:space="0" w:color="auto"/>
        <w:bottom w:val="none" w:sz="0" w:space="0" w:color="auto"/>
        <w:right w:val="none" w:sz="0" w:space="0" w:color="auto"/>
      </w:divBdr>
    </w:div>
    <w:div w:id="879784147">
      <w:bodyDiv w:val="1"/>
      <w:marLeft w:val="0"/>
      <w:marRight w:val="0"/>
      <w:marTop w:val="0"/>
      <w:marBottom w:val="0"/>
      <w:divBdr>
        <w:top w:val="none" w:sz="0" w:space="0" w:color="auto"/>
        <w:left w:val="none" w:sz="0" w:space="0" w:color="auto"/>
        <w:bottom w:val="none" w:sz="0" w:space="0" w:color="auto"/>
        <w:right w:val="none" w:sz="0" w:space="0" w:color="auto"/>
      </w:divBdr>
    </w:div>
    <w:div w:id="880048201">
      <w:bodyDiv w:val="1"/>
      <w:marLeft w:val="0"/>
      <w:marRight w:val="0"/>
      <w:marTop w:val="0"/>
      <w:marBottom w:val="0"/>
      <w:divBdr>
        <w:top w:val="none" w:sz="0" w:space="0" w:color="auto"/>
        <w:left w:val="none" w:sz="0" w:space="0" w:color="auto"/>
        <w:bottom w:val="none" w:sz="0" w:space="0" w:color="auto"/>
        <w:right w:val="none" w:sz="0" w:space="0" w:color="auto"/>
      </w:divBdr>
    </w:div>
    <w:div w:id="880364704">
      <w:bodyDiv w:val="1"/>
      <w:marLeft w:val="0"/>
      <w:marRight w:val="0"/>
      <w:marTop w:val="0"/>
      <w:marBottom w:val="0"/>
      <w:divBdr>
        <w:top w:val="none" w:sz="0" w:space="0" w:color="auto"/>
        <w:left w:val="none" w:sz="0" w:space="0" w:color="auto"/>
        <w:bottom w:val="none" w:sz="0" w:space="0" w:color="auto"/>
        <w:right w:val="none" w:sz="0" w:space="0" w:color="auto"/>
      </w:divBdr>
    </w:div>
    <w:div w:id="880478784">
      <w:bodyDiv w:val="1"/>
      <w:marLeft w:val="0"/>
      <w:marRight w:val="0"/>
      <w:marTop w:val="0"/>
      <w:marBottom w:val="0"/>
      <w:divBdr>
        <w:top w:val="none" w:sz="0" w:space="0" w:color="auto"/>
        <w:left w:val="none" w:sz="0" w:space="0" w:color="auto"/>
        <w:bottom w:val="none" w:sz="0" w:space="0" w:color="auto"/>
        <w:right w:val="none" w:sz="0" w:space="0" w:color="auto"/>
      </w:divBdr>
    </w:div>
    <w:div w:id="880628249">
      <w:bodyDiv w:val="1"/>
      <w:marLeft w:val="0"/>
      <w:marRight w:val="0"/>
      <w:marTop w:val="0"/>
      <w:marBottom w:val="0"/>
      <w:divBdr>
        <w:top w:val="none" w:sz="0" w:space="0" w:color="auto"/>
        <w:left w:val="none" w:sz="0" w:space="0" w:color="auto"/>
        <w:bottom w:val="none" w:sz="0" w:space="0" w:color="auto"/>
        <w:right w:val="none" w:sz="0" w:space="0" w:color="auto"/>
      </w:divBdr>
    </w:div>
    <w:div w:id="880673949">
      <w:bodyDiv w:val="1"/>
      <w:marLeft w:val="0"/>
      <w:marRight w:val="0"/>
      <w:marTop w:val="0"/>
      <w:marBottom w:val="0"/>
      <w:divBdr>
        <w:top w:val="none" w:sz="0" w:space="0" w:color="auto"/>
        <w:left w:val="none" w:sz="0" w:space="0" w:color="auto"/>
        <w:bottom w:val="none" w:sz="0" w:space="0" w:color="auto"/>
        <w:right w:val="none" w:sz="0" w:space="0" w:color="auto"/>
      </w:divBdr>
    </w:div>
    <w:div w:id="880676231">
      <w:bodyDiv w:val="1"/>
      <w:marLeft w:val="0"/>
      <w:marRight w:val="0"/>
      <w:marTop w:val="0"/>
      <w:marBottom w:val="0"/>
      <w:divBdr>
        <w:top w:val="none" w:sz="0" w:space="0" w:color="auto"/>
        <w:left w:val="none" w:sz="0" w:space="0" w:color="auto"/>
        <w:bottom w:val="none" w:sz="0" w:space="0" w:color="auto"/>
        <w:right w:val="none" w:sz="0" w:space="0" w:color="auto"/>
      </w:divBdr>
    </w:div>
    <w:div w:id="880749083">
      <w:bodyDiv w:val="1"/>
      <w:marLeft w:val="0"/>
      <w:marRight w:val="0"/>
      <w:marTop w:val="0"/>
      <w:marBottom w:val="0"/>
      <w:divBdr>
        <w:top w:val="none" w:sz="0" w:space="0" w:color="auto"/>
        <w:left w:val="none" w:sz="0" w:space="0" w:color="auto"/>
        <w:bottom w:val="none" w:sz="0" w:space="0" w:color="auto"/>
        <w:right w:val="none" w:sz="0" w:space="0" w:color="auto"/>
      </w:divBdr>
    </w:div>
    <w:div w:id="880749350">
      <w:bodyDiv w:val="1"/>
      <w:marLeft w:val="0"/>
      <w:marRight w:val="0"/>
      <w:marTop w:val="0"/>
      <w:marBottom w:val="0"/>
      <w:divBdr>
        <w:top w:val="none" w:sz="0" w:space="0" w:color="auto"/>
        <w:left w:val="none" w:sz="0" w:space="0" w:color="auto"/>
        <w:bottom w:val="none" w:sz="0" w:space="0" w:color="auto"/>
        <w:right w:val="none" w:sz="0" w:space="0" w:color="auto"/>
      </w:divBdr>
      <w:divsChild>
        <w:div w:id="46615450">
          <w:marLeft w:val="0"/>
          <w:marRight w:val="0"/>
          <w:marTop w:val="0"/>
          <w:marBottom w:val="0"/>
          <w:divBdr>
            <w:top w:val="none" w:sz="0" w:space="0" w:color="auto"/>
            <w:left w:val="none" w:sz="0" w:space="0" w:color="auto"/>
            <w:bottom w:val="none" w:sz="0" w:space="0" w:color="auto"/>
            <w:right w:val="none" w:sz="0" w:space="0" w:color="auto"/>
          </w:divBdr>
          <w:divsChild>
            <w:div w:id="1336155585">
              <w:marLeft w:val="0"/>
              <w:marRight w:val="0"/>
              <w:marTop w:val="0"/>
              <w:marBottom w:val="0"/>
              <w:divBdr>
                <w:top w:val="none" w:sz="0" w:space="0" w:color="auto"/>
                <w:left w:val="none" w:sz="0" w:space="0" w:color="auto"/>
                <w:bottom w:val="none" w:sz="0" w:space="0" w:color="auto"/>
                <w:right w:val="none" w:sz="0" w:space="0" w:color="auto"/>
              </w:divBdr>
            </w:div>
          </w:divsChild>
        </w:div>
        <w:div w:id="181435012">
          <w:marLeft w:val="0"/>
          <w:marRight w:val="0"/>
          <w:marTop w:val="0"/>
          <w:marBottom w:val="0"/>
          <w:divBdr>
            <w:top w:val="none" w:sz="0" w:space="0" w:color="auto"/>
            <w:left w:val="none" w:sz="0" w:space="0" w:color="auto"/>
            <w:bottom w:val="none" w:sz="0" w:space="0" w:color="auto"/>
            <w:right w:val="none" w:sz="0" w:space="0" w:color="auto"/>
          </w:divBdr>
          <w:divsChild>
            <w:div w:id="587151971">
              <w:marLeft w:val="0"/>
              <w:marRight w:val="0"/>
              <w:marTop w:val="0"/>
              <w:marBottom w:val="0"/>
              <w:divBdr>
                <w:top w:val="none" w:sz="0" w:space="0" w:color="auto"/>
                <w:left w:val="none" w:sz="0" w:space="0" w:color="auto"/>
                <w:bottom w:val="none" w:sz="0" w:space="0" w:color="auto"/>
                <w:right w:val="none" w:sz="0" w:space="0" w:color="auto"/>
              </w:divBdr>
            </w:div>
          </w:divsChild>
        </w:div>
        <w:div w:id="184558077">
          <w:marLeft w:val="0"/>
          <w:marRight w:val="0"/>
          <w:marTop w:val="0"/>
          <w:marBottom w:val="0"/>
          <w:divBdr>
            <w:top w:val="none" w:sz="0" w:space="0" w:color="auto"/>
            <w:left w:val="none" w:sz="0" w:space="0" w:color="auto"/>
            <w:bottom w:val="none" w:sz="0" w:space="0" w:color="auto"/>
            <w:right w:val="none" w:sz="0" w:space="0" w:color="auto"/>
          </w:divBdr>
          <w:divsChild>
            <w:div w:id="870386619">
              <w:marLeft w:val="0"/>
              <w:marRight w:val="0"/>
              <w:marTop w:val="0"/>
              <w:marBottom w:val="0"/>
              <w:divBdr>
                <w:top w:val="none" w:sz="0" w:space="0" w:color="auto"/>
                <w:left w:val="none" w:sz="0" w:space="0" w:color="auto"/>
                <w:bottom w:val="none" w:sz="0" w:space="0" w:color="auto"/>
                <w:right w:val="none" w:sz="0" w:space="0" w:color="auto"/>
              </w:divBdr>
            </w:div>
          </w:divsChild>
        </w:div>
        <w:div w:id="932398612">
          <w:marLeft w:val="0"/>
          <w:marRight w:val="0"/>
          <w:marTop w:val="0"/>
          <w:marBottom w:val="0"/>
          <w:divBdr>
            <w:top w:val="none" w:sz="0" w:space="0" w:color="auto"/>
            <w:left w:val="none" w:sz="0" w:space="0" w:color="auto"/>
            <w:bottom w:val="none" w:sz="0" w:space="0" w:color="auto"/>
            <w:right w:val="none" w:sz="0" w:space="0" w:color="auto"/>
          </w:divBdr>
          <w:divsChild>
            <w:div w:id="1389765529">
              <w:marLeft w:val="0"/>
              <w:marRight w:val="0"/>
              <w:marTop w:val="0"/>
              <w:marBottom w:val="0"/>
              <w:divBdr>
                <w:top w:val="none" w:sz="0" w:space="0" w:color="auto"/>
                <w:left w:val="none" w:sz="0" w:space="0" w:color="auto"/>
                <w:bottom w:val="none" w:sz="0" w:space="0" w:color="auto"/>
                <w:right w:val="none" w:sz="0" w:space="0" w:color="auto"/>
              </w:divBdr>
            </w:div>
          </w:divsChild>
        </w:div>
        <w:div w:id="940643046">
          <w:marLeft w:val="0"/>
          <w:marRight w:val="0"/>
          <w:marTop w:val="0"/>
          <w:marBottom w:val="0"/>
          <w:divBdr>
            <w:top w:val="none" w:sz="0" w:space="0" w:color="auto"/>
            <w:left w:val="none" w:sz="0" w:space="0" w:color="auto"/>
            <w:bottom w:val="none" w:sz="0" w:space="0" w:color="auto"/>
            <w:right w:val="none" w:sz="0" w:space="0" w:color="auto"/>
          </w:divBdr>
          <w:divsChild>
            <w:div w:id="737870272">
              <w:marLeft w:val="0"/>
              <w:marRight w:val="0"/>
              <w:marTop w:val="0"/>
              <w:marBottom w:val="0"/>
              <w:divBdr>
                <w:top w:val="none" w:sz="0" w:space="0" w:color="auto"/>
                <w:left w:val="none" w:sz="0" w:space="0" w:color="auto"/>
                <w:bottom w:val="none" w:sz="0" w:space="0" w:color="auto"/>
                <w:right w:val="none" w:sz="0" w:space="0" w:color="auto"/>
              </w:divBdr>
            </w:div>
          </w:divsChild>
        </w:div>
        <w:div w:id="1148325782">
          <w:marLeft w:val="0"/>
          <w:marRight w:val="0"/>
          <w:marTop w:val="0"/>
          <w:marBottom w:val="0"/>
          <w:divBdr>
            <w:top w:val="none" w:sz="0" w:space="0" w:color="auto"/>
            <w:left w:val="none" w:sz="0" w:space="0" w:color="auto"/>
            <w:bottom w:val="none" w:sz="0" w:space="0" w:color="auto"/>
            <w:right w:val="none" w:sz="0" w:space="0" w:color="auto"/>
          </w:divBdr>
          <w:divsChild>
            <w:div w:id="472795119">
              <w:marLeft w:val="0"/>
              <w:marRight w:val="0"/>
              <w:marTop w:val="0"/>
              <w:marBottom w:val="0"/>
              <w:divBdr>
                <w:top w:val="none" w:sz="0" w:space="0" w:color="auto"/>
                <w:left w:val="none" w:sz="0" w:space="0" w:color="auto"/>
                <w:bottom w:val="none" w:sz="0" w:space="0" w:color="auto"/>
                <w:right w:val="none" w:sz="0" w:space="0" w:color="auto"/>
              </w:divBdr>
            </w:div>
          </w:divsChild>
        </w:div>
        <w:div w:id="1301493973">
          <w:marLeft w:val="0"/>
          <w:marRight w:val="0"/>
          <w:marTop w:val="0"/>
          <w:marBottom w:val="0"/>
          <w:divBdr>
            <w:top w:val="none" w:sz="0" w:space="0" w:color="auto"/>
            <w:left w:val="none" w:sz="0" w:space="0" w:color="auto"/>
            <w:bottom w:val="none" w:sz="0" w:space="0" w:color="auto"/>
            <w:right w:val="none" w:sz="0" w:space="0" w:color="auto"/>
          </w:divBdr>
          <w:divsChild>
            <w:div w:id="389499574">
              <w:marLeft w:val="0"/>
              <w:marRight w:val="0"/>
              <w:marTop w:val="0"/>
              <w:marBottom w:val="0"/>
              <w:divBdr>
                <w:top w:val="none" w:sz="0" w:space="0" w:color="auto"/>
                <w:left w:val="none" w:sz="0" w:space="0" w:color="auto"/>
                <w:bottom w:val="none" w:sz="0" w:space="0" w:color="auto"/>
                <w:right w:val="none" w:sz="0" w:space="0" w:color="auto"/>
              </w:divBdr>
            </w:div>
          </w:divsChild>
        </w:div>
        <w:div w:id="1515457621">
          <w:marLeft w:val="0"/>
          <w:marRight w:val="0"/>
          <w:marTop w:val="0"/>
          <w:marBottom w:val="0"/>
          <w:divBdr>
            <w:top w:val="none" w:sz="0" w:space="0" w:color="auto"/>
            <w:left w:val="none" w:sz="0" w:space="0" w:color="auto"/>
            <w:bottom w:val="none" w:sz="0" w:space="0" w:color="auto"/>
            <w:right w:val="none" w:sz="0" w:space="0" w:color="auto"/>
          </w:divBdr>
          <w:divsChild>
            <w:div w:id="869488125">
              <w:marLeft w:val="0"/>
              <w:marRight w:val="0"/>
              <w:marTop w:val="0"/>
              <w:marBottom w:val="0"/>
              <w:divBdr>
                <w:top w:val="none" w:sz="0" w:space="0" w:color="auto"/>
                <w:left w:val="none" w:sz="0" w:space="0" w:color="auto"/>
                <w:bottom w:val="none" w:sz="0" w:space="0" w:color="auto"/>
                <w:right w:val="none" w:sz="0" w:space="0" w:color="auto"/>
              </w:divBdr>
            </w:div>
          </w:divsChild>
        </w:div>
        <w:div w:id="1693795462">
          <w:marLeft w:val="0"/>
          <w:marRight w:val="0"/>
          <w:marTop w:val="0"/>
          <w:marBottom w:val="0"/>
          <w:divBdr>
            <w:top w:val="none" w:sz="0" w:space="0" w:color="auto"/>
            <w:left w:val="none" w:sz="0" w:space="0" w:color="auto"/>
            <w:bottom w:val="none" w:sz="0" w:space="0" w:color="auto"/>
            <w:right w:val="none" w:sz="0" w:space="0" w:color="auto"/>
          </w:divBdr>
          <w:divsChild>
            <w:div w:id="1744061587">
              <w:marLeft w:val="0"/>
              <w:marRight w:val="0"/>
              <w:marTop w:val="0"/>
              <w:marBottom w:val="0"/>
              <w:divBdr>
                <w:top w:val="none" w:sz="0" w:space="0" w:color="auto"/>
                <w:left w:val="none" w:sz="0" w:space="0" w:color="auto"/>
                <w:bottom w:val="none" w:sz="0" w:space="0" w:color="auto"/>
                <w:right w:val="none" w:sz="0" w:space="0" w:color="auto"/>
              </w:divBdr>
            </w:div>
          </w:divsChild>
        </w:div>
        <w:div w:id="1714696163">
          <w:marLeft w:val="0"/>
          <w:marRight w:val="0"/>
          <w:marTop w:val="0"/>
          <w:marBottom w:val="0"/>
          <w:divBdr>
            <w:top w:val="none" w:sz="0" w:space="0" w:color="auto"/>
            <w:left w:val="none" w:sz="0" w:space="0" w:color="auto"/>
            <w:bottom w:val="none" w:sz="0" w:space="0" w:color="auto"/>
            <w:right w:val="none" w:sz="0" w:space="0" w:color="auto"/>
          </w:divBdr>
          <w:divsChild>
            <w:div w:id="1811944836">
              <w:marLeft w:val="0"/>
              <w:marRight w:val="0"/>
              <w:marTop w:val="0"/>
              <w:marBottom w:val="0"/>
              <w:divBdr>
                <w:top w:val="none" w:sz="0" w:space="0" w:color="auto"/>
                <w:left w:val="none" w:sz="0" w:space="0" w:color="auto"/>
                <w:bottom w:val="none" w:sz="0" w:space="0" w:color="auto"/>
                <w:right w:val="none" w:sz="0" w:space="0" w:color="auto"/>
              </w:divBdr>
            </w:div>
          </w:divsChild>
        </w:div>
        <w:div w:id="2112124591">
          <w:marLeft w:val="0"/>
          <w:marRight w:val="0"/>
          <w:marTop w:val="0"/>
          <w:marBottom w:val="0"/>
          <w:divBdr>
            <w:top w:val="none" w:sz="0" w:space="0" w:color="auto"/>
            <w:left w:val="none" w:sz="0" w:space="0" w:color="auto"/>
            <w:bottom w:val="none" w:sz="0" w:space="0" w:color="auto"/>
            <w:right w:val="none" w:sz="0" w:space="0" w:color="auto"/>
          </w:divBdr>
          <w:divsChild>
            <w:div w:id="176954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11074">
      <w:bodyDiv w:val="1"/>
      <w:marLeft w:val="0"/>
      <w:marRight w:val="0"/>
      <w:marTop w:val="0"/>
      <w:marBottom w:val="0"/>
      <w:divBdr>
        <w:top w:val="none" w:sz="0" w:space="0" w:color="auto"/>
        <w:left w:val="none" w:sz="0" w:space="0" w:color="auto"/>
        <w:bottom w:val="none" w:sz="0" w:space="0" w:color="auto"/>
        <w:right w:val="none" w:sz="0" w:space="0" w:color="auto"/>
      </w:divBdr>
    </w:div>
    <w:div w:id="881941677">
      <w:bodyDiv w:val="1"/>
      <w:marLeft w:val="0"/>
      <w:marRight w:val="0"/>
      <w:marTop w:val="0"/>
      <w:marBottom w:val="0"/>
      <w:divBdr>
        <w:top w:val="none" w:sz="0" w:space="0" w:color="auto"/>
        <w:left w:val="none" w:sz="0" w:space="0" w:color="auto"/>
        <w:bottom w:val="none" w:sz="0" w:space="0" w:color="auto"/>
        <w:right w:val="none" w:sz="0" w:space="0" w:color="auto"/>
      </w:divBdr>
    </w:div>
    <w:div w:id="881942428">
      <w:bodyDiv w:val="1"/>
      <w:marLeft w:val="0"/>
      <w:marRight w:val="0"/>
      <w:marTop w:val="0"/>
      <w:marBottom w:val="0"/>
      <w:divBdr>
        <w:top w:val="none" w:sz="0" w:space="0" w:color="auto"/>
        <w:left w:val="none" w:sz="0" w:space="0" w:color="auto"/>
        <w:bottom w:val="none" w:sz="0" w:space="0" w:color="auto"/>
        <w:right w:val="none" w:sz="0" w:space="0" w:color="auto"/>
      </w:divBdr>
    </w:div>
    <w:div w:id="882136031">
      <w:bodyDiv w:val="1"/>
      <w:marLeft w:val="0"/>
      <w:marRight w:val="0"/>
      <w:marTop w:val="0"/>
      <w:marBottom w:val="0"/>
      <w:divBdr>
        <w:top w:val="none" w:sz="0" w:space="0" w:color="auto"/>
        <w:left w:val="none" w:sz="0" w:space="0" w:color="auto"/>
        <w:bottom w:val="none" w:sz="0" w:space="0" w:color="auto"/>
        <w:right w:val="none" w:sz="0" w:space="0" w:color="auto"/>
      </w:divBdr>
    </w:div>
    <w:div w:id="882257802">
      <w:bodyDiv w:val="1"/>
      <w:marLeft w:val="0"/>
      <w:marRight w:val="0"/>
      <w:marTop w:val="0"/>
      <w:marBottom w:val="0"/>
      <w:divBdr>
        <w:top w:val="none" w:sz="0" w:space="0" w:color="auto"/>
        <w:left w:val="none" w:sz="0" w:space="0" w:color="auto"/>
        <w:bottom w:val="none" w:sz="0" w:space="0" w:color="auto"/>
        <w:right w:val="none" w:sz="0" w:space="0" w:color="auto"/>
      </w:divBdr>
    </w:div>
    <w:div w:id="882325786">
      <w:bodyDiv w:val="1"/>
      <w:marLeft w:val="0"/>
      <w:marRight w:val="0"/>
      <w:marTop w:val="0"/>
      <w:marBottom w:val="0"/>
      <w:divBdr>
        <w:top w:val="none" w:sz="0" w:space="0" w:color="auto"/>
        <w:left w:val="none" w:sz="0" w:space="0" w:color="auto"/>
        <w:bottom w:val="none" w:sz="0" w:space="0" w:color="auto"/>
        <w:right w:val="none" w:sz="0" w:space="0" w:color="auto"/>
      </w:divBdr>
    </w:div>
    <w:div w:id="882448113">
      <w:bodyDiv w:val="1"/>
      <w:marLeft w:val="0"/>
      <w:marRight w:val="0"/>
      <w:marTop w:val="0"/>
      <w:marBottom w:val="0"/>
      <w:divBdr>
        <w:top w:val="none" w:sz="0" w:space="0" w:color="auto"/>
        <w:left w:val="none" w:sz="0" w:space="0" w:color="auto"/>
        <w:bottom w:val="none" w:sz="0" w:space="0" w:color="auto"/>
        <w:right w:val="none" w:sz="0" w:space="0" w:color="auto"/>
      </w:divBdr>
    </w:div>
    <w:div w:id="882641001">
      <w:bodyDiv w:val="1"/>
      <w:marLeft w:val="0"/>
      <w:marRight w:val="0"/>
      <w:marTop w:val="0"/>
      <w:marBottom w:val="0"/>
      <w:divBdr>
        <w:top w:val="none" w:sz="0" w:space="0" w:color="auto"/>
        <w:left w:val="none" w:sz="0" w:space="0" w:color="auto"/>
        <w:bottom w:val="none" w:sz="0" w:space="0" w:color="auto"/>
        <w:right w:val="none" w:sz="0" w:space="0" w:color="auto"/>
      </w:divBdr>
    </w:div>
    <w:div w:id="882667982">
      <w:bodyDiv w:val="1"/>
      <w:marLeft w:val="0"/>
      <w:marRight w:val="0"/>
      <w:marTop w:val="0"/>
      <w:marBottom w:val="0"/>
      <w:divBdr>
        <w:top w:val="none" w:sz="0" w:space="0" w:color="auto"/>
        <w:left w:val="none" w:sz="0" w:space="0" w:color="auto"/>
        <w:bottom w:val="none" w:sz="0" w:space="0" w:color="auto"/>
        <w:right w:val="none" w:sz="0" w:space="0" w:color="auto"/>
      </w:divBdr>
    </w:div>
    <w:div w:id="882789644">
      <w:bodyDiv w:val="1"/>
      <w:marLeft w:val="0"/>
      <w:marRight w:val="0"/>
      <w:marTop w:val="0"/>
      <w:marBottom w:val="0"/>
      <w:divBdr>
        <w:top w:val="none" w:sz="0" w:space="0" w:color="auto"/>
        <w:left w:val="none" w:sz="0" w:space="0" w:color="auto"/>
        <w:bottom w:val="none" w:sz="0" w:space="0" w:color="auto"/>
        <w:right w:val="none" w:sz="0" w:space="0" w:color="auto"/>
      </w:divBdr>
    </w:div>
    <w:div w:id="882906560">
      <w:bodyDiv w:val="1"/>
      <w:marLeft w:val="0"/>
      <w:marRight w:val="0"/>
      <w:marTop w:val="0"/>
      <w:marBottom w:val="0"/>
      <w:divBdr>
        <w:top w:val="none" w:sz="0" w:space="0" w:color="auto"/>
        <w:left w:val="none" w:sz="0" w:space="0" w:color="auto"/>
        <w:bottom w:val="none" w:sz="0" w:space="0" w:color="auto"/>
        <w:right w:val="none" w:sz="0" w:space="0" w:color="auto"/>
      </w:divBdr>
    </w:div>
    <w:div w:id="882978770">
      <w:bodyDiv w:val="1"/>
      <w:marLeft w:val="0"/>
      <w:marRight w:val="0"/>
      <w:marTop w:val="0"/>
      <w:marBottom w:val="0"/>
      <w:divBdr>
        <w:top w:val="none" w:sz="0" w:space="0" w:color="auto"/>
        <w:left w:val="none" w:sz="0" w:space="0" w:color="auto"/>
        <w:bottom w:val="none" w:sz="0" w:space="0" w:color="auto"/>
        <w:right w:val="none" w:sz="0" w:space="0" w:color="auto"/>
      </w:divBdr>
    </w:div>
    <w:div w:id="883101256">
      <w:bodyDiv w:val="1"/>
      <w:marLeft w:val="0"/>
      <w:marRight w:val="0"/>
      <w:marTop w:val="0"/>
      <w:marBottom w:val="0"/>
      <w:divBdr>
        <w:top w:val="none" w:sz="0" w:space="0" w:color="auto"/>
        <w:left w:val="none" w:sz="0" w:space="0" w:color="auto"/>
        <w:bottom w:val="none" w:sz="0" w:space="0" w:color="auto"/>
        <w:right w:val="none" w:sz="0" w:space="0" w:color="auto"/>
      </w:divBdr>
    </w:div>
    <w:div w:id="883254382">
      <w:bodyDiv w:val="1"/>
      <w:marLeft w:val="0"/>
      <w:marRight w:val="0"/>
      <w:marTop w:val="0"/>
      <w:marBottom w:val="0"/>
      <w:divBdr>
        <w:top w:val="none" w:sz="0" w:space="0" w:color="auto"/>
        <w:left w:val="none" w:sz="0" w:space="0" w:color="auto"/>
        <w:bottom w:val="none" w:sz="0" w:space="0" w:color="auto"/>
        <w:right w:val="none" w:sz="0" w:space="0" w:color="auto"/>
      </w:divBdr>
    </w:div>
    <w:div w:id="883299269">
      <w:bodyDiv w:val="1"/>
      <w:marLeft w:val="0"/>
      <w:marRight w:val="0"/>
      <w:marTop w:val="0"/>
      <w:marBottom w:val="0"/>
      <w:divBdr>
        <w:top w:val="none" w:sz="0" w:space="0" w:color="auto"/>
        <w:left w:val="none" w:sz="0" w:space="0" w:color="auto"/>
        <w:bottom w:val="none" w:sz="0" w:space="0" w:color="auto"/>
        <w:right w:val="none" w:sz="0" w:space="0" w:color="auto"/>
      </w:divBdr>
    </w:div>
    <w:div w:id="883447057">
      <w:bodyDiv w:val="1"/>
      <w:marLeft w:val="0"/>
      <w:marRight w:val="0"/>
      <w:marTop w:val="0"/>
      <w:marBottom w:val="0"/>
      <w:divBdr>
        <w:top w:val="none" w:sz="0" w:space="0" w:color="auto"/>
        <w:left w:val="none" w:sz="0" w:space="0" w:color="auto"/>
        <w:bottom w:val="none" w:sz="0" w:space="0" w:color="auto"/>
        <w:right w:val="none" w:sz="0" w:space="0" w:color="auto"/>
      </w:divBdr>
    </w:div>
    <w:div w:id="884561810">
      <w:bodyDiv w:val="1"/>
      <w:marLeft w:val="0"/>
      <w:marRight w:val="0"/>
      <w:marTop w:val="0"/>
      <w:marBottom w:val="0"/>
      <w:divBdr>
        <w:top w:val="none" w:sz="0" w:space="0" w:color="auto"/>
        <w:left w:val="none" w:sz="0" w:space="0" w:color="auto"/>
        <w:bottom w:val="none" w:sz="0" w:space="0" w:color="auto"/>
        <w:right w:val="none" w:sz="0" w:space="0" w:color="auto"/>
      </w:divBdr>
    </w:div>
    <w:div w:id="885065468">
      <w:bodyDiv w:val="1"/>
      <w:marLeft w:val="0"/>
      <w:marRight w:val="0"/>
      <w:marTop w:val="0"/>
      <w:marBottom w:val="0"/>
      <w:divBdr>
        <w:top w:val="none" w:sz="0" w:space="0" w:color="auto"/>
        <w:left w:val="none" w:sz="0" w:space="0" w:color="auto"/>
        <w:bottom w:val="none" w:sz="0" w:space="0" w:color="auto"/>
        <w:right w:val="none" w:sz="0" w:space="0" w:color="auto"/>
      </w:divBdr>
    </w:div>
    <w:div w:id="885069288">
      <w:bodyDiv w:val="1"/>
      <w:marLeft w:val="0"/>
      <w:marRight w:val="0"/>
      <w:marTop w:val="0"/>
      <w:marBottom w:val="0"/>
      <w:divBdr>
        <w:top w:val="none" w:sz="0" w:space="0" w:color="auto"/>
        <w:left w:val="none" w:sz="0" w:space="0" w:color="auto"/>
        <w:bottom w:val="none" w:sz="0" w:space="0" w:color="auto"/>
        <w:right w:val="none" w:sz="0" w:space="0" w:color="auto"/>
      </w:divBdr>
    </w:div>
    <w:div w:id="885221512">
      <w:bodyDiv w:val="1"/>
      <w:marLeft w:val="0"/>
      <w:marRight w:val="0"/>
      <w:marTop w:val="0"/>
      <w:marBottom w:val="0"/>
      <w:divBdr>
        <w:top w:val="none" w:sz="0" w:space="0" w:color="auto"/>
        <w:left w:val="none" w:sz="0" w:space="0" w:color="auto"/>
        <w:bottom w:val="none" w:sz="0" w:space="0" w:color="auto"/>
        <w:right w:val="none" w:sz="0" w:space="0" w:color="auto"/>
      </w:divBdr>
    </w:div>
    <w:div w:id="885529249">
      <w:bodyDiv w:val="1"/>
      <w:marLeft w:val="0"/>
      <w:marRight w:val="0"/>
      <w:marTop w:val="0"/>
      <w:marBottom w:val="0"/>
      <w:divBdr>
        <w:top w:val="none" w:sz="0" w:space="0" w:color="auto"/>
        <w:left w:val="none" w:sz="0" w:space="0" w:color="auto"/>
        <w:bottom w:val="none" w:sz="0" w:space="0" w:color="auto"/>
        <w:right w:val="none" w:sz="0" w:space="0" w:color="auto"/>
      </w:divBdr>
    </w:div>
    <w:div w:id="885679931">
      <w:bodyDiv w:val="1"/>
      <w:marLeft w:val="0"/>
      <w:marRight w:val="0"/>
      <w:marTop w:val="0"/>
      <w:marBottom w:val="0"/>
      <w:divBdr>
        <w:top w:val="none" w:sz="0" w:space="0" w:color="auto"/>
        <w:left w:val="none" w:sz="0" w:space="0" w:color="auto"/>
        <w:bottom w:val="none" w:sz="0" w:space="0" w:color="auto"/>
        <w:right w:val="none" w:sz="0" w:space="0" w:color="auto"/>
      </w:divBdr>
    </w:div>
    <w:div w:id="885726745">
      <w:bodyDiv w:val="1"/>
      <w:marLeft w:val="0"/>
      <w:marRight w:val="0"/>
      <w:marTop w:val="0"/>
      <w:marBottom w:val="0"/>
      <w:divBdr>
        <w:top w:val="none" w:sz="0" w:space="0" w:color="auto"/>
        <w:left w:val="none" w:sz="0" w:space="0" w:color="auto"/>
        <w:bottom w:val="none" w:sz="0" w:space="0" w:color="auto"/>
        <w:right w:val="none" w:sz="0" w:space="0" w:color="auto"/>
      </w:divBdr>
    </w:div>
    <w:div w:id="886575374">
      <w:bodyDiv w:val="1"/>
      <w:marLeft w:val="0"/>
      <w:marRight w:val="0"/>
      <w:marTop w:val="0"/>
      <w:marBottom w:val="0"/>
      <w:divBdr>
        <w:top w:val="none" w:sz="0" w:space="0" w:color="auto"/>
        <w:left w:val="none" w:sz="0" w:space="0" w:color="auto"/>
        <w:bottom w:val="none" w:sz="0" w:space="0" w:color="auto"/>
        <w:right w:val="none" w:sz="0" w:space="0" w:color="auto"/>
      </w:divBdr>
    </w:div>
    <w:div w:id="887033073">
      <w:bodyDiv w:val="1"/>
      <w:marLeft w:val="0"/>
      <w:marRight w:val="0"/>
      <w:marTop w:val="0"/>
      <w:marBottom w:val="0"/>
      <w:divBdr>
        <w:top w:val="none" w:sz="0" w:space="0" w:color="auto"/>
        <w:left w:val="none" w:sz="0" w:space="0" w:color="auto"/>
        <w:bottom w:val="none" w:sz="0" w:space="0" w:color="auto"/>
        <w:right w:val="none" w:sz="0" w:space="0" w:color="auto"/>
      </w:divBdr>
    </w:div>
    <w:div w:id="887716586">
      <w:bodyDiv w:val="1"/>
      <w:marLeft w:val="0"/>
      <w:marRight w:val="0"/>
      <w:marTop w:val="0"/>
      <w:marBottom w:val="0"/>
      <w:divBdr>
        <w:top w:val="none" w:sz="0" w:space="0" w:color="auto"/>
        <w:left w:val="none" w:sz="0" w:space="0" w:color="auto"/>
        <w:bottom w:val="none" w:sz="0" w:space="0" w:color="auto"/>
        <w:right w:val="none" w:sz="0" w:space="0" w:color="auto"/>
      </w:divBdr>
    </w:div>
    <w:div w:id="888304779">
      <w:bodyDiv w:val="1"/>
      <w:marLeft w:val="0"/>
      <w:marRight w:val="0"/>
      <w:marTop w:val="0"/>
      <w:marBottom w:val="0"/>
      <w:divBdr>
        <w:top w:val="none" w:sz="0" w:space="0" w:color="auto"/>
        <w:left w:val="none" w:sz="0" w:space="0" w:color="auto"/>
        <w:bottom w:val="none" w:sz="0" w:space="0" w:color="auto"/>
        <w:right w:val="none" w:sz="0" w:space="0" w:color="auto"/>
      </w:divBdr>
    </w:div>
    <w:div w:id="888566501">
      <w:bodyDiv w:val="1"/>
      <w:marLeft w:val="0"/>
      <w:marRight w:val="0"/>
      <w:marTop w:val="0"/>
      <w:marBottom w:val="0"/>
      <w:divBdr>
        <w:top w:val="none" w:sz="0" w:space="0" w:color="auto"/>
        <w:left w:val="none" w:sz="0" w:space="0" w:color="auto"/>
        <w:bottom w:val="none" w:sz="0" w:space="0" w:color="auto"/>
        <w:right w:val="none" w:sz="0" w:space="0" w:color="auto"/>
      </w:divBdr>
    </w:div>
    <w:div w:id="888609105">
      <w:bodyDiv w:val="1"/>
      <w:marLeft w:val="0"/>
      <w:marRight w:val="0"/>
      <w:marTop w:val="0"/>
      <w:marBottom w:val="0"/>
      <w:divBdr>
        <w:top w:val="none" w:sz="0" w:space="0" w:color="auto"/>
        <w:left w:val="none" w:sz="0" w:space="0" w:color="auto"/>
        <w:bottom w:val="none" w:sz="0" w:space="0" w:color="auto"/>
        <w:right w:val="none" w:sz="0" w:space="0" w:color="auto"/>
      </w:divBdr>
    </w:div>
    <w:div w:id="888613749">
      <w:bodyDiv w:val="1"/>
      <w:marLeft w:val="0"/>
      <w:marRight w:val="0"/>
      <w:marTop w:val="0"/>
      <w:marBottom w:val="0"/>
      <w:divBdr>
        <w:top w:val="none" w:sz="0" w:space="0" w:color="auto"/>
        <w:left w:val="none" w:sz="0" w:space="0" w:color="auto"/>
        <w:bottom w:val="none" w:sz="0" w:space="0" w:color="auto"/>
        <w:right w:val="none" w:sz="0" w:space="0" w:color="auto"/>
      </w:divBdr>
    </w:div>
    <w:div w:id="888878502">
      <w:bodyDiv w:val="1"/>
      <w:marLeft w:val="0"/>
      <w:marRight w:val="0"/>
      <w:marTop w:val="0"/>
      <w:marBottom w:val="0"/>
      <w:divBdr>
        <w:top w:val="none" w:sz="0" w:space="0" w:color="auto"/>
        <w:left w:val="none" w:sz="0" w:space="0" w:color="auto"/>
        <w:bottom w:val="none" w:sz="0" w:space="0" w:color="auto"/>
        <w:right w:val="none" w:sz="0" w:space="0" w:color="auto"/>
      </w:divBdr>
    </w:div>
    <w:div w:id="889414221">
      <w:bodyDiv w:val="1"/>
      <w:marLeft w:val="0"/>
      <w:marRight w:val="0"/>
      <w:marTop w:val="0"/>
      <w:marBottom w:val="0"/>
      <w:divBdr>
        <w:top w:val="none" w:sz="0" w:space="0" w:color="auto"/>
        <w:left w:val="none" w:sz="0" w:space="0" w:color="auto"/>
        <w:bottom w:val="none" w:sz="0" w:space="0" w:color="auto"/>
        <w:right w:val="none" w:sz="0" w:space="0" w:color="auto"/>
      </w:divBdr>
    </w:div>
    <w:div w:id="889998074">
      <w:bodyDiv w:val="1"/>
      <w:marLeft w:val="0"/>
      <w:marRight w:val="0"/>
      <w:marTop w:val="0"/>
      <w:marBottom w:val="0"/>
      <w:divBdr>
        <w:top w:val="none" w:sz="0" w:space="0" w:color="auto"/>
        <w:left w:val="none" w:sz="0" w:space="0" w:color="auto"/>
        <w:bottom w:val="none" w:sz="0" w:space="0" w:color="auto"/>
        <w:right w:val="none" w:sz="0" w:space="0" w:color="auto"/>
      </w:divBdr>
    </w:div>
    <w:div w:id="890925577">
      <w:bodyDiv w:val="1"/>
      <w:marLeft w:val="0"/>
      <w:marRight w:val="0"/>
      <w:marTop w:val="0"/>
      <w:marBottom w:val="0"/>
      <w:divBdr>
        <w:top w:val="none" w:sz="0" w:space="0" w:color="auto"/>
        <w:left w:val="none" w:sz="0" w:space="0" w:color="auto"/>
        <w:bottom w:val="none" w:sz="0" w:space="0" w:color="auto"/>
        <w:right w:val="none" w:sz="0" w:space="0" w:color="auto"/>
      </w:divBdr>
    </w:div>
    <w:div w:id="891036155">
      <w:bodyDiv w:val="1"/>
      <w:marLeft w:val="0"/>
      <w:marRight w:val="0"/>
      <w:marTop w:val="0"/>
      <w:marBottom w:val="0"/>
      <w:divBdr>
        <w:top w:val="none" w:sz="0" w:space="0" w:color="auto"/>
        <w:left w:val="none" w:sz="0" w:space="0" w:color="auto"/>
        <w:bottom w:val="none" w:sz="0" w:space="0" w:color="auto"/>
        <w:right w:val="none" w:sz="0" w:space="0" w:color="auto"/>
      </w:divBdr>
    </w:div>
    <w:div w:id="891038360">
      <w:bodyDiv w:val="1"/>
      <w:marLeft w:val="0"/>
      <w:marRight w:val="0"/>
      <w:marTop w:val="0"/>
      <w:marBottom w:val="0"/>
      <w:divBdr>
        <w:top w:val="none" w:sz="0" w:space="0" w:color="auto"/>
        <w:left w:val="none" w:sz="0" w:space="0" w:color="auto"/>
        <w:bottom w:val="none" w:sz="0" w:space="0" w:color="auto"/>
        <w:right w:val="none" w:sz="0" w:space="0" w:color="auto"/>
      </w:divBdr>
    </w:div>
    <w:div w:id="891381587">
      <w:bodyDiv w:val="1"/>
      <w:marLeft w:val="0"/>
      <w:marRight w:val="0"/>
      <w:marTop w:val="0"/>
      <w:marBottom w:val="0"/>
      <w:divBdr>
        <w:top w:val="none" w:sz="0" w:space="0" w:color="auto"/>
        <w:left w:val="none" w:sz="0" w:space="0" w:color="auto"/>
        <w:bottom w:val="none" w:sz="0" w:space="0" w:color="auto"/>
        <w:right w:val="none" w:sz="0" w:space="0" w:color="auto"/>
      </w:divBdr>
    </w:div>
    <w:div w:id="891387612">
      <w:bodyDiv w:val="1"/>
      <w:marLeft w:val="0"/>
      <w:marRight w:val="0"/>
      <w:marTop w:val="0"/>
      <w:marBottom w:val="0"/>
      <w:divBdr>
        <w:top w:val="none" w:sz="0" w:space="0" w:color="auto"/>
        <w:left w:val="none" w:sz="0" w:space="0" w:color="auto"/>
        <w:bottom w:val="none" w:sz="0" w:space="0" w:color="auto"/>
        <w:right w:val="none" w:sz="0" w:space="0" w:color="auto"/>
      </w:divBdr>
    </w:div>
    <w:div w:id="891575109">
      <w:bodyDiv w:val="1"/>
      <w:marLeft w:val="0"/>
      <w:marRight w:val="0"/>
      <w:marTop w:val="0"/>
      <w:marBottom w:val="0"/>
      <w:divBdr>
        <w:top w:val="none" w:sz="0" w:space="0" w:color="auto"/>
        <w:left w:val="none" w:sz="0" w:space="0" w:color="auto"/>
        <w:bottom w:val="none" w:sz="0" w:space="0" w:color="auto"/>
        <w:right w:val="none" w:sz="0" w:space="0" w:color="auto"/>
      </w:divBdr>
    </w:div>
    <w:div w:id="891690817">
      <w:bodyDiv w:val="1"/>
      <w:marLeft w:val="0"/>
      <w:marRight w:val="0"/>
      <w:marTop w:val="0"/>
      <w:marBottom w:val="0"/>
      <w:divBdr>
        <w:top w:val="none" w:sz="0" w:space="0" w:color="auto"/>
        <w:left w:val="none" w:sz="0" w:space="0" w:color="auto"/>
        <w:bottom w:val="none" w:sz="0" w:space="0" w:color="auto"/>
        <w:right w:val="none" w:sz="0" w:space="0" w:color="auto"/>
      </w:divBdr>
    </w:div>
    <w:div w:id="891960192">
      <w:bodyDiv w:val="1"/>
      <w:marLeft w:val="0"/>
      <w:marRight w:val="0"/>
      <w:marTop w:val="0"/>
      <w:marBottom w:val="0"/>
      <w:divBdr>
        <w:top w:val="none" w:sz="0" w:space="0" w:color="auto"/>
        <w:left w:val="none" w:sz="0" w:space="0" w:color="auto"/>
        <w:bottom w:val="none" w:sz="0" w:space="0" w:color="auto"/>
        <w:right w:val="none" w:sz="0" w:space="0" w:color="auto"/>
      </w:divBdr>
    </w:div>
    <w:div w:id="892083576">
      <w:bodyDiv w:val="1"/>
      <w:marLeft w:val="0"/>
      <w:marRight w:val="0"/>
      <w:marTop w:val="0"/>
      <w:marBottom w:val="0"/>
      <w:divBdr>
        <w:top w:val="none" w:sz="0" w:space="0" w:color="auto"/>
        <w:left w:val="none" w:sz="0" w:space="0" w:color="auto"/>
        <w:bottom w:val="none" w:sz="0" w:space="0" w:color="auto"/>
        <w:right w:val="none" w:sz="0" w:space="0" w:color="auto"/>
      </w:divBdr>
    </w:div>
    <w:div w:id="892348666">
      <w:bodyDiv w:val="1"/>
      <w:marLeft w:val="0"/>
      <w:marRight w:val="0"/>
      <w:marTop w:val="0"/>
      <w:marBottom w:val="0"/>
      <w:divBdr>
        <w:top w:val="none" w:sz="0" w:space="0" w:color="auto"/>
        <w:left w:val="none" w:sz="0" w:space="0" w:color="auto"/>
        <w:bottom w:val="none" w:sz="0" w:space="0" w:color="auto"/>
        <w:right w:val="none" w:sz="0" w:space="0" w:color="auto"/>
      </w:divBdr>
    </w:div>
    <w:div w:id="892497189">
      <w:bodyDiv w:val="1"/>
      <w:marLeft w:val="0"/>
      <w:marRight w:val="0"/>
      <w:marTop w:val="0"/>
      <w:marBottom w:val="0"/>
      <w:divBdr>
        <w:top w:val="none" w:sz="0" w:space="0" w:color="auto"/>
        <w:left w:val="none" w:sz="0" w:space="0" w:color="auto"/>
        <w:bottom w:val="none" w:sz="0" w:space="0" w:color="auto"/>
        <w:right w:val="none" w:sz="0" w:space="0" w:color="auto"/>
      </w:divBdr>
    </w:div>
    <w:div w:id="892546562">
      <w:bodyDiv w:val="1"/>
      <w:marLeft w:val="0"/>
      <w:marRight w:val="0"/>
      <w:marTop w:val="0"/>
      <w:marBottom w:val="0"/>
      <w:divBdr>
        <w:top w:val="none" w:sz="0" w:space="0" w:color="auto"/>
        <w:left w:val="none" w:sz="0" w:space="0" w:color="auto"/>
        <w:bottom w:val="none" w:sz="0" w:space="0" w:color="auto"/>
        <w:right w:val="none" w:sz="0" w:space="0" w:color="auto"/>
      </w:divBdr>
    </w:div>
    <w:div w:id="892698402">
      <w:bodyDiv w:val="1"/>
      <w:marLeft w:val="0"/>
      <w:marRight w:val="0"/>
      <w:marTop w:val="0"/>
      <w:marBottom w:val="0"/>
      <w:divBdr>
        <w:top w:val="none" w:sz="0" w:space="0" w:color="auto"/>
        <w:left w:val="none" w:sz="0" w:space="0" w:color="auto"/>
        <w:bottom w:val="none" w:sz="0" w:space="0" w:color="auto"/>
        <w:right w:val="none" w:sz="0" w:space="0" w:color="auto"/>
      </w:divBdr>
    </w:div>
    <w:div w:id="892817199">
      <w:bodyDiv w:val="1"/>
      <w:marLeft w:val="0"/>
      <w:marRight w:val="0"/>
      <w:marTop w:val="0"/>
      <w:marBottom w:val="0"/>
      <w:divBdr>
        <w:top w:val="none" w:sz="0" w:space="0" w:color="auto"/>
        <w:left w:val="none" w:sz="0" w:space="0" w:color="auto"/>
        <w:bottom w:val="none" w:sz="0" w:space="0" w:color="auto"/>
        <w:right w:val="none" w:sz="0" w:space="0" w:color="auto"/>
      </w:divBdr>
    </w:div>
    <w:div w:id="892929099">
      <w:bodyDiv w:val="1"/>
      <w:marLeft w:val="0"/>
      <w:marRight w:val="0"/>
      <w:marTop w:val="0"/>
      <w:marBottom w:val="0"/>
      <w:divBdr>
        <w:top w:val="none" w:sz="0" w:space="0" w:color="auto"/>
        <w:left w:val="none" w:sz="0" w:space="0" w:color="auto"/>
        <w:bottom w:val="none" w:sz="0" w:space="0" w:color="auto"/>
        <w:right w:val="none" w:sz="0" w:space="0" w:color="auto"/>
      </w:divBdr>
    </w:div>
    <w:div w:id="893275470">
      <w:bodyDiv w:val="1"/>
      <w:marLeft w:val="0"/>
      <w:marRight w:val="0"/>
      <w:marTop w:val="0"/>
      <w:marBottom w:val="0"/>
      <w:divBdr>
        <w:top w:val="none" w:sz="0" w:space="0" w:color="auto"/>
        <w:left w:val="none" w:sz="0" w:space="0" w:color="auto"/>
        <w:bottom w:val="none" w:sz="0" w:space="0" w:color="auto"/>
        <w:right w:val="none" w:sz="0" w:space="0" w:color="auto"/>
      </w:divBdr>
    </w:div>
    <w:div w:id="893353002">
      <w:bodyDiv w:val="1"/>
      <w:marLeft w:val="0"/>
      <w:marRight w:val="0"/>
      <w:marTop w:val="0"/>
      <w:marBottom w:val="0"/>
      <w:divBdr>
        <w:top w:val="none" w:sz="0" w:space="0" w:color="auto"/>
        <w:left w:val="none" w:sz="0" w:space="0" w:color="auto"/>
        <w:bottom w:val="none" w:sz="0" w:space="0" w:color="auto"/>
        <w:right w:val="none" w:sz="0" w:space="0" w:color="auto"/>
      </w:divBdr>
    </w:div>
    <w:div w:id="893734677">
      <w:bodyDiv w:val="1"/>
      <w:marLeft w:val="0"/>
      <w:marRight w:val="0"/>
      <w:marTop w:val="0"/>
      <w:marBottom w:val="0"/>
      <w:divBdr>
        <w:top w:val="none" w:sz="0" w:space="0" w:color="auto"/>
        <w:left w:val="none" w:sz="0" w:space="0" w:color="auto"/>
        <w:bottom w:val="none" w:sz="0" w:space="0" w:color="auto"/>
        <w:right w:val="none" w:sz="0" w:space="0" w:color="auto"/>
      </w:divBdr>
    </w:div>
    <w:div w:id="894044109">
      <w:bodyDiv w:val="1"/>
      <w:marLeft w:val="0"/>
      <w:marRight w:val="0"/>
      <w:marTop w:val="0"/>
      <w:marBottom w:val="0"/>
      <w:divBdr>
        <w:top w:val="none" w:sz="0" w:space="0" w:color="auto"/>
        <w:left w:val="none" w:sz="0" w:space="0" w:color="auto"/>
        <w:bottom w:val="none" w:sz="0" w:space="0" w:color="auto"/>
        <w:right w:val="none" w:sz="0" w:space="0" w:color="auto"/>
      </w:divBdr>
    </w:div>
    <w:div w:id="894311759">
      <w:bodyDiv w:val="1"/>
      <w:marLeft w:val="0"/>
      <w:marRight w:val="0"/>
      <w:marTop w:val="0"/>
      <w:marBottom w:val="0"/>
      <w:divBdr>
        <w:top w:val="none" w:sz="0" w:space="0" w:color="auto"/>
        <w:left w:val="none" w:sz="0" w:space="0" w:color="auto"/>
        <w:bottom w:val="none" w:sz="0" w:space="0" w:color="auto"/>
        <w:right w:val="none" w:sz="0" w:space="0" w:color="auto"/>
      </w:divBdr>
    </w:div>
    <w:div w:id="894313791">
      <w:bodyDiv w:val="1"/>
      <w:marLeft w:val="0"/>
      <w:marRight w:val="0"/>
      <w:marTop w:val="0"/>
      <w:marBottom w:val="0"/>
      <w:divBdr>
        <w:top w:val="none" w:sz="0" w:space="0" w:color="auto"/>
        <w:left w:val="none" w:sz="0" w:space="0" w:color="auto"/>
        <w:bottom w:val="none" w:sz="0" w:space="0" w:color="auto"/>
        <w:right w:val="none" w:sz="0" w:space="0" w:color="auto"/>
      </w:divBdr>
    </w:div>
    <w:div w:id="894508199">
      <w:bodyDiv w:val="1"/>
      <w:marLeft w:val="0"/>
      <w:marRight w:val="0"/>
      <w:marTop w:val="0"/>
      <w:marBottom w:val="0"/>
      <w:divBdr>
        <w:top w:val="none" w:sz="0" w:space="0" w:color="auto"/>
        <w:left w:val="none" w:sz="0" w:space="0" w:color="auto"/>
        <w:bottom w:val="none" w:sz="0" w:space="0" w:color="auto"/>
        <w:right w:val="none" w:sz="0" w:space="0" w:color="auto"/>
      </w:divBdr>
    </w:div>
    <w:div w:id="894588557">
      <w:bodyDiv w:val="1"/>
      <w:marLeft w:val="0"/>
      <w:marRight w:val="0"/>
      <w:marTop w:val="0"/>
      <w:marBottom w:val="0"/>
      <w:divBdr>
        <w:top w:val="none" w:sz="0" w:space="0" w:color="auto"/>
        <w:left w:val="none" w:sz="0" w:space="0" w:color="auto"/>
        <w:bottom w:val="none" w:sz="0" w:space="0" w:color="auto"/>
        <w:right w:val="none" w:sz="0" w:space="0" w:color="auto"/>
      </w:divBdr>
    </w:div>
    <w:div w:id="894661796">
      <w:bodyDiv w:val="1"/>
      <w:marLeft w:val="0"/>
      <w:marRight w:val="0"/>
      <w:marTop w:val="0"/>
      <w:marBottom w:val="0"/>
      <w:divBdr>
        <w:top w:val="none" w:sz="0" w:space="0" w:color="auto"/>
        <w:left w:val="none" w:sz="0" w:space="0" w:color="auto"/>
        <w:bottom w:val="none" w:sz="0" w:space="0" w:color="auto"/>
        <w:right w:val="none" w:sz="0" w:space="0" w:color="auto"/>
      </w:divBdr>
    </w:div>
    <w:div w:id="894706817">
      <w:bodyDiv w:val="1"/>
      <w:marLeft w:val="0"/>
      <w:marRight w:val="0"/>
      <w:marTop w:val="0"/>
      <w:marBottom w:val="0"/>
      <w:divBdr>
        <w:top w:val="none" w:sz="0" w:space="0" w:color="auto"/>
        <w:left w:val="none" w:sz="0" w:space="0" w:color="auto"/>
        <w:bottom w:val="none" w:sz="0" w:space="0" w:color="auto"/>
        <w:right w:val="none" w:sz="0" w:space="0" w:color="auto"/>
      </w:divBdr>
    </w:div>
    <w:div w:id="894774210">
      <w:bodyDiv w:val="1"/>
      <w:marLeft w:val="0"/>
      <w:marRight w:val="0"/>
      <w:marTop w:val="0"/>
      <w:marBottom w:val="0"/>
      <w:divBdr>
        <w:top w:val="none" w:sz="0" w:space="0" w:color="auto"/>
        <w:left w:val="none" w:sz="0" w:space="0" w:color="auto"/>
        <w:bottom w:val="none" w:sz="0" w:space="0" w:color="auto"/>
        <w:right w:val="none" w:sz="0" w:space="0" w:color="auto"/>
      </w:divBdr>
    </w:div>
    <w:div w:id="894895965">
      <w:bodyDiv w:val="1"/>
      <w:marLeft w:val="0"/>
      <w:marRight w:val="0"/>
      <w:marTop w:val="0"/>
      <w:marBottom w:val="0"/>
      <w:divBdr>
        <w:top w:val="none" w:sz="0" w:space="0" w:color="auto"/>
        <w:left w:val="none" w:sz="0" w:space="0" w:color="auto"/>
        <w:bottom w:val="none" w:sz="0" w:space="0" w:color="auto"/>
        <w:right w:val="none" w:sz="0" w:space="0" w:color="auto"/>
      </w:divBdr>
    </w:div>
    <w:div w:id="895361237">
      <w:bodyDiv w:val="1"/>
      <w:marLeft w:val="0"/>
      <w:marRight w:val="0"/>
      <w:marTop w:val="0"/>
      <w:marBottom w:val="0"/>
      <w:divBdr>
        <w:top w:val="none" w:sz="0" w:space="0" w:color="auto"/>
        <w:left w:val="none" w:sz="0" w:space="0" w:color="auto"/>
        <w:bottom w:val="none" w:sz="0" w:space="0" w:color="auto"/>
        <w:right w:val="none" w:sz="0" w:space="0" w:color="auto"/>
      </w:divBdr>
    </w:div>
    <w:div w:id="895362283">
      <w:bodyDiv w:val="1"/>
      <w:marLeft w:val="0"/>
      <w:marRight w:val="0"/>
      <w:marTop w:val="0"/>
      <w:marBottom w:val="0"/>
      <w:divBdr>
        <w:top w:val="none" w:sz="0" w:space="0" w:color="auto"/>
        <w:left w:val="none" w:sz="0" w:space="0" w:color="auto"/>
        <w:bottom w:val="none" w:sz="0" w:space="0" w:color="auto"/>
        <w:right w:val="none" w:sz="0" w:space="0" w:color="auto"/>
      </w:divBdr>
    </w:div>
    <w:div w:id="896012812">
      <w:bodyDiv w:val="1"/>
      <w:marLeft w:val="0"/>
      <w:marRight w:val="0"/>
      <w:marTop w:val="0"/>
      <w:marBottom w:val="0"/>
      <w:divBdr>
        <w:top w:val="none" w:sz="0" w:space="0" w:color="auto"/>
        <w:left w:val="none" w:sz="0" w:space="0" w:color="auto"/>
        <w:bottom w:val="none" w:sz="0" w:space="0" w:color="auto"/>
        <w:right w:val="none" w:sz="0" w:space="0" w:color="auto"/>
      </w:divBdr>
    </w:div>
    <w:div w:id="896471280">
      <w:bodyDiv w:val="1"/>
      <w:marLeft w:val="0"/>
      <w:marRight w:val="0"/>
      <w:marTop w:val="0"/>
      <w:marBottom w:val="0"/>
      <w:divBdr>
        <w:top w:val="none" w:sz="0" w:space="0" w:color="auto"/>
        <w:left w:val="none" w:sz="0" w:space="0" w:color="auto"/>
        <w:bottom w:val="none" w:sz="0" w:space="0" w:color="auto"/>
        <w:right w:val="none" w:sz="0" w:space="0" w:color="auto"/>
      </w:divBdr>
    </w:div>
    <w:div w:id="896861697">
      <w:bodyDiv w:val="1"/>
      <w:marLeft w:val="0"/>
      <w:marRight w:val="0"/>
      <w:marTop w:val="0"/>
      <w:marBottom w:val="0"/>
      <w:divBdr>
        <w:top w:val="none" w:sz="0" w:space="0" w:color="auto"/>
        <w:left w:val="none" w:sz="0" w:space="0" w:color="auto"/>
        <w:bottom w:val="none" w:sz="0" w:space="0" w:color="auto"/>
        <w:right w:val="none" w:sz="0" w:space="0" w:color="auto"/>
      </w:divBdr>
    </w:div>
    <w:div w:id="896865168">
      <w:bodyDiv w:val="1"/>
      <w:marLeft w:val="0"/>
      <w:marRight w:val="0"/>
      <w:marTop w:val="0"/>
      <w:marBottom w:val="0"/>
      <w:divBdr>
        <w:top w:val="none" w:sz="0" w:space="0" w:color="auto"/>
        <w:left w:val="none" w:sz="0" w:space="0" w:color="auto"/>
        <w:bottom w:val="none" w:sz="0" w:space="0" w:color="auto"/>
        <w:right w:val="none" w:sz="0" w:space="0" w:color="auto"/>
      </w:divBdr>
    </w:div>
    <w:div w:id="897013534">
      <w:bodyDiv w:val="1"/>
      <w:marLeft w:val="0"/>
      <w:marRight w:val="0"/>
      <w:marTop w:val="0"/>
      <w:marBottom w:val="0"/>
      <w:divBdr>
        <w:top w:val="none" w:sz="0" w:space="0" w:color="auto"/>
        <w:left w:val="none" w:sz="0" w:space="0" w:color="auto"/>
        <w:bottom w:val="none" w:sz="0" w:space="0" w:color="auto"/>
        <w:right w:val="none" w:sz="0" w:space="0" w:color="auto"/>
      </w:divBdr>
    </w:div>
    <w:div w:id="897087228">
      <w:bodyDiv w:val="1"/>
      <w:marLeft w:val="0"/>
      <w:marRight w:val="0"/>
      <w:marTop w:val="0"/>
      <w:marBottom w:val="0"/>
      <w:divBdr>
        <w:top w:val="none" w:sz="0" w:space="0" w:color="auto"/>
        <w:left w:val="none" w:sz="0" w:space="0" w:color="auto"/>
        <w:bottom w:val="none" w:sz="0" w:space="0" w:color="auto"/>
        <w:right w:val="none" w:sz="0" w:space="0" w:color="auto"/>
      </w:divBdr>
    </w:div>
    <w:div w:id="897323144">
      <w:bodyDiv w:val="1"/>
      <w:marLeft w:val="0"/>
      <w:marRight w:val="0"/>
      <w:marTop w:val="0"/>
      <w:marBottom w:val="0"/>
      <w:divBdr>
        <w:top w:val="none" w:sz="0" w:space="0" w:color="auto"/>
        <w:left w:val="none" w:sz="0" w:space="0" w:color="auto"/>
        <w:bottom w:val="none" w:sz="0" w:space="0" w:color="auto"/>
        <w:right w:val="none" w:sz="0" w:space="0" w:color="auto"/>
      </w:divBdr>
    </w:div>
    <w:div w:id="897546873">
      <w:bodyDiv w:val="1"/>
      <w:marLeft w:val="0"/>
      <w:marRight w:val="0"/>
      <w:marTop w:val="0"/>
      <w:marBottom w:val="0"/>
      <w:divBdr>
        <w:top w:val="none" w:sz="0" w:space="0" w:color="auto"/>
        <w:left w:val="none" w:sz="0" w:space="0" w:color="auto"/>
        <w:bottom w:val="none" w:sz="0" w:space="0" w:color="auto"/>
        <w:right w:val="none" w:sz="0" w:space="0" w:color="auto"/>
      </w:divBdr>
      <w:divsChild>
        <w:div w:id="310142227">
          <w:marLeft w:val="0"/>
          <w:marRight w:val="0"/>
          <w:marTop w:val="0"/>
          <w:marBottom w:val="0"/>
          <w:divBdr>
            <w:top w:val="none" w:sz="0" w:space="0" w:color="auto"/>
            <w:left w:val="none" w:sz="0" w:space="0" w:color="auto"/>
            <w:bottom w:val="none" w:sz="0" w:space="0" w:color="auto"/>
            <w:right w:val="none" w:sz="0" w:space="0" w:color="auto"/>
          </w:divBdr>
          <w:divsChild>
            <w:div w:id="2005625967">
              <w:marLeft w:val="0"/>
              <w:marRight w:val="0"/>
              <w:marTop w:val="0"/>
              <w:marBottom w:val="0"/>
              <w:divBdr>
                <w:top w:val="none" w:sz="0" w:space="0" w:color="auto"/>
                <w:left w:val="none" w:sz="0" w:space="0" w:color="auto"/>
                <w:bottom w:val="none" w:sz="0" w:space="0" w:color="auto"/>
                <w:right w:val="none" w:sz="0" w:space="0" w:color="auto"/>
              </w:divBdr>
            </w:div>
          </w:divsChild>
        </w:div>
        <w:div w:id="377975310">
          <w:marLeft w:val="0"/>
          <w:marRight w:val="0"/>
          <w:marTop w:val="0"/>
          <w:marBottom w:val="0"/>
          <w:divBdr>
            <w:top w:val="none" w:sz="0" w:space="0" w:color="auto"/>
            <w:left w:val="none" w:sz="0" w:space="0" w:color="auto"/>
            <w:bottom w:val="none" w:sz="0" w:space="0" w:color="auto"/>
            <w:right w:val="none" w:sz="0" w:space="0" w:color="auto"/>
          </w:divBdr>
          <w:divsChild>
            <w:div w:id="813445891">
              <w:marLeft w:val="0"/>
              <w:marRight w:val="0"/>
              <w:marTop w:val="0"/>
              <w:marBottom w:val="0"/>
              <w:divBdr>
                <w:top w:val="none" w:sz="0" w:space="0" w:color="auto"/>
                <w:left w:val="none" w:sz="0" w:space="0" w:color="auto"/>
                <w:bottom w:val="none" w:sz="0" w:space="0" w:color="auto"/>
                <w:right w:val="none" w:sz="0" w:space="0" w:color="auto"/>
              </w:divBdr>
            </w:div>
          </w:divsChild>
        </w:div>
        <w:div w:id="1025670614">
          <w:marLeft w:val="0"/>
          <w:marRight w:val="0"/>
          <w:marTop w:val="0"/>
          <w:marBottom w:val="0"/>
          <w:divBdr>
            <w:top w:val="none" w:sz="0" w:space="0" w:color="auto"/>
            <w:left w:val="none" w:sz="0" w:space="0" w:color="auto"/>
            <w:bottom w:val="none" w:sz="0" w:space="0" w:color="auto"/>
            <w:right w:val="none" w:sz="0" w:space="0" w:color="auto"/>
          </w:divBdr>
          <w:divsChild>
            <w:div w:id="818422474">
              <w:marLeft w:val="0"/>
              <w:marRight w:val="0"/>
              <w:marTop w:val="0"/>
              <w:marBottom w:val="0"/>
              <w:divBdr>
                <w:top w:val="none" w:sz="0" w:space="0" w:color="auto"/>
                <w:left w:val="none" w:sz="0" w:space="0" w:color="auto"/>
                <w:bottom w:val="none" w:sz="0" w:space="0" w:color="auto"/>
                <w:right w:val="none" w:sz="0" w:space="0" w:color="auto"/>
              </w:divBdr>
            </w:div>
          </w:divsChild>
        </w:div>
        <w:div w:id="1197621869">
          <w:marLeft w:val="0"/>
          <w:marRight w:val="0"/>
          <w:marTop w:val="0"/>
          <w:marBottom w:val="0"/>
          <w:divBdr>
            <w:top w:val="none" w:sz="0" w:space="0" w:color="auto"/>
            <w:left w:val="none" w:sz="0" w:space="0" w:color="auto"/>
            <w:bottom w:val="none" w:sz="0" w:space="0" w:color="auto"/>
            <w:right w:val="none" w:sz="0" w:space="0" w:color="auto"/>
          </w:divBdr>
          <w:divsChild>
            <w:div w:id="588732747">
              <w:marLeft w:val="0"/>
              <w:marRight w:val="0"/>
              <w:marTop w:val="0"/>
              <w:marBottom w:val="0"/>
              <w:divBdr>
                <w:top w:val="none" w:sz="0" w:space="0" w:color="auto"/>
                <w:left w:val="none" w:sz="0" w:space="0" w:color="auto"/>
                <w:bottom w:val="none" w:sz="0" w:space="0" w:color="auto"/>
                <w:right w:val="none" w:sz="0" w:space="0" w:color="auto"/>
              </w:divBdr>
            </w:div>
          </w:divsChild>
        </w:div>
        <w:div w:id="1527139829">
          <w:marLeft w:val="0"/>
          <w:marRight w:val="0"/>
          <w:marTop w:val="0"/>
          <w:marBottom w:val="0"/>
          <w:divBdr>
            <w:top w:val="none" w:sz="0" w:space="0" w:color="auto"/>
            <w:left w:val="none" w:sz="0" w:space="0" w:color="auto"/>
            <w:bottom w:val="none" w:sz="0" w:space="0" w:color="auto"/>
            <w:right w:val="none" w:sz="0" w:space="0" w:color="auto"/>
          </w:divBdr>
          <w:divsChild>
            <w:div w:id="1886868672">
              <w:marLeft w:val="0"/>
              <w:marRight w:val="0"/>
              <w:marTop w:val="0"/>
              <w:marBottom w:val="0"/>
              <w:divBdr>
                <w:top w:val="none" w:sz="0" w:space="0" w:color="auto"/>
                <w:left w:val="none" w:sz="0" w:space="0" w:color="auto"/>
                <w:bottom w:val="none" w:sz="0" w:space="0" w:color="auto"/>
                <w:right w:val="none" w:sz="0" w:space="0" w:color="auto"/>
              </w:divBdr>
            </w:div>
          </w:divsChild>
        </w:div>
        <w:div w:id="1878466764">
          <w:marLeft w:val="0"/>
          <w:marRight w:val="0"/>
          <w:marTop w:val="0"/>
          <w:marBottom w:val="0"/>
          <w:divBdr>
            <w:top w:val="none" w:sz="0" w:space="0" w:color="auto"/>
            <w:left w:val="none" w:sz="0" w:space="0" w:color="auto"/>
            <w:bottom w:val="none" w:sz="0" w:space="0" w:color="auto"/>
            <w:right w:val="none" w:sz="0" w:space="0" w:color="auto"/>
          </w:divBdr>
          <w:divsChild>
            <w:div w:id="1260483728">
              <w:marLeft w:val="0"/>
              <w:marRight w:val="0"/>
              <w:marTop w:val="0"/>
              <w:marBottom w:val="0"/>
              <w:divBdr>
                <w:top w:val="none" w:sz="0" w:space="0" w:color="auto"/>
                <w:left w:val="none" w:sz="0" w:space="0" w:color="auto"/>
                <w:bottom w:val="none" w:sz="0" w:space="0" w:color="auto"/>
                <w:right w:val="none" w:sz="0" w:space="0" w:color="auto"/>
              </w:divBdr>
            </w:div>
          </w:divsChild>
        </w:div>
        <w:div w:id="1936209347">
          <w:marLeft w:val="0"/>
          <w:marRight w:val="0"/>
          <w:marTop w:val="0"/>
          <w:marBottom w:val="0"/>
          <w:divBdr>
            <w:top w:val="none" w:sz="0" w:space="0" w:color="auto"/>
            <w:left w:val="none" w:sz="0" w:space="0" w:color="auto"/>
            <w:bottom w:val="none" w:sz="0" w:space="0" w:color="auto"/>
            <w:right w:val="none" w:sz="0" w:space="0" w:color="auto"/>
          </w:divBdr>
          <w:divsChild>
            <w:div w:id="92989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593421">
      <w:bodyDiv w:val="1"/>
      <w:marLeft w:val="0"/>
      <w:marRight w:val="0"/>
      <w:marTop w:val="0"/>
      <w:marBottom w:val="0"/>
      <w:divBdr>
        <w:top w:val="none" w:sz="0" w:space="0" w:color="auto"/>
        <w:left w:val="none" w:sz="0" w:space="0" w:color="auto"/>
        <w:bottom w:val="none" w:sz="0" w:space="0" w:color="auto"/>
        <w:right w:val="none" w:sz="0" w:space="0" w:color="auto"/>
      </w:divBdr>
    </w:div>
    <w:div w:id="897715589">
      <w:bodyDiv w:val="1"/>
      <w:marLeft w:val="0"/>
      <w:marRight w:val="0"/>
      <w:marTop w:val="0"/>
      <w:marBottom w:val="0"/>
      <w:divBdr>
        <w:top w:val="none" w:sz="0" w:space="0" w:color="auto"/>
        <w:left w:val="none" w:sz="0" w:space="0" w:color="auto"/>
        <w:bottom w:val="none" w:sz="0" w:space="0" w:color="auto"/>
        <w:right w:val="none" w:sz="0" w:space="0" w:color="auto"/>
      </w:divBdr>
    </w:div>
    <w:div w:id="898175099">
      <w:bodyDiv w:val="1"/>
      <w:marLeft w:val="0"/>
      <w:marRight w:val="0"/>
      <w:marTop w:val="0"/>
      <w:marBottom w:val="0"/>
      <w:divBdr>
        <w:top w:val="none" w:sz="0" w:space="0" w:color="auto"/>
        <w:left w:val="none" w:sz="0" w:space="0" w:color="auto"/>
        <w:bottom w:val="none" w:sz="0" w:space="0" w:color="auto"/>
        <w:right w:val="none" w:sz="0" w:space="0" w:color="auto"/>
      </w:divBdr>
    </w:div>
    <w:div w:id="898781576">
      <w:bodyDiv w:val="1"/>
      <w:marLeft w:val="0"/>
      <w:marRight w:val="0"/>
      <w:marTop w:val="0"/>
      <w:marBottom w:val="0"/>
      <w:divBdr>
        <w:top w:val="none" w:sz="0" w:space="0" w:color="auto"/>
        <w:left w:val="none" w:sz="0" w:space="0" w:color="auto"/>
        <w:bottom w:val="none" w:sz="0" w:space="0" w:color="auto"/>
        <w:right w:val="none" w:sz="0" w:space="0" w:color="auto"/>
      </w:divBdr>
    </w:div>
    <w:div w:id="898783253">
      <w:bodyDiv w:val="1"/>
      <w:marLeft w:val="0"/>
      <w:marRight w:val="0"/>
      <w:marTop w:val="0"/>
      <w:marBottom w:val="0"/>
      <w:divBdr>
        <w:top w:val="none" w:sz="0" w:space="0" w:color="auto"/>
        <w:left w:val="none" w:sz="0" w:space="0" w:color="auto"/>
        <w:bottom w:val="none" w:sz="0" w:space="0" w:color="auto"/>
        <w:right w:val="none" w:sz="0" w:space="0" w:color="auto"/>
      </w:divBdr>
    </w:div>
    <w:div w:id="899292140">
      <w:bodyDiv w:val="1"/>
      <w:marLeft w:val="0"/>
      <w:marRight w:val="0"/>
      <w:marTop w:val="0"/>
      <w:marBottom w:val="0"/>
      <w:divBdr>
        <w:top w:val="none" w:sz="0" w:space="0" w:color="auto"/>
        <w:left w:val="none" w:sz="0" w:space="0" w:color="auto"/>
        <w:bottom w:val="none" w:sz="0" w:space="0" w:color="auto"/>
        <w:right w:val="none" w:sz="0" w:space="0" w:color="auto"/>
      </w:divBdr>
    </w:div>
    <w:div w:id="899680944">
      <w:bodyDiv w:val="1"/>
      <w:marLeft w:val="0"/>
      <w:marRight w:val="0"/>
      <w:marTop w:val="0"/>
      <w:marBottom w:val="0"/>
      <w:divBdr>
        <w:top w:val="none" w:sz="0" w:space="0" w:color="auto"/>
        <w:left w:val="none" w:sz="0" w:space="0" w:color="auto"/>
        <w:bottom w:val="none" w:sz="0" w:space="0" w:color="auto"/>
        <w:right w:val="none" w:sz="0" w:space="0" w:color="auto"/>
      </w:divBdr>
    </w:div>
    <w:div w:id="899823445">
      <w:bodyDiv w:val="1"/>
      <w:marLeft w:val="0"/>
      <w:marRight w:val="0"/>
      <w:marTop w:val="0"/>
      <w:marBottom w:val="0"/>
      <w:divBdr>
        <w:top w:val="none" w:sz="0" w:space="0" w:color="auto"/>
        <w:left w:val="none" w:sz="0" w:space="0" w:color="auto"/>
        <w:bottom w:val="none" w:sz="0" w:space="0" w:color="auto"/>
        <w:right w:val="none" w:sz="0" w:space="0" w:color="auto"/>
      </w:divBdr>
    </w:div>
    <w:div w:id="899948150">
      <w:bodyDiv w:val="1"/>
      <w:marLeft w:val="0"/>
      <w:marRight w:val="0"/>
      <w:marTop w:val="0"/>
      <w:marBottom w:val="0"/>
      <w:divBdr>
        <w:top w:val="none" w:sz="0" w:space="0" w:color="auto"/>
        <w:left w:val="none" w:sz="0" w:space="0" w:color="auto"/>
        <w:bottom w:val="none" w:sz="0" w:space="0" w:color="auto"/>
        <w:right w:val="none" w:sz="0" w:space="0" w:color="auto"/>
      </w:divBdr>
    </w:div>
    <w:div w:id="900019801">
      <w:bodyDiv w:val="1"/>
      <w:marLeft w:val="0"/>
      <w:marRight w:val="0"/>
      <w:marTop w:val="0"/>
      <w:marBottom w:val="0"/>
      <w:divBdr>
        <w:top w:val="none" w:sz="0" w:space="0" w:color="auto"/>
        <w:left w:val="none" w:sz="0" w:space="0" w:color="auto"/>
        <w:bottom w:val="none" w:sz="0" w:space="0" w:color="auto"/>
        <w:right w:val="none" w:sz="0" w:space="0" w:color="auto"/>
      </w:divBdr>
    </w:div>
    <w:div w:id="900025274">
      <w:bodyDiv w:val="1"/>
      <w:marLeft w:val="0"/>
      <w:marRight w:val="0"/>
      <w:marTop w:val="0"/>
      <w:marBottom w:val="0"/>
      <w:divBdr>
        <w:top w:val="none" w:sz="0" w:space="0" w:color="auto"/>
        <w:left w:val="none" w:sz="0" w:space="0" w:color="auto"/>
        <w:bottom w:val="none" w:sz="0" w:space="0" w:color="auto"/>
        <w:right w:val="none" w:sz="0" w:space="0" w:color="auto"/>
      </w:divBdr>
    </w:div>
    <w:div w:id="900098856">
      <w:bodyDiv w:val="1"/>
      <w:marLeft w:val="0"/>
      <w:marRight w:val="0"/>
      <w:marTop w:val="0"/>
      <w:marBottom w:val="0"/>
      <w:divBdr>
        <w:top w:val="none" w:sz="0" w:space="0" w:color="auto"/>
        <w:left w:val="none" w:sz="0" w:space="0" w:color="auto"/>
        <w:bottom w:val="none" w:sz="0" w:space="0" w:color="auto"/>
        <w:right w:val="none" w:sz="0" w:space="0" w:color="auto"/>
      </w:divBdr>
    </w:div>
    <w:div w:id="900100176">
      <w:bodyDiv w:val="1"/>
      <w:marLeft w:val="0"/>
      <w:marRight w:val="0"/>
      <w:marTop w:val="0"/>
      <w:marBottom w:val="0"/>
      <w:divBdr>
        <w:top w:val="none" w:sz="0" w:space="0" w:color="auto"/>
        <w:left w:val="none" w:sz="0" w:space="0" w:color="auto"/>
        <w:bottom w:val="none" w:sz="0" w:space="0" w:color="auto"/>
        <w:right w:val="none" w:sz="0" w:space="0" w:color="auto"/>
      </w:divBdr>
    </w:div>
    <w:div w:id="900747042">
      <w:bodyDiv w:val="1"/>
      <w:marLeft w:val="0"/>
      <w:marRight w:val="0"/>
      <w:marTop w:val="0"/>
      <w:marBottom w:val="0"/>
      <w:divBdr>
        <w:top w:val="none" w:sz="0" w:space="0" w:color="auto"/>
        <w:left w:val="none" w:sz="0" w:space="0" w:color="auto"/>
        <w:bottom w:val="none" w:sz="0" w:space="0" w:color="auto"/>
        <w:right w:val="none" w:sz="0" w:space="0" w:color="auto"/>
      </w:divBdr>
    </w:div>
    <w:div w:id="901258943">
      <w:bodyDiv w:val="1"/>
      <w:marLeft w:val="0"/>
      <w:marRight w:val="0"/>
      <w:marTop w:val="0"/>
      <w:marBottom w:val="0"/>
      <w:divBdr>
        <w:top w:val="none" w:sz="0" w:space="0" w:color="auto"/>
        <w:left w:val="none" w:sz="0" w:space="0" w:color="auto"/>
        <w:bottom w:val="none" w:sz="0" w:space="0" w:color="auto"/>
        <w:right w:val="none" w:sz="0" w:space="0" w:color="auto"/>
      </w:divBdr>
    </w:div>
    <w:div w:id="901714026">
      <w:bodyDiv w:val="1"/>
      <w:marLeft w:val="0"/>
      <w:marRight w:val="0"/>
      <w:marTop w:val="0"/>
      <w:marBottom w:val="0"/>
      <w:divBdr>
        <w:top w:val="none" w:sz="0" w:space="0" w:color="auto"/>
        <w:left w:val="none" w:sz="0" w:space="0" w:color="auto"/>
        <w:bottom w:val="none" w:sz="0" w:space="0" w:color="auto"/>
        <w:right w:val="none" w:sz="0" w:space="0" w:color="auto"/>
      </w:divBdr>
    </w:div>
    <w:div w:id="902368593">
      <w:bodyDiv w:val="1"/>
      <w:marLeft w:val="0"/>
      <w:marRight w:val="0"/>
      <w:marTop w:val="0"/>
      <w:marBottom w:val="0"/>
      <w:divBdr>
        <w:top w:val="none" w:sz="0" w:space="0" w:color="auto"/>
        <w:left w:val="none" w:sz="0" w:space="0" w:color="auto"/>
        <w:bottom w:val="none" w:sz="0" w:space="0" w:color="auto"/>
        <w:right w:val="none" w:sz="0" w:space="0" w:color="auto"/>
      </w:divBdr>
    </w:div>
    <w:div w:id="902373738">
      <w:bodyDiv w:val="1"/>
      <w:marLeft w:val="0"/>
      <w:marRight w:val="0"/>
      <w:marTop w:val="0"/>
      <w:marBottom w:val="0"/>
      <w:divBdr>
        <w:top w:val="none" w:sz="0" w:space="0" w:color="auto"/>
        <w:left w:val="none" w:sz="0" w:space="0" w:color="auto"/>
        <w:bottom w:val="none" w:sz="0" w:space="0" w:color="auto"/>
        <w:right w:val="none" w:sz="0" w:space="0" w:color="auto"/>
      </w:divBdr>
    </w:div>
    <w:div w:id="902519873">
      <w:bodyDiv w:val="1"/>
      <w:marLeft w:val="0"/>
      <w:marRight w:val="0"/>
      <w:marTop w:val="0"/>
      <w:marBottom w:val="0"/>
      <w:divBdr>
        <w:top w:val="none" w:sz="0" w:space="0" w:color="auto"/>
        <w:left w:val="none" w:sz="0" w:space="0" w:color="auto"/>
        <w:bottom w:val="none" w:sz="0" w:space="0" w:color="auto"/>
        <w:right w:val="none" w:sz="0" w:space="0" w:color="auto"/>
      </w:divBdr>
    </w:div>
    <w:div w:id="902758433">
      <w:bodyDiv w:val="1"/>
      <w:marLeft w:val="0"/>
      <w:marRight w:val="0"/>
      <w:marTop w:val="0"/>
      <w:marBottom w:val="0"/>
      <w:divBdr>
        <w:top w:val="none" w:sz="0" w:space="0" w:color="auto"/>
        <w:left w:val="none" w:sz="0" w:space="0" w:color="auto"/>
        <w:bottom w:val="none" w:sz="0" w:space="0" w:color="auto"/>
        <w:right w:val="none" w:sz="0" w:space="0" w:color="auto"/>
      </w:divBdr>
    </w:div>
    <w:div w:id="902911155">
      <w:bodyDiv w:val="1"/>
      <w:marLeft w:val="0"/>
      <w:marRight w:val="0"/>
      <w:marTop w:val="0"/>
      <w:marBottom w:val="0"/>
      <w:divBdr>
        <w:top w:val="none" w:sz="0" w:space="0" w:color="auto"/>
        <w:left w:val="none" w:sz="0" w:space="0" w:color="auto"/>
        <w:bottom w:val="none" w:sz="0" w:space="0" w:color="auto"/>
        <w:right w:val="none" w:sz="0" w:space="0" w:color="auto"/>
      </w:divBdr>
    </w:div>
    <w:div w:id="902982601">
      <w:bodyDiv w:val="1"/>
      <w:marLeft w:val="0"/>
      <w:marRight w:val="0"/>
      <w:marTop w:val="0"/>
      <w:marBottom w:val="0"/>
      <w:divBdr>
        <w:top w:val="none" w:sz="0" w:space="0" w:color="auto"/>
        <w:left w:val="none" w:sz="0" w:space="0" w:color="auto"/>
        <w:bottom w:val="none" w:sz="0" w:space="0" w:color="auto"/>
        <w:right w:val="none" w:sz="0" w:space="0" w:color="auto"/>
      </w:divBdr>
    </w:div>
    <w:div w:id="903295622">
      <w:bodyDiv w:val="1"/>
      <w:marLeft w:val="0"/>
      <w:marRight w:val="0"/>
      <w:marTop w:val="0"/>
      <w:marBottom w:val="0"/>
      <w:divBdr>
        <w:top w:val="none" w:sz="0" w:space="0" w:color="auto"/>
        <w:left w:val="none" w:sz="0" w:space="0" w:color="auto"/>
        <w:bottom w:val="none" w:sz="0" w:space="0" w:color="auto"/>
        <w:right w:val="none" w:sz="0" w:space="0" w:color="auto"/>
      </w:divBdr>
    </w:div>
    <w:div w:id="903369559">
      <w:bodyDiv w:val="1"/>
      <w:marLeft w:val="0"/>
      <w:marRight w:val="0"/>
      <w:marTop w:val="0"/>
      <w:marBottom w:val="0"/>
      <w:divBdr>
        <w:top w:val="none" w:sz="0" w:space="0" w:color="auto"/>
        <w:left w:val="none" w:sz="0" w:space="0" w:color="auto"/>
        <w:bottom w:val="none" w:sz="0" w:space="0" w:color="auto"/>
        <w:right w:val="none" w:sz="0" w:space="0" w:color="auto"/>
      </w:divBdr>
    </w:div>
    <w:div w:id="903567871">
      <w:bodyDiv w:val="1"/>
      <w:marLeft w:val="0"/>
      <w:marRight w:val="0"/>
      <w:marTop w:val="0"/>
      <w:marBottom w:val="0"/>
      <w:divBdr>
        <w:top w:val="none" w:sz="0" w:space="0" w:color="auto"/>
        <w:left w:val="none" w:sz="0" w:space="0" w:color="auto"/>
        <w:bottom w:val="none" w:sz="0" w:space="0" w:color="auto"/>
        <w:right w:val="none" w:sz="0" w:space="0" w:color="auto"/>
      </w:divBdr>
    </w:div>
    <w:div w:id="903637729">
      <w:bodyDiv w:val="1"/>
      <w:marLeft w:val="0"/>
      <w:marRight w:val="0"/>
      <w:marTop w:val="0"/>
      <w:marBottom w:val="0"/>
      <w:divBdr>
        <w:top w:val="none" w:sz="0" w:space="0" w:color="auto"/>
        <w:left w:val="none" w:sz="0" w:space="0" w:color="auto"/>
        <w:bottom w:val="none" w:sz="0" w:space="0" w:color="auto"/>
        <w:right w:val="none" w:sz="0" w:space="0" w:color="auto"/>
      </w:divBdr>
    </w:div>
    <w:div w:id="903760176">
      <w:bodyDiv w:val="1"/>
      <w:marLeft w:val="0"/>
      <w:marRight w:val="0"/>
      <w:marTop w:val="0"/>
      <w:marBottom w:val="0"/>
      <w:divBdr>
        <w:top w:val="none" w:sz="0" w:space="0" w:color="auto"/>
        <w:left w:val="none" w:sz="0" w:space="0" w:color="auto"/>
        <w:bottom w:val="none" w:sz="0" w:space="0" w:color="auto"/>
        <w:right w:val="none" w:sz="0" w:space="0" w:color="auto"/>
      </w:divBdr>
    </w:div>
    <w:div w:id="904268089">
      <w:bodyDiv w:val="1"/>
      <w:marLeft w:val="0"/>
      <w:marRight w:val="0"/>
      <w:marTop w:val="0"/>
      <w:marBottom w:val="0"/>
      <w:divBdr>
        <w:top w:val="none" w:sz="0" w:space="0" w:color="auto"/>
        <w:left w:val="none" w:sz="0" w:space="0" w:color="auto"/>
        <w:bottom w:val="none" w:sz="0" w:space="0" w:color="auto"/>
        <w:right w:val="none" w:sz="0" w:space="0" w:color="auto"/>
      </w:divBdr>
    </w:div>
    <w:div w:id="904296907">
      <w:bodyDiv w:val="1"/>
      <w:marLeft w:val="0"/>
      <w:marRight w:val="0"/>
      <w:marTop w:val="0"/>
      <w:marBottom w:val="0"/>
      <w:divBdr>
        <w:top w:val="none" w:sz="0" w:space="0" w:color="auto"/>
        <w:left w:val="none" w:sz="0" w:space="0" w:color="auto"/>
        <w:bottom w:val="none" w:sz="0" w:space="0" w:color="auto"/>
        <w:right w:val="none" w:sz="0" w:space="0" w:color="auto"/>
      </w:divBdr>
    </w:div>
    <w:div w:id="904602986">
      <w:bodyDiv w:val="1"/>
      <w:marLeft w:val="0"/>
      <w:marRight w:val="0"/>
      <w:marTop w:val="0"/>
      <w:marBottom w:val="0"/>
      <w:divBdr>
        <w:top w:val="none" w:sz="0" w:space="0" w:color="auto"/>
        <w:left w:val="none" w:sz="0" w:space="0" w:color="auto"/>
        <w:bottom w:val="none" w:sz="0" w:space="0" w:color="auto"/>
        <w:right w:val="none" w:sz="0" w:space="0" w:color="auto"/>
      </w:divBdr>
    </w:div>
    <w:div w:id="904680361">
      <w:bodyDiv w:val="1"/>
      <w:marLeft w:val="0"/>
      <w:marRight w:val="0"/>
      <w:marTop w:val="0"/>
      <w:marBottom w:val="0"/>
      <w:divBdr>
        <w:top w:val="none" w:sz="0" w:space="0" w:color="auto"/>
        <w:left w:val="none" w:sz="0" w:space="0" w:color="auto"/>
        <w:bottom w:val="none" w:sz="0" w:space="0" w:color="auto"/>
        <w:right w:val="none" w:sz="0" w:space="0" w:color="auto"/>
      </w:divBdr>
    </w:div>
    <w:div w:id="904755055">
      <w:bodyDiv w:val="1"/>
      <w:marLeft w:val="0"/>
      <w:marRight w:val="0"/>
      <w:marTop w:val="0"/>
      <w:marBottom w:val="0"/>
      <w:divBdr>
        <w:top w:val="none" w:sz="0" w:space="0" w:color="auto"/>
        <w:left w:val="none" w:sz="0" w:space="0" w:color="auto"/>
        <w:bottom w:val="none" w:sz="0" w:space="0" w:color="auto"/>
        <w:right w:val="none" w:sz="0" w:space="0" w:color="auto"/>
      </w:divBdr>
    </w:div>
    <w:div w:id="904952742">
      <w:bodyDiv w:val="1"/>
      <w:marLeft w:val="0"/>
      <w:marRight w:val="0"/>
      <w:marTop w:val="0"/>
      <w:marBottom w:val="0"/>
      <w:divBdr>
        <w:top w:val="none" w:sz="0" w:space="0" w:color="auto"/>
        <w:left w:val="none" w:sz="0" w:space="0" w:color="auto"/>
        <w:bottom w:val="none" w:sz="0" w:space="0" w:color="auto"/>
        <w:right w:val="none" w:sz="0" w:space="0" w:color="auto"/>
      </w:divBdr>
    </w:div>
    <w:div w:id="904993548">
      <w:bodyDiv w:val="1"/>
      <w:marLeft w:val="0"/>
      <w:marRight w:val="0"/>
      <w:marTop w:val="0"/>
      <w:marBottom w:val="0"/>
      <w:divBdr>
        <w:top w:val="none" w:sz="0" w:space="0" w:color="auto"/>
        <w:left w:val="none" w:sz="0" w:space="0" w:color="auto"/>
        <w:bottom w:val="none" w:sz="0" w:space="0" w:color="auto"/>
        <w:right w:val="none" w:sz="0" w:space="0" w:color="auto"/>
      </w:divBdr>
    </w:div>
    <w:div w:id="905192060">
      <w:bodyDiv w:val="1"/>
      <w:marLeft w:val="0"/>
      <w:marRight w:val="0"/>
      <w:marTop w:val="0"/>
      <w:marBottom w:val="0"/>
      <w:divBdr>
        <w:top w:val="none" w:sz="0" w:space="0" w:color="auto"/>
        <w:left w:val="none" w:sz="0" w:space="0" w:color="auto"/>
        <w:bottom w:val="none" w:sz="0" w:space="0" w:color="auto"/>
        <w:right w:val="none" w:sz="0" w:space="0" w:color="auto"/>
      </w:divBdr>
    </w:div>
    <w:div w:id="905605217">
      <w:bodyDiv w:val="1"/>
      <w:marLeft w:val="0"/>
      <w:marRight w:val="0"/>
      <w:marTop w:val="0"/>
      <w:marBottom w:val="0"/>
      <w:divBdr>
        <w:top w:val="none" w:sz="0" w:space="0" w:color="auto"/>
        <w:left w:val="none" w:sz="0" w:space="0" w:color="auto"/>
        <w:bottom w:val="none" w:sz="0" w:space="0" w:color="auto"/>
        <w:right w:val="none" w:sz="0" w:space="0" w:color="auto"/>
      </w:divBdr>
    </w:div>
    <w:div w:id="905646029">
      <w:bodyDiv w:val="1"/>
      <w:marLeft w:val="0"/>
      <w:marRight w:val="0"/>
      <w:marTop w:val="0"/>
      <w:marBottom w:val="0"/>
      <w:divBdr>
        <w:top w:val="none" w:sz="0" w:space="0" w:color="auto"/>
        <w:left w:val="none" w:sz="0" w:space="0" w:color="auto"/>
        <w:bottom w:val="none" w:sz="0" w:space="0" w:color="auto"/>
        <w:right w:val="none" w:sz="0" w:space="0" w:color="auto"/>
      </w:divBdr>
    </w:div>
    <w:div w:id="905991969">
      <w:bodyDiv w:val="1"/>
      <w:marLeft w:val="0"/>
      <w:marRight w:val="0"/>
      <w:marTop w:val="0"/>
      <w:marBottom w:val="0"/>
      <w:divBdr>
        <w:top w:val="none" w:sz="0" w:space="0" w:color="auto"/>
        <w:left w:val="none" w:sz="0" w:space="0" w:color="auto"/>
        <w:bottom w:val="none" w:sz="0" w:space="0" w:color="auto"/>
        <w:right w:val="none" w:sz="0" w:space="0" w:color="auto"/>
      </w:divBdr>
    </w:div>
    <w:div w:id="906036488">
      <w:bodyDiv w:val="1"/>
      <w:marLeft w:val="0"/>
      <w:marRight w:val="0"/>
      <w:marTop w:val="0"/>
      <w:marBottom w:val="0"/>
      <w:divBdr>
        <w:top w:val="none" w:sz="0" w:space="0" w:color="auto"/>
        <w:left w:val="none" w:sz="0" w:space="0" w:color="auto"/>
        <w:bottom w:val="none" w:sz="0" w:space="0" w:color="auto"/>
        <w:right w:val="none" w:sz="0" w:space="0" w:color="auto"/>
      </w:divBdr>
    </w:div>
    <w:div w:id="906915619">
      <w:bodyDiv w:val="1"/>
      <w:marLeft w:val="0"/>
      <w:marRight w:val="0"/>
      <w:marTop w:val="0"/>
      <w:marBottom w:val="0"/>
      <w:divBdr>
        <w:top w:val="none" w:sz="0" w:space="0" w:color="auto"/>
        <w:left w:val="none" w:sz="0" w:space="0" w:color="auto"/>
        <w:bottom w:val="none" w:sz="0" w:space="0" w:color="auto"/>
        <w:right w:val="none" w:sz="0" w:space="0" w:color="auto"/>
      </w:divBdr>
    </w:div>
    <w:div w:id="907036364">
      <w:bodyDiv w:val="1"/>
      <w:marLeft w:val="0"/>
      <w:marRight w:val="0"/>
      <w:marTop w:val="0"/>
      <w:marBottom w:val="0"/>
      <w:divBdr>
        <w:top w:val="none" w:sz="0" w:space="0" w:color="auto"/>
        <w:left w:val="none" w:sz="0" w:space="0" w:color="auto"/>
        <w:bottom w:val="none" w:sz="0" w:space="0" w:color="auto"/>
        <w:right w:val="none" w:sz="0" w:space="0" w:color="auto"/>
      </w:divBdr>
    </w:div>
    <w:div w:id="907570819">
      <w:bodyDiv w:val="1"/>
      <w:marLeft w:val="0"/>
      <w:marRight w:val="0"/>
      <w:marTop w:val="0"/>
      <w:marBottom w:val="0"/>
      <w:divBdr>
        <w:top w:val="none" w:sz="0" w:space="0" w:color="auto"/>
        <w:left w:val="none" w:sz="0" w:space="0" w:color="auto"/>
        <w:bottom w:val="none" w:sz="0" w:space="0" w:color="auto"/>
        <w:right w:val="none" w:sz="0" w:space="0" w:color="auto"/>
      </w:divBdr>
    </w:div>
    <w:div w:id="907572908">
      <w:bodyDiv w:val="1"/>
      <w:marLeft w:val="0"/>
      <w:marRight w:val="0"/>
      <w:marTop w:val="0"/>
      <w:marBottom w:val="0"/>
      <w:divBdr>
        <w:top w:val="none" w:sz="0" w:space="0" w:color="auto"/>
        <w:left w:val="none" w:sz="0" w:space="0" w:color="auto"/>
        <w:bottom w:val="none" w:sz="0" w:space="0" w:color="auto"/>
        <w:right w:val="none" w:sz="0" w:space="0" w:color="auto"/>
      </w:divBdr>
    </w:div>
    <w:div w:id="907688193">
      <w:bodyDiv w:val="1"/>
      <w:marLeft w:val="0"/>
      <w:marRight w:val="0"/>
      <w:marTop w:val="0"/>
      <w:marBottom w:val="0"/>
      <w:divBdr>
        <w:top w:val="none" w:sz="0" w:space="0" w:color="auto"/>
        <w:left w:val="none" w:sz="0" w:space="0" w:color="auto"/>
        <w:bottom w:val="none" w:sz="0" w:space="0" w:color="auto"/>
        <w:right w:val="none" w:sz="0" w:space="0" w:color="auto"/>
      </w:divBdr>
    </w:div>
    <w:div w:id="907764871">
      <w:bodyDiv w:val="1"/>
      <w:marLeft w:val="0"/>
      <w:marRight w:val="0"/>
      <w:marTop w:val="0"/>
      <w:marBottom w:val="0"/>
      <w:divBdr>
        <w:top w:val="none" w:sz="0" w:space="0" w:color="auto"/>
        <w:left w:val="none" w:sz="0" w:space="0" w:color="auto"/>
        <w:bottom w:val="none" w:sz="0" w:space="0" w:color="auto"/>
        <w:right w:val="none" w:sz="0" w:space="0" w:color="auto"/>
      </w:divBdr>
    </w:div>
    <w:div w:id="907765223">
      <w:bodyDiv w:val="1"/>
      <w:marLeft w:val="0"/>
      <w:marRight w:val="0"/>
      <w:marTop w:val="0"/>
      <w:marBottom w:val="0"/>
      <w:divBdr>
        <w:top w:val="none" w:sz="0" w:space="0" w:color="auto"/>
        <w:left w:val="none" w:sz="0" w:space="0" w:color="auto"/>
        <w:bottom w:val="none" w:sz="0" w:space="0" w:color="auto"/>
        <w:right w:val="none" w:sz="0" w:space="0" w:color="auto"/>
      </w:divBdr>
    </w:div>
    <w:div w:id="908346381">
      <w:bodyDiv w:val="1"/>
      <w:marLeft w:val="0"/>
      <w:marRight w:val="0"/>
      <w:marTop w:val="0"/>
      <w:marBottom w:val="0"/>
      <w:divBdr>
        <w:top w:val="none" w:sz="0" w:space="0" w:color="auto"/>
        <w:left w:val="none" w:sz="0" w:space="0" w:color="auto"/>
        <w:bottom w:val="none" w:sz="0" w:space="0" w:color="auto"/>
        <w:right w:val="none" w:sz="0" w:space="0" w:color="auto"/>
      </w:divBdr>
    </w:div>
    <w:div w:id="909076100">
      <w:bodyDiv w:val="1"/>
      <w:marLeft w:val="0"/>
      <w:marRight w:val="0"/>
      <w:marTop w:val="0"/>
      <w:marBottom w:val="0"/>
      <w:divBdr>
        <w:top w:val="none" w:sz="0" w:space="0" w:color="auto"/>
        <w:left w:val="none" w:sz="0" w:space="0" w:color="auto"/>
        <w:bottom w:val="none" w:sz="0" w:space="0" w:color="auto"/>
        <w:right w:val="none" w:sz="0" w:space="0" w:color="auto"/>
      </w:divBdr>
    </w:div>
    <w:div w:id="909459423">
      <w:bodyDiv w:val="1"/>
      <w:marLeft w:val="0"/>
      <w:marRight w:val="0"/>
      <w:marTop w:val="0"/>
      <w:marBottom w:val="0"/>
      <w:divBdr>
        <w:top w:val="none" w:sz="0" w:space="0" w:color="auto"/>
        <w:left w:val="none" w:sz="0" w:space="0" w:color="auto"/>
        <w:bottom w:val="none" w:sz="0" w:space="0" w:color="auto"/>
        <w:right w:val="none" w:sz="0" w:space="0" w:color="auto"/>
      </w:divBdr>
    </w:div>
    <w:div w:id="909537408">
      <w:bodyDiv w:val="1"/>
      <w:marLeft w:val="0"/>
      <w:marRight w:val="0"/>
      <w:marTop w:val="0"/>
      <w:marBottom w:val="0"/>
      <w:divBdr>
        <w:top w:val="none" w:sz="0" w:space="0" w:color="auto"/>
        <w:left w:val="none" w:sz="0" w:space="0" w:color="auto"/>
        <w:bottom w:val="none" w:sz="0" w:space="0" w:color="auto"/>
        <w:right w:val="none" w:sz="0" w:space="0" w:color="auto"/>
      </w:divBdr>
    </w:div>
    <w:div w:id="909585036">
      <w:bodyDiv w:val="1"/>
      <w:marLeft w:val="0"/>
      <w:marRight w:val="0"/>
      <w:marTop w:val="0"/>
      <w:marBottom w:val="0"/>
      <w:divBdr>
        <w:top w:val="none" w:sz="0" w:space="0" w:color="auto"/>
        <w:left w:val="none" w:sz="0" w:space="0" w:color="auto"/>
        <w:bottom w:val="none" w:sz="0" w:space="0" w:color="auto"/>
        <w:right w:val="none" w:sz="0" w:space="0" w:color="auto"/>
      </w:divBdr>
    </w:div>
    <w:div w:id="909845121">
      <w:bodyDiv w:val="1"/>
      <w:marLeft w:val="0"/>
      <w:marRight w:val="0"/>
      <w:marTop w:val="0"/>
      <w:marBottom w:val="0"/>
      <w:divBdr>
        <w:top w:val="none" w:sz="0" w:space="0" w:color="auto"/>
        <w:left w:val="none" w:sz="0" w:space="0" w:color="auto"/>
        <w:bottom w:val="none" w:sz="0" w:space="0" w:color="auto"/>
        <w:right w:val="none" w:sz="0" w:space="0" w:color="auto"/>
      </w:divBdr>
    </w:div>
    <w:div w:id="910240935">
      <w:bodyDiv w:val="1"/>
      <w:marLeft w:val="0"/>
      <w:marRight w:val="0"/>
      <w:marTop w:val="0"/>
      <w:marBottom w:val="0"/>
      <w:divBdr>
        <w:top w:val="none" w:sz="0" w:space="0" w:color="auto"/>
        <w:left w:val="none" w:sz="0" w:space="0" w:color="auto"/>
        <w:bottom w:val="none" w:sz="0" w:space="0" w:color="auto"/>
        <w:right w:val="none" w:sz="0" w:space="0" w:color="auto"/>
      </w:divBdr>
    </w:div>
    <w:div w:id="910580904">
      <w:bodyDiv w:val="1"/>
      <w:marLeft w:val="0"/>
      <w:marRight w:val="0"/>
      <w:marTop w:val="0"/>
      <w:marBottom w:val="0"/>
      <w:divBdr>
        <w:top w:val="none" w:sz="0" w:space="0" w:color="auto"/>
        <w:left w:val="none" w:sz="0" w:space="0" w:color="auto"/>
        <w:bottom w:val="none" w:sz="0" w:space="0" w:color="auto"/>
        <w:right w:val="none" w:sz="0" w:space="0" w:color="auto"/>
      </w:divBdr>
    </w:div>
    <w:div w:id="910696652">
      <w:bodyDiv w:val="1"/>
      <w:marLeft w:val="0"/>
      <w:marRight w:val="0"/>
      <w:marTop w:val="0"/>
      <w:marBottom w:val="0"/>
      <w:divBdr>
        <w:top w:val="none" w:sz="0" w:space="0" w:color="auto"/>
        <w:left w:val="none" w:sz="0" w:space="0" w:color="auto"/>
        <w:bottom w:val="none" w:sz="0" w:space="0" w:color="auto"/>
        <w:right w:val="none" w:sz="0" w:space="0" w:color="auto"/>
      </w:divBdr>
    </w:div>
    <w:div w:id="910697774">
      <w:bodyDiv w:val="1"/>
      <w:marLeft w:val="0"/>
      <w:marRight w:val="0"/>
      <w:marTop w:val="0"/>
      <w:marBottom w:val="0"/>
      <w:divBdr>
        <w:top w:val="none" w:sz="0" w:space="0" w:color="auto"/>
        <w:left w:val="none" w:sz="0" w:space="0" w:color="auto"/>
        <w:bottom w:val="none" w:sz="0" w:space="0" w:color="auto"/>
        <w:right w:val="none" w:sz="0" w:space="0" w:color="auto"/>
      </w:divBdr>
    </w:div>
    <w:div w:id="910775948">
      <w:bodyDiv w:val="1"/>
      <w:marLeft w:val="0"/>
      <w:marRight w:val="0"/>
      <w:marTop w:val="0"/>
      <w:marBottom w:val="0"/>
      <w:divBdr>
        <w:top w:val="none" w:sz="0" w:space="0" w:color="auto"/>
        <w:left w:val="none" w:sz="0" w:space="0" w:color="auto"/>
        <w:bottom w:val="none" w:sz="0" w:space="0" w:color="auto"/>
        <w:right w:val="none" w:sz="0" w:space="0" w:color="auto"/>
      </w:divBdr>
    </w:div>
    <w:div w:id="910965874">
      <w:bodyDiv w:val="1"/>
      <w:marLeft w:val="0"/>
      <w:marRight w:val="0"/>
      <w:marTop w:val="0"/>
      <w:marBottom w:val="0"/>
      <w:divBdr>
        <w:top w:val="none" w:sz="0" w:space="0" w:color="auto"/>
        <w:left w:val="none" w:sz="0" w:space="0" w:color="auto"/>
        <w:bottom w:val="none" w:sz="0" w:space="0" w:color="auto"/>
        <w:right w:val="none" w:sz="0" w:space="0" w:color="auto"/>
      </w:divBdr>
    </w:div>
    <w:div w:id="911278369">
      <w:bodyDiv w:val="1"/>
      <w:marLeft w:val="0"/>
      <w:marRight w:val="0"/>
      <w:marTop w:val="0"/>
      <w:marBottom w:val="0"/>
      <w:divBdr>
        <w:top w:val="none" w:sz="0" w:space="0" w:color="auto"/>
        <w:left w:val="none" w:sz="0" w:space="0" w:color="auto"/>
        <w:bottom w:val="none" w:sz="0" w:space="0" w:color="auto"/>
        <w:right w:val="none" w:sz="0" w:space="0" w:color="auto"/>
      </w:divBdr>
    </w:div>
    <w:div w:id="911278987">
      <w:bodyDiv w:val="1"/>
      <w:marLeft w:val="0"/>
      <w:marRight w:val="0"/>
      <w:marTop w:val="0"/>
      <w:marBottom w:val="0"/>
      <w:divBdr>
        <w:top w:val="none" w:sz="0" w:space="0" w:color="auto"/>
        <w:left w:val="none" w:sz="0" w:space="0" w:color="auto"/>
        <w:bottom w:val="none" w:sz="0" w:space="0" w:color="auto"/>
        <w:right w:val="none" w:sz="0" w:space="0" w:color="auto"/>
      </w:divBdr>
    </w:div>
    <w:div w:id="911349839">
      <w:bodyDiv w:val="1"/>
      <w:marLeft w:val="0"/>
      <w:marRight w:val="0"/>
      <w:marTop w:val="0"/>
      <w:marBottom w:val="0"/>
      <w:divBdr>
        <w:top w:val="none" w:sz="0" w:space="0" w:color="auto"/>
        <w:left w:val="none" w:sz="0" w:space="0" w:color="auto"/>
        <w:bottom w:val="none" w:sz="0" w:space="0" w:color="auto"/>
        <w:right w:val="none" w:sz="0" w:space="0" w:color="auto"/>
      </w:divBdr>
    </w:div>
    <w:div w:id="912010914">
      <w:bodyDiv w:val="1"/>
      <w:marLeft w:val="0"/>
      <w:marRight w:val="0"/>
      <w:marTop w:val="0"/>
      <w:marBottom w:val="0"/>
      <w:divBdr>
        <w:top w:val="none" w:sz="0" w:space="0" w:color="auto"/>
        <w:left w:val="none" w:sz="0" w:space="0" w:color="auto"/>
        <w:bottom w:val="none" w:sz="0" w:space="0" w:color="auto"/>
        <w:right w:val="none" w:sz="0" w:space="0" w:color="auto"/>
      </w:divBdr>
    </w:div>
    <w:div w:id="912158684">
      <w:bodyDiv w:val="1"/>
      <w:marLeft w:val="0"/>
      <w:marRight w:val="0"/>
      <w:marTop w:val="0"/>
      <w:marBottom w:val="0"/>
      <w:divBdr>
        <w:top w:val="none" w:sz="0" w:space="0" w:color="auto"/>
        <w:left w:val="none" w:sz="0" w:space="0" w:color="auto"/>
        <w:bottom w:val="none" w:sz="0" w:space="0" w:color="auto"/>
        <w:right w:val="none" w:sz="0" w:space="0" w:color="auto"/>
      </w:divBdr>
    </w:div>
    <w:div w:id="912161122">
      <w:bodyDiv w:val="1"/>
      <w:marLeft w:val="0"/>
      <w:marRight w:val="0"/>
      <w:marTop w:val="0"/>
      <w:marBottom w:val="0"/>
      <w:divBdr>
        <w:top w:val="none" w:sz="0" w:space="0" w:color="auto"/>
        <w:left w:val="none" w:sz="0" w:space="0" w:color="auto"/>
        <w:bottom w:val="none" w:sz="0" w:space="0" w:color="auto"/>
        <w:right w:val="none" w:sz="0" w:space="0" w:color="auto"/>
      </w:divBdr>
    </w:div>
    <w:div w:id="912272586">
      <w:bodyDiv w:val="1"/>
      <w:marLeft w:val="0"/>
      <w:marRight w:val="0"/>
      <w:marTop w:val="0"/>
      <w:marBottom w:val="0"/>
      <w:divBdr>
        <w:top w:val="none" w:sz="0" w:space="0" w:color="auto"/>
        <w:left w:val="none" w:sz="0" w:space="0" w:color="auto"/>
        <w:bottom w:val="none" w:sz="0" w:space="0" w:color="auto"/>
        <w:right w:val="none" w:sz="0" w:space="0" w:color="auto"/>
      </w:divBdr>
    </w:div>
    <w:div w:id="912734695">
      <w:bodyDiv w:val="1"/>
      <w:marLeft w:val="0"/>
      <w:marRight w:val="0"/>
      <w:marTop w:val="0"/>
      <w:marBottom w:val="0"/>
      <w:divBdr>
        <w:top w:val="none" w:sz="0" w:space="0" w:color="auto"/>
        <w:left w:val="none" w:sz="0" w:space="0" w:color="auto"/>
        <w:bottom w:val="none" w:sz="0" w:space="0" w:color="auto"/>
        <w:right w:val="none" w:sz="0" w:space="0" w:color="auto"/>
      </w:divBdr>
    </w:div>
    <w:div w:id="913853093">
      <w:bodyDiv w:val="1"/>
      <w:marLeft w:val="0"/>
      <w:marRight w:val="0"/>
      <w:marTop w:val="0"/>
      <w:marBottom w:val="0"/>
      <w:divBdr>
        <w:top w:val="none" w:sz="0" w:space="0" w:color="auto"/>
        <w:left w:val="none" w:sz="0" w:space="0" w:color="auto"/>
        <w:bottom w:val="none" w:sz="0" w:space="0" w:color="auto"/>
        <w:right w:val="none" w:sz="0" w:space="0" w:color="auto"/>
      </w:divBdr>
    </w:div>
    <w:div w:id="913856441">
      <w:bodyDiv w:val="1"/>
      <w:marLeft w:val="0"/>
      <w:marRight w:val="0"/>
      <w:marTop w:val="0"/>
      <w:marBottom w:val="0"/>
      <w:divBdr>
        <w:top w:val="none" w:sz="0" w:space="0" w:color="auto"/>
        <w:left w:val="none" w:sz="0" w:space="0" w:color="auto"/>
        <w:bottom w:val="none" w:sz="0" w:space="0" w:color="auto"/>
        <w:right w:val="none" w:sz="0" w:space="0" w:color="auto"/>
      </w:divBdr>
    </w:div>
    <w:div w:id="913969855">
      <w:bodyDiv w:val="1"/>
      <w:marLeft w:val="0"/>
      <w:marRight w:val="0"/>
      <w:marTop w:val="0"/>
      <w:marBottom w:val="0"/>
      <w:divBdr>
        <w:top w:val="none" w:sz="0" w:space="0" w:color="auto"/>
        <w:left w:val="none" w:sz="0" w:space="0" w:color="auto"/>
        <w:bottom w:val="none" w:sz="0" w:space="0" w:color="auto"/>
        <w:right w:val="none" w:sz="0" w:space="0" w:color="auto"/>
      </w:divBdr>
    </w:div>
    <w:div w:id="913974884">
      <w:bodyDiv w:val="1"/>
      <w:marLeft w:val="0"/>
      <w:marRight w:val="0"/>
      <w:marTop w:val="0"/>
      <w:marBottom w:val="0"/>
      <w:divBdr>
        <w:top w:val="none" w:sz="0" w:space="0" w:color="auto"/>
        <w:left w:val="none" w:sz="0" w:space="0" w:color="auto"/>
        <w:bottom w:val="none" w:sz="0" w:space="0" w:color="auto"/>
        <w:right w:val="none" w:sz="0" w:space="0" w:color="auto"/>
      </w:divBdr>
    </w:div>
    <w:div w:id="914247379">
      <w:bodyDiv w:val="1"/>
      <w:marLeft w:val="0"/>
      <w:marRight w:val="0"/>
      <w:marTop w:val="0"/>
      <w:marBottom w:val="0"/>
      <w:divBdr>
        <w:top w:val="none" w:sz="0" w:space="0" w:color="auto"/>
        <w:left w:val="none" w:sz="0" w:space="0" w:color="auto"/>
        <w:bottom w:val="none" w:sz="0" w:space="0" w:color="auto"/>
        <w:right w:val="none" w:sz="0" w:space="0" w:color="auto"/>
      </w:divBdr>
    </w:div>
    <w:div w:id="914433269">
      <w:bodyDiv w:val="1"/>
      <w:marLeft w:val="0"/>
      <w:marRight w:val="0"/>
      <w:marTop w:val="0"/>
      <w:marBottom w:val="0"/>
      <w:divBdr>
        <w:top w:val="none" w:sz="0" w:space="0" w:color="auto"/>
        <w:left w:val="none" w:sz="0" w:space="0" w:color="auto"/>
        <w:bottom w:val="none" w:sz="0" w:space="0" w:color="auto"/>
        <w:right w:val="none" w:sz="0" w:space="0" w:color="auto"/>
      </w:divBdr>
    </w:div>
    <w:div w:id="914435830">
      <w:bodyDiv w:val="1"/>
      <w:marLeft w:val="0"/>
      <w:marRight w:val="0"/>
      <w:marTop w:val="0"/>
      <w:marBottom w:val="0"/>
      <w:divBdr>
        <w:top w:val="none" w:sz="0" w:space="0" w:color="auto"/>
        <w:left w:val="none" w:sz="0" w:space="0" w:color="auto"/>
        <w:bottom w:val="none" w:sz="0" w:space="0" w:color="auto"/>
        <w:right w:val="none" w:sz="0" w:space="0" w:color="auto"/>
      </w:divBdr>
    </w:div>
    <w:div w:id="914974549">
      <w:bodyDiv w:val="1"/>
      <w:marLeft w:val="0"/>
      <w:marRight w:val="0"/>
      <w:marTop w:val="0"/>
      <w:marBottom w:val="0"/>
      <w:divBdr>
        <w:top w:val="none" w:sz="0" w:space="0" w:color="auto"/>
        <w:left w:val="none" w:sz="0" w:space="0" w:color="auto"/>
        <w:bottom w:val="none" w:sz="0" w:space="0" w:color="auto"/>
        <w:right w:val="none" w:sz="0" w:space="0" w:color="auto"/>
      </w:divBdr>
    </w:div>
    <w:div w:id="915164085">
      <w:bodyDiv w:val="1"/>
      <w:marLeft w:val="0"/>
      <w:marRight w:val="0"/>
      <w:marTop w:val="0"/>
      <w:marBottom w:val="0"/>
      <w:divBdr>
        <w:top w:val="none" w:sz="0" w:space="0" w:color="auto"/>
        <w:left w:val="none" w:sz="0" w:space="0" w:color="auto"/>
        <w:bottom w:val="none" w:sz="0" w:space="0" w:color="auto"/>
        <w:right w:val="none" w:sz="0" w:space="0" w:color="auto"/>
      </w:divBdr>
    </w:div>
    <w:div w:id="915169601">
      <w:bodyDiv w:val="1"/>
      <w:marLeft w:val="0"/>
      <w:marRight w:val="0"/>
      <w:marTop w:val="0"/>
      <w:marBottom w:val="0"/>
      <w:divBdr>
        <w:top w:val="none" w:sz="0" w:space="0" w:color="auto"/>
        <w:left w:val="none" w:sz="0" w:space="0" w:color="auto"/>
        <w:bottom w:val="none" w:sz="0" w:space="0" w:color="auto"/>
        <w:right w:val="none" w:sz="0" w:space="0" w:color="auto"/>
      </w:divBdr>
    </w:div>
    <w:div w:id="915280414">
      <w:bodyDiv w:val="1"/>
      <w:marLeft w:val="0"/>
      <w:marRight w:val="0"/>
      <w:marTop w:val="0"/>
      <w:marBottom w:val="0"/>
      <w:divBdr>
        <w:top w:val="none" w:sz="0" w:space="0" w:color="auto"/>
        <w:left w:val="none" w:sz="0" w:space="0" w:color="auto"/>
        <w:bottom w:val="none" w:sz="0" w:space="0" w:color="auto"/>
        <w:right w:val="none" w:sz="0" w:space="0" w:color="auto"/>
      </w:divBdr>
    </w:div>
    <w:div w:id="915289912">
      <w:bodyDiv w:val="1"/>
      <w:marLeft w:val="0"/>
      <w:marRight w:val="0"/>
      <w:marTop w:val="0"/>
      <w:marBottom w:val="0"/>
      <w:divBdr>
        <w:top w:val="none" w:sz="0" w:space="0" w:color="auto"/>
        <w:left w:val="none" w:sz="0" w:space="0" w:color="auto"/>
        <w:bottom w:val="none" w:sz="0" w:space="0" w:color="auto"/>
        <w:right w:val="none" w:sz="0" w:space="0" w:color="auto"/>
      </w:divBdr>
    </w:div>
    <w:div w:id="915669699">
      <w:bodyDiv w:val="1"/>
      <w:marLeft w:val="0"/>
      <w:marRight w:val="0"/>
      <w:marTop w:val="0"/>
      <w:marBottom w:val="0"/>
      <w:divBdr>
        <w:top w:val="none" w:sz="0" w:space="0" w:color="auto"/>
        <w:left w:val="none" w:sz="0" w:space="0" w:color="auto"/>
        <w:bottom w:val="none" w:sz="0" w:space="0" w:color="auto"/>
        <w:right w:val="none" w:sz="0" w:space="0" w:color="auto"/>
      </w:divBdr>
    </w:div>
    <w:div w:id="916206162">
      <w:bodyDiv w:val="1"/>
      <w:marLeft w:val="0"/>
      <w:marRight w:val="0"/>
      <w:marTop w:val="0"/>
      <w:marBottom w:val="0"/>
      <w:divBdr>
        <w:top w:val="none" w:sz="0" w:space="0" w:color="auto"/>
        <w:left w:val="none" w:sz="0" w:space="0" w:color="auto"/>
        <w:bottom w:val="none" w:sz="0" w:space="0" w:color="auto"/>
        <w:right w:val="none" w:sz="0" w:space="0" w:color="auto"/>
      </w:divBdr>
    </w:div>
    <w:div w:id="916595466">
      <w:bodyDiv w:val="1"/>
      <w:marLeft w:val="0"/>
      <w:marRight w:val="0"/>
      <w:marTop w:val="0"/>
      <w:marBottom w:val="0"/>
      <w:divBdr>
        <w:top w:val="none" w:sz="0" w:space="0" w:color="auto"/>
        <w:left w:val="none" w:sz="0" w:space="0" w:color="auto"/>
        <w:bottom w:val="none" w:sz="0" w:space="0" w:color="auto"/>
        <w:right w:val="none" w:sz="0" w:space="0" w:color="auto"/>
      </w:divBdr>
    </w:div>
    <w:div w:id="916866198">
      <w:bodyDiv w:val="1"/>
      <w:marLeft w:val="0"/>
      <w:marRight w:val="0"/>
      <w:marTop w:val="0"/>
      <w:marBottom w:val="0"/>
      <w:divBdr>
        <w:top w:val="none" w:sz="0" w:space="0" w:color="auto"/>
        <w:left w:val="none" w:sz="0" w:space="0" w:color="auto"/>
        <w:bottom w:val="none" w:sz="0" w:space="0" w:color="auto"/>
        <w:right w:val="none" w:sz="0" w:space="0" w:color="auto"/>
      </w:divBdr>
    </w:div>
    <w:div w:id="917205066">
      <w:bodyDiv w:val="1"/>
      <w:marLeft w:val="0"/>
      <w:marRight w:val="0"/>
      <w:marTop w:val="0"/>
      <w:marBottom w:val="0"/>
      <w:divBdr>
        <w:top w:val="none" w:sz="0" w:space="0" w:color="auto"/>
        <w:left w:val="none" w:sz="0" w:space="0" w:color="auto"/>
        <w:bottom w:val="none" w:sz="0" w:space="0" w:color="auto"/>
        <w:right w:val="none" w:sz="0" w:space="0" w:color="auto"/>
      </w:divBdr>
    </w:div>
    <w:div w:id="917402909">
      <w:bodyDiv w:val="1"/>
      <w:marLeft w:val="0"/>
      <w:marRight w:val="0"/>
      <w:marTop w:val="0"/>
      <w:marBottom w:val="0"/>
      <w:divBdr>
        <w:top w:val="none" w:sz="0" w:space="0" w:color="auto"/>
        <w:left w:val="none" w:sz="0" w:space="0" w:color="auto"/>
        <w:bottom w:val="none" w:sz="0" w:space="0" w:color="auto"/>
        <w:right w:val="none" w:sz="0" w:space="0" w:color="auto"/>
      </w:divBdr>
    </w:div>
    <w:div w:id="917521789">
      <w:bodyDiv w:val="1"/>
      <w:marLeft w:val="0"/>
      <w:marRight w:val="0"/>
      <w:marTop w:val="0"/>
      <w:marBottom w:val="0"/>
      <w:divBdr>
        <w:top w:val="none" w:sz="0" w:space="0" w:color="auto"/>
        <w:left w:val="none" w:sz="0" w:space="0" w:color="auto"/>
        <w:bottom w:val="none" w:sz="0" w:space="0" w:color="auto"/>
        <w:right w:val="none" w:sz="0" w:space="0" w:color="auto"/>
      </w:divBdr>
    </w:div>
    <w:div w:id="917592317">
      <w:bodyDiv w:val="1"/>
      <w:marLeft w:val="0"/>
      <w:marRight w:val="0"/>
      <w:marTop w:val="0"/>
      <w:marBottom w:val="0"/>
      <w:divBdr>
        <w:top w:val="none" w:sz="0" w:space="0" w:color="auto"/>
        <w:left w:val="none" w:sz="0" w:space="0" w:color="auto"/>
        <w:bottom w:val="none" w:sz="0" w:space="0" w:color="auto"/>
        <w:right w:val="none" w:sz="0" w:space="0" w:color="auto"/>
      </w:divBdr>
    </w:div>
    <w:div w:id="917785381">
      <w:bodyDiv w:val="1"/>
      <w:marLeft w:val="0"/>
      <w:marRight w:val="0"/>
      <w:marTop w:val="0"/>
      <w:marBottom w:val="0"/>
      <w:divBdr>
        <w:top w:val="none" w:sz="0" w:space="0" w:color="auto"/>
        <w:left w:val="none" w:sz="0" w:space="0" w:color="auto"/>
        <w:bottom w:val="none" w:sz="0" w:space="0" w:color="auto"/>
        <w:right w:val="none" w:sz="0" w:space="0" w:color="auto"/>
      </w:divBdr>
    </w:div>
    <w:div w:id="917858804">
      <w:bodyDiv w:val="1"/>
      <w:marLeft w:val="0"/>
      <w:marRight w:val="0"/>
      <w:marTop w:val="0"/>
      <w:marBottom w:val="0"/>
      <w:divBdr>
        <w:top w:val="none" w:sz="0" w:space="0" w:color="auto"/>
        <w:left w:val="none" w:sz="0" w:space="0" w:color="auto"/>
        <w:bottom w:val="none" w:sz="0" w:space="0" w:color="auto"/>
        <w:right w:val="none" w:sz="0" w:space="0" w:color="auto"/>
      </w:divBdr>
    </w:div>
    <w:div w:id="918177468">
      <w:bodyDiv w:val="1"/>
      <w:marLeft w:val="0"/>
      <w:marRight w:val="0"/>
      <w:marTop w:val="0"/>
      <w:marBottom w:val="0"/>
      <w:divBdr>
        <w:top w:val="none" w:sz="0" w:space="0" w:color="auto"/>
        <w:left w:val="none" w:sz="0" w:space="0" w:color="auto"/>
        <w:bottom w:val="none" w:sz="0" w:space="0" w:color="auto"/>
        <w:right w:val="none" w:sz="0" w:space="0" w:color="auto"/>
      </w:divBdr>
    </w:div>
    <w:div w:id="918370452">
      <w:bodyDiv w:val="1"/>
      <w:marLeft w:val="0"/>
      <w:marRight w:val="0"/>
      <w:marTop w:val="0"/>
      <w:marBottom w:val="0"/>
      <w:divBdr>
        <w:top w:val="none" w:sz="0" w:space="0" w:color="auto"/>
        <w:left w:val="none" w:sz="0" w:space="0" w:color="auto"/>
        <w:bottom w:val="none" w:sz="0" w:space="0" w:color="auto"/>
        <w:right w:val="none" w:sz="0" w:space="0" w:color="auto"/>
      </w:divBdr>
    </w:div>
    <w:div w:id="918566106">
      <w:bodyDiv w:val="1"/>
      <w:marLeft w:val="0"/>
      <w:marRight w:val="0"/>
      <w:marTop w:val="0"/>
      <w:marBottom w:val="0"/>
      <w:divBdr>
        <w:top w:val="none" w:sz="0" w:space="0" w:color="auto"/>
        <w:left w:val="none" w:sz="0" w:space="0" w:color="auto"/>
        <w:bottom w:val="none" w:sz="0" w:space="0" w:color="auto"/>
        <w:right w:val="none" w:sz="0" w:space="0" w:color="auto"/>
      </w:divBdr>
    </w:div>
    <w:div w:id="918708988">
      <w:bodyDiv w:val="1"/>
      <w:marLeft w:val="0"/>
      <w:marRight w:val="0"/>
      <w:marTop w:val="0"/>
      <w:marBottom w:val="0"/>
      <w:divBdr>
        <w:top w:val="none" w:sz="0" w:space="0" w:color="auto"/>
        <w:left w:val="none" w:sz="0" w:space="0" w:color="auto"/>
        <w:bottom w:val="none" w:sz="0" w:space="0" w:color="auto"/>
        <w:right w:val="none" w:sz="0" w:space="0" w:color="auto"/>
      </w:divBdr>
    </w:div>
    <w:div w:id="918909713">
      <w:bodyDiv w:val="1"/>
      <w:marLeft w:val="0"/>
      <w:marRight w:val="0"/>
      <w:marTop w:val="0"/>
      <w:marBottom w:val="0"/>
      <w:divBdr>
        <w:top w:val="none" w:sz="0" w:space="0" w:color="auto"/>
        <w:left w:val="none" w:sz="0" w:space="0" w:color="auto"/>
        <w:bottom w:val="none" w:sz="0" w:space="0" w:color="auto"/>
        <w:right w:val="none" w:sz="0" w:space="0" w:color="auto"/>
      </w:divBdr>
    </w:div>
    <w:div w:id="919025702">
      <w:bodyDiv w:val="1"/>
      <w:marLeft w:val="0"/>
      <w:marRight w:val="0"/>
      <w:marTop w:val="0"/>
      <w:marBottom w:val="0"/>
      <w:divBdr>
        <w:top w:val="none" w:sz="0" w:space="0" w:color="auto"/>
        <w:left w:val="none" w:sz="0" w:space="0" w:color="auto"/>
        <w:bottom w:val="none" w:sz="0" w:space="0" w:color="auto"/>
        <w:right w:val="none" w:sz="0" w:space="0" w:color="auto"/>
      </w:divBdr>
    </w:div>
    <w:div w:id="919026945">
      <w:bodyDiv w:val="1"/>
      <w:marLeft w:val="0"/>
      <w:marRight w:val="0"/>
      <w:marTop w:val="0"/>
      <w:marBottom w:val="0"/>
      <w:divBdr>
        <w:top w:val="none" w:sz="0" w:space="0" w:color="auto"/>
        <w:left w:val="none" w:sz="0" w:space="0" w:color="auto"/>
        <w:bottom w:val="none" w:sz="0" w:space="0" w:color="auto"/>
        <w:right w:val="none" w:sz="0" w:space="0" w:color="auto"/>
      </w:divBdr>
    </w:div>
    <w:div w:id="919485499">
      <w:bodyDiv w:val="1"/>
      <w:marLeft w:val="0"/>
      <w:marRight w:val="0"/>
      <w:marTop w:val="0"/>
      <w:marBottom w:val="0"/>
      <w:divBdr>
        <w:top w:val="none" w:sz="0" w:space="0" w:color="auto"/>
        <w:left w:val="none" w:sz="0" w:space="0" w:color="auto"/>
        <w:bottom w:val="none" w:sz="0" w:space="0" w:color="auto"/>
        <w:right w:val="none" w:sz="0" w:space="0" w:color="auto"/>
      </w:divBdr>
    </w:div>
    <w:div w:id="919758268">
      <w:bodyDiv w:val="1"/>
      <w:marLeft w:val="0"/>
      <w:marRight w:val="0"/>
      <w:marTop w:val="0"/>
      <w:marBottom w:val="0"/>
      <w:divBdr>
        <w:top w:val="none" w:sz="0" w:space="0" w:color="auto"/>
        <w:left w:val="none" w:sz="0" w:space="0" w:color="auto"/>
        <w:bottom w:val="none" w:sz="0" w:space="0" w:color="auto"/>
        <w:right w:val="none" w:sz="0" w:space="0" w:color="auto"/>
      </w:divBdr>
    </w:div>
    <w:div w:id="919829963">
      <w:bodyDiv w:val="1"/>
      <w:marLeft w:val="0"/>
      <w:marRight w:val="0"/>
      <w:marTop w:val="0"/>
      <w:marBottom w:val="0"/>
      <w:divBdr>
        <w:top w:val="none" w:sz="0" w:space="0" w:color="auto"/>
        <w:left w:val="none" w:sz="0" w:space="0" w:color="auto"/>
        <w:bottom w:val="none" w:sz="0" w:space="0" w:color="auto"/>
        <w:right w:val="none" w:sz="0" w:space="0" w:color="auto"/>
      </w:divBdr>
    </w:div>
    <w:div w:id="919873264">
      <w:bodyDiv w:val="1"/>
      <w:marLeft w:val="0"/>
      <w:marRight w:val="0"/>
      <w:marTop w:val="0"/>
      <w:marBottom w:val="0"/>
      <w:divBdr>
        <w:top w:val="none" w:sz="0" w:space="0" w:color="auto"/>
        <w:left w:val="none" w:sz="0" w:space="0" w:color="auto"/>
        <w:bottom w:val="none" w:sz="0" w:space="0" w:color="auto"/>
        <w:right w:val="none" w:sz="0" w:space="0" w:color="auto"/>
      </w:divBdr>
    </w:div>
    <w:div w:id="920021922">
      <w:bodyDiv w:val="1"/>
      <w:marLeft w:val="0"/>
      <w:marRight w:val="0"/>
      <w:marTop w:val="0"/>
      <w:marBottom w:val="0"/>
      <w:divBdr>
        <w:top w:val="none" w:sz="0" w:space="0" w:color="auto"/>
        <w:left w:val="none" w:sz="0" w:space="0" w:color="auto"/>
        <w:bottom w:val="none" w:sz="0" w:space="0" w:color="auto"/>
        <w:right w:val="none" w:sz="0" w:space="0" w:color="auto"/>
      </w:divBdr>
    </w:div>
    <w:div w:id="920522864">
      <w:bodyDiv w:val="1"/>
      <w:marLeft w:val="0"/>
      <w:marRight w:val="0"/>
      <w:marTop w:val="0"/>
      <w:marBottom w:val="0"/>
      <w:divBdr>
        <w:top w:val="none" w:sz="0" w:space="0" w:color="auto"/>
        <w:left w:val="none" w:sz="0" w:space="0" w:color="auto"/>
        <w:bottom w:val="none" w:sz="0" w:space="0" w:color="auto"/>
        <w:right w:val="none" w:sz="0" w:space="0" w:color="auto"/>
      </w:divBdr>
    </w:div>
    <w:div w:id="920678109">
      <w:bodyDiv w:val="1"/>
      <w:marLeft w:val="0"/>
      <w:marRight w:val="0"/>
      <w:marTop w:val="0"/>
      <w:marBottom w:val="0"/>
      <w:divBdr>
        <w:top w:val="none" w:sz="0" w:space="0" w:color="auto"/>
        <w:left w:val="none" w:sz="0" w:space="0" w:color="auto"/>
        <w:bottom w:val="none" w:sz="0" w:space="0" w:color="auto"/>
        <w:right w:val="none" w:sz="0" w:space="0" w:color="auto"/>
      </w:divBdr>
    </w:div>
    <w:div w:id="920681847">
      <w:bodyDiv w:val="1"/>
      <w:marLeft w:val="0"/>
      <w:marRight w:val="0"/>
      <w:marTop w:val="0"/>
      <w:marBottom w:val="0"/>
      <w:divBdr>
        <w:top w:val="none" w:sz="0" w:space="0" w:color="auto"/>
        <w:left w:val="none" w:sz="0" w:space="0" w:color="auto"/>
        <w:bottom w:val="none" w:sz="0" w:space="0" w:color="auto"/>
        <w:right w:val="none" w:sz="0" w:space="0" w:color="auto"/>
      </w:divBdr>
    </w:div>
    <w:div w:id="920869766">
      <w:bodyDiv w:val="1"/>
      <w:marLeft w:val="0"/>
      <w:marRight w:val="0"/>
      <w:marTop w:val="0"/>
      <w:marBottom w:val="0"/>
      <w:divBdr>
        <w:top w:val="none" w:sz="0" w:space="0" w:color="auto"/>
        <w:left w:val="none" w:sz="0" w:space="0" w:color="auto"/>
        <w:bottom w:val="none" w:sz="0" w:space="0" w:color="auto"/>
        <w:right w:val="none" w:sz="0" w:space="0" w:color="auto"/>
      </w:divBdr>
    </w:div>
    <w:div w:id="920989973">
      <w:bodyDiv w:val="1"/>
      <w:marLeft w:val="0"/>
      <w:marRight w:val="0"/>
      <w:marTop w:val="0"/>
      <w:marBottom w:val="0"/>
      <w:divBdr>
        <w:top w:val="none" w:sz="0" w:space="0" w:color="auto"/>
        <w:left w:val="none" w:sz="0" w:space="0" w:color="auto"/>
        <w:bottom w:val="none" w:sz="0" w:space="0" w:color="auto"/>
        <w:right w:val="none" w:sz="0" w:space="0" w:color="auto"/>
      </w:divBdr>
    </w:div>
    <w:div w:id="921066568">
      <w:bodyDiv w:val="1"/>
      <w:marLeft w:val="0"/>
      <w:marRight w:val="0"/>
      <w:marTop w:val="0"/>
      <w:marBottom w:val="0"/>
      <w:divBdr>
        <w:top w:val="none" w:sz="0" w:space="0" w:color="auto"/>
        <w:left w:val="none" w:sz="0" w:space="0" w:color="auto"/>
        <w:bottom w:val="none" w:sz="0" w:space="0" w:color="auto"/>
        <w:right w:val="none" w:sz="0" w:space="0" w:color="auto"/>
      </w:divBdr>
    </w:div>
    <w:div w:id="921721070">
      <w:bodyDiv w:val="1"/>
      <w:marLeft w:val="0"/>
      <w:marRight w:val="0"/>
      <w:marTop w:val="0"/>
      <w:marBottom w:val="0"/>
      <w:divBdr>
        <w:top w:val="none" w:sz="0" w:space="0" w:color="auto"/>
        <w:left w:val="none" w:sz="0" w:space="0" w:color="auto"/>
        <w:bottom w:val="none" w:sz="0" w:space="0" w:color="auto"/>
        <w:right w:val="none" w:sz="0" w:space="0" w:color="auto"/>
      </w:divBdr>
    </w:div>
    <w:div w:id="921917148">
      <w:bodyDiv w:val="1"/>
      <w:marLeft w:val="0"/>
      <w:marRight w:val="0"/>
      <w:marTop w:val="0"/>
      <w:marBottom w:val="0"/>
      <w:divBdr>
        <w:top w:val="none" w:sz="0" w:space="0" w:color="auto"/>
        <w:left w:val="none" w:sz="0" w:space="0" w:color="auto"/>
        <w:bottom w:val="none" w:sz="0" w:space="0" w:color="auto"/>
        <w:right w:val="none" w:sz="0" w:space="0" w:color="auto"/>
      </w:divBdr>
    </w:div>
    <w:div w:id="922027967">
      <w:bodyDiv w:val="1"/>
      <w:marLeft w:val="0"/>
      <w:marRight w:val="0"/>
      <w:marTop w:val="0"/>
      <w:marBottom w:val="0"/>
      <w:divBdr>
        <w:top w:val="none" w:sz="0" w:space="0" w:color="auto"/>
        <w:left w:val="none" w:sz="0" w:space="0" w:color="auto"/>
        <w:bottom w:val="none" w:sz="0" w:space="0" w:color="auto"/>
        <w:right w:val="none" w:sz="0" w:space="0" w:color="auto"/>
      </w:divBdr>
    </w:div>
    <w:div w:id="923345970">
      <w:bodyDiv w:val="1"/>
      <w:marLeft w:val="0"/>
      <w:marRight w:val="0"/>
      <w:marTop w:val="0"/>
      <w:marBottom w:val="0"/>
      <w:divBdr>
        <w:top w:val="none" w:sz="0" w:space="0" w:color="auto"/>
        <w:left w:val="none" w:sz="0" w:space="0" w:color="auto"/>
        <w:bottom w:val="none" w:sz="0" w:space="0" w:color="auto"/>
        <w:right w:val="none" w:sz="0" w:space="0" w:color="auto"/>
      </w:divBdr>
    </w:div>
    <w:div w:id="923614523">
      <w:bodyDiv w:val="1"/>
      <w:marLeft w:val="0"/>
      <w:marRight w:val="0"/>
      <w:marTop w:val="0"/>
      <w:marBottom w:val="0"/>
      <w:divBdr>
        <w:top w:val="none" w:sz="0" w:space="0" w:color="auto"/>
        <w:left w:val="none" w:sz="0" w:space="0" w:color="auto"/>
        <w:bottom w:val="none" w:sz="0" w:space="0" w:color="auto"/>
        <w:right w:val="none" w:sz="0" w:space="0" w:color="auto"/>
      </w:divBdr>
    </w:div>
    <w:div w:id="924145352">
      <w:bodyDiv w:val="1"/>
      <w:marLeft w:val="0"/>
      <w:marRight w:val="0"/>
      <w:marTop w:val="0"/>
      <w:marBottom w:val="0"/>
      <w:divBdr>
        <w:top w:val="none" w:sz="0" w:space="0" w:color="auto"/>
        <w:left w:val="none" w:sz="0" w:space="0" w:color="auto"/>
        <w:bottom w:val="none" w:sz="0" w:space="0" w:color="auto"/>
        <w:right w:val="none" w:sz="0" w:space="0" w:color="auto"/>
      </w:divBdr>
    </w:div>
    <w:div w:id="924337253">
      <w:bodyDiv w:val="1"/>
      <w:marLeft w:val="0"/>
      <w:marRight w:val="0"/>
      <w:marTop w:val="0"/>
      <w:marBottom w:val="0"/>
      <w:divBdr>
        <w:top w:val="none" w:sz="0" w:space="0" w:color="auto"/>
        <w:left w:val="none" w:sz="0" w:space="0" w:color="auto"/>
        <w:bottom w:val="none" w:sz="0" w:space="0" w:color="auto"/>
        <w:right w:val="none" w:sz="0" w:space="0" w:color="auto"/>
      </w:divBdr>
    </w:div>
    <w:div w:id="924455268">
      <w:bodyDiv w:val="1"/>
      <w:marLeft w:val="0"/>
      <w:marRight w:val="0"/>
      <w:marTop w:val="0"/>
      <w:marBottom w:val="0"/>
      <w:divBdr>
        <w:top w:val="none" w:sz="0" w:space="0" w:color="auto"/>
        <w:left w:val="none" w:sz="0" w:space="0" w:color="auto"/>
        <w:bottom w:val="none" w:sz="0" w:space="0" w:color="auto"/>
        <w:right w:val="none" w:sz="0" w:space="0" w:color="auto"/>
      </w:divBdr>
    </w:div>
    <w:div w:id="924919885">
      <w:bodyDiv w:val="1"/>
      <w:marLeft w:val="0"/>
      <w:marRight w:val="0"/>
      <w:marTop w:val="0"/>
      <w:marBottom w:val="0"/>
      <w:divBdr>
        <w:top w:val="none" w:sz="0" w:space="0" w:color="auto"/>
        <w:left w:val="none" w:sz="0" w:space="0" w:color="auto"/>
        <w:bottom w:val="none" w:sz="0" w:space="0" w:color="auto"/>
        <w:right w:val="none" w:sz="0" w:space="0" w:color="auto"/>
      </w:divBdr>
    </w:div>
    <w:div w:id="925114270">
      <w:bodyDiv w:val="1"/>
      <w:marLeft w:val="0"/>
      <w:marRight w:val="0"/>
      <w:marTop w:val="0"/>
      <w:marBottom w:val="0"/>
      <w:divBdr>
        <w:top w:val="none" w:sz="0" w:space="0" w:color="auto"/>
        <w:left w:val="none" w:sz="0" w:space="0" w:color="auto"/>
        <w:bottom w:val="none" w:sz="0" w:space="0" w:color="auto"/>
        <w:right w:val="none" w:sz="0" w:space="0" w:color="auto"/>
      </w:divBdr>
    </w:div>
    <w:div w:id="925118723">
      <w:bodyDiv w:val="1"/>
      <w:marLeft w:val="0"/>
      <w:marRight w:val="0"/>
      <w:marTop w:val="0"/>
      <w:marBottom w:val="0"/>
      <w:divBdr>
        <w:top w:val="none" w:sz="0" w:space="0" w:color="auto"/>
        <w:left w:val="none" w:sz="0" w:space="0" w:color="auto"/>
        <w:bottom w:val="none" w:sz="0" w:space="0" w:color="auto"/>
        <w:right w:val="none" w:sz="0" w:space="0" w:color="auto"/>
      </w:divBdr>
    </w:div>
    <w:div w:id="925502654">
      <w:bodyDiv w:val="1"/>
      <w:marLeft w:val="0"/>
      <w:marRight w:val="0"/>
      <w:marTop w:val="0"/>
      <w:marBottom w:val="0"/>
      <w:divBdr>
        <w:top w:val="none" w:sz="0" w:space="0" w:color="auto"/>
        <w:left w:val="none" w:sz="0" w:space="0" w:color="auto"/>
        <w:bottom w:val="none" w:sz="0" w:space="0" w:color="auto"/>
        <w:right w:val="none" w:sz="0" w:space="0" w:color="auto"/>
      </w:divBdr>
    </w:div>
    <w:div w:id="925647052">
      <w:bodyDiv w:val="1"/>
      <w:marLeft w:val="0"/>
      <w:marRight w:val="0"/>
      <w:marTop w:val="0"/>
      <w:marBottom w:val="0"/>
      <w:divBdr>
        <w:top w:val="none" w:sz="0" w:space="0" w:color="auto"/>
        <w:left w:val="none" w:sz="0" w:space="0" w:color="auto"/>
        <w:bottom w:val="none" w:sz="0" w:space="0" w:color="auto"/>
        <w:right w:val="none" w:sz="0" w:space="0" w:color="auto"/>
      </w:divBdr>
    </w:div>
    <w:div w:id="925915790">
      <w:bodyDiv w:val="1"/>
      <w:marLeft w:val="0"/>
      <w:marRight w:val="0"/>
      <w:marTop w:val="0"/>
      <w:marBottom w:val="0"/>
      <w:divBdr>
        <w:top w:val="none" w:sz="0" w:space="0" w:color="auto"/>
        <w:left w:val="none" w:sz="0" w:space="0" w:color="auto"/>
        <w:bottom w:val="none" w:sz="0" w:space="0" w:color="auto"/>
        <w:right w:val="none" w:sz="0" w:space="0" w:color="auto"/>
      </w:divBdr>
    </w:div>
    <w:div w:id="926622261">
      <w:bodyDiv w:val="1"/>
      <w:marLeft w:val="0"/>
      <w:marRight w:val="0"/>
      <w:marTop w:val="0"/>
      <w:marBottom w:val="0"/>
      <w:divBdr>
        <w:top w:val="none" w:sz="0" w:space="0" w:color="auto"/>
        <w:left w:val="none" w:sz="0" w:space="0" w:color="auto"/>
        <w:bottom w:val="none" w:sz="0" w:space="0" w:color="auto"/>
        <w:right w:val="none" w:sz="0" w:space="0" w:color="auto"/>
      </w:divBdr>
    </w:div>
    <w:div w:id="927078019">
      <w:bodyDiv w:val="1"/>
      <w:marLeft w:val="0"/>
      <w:marRight w:val="0"/>
      <w:marTop w:val="0"/>
      <w:marBottom w:val="0"/>
      <w:divBdr>
        <w:top w:val="none" w:sz="0" w:space="0" w:color="auto"/>
        <w:left w:val="none" w:sz="0" w:space="0" w:color="auto"/>
        <w:bottom w:val="none" w:sz="0" w:space="0" w:color="auto"/>
        <w:right w:val="none" w:sz="0" w:space="0" w:color="auto"/>
      </w:divBdr>
    </w:div>
    <w:div w:id="927348570">
      <w:bodyDiv w:val="1"/>
      <w:marLeft w:val="0"/>
      <w:marRight w:val="0"/>
      <w:marTop w:val="0"/>
      <w:marBottom w:val="0"/>
      <w:divBdr>
        <w:top w:val="none" w:sz="0" w:space="0" w:color="auto"/>
        <w:left w:val="none" w:sz="0" w:space="0" w:color="auto"/>
        <w:bottom w:val="none" w:sz="0" w:space="0" w:color="auto"/>
        <w:right w:val="none" w:sz="0" w:space="0" w:color="auto"/>
      </w:divBdr>
    </w:div>
    <w:div w:id="928124323">
      <w:bodyDiv w:val="1"/>
      <w:marLeft w:val="0"/>
      <w:marRight w:val="0"/>
      <w:marTop w:val="0"/>
      <w:marBottom w:val="0"/>
      <w:divBdr>
        <w:top w:val="none" w:sz="0" w:space="0" w:color="auto"/>
        <w:left w:val="none" w:sz="0" w:space="0" w:color="auto"/>
        <w:bottom w:val="none" w:sz="0" w:space="0" w:color="auto"/>
        <w:right w:val="none" w:sz="0" w:space="0" w:color="auto"/>
      </w:divBdr>
    </w:div>
    <w:div w:id="928348651">
      <w:bodyDiv w:val="1"/>
      <w:marLeft w:val="0"/>
      <w:marRight w:val="0"/>
      <w:marTop w:val="0"/>
      <w:marBottom w:val="0"/>
      <w:divBdr>
        <w:top w:val="none" w:sz="0" w:space="0" w:color="auto"/>
        <w:left w:val="none" w:sz="0" w:space="0" w:color="auto"/>
        <w:bottom w:val="none" w:sz="0" w:space="0" w:color="auto"/>
        <w:right w:val="none" w:sz="0" w:space="0" w:color="auto"/>
      </w:divBdr>
    </w:div>
    <w:div w:id="928544986">
      <w:bodyDiv w:val="1"/>
      <w:marLeft w:val="0"/>
      <w:marRight w:val="0"/>
      <w:marTop w:val="0"/>
      <w:marBottom w:val="0"/>
      <w:divBdr>
        <w:top w:val="none" w:sz="0" w:space="0" w:color="auto"/>
        <w:left w:val="none" w:sz="0" w:space="0" w:color="auto"/>
        <w:bottom w:val="none" w:sz="0" w:space="0" w:color="auto"/>
        <w:right w:val="none" w:sz="0" w:space="0" w:color="auto"/>
      </w:divBdr>
    </w:div>
    <w:div w:id="928926349">
      <w:bodyDiv w:val="1"/>
      <w:marLeft w:val="0"/>
      <w:marRight w:val="0"/>
      <w:marTop w:val="0"/>
      <w:marBottom w:val="0"/>
      <w:divBdr>
        <w:top w:val="none" w:sz="0" w:space="0" w:color="auto"/>
        <w:left w:val="none" w:sz="0" w:space="0" w:color="auto"/>
        <w:bottom w:val="none" w:sz="0" w:space="0" w:color="auto"/>
        <w:right w:val="none" w:sz="0" w:space="0" w:color="auto"/>
      </w:divBdr>
    </w:div>
    <w:div w:id="929041125">
      <w:bodyDiv w:val="1"/>
      <w:marLeft w:val="0"/>
      <w:marRight w:val="0"/>
      <w:marTop w:val="0"/>
      <w:marBottom w:val="0"/>
      <w:divBdr>
        <w:top w:val="none" w:sz="0" w:space="0" w:color="auto"/>
        <w:left w:val="none" w:sz="0" w:space="0" w:color="auto"/>
        <w:bottom w:val="none" w:sz="0" w:space="0" w:color="auto"/>
        <w:right w:val="none" w:sz="0" w:space="0" w:color="auto"/>
      </w:divBdr>
    </w:div>
    <w:div w:id="929237895">
      <w:bodyDiv w:val="1"/>
      <w:marLeft w:val="0"/>
      <w:marRight w:val="0"/>
      <w:marTop w:val="0"/>
      <w:marBottom w:val="0"/>
      <w:divBdr>
        <w:top w:val="none" w:sz="0" w:space="0" w:color="auto"/>
        <w:left w:val="none" w:sz="0" w:space="0" w:color="auto"/>
        <w:bottom w:val="none" w:sz="0" w:space="0" w:color="auto"/>
        <w:right w:val="none" w:sz="0" w:space="0" w:color="auto"/>
      </w:divBdr>
    </w:div>
    <w:div w:id="929890965">
      <w:bodyDiv w:val="1"/>
      <w:marLeft w:val="0"/>
      <w:marRight w:val="0"/>
      <w:marTop w:val="0"/>
      <w:marBottom w:val="0"/>
      <w:divBdr>
        <w:top w:val="none" w:sz="0" w:space="0" w:color="auto"/>
        <w:left w:val="none" w:sz="0" w:space="0" w:color="auto"/>
        <w:bottom w:val="none" w:sz="0" w:space="0" w:color="auto"/>
        <w:right w:val="none" w:sz="0" w:space="0" w:color="auto"/>
      </w:divBdr>
    </w:div>
    <w:div w:id="930554311">
      <w:bodyDiv w:val="1"/>
      <w:marLeft w:val="0"/>
      <w:marRight w:val="0"/>
      <w:marTop w:val="0"/>
      <w:marBottom w:val="0"/>
      <w:divBdr>
        <w:top w:val="none" w:sz="0" w:space="0" w:color="auto"/>
        <w:left w:val="none" w:sz="0" w:space="0" w:color="auto"/>
        <w:bottom w:val="none" w:sz="0" w:space="0" w:color="auto"/>
        <w:right w:val="none" w:sz="0" w:space="0" w:color="auto"/>
      </w:divBdr>
    </w:div>
    <w:div w:id="931159887">
      <w:bodyDiv w:val="1"/>
      <w:marLeft w:val="0"/>
      <w:marRight w:val="0"/>
      <w:marTop w:val="0"/>
      <w:marBottom w:val="0"/>
      <w:divBdr>
        <w:top w:val="none" w:sz="0" w:space="0" w:color="auto"/>
        <w:left w:val="none" w:sz="0" w:space="0" w:color="auto"/>
        <w:bottom w:val="none" w:sz="0" w:space="0" w:color="auto"/>
        <w:right w:val="none" w:sz="0" w:space="0" w:color="auto"/>
      </w:divBdr>
    </w:div>
    <w:div w:id="931203874">
      <w:bodyDiv w:val="1"/>
      <w:marLeft w:val="0"/>
      <w:marRight w:val="0"/>
      <w:marTop w:val="0"/>
      <w:marBottom w:val="0"/>
      <w:divBdr>
        <w:top w:val="none" w:sz="0" w:space="0" w:color="auto"/>
        <w:left w:val="none" w:sz="0" w:space="0" w:color="auto"/>
        <w:bottom w:val="none" w:sz="0" w:space="0" w:color="auto"/>
        <w:right w:val="none" w:sz="0" w:space="0" w:color="auto"/>
      </w:divBdr>
    </w:div>
    <w:div w:id="931209634">
      <w:bodyDiv w:val="1"/>
      <w:marLeft w:val="0"/>
      <w:marRight w:val="0"/>
      <w:marTop w:val="0"/>
      <w:marBottom w:val="0"/>
      <w:divBdr>
        <w:top w:val="none" w:sz="0" w:space="0" w:color="auto"/>
        <w:left w:val="none" w:sz="0" w:space="0" w:color="auto"/>
        <w:bottom w:val="none" w:sz="0" w:space="0" w:color="auto"/>
        <w:right w:val="none" w:sz="0" w:space="0" w:color="auto"/>
      </w:divBdr>
    </w:div>
    <w:div w:id="931857381">
      <w:bodyDiv w:val="1"/>
      <w:marLeft w:val="0"/>
      <w:marRight w:val="0"/>
      <w:marTop w:val="0"/>
      <w:marBottom w:val="0"/>
      <w:divBdr>
        <w:top w:val="none" w:sz="0" w:space="0" w:color="auto"/>
        <w:left w:val="none" w:sz="0" w:space="0" w:color="auto"/>
        <w:bottom w:val="none" w:sz="0" w:space="0" w:color="auto"/>
        <w:right w:val="none" w:sz="0" w:space="0" w:color="auto"/>
      </w:divBdr>
    </w:div>
    <w:div w:id="932739816">
      <w:bodyDiv w:val="1"/>
      <w:marLeft w:val="0"/>
      <w:marRight w:val="0"/>
      <w:marTop w:val="0"/>
      <w:marBottom w:val="0"/>
      <w:divBdr>
        <w:top w:val="none" w:sz="0" w:space="0" w:color="auto"/>
        <w:left w:val="none" w:sz="0" w:space="0" w:color="auto"/>
        <w:bottom w:val="none" w:sz="0" w:space="0" w:color="auto"/>
        <w:right w:val="none" w:sz="0" w:space="0" w:color="auto"/>
      </w:divBdr>
    </w:div>
    <w:div w:id="932740570">
      <w:bodyDiv w:val="1"/>
      <w:marLeft w:val="0"/>
      <w:marRight w:val="0"/>
      <w:marTop w:val="0"/>
      <w:marBottom w:val="0"/>
      <w:divBdr>
        <w:top w:val="none" w:sz="0" w:space="0" w:color="auto"/>
        <w:left w:val="none" w:sz="0" w:space="0" w:color="auto"/>
        <w:bottom w:val="none" w:sz="0" w:space="0" w:color="auto"/>
        <w:right w:val="none" w:sz="0" w:space="0" w:color="auto"/>
      </w:divBdr>
    </w:div>
    <w:div w:id="933630702">
      <w:bodyDiv w:val="1"/>
      <w:marLeft w:val="0"/>
      <w:marRight w:val="0"/>
      <w:marTop w:val="0"/>
      <w:marBottom w:val="0"/>
      <w:divBdr>
        <w:top w:val="none" w:sz="0" w:space="0" w:color="auto"/>
        <w:left w:val="none" w:sz="0" w:space="0" w:color="auto"/>
        <w:bottom w:val="none" w:sz="0" w:space="0" w:color="auto"/>
        <w:right w:val="none" w:sz="0" w:space="0" w:color="auto"/>
      </w:divBdr>
    </w:div>
    <w:div w:id="933707708">
      <w:bodyDiv w:val="1"/>
      <w:marLeft w:val="0"/>
      <w:marRight w:val="0"/>
      <w:marTop w:val="0"/>
      <w:marBottom w:val="0"/>
      <w:divBdr>
        <w:top w:val="none" w:sz="0" w:space="0" w:color="auto"/>
        <w:left w:val="none" w:sz="0" w:space="0" w:color="auto"/>
        <w:bottom w:val="none" w:sz="0" w:space="0" w:color="auto"/>
        <w:right w:val="none" w:sz="0" w:space="0" w:color="auto"/>
      </w:divBdr>
    </w:div>
    <w:div w:id="934168790">
      <w:bodyDiv w:val="1"/>
      <w:marLeft w:val="0"/>
      <w:marRight w:val="0"/>
      <w:marTop w:val="0"/>
      <w:marBottom w:val="0"/>
      <w:divBdr>
        <w:top w:val="none" w:sz="0" w:space="0" w:color="auto"/>
        <w:left w:val="none" w:sz="0" w:space="0" w:color="auto"/>
        <w:bottom w:val="none" w:sz="0" w:space="0" w:color="auto"/>
        <w:right w:val="none" w:sz="0" w:space="0" w:color="auto"/>
      </w:divBdr>
    </w:div>
    <w:div w:id="934553971">
      <w:bodyDiv w:val="1"/>
      <w:marLeft w:val="0"/>
      <w:marRight w:val="0"/>
      <w:marTop w:val="0"/>
      <w:marBottom w:val="0"/>
      <w:divBdr>
        <w:top w:val="none" w:sz="0" w:space="0" w:color="auto"/>
        <w:left w:val="none" w:sz="0" w:space="0" w:color="auto"/>
        <w:bottom w:val="none" w:sz="0" w:space="0" w:color="auto"/>
        <w:right w:val="none" w:sz="0" w:space="0" w:color="auto"/>
      </w:divBdr>
    </w:div>
    <w:div w:id="934946164">
      <w:bodyDiv w:val="1"/>
      <w:marLeft w:val="0"/>
      <w:marRight w:val="0"/>
      <w:marTop w:val="0"/>
      <w:marBottom w:val="0"/>
      <w:divBdr>
        <w:top w:val="none" w:sz="0" w:space="0" w:color="auto"/>
        <w:left w:val="none" w:sz="0" w:space="0" w:color="auto"/>
        <w:bottom w:val="none" w:sz="0" w:space="0" w:color="auto"/>
        <w:right w:val="none" w:sz="0" w:space="0" w:color="auto"/>
      </w:divBdr>
    </w:div>
    <w:div w:id="935093345">
      <w:bodyDiv w:val="1"/>
      <w:marLeft w:val="0"/>
      <w:marRight w:val="0"/>
      <w:marTop w:val="0"/>
      <w:marBottom w:val="0"/>
      <w:divBdr>
        <w:top w:val="none" w:sz="0" w:space="0" w:color="auto"/>
        <w:left w:val="none" w:sz="0" w:space="0" w:color="auto"/>
        <w:bottom w:val="none" w:sz="0" w:space="0" w:color="auto"/>
        <w:right w:val="none" w:sz="0" w:space="0" w:color="auto"/>
      </w:divBdr>
    </w:div>
    <w:div w:id="935553314">
      <w:bodyDiv w:val="1"/>
      <w:marLeft w:val="0"/>
      <w:marRight w:val="0"/>
      <w:marTop w:val="0"/>
      <w:marBottom w:val="0"/>
      <w:divBdr>
        <w:top w:val="none" w:sz="0" w:space="0" w:color="auto"/>
        <w:left w:val="none" w:sz="0" w:space="0" w:color="auto"/>
        <w:bottom w:val="none" w:sz="0" w:space="0" w:color="auto"/>
        <w:right w:val="none" w:sz="0" w:space="0" w:color="auto"/>
      </w:divBdr>
    </w:div>
    <w:div w:id="936329605">
      <w:bodyDiv w:val="1"/>
      <w:marLeft w:val="0"/>
      <w:marRight w:val="0"/>
      <w:marTop w:val="0"/>
      <w:marBottom w:val="0"/>
      <w:divBdr>
        <w:top w:val="none" w:sz="0" w:space="0" w:color="auto"/>
        <w:left w:val="none" w:sz="0" w:space="0" w:color="auto"/>
        <w:bottom w:val="none" w:sz="0" w:space="0" w:color="auto"/>
        <w:right w:val="none" w:sz="0" w:space="0" w:color="auto"/>
      </w:divBdr>
    </w:div>
    <w:div w:id="936713388">
      <w:bodyDiv w:val="1"/>
      <w:marLeft w:val="0"/>
      <w:marRight w:val="0"/>
      <w:marTop w:val="0"/>
      <w:marBottom w:val="0"/>
      <w:divBdr>
        <w:top w:val="none" w:sz="0" w:space="0" w:color="auto"/>
        <w:left w:val="none" w:sz="0" w:space="0" w:color="auto"/>
        <w:bottom w:val="none" w:sz="0" w:space="0" w:color="auto"/>
        <w:right w:val="none" w:sz="0" w:space="0" w:color="auto"/>
      </w:divBdr>
    </w:div>
    <w:div w:id="937443033">
      <w:bodyDiv w:val="1"/>
      <w:marLeft w:val="0"/>
      <w:marRight w:val="0"/>
      <w:marTop w:val="0"/>
      <w:marBottom w:val="0"/>
      <w:divBdr>
        <w:top w:val="none" w:sz="0" w:space="0" w:color="auto"/>
        <w:left w:val="none" w:sz="0" w:space="0" w:color="auto"/>
        <w:bottom w:val="none" w:sz="0" w:space="0" w:color="auto"/>
        <w:right w:val="none" w:sz="0" w:space="0" w:color="auto"/>
      </w:divBdr>
    </w:div>
    <w:div w:id="937637516">
      <w:bodyDiv w:val="1"/>
      <w:marLeft w:val="0"/>
      <w:marRight w:val="0"/>
      <w:marTop w:val="0"/>
      <w:marBottom w:val="0"/>
      <w:divBdr>
        <w:top w:val="none" w:sz="0" w:space="0" w:color="auto"/>
        <w:left w:val="none" w:sz="0" w:space="0" w:color="auto"/>
        <w:bottom w:val="none" w:sz="0" w:space="0" w:color="auto"/>
        <w:right w:val="none" w:sz="0" w:space="0" w:color="auto"/>
      </w:divBdr>
    </w:div>
    <w:div w:id="937835619">
      <w:bodyDiv w:val="1"/>
      <w:marLeft w:val="0"/>
      <w:marRight w:val="0"/>
      <w:marTop w:val="0"/>
      <w:marBottom w:val="0"/>
      <w:divBdr>
        <w:top w:val="none" w:sz="0" w:space="0" w:color="auto"/>
        <w:left w:val="none" w:sz="0" w:space="0" w:color="auto"/>
        <w:bottom w:val="none" w:sz="0" w:space="0" w:color="auto"/>
        <w:right w:val="none" w:sz="0" w:space="0" w:color="auto"/>
      </w:divBdr>
    </w:div>
    <w:div w:id="937981761">
      <w:bodyDiv w:val="1"/>
      <w:marLeft w:val="0"/>
      <w:marRight w:val="0"/>
      <w:marTop w:val="0"/>
      <w:marBottom w:val="0"/>
      <w:divBdr>
        <w:top w:val="none" w:sz="0" w:space="0" w:color="auto"/>
        <w:left w:val="none" w:sz="0" w:space="0" w:color="auto"/>
        <w:bottom w:val="none" w:sz="0" w:space="0" w:color="auto"/>
        <w:right w:val="none" w:sz="0" w:space="0" w:color="auto"/>
      </w:divBdr>
    </w:div>
    <w:div w:id="938608571">
      <w:bodyDiv w:val="1"/>
      <w:marLeft w:val="0"/>
      <w:marRight w:val="0"/>
      <w:marTop w:val="0"/>
      <w:marBottom w:val="0"/>
      <w:divBdr>
        <w:top w:val="none" w:sz="0" w:space="0" w:color="auto"/>
        <w:left w:val="none" w:sz="0" w:space="0" w:color="auto"/>
        <w:bottom w:val="none" w:sz="0" w:space="0" w:color="auto"/>
        <w:right w:val="none" w:sz="0" w:space="0" w:color="auto"/>
      </w:divBdr>
    </w:div>
    <w:div w:id="938681847">
      <w:bodyDiv w:val="1"/>
      <w:marLeft w:val="0"/>
      <w:marRight w:val="0"/>
      <w:marTop w:val="0"/>
      <w:marBottom w:val="0"/>
      <w:divBdr>
        <w:top w:val="none" w:sz="0" w:space="0" w:color="auto"/>
        <w:left w:val="none" w:sz="0" w:space="0" w:color="auto"/>
        <w:bottom w:val="none" w:sz="0" w:space="0" w:color="auto"/>
        <w:right w:val="none" w:sz="0" w:space="0" w:color="auto"/>
      </w:divBdr>
    </w:div>
    <w:div w:id="938760028">
      <w:bodyDiv w:val="1"/>
      <w:marLeft w:val="0"/>
      <w:marRight w:val="0"/>
      <w:marTop w:val="0"/>
      <w:marBottom w:val="0"/>
      <w:divBdr>
        <w:top w:val="none" w:sz="0" w:space="0" w:color="auto"/>
        <w:left w:val="none" w:sz="0" w:space="0" w:color="auto"/>
        <w:bottom w:val="none" w:sz="0" w:space="0" w:color="auto"/>
        <w:right w:val="none" w:sz="0" w:space="0" w:color="auto"/>
      </w:divBdr>
    </w:div>
    <w:div w:id="939069982">
      <w:bodyDiv w:val="1"/>
      <w:marLeft w:val="0"/>
      <w:marRight w:val="0"/>
      <w:marTop w:val="0"/>
      <w:marBottom w:val="0"/>
      <w:divBdr>
        <w:top w:val="none" w:sz="0" w:space="0" w:color="auto"/>
        <w:left w:val="none" w:sz="0" w:space="0" w:color="auto"/>
        <w:bottom w:val="none" w:sz="0" w:space="0" w:color="auto"/>
        <w:right w:val="none" w:sz="0" w:space="0" w:color="auto"/>
      </w:divBdr>
    </w:div>
    <w:div w:id="939263210">
      <w:bodyDiv w:val="1"/>
      <w:marLeft w:val="0"/>
      <w:marRight w:val="0"/>
      <w:marTop w:val="0"/>
      <w:marBottom w:val="0"/>
      <w:divBdr>
        <w:top w:val="none" w:sz="0" w:space="0" w:color="auto"/>
        <w:left w:val="none" w:sz="0" w:space="0" w:color="auto"/>
        <w:bottom w:val="none" w:sz="0" w:space="0" w:color="auto"/>
        <w:right w:val="none" w:sz="0" w:space="0" w:color="auto"/>
      </w:divBdr>
    </w:div>
    <w:div w:id="939753039">
      <w:bodyDiv w:val="1"/>
      <w:marLeft w:val="0"/>
      <w:marRight w:val="0"/>
      <w:marTop w:val="0"/>
      <w:marBottom w:val="0"/>
      <w:divBdr>
        <w:top w:val="none" w:sz="0" w:space="0" w:color="auto"/>
        <w:left w:val="none" w:sz="0" w:space="0" w:color="auto"/>
        <w:bottom w:val="none" w:sz="0" w:space="0" w:color="auto"/>
        <w:right w:val="none" w:sz="0" w:space="0" w:color="auto"/>
      </w:divBdr>
    </w:div>
    <w:div w:id="940258597">
      <w:bodyDiv w:val="1"/>
      <w:marLeft w:val="0"/>
      <w:marRight w:val="0"/>
      <w:marTop w:val="0"/>
      <w:marBottom w:val="0"/>
      <w:divBdr>
        <w:top w:val="none" w:sz="0" w:space="0" w:color="auto"/>
        <w:left w:val="none" w:sz="0" w:space="0" w:color="auto"/>
        <w:bottom w:val="none" w:sz="0" w:space="0" w:color="auto"/>
        <w:right w:val="none" w:sz="0" w:space="0" w:color="auto"/>
      </w:divBdr>
    </w:div>
    <w:div w:id="940769738">
      <w:bodyDiv w:val="1"/>
      <w:marLeft w:val="0"/>
      <w:marRight w:val="0"/>
      <w:marTop w:val="0"/>
      <w:marBottom w:val="0"/>
      <w:divBdr>
        <w:top w:val="none" w:sz="0" w:space="0" w:color="auto"/>
        <w:left w:val="none" w:sz="0" w:space="0" w:color="auto"/>
        <w:bottom w:val="none" w:sz="0" w:space="0" w:color="auto"/>
        <w:right w:val="none" w:sz="0" w:space="0" w:color="auto"/>
      </w:divBdr>
    </w:div>
    <w:div w:id="941228885">
      <w:bodyDiv w:val="1"/>
      <w:marLeft w:val="0"/>
      <w:marRight w:val="0"/>
      <w:marTop w:val="0"/>
      <w:marBottom w:val="0"/>
      <w:divBdr>
        <w:top w:val="none" w:sz="0" w:space="0" w:color="auto"/>
        <w:left w:val="none" w:sz="0" w:space="0" w:color="auto"/>
        <w:bottom w:val="none" w:sz="0" w:space="0" w:color="auto"/>
        <w:right w:val="none" w:sz="0" w:space="0" w:color="auto"/>
      </w:divBdr>
    </w:div>
    <w:div w:id="941231889">
      <w:bodyDiv w:val="1"/>
      <w:marLeft w:val="0"/>
      <w:marRight w:val="0"/>
      <w:marTop w:val="0"/>
      <w:marBottom w:val="0"/>
      <w:divBdr>
        <w:top w:val="none" w:sz="0" w:space="0" w:color="auto"/>
        <w:left w:val="none" w:sz="0" w:space="0" w:color="auto"/>
        <w:bottom w:val="none" w:sz="0" w:space="0" w:color="auto"/>
        <w:right w:val="none" w:sz="0" w:space="0" w:color="auto"/>
      </w:divBdr>
    </w:div>
    <w:div w:id="941499292">
      <w:bodyDiv w:val="1"/>
      <w:marLeft w:val="0"/>
      <w:marRight w:val="0"/>
      <w:marTop w:val="0"/>
      <w:marBottom w:val="0"/>
      <w:divBdr>
        <w:top w:val="none" w:sz="0" w:space="0" w:color="auto"/>
        <w:left w:val="none" w:sz="0" w:space="0" w:color="auto"/>
        <w:bottom w:val="none" w:sz="0" w:space="0" w:color="auto"/>
        <w:right w:val="none" w:sz="0" w:space="0" w:color="auto"/>
      </w:divBdr>
    </w:div>
    <w:div w:id="942109126">
      <w:bodyDiv w:val="1"/>
      <w:marLeft w:val="0"/>
      <w:marRight w:val="0"/>
      <w:marTop w:val="0"/>
      <w:marBottom w:val="0"/>
      <w:divBdr>
        <w:top w:val="none" w:sz="0" w:space="0" w:color="auto"/>
        <w:left w:val="none" w:sz="0" w:space="0" w:color="auto"/>
        <w:bottom w:val="none" w:sz="0" w:space="0" w:color="auto"/>
        <w:right w:val="none" w:sz="0" w:space="0" w:color="auto"/>
      </w:divBdr>
    </w:div>
    <w:div w:id="942298958">
      <w:bodyDiv w:val="1"/>
      <w:marLeft w:val="0"/>
      <w:marRight w:val="0"/>
      <w:marTop w:val="0"/>
      <w:marBottom w:val="0"/>
      <w:divBdr>
        <w:top w:val="none" w:sz="0" w:space="0" w:color="auto"/>
        <w:left w:val="none" w:sz="0" w:space="0" w:color="auto"/>
        <w:bottom w:val="none" w:sz="0" w:space="0" w:color="auto"/>
        <w:right w:val="none" w:sz="0" w:space="0" w:color="auto"/>
      </w:divBdr>
    </w:div>
    <w:div w:id="942420174">
      <w:bodyDiv w:val="1"/>
      <w:marLeft w:val="0"/>
      <w:marRight w:val="0"/>
      <w:marTop w:val="0"/>
      <w:marBottom w:val="0"/>
      <w:divBdr>
        <w:top w:val="none" w:sz="0" w:space="0" w:color="auto"/>
        <w:left w:val="none" w:sz="0" w:space="0" w:color="auto"/>
        <w:bottom w:val="none" w:sz="0" w:space="0" w:color="auto"/>
        <w:right w:val="none" w:sz="0" w:space="0" w:color="auto"/>
      </w:divBdr>
    </w:div>
    <w:div w:id="943265391">
      <w:bodyDiv w:val="1"/>
      <w:marLeft w:val="0"/>
      <w:marRight w:val="0"/>
      <w:marTop w:val="0"/>
      <w:marBottom w:val="0"/>
      <w:divBdr>
        <w:top w:val="none" w:sz="0" w:space="0" w:color="auto"/>
        <w:left w:val="none" w:sz="0" w:space="0" w:color="auto"/>
        <w:bottom w:val="none" w:sz="0" w:space="0" w:color="auto"/>
        <w:right w:val="none" w:sz="0" w:space="0" w:color="auto"/>
      </w:divBdr>
    </w:div>
    <w:div w:id="943924288">
      <w:bodyDiv w:val="1"/>
      <w:marLeft w:val="0"/>
      <w:marRight w:val="0"/>
      <w:marTop w:val="0"/>
      <w:marBottom w:val="0"/>
      <w:divBdr>
        <w:top w:val="none" w:sz="0" w:space="0" w:color="auto"/>
        <w:left w:val="none" w:sz="0" w:space="0" w:color="auto"/>
        <w:bottom w:val="none" w:sz="0" w:space="0" w:color="auto"/>
        <w:right w:val="none" w:sz="0" w:space="0" w:color="auto"/>
      </w:divBdr>
    </w:div>
    <w:div w:id="944387631">
      <w:bodyDiv w:val="1"/>
      <w:marLeft w:val="0"/>
      <w:marRight w:val="0"/>
      <w:marTop w:val="0"/>
      <w:marBottom w:val="0"/>
      <w:divBdr>
        <w:top w:val="none" w:sz="0" w:space="0" w:color="auto"/>
        <w:left w:val="none" w:sz="0" w:space="0" w:color="auto"/>
        <w:bottom w:val="none" w:sz="0" w:space="0" w:color="auto"/>
        <w:right w:val="none" w:sz="0" w:space="0" w:color="auto"/>
      </w:divBdr>
    </w:div>
    <w:div w:id="944389965">
      <w:bodyDiv w:val="1"/>
      <w:marLeft w:val="0"/>
      <w:marRight w:val="0"/>
      <w:marTop w:val="0"/>
      <w:marBottom w:val="0"/>
      <w:divBdr>
        <w:top w:val="none" w:sz="0" w:space="0" w:color="auto"/>
        <w:left w:val="none" w:sz="0" w:space="0" w:color="auto"/>
        <w:bottom w:val="none" w:sz="0" w:space="0" w:color="auto"/>
        <w:right w:val="none" w:sz="0" w:space="0" w:color="auto"/>
      </w:divBdr>
    </w:div>
    <w:div w:id="944577934">
      <w:bodyDiv w:val="1"/>
      <w:marLeft w:val="0"/>
      <w:marRight w:val="0"/>
      <w:marTop w:val="0"/>
      <w:marBottom w:val="0"/>
      <w:divBdr>
        <w:top w:val="none" w:sz="0" w:space="0" w:color="auto"/>
        <w:left w:val="none" w:sz="0" w:space="0" w:color="auto"/>
        <w:bottom w:val="none" w:sz="0" w:space="0" w:color="auto"/>
        <w:right w:val="none" w:sz="0" w:space="0" w:color="auto"/>
      </w:divBdr>
    </w:div>
    <w:div w:id="945774049">
      <w:bodyDiv w:val="1"/>
      <w:marLeft w:val="0"/>
      <w:marRight w:val="0"/>
      <w:marTop w:val="0"/>
      <w:marBottom w:val="0"/>
      <w:divBdr>
        <w:top w:val="none" w:sz="0" w:space="0" w:color="auto"/>
        <w:left w:val="none" w:sz="0" w:space="0" w:color="auto"/>
        <w:bottom w:val="none" w:sz="0" w:space="0" w:color="auto"/>
        <w:right w:val="none" w:sz="0" w:space="0" w:color="auto"/>
      </w:divBdr>
    </w:div>
    <w:div w:id="945816529">
      <w:bodyDiv w:val="1"/>
      <w:marLeft w:val="0"/>
      <w:marRight w:val="0"/>
      <w:marTop w:val="0"/>
      <w:marBottom w:val="0"/>
      <w:divBdr>
        <w:top w:val="none" w:sz="0" w:space="0" w:color="auto"/>
        <w:left w:val="none" w:sz="0" w:space="0" w:color="auto"/>
        <w:bottom w:val="none" w:sz="0" w:space="0" w:color="auto"/>
        <w:right w:val="none" w:sz="0" w:space="0" w:color="auto"/>
      </w:divBdr>
    </w:div>
    <w:div w:id="946042197">
      <w:bodyDiv w:val="1"/>
      <w:marLeft w:val="0"/>
      <w:marRight w:val="0"/>
      <w:marTop w:val="0"/>
      <w:marBottom w:val="0"/>
      <w:divBdr>
        <w:top w:val="none" w:sz="0" w:space="0" w:color="auto"/>
        <w:left w:val="none" w:sz="0" w:space="0" w:color="auto"/>
        <w:bottom w:val="none" w:sz="0" w:space="0" w:color="auto"/>
        <w:right w:val="none" w:sz="0" w:space="0" w:color="auto"/>
      </w:divBdr>
    </w:div>
    <w:div w:id="946355885">
      <w:bodyDiv w:val="1"/>
      <w:marLeft w:val="0"/>
      <w:marRight w:val="0"/>
      <w:marTop w:val="0"/>
      <w:marBottom w:val="0"/>
      <w:divBdr>
        <w:top w:val="none" w:sz="0" w:space="0" w:color="auto"/>
        <w:left w:val="none" w:sz="0" w:space="0" w:color="auto"/>
        <w:bottom w:val="none" w:sz="0" w:space="0" w:color="auto"/>
        <w:right w:val="none" w:sz="0" w:space="0" w:color="auto"/>
      </w:divBdr>
    </w:div>
    <w:div w:id="946694579">
      <w:bodyDiv w:val="1"/>
      <w:marLeft w:val="0"/>
      <w:marRight w:val="0"/>
      <w:marTop w:val="0"/>
      <w:marBottom w:val="0"/>
      <w:divBdr>
        <w:top w:val="none" w:sz="0" w:space="0" w:color="auto"/>
        <w:left w:val="none" w:sz="0" w:space="0" w:color="auto"/>
        <w:bottom w:val="none" w:sz="0" w:space="0" w:color="auto"/>
        <w:right w:val="none" w:sz="0" w:space="0" w:color="auto"/>
      </w:divBdr>
    </w:div>
    <w:div w:id="946932438">
      <w:bodyDiv w:val="1"/>
      <w:marLeft w:val="0"/>
      <w:marRight w:val="0"/>
      <w:marTop w:val="0"/>
      <w:marBottom w:val="0"/>
      <w:divBdr>
        <w:top w:val="none" w:sz="0" w:space="0" w:color="auto"/>
        <w:left w:val="none" w:sz="0" w:space="0" w:color="auto"/>
        <w:bottom w:val="none" w:sz="0" w:space="0" w:color="auto"/>
        <w:right w:val="none" w:sz="0" w:space="0" w:color="auto"/>
      </w:divBdr>
    </w:div>
    <w:div w:id="947007682">
      <w:bodyDiv w:val="1"/>
      <w:marLeft w:val="0"/>
      <w:marRight w:val="0"/>
      <w:marTop w:val="0"/>
      <w:marBottom w:val="0"/>
      <w:divBdr>
        <w:top w:val="none" w:sz="0" w:space="0" w:color="auto"/>
        <w:left w:val="none" w:sz="0" w:space="0" w:color="auto"/>
        <w:bottom w:val="none" w:sz="0" w:space="0" w:color="auto"/>
        <w:right w:val="none" w:sz="0" w:space="0" w:color="auto"/>
      </w:divBdr>
    </w:div>
    <w:div w:id="947468478">
      <w:bodyDiv w:val="1"/>
      <w:marLeft w:val="0"/>
      <w:marRight w:val="0"/>
      <w:marTop w:val="0"/>
      <w:marBottom w:val="0"/>
      <w:divBdr>
        <w:top w:val="none" w:sz="0" w:space="0" w:color="auto"/>
        <w:left w:val="none" w:sz="0" w:space="0" w:color="auto"/>
        <w:bottom w:val="none" w:sz="0" w:space="0" w:color="auto"/>
        <w:right w:val="none" w:sz="0" w:space="0" w:color="auto"/>
      </w:divBdr>
    </w:div>
    <w:div w:id="947809462">
      <w:bodyDiv w:val="1"/>
      <w:marLeft w:val="0"/>
      <w:marRight w:val="0"/>
      <w:marTop w:val="0"/>
      <w:marBottom w:val="0"/>
      <w:divBdr>
        <w:top w:val="none" w:sz="0" w:space="0" w:color="auto"/>
        <w:left w:val="none" w:sz="0" w:space="0" w:color="auto"/>
        <w:bottom w:val="none" w:sz="0" w:space="0" w:color="auto"/>
        <w:right w:val="none" w:sz="0" w:space="0" w:color="auto"/>
      </w:divBdr>
    </w:div>
    <w:div w:id="948197922">
      <w:bodyDiv w:val="1"/>
      <w:marLeft w:val="0"/>
      <w:marRight w:val="0"/>
      <w:marTop w:val="0"/>
      <w:marBottom w:val="0"/>
      <w:divBdr>
        <w:top w:val="none" w:sz="0" w:space="0" w:color="auto"/>
        <w:left w:val="none" w:sz="0" w:space="0" w:color="auto"/>
        <w:bottom w:val="none" w:sz="0" w:space="0" w:color="auto"/>
        <w:right w:val="none" w:sz="0" w:space="0" w:color="auto"/>
      </w:divBdr>
    </w:div>
    <w:div w:id="948313278">
      <w:bodyDiv w:val="1"/>
      <w:marLeft w:val="0"/>
      <w:marRight w:val="0"/>
      <w:marTop w:val="0"/>
      <w:marBottom w:val="0"/>
      <w:divBdr>
        <w:top w:val="none" w:sz="0" w:space="0" w:color="auto"/>
        <w:left w:val="none" w:sz="0" w:space="0" w:color="auto"/>
        <w:bottom w:val="none" w:sz="0" w:space="0" w:color="auto"/>
        <w:right w:val="none" w:sz="0" w:space="0" w:color="auto"/>
      </w:divBdr>
    </w:div>
    <w:div w:id="948439848">
      <w:bodyDiv w:val="1"/>
      <w:marLeft w:val="0"/>
      <w:marRight w:val="0"/>
      <w:marTop w:val="0"/>
      <w:marBottom w:val="0"/>
      <w:divBdr>
        <w:top w:val="none" w:sz="0" w:space="0" w:color="auto"/>
        <w:left w:val="none" w:sz="0" w:space="0" w:color="auto"/>
        <w:bottom w:val="none" w:sz="0" w:space="0" w:color="auto"/>
        <w:right w:val="none" w:sz="0" w:space="0" w:color="auto"/>
      </w:divBdr>
    </w:div>
    <w:div w:id="948463271">
      <w:bodyDiv w:val="1"/>
      <w:marLeft w:val="0"/>
      <w:marRight w:val="0"/>
      <w:marTop w:val="0"/>
      <w:marBottom w:val="0"/>
      <w:divBdr>
        <w:top w:val="none" w:sz="0" w:space="0" w:color="auto"/>
        <w:left w:val="none" w:sz="0" w:space="0" w:color="auto"/>
        <w:bottom w:val="none" w:sz="0" w:space="0" w:color="auto"/>
        <w:right w:val="none" w:sz="0" w:space="0" w:color="auto"/>
      </w:divBdr>
    </w:div>
    <w:div w:id="948850669">
      <w:bodyDiv w:val="1"/>
      <w:marLeft w:val="0"/>
      <w:marRight w:val="0"/>
      <w:marTop w:val="0"/>
      <w:marBottom w:val="0"/>
      <w:divBdr>
        <w:top w:val="none" w:sz="0" w:space="0" w:color="auto"/>
        <w:left w:val="none" w:sz="0" w:space="0" w:color="auto"/>
        <w:bottom w:val="none" w:sz="0" w:space="0" w:color="auto"/>
        <w:right w:val="none" w:sz="0" w:space="0" w:color="auto"/>
      </w:divBdr>
    </w:div>
    <w:div w:id="948897484">
      <w:bodyDiv w:val="1"/>
      <w:marLeft w:val="0"/>
      <w:marRight w:val="0"/>
      <w:marTop w:val="0"/>
      <w:marBottom w:val="0"/>
      <w:divBdr>
        <w:top w:val="none" w:sz="0" w:space="0" w:color="auto"/>
        <w:left w:val="none" w:sz="0" w:space="0" w:color="auto"/>
        <w:bottom w:val="none" w:sz="0" w:space="0" w:color="auto"/>
        <w:right w:val="none" w:sz="0" w:space="0" w:color="auto"/>
      </w:divBdr>
    </w:div>
    <w:div w:id="949046456">
      <w:bodyDiv w:val="1"/>
      <w:marLeft w:val="0"/>
      <w:marRight w:val="0"/>
      <w:marTop w:val="0"/>
      <w:marBottom w:val="0"/>
      <w:divBdr>
        <w:top w:val="none" w:sz="0" w:space="0" w:color="auto"/>
        <w:left w:val="none" w:sz="0" w:space="0" w:color="auto"/>
        <w:bottom w:val="none" w:sz="0" w:space="0" w:color="auto"/>
        <w:right w:val="none" w:sz="0" w:space="0" w:color="auto"/>
      </w:divBdr>
    </w:div>
    <w:div w:id="949050472">
      <w:bodyDiv w:val="1"/>
      <w:marLeft w:val="0"/>
      <w:marRight w:val="0"/>
      <w:marTop w:val="0"/>
      <w:marBottom w:val="0"/>
      <w:divBdr>
        <w:top w:val="none" w:sz="0" w:space="0" w:color="auto"/>
        <w:left w:val="none" w:sz="0" w:space="0" w:color="auto"/>
        <w:bottom w:val="none" w:sz="0" w:space="0" w:color="auto"/>
        <w:right w:val="none" w:sz="0" w:space="0" w:color="auto"/>
      </w:divBdr>
    </w:div>
    <w:div w:id="949241047">
      <w:bodyDiv w:val="1"/>
      <w:marLeft w:val="0"/>
      <w:marRight w:val="0"/>
      <w:marTop w:val="0"/>
      <w:marBottom w:val="0"/>
      <w:divBdr>
        <w:top w:val="none" w:sz="0" w:space="0" w:color="auto"/>
        <w:left w:val="none" w:sz="0" w:space="0" w:color="auto"/>
        <w:bottom w:val="none" w:sz="0" w:space="0" w:color="auto"/>
        <w:right w:val="none" w:sz="0" w:space="0" w:color="auto"/>
      </w:divBdr>
    </w:div>
    <w:div w:id="949363363">
      <w:bodyDiv w:val="1"/>
      <w:marLeft w:val="0"/>
      <w:marRight w:val="0"/>
      <w:marTop w:val="0"/>
      <w:marBottom w:val="0"/>
      <w:divBdr>
        <w:top w:val="none" w:sz="0" w:space="0" w:color="auto"/>
        <w:left w:val="none" w:sz="0" w:space="0" w:color="auto"/>
        <w:bottom w:val="none" w:sz="0" w:space="0" w:color="auto"/>
        <w:right w:val="none" w:sz="0" w:space="0" w:color="auto"/>
      </w:divBdr>
    </w:div>
    <w:div w:id="949582226">
      <w:bodyDiv w:val="1"/>
      <w:marLeft w:val="0"/>
      <w:marRight w:val="0"/>
      <w:marTop w:val="0"/>
      <w:marBottom w:val="0"/>
      <w:divBdr>
        <w:top w:val="none" w:sz="0" w:space="0" w:color="auto"/>
        <w:left w:val="none" w:sz="0" w:space="0" w:color="auto"/>
        <w:bottom w:val="none" w:sz="0" w:space="0" w:color="auto"/>
        <w:right w:val="none" w:sz="0" w:space="0" w:color="auto"/>
      </w:divBdr>
    </w:div>
    <w:div w:id="949822382">
      <w:bodyDiv w:val="1"/>
      <w:marLeft w:val="0"/>
      <w:marRight w:val="0"/>
      <w:marTop w:val="0"/>
      <w:marBottom w:val="0"/>
      <w:divBdr>
        <w:top w:val="none" w:sz="0" w:space="0" w:color="auto"/>
        <w:left w:val="none" w:sz="0" w:space="0" w:color="auto"/>
        <w:bottom w:val="none" w:sz="0" w:space="0" w:color="auto"/>
        <w:right w:val="none" w:sz="0" w:space="0" w:color="auto"/>
      </w:divBdr>
    </w:div>
    <w:div w:id="949825005">
      <w:bodyDiv w:val="1"/>
      <w:marLeft w:val="0"/>
      <w:marRight w:val="0"/>
      <w:marTop w:val="0"/>
      <w:marBottom w:val="0"/>
      <w:divBdr>
        <w:top w:val="none" w:sz="0" w:space="0" w:color="auto"/>
        <w:left w:val="none" w:sz="0" w:space="0" w:color="auto"/>
        <w:bottom w:val="none" w:sz="0" w:space="0" w:color="auto"/>
        <w:right w:val="none" w:sz="0" w:space="0" w:color="auto"/>
      </w:divBdr>
    </w:div>
    <w:div w:id="949974028">
      <w:bodyDiv w:val="1"/>
      <w:marLeft w:val="0"/>
      <w:marRight w:val="0"/>
      <w:marTop w:val="0"/>
      <w:marBottom w:val="0"/>
      <w:divBdr>
        <w:top w:val="none" w:sz="0" w:space="0" w:color="auto"/>
        <w:left w:val="none" w:sz="0" w:space="0" w:color="auto"/>
        <w:bottom w:val="none" w:sz="0" w:space="0" w:color="auto"/>
        <w:right w:val="none" w:sz="0" w:space="0" w:color="auto"/>
      </w:divBdr>
    </w:div>
    <w:div w:id="950012847">
      <w:bodyDiv w:val="1"/>
      <w:marLeft w:val="0"/>
      <w:marRight w:val="0"/>
      <w:marTop w:val="0"/>
      <w:marBottom w:val="0"/>
      <w:divBdr>
        <w:top w:val="none" w:sz="0" w:space="0" w:color="auto"/>
        <w:left w:val="none" w:sz="0" w:space="0" w:color="auto"/>
        <w:bottom w:val="none" w:sz="0" w:space="0" w:color="auto"/>
        <w:right w:val="none" w:sz="0" w:space="0" w:color="auto"/>
      </w:divBdr>
    </w:div>
    <w:div w:id="950089385">
      <w:bodyDiv w:val="1"/>
      <w:marLeft w:val="0"/>
      <w:marRight w:val="0"/>
      <w:marTop w:val="0"/>
      <w:marBottom w:val="0"/>
      <w:divBdr>
        <w:top w:val="none" w:sz="0" w:space="0" w:color="auto"/>
        <w:left w:val="none" w:sz="0" w:space="0" w:color="auto"/>
        <w:bottom w:val="none" w:sz="0" w:space="0" w:color="auto"/>
        <w:right w:val="none" w:sz="0" w:space="0" w:color="auto"/>
      </w:divBdr>
    </w:div>
    <w:div w:id="950362119">
      <w:bodyDiv w:val="1"/>
      <w:marLeft w:val="0"/>
      <w:marRight w:val="0"/>
      <w:marTop w:val="0"/>
      <w:marBottom w:val="0"/>
      <w:divBdr>
        <w:top w:val="none" w:sz="0" w:space="0" w:color="auto"/>
        <w:left w:val="none" w:sz="0" w:space="0" w:color="auto"/>
        <w:bottom w:val="none" w:sz="0" w:space="0" w:color="auto"/>
        <w:right w:val="none" w:sz="0" w:space="0" w:color="auto"/>
      </w:divBdr>
    </w:div>
    <w:div w:id="950479705">
      <w:bodyDiv w:val="1"/>
      <w:marLeft w:val="0"/>
      <w:marRight w:val="0"/>
      <w:marTop w:val="0"/>
      <w:marBottom w:val="0"/>
      <w:divBdr>
        <w:top w:val="none" w:sz="0" w:space="0" w:color="auto"/>
        <w:left w:val="none" w:sz="0" w:space="0" w:color="auto"/>
        <w:bottom w:val="none" w:sz="0" w:space="0" w:color="auto"/>
        <w:right w:val="none" w:sz="0" w:space="0" w:color="auto"/>
      </w:divBdr>
    </w:div>
    <w:div w:id="950551673">
      <w:bodyDiv w:val="1"/>
      <w:marLeft w:val="0"/>
      <w:marRight w:val="0"/>
      <w:marTop w:val="0"/>
      <w:marBottom w:val="0"/>
      <w:divBdr>
        <w:top w:val="none" w:sz="0" w:space="0" w:color="auto"/>
        <w:left w:val="none" w:sz="0" w:space="0" w:color="auto"/>
        <w:bottom w:val="none" w:sz="0" w:space="0" w:color="auto"/>
        <w:right w:val="none" w:sz="0" w:space="0" w:color="auto"/>
      </w:divBdr>
    </w:div>
    <w:div w:id="950622319">
      <w:bodyDiv w:val="1"/>
      <w:marLeft w:val="0"/>
      <w:marRight w:val="0"/>
      <w:marTop w:val="0"/>
      <w:marBottom w:val="0"/>
      <w:divBdr>
        <w:top w:val="none" w:sz="0" w:space="0" w:color="auto"/>
        <w:left w:val="none" w:sz="0" w:space="0" w:color="auto"/>
        <w:bottom w:val="none" w:sz="0" w:space="0" w:color="auto"/>
        <w:right w:val="none" w:sz="0" w:space="0" w:color="auto"/>
      </w:divBdr>
    </w:div>
    <w:div w:id="950627539">
      <w:bodyDiv w:val="1"/>
      <w:marLeft w:val="0"/>
      <w:marRight w:val="0"/>
      <w:marTop w:val="0"/>
      <w:marBottom w:val="0"/>
      <w:divBdr>
        <w:top w:val="none" w:sz="0" w:space="0" w:color="auto"/>
        <w:left w:val="none" w:sz="0" w:space="0" w:color="auto"/>
        <w:bottom w:val="none" w:sz="0" w:space="0" w:color="auto"/>
        <w:right w:val="none" w:sz="0" w:space="0" w:color="auto"/>
      </w:divBdr>
    </w:div>
    <w:div w:id="951325291">
      <w:bodyDiv w:val="1"/>
      <w:marLeft w:val="0"/>
      <w:marRight w:val="0"/>
      <w:marTop w:val="0"/>
      <w:marBottom w:val="0"/>
      <w:divBdr>
        <w:top w:val="none" w:sz="0" w:space="0" w:color="auto"/>
        <w:left w:val="none" w:sz="0" w:space="0" w:color="auto"/>
        <w:bottom w:val="none" w:sz="0" w:space="0" w:color="auto"/>
        <w:right w:val="none" w:sz="0" w:space="0" w:color="auto"/>
      </w:divBdr>
    </w:div>
    <w:div w:id="951471809">
      <w:bodyDiv w:val="1"/>
      <w:marLeft w:val="0"/>
      <w:marRight w:val="0"/>
      <w:marTop w:val="0"/>
      <w:marBottom w:val="0"/>
      <w:divBdr>
        <w:top w:val="none" w:sz="0" w:space="0" w:color="auto"/>
        <w:left w:val="none" w:sz="0" w:space="0" w:color="auto"/>
        <w:bottom w:val="none" w:sz="0" w:space="0" w:color="auto"/>
        <w:right w:val="none" w:sz="0" w:space="0" w:color="auto"/>
      </w:divBdr>
    </w:div>
    <w:div w:id="951549473">
      <w:bodyDiv w:val="1"/>
      <w:marLeft w:val="0"/>
      <w:marRight w:val="0"/>
      <w:marTop w:val="0"/>
      <w:marBottom w:val="0"/>
      <w:divBdr>
        <w:top w:val="none" w:sz="0" w:space="0" w:color="auto"/>
        <w:left w:val="none" w:sz="0" w:space="0" w:color="auto"/>
        <w:bottom w:val="none" w:sz="0" w:space="0" w:color="auto"/>
        <w:right w:val="none" w:sz="0" w:space="0" w:color="auto"/>
      </w:divBdr>
    </w:div>
    <w:div w:id="951671774">
      <w:bodyDiv w:val="1"/>
      <w:marLeft w:val="0"/>
      <w:marRight w:val="0"/>
      <w:marTop w:val="0"/>
      <w:marBottom w:val="0"/>
      <w:divBdr>
        <w:top w:val="none" w:sz="0" w:space="0" w:color="auto"/>
        <w:left w:val="none" w:sz="0" w:space="0" w:color="auto"/>
        <w:bottom w:val="none" w:sz="0" w:space="0" w:color="auto"/>
        <w:right w:val="none" w:sz="0" w:space="0" w:color="auto"/>
      </w:divBdr>
    </w:div>
    <w:div w:id="952706366">
      <w:bodyDiv w:val="1"/>
      <w:marLeft w:val="0"/>
      <w:marRight w:val="0"/>
      <w:marTop w:val="0"/>
      <w:marBottom w:val="0"/>
      <w:divBdr>
        <w:top w:val="none" w:sz="0" w:space="0" w:color="auto"/>
        <w:left w:val="none" w:sz="0" w:space="0" w:color="auto"/>
        <w:bottom w:val="none" w:sz="0" w:space="0" w:color="auto"/>
        <w:right w:val="none" w:sz="0" w:space="0" w:color="auto"/>
      </w:divBdr>
    </w:div>
    <w:div w:id="953249372">
      <w:bodyDiv w:val="1"/>
      <w:marLeft w:val="0"/>
      <w:marRight w:val="0"/>
      <w:marTop w:val="0"/>
      <w:marBottom w:val="0"/>
      <w:divBdr>
        <w:top w:val="none" w:sz="0" w:space="0" w:color="auto"/>
        <w:left w:val="none" w:sz="0" w:space="0" w:color="auto"/>
        <w:bottom w:val="none" w:sz="0" w:space="0" w:color="auto"/>
        <w:right w:val="none" w:sz="0" w:space="0" w:color="auto"/>
      </w:divBdr>
    </w:div>
    <w:div w:id="953249604">
      <w:bodyDiv w:val="1"/>
      <w:marLeft w:val="0"/>
      <w:marRight w:val="0"/>
      <w:marTop w:val="0"/>
      <w:marBottom w:val="0"/>
      <w:divBdr>
        <w:top w:val="none" w:sz="0" w:space="0" w:color="auto"/>
        <w:left w:val="none" w:sz="0" w:space="0" w:color="auto"/>
        <w:bottom w:val="none" w:sz="0" w:space="0" w:color="auto"/>
        <w:right w:val="none" w:sz="0" w:space="0" w:color="auto"/>
      </w:divBdr>
    </w:div>
    <w:div w:id="953555584">
      <w:bodyDiv w:val="1"/>
      <w:marLeft w:val="0"/>
      <w:marRight w:val="0"/>
      <w:marTop w:val="0"/>
      <w:marBottom w:val="0"/>
      <w:divBdr>
        <w:top w:val="none" w:sz="0" w:space="0" w:color="auto"/>
        <w:left w:val="none" w:sz="0" w:space="0" w:color="auto"/>
        <w:bottom w:val="none" w:sz="0" w:space="0" w:color="auto"/>
        <w:right w:val="none" w:sz="0" w:space="0" w:color="auto"/>
      </w:divBdr>
    </w:div>
    <w:div w:id="953561874">
      <w:bodyDiv w:val="1"/>
      <w:marLeft w:val="0"/>
      <w:marRight w:val="0"/>
      <w:marTop w:val="0"/>
      <w:marBottom w:val="0"/>
      <w:divBdr>
        <w:top w:val="none" w:sz="0" w:space="0" w:color="auto"/>
        <w:left w:val="none" w:sz="0" w:space="0" w:color="auto"/>
        <w:bottom w:val="none" w:sz="0" w:space="0" w:color="auto"/>
        <w:right w:val="none" w:sz="0" w:space="0" w:color="auto"/>
      </w:divBdr>
    </w:div>
    <w:div w:id="953899428">
      <w:bodyDiv w:val="1"/>
      <w:marLeft w:val="0"/>
      <w:marRight w:val="0"/>
      <w:marTop w:val="0"/>
      <w:marBottom w:val="0"/>
      <w:divBdr>
        <w:top w:val="none" w:sz="0" w:space="0" w:color="auto"/>
        <w:left w:val="none" w:sz="0" w:space="0" w:color="auto"/>
        <w:bottom w:val="none" w:sz="0" w:space="0" w:color="auto"/>
        <w:right w:val="none" w:sz="0" w:space="0" w:color="auto"/>
      </w:divBdr>
    </w:div>
    <w:div w:id="954021788">
      <w:bodyDiv w:val="1"/>
      <w:marLeft w:val="0"/>
      <w:marRight w:val="0"/>
      <w:marTop w:val="0"/>
      <w:marBottom w:val="0"/>
      <w:divBdr>
        <w:top w:val="none" w:sz="0" w:space="0" w:color="auto"/>
        <w:left w:val="none" w:sz="0" w:space="0" w:color="auto"/>
        <w:bottom w:val="none" w:sz="0" w:space="0" w:color="auto"/>
        <w:right w:val="none" w:sz="0" w:space="0" w:color="auto"/>
      </w:divBdr>
    </w:div>
    <w:div w:id="954098836">
      <w:bodyDiv w:val="1"/>
      <w:marLeft w:val="0"/>
      <w:marRight w:val="0"/>
      <w:marTop w:val="0"/>
      <w:marBottom w:val="0"/>
      <w:divBdr>
        <w:top w:val="none" w:sz="0" w:space="0" w:color="auto"/>
        <w:left w:val="none" w:sz="0" w:space="0" w:color="auto"/>
        <w:bottom w:val="none" w:sz="0" w:space="0" w:color="auto"/>
        <w:right w:val="none" w:sz="0" w:space="0" w:color="auto"/>
      </w:divBdr>
    </w:div>
    <w:div w:id="954294671">
      <w:bodyDiv w:val="1"/>
      <w:marLeft w:val="0"/>
      <w:marRight w:val="0"/>
      <w:marTop w:val="0"/>
      <w:marBottom w:val="0"/>
      <w:divBdr>
        <w:top w:val="none" w:sz="0" w:space="0" w:color="auto"/>
        <w:left w:val="none" w:sz="0" w:space="0" w:color="auto"/>
        <w:bottom w:val="none" w:sz="0" w:space="0" w:color="auto"/>
        <w:right w:val="none" w:sz="0" w:space="0" w:color="auto"/>
      </w:divBdr>
    </w:div>
    <w:div w:id="955141847">
      <w:bodyDiv w:val="1"/>
      <w:marLeft w:val="0"/>
      <w:marRight w:val="0"/>
      <w:marTop w:val="0"/>
      <w:marBottom w:val="0"/>
      <w:divBdr>
        <w:top w:val="none" w:sz="0" w:space="0" w:color="auto"/>
        <w:left w:val="none" w:sz="0" w:space="0" w:color="auto"/>
        <w:bottom w:val="none" w:sz="0" w:space="0" w:color="auto"/>
        <w:right w:val="none" w:sz="0" w:space="0" w:color="auto"/>
      </w:divBdr>
    </w:div>
    <w:div w:id="955674933">
      <w:bodyDiv w:val="1"/>
      <w:marLeft w:val="0"/>
      <w:marRight w:val="0"/>
      <w:marTop w:val="0"/>
      <w:marBottom w:val="0"/>
      <w:divBdr>
        <w:top w:val="none" w:sz="0" w:space="0" w:color="auto"/>
        <w:left w:val="none" w:sz="0" w:space="0" w:color="auto"/>
        <w:bottom w:val="none" w:sz="0" w:space="0" w:color="auto"/>
        <w:right w:val="none" w:sz="0" w:space="0" w:color="auto"/>
      </w:divBdr>
    </w:div>
    <w:div w:id="956452241">
      <w:bodyDiv w:val="1"/>
      <w:marLeft w:val="0"/>
      <w:marRight w:val="0"/>
      <w:marTop w:val="0"/>
      <w:marBottom w:val="0"/>
      <w:divBdr>
        <w:top w:val="none" w:sz="0" w:space="0" w:color="auto"/>
        <w:left w:val="none" w:sz="0" w:space="0" w:color="auto"/>
        <w:bottom w:val="none" w:sz="0" w:space="0" w:color="auto"/>
        <w:right w:val="none" w:sz="0" w:space="0" w:color="auto"/>
      </w:divBdr>
    </w:div>
    <w:div w:id="956645268">
      <w:bodyDiv w:val="1"/>
      <w:marLeft w:val="0"/>
      <w:marRight w:val="0"/>
      <w:marTop w:val="0"/>
      <w:marBottom w:val="0"/>
      <w:divBdr>
        <w:top w:val="none" w:sz="0" w:space="0" w:color="auto"/>
        <w:left w:val="none" w:sz="0" w:space="0" w:color="auto"/>
        <w:bottom w:val="none" w:sz="0" w:space="0" w:color="auto"/>
        <w:right w:val="none" w:sz="0" w:space="0" w:color="auto"/>
      </w:divBdr>
    </w:div>
    <w:div w:id="956839660">
      <w:bodyDiv w:val="1"/>
      <w:marLeft w:val="0"/>
      <w:marRight w:val="0"/>
      <w:marTop w:val="0"/>
      <w:marBottom w:val="0"/>
      <w:divBdr>
        <w:top w:val="none" w:sz="0" w:space="0" w:color="auto"/>
        <w:left w:val="none" w:sz="0" w:space="0" w:color="auto"/>
        <w:bottom w:val="none" w:sz="0" w:space="0" w:color="auto"/>
        <w:right w:val="none" w:sz="0" w:space="0" w:color="auto"/>
      </w:divBdr>
    </w:div>
    <w:div w:id="956915625">
      <w:bodyDiv w:val="1"/>
      <w:marLeft w:val="0"/>
      <w:marRight w:val="0"/>
      <w:marTop w:val="0"/>
      <w:marBottom w:val="0"/>
      <w:divBdr>
        <w:top w:val="none" w:sz="0" w:space="0" w:color="auto"/>
        <w:left w:val="none" w:sz="0" w:space="0" w:color="auto"/>
        <w:bottom w:val="none" w:sz="0" w:space="0" w:color="auto"/>
        <w:right w:val="none" w:sz="0" w:space="0" w:color="auto"/>
      </w:divBdr>
    </w:div>
    <w:div w:id="957641120">
      <w:bodyDiv w:val="1"/>
      <w:marLeft w:val="0"/>
      <w:marRight w:val="0"/>
      <w:marTop w:val="0"/>
      <w:marBottom w:val="0"/>
      <w:divBdr>
        <w:top w:val="none" w:sz="0" w:space="0" w:color="auto"/>
        <w:left w:val="none" w:sz="0" w:space="0" w:color="auto"/>
        <w:bottom w:val="none" w:sz="0" w:space="0" w:color="auto"/>
        <w:right w:val="none" w:sz="0" w:space="0" w:color="auto"/>
      </w:divBdr>
    </w:div>
    <w:div w:id="957687348">
      <w:bodyDiv w:val="1"/>
      <w:marLeft w:val="0"/>
      <w:marRight w:val="0"/>
      <w:marTop w:val="0"/>
      <w:marBottom w:val="0"/>
      <w:divBdr>
        <w:top w:val="none" w:sz="0" w:space="0" w:color="auto"/>
        <w:left w:val="none" w:sz="0" w:space="0" w:color="auto"/>
        <w:bottom w:val="none" w:sz="0" w:space="0" w:color="auto"/>
        <w:right w:val="none" w:sz="0" w:space="0" w:color="auto"/>
      </w:divBdr>
    </w:div>
    <w:div w:id="957761154">
      <w:bodyDiv w:val="1"/>
      <w:marLeft w:val="0"/>
      <w:marRight w:val="0"/>
      <w:marTop w:val="0"/>
      <w:marBottom w:val="0"/>
      <w:divBdr>
        <w:top w:val="none" w:sz="0" w:space="0" w:color="auto"/>
        <w:left w:val="none" w:sz="0" w:space="0" w:color="auto"/>
        <w:bottom w:val="none" w:sz="0" w:space="0" w:color="auto"/>
        <w:right w:val="none" w:sz="0" w:space="0" w:color="auto"/>
      </w:divBdr>
    </w:div>
    <w:div w:id="958339873">
      <w:bodyDiv w:val="1"/>
      <w:marLeft w:val="0"/>
      <w:marRight w:val="0"/>
      <w:marTop w:val="0"/>
      <w:marBottom w:val="0"/>
      <w:divBdr>
        <w:top w:val="none" w:sz="0" w:space="0" w:color="auto"/>
        <w:left w:val="none" w:sz="0" w:space="0" w:color="auto"/>
        <w:bottom w:val="none" w:sz="0" w:space="0" w:color="auto"/>
        <w:right w:val="none" w:sz="0" w:space="0" w:color="auto"/>
      </w:divBdr>
    </w:div>
    <w:div w:id="958686255">
      <w:bodyDiv w:val="1"/>
      <w:marLeft w:val="0"/>
      <w:marRight w:val="0"/>
      <w:marTop w:val="0"/>
      <w:marBottom w:val="0"/>
      <w:divBdr>
        <w:top w:val="none" w:sz="0" w:space="0" w:color="auto"/>
        <w:left w:val="none" w:sz="0" w:space="0" w:color="auto"/>
        <w:bottom w:val="none" w:sz="0" w:space="0" w:color="auto"/>
        <w:right w:val="none" w:sz="0" w:space="0" w:color="auto"/>
      </w:divBdr>
    </w:div>
    <w:div w:id="958990519">
      <w:bodyDiv w:val="1"/>
      <w:marLeft w:val="0"/>
      <w:marRight w:val="0"/>
      <w:marTop w:val="0"/>
      <w:marBottom w:val="0"/>
      <w:divBdr>
        <w:top w:val="none" w:sz="0" w:space="0" w:color="auto"/>
        <w:left w:val="none" w:sz="0" w:space="0" w:color="auto"/>
        <w:bottom w:val="none" w:sz="0" w:space="0" w:color="auto"/>
        <w:right w:val="none" w:sz="0" w:space="0" w:color="auto"/>
      </w:divBdr>
    </w:div>
    <w:div w:id="958991734">
      <w:bodyDiv w:val="1"/>
      <w:marLeft w:val="0"/>
      <w:marRight w:val="0"/>
      <w:marTop w:val="0"/>
      <w:marBottom w:val="0"/>
      <w:divBdr>
        <w:top w:val="none" w:sz="0" w:space="0" w:color="auto"/>
        <w:left w:val="none" w:sz="0" w:space="0" w:color="auto"/>
        <w:bottom w:val="none" w:sz="0" w:space="0" w:color="auto"/>
        <w:right w:val="none" w:sz="0" w:space="0" w:color="auto"/>
      </w:divBdr>
    </w:div>
    <w:div w:id="959066530">
      <w:bodyDiv w:val="1"/>
      <w:marLeft w:val="0"/>
      <w:marRight w:val="0"/>
      <w:marTop w:val="0"/>
      <w:marBottom w:val="0"/>
      <w:divBdr>
        <w:top w:val="none" w:sz="0" w:space="0" w:color="auto"/>
        <w:left w:val="none" w:sz="0" w:space="0" w:color="auto"/>
        <w:bottom w:val="none" w:sz="0" w:space="0" w:color="auto"/>
        <w:right w:val="none" w:sz="0" w:space="0" w:color="auto"/>
      </w:divBdr>
    </w:div>
    <w:div w:id="959144257">
      <w:bodyDiv w:val="1"/>
      <w:marLeft w:val="0"/>
      <w:marRight w:val="0"/>
      <w:marTop w:val="0"/>
      <w:marBottom w:val="0"/>
      <w:divBdr>
        <w:top w:val="none" w:sz="0" w:space="0" w:color="auto"/>
        <w:left w:val="none" w:sz="0" w:space="0" w:color="auto"/>
        <w:bottom w:val="none" w:sz="0" w:space="0" w:color="auto"/>
        <w:right w:val="none" w:sz="0" w:space="0" w:color="auto"/>
      </w:divBdr>
    </w:div>
    <w:div w:id="959263253">
      <w:bodyDiv w:val="1"/>
      <w:marLeft w:val="0"/>
      <w:marRight w:val="0"/>
      <w:marTop w:val="0"/>
      <w:marBottom w:val="0"/>
      <w:divBdr>
        <w:top w:val="none" w:sz="0" w:space="0" w:color="auto"/>
        <w:left w:val="none" w:sz="0" w:space="0" w:color="auto"/>
        <w:bottom w:val="none" w:sz="0" w:space="0" w:color="auto"/>
        <w:right w:val="none" w:sz="0" w:space="0" w:color="auto"/>
      </w:divBdr>
    </w:div>
    <w:div w:id="959647720">
      <w:bodyDiv w:val="1"/>
      <w:marLeft w:val="0"/>
      <w:marRight w:val="0"/>
      <w:marTop w:val="0"/>
      <w:marBottom w:val="0"/>
      <w:divBdr>
        <w:top w:val="none" w:sz="0" w:space="0" w:color="auto"/>
        <w:left w:val="none" w:sz="0" w:space="0" w:color="auto"/>
        <w:bottom w:val="none" w:sz="0" w:space="0" w:color="auto"/>
        <w:right w:val="none" w:sz="0" w:space="0" w:color="auto"/>
      </w:divBdr>
    </w:div>
    <w:div w:id="960116650">
      <w:bodyDiv w:val="1"/>
      <w:marLeft w:val="0"/>
      <w:marRight w:val="0"/>
      <w:marTop w:val="0"/>
      <w:marBottom w:val="0"/>
      <w:divBdr>
        <w:top w:val="none" w:sz="0" w:space="0" w:color="auto"/>
        <w:left w:val="none" w:sz="0" w:space="0" w:color="auto"/>
        <w:bottom w:val="none" w:sz="0" w:space="0" w:color="auto"/>
        <w:right w:val="none" w:sz="0" w:space="0" w:color="auto"/>
      </w:divBdr>
    </w:div>
    <w:div w:id="960453362">
      <w:bodyDiv w:val="1"/>
      <w:marLeft w:val="0"/>
      <w:marRight w:val="0"/>
      <w:marTop w:val="0"/>
      <w:marBottom w:val="0"/>
      <w:divBdr>
        <w:top w:val="none" w:sz="0" w:space="0" w:color="auto"/>
        <w:left w:val="none" w:sz="0" w:space="0" w:color="auto"/>
        <w:bottom w:val="none" w:sz="0" w:space="0" w:color="auto"/>
        <w:right w:val="none" w:sz="0" w:space="0" w:color="auto"/>
      </w:divBdr>
    </w:div>
    <w:div w:id="960574932">
      <w:bodyDiv w:val="1"/>
      <w:marLeft w:val="0"/>
      <w:marRight w:val="0"/>
      <w:marTop w:val="0"/>
      <w:marBottom w:val="0"/>
      <w:divBdr>
        <w:top w:val="none" w:sz="0" w:space="0" w:color="auto"/>
        <w:left w:val="none" w:sz="0" w:space="0" w:color="auto"/>
        <w:bottom w:val="none" w:sz="0" w:space="0" w:color="auto"/>
        <w:right w:val="none" w:sz="0" w:space="0" w:color="auto"/>
      </w:divBdr>
    </w:div>
    <w:div w:id="960575469">
      <w:bodyDiv w:val="1"/>
      <w:marLeft w:val="0"/>
      <w:marRight w:val="0"/>
      <w:marTop w:val="0"/>
      <w:marBottom w:val="0"/>
      <w:divBdr>
        <w:top w:val="none" w:sz="0" w:space="0" w:color="auto"/>
        <w:left w:val="none" w:sz="0" w:space="0" w:color="auto"/>
        <w:bottom w:val="none" w:sz="0" w:space="0" w:color="auto"/>
        <w:right w:val="none" w:sz="0" w:space="0" w:color="auto"/>
      </w:divBdr>
    </w:div>
    <w:div w:id="960963995">
      <w:bodyDiv w:val="1"/>
      <w:marLeft w:val="0"/>
      <w:marRight w:val="0"/>
      <w:marTop w:val="0"/>
      <w:marBottom w:val="0"/>
      <w:divBdr>
        <w:top w:val="none" w:sz="0" w:space="0" w:color="auto"/>
        <w:left w:val="none" w:sz="0" w:space="0" w:color="auto"/>
        <w:bottom w:val="none" w:sz="0" w:space="0" w:color="auto"/>
        <w:right w:val="none" w:sz="0" w:space="0" w:color="auto"/>
      </w:divBdr>
    </w:div>
    <w:div w:id="961154002">
      <w:bodyDiv w:val="1"/>
      <w:marLeft w:val="0"/>
      <w:marRight w:val="0"/>
      <w:marTop w:val="0"/>
      <w:marBottom w:val="0"/>
      <w:divBdr>
        <w:top w:val="none" w:sz="0" w:space="0" w:color="auto"/>
        <w:left w:val="none" w:sz="0" w:space="0" w:color="auto"/>
        <w:bottom w:val="none" w:sz="0" w:space="0" w:color="auto"/>
        <w:right w:val="none" w:sz="0" w:space="0" w:color="auto"/>
      </w:divBdr>
    </w:div>
    <w:div w:id="961425945">
      <w:bodyDiv w:val="1"/>
      <w:marLeft w:val="0"/>
      <w:marRight w:val="0"/>
      <w:marTop w:val="0"/>
      <w:marBottom w:val="0"/>
      <w:divBdr>
        <w:top w:val="none" w:sz="0" w:space="0" w:color="auto"/>
        <w:left w:val="none" w:sz="0" w:space="0" w:color="auto"/>
        <w:bottom w:val="none" w:sz="0" w:space="0" w:color="auto"/>
        <w:right w:val="none" w:sz="0" w:space="0" w:color="auto"/>
      </w:divBdr>
    </w:div>
    <w:div w:id="961570358">
      <w:bodyDiv w:val="1"/>
      <w:marLeft w:val="0"/>
      <w:marRight w:val="0"/>
      <w:marTop w:val="0"/>
      <w:marBottom w:val="0"/>
      <w:divBdr>
        <w:top w:val="none" w:sz="0" w:space="0" w:color="auto"/>
        <w:left w:val="none" w:sz="0" w:space="0" w:color="auto"/>
        <w:bottom w:val="none" w:sz="0" w:space="0" w:color="auto"/>
        <w:right w:val="none" w:sz="0" w:space="0" w:color="auto"/>
      </w:divBdr>
    </w:div>
    <w:div w:id="961809716">
      <w:bodyDiv w:val="1"/>
      <w:marLeft w:val="0"/>
      <w:marRight w:val="0"/>
      <w:marTop w:val="0"/>
      <w:marBottom w:val="0"/>
      <w:divBdr>
        <w:top w:val="none" w:sz="0" w:space="0" w:color="auto"/>
        <w:left w:val="none" w:sz="0" w:space="0" w:color="auto"/>
        <w:bottom w:val="none" w:sz="0" w:space="0" w:color="auto"/>
        <w:right w:val="none" w:sz="0" w:space="0" w:color="auto"/>
      </w:divBdr>
    </w:div>
    <w:div w:id="962031530">
      <w:bodyDiv w:val="1"/>
      <w:marLeft w:val="0"/>
      <w:marRight w:val="0"/>
      <w:marTop w:val="0"/>
      <w:marBottom w:val="0"/>
      <w:divBdr>
        <w:top w:val="none" w:sz="0" w:space="0" w:color="auto"/>
        <w:left w:val="none" w:sz="0" w:space="0" w:color="auto"/>
        <w:bottom w:val="none" w:sz="0" w:space="0" w:color="auto"/>
        <w:right w:val="none" w:sz="0" w:space="0" w:color="auto"/>
      </w:divBdr>
    </w:div>
    <w:div w:id="962033859">
      <w:bodyDiv w:val="1"/>
      <w:marLeft w:val="0"/>
      <w:marRight w:val="0"/>
      <w:marTop w:val="0"/>
      <w:marBottom w:val="0"/>
      <w:divBdr>
        <w:top w:val="none" w:sz="0" w:space="0" w:color="auto"/>
        <w:left w:val="none" w:sz="0" w:space="0" w:color="auto"/>
        <w:bottom w:val="none" w:sz="0" w:space="0" w:color="auto"/>
        <w:right w:val="none" w:sz="0" w:space="0" w:color="auto"/>
      </w:divBdr>
    </w:div>
    <w:div w:id="962271937">
      <w:bodyDiv w:val="1"/>
      <w:marLeft w:val="0"/>
      <w:marRight w:val="0"/>
      <w:marTop w:val="0"/>
      <w:marBottom w:val="0"/>
      <w:divBdr>
        <w:top w:val="none" w:sz="0" w:space="0" w:color="auto"/>
        <w:left w:val="none" w:sz="0" w:space="0" w:color="auto"/>
        <w:bottom w:val="none" w:sz="0" w:space="0" w:color="auto"/>
        <w:right w:val="none" w:sz="0" w:space="0" w:color="auto"/>
      </w:divBdr>
    </w:div>
    <w:div w:id="962350707">
      <w:bodyDiv w:val="1"/>
      <w:marLeft w:val="0"/>
      <w:marRight w:val="0"/>
      <w:marTop w:val="0"/>
      <w:marBottom w:val="0"/>
      <w:divBdr>
        <w:top w:val="none" w:sz="0" w:space="0" w:color="auto"/>
        <w:left w:val="none" w:sz="0" w:space="0" w:color="auto"/>
        <w:bottom w:val="none" w:sz="0" w:space="0" w:color="auto"/>
        <w:right w:val="none" w:sz="0" w:space="0" w:color="auto"/>
      </w:divBdr>
    </w:div>
    <w:div w:id="962421246">
      <w:bodyDiv w:val="1"/>
      <w:marLeft w:val="0"/>
      <w:marRight w:val="0"/>
      <w:marTop w:val="0"/>
      <w:marBottom w:val="0"/>
      <w:divBdr>
        <w:top w:val="none" w:sz="0" w:space="0" w:color="auto"/>
        <w:left w:val="none" w:sz="0" w:space="0" w:color="auto"/>
        <w:bottom w:val="none" w:sz="0" w:space="0" w:color="auto"/>
        <w:right w:val="none" w:sz="0" w:space="0" w:color="auto"/>
      </w:divBdr>
    </w:div>
    <w:div w:id="962662492">
      <w:bodyDiv w:val="1"/>
      <w:marLeft w:val="0"/>
      <w:marRight w:val="0"/>
      <w:marTop w:val="0"/>
      <w:marBottom w:val="0"/>
      <w:divBdr>
        <w:top w:val="none" w:sz="0" w:space="0" w:color="auto"/>
        <w:left w:val="none" w:sz="0" w:space="0" w:color="auto"/>
        <w:bottom w:val="none" w:sz="0" w:space="0" w:color="auto"/>
        <w:right w:val="none" w:sz="0" w:space="0" w:color="auto"/>
      </w:divBdr>
    </w:div>
    <w:div w:id="963537889">
      <w:bodyDiv w:val="1"/>
      <w:marLeft w:val="0"/>
      <w:marRight w:val="0"/>
      <w:marTop w:val="0"/>
      <w:marBottom w:val="0"/>
      <w:divBdr>
        <w:top w:val="none" w:sz="0" w:space="0" w:color="auto"/>
        <w:left w:val="none" w:sz="0" w:space="0" w:color="auto"/>
        <w:bottom w:val="none" w:sz="0" w:space="0" w:color="auto"/>
        <w:right w:val="none" w:sz="0" w:space="0" w:color="auto"/>
      </w:divBdr>
    </w:div>
    <w:div w:id="963580178">
      <w:bodyDiv w:val="1"/>
      <w:marLeft w:val="0"/>
      <w:marRight w:val="0"/>
      <w:marTop w:val="0"/>
      <w:marBottom w:val="0"/>
      <w:divBdr>
        <w:top w:val="none" w:sz="0" w:space="0" w:color="auto"/>
        <w:left w:val="none" w:sz="0" w:space="0" w:color="auto"/>
        <w:bottom w:val="none" w:sz="0" w:space="0" w:color="auto"/>
        <w:right w:val="none" w:sz="0" w:space="0" w:color="auto"/>
      </w:divBdr>
    </w:div>
    <w:div w:id="963659949">
      <w:bodyDiv w:val="1"/>
      <w:marLeft w:val="0"/>
      <w:marRight w:val="0"/>
      <w:marTop w:val="0"/>
      <w:marBottom w:val="0"/>
      <w:divBdr>
        <w:top w:val="none" w:sz="0" w:space="0" w:color="auto"/>
        <w:left w:val="none" w:sz="0" w:space="0" w:color="auto"/>
        <w:bottom w:val="none" w:sz="0" w:space="0" w:color="auto"/>
        <w:right w:val="none" w:sz="0" w:space="0" w:color="auto"/>
      </w:divBdr>
    </w:div>
    <w:div w:id="963730195">
      <w:bodyDiv w:val="1"/>
      <w:marLeft w:val="0"/>
      <w:marRight w:val="0"/>
      <w:marTop w:val="0"/>
      <w:marBottom w:val="0"/>
      <w:divBdr>
        <w:top w:val="none" w:sz="0" w:space="0" w:color="auto"/>
        <w:left w:val="none" w:sz="0" w:space="0" w:color="auto"/>
        <w:bottom w:val="none" w:sz="0" w:space="0" w:color="auto"/>
        <w:right w:val="none" w:sz="0" w:space="0" w:color="auto"/>
      </w:divBdr>
    </w:div>
    <w:div w:id="964194194">
      <w:bodyDiv w:val="1"/>
      <w:marLeft w:val="0"/>
      <w:marRight w:val="0"/>
      <w:marTop w:val="0"/>
      <w:marBottom w:val="0"/>
      <w:divBdr>
        <w:top w:val="none" w:sz="0" w:space="0" w:color="auto"/>
        <w:left w:val="none" w:sz="0" w:space="0" w:color="auto"/>
        <w:bottom w:val="none" w:sz="0" w:space="0" w:color="auto"/>
        <w:right w:val="none" w:sz="0" w:space="0" w:color="auto"/>
      </w:divBdr>
    </w:div>
    <w:div w:id="964700308">
      <w:bodyDiv w:val="1"/>
      <w:marLeft w:val="0"/>
      <w:marRight w:val="0"/>
      <w:marTop w:val="0"/>
      <w:marBottom w:val="0"/>
      <w:divBdr>
        <w:top w:val="none" w:sz="0" w:space="0" w:color="auto"/>
        <w:left w:val="none" w:sz="0" w:space="0" w:color="auto"/>
        <w:bottom w:val="none" w:sz="0" w:space="0" w:color="auto"/>
        <w:right w:val="none" w:sz="0" w:space="0" w:color="auto"/>
      </w:divBdr>
    </w:div>
    <w:div w:id="964852758">
      <w:bodyDiv w:val="1"/>
      <w:marLeft w:val="0"/>
      <w:marRight w:val="0"/>
      <w:marTop w:val="0"/>
      <w:marBottom w:val="0"/>
      <w:divBdr>
        <w:top w:val="none" w:sz="0" w:space="0" w:color="auto"/>
        <w:left w:val="none" w:sz="0" w:space="0" w:color="auto"/>
        <w:bottom w:val="none" w:sz="0" w:space="0" w:color="auto"/>
        <w:right w:val="none" w:sz="0" w:space="0" w:color="auto"/>
      </w:divBdr>
    </w:div>
    <w:div w:id="964965553">
      <w:bodyDiv w:val="1"/>
      <w:marLeft w:val="0"/>
      <w:marRight w:val="0"/>
      <w:marTop w:val="0"/>
      <w:marBottom w:val="0"/>
      <w:divBdr>
        <w:top w:val="none" w:sz="0" w:space="0" w:color="auto"/>
        <w:left w:val="none" w:sz="0" w:space="0" w:color="auto"/>
        <w:bottom w:val="none" w:sz="0" w:space="0" w:color="auto"/>
        <w:right w:val="none" w:sz="0" w:space="0" w:color="auto"/>
      </w:divBdr>
    </w:div>
    <w:div w:id="965045947">
      <w:bodyDiv w:val="1"/>
      <w:marLeft w:val="0"/>
      <w:marRight w:val="0"/>
      <w:marTop w:val="0"/>
      <w:marBottom w:val="0"/>
      <w:divBdr>
        <w:top w:val="none" w:sz="0" w:space="0" w:color="auto"/>
        <w:left w:val="none" w:sz="0" w:space="0" w:color="auto"/>
        <w:bottom w:val="none" w:sz="0" w:space="0" w:color="auto"/>
        <w:right w:val="none" w:sz="0" w:space="0" w:color="auto"/>
      </w:divBdr>
    </w:div>
    <w:div w:id="965430808">
      <w:bodyDiv w:val="1"/>
      <w:marLeft w:val="0"/>
      <w:marRight w:val="0"/>
      <w:marTop w:val="0"/>
      <w:marBottom w:val="0"/>
      <w:divBdr>
        <w:top w:val="none" w:sz="0" w:space="0" w:color="auto"/>
        <w:left w:val="none" w:sz="0" w:space="0" w:color="auto"/>
        <w:bottom w:val="none" w:sz="0" w:space="0" w:color="auto"/>
        <w:right w:val="none" w:sz="0" w:space="0" w:color="auto"/>
      </w:divBdr>
    </w:div>
    <w:div w:id="965544437">
      <w:bodyDiv w:val="1"/>
      <w:marLeft w:val="0"/>
      <w:marRight w:val="0"/>
      <w:marTop w:val="0"/>
      <w:marBottom w:val="0"/>
      <w:divBdr>
        <w:top w:val="none" w:sz="0" w:space="0" w:color="auto"/>
        <w:left w:val="none" w:sz="0" w:space="0" w:color="auto"/>
        <w:bottom w:val="none" w:sz="0" w:space="0" w:color="auto"/>
        <w:right w:val="none" w:sz="0" w:space="0" w:color="auto"/>
      </w:divBdr>
    </w:div>
    <w:div w:id="965890655">
      <w:bodyDiv w:val="1"/>
      <w:marLeft w:val="0"/>
      <w:marRight w:val="0"/>
      <w:marTop w:val="0"/>
      <w:marBottom w:val="0"/>
      <w:divBdr>
        <w:top w:val="none" w:sz="0" w:space="0" w:color="auto"/>
        <w:left w:val="none" w:sz="0" w:space="0" w:color="auto"/>
        <w:bottom w:val="none" w:sz="0" w:space="0" w:color="auto"/>
        <w:right w:val="none" w:sz="0" w:space="0" w:color="auto"/>
      </w:divBdr>
    </w:div>
    <w:div w:id="966008710">
      <w:bodyDiv w:val="1"/>
      <w:marLeft w:val="0"/>
      <w:marRight w:val="0"/>
      <w:marTop w:val="0"/>
      <w:marBottom w:val="0"/>
      <w:divBdr>
        <w:top w:val="none" w:sz="0" w:space="0" w:color="auto"/>
        <w:left w:val="none" w:sz="0" w:space="0" w:color="auto"/>
        <w:bottom w:val="none" w:sz="0" w:space="0" w:color="auto"/>
        <w:right w:val="none" w:sz="0" w:space="0" w:color="auto"/>
      </w:divBdr>
    </w:div>
    <w:div w:id="966275380">
      <w:bodyDiv w:val="1"/>
      <w:marLeft w:val="0"/>
      <w:marRight w:val="0"/>
      <w:marTop w:val="0"/>
      <w:marBottom w:val="0"/>
      <w:divBdr>
        <w:top w:val="none" w:sz="0" w:space="0" w:color="auto"/>
        <w:left w:val="none" w:sz="0" w:space="0" w:color="auto"/>
        <w:bottom w:val="none" w:sz="0" w:space="0" w:color="auto"/>
        <w:right w:val="none" w:sz="0" w:space="0" w:color="auto"/>
      </w:divBdr>
    </w:div>
    <w:div w:id="966811365">
      <w:bodyDiv w:val="1"/>
      <w:marLeft w:val="0"/>
      <w:marRight w:val="0"/>
      <w:marTop w:val="0"/>
      <w:marBottom w:val="0"/>
      <w:divBdr>
        <w:top w:val="none" w:sz="0" w:space="0" w:color="auto"/>
        <w:left w:val="none" w:sz="0" w:space="0" w:color="auto"/>
        <w:bottom w:val="none" w:sz="0" w:space="0" w:color="auto"/>
        <w:right w:val="none" w:sz="0" w:space="0" w:color="auto"/>
      </w:divBdr>
    </w:div>
    <w:div w:id="967272698">
      <w:bodyDiv w:val="1"/>
      <w:marLeft w:val="0"/>
      <w:marRight w:val="0"/>
      <w:marTop w:val="0"/>
      <w:marBottom w:val="0"/>
      <w:divBdr>
        <w:top w:val="none" w:sz="0" w:space="0" w:color="auto"/>
        <w:left w:val="none" w:sz="0" w:space="0" w:color="auto"/>
        <w:bottom w:val="none" w:sz="0" w:space="0" w:color="auto"/>
        <w:right w:val="none" w:sz="0" w:space="0" w:color="auto"/>
      </w:divBdr>
    </w:div>
    <w:div w:id="967391133">
      <w:bodyDiv w:val="1"/>
      <w:marLeft w:val="0"/>
      <w:marRight w:val="0"/>
      <w:marTop w:val="0"/>
      <w:marBottom w:val="0"/>
      <w:divBdr>
        <w:top w:val="none" w:sz="0" w:space="0" w:color="auto"/>
        <w:left w:val="none" w:sz="0" w:space="0" w:color="auto"/>
        <w:bottom w:val="none" w:sz="0" w:space="0" w:color="auto"/>
        <w:right w:val="none" w:sz="0" w:space="0" w:color="auto"/>
      </w:divBdr>
    </w:div>
    <w:div w:id="967705191">
      <w:bodyDiv w:val="1"/>
      <w:marLeft w:val="0"/>
      <w:marRight w:val="0"/>
      <w:marTop w:val="0"/>
      <w:marBottom w:val="0"/>
      <w:divBdr>
        <w:top w:val="none" w:sz="0" w:space="0" w:color="auto"/>
        <w:left w:val="none" w:sz="0" w:space="0" w:color="auto"/>
        <w:bottom w:val="none" w:sz="0" w:space="0" w:color="auto"/>
        <w:right w:val="none" w:sz="0" w:space="0" w:color="auto"/>
      </w:divBdr>
    </w:div>
    <w:div w:id="967975385">
      <w:bodyDiv w:val="1"/>
      <w:marLeft w:val="0"/>
      <w:marRight w:val="0"/>
      <w:marTop w:val="0"/>
      <w:marBottom w:val="0"/>
      <w:divBdr>
        <w:top w:val="none" w:sz="0" w:space="0" w:color="auto"/>
        <w:left w:val="none" w:sz="0" w:space="0" w:color="auto"/>
        <w:bottom w:val="none" w:sz="0" w:space="0" w:color="auto"/>
        <w:right w:val="none" w:sz="0" w:space="0" w:color="auto"/>
      </w:divBdr>
    </w:div>
    <w:div w:id="967978911">
      <w:bodyDiv w:val="1"/>
      <w:marLeft w:val="0"/>
      <w:marRight w:val="0"/>
      <w:marTop w:val="0"/>
      <w:marBottom w:val="0"/>
      <w:divBdr>
        <w:top w:val="none" w:sz="0" w:space="0" w:color="auto"/>
        <w:left w:val="none" w:sz="0" w:space="0" w:color="auto"/>
        <w:bottom w:val="none" w:sz="0" w:space="0" w:color="auto"/>
        <w:right w:val="none" w:sz="0" w:space="0" w:color="auto"/>
      </w:divBdr>
    </w:div>
    <w:div w:id="968975126">
      <w:bodyDiv w:val="1"/>
      <w:marLeft w:val="0"/>
      <w:marRight w:val="0"/>
      <w:marTop w:val="0"/>
      <w:marBottom w:val="0"/>
      <w:divBdr>
        <w:top w:val="none" w:sz="0" w:space="0" w:color="auto"/>
        <w:left w:val="none" w:sz="0" w:space="0" w:color="auto"/>
        <w:bottom w:val="none" w:sz="0" w:space="0" w:color="auto"/>
        <w:right w:val="none" w:sz="0" w:space="0" w:color="auto"/>
      </w:divBdr>
    </w:div>
    <w:div w:id="969097063">
      <w:bodyDiv w:val="1"/>
      <w:marLeft w:val="0"/>
      <w:marRight w:val="0"/>
      <w:marTop w:val="0"/>
      <w:marBottom w:val="0"/>
      <w:divBdr>
        <w:top w:val="none" w:sz="0" w:space="0" w:color="auto"/>
        <w:left w:val="none" w:sz="0" w:space="0" w:color="auto"/>
        <w:bottom w:val="none" w:sz="0" w:space="0" w:color="auto"/>
        <w:right w:val="none" w:sz="0" w:space="0" w:color="auto"/>
      </w:divBdr>
    </w:div>
    <w:div w:id="969171145">
      <w:bodyDiv w:val="1"/>
      <w:marLeft w:val="0"/>
      <w:marRight w:val="0"/>
      <w:marTop w:val="0"/>
      <w:marBottom w:val="0"/>
      <w:divBdr>
        <w:top w:val="none" w:sz="0" w:space="0" w:color="auto"/>
        <w:left w:val="none" w:sz="0" w:space="0" w:color="auto"/>
        <w:bottom w:val="none" w:sz="0" w:space="0" w:color="auto"/>
        <w:right w:val="none" w:sz="0" w:space="0" w:color="auto"/>
      </w:divBdr>
    </w:div>
    <w:div w:id="969213277">
      <w:bodyDiv w:val="1"/>
      <w:marLeft w:val="0"/>
      <w:marRight w:val="0"/>
      <w:marTop w:val="0"/>
      <w:marBottom w:val="0"/>
      <w:divBdr>
        <w:top w:val="none" w:sz="0" w:space="0" w:color="auto"/>
        <w:left w:val="none" w:sz="0" w:space="0" w:color="auto"/>
        <w:bottom w:val="none" w:sz="0" w:space="0" w:color="auto"/>
        <w:right w:val="none" w:sz="0" w:space="0" w:color="auto"/>
      </w:divBdr>
    </w:div>
    <w:div w:id="969356228">
      <w:bodyDiv w:val="1"/>
      <w:marLeft w:val="0"/>
      <w:marRight w:val="0"/>
      <w:marTop w:val="0"/>
      <w:marBottom w:val="0"/>
      <w:divBdr>
        <w:top w:val="none" w:sz="0" w:space="0" w:color="auto"/>
        <w:left w:val="none" w:sz="0" w:space="0" w:color="auto"/>
        <w:bottom w:val="none" w:sz="0" w:space="0" w:color="auto"/>
        <w:right w:val="none" w:sz="0" w:space="0" w:color="auto"/>
      </w:divBdr>
    </w:div>
    <w:div w:id="969749479">
      <w:bodyDiv w:val="1"/>
      <w:marLeft w:val="0"/>
      <w:marRight w:val="0"/>
      <w:marTop w:val="0"/>
      <w:marBottom w:val="0"/>
      <w:divBdr>
        <w:top w:val="none" w:sz="0" w:space="0" w:color="auto"/>
        <w:left w:val="none" w:sz="0" w:space="0" w:color="auto"/>
        <w:bottom w:val="none" w:sz="0" w:space="0" w:color="auto"/>
        <w:right w:val="none" w:sz="0" w:space="0" w:color="auto"/>
      </w:divBdr>
    </w:div>
    <w:div w:id="969895272">
      <w:bodyDiv w:val="1"/>
      <w:marLeft w:val="0"/>
      <w:marRight w:val="0"/>
      <w:marTop w:val="0"/>
      <w:marBottom w:val="0"/>
      <w:divBdr>
        <w:top w:val="none" w:sz="0" w:space="0" w:color="auto"/>
        <w:left w:val="none" w:sz="0" w:space="0" w:color="auto"/>
        <w:bottom w:val="none" w:sz="0" w:space="0" w:color="auto"/>
        <w:right w:val="none" w:sz="0" w:space="0" w:color="auto"/>
      </w:divBdr>
    </w:div>
    <w:div w:id="970331202">
      <w:bodyDiv w:val="1"/>
      <w:marLeft w:val="0"/>
      <w:marRight w:val="0"/>
      <w:marTop w:val="0"/>
      <w:marBottom w:val="0"/>
      <w:divBdr>
        <w:top w:val="none" w:sz="0" w:space="0" w:color="auto"/>
        <w:left w:val="none" w:sz="0" w:space="0" w:color="auto"/>
        <w:bottom w:val="none" w:sz="0" w:space="0" w:color="auto"/>
        <w:right w:val="none" w:sz="0" w:space="0" w:color="auto"/>
      </w:divBdr>
    </w:div>
    <w:div w:id="971180734">
      <w:bodyDiv w:val="1"/>
      <w:marLeft w:val="0"/>
      <w:marRight w:val="0"/>
      <w:marTop w:val="0"/>
      <w:marBottom w:val="0"/>
      <w:divBdr>
        <w:top w:val="none" w:sz="0" w:space="0" w:color="auto"/>
        <w:left w:val="none" w:sz="0" w:space="0" w:color="auto"/>
        <w:bottom w:val="none" w:sz="0" w:space="0" w:color="auto"/>
        <w:right w:val="none" w:sz="0" w:space="0" w:color="auto"/>
      </w:divBdr>
    </w:div>
    <w:div w:id="971399154">
      <w:bodyDiv w:val="1"/>
      <w:marLeft w:val="0"/>
      <w:marRight w:val="0"/>
      <w:marTop w:val="0"/>
      <w:marBottom w:val="0"/>
      <w:divBdr>
        <w:top w:val="none" w:sz="0" w:space="0" w:color="auto"/>
        <w:left w:val="none" w:sz="0" w:space="0" w:color="auto"/>
        <w:bottom w:val="none" w:sz="0" w:space="0" w:color="auto"/>
        <w:right w:val="none" w:sz="0" w:space="0" w:color="auto"/>
      </w:divBdr>
    </w:div>
    <w:div w:id="971517540">
      <w:bodyDiv w:val="1"/>
      <w:marLeft w:val="0"/>
      <w:marRight w:val="0"/>
      <w:marTop w:val="0"/>
      <w:marBottom w:val="0"/>
      <w:divBdr>
        <w:top w:val="none" w:sz="0" w:space="0" w:color="auto"/>
        <w:left w:val="none" w:sz="0" w:space="0" w:color="auto"/>
        <w:bottom w:val="none" w:sz="0" w:space="0" w:color="auto"/>
        <w:right w:val="none" w:sz="0" w:space="0" w:color="auto"/>
      </w:divBdr>
    </w:div>
    <w:div w:id="972172700">
      <w:bodyDiv w:val="1"/>
      <w:marLeft w:val="0"/>
      <w:marRight w:val="0"/>
      <w:marTop w:val="0"/>
      <w:marBottom w:val="0"/>
      <w:divBdr>
        <w:top w:val="none" w:sz="0" w:space="0" w:color="auto"/>
        <w:left w:val="none" w:sz="0" w:space="0" w:color="auto"/>
        <w:bottom w:val="none" w:sz="0" w:space="0" w:color="auto"/>
        <w:right w:val="none" w:sz="0" w:space="0" w:color="auto"/>
      </w:divBdr>
    </w:div>
    <w:div w:id="972517425">
      <w:bodyDiv w:val="1"/>
      <w:marLeft w:val="0"/>
      <w:marRight w:val="0"/>
      <w:marTop w:val="0"/>
      <w:marBottom w:val="0"/>
      <w:divBdr>
        <w:top w:val="none" w:sz="0" w:space="0" w:color="auto"/>
        <w:left w:val="none" w:sz="0" w:space="0" w:color="auto"/>
        <w:bottom w:val="none" w:sz="0" w:space="0" w:color="auto"/>
        <w:right w:val="none" w:sz="0" w:space="0" w:color="auto"/>
      </w:divBdr>
    </w:div>
    <w:div w:id="972560355">
      <w:bodyDiv w:val="1"/>
      <w:marLeft w:val="0"/>
      <w:marRight w:val="0"/>
      <w:marTop w:val="0"/>
      <w:marBottom w:val="0"/>
      <w:divBdr>
        <w:top w:val="none" w:sz="0" w:space="0" w:color="auto"/>
        <w:left w:val="none" w:sz="0" w:space="0" w:color="auto"/>
        <w:bottom w:val="none" w:sz="0" w:space="0" w:color="auto"/>
        <w:right w:val="none" w:sz="0" w:space="0" w:color="auto"/>
      </w:divBdr>
    </w:div>
    <w:div w:id="972827836">
      <w:bodyDiv w:val="1"/>
      <w:marLeft w:val="0"/>
      <w:marRight w:val="0"/>
      <w:marTop w:val="0"/>
      <w:marBottom w:val="0"/>
      <w:divBdr>
        <w:top w:val="none" w:sz="0" w:space="0" w:color="auto"/>
        <w:left w:val="none" w:sz="0" w:space="0" w:color="auto"/>
        <w:bottom w:val="none" w:sz="0" w:space="0" w:color="auto"/>
        <w:right w:val="none" w:sz="0" w:space="0" w:color="auto"/>
      </w:divBdr>
    </w:div>
    <w:div w:id="973022171">
      <w:bodyDiv w:val="1"/>
      <w:marLeft w:val="0"/>
      <w:marRight w:val="0"/>
      <w:marTop w:val="0"/>
      <w:marBottom w:val="0"/>
      <w:divBdr>
        <w:top w:val="none" w:sz="0" w:space="0" w:color="auto"/>
        <w:left w:val="none" w:sz="0" w:space="0" w:color="auto"/>
        <w:bottom w:val="none" w:sz="0" w:space="0" w:color="auto"/>
        <w:right w:val="none" w:sz="0" w:space="0" w:color="auto"/>
      </w:divBdr>
    </w:div>
    <w:div w:id="973564289">
      <w:bodyDiv w:val="1"/>
      <w:marLeft w:val="0"/>
      <w:marRight w:val="0"/>
      <w:marTop w:val="0"/>
      <w:marBottom w:val="0"/>
      <w:divBdr>
        <w:top w:val="none" w:sz="0" w:space="0" w:color="auto"/>
        <w:left w:val="none" w:sz="0" w:space="0" w:color="auto"/>
        <w:bottom w:val="none" w:sz="0" w:space="0" w:color="auto"/>
        <w:right w:val="none" w:sz="0" w:space="0" w:color="auto"/>
      </w:divBdr>
    </w:div>
    <w:div w:id="973750559">
      <w:bodyDiv w:val="1"/>
      <w:marLeft w:val="0"/>
      <w:marRight w:val="0"/>
      <w:marTop w:val="0"/>
      <w:marBottom w:val="0"/>
      <w:divBdr>
        <w:top w:val="none" w:sz="0" w:space="0" w:color="auto"/>
        <w:left w:val="none" w:sz="0" w:space="0" w:color="auto"/>
        <w:bottom w:val="none" w:sz="0" w:space="0" w:color="auto"/>
        <w:right w:val="none" w:sz="0" w:space="0" w:color="auto"/>
      </w:divBdr>
    </w:div>
    <w:div w:id="973944155">
      <w:bodyDiv w:val="1"/>
      <w:marLeft w:val="0"/>
      <w:marRight w:val="0"/>
      <w:marTop w:val="0"/>
      <w:marBottom w:val="0"/>
      <w:divBdr>
        <w:top w:val="none" w:sz="0" w:space="0" w:color="auto"/>
        <w:left w:val="none" w:sz="0" w:space="0" w:color="auto"/>
        <w:bottom w:val="none" w:sz="0" w:space="0" w:color="auto"/>
        <w:right w:val="none" w:sz="0" w:space="0" w:color="auto"/>
      </w:divBdr>
    </w:div>
    <w:div w:id="974219901">
      <w:bodyDiv w:val="1"/>
      <w:marLeft w:val="0"/>
      <w:marRight w:val="0"/>
      <w:marTop w:val="0"/>
      <w:marBottom w:val="0"/>
      <w:divBdr>
        <w:top w:val="none" w:sz="0" w:space="0" w:color="auto"/>
        <w:left w:val="none" w:sz="0" w:space="0" w:color="auto"/>
        <w:bottom w:val="none" w:sz="0" w:space="0" w:color="auto"/>
        <w:right w:val="none" w:sz="0" w:space="0" w:color="auto"/>
      </w:divBdr>
    </w:div>
    <w:div w:id="974410599">
      <w:bodyDiv w:val="1"/>
      <w:marLeft w:val="0"/>
      <w:marRight w:val="0"/>
      <w:marTop w:val="0"/>
      <w:marBottom w:val="0"/>
      <w:divBdr>
        <w:top w:val="none" w:sz="0" w:space="0" w:color="auto"/>
        <w:left w:val="none" w:sz="0" w:space="0" w:color="auto"/>
        <w:bottom w:val="none" w:sz="0" w:space="0" w:color="auto"/>
        <w:right w:val="none" w:sz="0" w:space="0" w:color="auto"/>
      </w:divBdr>
    </w:div>
    <w:div w:id="974680896">
      <w:bodyDiv w:val="1"/>
      <w:marLeft w:val="0"/>
      <w:marRight w:val="0"/>
      <w:marTop w:val="0"/>
      <w:marBottom w:val="0"/>
      <w:divBdr>
        <w:top w:val="none" w:sz="0" w:space="0" w:color="auto"/>
        <w:left w:val="none" w:sz="0" w:space="0" w:color="auto"/>
        <w:bottom w:val="none" w:sz="0" w:space="0" w:color="auto"/>
        <w:right w:val="none" w:sz="0" w:space="0" w:color="auto"/>
      </w:divBdr>
    </w:div>
    <w:div w:id="976225583">
      <w:bodyDiv w:val="1"/>
      <w:marLeft w:val="0"/>
      <w:marRight w:val="0"/>
      <w:marTop w:val="0"/>
      <w:marBottom w:val="0"/>
      <w:divBdr>
        <w:top w:val="none" w:sz="0" w:space="0" w:color="auto"/>
        <w:left w:val="none" w:sz="0" w:space="0" w:color="auto"/>
        <w:bottom w:val="none" w:sz="0" w:space="0" w:color="auto"/>
        <w:right w:val="none" w:sz="0" w:space="0" w:color="auto"/>
      </w:divBdr>
    </w:div>
    <w:div w:id="976373907">
      <w:bodyDiv w:val="1"/>
      <w:marLeft w:val="0"/>
      <w:marRight w:val="0"/>
      <w:marTop w:val="0"/>
      <w:marBottom w:val="0"/>
      <w:divBdr>
        <w:top w:val="none" w:sz="0" w:space="0" w:color="auto"/>
        <w:left w:val="none" w:sz="0" w:space="0" w:color="auto"/>
        <w:bottom w:val="none" w:sz="0" w:space="0" w:color="auto"/>
        <w:right w:val="none" w:sz="0" w:space="0" w:color="auto"/>
      </w:divBdr>
    </w:div>
    <w:div w:id="976379818">
      <w:bodyDiv w:val="1"/>
      <w:marLeft w:val="0"/>
      <w:marRight w:val="0"/>
      <w:marTop w:val="0"/>
      <w:marBottom w:val="0"/>
      <w:divBdr>
        <w:top w:val="none" w:sz="0" w:space="0" w:color="auto"/>
        <w:left w:val="none" w:sz="0" w:space="0" w:color="auto"/>
        <w:bottom w:val="none" w:sz="0" w:space="0" w:color="auto"/>
        <w:right w:val="none" w:sz="0" w:space="0" w:color="auto"/>
      </w:divBdr>
    </w:div>
    <w:div w:id="976833250">
      <w:bodyDiv w:val="1"/>
      <w:marLeft w:val="0"/>
      <w:marRight w:val="0"/>
      <w:marTop w:val="0"/>
      <w:marBottom w:val="0"/>
      <w:divBdr>
        <w:top w:val="none" w:sz="0" w:space="0" w:color="auto"/>
        <w:left w:val="none" w:sz="0" w:space="0" w:color="auto"/>
        <w:bottom w:val="none" w:sz="0" w:space="0" w:color="auto"/>
        <w:right w:val="none" w:sz="0" w:space="0" w:color="auto"/>
      </w:divBdr>
    </w:div>
    <w:div w:id="976952761">
      <w:bodyDiv w:val="1"/>
      <w:marLeft w:val="0"/>
      <w:marRight w:val="0"/>
      <w:marTop w:val="0"/>
      <w:marBottom w:val="0"/>
      <w:divBdr>
        <w:top w:val="none" w:sz="0" w:space="0" w:color="auto"/>
        <w:left w:val="none" w:sz="0" w:space="0" w:color="auto"/>
        <w:bottom w:val="none" w:sz="0" w:space="0" w:color="auto"/>
        <w:right w:val="none" w:sz="0" w:space="0" w:color="auto"/>
      </w:divBdr>
    </w:div>
    <w:div w:id="977339101">
      <w:bodyDiv w:val="1"/>
      <w:marLeft w:val="0"/>
      <w:marRight w:val="0"/>
      <w:marTop w:val="0"/>
      <w:marBottom w:val="0"/>
      <w:divBdr>
        <w:top w:val="none" w:sz="0" w:space="0" w:color="auto"/>
        <w:left w:val="none" w:sz="0" w:space="0" w:color="auto"/>
        <w:bottom w:val="none" w:sz="0" w:space="0" w:color="auto"/>
        <w:right w:val="none" w:sz="0" w:space="0" w:color="auto"/>
      </w:divBdr>
    </w:div>
    <w:div w:id="977344123">
      <w:bodyDiv w:val="1"/>
      <w:marLeft w:val="0"/>
      <w:marRight w:val="0"/>
      <w:marTop w:val="0"/>
      <w:marBottom w:val="0"/>
      <w:divBdr>
        <w:top w:val="none" w:sz="0" w:space="0" w:color="auto"/>
        <w:left w:val="none" w:sz="0" w:space="0" w:color="auto"/>
        <w:bottom w:val="none" w:sz="0" w:space="0" w:color="auto"/>
        <w:right w:val="none" w:sz="0" w:space="0" w:color="auto"/>
      </w:divBdr>
    </w:div>
    <w:div w:id="977488494">
      <w:bodyDiv w:val="1"/>
      <w:marLeft w:val="0"/>
      <w:marRight w:val="0"/>
      <w:marTop w:val="0"/>
      <w:marBottom w:val="0"/>
      <w:divBdr>
        <w:top w:val="none" w:sz="0" w:space="0" w:color="auto"/>
        <w:left w:val="none" w:sz="0" w:space="0" w:color="auto"/>
        <w:bottom w:val="none" w:sz="0" w:space="0" w:color="auto"/>
        <w:right w:val="none" w:sz="0" w:space="0" w:color="auto"/>
      </w:divBdr>
    </w:div>
    <w:div w:id="977731653">
      <w:bodyDiv w:val="1"/>
      <w:marLeft w:val="0"/>
      <w:marRight w:val="0"/>
      <w:marTop w:val="0"/>
      <w:marBottom w:val="0"/>
      <w:divBdr>
        <w:top w:val="none" w:sz="0" w:space="0" w:color="auto"/>
        <w:left w:val="none" w:sz="0" w:space="0" w:color="auto"/>
        <w:bottom w:val="none" w:sz="0" w:space="0" w:color="auto"/>
        <w:right w:val="none" w:sz="0" w:space="0" w:color="auto"/>
      </w:divBdr>
    </w:div>
    <w:div w:id="977763171">
      <w:bodyDiv w:val="1"/>
      <w:marLeft w:val="0"/>
      <w:marRight w:val="0"/>
      <w:marTop w:val="0"/>
      <w:marBottom w:val="0"/>
      <w:divBdr>
        <w:top w:val="none" w:sz="0" w:space="0" w:color="auto"/>
        <w:left w:val="none" w:sz="0" w:space="0" w:color="auto"/>
        <w:bottom w:val="none" w:sz="0" w:space="0" w:color="auto"/>
        <w:right w:val="none" w:sz="0" w:space="0" w:color="auto"/>
      </w:divBdr>
    </w:div>
    <w:div w:id="978345573">
      <w:bodyDiv w:val="1"/>
      <w:marLeft w:val="0"/>
      <w:marRight w:val="0"/>
      <w:marTop w:val="0"/>
      <w:marBottom w:val="0"/>
      <w:divBdr>
        <w:top w:val="none" w:sz="0" w:space="0" w:color="auto"/>
        <w:left w:val="none" w:sz="0" w:space="0" w:color="auto"/>
        <w:bottom w:val="none" w:sz="0" w:space="0" w:color="auto"/>
        <w:right w:val="none" w:sz="0" w:space="0" w:color="auto"/>
      </w:divBdr>
    </w:div>
    <w:div w:id="978533383">
      <w:bodyDiv w:val="1"/>
      <w:marLeft w:val="0"/>
      <w:marRight w:val="0"/>
      <w:marTop w:val="0"/>
      <w:marBottom w:val="0"/>
      <w:divBdr>
        <w:top w:val="none" w:sz="0" w:space="0" w:color="auto"/>
        <w:left w:val="none" w:sz="0" w:space="0" w:color="auto"/>
        <w:bottom w:val="none" w:sz="0" w:space="0" w:color="auto"/>
        <w:right w:val="none" w:sz="0" w:space="0" w:color="auto"/>
      </w:divBdr>
    </w:div>
    <w:div w:id="979654022">
      <w:bodyDiv w:val="1"/>
      <w:marLeft w:val="0"/>
      <w:marRight w:val="0"/>
      <w:marTop w:val="0"/>
      <w:marBottom w:val="0"/>
      <w:divBdr>
        <w:top w:val="none" w:sz="0" w:space="0" w:color="auto"/>
        <w:left w:val="none" w:sz="0" w:space="0" w:color="auto"/>
        <w:bottom w:val="none" w:sz="0" w:space="0" w:color="auto"/>
        <w:right w:val="none" w:sz="0" w:space="0" w:color="auto"/>
      </w:divBdr>
    </w:div>
    <w:div w:id="979847937">
      <w:bodyDiv w:val="1"/>
      <w:marLeft w:val="0"/>
      <w:marRight w:val="0"/>
      <w:marTop w:val="0"/>
      <w:marBottom w:val="0"/>
      <w:divBdr>
        <w:top w:val="none" w:sz="0" w:space="0" w:color="auto"/>
        <w:left w:val="none" w:sz="0" w:space="0" w:color="auto"/>
        <w:bottom w:val="none" w:sz="0" w:space="0" w:color="auto"/>
        <w:right w:val="none" w:sz="0" w:space="0" w:color="auto"/>
      </w:divBdr>
    </w:div>
    <w:div w:id="979849184">
      <w:bodyDiv w:val="1"/>
      <w:marLeft w:val="0"/>
      <w:marRight w:val="0"/>
      <w:marTop w:val="0"/>
      <w:marBottom w:val="0"/>
      <w:divBdr>
        <w:top w:val="none" w:sz="0" w:space="0" w:color="auto"/>
        <w:left w:val="none" w:sz="0" w:space="0" w:color="auto"/>
        <w:bottom w:val="none" w:sz="0" w:space="0" w:color="auto"/>
        <w:right w:val="none" w:sz="0" w:space="0" w:color="auto"/>
      </w:divBdr>
    </w:div>
    <w:div w:id="979959946">
      <w:bodyDiv w:val="1"/>
      <w:marLeft w:val="0"/>
      <w:marRight w:val="0"/>
      <w:marTop w:val="0"/>
      <w:marBottom w:val="0"/>
      <w:divBdr>
        <w:top w:val="none" w:sz="0" w:space="0" w:color="auto"/>
        <w:left w:val="none" w:sz="0" w:space="0" w:color="auto"/>
        <w:bottom w:val="none" w:sz="0" w:space="0" w:color="auto"/>
        <w:right w:val="none" w:sz="0" w:space="0" w:color="auto"/>
      </w:divBdr>
    </w:div>
    <w:div w:id="980037068">
      <w:bodyDiv w:val="1"/>
      <w:marLeft w:val="0"/>
      <w:marRight w:val="0"/>
      <w:marTop w:val="0"/>
      <w:marBottom w:val="0"/>
      <w:divBdr>
        <w:top w:val="none" w:sz="0" w:space="0" w:color="auto"/>
        <w:left w:val="none" w:sz="0" w:space="0" w:color="auto"/>
        <w:bottom w:val="none" w:sz="0" w:space="0" w:color="auto"/>
        <w:right w:val="none" w:sz="0" w:space="0" w:color="auto"/>
      </w:divBdr>
    </w:div>
    <w:div w:id="980616054">
      <w:bodyDiv w:val="1"/>
      <w:marLeft w:val="0"/>
      <w:marRight w:val="0"/>
      <w:marTop w:val="0"/>
      <w:marBottom w:val="0"/>
      <w:divBdr>
        <w:top w:val="none" w:sz="0" w:space="0" w:color="auto"/>
        <w:left w:val="none" w:sz="0" w:space="0" w:color="auto"/>
        <w:bottom w:val="none" w:sz="0" w:space="0" w:color="auto"/>
        <w:right w:val="none" w:sz="0" w:space="0" w:color="auto"/>
      </w:divBdr>
    </w:div>
    <w:div w:id="980814273">
      <w:bodyDiv w:val="1"/>
      <w:marLeft w:val="0"/>
      <w:marRight w:val="0"/>
      <w:marTop w:val="0"/>
      <w:marBottom w:val="0"/>
      <w:divBdr>
        <w:top w:val="none" w:sz="0" w:space="0" w:color="auto"/>
        <w:left w:val="none" w:sz="0" w:space="0" w:color="auto"/>
        <w:bottom w:val="none" w:sz="0" w:space="0" w:color="auto"/>
        <w:right w:val="none" w:sz="0" w:space="0" w:color="auto"/>
      </w:divBdr>
    </w:div>
    <w:div w:id="981033618">
      <w:bodyDiv w:val="1"/>
      <w:marLeft w:val="0"/>
      <w:marRight w:val="0"/>
      <w:marTop w:val="0"/>
      <w:marBottom w:val="0"/>
      <w:divBdr>
        <w:top w:val="none" w:sz="0" w:space="0" w:color="auto"/>
        <w:left w:val="none" w:sz="0" w:space="0" w:color="auto"/>
        <w:bottom w:val="none" w:sz="0" w:space="0" w:color="auto"/>
        <w:right w:val="none" w:sz="0" w:space="0" w:color="auto"/>
      </w:divBdr>
    </w:div>
    <w:div w:id="982007957">
      <w:bodyDiv w:val="1"/>
      <w:marLeft w:val="0"/>
      <w:marRight w:val="0"/>
      <w:marTop w:val="0"/>
      <w:marBottom w:val="0"/>
      <w:divBdr>
        <w:top w:val="none" w:sz="0" w:space="0" w:color="auto"/>
        <w:left w:val="none" w:sz="0" w:space="0" w:color="auto"/>
        <w:bottom w:val="none" w:sz="0" w:space="0" w:color="auto"/>
        <w:right w:val="none" w:sz="0" w:space="0" w:color="auto"/>
      </w:divBdr>
    </w:div>
    <w:div w:id="982083713">
      <w:bodyDiv w:val="1"/>
      <w:marLeft w:val="0"/>
      <w:marRight w:val="0"/>
      <w:marTop w:val="0"/>
      <w:marBottom w:val="0"/>
      <w:divBdr>
        <w:top w:val="none" w:sz="0" w:space="0" w:color="auto"/>
        <w:left w:val="none" w:sz="0" w:space="0" w:color="auto"/>
        <w:bottom w:val="none" w:sz="0" w:space="0" w:color="auto"/>
        <w:right w:val="none" w:sz="0" w:space="0" w:color="auto"/>
      </w:divBdr>
    </w:div>
    <w:div w:id="982543004">
      <w:bodyDiv w:val="1"/>
      <w:marLeft w:val="0"/>
      <w:marRight w:val="0"/>
      <w:marTop w:val="0"/>
      <w:marBottom w:val="0"/>
      <w:divBdr>
        <w:top w:val="none" w:sz="0" w:space="0" w:color="auto"/>
        <w:left w:val="none" w:sz="0" w:space="0" w:color="auto"/>
        <w:bottom w:val="none" w:sz="0" w:space="0" w:color="auto"/>
        <w:right w:val="none" w:sz="0" w:space="0" w:color="auto"/>
      </w:divBdr>
    </w:div>
    <w:div w:id="982586108">
      <w:bodyDiv w:val="1"/>
      <w:marLeft w:val="0"/>
      <w:marRight w:val="0"/>
      <w:marTop w:val="0"/>
      <w:marBottom w:val="0"/>
      <w:divBdr>
        <w:top w:val="none" w:sz="0" w:space="0" w:color="auto"/>
        <w:left w:val="none" w:sz="0" w:space="0" w:color="auto"/>
        <w:bottom w:val="none" w:sz="0" w:space="0" w:color="auto"/>
        <w:right w:val="none" w:sz="0" w:space="0" w:color="auto"/>
      </w:divBdr>
    </w:div>
    <w:div w:id="982732062">
      <w:bodyDiv w:val="1"/>
      <w:marLeft w:val="0"/>
      <w:marRight w:val="0"/>
      <w:marTop w:val="0"/>
      <w:marBottom w:val="0"/>
      <w:divBdr>
        <w:top w:val="none" w:sz="0" w:space="0" w:color="auto"/>
        <w:left w:val="none" w:sz="0" w:space="0" w:color="auto"/>
        <w:bottom w:val="none" w:sz="0" w:space="0" w:color="auto"/>
        <w:right w:val="none" w:sz="0" w:space="0" w:color="auto"/>
      </w:divBdr>
    </w:div>
    <w:div w:id="983005610">
      <w:bodyDiv w:val="1"/>
      <w:marLeft w:val="0"/>
      <w:marRight w:val="0"/>
      <w:marTop w:val="0"/>
      <w:marBottom w:val="0"/>
      <w:divBdr>
        <w:top w:val="none" w:sz="0" w:space="0" w:color="auto"/>
        <w:left w:val="none" w:sz="0" w:space="0" w:color="auto"/>
        <w:bottom w:val="none" w:sz="0" w:space="0" w:color="auto"/>
        <w:right w:val="none" w:sz="0" w:space="0" w:color="auto"/>
      </w:divBdr>
    </w:div>
    <w:div w:id="983124594">
      <w:bodyDiv w:val="1"/>
      <w:marLeft w:val="0"/>
      <w:marRight w:val="0"/>
      <w:marTop w:val="0"/>
      <w:marBottom w:val="0"/>
      <w:divBdr>
        <w:top w:val="none" w:sz="0" w:space="0" w:color="auto"/>
        <w:left w:val="none" w:sz="0" w:space="0" w:color="auto"/>
        <w:bottom w:val="none" w:sz="0" w:space="0" w:color="auto"/>
        <w:right w:val="none" w:sz="0" w:space="0" w:color="auto"/>
      </w:divBdr>
    </w:div>
    <w:div w:id="983196969">
      <w:bodyDiv w:val="1"/>
      <w:marLeft w:val="0"/>
      <w:marRight w:val="0"/>
      <w:marTop w:val="0"/>
      <w:marBottom w:val="0"/>
      <w:divBdr>
        <w:top w:val="none" w:sz="0" w:space="0" w:color="auto"/>
        <w:left w:val="none" w:sz="0" w:space="0" w:color="auto"/>
        <w:bottom w:val="none" w:sz="0" w:space="0" w:color="auto"/>
        <w:right w:val="none" w:sz="0" w:space="0" w:color="auto"/>
      </w:divBdr>
    </w:div>
    <w:div w:id="983464601">
      <w:bodyDiv w:val="1"/>
      <w:marLeft w:val="0"/>
      <w:marRight w:val="0"/>
      <w:marTop w:val="0"/>
      <w:marBottom w:val="0"/>
      <w:divBdr>
        <w:top w:val="none" w:sz="0" w:space="0" w:color="auto"/>
        <w:left w:val="none" w:sz="0" w:space="0" w:color="auto"/>
        <w:bottom w:val="none" w:sz="0" w:space="0" w:color="auto"/>
        <w:right w:val="none" w:sz="0" w:space="0" w:color="auto"/>
      </w:divBdr>
    </w:div>
    <w:div w:id="983465488">
      <w:bodyDiv w:val="1"/>
      <w:marLeft w:val="0"/>
      <w:marRight w:val="0"/>
      <w:marTop w:val="0"/>
      <w:marBottom w:val="0"/>
      <w:divBdr>
        <w:top w:val="none" w:sz="0" w:space="0" w:color="auto"/>
        <w:left w:val="none" w:sz="0" w:space="0" w:color="auto"/>
        <w:bottom w:val="none" w:sz="0" w:space="0" w:color="auto"/>
        <w:right w:val="none" w:sz="0" w:space="0" w:color="auto"/>
      </w:divBdr>
    </w:div>
    <w:div w:id="983704937">
      <w:bodyDiv w:val="1"/>
      <w:marLeft w:val="0"/>
      <w:marRight w:val="0"/>
      <w:marTop w:val="0"/>
      <w:marBottom w:val="0"/>
      <w:divBdr>
        <w:top w:val="none" w:sz="0" w:space="0" w:color="auto"/>
        <w:left w:val="none" w:sz="0" w:space="0" w:color="auto"/>
        <w:bottom w:val="none" w:sz="0" w:space="0" w:color="auto"/>
        <w:right w:val="none" w:sz="0" w:space="0" w:color="auto"/>
      </w:divBdr>
    </w:div>
    <w:div w:id="983965787">
      <w:bodyDiv w:val="1"/>
      <w:marLeft w:val="0"/>
      <w:marRight w:val="0"/>
      <w:marTop w:val="0"/>
      <w:marBottom w:val="0"/>
      <w:divBdr>
        <w:top w:val="none" w:sz="0" w:space="0" w:color="auto"/>
        <w:left w:val="none" w:sz="0" w:space="0" w:color="auto"/>
        <w:bottom w:val="none" w:sz="0" w:space="0" w:color="auto"/>
        <w:right w:val="none" w:sz="0" w:space="0" w:color="auto"/>
      </w:divBdr>
    </w:div>
    <w:div w:id="984428552">
      <w:bodyDiv w:val="1"/>
      <w:marLeft w:val="0"/>
      <w:marRight w:val="0"/>
      <w:marTop w:val="0"/>
      <w:marBottom w:val="0"/>
      <w:divBdr>
        <w:top w:val="none" w:sz="0" w:space="0" w:color="auto"/>
        <w:left w:val="none" w:sz="0" w:space="0" w:color="auto"/>
        <w:bottom w:val="none" w:sz="0" w:space="0" w:color="auto"/>
        <w:right w:val="none" w:sz="0" w:space="0" w:color="auto"/>
      </w:divBdr>
    </w:div>
    <w:div w:id="984512523">
      <w:bodyDiv w:val="1"/>
      <w:marLeft w:val="0"/>
      <w:marRight w:val="0"/>
      <w:marTop w:val="0"/>
      <w:marBottom w:val="0"/>
      <w:divBdr>
        <w:top w:val="none" w:sz="0" w:space="0" w:color="auto"/>
        <w:left w:val="none" w:sz="0" w:space="0" w:color="auto"/>
        <w:bottom w:val="none" w:sz="0" w:space="0" w:color="auto"/>
        <w:right w:val="none" w:sz="0" w:space="0" w:color="auto"/>
      </w:divBdr>
    </w:div>
    <w:div w:id="984819307">
      <w:bodyDiv w:val="1"/>
      <w:marLeft w:val="0"/>
      <w:marRight w:val="0"/>
      <w:marTop w:val="0"/>
      <w:marBottom w:val="0"/>
      <w:divBdr>
        <w:top w:val="none" w:sz="0" w:space="0" w:color="auto"/>
        <w:left w:val="none" w:sz="0" w:space="0" w:color="auto"/>
        <w:bottom w:val="none" w:sz="0" w:space="0" w:color="auto"/>
        <w:right w:val="none" w:sz="0" w:space="0" w:color="auto"/>
      </w:divBdr>
    </w:div>
    <w:div w:id="986086535">
      <w:bodyDiv w:val="1"/>
      <w:marLeft w:val="0"/>
      <w:marRight w:val="0"/>
      <w:marTop w:val="0"/>
      <w:marBottom w:val="0"/>
      <w:divBdr>
        <w:top w:val="none" w:sz="0" w:space="0" w:color="auto"/>
        <w:left w:val="none" w:sz="0" w:space="0" w:color="auto"/>
        <w:bottom w:val="none" w:sz="0" w:space="0" w:color="auto"/>
        <w:right w:val="none" w:sz="0" w:space="0" w:color="auto"/>
      </w:divBdr>
    </w:div>
    <w:div w:id="986278064">
      <w:bodyDiv w:val="1"/>
      <w:marLeft w:val="0"/>
      <w:marRight w:val="0"/>
      <w:marTop w:val="0"/>
      <w:marBottom w:val="0"/>
      <w:divBdr>
        <w:top w:val="none" w:sz="0" w:space="0" w:color="auto"/>
        <w:left w:val="none" w:sz="0" w:space="0" w:color="auto"/>
        <w:bottom w:val="none" w:sz="0" w:space="0" w:color="auto"/>
        <w:right w:val="none" w:sz="0" w:space="0" w:color="auto"/>
      </w:divBdr>
    </w:div>
    <w:div w:id="986780211">
      <w:bodyDiv w:val="1"/>
      <w:marLeft w:val="0"/>
      <w:marRight w:val="0"/>
      <w:marTop w:val="0"/>
      <w:marBottom w:val="0"/>
      <w:divBdr>
        <w:top w:val="none" w:sz="0" w:space="0" w:color="auto"/>
        <w:left w:val="none" w:sz="0" w:space="0" w:color="auto"/>
        <w:bottom w:val="none" w:sz="0" w:space="0" w:color="auto"/>
        <w:right w:val="none" w:sz="0" w:space="0" w:color="auto"/>
      </w:divBdr>
    </w:div>
    <w:div w:id="987129813">
      <w:bodyDiv w:val="1"/>
      <w:marLeft w:val="0"/>
      <w:marRight w:val="0"/>
      <w:marTop w:val="0"/>
      <w:marBottom w:val="0"/>
      <w:divBdr>
        <w:top w:val="none" w:sz="0" w:space="0" w:color="auto"/>
        <w:left w:val="none" w:sz="0" w:space="0" w:color="auto"/>
        <w:bottom w:val="none" w:sz="0" w:space="0" w:color="auto"/>
        <w:right w:val="none" w:sz="0" w:space="0" w:color="auto"/>
      </w:divBdr>
    </w:div>
    <w:div w:id="987244278">
      <w:bodyDiv w:val="1"/>
      <w:marLeft w:val="0"/>
      <w:marRight w:val="0"/>
      <w:marTop w:val="0"/>
      <w:marBottom w:val="0"/>
      <w:divBdr>
        <w:top w:val="none" w:sz="0" w:space="0" w:color="auto"/>
        <w:left w:val="none" w:sz="0" w:space="0" w:color="auto"/>
        <w:bottom w:val="none" w:sz="0" w:space="0" w:color="auto"/>
        <w:right w:val="none" w:sz="0" w:space="0" w:color="auto"/>
      </w:divBdr>
    </w:div>
    <w:div w:id="987247876">
      <w:bodyDiv w:val="1"/>
      <w:marLeft w:val="0"/>
      <w:marRight w:val="0"/>
      <w:marTop w:val="0"/>
      <w:marBottom w:val="0"/>
      <w:divBdr>
        <w:top w:val="none" w:sz="0" w:space="0" w:color="auto"/>
        <w:left w:val="none" w:sz="0" w:space="0" w:color="auto"/>
        <w:bottom w:val="none" w:sz="0" w:space="0" w:color="auto"/>
        <w:right w:val="none" w:sz="0" w:space="0" w:color="auto"/>
      </w:divBdr>
    </w:div>
    <w:div w:id="987512991">
      <w:bodyDiv w:val="1"/>
      <w:marLeft w:val="0"/>
      <w:marRight w:val="0"/>
      <w:marTop w:val="0"/>
      <w:marBottom w:val="0"/>
      <w:divBdr>
        <w:top w:val="none" w:sz="0" w:space="0" w:color="auto"/>
        <w:left w:val="none" w:sz="0" w:space="0" w:color="auto"/>
        <w:bottom w:val="none" w:sz="0" w:space="0" w:color="auto"/>
        <w:right w:val="none" w:sz="0" w:space="0" w:color="auto"/>
      </w:divBdr>
    </w:div>
    <w:div w:id="987637157">
      <w:bodyDiv w:val="1"/>
      <w:marLeft w:val="0"/>
      <w:marRight w:val="0"/>
      <w:marTop w:val="0"/>
      <w:marBottom w:val="0"/>
      <w:divBdr>
        <w:top w:val="none" w:sz="0" w:space="0" w:color="auto"/>
        <w:left w:val="none" w:sz="0" w:space="0" w:color="auto"/>
        <w:bottom w:val="none" w:sz="0" w:space="0" w:color="auto"/>
        <w:right w:val="none" w:sz="0" w:space="0" w:color="auto"/>
      </w:divBdr>
    </w:div>
    <w:div w:id="988094250">
      <w:bodyDiv w:val="1"/>
      <w:marLeft w:val="0"/>
      <w:marRight w:val="0"/>
      <w:marTop w:val="0"/>
      <w:marBottom w:val="0"/>
      <w:divBdr>
        <w:top w:val="none" w:sz="0" w:space="0" w:color="auto"/>
        <w:left w:val="none" w:sz="0" w:space="0" w:color="auto"/>
        <w:bottom w:val="none" w:sz="0" w:space="0" w:color="auto"/>
        <w:right w:val="none" w:sz="0" w:space="0" w:color="auto"/>
      </w:divBdr>
    </w:div>
    <w:div w:id="988245264">
      <w:bodyDiv w:val="1"/>
      <w:marLeft w:val="0"/>
      <w:marRight w:val="0"/>
      <w:marTop w:val="0"/>
      <w:marBottom w:val="0"/>
      <w:divBdr>
        <w:top w:val="none" w:sz="0" w:space="0" w:color="auto"/>
        <w:left w:val="none" w:sz="0" w:space="0" w:color="auto"/>
        <w:bottom w:val="none" w:sz="0" w:space="0" w:color="auto"/>
        <w:right w:val="none" w:sz="0" w:space="0" w:color="auto"/>
      </w:divBdr>
    </w:div>
    <w:div w:id="988830366">
      <w:bodyDiv w:val="1"/>
      <w:marLeft w:val="0"/>
      <w:marRight w:val="0"/>
      <w:marTop w:val="0"/>
      <w:marBottom w:val="0"/>
      <w:divBdr>
        <w:top w:val="none" w:sz="0" w:space="0" w:color="auto"/>
        <w:left w:val="none" w:sz="0" w:space="0" w:color="auto"/>
        <w:bottom w:val="none" w:sz="0" w:space="0" w:color="auto"/>
        <w:right w:val="none" w:sz="0" w:space="0" w:color="auto"/>
      </w:divBdr>
    </w:div>
    <w:div w:id="988939366">
      <w:bodyDiv w:val="1"/>
      <w:marLeft w:val="0"/>
      <w:marRight w:val="0"/>
      <w:marTop w:val="0"/>
      <w:marBottom w:val="0"/>
      <w:divBdr>
        <w:top w:val="none" w:sz="0" w:space="0" w:color="auto"/>
        <w:left w:val="none" w:sz="0" w:space="0" w:color="auto"/>
        <w:bottom w:val="none" w:sz="0" w:space="0" w:color="auto"/>
        <w:right w:val="none" w:sz="0" w:space="0" w:color="auto"/>
      </w:divBdr>
    </w:div>
    <w:div w:id="989021570">
      <w:bodyDiv w:val="1"/>
      <w:marLeft w:val="0"/>
      <w:marRight w:val="0"/>
      <w:marTop w:val="0"/>
      <w:marBottom w:val="0"/>
      <w:divBdr>
        <w:top w:val="none" w:sz="0" w:space="0" w:color="auto"/>
        <w:left w:val="none" w:sz="0" w:space="0" w:color="auto"/>
        <w:bottom w:val="none" w:sz="0" w:space="0" w:color="auto"/>
        <w:right w:val="none" w:sz="0" w:space="0" w:color="auto"/>
      </w:divBdr>
    </w:div>
    <w:div w:id="990402183">
      <w:bodyDiv w:val="1"/>
      <w:marLeft w:val="0"/>
      <w:marRight w:val="0"/>
      <w:marTop w:val="0"/>
      <w:marBottom w:val="0"/>
      <w:divBdr>
        <w:top w:val="none" w:sz="0" w:space="0" w:color="auto"/>
        <w:left w:val="none" w:sz="0" w:space="0" w:color="auto"/>
        <w:bottom w:val="none" w:sz="0" w:space="0" w:color="auto"/>
        <w:right w:val="none" w:sz="0" w:space="0" w:color="auto"/>
      </w:divBdr>
    </w:div>
    <w:div w:id="990475869">
      <w:bodyDiv w:val="1"/>
      <w:marLeft w:val="0"/>
      <w:marRight w:val="0"/>
      <w:marTop w:val="0"/>
      <w:marBottom w:val="0"/>
      <w:divBdr>
        <w:top w:val="none" w:sz="0" w:space="0" w:color="auto"/>
        <w:left w:val="none" w:sz="0" w:space="0" w:color="auto"/>
        <w:bottom w:val="none" w:sz="0" w:space="0" w:color="auto"/>
        <w:right w:val="none" w:sz="0" w:space="0" w:color="auto"/>
      </w:divBdr>
    </w:div>
    <w:div w:id="990526724">
      <w:bodyDiv w:val="1"/>
      <w:marLeft w:val="0"/>
      <w:marRight w:val="0"/>
      <w:marTop w:val="0"/>
      <w:marBottom w:val="0"/>
      <w:divBdr>
        <w:top w:val="none" w:sz="0" w:space="0" w:color="auto"/>
        <w:left w:val="none" w:sz="0" w:space="0" w:color="auto"/>
        <w:bottom w:val="none" w:sz="0" w:space="0" w:color="auto"/>
        <w:right w:val="none" w:sz="0" w:space="0" w:color="auto"/>
      </w:divBdr>
    </w:div>
    <w:div w:id="991445851">
      <w:bodyDiv w:val="1"/>
      <w:marLeft w:val="0"/>
      <w:marRight w:val="0"/>
      <w:marTop w:val="0"/>
      <w:marBottom w:val="0"/>
      <w:divBdr>
        <w:top w:val="none" w:sz="0" w:space="0" w:color="auto"/>
        <w:left w:val="none" w:sz="0" w:space="0" w:color="auto"/>
        <w:bottom w:val="none" w:sz="0" w:space="0" w:color="auto"/>
        <w:right w:val="none" w:sz="0" w:space="0" w:color="auto"/>
      </w:divBdr>
    </w:div>
    <w:div w:id="991525144">
      <w:bodyDiv w:val="1"/>
      <w:marLeft w:val="0"/>
      <w:marRight w:val="0"/>
      <w:marTop w:val="0"/>
      <w:marBottom w:val="0"/>
      <w:divBdr>
        <w:top w:val="none" w:sz="0" w:space="0" w:color="auto"/>
        <w:left w:val="none" w:sz="0" w:space="0" w:color="auto"/>
        <w:bottom w:val="none" w:sz="0" w:space="0" w:color="auto"/>
        <w:right w:val="none" w:sz="0" w:space="0" w:color="auto"/>
      </w:divBdr>
    </w:div>
    <w:div w:id="991560598">
      <w:bodyDiv w:val="1"/>
      <w:marLeft w:val="0"/>
      <w:marRight w:val="0"/>
      <w:marTop w:val="0"/>
      <w:marBottom w:val="0"/>
      <w:divBdr>
        <w:top w:val="none" w:sz="0" w:space="0" w:color="auto"/>
        <w:left w:val="none" w:sz="0" w:space="0" w:color="auto"/>
        <w:bottom w:val="none" w:sz="0" w:space="0" w:color="auto"/>
        <w:right w:val="none" w:sz="0" w:space="0" w:color="auto"/>
      </w:divBdr>
    </w:div>
    <w:div w:id="992029298">
      <w:bodyDiv w:val="1"/>
      <w:marLeft w:val="0"/>
      <w:marRight w:val="0"/>
      <w:marTop w:val="0"/>
      <w:marBottom w:val="0"/>
      <w:divBdr>
        <w:top w:val="none" w:sz="0" w:space="0" w:color="auto"/>
        <w:left w:val="none" w:sz="0" w:space="0" w:color="auto"/>
        <w:bottom w:val="none" w:sz="0" w:space="0" w:color="auto"/>
        <w:right w:val="none" w:sz="0" w:space="0" w:color="auto"/>
      </w:divBdr>
      <w:divsChild>
        <w:div w:id="786461137">
          <w:marLeft w:val="0"/>
          <w:marRight w:val="0"/>
          <w:marTop w:val="0"/>
          <w:marBottom w:val="0"/>
          <w:divBdr>
            <w:top w:val="none" w:sz="0" w:space="0" w:color="auto"/>
            <w:left w:val="none" w:sz="0" w:space="0" w:color="auto"/>
            <w:bottom w:val="none" w:sz="0" w:space="0" w:color="auto"/>
            <w:right w:val="none" w:sz="0" w:space="0" w:color="auto"/>
          </w:divBdr>
          <w:divsChild>
            <w:div w:id="22639702">
              <w:marLeft w:val="0"/>
              <w:marRight w:val="0"/>
              <w:marTop w:val="0"/>
              <w:marBottom w:val="0"/>
              <w:divBdr>
                <w:top w:val="none" w:sz="0" w:space="0" w:color="auto"/>
                <w:left w:val="none" w:sz="0" w:space="0" w:color="auto"/>
                <w:bottom w:val="none" w:sz="0" w:space="0" w:color="auto"/>
                <w:right w:val="none" w:sz="0" w:space="0" w:color="auto"/>
              </w:divBdr>
            </w:div>
          </w:divsChild>
        </w:div>
        <w:div w:id="839392750">
          <w:marLeft w:val="0"/>
          <w:marRight w:val="0"/>
          <w:marTop w:val="0"/>
          <w:marBottom w:val="0"/>
          <w:divBdr>
            <w:top w:val="none" w:sz="0" w:space="0" w:color="auto"/>
            <w:left w:val="none" w:sz="0" w:space="0" w:color="auto"/>
            <w:bottom w:val="none" w:sz="0" w:space="0" w:color="auto"/>
            <w:right w:val="none" w:sz="0" w:space="0" w:color="auto"/>
          </w:divBdr>
          <w:divsChild>
            <w:div w:id="600576743">
              <w:marLeft w:val="0"/>
              <w:marRight w:val="0"/>
              <w:marTop w:val="0"/>
              <w:marBottom w:val="0"/>
              <w:divBdr>
                <w:top w:val="none" w:sz="0" w:space="0" w:color="auto"/>
                <w:left w:val="none" w:sz="0" w:space="0" w:color="auto"/>
                <w:bottom w:val="none" w:sz="0" w:space="0" w:color="auto"/>
                <w:right w:val="none" w:sz="0" w:space="0" w:color="auto"/>
              </w:divBdr>
            </w:div>
          </w:divsChild>
        </w:div>
        <w:div w:id="2037266923">
          <w:marLeft w:val="0"/>
          <w:marRight w:val="0"/>
          <w:marTop w:val="0"/>
          <w:marBottom w:val="0"/>
          <w:divBdr>
            <w:top w:val="none" w:sz="0" w:space="0" w:color="auto"/>
            <w:left w:val="none" w:sz="0" w:space="0" w:color="auto"/>
            <w:bottom w:val="none" w:sz="0" w:space="0" w:color="auto"/>
            <w:right w:val="none" w:sz="0" w:space="0" w:color="auto"/>
          </w:divBdr>
          <w:divsChild>
            <w:div w:id="1201435329">
              <w:marLeft w:val="0"/>
              <w:marRight w:val="0"/>
              <w:marTop w:val="0"/>
              <w:marBottom w:val="0"/>
              <w:divBdr>
                <w:top w:val="none" w:sz="0" w:space="0" w:color="auto"/>
                <w:left w:val="none" w:sz="0" w:space="0" w:color="auto"/>
                <w:bottom w:val="none" w:sz="0" w:space="0" w:color="auto"/>
                <w:right w:val="none" w:sz="0" w:space="0" w:color="auto"/>
              </w:divBdr>
            </w:div>
          </w:divsChild>
        </w:div>
        <w:div w:id="2090225297">
          <w:marLeft w:val="0"/>
          <w:marRight w:val="0"/>
          <w:marTop w:val="0"/>
          <w:marBottom w:val="0"/>
          <w:divBdr>
            <w:top w:val="none" w:sz="0" w:space="0" w:color="auto"/>
            <w:left w:val="none" w:sz="0" w:space="0" w:color="auto"/>
            <w:bottom w:val="none" w:sz="0" w:space="0" w:color="auto"/>
            <w:right w:val="none" w:sz="0" w:space="0" w:color="auto"/>
          </w:divBdr>
          <w:divsChild>
            <w:div w:id="40403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098851">
      <w:bodyDiv w:val="1"/>
      <w:marLeft w:val="0"/>
      <w:marRight w:val="0"/>
      <w:marTop w:val="0"/>
      <w:marBottom w:val="0"/>
      <w:divBdr>
        <w:top w:val="none" w:sz="0" w:space="0" w:color="auto"/>
        <w:left w:val="none" w:sz="0" w:space="0" w:color="auto"/>
        <w:bottom w:val="none" w:sz="0" w:space="0" w:color="auto"/>
        <w:right w:val="none" w:sz="0" w:space="0" w:color="auto"/>
      </w:divBdr>
    </w:div>
    <w:div w:id="992181008">
      <w:bodyDiv w:val="1"/>
      <w:marLeft w:val="0"/>
      <w:marRight w:val="0"/>
      <w:marTop w:val="0"/>
      <w:marBottom w:val="0"/>
      <w:divBdr>
        <w:top w:val="none" w:sz="0" w:space="0" w:color="auto"/>
        <w:left w:val="none" w:sz="0" w:space="0" w:color="auto"/>
        <w:bottom w:val="none" w:sz="0" w:space="0" w:color="auto"/>
        <w:right w:val="none" w:sz="0" w:space="0" w:color="auto"/>
      </w:divBdr>
    </w:div>
    <w:div w:id="992216904">
      <w:bodyDiv w:val="1"/>
      <w:marLeft w:val="0"/>
      <w:marRight w:val="0"/>
      <w:marTop w:val="0"/>
      <w:marBottom w:val="0"/>
      <w:divBdr>
        <w:top w:val="none" w:sz="0" w:space="0" w:color="auto"/>
        <w:left w:val="none" w:sz="0" w:space="0" w:color="auto"/>
        <w:bottom w:val="none" w:sz="0" w:space="0" w:color="auto"/>
        <w:right w:val="none" w:sz="0" w:space="0" w:color="auto"/>
      </w:divBdr>
    </w:div>
    <w:div w:id="992680782">
      <w:bodyDiv w:val="1"/>
      <w:marLeft w:val="0"/>
      <w:marRight w:val="0"/>
      <w:marTop w:val="0"/>
      <w:marBottom w:val="0"/>
      <w:divBdr>
        <w:top w:val="none" w:sz="0" w:space="0" w:color="auto"/>
        <w:left w:val="none" w:sz="0" w:space="0" w:color="auto"/>
        <w:bottom w:val="none" w:sz="0" w:space="0" w:color="auto"/>
        <w:right w:val="none" w:sz="0" w:space="0" w:color="auto"/>
      </w:divBdr>
    </w:div>
    <w:div w:id="993022185">
      <w:bodyDiv w:val="1"/>
      <w:marLeft w:val="0"/>
      <w:marRight w:val="0"/>
      <w:marTop w:val="0"/>
      <w:marBottom w:val="0"/>
      <w:divBdr>
        <w:top w:val="none" w:sz="0" w:space="0" w:color="auto"/>
        <w:left w:val="none" w:sz="0" w:space="0" w:color="auto"/>
        <w:bottom w:val="none" w:sz="0" w:space="0" w:color="auto"/>
        <w:right w:val="none" w:sz="0" w:space="0" w:color="auto"/>
      </w:divBdr>
    </w:div>
    <w:div w:id="993141721">
      <w:bodyDiv w:val="1"/>
      <w:marLeft w:val="0"/>
      <w:marRight w:val="0"/>
      <w:marTop w:val="0"/>
      <w:marBottom w:val="0"/>
      <w:divBdr>
        <w:top w:val="none" w:sz="0" w:space="0" w:color="auto"/>
        <w:left w:val="none" w:sz="0" w:space="0" w:color="auto"/>
        <w:bottom w:val="none" w:sz="0" w:space="0" w:color="auto"/>
        <w:right w:val="none" w:sz="0" w:space="0" w:color="auto"/>
      </w:divBdr>
    </w:div>
    <w:div w:id="993797920">
      <w:bodyDiv w:val="1"/>
      <w:marLeft w:val="0"/>
      <w:marRight w:val="0"/>
      <w:marTop w:val="0"/>
      <w:marBottom w:val="0"/>
      <w:divBdr>
        <w:top w:val="none" w:sz="0" w:space="0" w:color="auto"/>
        <w:left w:val="none" w:sz="0" w:space="0" w:color="auto"/>
        <w:bottom w:val="none" w:sz="0" w:space="0" w:color="auto"/>
        <w:right w:val="none" w:sz="0" w:space="0" w:color="auto"/>
      </w:divBdr>
    </w:div>
    <w:div w:id="994148217">
      <w:bodyDiv w:val="1"/>
      <w:marLeft w:val="0"/>
      <w:marRight w:val="0"/>
      <w:marTop w:val="0"/>
      <w:marBottom w:val="0"/>
      <w:divBdr>
        <w:top w:val="none" w:sz="0" w:space="0" w:color="auto"/>
        <w:left w:val="none" w:sz="0" w:space="0" w:color="auto"/>
        <w:bottom w:val="none" w:sz="0" w:space="0" w:color="auto"/>
        <w:right w:val="none" w:sz="0" w:space="0" w:color="auto"/>
      </w:divBdr>
    </w:div>
    <w:div w:id="994188138">
      <w:bodyDiv w:val="1"/>
      <w:marLeft w:val="0"/>
      <w:marRight w:val="0"/>
      <w:marTop w:val="0"/>
      <w:marBottom w:val="0"/>
      <w:divBdr>
        <w:top w:val="none" w:sz="0" w:space="0" w:color="auto"/>
        <w:left w:val="none" w:sz="0" w:space="0" w:color="auto"/>
        <w:bottom w:val="none" w:sz="0" w:space="0" w:color="auto"/>
        <w:right w:val="none" w:sz="0" w:space="0" w:color="auto"/>
      </w:divBdr>
    </w:div>
    <w:div w:id="994331804">
      <w:bodyDiv w:val="1"/>
      <w:marLeft w:val="0"/>
      <w:marRight w:val="0"/>
      <w:marTop w:val="0"/>
      <w:marBottom w:val="0"/>
      <w:divBdr>
        <w:top w:val="none" w:sz="0" w:space="0" w:color="auto"/>
        <w:left w:val="none" w:sz="0" w:space="0" w:color="auto"/>
        <w:bottom w:val="none" w:sz="0" w:space="0" w:color="auto"/>
        <w:right w:val="none" w:sz="0" w:space="0" w:color="auto"/>
      </w:divBdr>
    </w:div>
    <w:div w:id="994454228">
      <w:bodyDiv w:val="1"/>
      <w:marLeft w:val="0"/>
      <w:marRight w:val="0"/>
      <w:marTop w:val="0"/>
      <w:marBottom w:val="0"/>
      <w:divBdr>
        <w:top w:val="none" w:sz="0" w:space="0" w:color="auto"/>
        <w:left w:val="none" w:sz="0" w:space="0" w:color="auto"/>
        <w:bottom w:val="none" w:sz="0" w:space="0" w:color="auto"/>
        <w:right w:val="none" w:sz="0" w:space="0" w:color="auto"/>
      </w:divBdr>
    </w:div>
    <w:div w:id="994528102">
      <w:bodyDiv w:val="1"/>
      <w:marLeft w:val="0"/>
      <w:marRight w:val="0"/>
      <w:marTop w:val="0"/>
      <w:marBottom w:val="0"/>
      <w:divBdr>
        <w:top w:val="none" w:sz="0" w:space="0" w:color="auto"/>
        <w:left w:val="none" w:sz="0" w:space="0" w:color="auto"/>
        <w:bottom w:val="none" w:sz="0" w:space="0" w:color="auto"/>
        <w:right w:val="none" w:sz="0" w:space="0" w:color="auto"/>
      </w:divBdr>
    </w:div>
    <w:div w:id="994575881">
      <w:bodyDiv w:val="1"/>
      <w:marLeft w:val="0"/>
      <w:marRight w:val="0"/>
      <w:marTop w:val="0"/>
      <w:marBottom w:val="0"/>
      <w:divBdr>
        <w:top w:val="none" w:sz="0" w:space="0" w:color="auto"/>
        <w:left w:val="none" w:sz="0" w:space="0" w:color="auto"/>
        <w:bottom w:val="none" w:sz="0" w:space="0" w:color="auto"/>
        <w:right w:val="none" w:sz="0" w:space="0" w:color="auto"/>
      </w:divBdr>
    </w:div>
    <w:div w:id="994918556">
      <w:bodyDiv w:val="1"/>
      <w:marLeft w:val="0"/>
      <w:marRight w:val="0"/>
      <w:marTop w:val="0"/>
      <w:marBottom w:val="0"/>
      <w:divBdr>
        <w:top w:val="none" w:sz="0" w:space="0" w:color="auto"/>
        <w:left w:val="none" w:sz="0" w:space="0" w:color="auto"/>
        <w:bottom w:val="none" w:sz="0" w:space="0" w:color="auto"/>
        <w:right w:val="none" w:sz="0" w:space="0" w:color="auto"/>
      </w:divBdr>
    </w:div>
    <w:div w:id="995113915">
      <w:bodyDiv w:val="1"/>
      <w:marLeft w:val="0"/>
      <w:marRight w:val="0"/>
      <w:marTop w:val="0"/>
      <w:marBottom w:val="0"/>
      <w:divBdr>
        <w:top w:val="none" w:sz="0" w:space="0" w:color="auto"/>
        <w:left w:val="none" w:sz="0" w:space="0" w:color="auto"/>
        <w:bottom w:val="none" w:sz="0" w:space="0" w:color="auto"/>
        <w:right w:val="none" w:sz="0" w:space="0" w:color="auto"/>
      </w:divBdr>
    </w:div>
    <w:div w:id="995761427">
      <w:bodyDiv w:val="1"/>
      <w:marLeft w:val="0"/>
      <w:marRight w:val="0"/>
      <w:marTop w:val="0"/>
      <w:marBottom w:val="0"/>
      <w:divBdr>
        <w:top w:val="none" w:sz="0" w:space="0" w:color="auto"/>
        <w:left w:val="none" w:sz="0" w:space="0" w:color="auto"/>
        <w:bottom w:val="none" w:sz="0" w:space="0" w:color="auto"/>
        <w:right w:val="none" w:sz="0" w:space="0" w:color="auto"/>
      </w:divBdr>
    </w:div>
    <w:div w:id="996150353">
      <w:bodyDiv w:val="1"/>
      <w:marLeft w:val="0"/>
      <w:marRight w:val="0"/>
      <w:marTop w:val="0"/>
      <w:marBottom w:val="0"/>
      <w:divBdr>
        <w:top w:val="none" w:sz="0" w:space="0" w:color="auto"/>
        <w:left w:val="none" w:sz="0" w:space="0" w:color="auto"/>
        <w:bottom w:val="none" w:sz="0" w:space="0" w:color="auto"/>
        <w:right w:val="none" w:sz="0" w:space="0" w:color="auto"/>
      </w:divBdr>
    </w:div>
    <w:div w:id="996879174">
      <w:bodyDiv w:val="1"/>
      <w:marLeft w:val="0"/>
      <w:marRight w:val="0"/>
      <w:marTop w:val="0"/>
      <w:marBottom w:val="0"/>
      <w:divBdr>
        <w:top w:val="none" w:sz="0" w:space="0" w:color="auto"/>
        <w:left w:val="none" w:sz="0" w:space="0" w:color="auto"/>
        <w:bottom w:val="none" w:sz="0" w:space="0" w:color="auto"/>
        <w:right w:val="none" w:sz="0" w:space="0" w:color="auto"/>
      </w:divBdr>
    </w:div>
    <w:div w:id="996882771">
      <w:bodyDiv w:val="1"/>
      <w:marLeft w:val="0"/>
      <w:marRight w:val="0"/>
      <w:marTop w:val="0"/>
      <w:marBottom w:val="0"/>
      <w:divBdr>
        <w:top w:val="none" w:sz="0" w:space="0" w:color="auto"/>
        <w:left w:val="none" w:sz="0" w:space="0" w:color="auto"/>
        <w:bottom w:val="none" w:sz="0" w:space="0" w:color="auto"/>
        <w:right w:val="none" w:sz="0" w:space="0" w:color="auto"/>
      </w:divBdr>
    </w:div>
    <w:div w:id="997882203">
      <w:bodyDiv w:val="1"/>
      <w:marLeft w:val="0"/>
      <w:marRight w:val="0"/>
      <w:marTop w:val="0"/>
      <w:marBottom w:val="0"/>
      <w:divBdr>
        <w:top w:val="none" w:sz="0" w:space="0" w:color="auto"/>
        <w:left w:val="none" w:sz="0" w:space="0" w:color="auto"/>
        <w:bottom w:val="none" w:sz="0" w:space="0" w:color="auto"/>
        <w:right w:val="none" w:sz="0" w:space="0" w:color="auto"/>
      </w:divBdr>
    </w:div>
    <w:div w:id="998003784">
      <w:bodyDiv w:val="1"/>
      <w:marLeft w:val="0"/>
      <w:marRight w:val="0"/>
      <w:marTop w:val="0"/>
      <w:marBottom w:val="0"/>
      <w:divBdr>
        <w:top w:val="none" w:sz="0" w:space="0" w:color="auto"/>
        <w:left w:val="none" w:sz="0" w:space="0" w:color="auto"/>
        <w:bottom w:val="none" w:sz="0" w:space="0" w:color="auto"/>
        <w:right w:val="none" w:sz="0" w:space="0" w:color="auto"/>
      </w:divBdr>
    </w:div>
    <w:div w:id="998575560">
      <w:bodyDiv w:val="1"/>
      <w:marLeft w:val="0"/>
      <w:marRight w:val="0"/>
      <w:marTop w:val="0"/>
      <w:marBottom w:val="0"/>
      <w:divBdr>
        <w:top w:val="none" w:sz="0" w:space="0" w:color="auto"/>
        <w:left w:val="none" w:sz="0" w:space="0" w:color="auto"/>
        <w:bottom w:val="none" w:sz="0" w:space="0" w:color="auto"/>
        <w:right w:val="none" w:sz="0" w:space="0" w:color="auto"/>
      </w:divBdr>
    </w:div>
    <w:div w:id="998769520">
      <w:bodyDiv w:val="1"/>
      <w:marLeft w:val="0"/>
      <w:marRight w:val="0"/>
      <w:marTop w:val="0"/>
      <w:marBottom w:val="0"/>
      <w:divBdr>
        <w:top w:val="none" w:sz="0" w:space="0" w:color="auto"/>
        <w:left w:val="none" w:sz="0" w:space="0" w:color="auto"/>
        <w:bottom w:val="none" w:sz="0" w:space="0" w:color="auto"/>
        <w:right w:val="none" w:sz="0" w:space="0" w:color="auto"/>
      </w:divBdr>
    </w:div>
    <w:div w:id="998844979">
      <w:bodyDiv w:val="1"/>
      <w:marLeft w:val="0"/>
      <w:marRight w:val="0"/>
      <w:marTop w:val="0"/>
      <w:marBottom w:val="0"/>
      <w:divBdr>
        <w:top w:val="none" w:sz="0" w:space="0" w:color="auto"/>
        <w:left w:val="none" w:sz="0" w:space="0" w:color="auto"/>
        <w:bottom w:val="none" w:sz="0" w:space="0" w:color="auto"/>
        <w:right w:val="none" w:sz="0" w:space="0" w:color="auto"/>
      </w:divBdr>
    </w:div>
    <w:div w:id="998847225">
      <w:bodyDiv w:val="1"/>
      <w:marLeft w:val="0"/>
      <w:marRight w:val="0"/>
      <w:marTop w:val="0"/>
      <w:marBottom w:val="0"/>
      <w:divBdr>
        <w:top w:val="none" w:sz="0" w:space="0" w:color="auto"/>
        <w:left w:val="none" w:sz="0" w:space="0" w:color="auto"/>
        <w:bottom w:val="none" w:sz="0" w:space="0" w:color="auto"/>
        <w:right w:val="none" w:sz="0" w:space="0" w:color="auto"/>
      </w:divBdr>
    </w:div>
    <w:div w:id="999114590">
      <w:bodyDiv w:val="1"/>
      <w:marLeft w:val="0"/>
      <w:marRight w:val="0"/>
      <w:marTop w:val="0"/>
      <w:marBottom w:val="0"/>
      <w:divBdr>
        <w:top w:val="none" w:sz="0" w:space="0" w:color="auto"/>
        <w:left w:val="none" w:sz="0" w:space="0" w:color="auto"/>
        <w:bottom w:val="none" w:sz="0" w:space="0" w:color="auto"/>
        <w:right w:val="none" w:sz="0" w:space="0" w:color="auto"/>
      </w:divBdr>
    </w:div>
    <w:div w:id="999309107">
      <w:bodyDiv w:val="1"/>
      <w:marLeft w:val="0"/>
      <w:marRight w:val="0"/>
      <w:marTop w:val="0"/>
      <w:marBottom w:val="0"/>
      <w:divBdr>
        <w:top w:val="none" w:sz="0" w:space="0" w:color="auto"/>
        <w:left w:val="none" w:sz="0" w:space="0" w:color="auto"/>
        <w:bottom w:val="none" w:sz="0" w:space="0" w:color="auto"/>
        <w:right w:val="none" w:sz="0" w:space="0" w:color="auto"/>
      </w:divBdr>
    </w:div>
    <w:div w:id="999311540">
      <w:bodyDiv w:val="1"/>
      <w:marLeft w:val="0"/>
      <w:marRight w:val="0"/>
      <w:marTop w:val="0"/>
      <w:marBottom w:val="0"/>
      <w:divBdr>
        <w:top w:val="none" w:sz="0" w:space="0" w:color="auto"/>
        <w:left w:val="none" w:sz="0" w:space="0" w:color="auto"/>
        <w:bottom w:val="none" w:sz="0" w:space="0" w:color="auto"/>
        <w:right w:val="none" w:sz="0" w:space="0" w:color="auto"/>
      </w:divBdr>
    </w:div>
    <w:div w:id="999692011">
      <w:bodyDiv w:val="1"/>
      <w:marLeft w:val="0"/>
      <w:marRight w:val="0"/>
      <w:marTop w:val="0"/>
      <w:marBottom w:val="0"/>
      <w:divBdr>
        <w:top w:val="none" w:sz="0" w:space="0" w:color="auto"/>
        <w:left w:val="none" w:sz="0" w:space="0" w:color="auto"/>
        <w:bottom w:val="none" w:sz="0" w:space="0" w:color="auto"/>
        <w:right w:val="none" w:sz="0" w:space="0" w:color="auto"/>
      </w:divBdr>
    </w:div>
    <w:div w:id="999694656">
      <w:bodyDiv w:val="1"/>
      <w:marLeft w:val="0"/>
      <w:marRight w:val="0"/>
      <w:marTop w:val="0"/>
      <w:marBottom w:val="0"/>
      <w:divBdr>
        <w:top w:val="none" w:sz="0" w:space="0" w:color="auto"/>
        <w:left w:val="none" w:sz="0" w:space="0" w:color="auto"/>
        <w:bottom w:val="none" w:sz="0" w:space="0" w:color="auto"/>
        <w:right w:val="none" w:sz="0" w:space="0" w:color="auto"/>
      </w:divBdr>
    </w:div>
    <w:div w:id="999767339">
      <w:bodyDiv w:val="1"/>
      <w:marLeft w:val="0"/>
      <w:marRight w:val="0"/>
      <w:marTop w:val="0"/>
      <w:marBottom w:val="0"/>
      <w:divBdr>
        <w:top w:val="none" w:sz="0" w:space="0" w:color="auto"/>
        <w:left w:val="none" w:sz="0" w:space="0" w:color="auto"/>
        <w:bottom w:val="none" w:sz="0" w:space="0" w:color="auto"/>
        <w:right w:val="none" w:sz="0" w:space="0" w:color="auto"/>
      </w:divBdr>
    </w:div>
    <w:div w:id="999846643">
      <w:bodyDiv w:val="1"/>
      <w:marLeft w:val="0"/>
      <w:marRight w:val="0"/>
      <w:marTop w:val="0"/>
      <w:marBottom w:val="0"/>
      <w:divBdr>
        <w:top w:val="none" w:sz="0" w:space="0" w:color="auto"/>
        <w:left w:val="none" w:sz="0" w:space="0" w:color="auto"/>
        <w:bottom w:val="none" w:sz="0" w:space="0" w:color="auto"/>
        <w:right w:val="none" w:sz="0" w:space="0" w:color="auto"/>
      </w:divBdr>
    </w:div>
    <w:div w:id="1000474717">
      <w:bodyDiv w:val="1"/>
      <w:marLeft w:val="0"/>
      <w:marRight w:val="0"/>
      <w:marTop w:val="0"/>
      <w:marBottom w:val="0"/>
      <w:divBdr>
        <w:top w:val="none" w:sz="0" w:space="0" w:color="auto"/>
        <w:left w:val="none" w:sz="0" w:space="0" w:color="auto"/>
        <w:bottom w:val="none" w:sz="0" w:space="0" w:color="auto"/>
        <w:right w:val="none" w:sz="0" w:space="0" w:color="auto"/>
      </w:divBdr>
    </w:div>
    <w:div w:id="1002124893">
      <w:bodyDiv w:val="1"/>
      <w:marLeft w:val="0"/>
      <w:marRight w:val="0"/>
      <w:marTop w:val="0"/>
      <w:marBottom w:val="0"/>
      <w:divBdr>
        <w:top w:val="none" w:sz="0" w:space="0" w:color="auto"/>
        <w:left w:val="none" w:sz="0" w:space="0" w:color="auto"/>
        <w:bottom w:val="none" w:sz="0" w:space="0" w:color="auto"/>
        <w:right w:val="none" w:sz="0" w:space="0" w:color="auto"/>
      </w:divBdr>
    </w:div>
    <w:div w:id="1002315653">
      <w:bodyDiv w:val="1"/>
      <w:marLeft w:val="0"/>
      <w:marRight w:val="0"/>
      <w:marTop w:val="0"/>
      <w:marBottom w:val="0"/>
      <w:divBdr>
        <w:top w:val="none" w:sz="0" w:space="0" w:color="auto"/>
        <w:left w:val="none" w:sz="0" w:space="0" w:color="auto"/>
        <w:bottom w:val="none" w:sz="0" w:space="0" w:color="auto"/>
        <w:right w:val="none" w:sz="0" w:space="0" w:color="auto"/>
      </w:divBdr>
    </w:div>
    <w:div w:id="1002733295">
      <w:bodyDiv w:val="1"/>
      <w:marLeft w:val="0"/>
      <w:marRight w:val="0"/>
      <w:marTop w:val="0"/>
      <w:marBottom w:val="0"/>
      <w:divBdr>
        <w:top w:val="none" w:sz="0" w:space="0" w:color="auto"/>
        <w:left w:val="none" w:sz="0" w:space="0" w:color="auto"/>
        <w:bottom w:val="none" w:sz="0" w:space="0" w:color="auto"/>
        <w:right w:val="none" w:sz="0" w:space="0" w:color="auto"/>
      </w:divBdr>
    </w:div>
    <w:div w:id="1003053149">
      <w:bodyDiv w:val="1"/>
      <w:marLeft w:val="0"/>
      <w:marRight w:val="0"/>
      <w:marTop w:val="0"/>
      <w:marBottom w:val="0"/>
      <w:divBdr>
        <w:top w:val="none" w:sz="0" w:space="0" w:color="auto"/>
        <w:left w:val="none" w:sz="0" w:space="0" w:color="auto"/>
        <w:bottom w:val="none" w:sz="0" w:space="0" w:color="auto"/>
        <w:right w:val="none" w:sz="0" w:space="0" w:color="auto"/>
      </w:divBdr>
    </w:div>
    <w:div w:id="1003314301">
      <w:bodyDiv w:val="1"/>
      <w:marLeft w:val="0"/>
      <w:marRight w:val="0"/>
      <w:marTop w:val="0"/>
      <w:marBottom w:val="0"/>
      <w:divBdr>
        <w:top w:val="none" w:sz="0" w:space="0" w:color="auto"/>
        <w:left w:val="none" w:sz="0" w:space="0" w:color="auto"/>
        <w:bottom w:val="none" w:sz="0" w:space="0" w:color="auto"/>
        <w:right w:val="none" w:sz="0" w:space="0" w:color="auto"/>
      </w:divBdr>
    </w:div>
    <w:div w:id="1003701740">
      <w:bodyDiv w:val="1"/>
      <w:marLeft w:val="0"/>
      <w:marRight w:val="0"/>
      <w:marTop w:val="0"/>
      <w:marBottom w:val="0"/>
      <w:divBdr>
        <w:top w:val="none" w:sz="0" w:space="0" w:color="auto"/>
        <w:left w:val="none" w:sz="0" w:space="0" w:color="auto"/>
        <w:bottom w:val="none" w:sz="0" w:space="0" w:color="auto"/>
        <w:right w:val="none" w:sz="0" w:space="0" w:color="auto"/>
      </w:divBdr>
    </w:div>
    <w:div w:id="1003780288">
      <w:bodyDiv w:val="1"/>
      <w:marLeft w:val="0"/>
      <w:marRight w:val="0"/>
      <w:marTop w:val="0"/>
      <w:marBottom w:val="0"/>
      <w:divBdr>
        <w:top w:val="none" w:sz="0" w:space="0" w:color="auto"/>
        <w:left w:val="none" w:sz="0" w:space="0" w:color="auto"/>
        <w:bottom w:val="none" w:sz="0" w:space="0" w:color="auto"/>
        <w:right w:val="none" w:sz="0" w:space="0" w:color="auto"/>
      </w:divBdr>
    </w:div>
    <w:div w:id="1003976291">
      <w:bodyDiv w:val="1"/>
      <w:marLeft w:val="0"/>
      <w:marRight w:val="0"/>
      <w:marTop w:val="0"/>
      <w:marBottom w:val="0"/>
      <w:divBdr>
        <w:top w:val="none" w:sz="0" w:space="0" w:color="auto"/>
        <w:left w:val="none" w:sz="0" w:space="0" w:color="auto"/>
        <w:bottom w:val="none" w:sz="0" w:space="0" w:color="auto"/>
        <w:right w:val="none" w:sz="0" w:space="0" w:color="auto"/>
      </w:divBdr>
    </w:div>
    <w:div w:id="1004280047">
      <w:bodyDiv w:val="1"/>
      <w:marLeft w:val="0"/>
      <w:marRight w:val="0"/>
      <w:marTop w:val="0"/>
      <w:marBottom w:val="0"/>
      <w:divBdr>
        <w:top w:val="none" w:sz="0" w:space="0" w:color="auto"/>
        <w:left w:val="none" w:sz="0" w:space="0" w:color="auto"/>
        <w:bottom w:val="none" w:sz="0" w:space="0" w:color="auto"/>
        <w:right w:val="none" w:sz="0" w:space="0" w:color="auto"/>
      </w:divBdr>
    </w:div>
    <w:div w:id="1004818256">
      <w:bodyDiv w:val="1"/>
      <w:marLeft w:val="0"/>
      <w:marRight w:val="0"/>
      <w:marTop w:val="0"/>
      <w:marBottom w:val="0"/>
      <w:divBdr>
        <w:top w:val="none" w:sz="0" w:space="0" w:color="auto"/>
        <w:left w:val="none" w:sz="0" w:space="0" w:color="auto"/>
        <w:bottom w:val="none" w:sz="0" w:space="0" w:color="auto"/>
        <w:right w:val="none" w:sz="0" w:space="0" w:color="auto"/>
      </w:divBdr>
    </w:div>
    <w:div w:id="1004865816">
      <w:bodyDiv w:val="1"/>
      <w:marLeft w:val="0"/>
      <w:marRight w:val="0"/>
      <w:marTop w:val="0"/>
      <w:marBottom w:val="0"/>
      <w:divBdr>
        <w:top w:val="none" w:sz="0" w:space="0" w:color="auto"/>
        <w:left w:val="none" w:sz="0" w:space="0" w:color="auto"/>
        <w:bottom w:val="none" w:sz="0" w:space="0" w:color="auto"/>
        <w:right w:val="none" w:sz="0" w:space="0" w:color="auto"/>
      </w:divBdr>
      <w:divsChild>
        <w:div w:id="176971677">
          <w:marLeft w:val="0"/>
          <w:marRight w:val="0"/>
          <w:marTop w:val="0"/>
          <w:marBottom w:val="0"/>
          <w:divBdr>
            <w:top w:val="none" w:sz="0" w:space="0" w:color="auto"/>
            <w:left w:val="none" w:sz="0" w:space="0" w:color="auto"/>
            <w:bottom w:val="none" w:sz="0" w:space="0" w:color="auto"/>
            <w:right w:val="none" w:sz="0" w:space="0" w:color="auto"/>
          </w:divBdr>
          <w:divsChild>
            <w:div w:id="486675222">
              <w:blockQuote w:val="1"/>
              <w:marLeft w:val="720"/>
              <w:marRight w:val="720"/>
              <w:marTop w:val="100"/>
              <w:marBottom w:val="100"/>
              <w:divBdr>
                <w:top w:val="none" w:sz="0" w:space="0" w:color="auto"/>
                <w:left w:val="none" w:sz="0" w:space="0" w:color="auto"/>
                <w:bottom w:val="none" w:sz="0" w:space="0" w:color="auto"/>
                <w:right w:val="none" w:sz="0" w:space="0" w:color="auto"/>
              </w:divBdr>
            </w:div>
            <w:div w:id="756753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070231507">
              <w:marLeft w:val="0"/>
              <w:marRight w:val="0"/>
              <w:marTop w:val="0"/>
              <w:marBottom w:val="0"/>
              <w:divBdr>
                <w:top w:val="none" w:sz="0" w:space="0" w:color="auto"/>
                <w:left w:val="none" w:sz="0" w:space="0" w:color="auto"/>
                <w:bottom w:val="none" w:sz="0" w:space="0" w:color="auto"/>
                <w:right w:val="none" w:sz="0" w:space="0" w:color="auto"/>
              </w:divBdr>
              <w:divsChild>
                <w:div w:id="2039548146">
                  <w:marLeft w:val="0"/>
                  <w:marRight w:val="0"/>
                  <w:marTop w:val="0"/>
                  <w:marBottom w:val="0"/>
                  <w:divBdr>
                    <w:top w:val="none" w:sz="0" w:space="0" w:color="auto"/>
                    <w:left w:val="none" w:sz="0" w:space="0" w:color="auto"/>
                    <w:bottom w:val="none" w:sz="0" w:space="0" w:color="auto"/>
                    <w:right w:val="none" w:sz="0" w:space="0" w:color="auto"/>
                  </w:divBdr>
                  <w:divsChild>
                    <w:div w:id="1822042001">
                      <w:marLeft w:val="0"/>
                      <w:marRight w:val="0"/>
                      <w:marTop w:val="0"/>
                      <w:marBottom w:val="0"/>
                      <w:divBdr>
                        <w:top w:val="none" w:sz="0" w:space="0" w:color="auto"/>
                        <w:left w:val="none" w:sz="0" w:space="0" w:color="auto"/>
                        <w:bottom w:val="none" w:sz="0" w:space="0" w:color="auto"/>
                        <w:right w:val="none" w:sz="0" w:space="0" w:color="auto"/>
                      </w:divBdr>
                      <w:divsChild>
                        <w:div w:id="29229125">
                          <w:marLeft w:val="0"/>
                          <w:marRight w:val="0"/>
                          <w:marTop w:val="0"/>
                          <w:marBottom w:val="0"/>
                          <w:divBdr>
                            <w:top w:val="none" w:sz="0" w:space="0" w:color="auto"/>
                            <w:left w:val="none" w:sz="0" w:space="0" w:color="auto"/>
                            <w:bottom w:val="none" w:sz="0" w:space="0" w:color="auto"/>
                            <w:right w:val="none" w:sz="0" w:space="0" w:color="auto"/>
                          </w:divBdr>
                        </w:div>
                        <w:div w:id="388039166">
                          <w:marLeft w:val="0"/>
                          <w:marRight w:val="0"/>
                          <w:marTop w:val="0"/>
                          <w:marBottom w:val="0"/>
                          <w:divBdr>
                            <w:top w:val="none" w:sz="0" w:space="0" w:color="auto"/>
                            <w:left w:val="none" w:sz="0" w:space="0" w:color="auto"/>
                            <w:bottom w:val="none" w:sz="0" w:space="0" w:color="auto"/>
                            <w:right w:val="none" w:sz="0" w:space="0" w:color="auto"/>
                          </w:divBdr>
                          <w:divsChild>
                            <w:div w:id="53091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6020835">
              <w:marLeft w:val="0"/>
              <w:marRight w:val="0"/>
              <w:marTop w:val="0"/>
              <w:marBottom w:val="0"/>
              <w:divBdr>
                <w:top w:val="none" w:sz="0" w:space="0" w:color="auto"/>
                <w:left w:val="none" w:sz="0" w:space="0" w:color="auto"/>
                <w:bottom w:val="none" w:sz="0" w:space="0" w:color="auto"/>
                <w:right w:val="none" w:sz="0" w:space="0" w:color="auto"/>
              </w:divBdr>
              <w:divsChild>
                <w:div w:id="1021123978">
                  <w:marLeft w:val="0"/>
                  <w:marRight w:val="0"/>
                  <w:marTop w:val="0"/>
                  <w:marBottom w:val="0"/>
                  <w:divBdr>
                    <w:top w:val="none" w:sz="0" w:space="0" w:color="auto"/>
                    <w:left w:val="none" w:sz="0" w:space="0" w:color="auto"/>
                    <w:bottom w:val="none" w:sz="0" w:space="0" w:color="auto"/>
                    <w:right w:val="none" w:sz="0" w:space="0" w:color="auto"/>
                  </w:divBdr>
                </w:div>
              </w:divsChild>
            </w:div>
            <w:div w:id="1664895052">
              <w:marLeft w:val="0"/>
              <w:marRight w:val="0"/>
              <w:marTop w:val="0"/>
              <w:marBottom w:val="0"/>
              <w:divBdr>
                <w:top w:val="none" w:sz="0" w:space="0" w:color="auto"/>
                <w:left w:val="none" w:sz="0" w:space="0" w:color="auto"/>
                <w:bottom w:val="none" w:sz="0" w:space="0" w:color="auto"/>
                <w:right w:val="none" w:sz="0" w:space="0" w:color="auto"/>
              </w:divBdr>
              <w:divsChild>
                <w:div w:id="559903821">
                  <w:marLeft w:val="0"/>
                  <w:marRight w:val="0"/>
                  <w:marTop w:val="0"/>
                  <w:marBottom w:val="0"/>
                  <w:divBdr>
                    <w:top w:val="none" w:sz="0" w:space="0" w:color="auto"/>
                    <w:left w:val="none" w:sz="0" w:space="0" w:color="auto"/>
                    <w:bottom w:val="none" w:sz="0" w:space="0" w:color="auto"/>
                    <w:right w:val="none" w:sz="0" w:space="0" w:color="auto"/>
                  </w:divBdr>
                </w:div>
              </w:divsChild>
            </w:div>
            <w:div w:id="1992558649">
              <w:marLeft w:val="0"/>
              <w:marRight w:val="0"/>
              <w:marTop w:val="0"/>
              <w:marBottom w:val="0"/>
              <w:divBdr>
                <w:top w:val="none" w:sz="0" w:space="0" w:color="auto"/>
                <w:left w:val="none" w:sz="0" w:space="0" w:color="auto"/>
                <w:bottom w:val="none" w:sz="0" w:space="0" w:color="auto"/>
                <w:right w:val="none" w:sz="0" w:space="0" w:color="auto"/>
              </w:divBdr>
              <w:divsChild>
                <w:div w:id="2118483486">
                  <w:marLeft w:val="0"/>
                  <w:marRight w:val="0"/>
                  <w:marTop w:val="0"/>
                  <w:marBottom w:val="0"/>
                  <w:divBdr>
                    <w:top w:val="none" w:sz="0" w:space="0" w:color="auto"/>
                    <w:left w:val="none" w:sz="0" w:space="0" w:color="auto"/>
                    <w:bottom w:val="none" w:sz="0" w:space="0" w:color="auto"/>
                    <w:right w:val="none" w:sz="0" w:space="0" w:color="auto"/>
                  </w:divBdr>
                </w:div>
              </w:divsChild>
            </w:div>
            <w:div w:id="2057075685">
              <w:marLeft w:val="0"/>
              <w:marRight w:val="0"/>
              <w:marTop w:val="0"/>
              <w:marBottom w:val="0"/>
              <w:divBdr>
                <w:top w:val="none" w:sz="0" w:space="0" w:color="auto"/>
                <w:left w:val="none" w:sz="0" w:space="0" w:color="auto"/>
                <w:bottom w:val="none" w:sz="0" w:space="0" w:color="auto"/>
                <w:right w:val="none" w:sz="0" w:space="0" w:color="auto"/>
              </w:divBdr>
              <w:divsChild>
                <w:div w:id="43032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4936613">
      <w:bodyDiv w:val="1"/>
      <w:marLeft w:val="0"/>
      <w:marRight w:val="0"/>
      <w:marTop w:val="0"/>
      <w:marBottom w:val="0"/>
      <w:divBdr>
        <w:top w:val="none" w:sz="0" w:space="0" w:color="auto"/>
        <w:left w:val="none" w:sz="0" w:space="0" w:color="auto"/>
        <w:bottom w:val="none" w:sz="0" w:space="0" w:color="auto"/>
        <w:right w:val="none" w:sz="0" w:space="0" w:color="auto"/>
      </w:divBdr>
    </w:div>
    <w:div w:id="1005129307">
      <w:bodyDiv w:val="1"/>
      <w:marLeft w:val="0"/>
      <w:marRight w:val="0"/>
      <w:marTop w:val="0"/>
      <w:marBottom w:val="0"/>
      <w:divBdr>
        <w:top w:val="none" w:sz="0" w:space="0" w:color="auto"/>
        <w:left w:val="none" w:sz="0" w:space="0" w:color="auto"/>
        <w:bottom w:val="none" w:sz="0" w:space="0" w:color="auto"/>
        <w:right w:val="none" w:sz="0" w:space="0" w:color="auto"/>
      </w:divBdr>
    </w:div>
    <w:div w:id="1005326539">
      <w:bodyDiv w:val="1"/>
      <w:marLeft w:val="0"/>
      <w:marRight w:val="0"/>
      <w:marTop w:val="0"/>
      <w:marBottom w:val="0"/>
      <w:divBdr>
        <w:top w:val="none" w:sz="0" w:space="0" w:color="auto"/>
        <w:left w:val="none" w:sz="0" w:space="0" w:color="auto"/>
        <w:bottom w:val="none" w:sz="0" w:space="0" w:color="auto"/>
        <w:right w:val="none" w:sz="0" w:space="0" w:color="auto"/>
      </w:divBdr>
    </w:div>
    <w:div w:id="1005673402">
      <w:bodyDiv w:val="1"/>
      <w:marLeft w:val="0"/>
      <w:marRight w:val="0"/>
      <w:marTop w:val="0"/>
      <w:marBottom w:val="0"/>
      <w:divBdr>
        <w:top w:val="none" w:sz="0" w:space="0" w:color="auto"/>
        <w:left w:val="none" w:sz="0" w:space="0" w:color="auto"/>
        <w:bottom w:val="none" w:sz="0" w:space="0" w:color="auto"/>
        <w:right w:val="none" w:sz="0" w:space="0" w:color="auto"/>
      </w:divBdr>
    </w:div>
    <w:div w:id="1005742918">
      <w:bodyDiv w:val="1"/>
      <w:marLeft w:val="0"/>
      <w:marRight w:val="0"/>
      <w:marTop w:val="0"/>
      <w:marBottom w:val="0"/>
      <w:divBdr>
        <w:top w:val="none" w:sz="0" w:space="0" w:color="auto"/>
        <w:left w:val="none" w:sz="0" w:space="0" w:color="auto"/>
        <w:bottom w:val="none" w:sz="0" w:space="0" w:color="auto"/>
        <w:right w:val="none" w:sz="0" w:space="0" w:color="auto"/>
      </w:divBdr>
    </w:div>
    <w:div w:id="1005866532">
      <w:bodyDiv w:val="1"/>
      <w:marLeft w:val="0"/>
      <w:marRight w:val="0"/>
      <w:marTop w:val="0"/>
      <w:marBottom w:val="0"/>
      <w:divBdr>
        <w:top w:val="none" w:sz="0" w:space="0" w:color="auto"/>
        <w:left w:val="none" w:sz="0" w:space="0" w:color="auto"/>
        <w:bottom w:val="none" w:sz="0" w:space="0" w:color="auto"/>
        <w:right w:val="none" w:sz="0" w:space="0" w:color="auto"/>
      </w:divBdr>
    </w:div>
    <w:div w:id="1006175830">
      <w:bodyDiv w:val="1"/>
      <w:marLeft w:val="0"/>
      <w:marRight w:val="0"/>
      <w:marTop w:val="0"/>
      <w:marBottom w:val="0"/>
      <w:divBdr>
        <w:top w:val="none" w:sz="0" w:space="0" w:color="auto"/>
        <w:left w:val="none" w:sz="0" w:space="0" w:color="auto"/>
        <w:bottom w:val="none" w:sz="0" w:space="0" w:color="auto"/>
        <w:right w:val="none" w:sz="0" w:space="0" w:color="auto"/>
      </w:divBdr>
    </w:div>
    <w:div w:id="1006177140">
      <w:bodyDiv w:val="1"/>
      <w:marLeft w:val="0"/>
      <w:marRight w:val="0"/>
      <w:marTop w:val="0"/>
      <w:marBottom w:val="0"/>
      <w:divBdr>
        <w:top w:val="none" w:sz="0" w:space="0" w:color="auto"/>
        <w:left w:val="none" w:sz="0" w:space="0" w:color="auto"/>
        <w:bottom w:val="none" w:sz="0" w:space="0" w:color="auto"/>
        <w:right w:val="none" w:sz="0" w:space="0" w:color="auto"/>
      </w:divBdr>
    </w:div>
    <w:div w:id="1006790179">
      <w:bodyDiv w:val="1"/>
      <w:marLeft w:val="0"/>
      <w:marRight w:val="0"/>
      <w:marTop w:val="0"/>
      <w:marBottom w:val="0"/>
      <w:divBdr>
        <w:top w:val="none" w:sz="0" w:space="0" w:color="auto"/>
        <w:left w:val="none" w:sz="0" w:space="0" w:color="auto"/>
        <w:bottom w:val="none" w:sz="0" w:space="0" w:color="auto"/>
        <w:right w:val="none" w:sz="0" w:space="0" w:color="auto"/>
      </w:divBdr>
    </w:div>
    <w:div w:id="1007250009">
      <w:bodyDiv w:val="1"/>
      <w:marLeft w:val="0"/>
      <w:marRight w:val="0"/>
      <w:marTop w:val="0"/>
      <w:marBottom w:val="0"/>
      <w:divBdr>
        <w:top w:val="none" w:sz="0" w:space="0" w:color="auto"/>
        <w:left w:val="none" w:sz="0" w:space="0" w:color="auto"/>
        <w:bottom w:val="none" w:sz="0" w:space="0" w:color="auto"/>
        <w:right w:val="none" w:sz="0" w:space="0" w:color="auto"/>
      </w:divBdr>
    </w:div>
    <w:div w:id="1007294692">
      <w:bodyDiv w:val="1"/>
      <w:marLeft w:val="0"/>
      <w:marRight w:val="0"/>
      <w:marTop w:val="0"/>
      <w:marBottom w:val="0"/>
      <w:divBdr>
        <w:top w:val="none" w:sz="0" w:space="0" w:color="auto"/>
        <w:left w:val="none" w:sz="0" w:space="0" w:color="auto"/>
        <w:bottom w:val="none" w:sz="0" w:space="0" w:color="auto"/>
        <w:right w:val="none" w:sz="0" w:space="0" w:color="auto"/>
      </w:divBdr>
    </w:div>
    <w:div w:id="1007563959">
      <w:bodyDiv w:val="1"/>
      <w:marLeft w:val="0"/>
      <w:marRight w:val="0"/>
      <w:marTop w:val="0"/>
      <w:marBottom w:val="0"/>
      <w:divBdr>
        <w:top w:val="none" w:sz="0" w:space="0" w:color="auto"/>
        <w:left w:val="none" w:sz="0" w:space="0" w:color="auto"/>
        <w:bottom w:val="none" w:sz="0" w:space="0" w:color="auto"/>
        <w:right w:val="none" w:sz="0" w:space="0" w:color="auto"/>
      </w:divBdr>
    </w:div>
    <w:div w:id="1007906895">
      <w:bodyDiv w:val="1"/>
      <w:marLeft w:val="0"/>
      <w:marRight w:val="0"/>
      <w:marTop w:val="0"/>
      <w:marBottom w:val="0"/>
      <w:divBdr>
        <w:top w:val="none" w:sz="0" w:space="0" w:color="auto"/>
        <w:left w:val="none" w:sz="0" w:space="0" w:color="auto"/>
        <w:bottom w:val="none" w:sz="0" w:space="0" w:color="auto"/>
        <w:right w:val="none" w:sz="0" w:space="0" w:color="auto"/>
      </w:divBdr>
    </w:div>
    <w:div w:id="1008094794">
      <w:bodyDiv w:val="1"/>
      <w:marLeft w:val="0"/>
      <w:marRight w:val="0"/>
      <w:marTop w:val="0"/>
      <w:marBottom w:val="0"/>
      <w:divBdr>
        <w:top w:val="none" w:sz="0" w:space="0" w:color="auto"/>
        <w:left w:val="none" w:sz="0" w:space="0" w:color="auto"/>
        <w:bottom w:val="none" w:sz="0" w:space="0" w:color="auto"/>
        <w:right w:val="none" w:sz="0" w:space="0" w:color="auto"/>
      </w:divBdr>
    </w:div>
    <w:div w:id="1008945496">
      <w:bodyDiv w:val="1"/>
      <w:marLeft w:val="0"/>
      <w:marRight w:val="0"/>
      <w:marTop w:val="0"/>
      <w:marBottom w:val="0"/>
      <w:divBdr>
        <w:top w:val="none" w:sz="0" w:space="0" w:color="auto"/>
        <w:left w:val="none" w:sz="0" w:space="0" w:color="auto"/>
        <w:bottom w:val="none" w:sz="0" w:space="0" w:color="auto"/>
        <w:right w:val="none" w:sz="0" w:space="0" w:color="auto"/>
      </w:divBdr>
    </w:div>
    <w:div w:id="1009254983">
      <w:bodyDiv w:val="1"/>
      <w:marLeft w:val="0"/>
      <w:marRight w:val="0"/>
      <w:marTop w:val="0"/>
      <w:marBottom w:val="0"/>
      <w:divBdr>
        <w:top w:val="none" w:sz="0" w:space="0" w:color="auto"/>
        <w:left w:val="none" w:sz="0" w:space="0" w:color="auto"/>
        <w:bottom w:val="none" w:sz="0" w:space="0" w:color="auto"/>
        <w:right w:val="none" w:sz="0" w:space="0" w:color="auto"/>
      </w:divBdr>
    </w:div>
    <w:div w:id="1009452201">
      <w:bodyDiv w:val="1"/>
      <w:marLeft w:val="0"/>
      <w:marRight w:val="0"/>
      <w:marTop w:val="0"/>
      <w:marBottom w:val="0"/>
      <w:divBdr>
        <w:top w:val="none" w:sz="0" w:space="0" w:color="auto"/>
        <w:left w:val="none" w:sz="0" w:space="0" w:color="auto"/>
        <w:bottom w:val="none" w:sz="0" w:space="0" w:color="auto"/>
        <w:right w:val="none" w:sz="0" w:space="0" w:color="auto"/>
      </w:divBdr>
    </w:div>
    <w:div w:id="1009912156">
      <w:bodyDiv w:val="1"/>
      <w:marLeft w:val="0"/>
      <w:marRight w:val="0"/>
      <w:marTop w:val="0"/>
      <w:marBottom w:val="0"/>
      <w:divBdr>
        <w:top w:val="none" w:sz="0" w:space="0" w:color="auto"/>
        <w:left w:val="none" w:sz="0" w:space="0" w:color="auto"/>
        <w:bottom w:val="none" w:sz="0" w:space="0" w:color="auto"/>
        <w:right w:val="none" w:sz="0" w:space="0" w:color="auto"/>
      </w:divBdr>
    </w:div>
    <w:div w:id="1010063696">
      <w:bodyDiv w:val="1"/>
      <w:marLeft w:val="0"/>
      <w:marRight w:val="0"/>
      <w:marTop w:val="0"/>
      <w:marBottom w:val="0"/>
      <w:divBdr>
        <w:top w:val="none" w:sz="0" w:space="0" w:color="auto"/>
        <w:left w:val="none" w:sz="0" w:space="0" w:color="auto"/>
        <w:bottom w:val="none" w:sz="0" w:space="0" w:color="auto"/>
        <w:right w:val="none" w:sz="0" w:space="0" w:color="auto"/>
      </w:divBdr>
    </w:div>
    <w:div w:id="1010134638">
      <w:bodyDiv w:val="1"/>
      <w:marLeft w:val="0"/>
      <w:marRight w:val="0"/>
      <w:marTop w:val="0"/>
      <w:marBottom w:val="0"/>
      <w:divBdr>
        <w:top w:val="none" w:sz="0" w:space="0" w:color="auto"/>
        <w:left w:val="none" w:sz="0" w:space="0" w:color="auto"/>
        <w:bottom w:val="none" w:sz="0" w:space="0" w:color="auto"/>
        <w:right w:val="none" w:sz="0" w:space="0" w:color="auto"/>
      </w:divBdr>
    </w:div>
    <w:div w:id="1010260819">
      <w:bodyDiv w:val="1"/>
      <w:marLeft w:val="0"/>
      <w:marRight w:val="0"/>
      <w:marTop w:val="0"/>
      <w:marBottom w:val="0"/>
      <w:divBdr>
        <w:top w:val="none" w:sz="0" w:space="0" w:color="auto"/>
        <w:left w:val="none" w:sz="0" w:space="0" w:color="auto"/>
        <w:bottom w:val="none" w:sz="0" w:space="0" w:color="auto"/>
        <w:right w:val="none" w:sz="0" w:space="0" w:color="auto"/>
      </w:divBdr>
    </w:div>
    <w:div w:id="1010451900">
      <w:bodyDiv w:val="1"/>
      <w:marLeft w:val="0"/>
      <w:marRight w:val="0"/>
      <w:marTop w:val="0"/>
      <w:marBottom w:val="0"/>
      <w:divBdr>
        <w:top w:val="none" w:sz="0" w:space="0" w:color="auto"/>
        <w:left w:val="none" w:sz="0" w:space="0" w:color="auto"/>
        <w:bottom w:val="none" w:sz="0" w:space="0" w:color="auto"/>
        <w:right w:val="none" w:sz="0" w:space="0" w:color="auto"/>
      </w:divBdr>
    </w:div>
    <w:div w:id="1011107297">
      <w:bodyDiv w:val="1"/>
      <w:marLeft w:val="0"/>
      <w:marRight w:val="0"/>
      <w:marTop w:val="0"/>
      <w:marBottom w:val="0"/>
      <w:divBdr>
        <w:top w:val="none" w:sz="0" w:space="0" w:color="auto"/>
        <w:left w:val="none" w:sz="0" w:space="0" w:color="auto"/>
        <w:bottom w:val="none" w:sz="0" w:space="0" w:color="auto"/>
        <w:right w:val="none" w:sz="0" w:space="0" w:color="auto"/>
      </w:divBdr>
    </w:div>
    <w:div w:id="1011446825">
      <w:bodyDiv w:val="1"/>
      <w:marLeft w:val="0"/>
      <w:marRight w:val="0"/>
      <w:marTop w:val="0"/>
      <w:marBottom w:val="0"/>
      <w:divBdr>
        <w:top w:val="none" w:sz="0" w:space="0" w:color="auto"/>
        <w:left w:val="none" w:sz="0" w:space="0" w:color="auto"/>
        <w:bottom w:val="none" w:sz="0" w:space="0" w:color="auto"/>
        <w:right w:val="none" w:sz="0" w:space="0" w:color="auto"/>
      </w:divBdr>
    </w:div>
    <w:div w:id="1011760180">
      <w:bodyDiv w:val="1"/>
      <w:marLeft w:val="0"/>
      <w:marRight w:val="0"/>
      <w:marTop w:val="0"/>
      <w:marBottom w:val="0"/>
      <w:divBdr>
        <w:top w:val="none" w:sz="0" w:space="0" w:color="auto"/>
        <w:left w:val="none" w:sz="0" w:space="0" w:color="auto"/>
        <w:bottom w:val="none" w:sz="0" w:space="0" w:color="auto"/>
        <w:right w:val="none" w:sz="0" w:space="0" w:color="auto"/>
      </w:divBdr>
    </w:div>
    <w:div w:id="1012688200">
      <w:bodyDiv w:val="1"/>
      <w:marLeft w:val="0"/>
      <w:marRight w:val="0"/>
      <w:marTop w:val="0"/>
      <w:marBottom w:val="0"/>
      <w:divBdr>
        <w:top w:val="none" w:sz="0" w:space="0" w:color="auto"/>
        <w:left w:val="none" w:sz="0" w:space="0" w:color="auto"/>
        <w:bottom w:val="none" w:sz="0" w:space="0" w:color="auto"/>
        <w:right w:val="none" w:sz="0" w:space="0" w:color="auto"/>
      </w:divBdr>
    </w:div>
    <w:div w:id="1012730434">
      <w:bodyDiv w:val="1"/>
      <w:marLeft w:val="0"/>
      <w:marRight w:val="0"/>
      <w:marTop w:val="0"/>
      <w:marBottom w:val="0"/>
      <w:divBdr>
        <w:top w:val="none" w:sz="0" w:space="0" w:color="auto"/>
        <w:left w:val="none" w:sz="0" w:space="0" w:color="auto"/>
        <w:bottom w:val="none" w:sz="0" w:space="0" w:color="auto"/>
        <w:right w:val="none" w:sz="0" w:space="0" w:color="auto"/>
      </w:divBdr>
    </w:div>
    <w:div w:id="1012755933">
      <w:bodyDiv w:val="1"/>
      <w:marLeft w:val="0"/>
      <w:marRight w:val="0"/>
      <w:marTop w:val="0"/>
      <w:marBottom w:val="0"/>
      <w:divBdr>
        <w:top w:val="none" w:sz="0" w:space="0" w:color="auto"/>
        <w:left w:val="none" w:sz="0" w:space="0" w:color="auto"/>
        <w:bottom w:val="none" w:sz="0" w:space="0" w:color="auto"/>
        <w:right w:val="none" w:sz="0" w:space="0" w:color="auto"/>
      </w:divBdr>
    </w:div>
    <w:div w:id="1012802560">
      <w:bodyDiv w:val="1"/>
      <w:marLeft w:val="0"/>
      <w:marRight w:val="0"/>
      <w:marTop w:val="0"/>
      <w:marBottom w:val="0"/>
      <w:divBdr>
        <w:top w:val="none" w:sz="0" w:space="0" w:color="auto"/>
        <w:left w:val="none" w:sz="0" w:space="0" w:color="auto"/>
        <w:bottom w:val="none" w:sz="0" w:space="0" w:color="auto"/>
        <w:right w:val="none" w:sz="0" w:space="0" w:color="auto"/>
      </w:divBdr>
    </w:div>
    <w:div w:id="1013342073">
      <w:bodyDiv w:val="1"/>
      <w:marLeft w:val="0"/>
      <w:marRight w:val="0"/>
      <w:marTop w:val="0"/>
      <w:marBottom w:val="0"/>
      <w:divBdr>
        <w:top w:val="none" w:sz="0" w:space="0" w:color="auto"/>
        <w:left w:val="none" w:sz="0" w:space="0" w:color="auto"/>
        <w:bottom w:val="none" w:sz="0" w:space="0" w:color="auto"/>
        <w:right w:val="none" w:sz="0" w:space="0" w:color="auto"/>
      </w:divBdr>
    </w:div>
    <w:div w:id="1014259012">
      <w:bodyDiv w:val="1"/>
      <w:marLeft w:val="0"/>
      <w:marRight w:val="0"/>
      <w:marTop w:val="0"/>
      <w:marBottom w:val="0"/>
      <w:divBdr>
        <w:top w:val="none" w:sz="0" w:space="0" w:color="auto"/>
        <w:left w:val="none" w:sz="0" w:space="0" w:color="auto"/>
        <w:bottom w:val="none" w:sz="0" w:space="0" w:color="auto"/>
        <w:right w:val="none" w:sz="0" w:space="0" w:color="auto"/>
      </w:divBdr>
    </w:div>
    <w:div w:id="1015155435">
      <w:bodyDiv w:val="1"/>
      <w:marLeft w:val="0"/>
      <w:marRight w:val="0"/>
      <w:marTop w:val="0"/>
      <w:marBottom w:val="0"/>
      <w:divBdr>
        <w:top w:val="none" w:sz="0" w:space="0" w:color="auto"/>
        <w:left w:val="none" w:sz="0" w:space="0" w:color="auto"/>
        <w:bottom w:val="none" w:sz="0" w:space="0" w:color="auto"/>
        <w:right w:val="none" w:sz="0" w:space="0" w:color="auto"/>
      </w:divBdr>
    </w:div>
    <w:div w:id="1015309384">
      <w:bodyDiv w:val="1"/>
      <w:marLeft w:val="0"/>
      <w:marRight w:val="0"/>
      <w:marTop w:val="0"/>
      <w:marBottom w:val="0"/>
      <w:divBdr>
        <w:top w:val="none" w:sz="0" w:space="0" w:color="auto"/>
        <w:left w:val="none" w:sz="0" w:space="0" w:color="auto"/>
        <w:bottom w:val="none" w:sz="0" w:space="0" w:color="auto"/>
        <w:right w:val="none" w:sz="0" w:space="0" w:color="auto"/>
      </w:divBdr>
    </w:div>
    <w:div w:id="1015575211">
      <w:bodyDiv w:val="1"/>
      <w:marLeft w:val="0"/>
      <w:marRight w:val="0"/>
      <w:marTop w:val="0"/>
      <w:marBottom w:val="0"/>
      <w:divBdr>
        <w:top w:val="none" w:sz="0" w:space="0" w:color="auto"/>
        <w:left w:val="none" w:sz="0" w:space="0" w:color="auto"/>
        <w:bottom w:val="none" w:sz="0" w:space="0" w:color="auto"/>
        <w:right w:val="none" w:sz="0" w:space="0" w:color="auto"/>
      </w:divBdr>
    </w:div>
    <w:div w:id="1015839179">
      <w:bodyDiv w:val="1"/>
      <w:marLeft w:val="0"/>
      <w:marRight w:val="0"/>
      <w:marTop w:val="0"/>
      <w:marBottom w:val="0"/>
      <w:divBdr>
        <w:top w:val="none" w:sz="0" w:space="0" w:color="auto"/>
        <w:left w:val="none" w:sz="0" w:space="0" w:color="auto"/>
        <w:bottom w:val="none" w:sz="0" w:space="0" w:color="auto"/>
        <w:right w:val="none" w:sz="0" w:space="0" w:color="auto"/>
      </w:divBdr>
    </w:div>
    <w:div w:id="1016076908">
      <w:bodyDiv w:val="1"/>
      <w:marLeft w:val="0"/>
      <w:marRight w:val="0"/>
      <w:marTop w:val="0"/>
      <w:marBottom w:val="0"/>
      <w:divBdr>
        <w:top w:val="none" w:sz="0" w:space="0" w:color="auto"/>
        <w:left w:val="none" w:sz="0" w:space="0" w:color="auto"/>
        <w:bottom w:val="none" w:sz="0" w:space="0" w:color="auto"/>
        <w:right w:val="none" w:sz="0" w:space="0" w:color="auto"/>
      </w:divBdr>
    </w:div>
    <w:div w:id="1016425327">
      <w:bodyDiv w:val="1"/>
      <w:marLeft w:val="0"/>
      <w:marRight w:val="0"/>
      <w:marTop w:val="0"/>
      <w:marBottom w:val="0"/>
      <w:divBdr>
        <w:top w:val="none" w:sz="0" w:space="0" w:color="auto"/>
        <w:left w:val="none" w:sz="0" w:space="0" w:color="auto"/>
        <w:bottom w:val="none" w:sz="0" w:space="0" w:color="auto"/>
        <w:right w:val="none" w:sz="0" w:space="0" w:color="auto"/>
      </w:divBdr>
    </w:div>
    <w:div w:id="1016465737">
      <w:bodyDiv w:val="1"/>
      <w:marLeft w:val="0"/>
      <w:marRight w:val="0"/>
      <w:marTop w:val="0"/>
      <w:marBottom w:val="0"/>
      <w:divBdr>
        <w:top w:val="none" w:sz="0" w:space="0" w:color="auto"/>
        <w:left w:val="none" w:sz="0" w:space="0" w:color="auto"/>
        <w:bottom w:val="none" w:sz="0" w:space="0" w:color="auto"/>
        <w:right w:val="none" w:sz="0" w:space="0" w:color="auto"/>
      </w:divBdr>
    </w:div>
    <w:div w:id="1016813200">
      <w:bodyDiv w:val="1"/>
      <w:marLeft w:val="0"/>
      <w:marRight w:val="0"/>
      <w:marTop w:val="0"/>
      <w:marBottom w:val="0"/>
      <w:divBdr>
        <w:top w:val="none" w:sz="0" w:space="0" w:color="auto"/>
        <w:left w:val="none" w:sz="0" w:space="0" w:color="auto"/>
        <w:bottom w:val="none" w:sz="0" w:space="0" w:color="auto"/>
        <w:right w:val="none" w:sz="0" w:space="0" w:color="auto"/>
      </w:divBdr>
    </w:div>
    <w:div w:id="1016926464">
      <w:bodyDiv w:val="1"/>
      <w:marLeft w:val="0"/>
      <w:marRight w:val="0"/>
      <w:marTop w:val="0"/>
      <w:marBottom w:val="0"/>
      <w:divBdr>
        <w:top w:val="none" w:sz="0" w:space="0" w:color="auto"/>
        <w:left w:val="none" w:sz="0" w:space="0" w:color="auto"/>
        <w:bottom w:val="none" w:sz="0" w:space="0" w:color="auto"/>
        <w:right w:val="none" w:sz="0" w:space="0" w:color="auto"/>
      </w:divBdr>
    </w:div>
    <w:div w:id="1017151327">
      <w:bodyDiv w:val="1"/>
      <w:marLeft w:val="0"/>
      <w:marRight w:val="0"/>
      <w:marTop w:val="0"/>
      <w:marBottom w:val="0"/>
      <w:divBdr>
        <w:top w:val="none" w:sz="0" w:space="0" w:color="auto"/>
        <w:left w:val="none" w:sz="0" w:space="0" w:color="auto"/>
        <w:bottom w:val="none" w:sz="0" w:space="0" w:color="auto"/>
        <w:right w:val="none" w:sz="0" w:space="0" w:color="auto"/>
      </w:divBdr>
    </w:div>
    <w:div w:id="1017344859">
      <w:bodyDiv w:val="1"/>
      <w:marLeft w:val="0"/>
      <w:marRight w:val="0"/>
      <w:marTop w:val="0"/>
      <w:marBottom w:val="0"/>
      <w:divBdr>
        <w:top w:val="none" w:sz="0" w:space="0" w:color="auto"/>
        <w:left w:val="none" w:sz="0" w:space="0" w:color="auto"/>
        <w:bottom w:val="none" w:sz="0" w:space="0" w:color="auto"/>
        <w:right w:val="none" w:sz="0" w:space="0" w:color="auto"/>
      </w:divBdr>
    </w:div>
    <w:div w:id="1017542533">
      <w:bodyDiv w:val="1"/>
      <w:marLeft w:val="0"/>
      <w:marRight w:val="0"/>
      <w:marTop w:val="0"/>
      <w:marBottom w:val="0"/>
      <w:divBdr>
        <w:top w:val="none" w:sz="0" w:space="0" w:color="auto"/>
        <w:left w:val="none" w:sz="0" w:space="0" w:color="auto"/>
        <w:bottom w:val="none" w:sz="0" w:space="0" w:color="auto"/>
        <w:right w:val="none" w:sz="0" w:space="0" w:color="auto"/>
      </w:divBdr>
    </w:div>
    <w:div w:id="1017734868">
      <w:bodyDiv w:val="1"/>
      <w:marLeft w:val="0"/>
      <w:marRight w:val="0"/>
      <w:marTop w:val="0"/>
      <w:marBottom w:val="0"/>
      <w:divBdr>
        <w:top w:val="none" w:sz="0" w:space="0" w:color="auto"/>
        <w:left w:val="none" w:sz="0" w:space="0" w:color="auto"/>
        <w:bottom w:val="none" w:sz="0" w:space="0" w:color="auto"/>
        <w:right w:val="none" w:sz="0" w:space="0" w:color="auto"/>
      </w:divBdr>
    </w:div>
    <w:div w:id="1017972760">
      <w:bodyDiv w:val="1"/>
      <w:marLeft w:val="0"/>
      <w:marRight w:val="0"/>
      <w:marTop w:val="0"/>
      <w:marBottom w:val="0"/>
      <w:divBdr>
        <w:top w:val="none" w:sz="0" w:space="0" w:color="auto"/>
        <w:left w:val="none" w:sz="0" w:space="0" w:color="auto"/>
        <w:bottom w:val="none" w:sz="0" w:space="0" w:color="auto"/>
        <w:right w:val="none" w:sz="0" w:space="0" w:color="auto"/>
      </w:divBdr>
    </w:div>
    <w:div w:id="1018197699">
      <w:bodyDiv w:val="1"/>
      <w:marLeft w:val="0"/>
      <w:marRight w:val="0"/>
      <w:marTop w:val="0"/>
      <w:marBottom w:val="0"/>
      <w:divBdr>
        <w:top w:val="none" w:sz="0" w:space="0" w:color="auto"/>
        <w:left w:val="none" w:sz="0" w:space="0" w:color="auto"/>
        <w:bottom w:val="none" w:sz="0" w:space="0" w:color="auto"/>
        <w:right w:val="none" w:sz="0" w:space="0" w:color="auto"/>
      </w:divBdr>
    </w:div>
    <w:div w:id="1018703427">
      <w:bodyDiv w:val="1"/>
      <w:marLeft w:val="0"/>
      <w:marRight w:val="0"/>
      <w:marTop w:val="0"/>
      <w:marBottom w:val="0"/>
      <w:divBdr>
        <w:top w:val="none" w:sz="0" w:space="0" w:color="auto"/>
        <w:left w:val="none" w:sz="0" w:space="0" w:color="auto"/>
        <w:bottom w:val="none" w:sz="0" w:space="0" w:color="auto"/>
        <w:right w:val="none" w:sz="0" w:space="0" w:color="auto"/>
      </w:divBdr>
    </w:div>
    <w:div w:id="1019351435">
      <w:bodyDiv w:val="1"/>
      <w:marLeft w:val="0"/>
      <w:marRight w:val="0"/>
      <w:marTop w:val="0"/>
      <w:marBottom w:val="0"/>
      <w:divBdr>
        <w:top w:val="none" w:sz="0" w:space="0" w:color="auto"/>
        <w:left w:val="none" w:sz="0" w:space="0" w:color="auto"/>
        <w:bottom w:val="none" w:sz="0" w:space="0" w:color="auto"/>
        <w:right w:val="none" w:sz="0" w:space="0" w:color="auto"/>
      </w:divBdr>
    </w:div>
    <w:div w:id="1020274353">
      <w:bodyDiv w:val="1"/>
      <w:marLeft w:val="0"/>
      <w:marRight w:val="0"/>
      <w:marTop w:val="0"/>
      <w:marBottom w:val="0"/>
      <w:divBdr>
        <w:top w:val="none" w:sz="0" w:space="0" w:color="auto"/>
        <w:left w:val="none" w:sz="0" w:space="0" w:color="auto"/>
        <w:bottom w:val="none" w:sz="0" w:space="0" w:color="auto"/>
        <w:right w:val="none" w:sz="0" w:space="0" w:color="auto"/>
      </w:divBdr>
    </w:div>
    <w:div w:id="1020400472">
      <w:bodyDiv w:val="1"/>
      <w:marLeft w:val="0"/>
      <w:marRight w:val="0"/>
      <w:marTop w:val="0"/>
      <w:marBottom w:val="0"/>
      <w:divBdr>
        <w:top w:val="none" w:sz="0" w:space="0" w:color="auto"/>
        <w:left w:val="none" w:sz="0" w:space="0" w:color="auto"/>
        <w:bottom w:val="none" w:sz="0" w:space="0" w:color="auto"/>
        <w:right w:val="none" w:sz="0" w:space="0" w:color="auto"/>
      </w:divBdr>
    </w:div>
    <w:div w:id="1020662627">
      <w:bodyDiv w:val="1"/>
      <w:marLeft w:val="0"/>
      <w:marRight w:val="0"/>
      <w:marTop w:val="0"/>
      <w:marBottom w:val="0"/>
      <w:divBdr>
        <w:top w:val="none" w:sz="0" w:space="0" w:color="auto"/>
        <w:left w:val="none" w:sz="0" w:space="0" w:color="auto"/>
        <w:bottom w:val="none" w:sz="0" w:space="0" w:color="auto"/>
        <w:right w:val="none" w:sz="0" w:space="0" w:color="auto"/>
      </w:divBdr>
    </w:div>
    <w:div w:id="1021738095">
      <w:bodyDiv w:val="1"/>
      <w:marLeft w:val="0"/>
      <w:marRight w:val="0"/>
      <w:marTop w:val="0"/>
      <w:marBottom w:val="0"/>
      <w:divBdr>
        <w:top w:val="none" w:sz="0" w:space="0" w:color="auto"/>
        <w:left w:val="none" w:sz="0" w:space="0" w:color="auto"/>
        <w:bottom w:val="none" w:sz="0" w:space="0" w:color="auto"/>
        <w:right w:val="none" w:sz="0" w:space="0" w:color="auto"/>
      </w:divBdr>
    </w:div>
    <w:div w:id="1022168191">
      <w:bodyDiv w:val="1"/>
      <w:marLeft w:val="0"/>
      <w:marRight w:val="0"/>
      <w:marTop w:val="0"/>
      <w:marBottom w:val="0"/>
      <w:divBdr>
        <w:top w:val="none" w:sz="0" w:space="0" w:color="auto"/>
        <w:left w:val="none" w:sz="0" w:space="0" w:color="auto"/>
        <w:bottom w:val="none" w:sz="0" w:space="0" w:color="auto"/>
        <w:right w:val="none" w:sz="0" w:space="0" w:color="auto"/>
      </w:divBdr>
    </w:div>
    <w:div w:id="1022367244">
      <w:bodyDiv w:val="1"/>
      <w:marLeft w:val="0"/>
      <w:marRight w:val="0"/>
      <w:marTop w:val="0"/>
      <w:marBottom w:val="0"/>
      <w:divBdr>
        <w:top w:val="none" w:sz="0" w:space="0" w:color="auto"/>
        <w:left w:val="none" w:sz="0" w:space="0" w:color="auto"/>
        <w:bottom w:val="none" w:sz="0" w:space="0" w:color="auto"/>
        <w:right w:val="none" w:sz="0" w:space="0" w:color="auto"/>
      </w:divBdr>
    </w:div>
    <w:div w:id="1022786051">
      <w:bodyDiv w:val="1"/>
      <w:marLeft w:val="0"/>
      <w:marRight w:val="0"/>
      <w:marTop w:val="0"/>
      <w:marBottom w:val="0"/>
      <w:divBdr>
        <w:top w:val="none" w:sz="0" w:space="0" w:color="auto"/>
        <w:left w:val="none" w:sz="0" w:space="0" w:color="auto"/>
        <w:bottom w:val="none" w:sz="0" w:space="0" w:color="auto"/>
        <w:right w:val="none" w:sz="0" w:space="0" w:color="auto"/>
      </w:divBdr>
    </w:div>
    <w:div w:id="1022828952">
      <w:bodyDiv w:val="1"/>
      <w:marLeft w:val="0"/>
      <w:marRight w:val="0"/>
      <w:marTop w:val="0"/>
      <w:marBottom w:val="0"/>
      <w:divBdr>
        <w:top w:val="none" w:sz="0" w:space="0" w:color="auto"/>
        <w:left w:val="none" w:sz="0" w:space="0" w:color="auto"/>
        <w:bottom w:val="none" w:sz="0" w:space="0" w:color="auto"/>
        <w:right w:val="none" w:sz="0" w:space="0" w:color="auto"/>
      </w:divBdr>
    </w:div>
    <w:div w:id="1023049614">
      <w:bodyDiv w:val="1"/>
      <w:marLeft w:val="0"/>
      <w:marRight w:val="0"/>
      <w:marTop w:val="0"/>
      <w:marBottom w:val="0"/>
      <w:divBdr>
        <w:top w:val="none" w:sz="0" w:space="0" w:color="auto"/>
        <w:left w:val="none" w:sz="0" w:space="0" w:color="auto"/>
        <w:bottom w:val="none" w:sz="0" w:space="0" w:color="auto"/>
        <w:right w:val="none" w:sz="0" w:space="0" w:color="auto"/>
      </w:divBdr>
    </w:div>
    <w:div w:id="1023088319">
      <w:bodyDiv w:val="1"/>
      <w:marLeft w:val="0"/>
      <w:marRight w:val="0"/>
      <w:marTop w:val="0"/>
      <w:marBottom w:val="0"/>
      <w:divBdr>
        <w:top w:val="none" w:sz="0" w:space="0" w:color="auto"/>
        <w:left w:val="none" w:sz="0" w:space="0" w:color="auto"/>
        <w:bottom w:val="none" w:sz="0" w:space="0" w:color="auto"/>
        <w:right w:val="none" w:sz="0" w:space="0" w:color="auto"/>
      </w:divBdr>
    </w:div>
    <w:div w:id="1023628962">
      <w:bodyDiv w:val="1"/>
      <w:marLeft w:val="0"/>
      <w:marRight w:val="0"/>
      <w:marTop w:val="0"/>
      <w:marBottom w:val="0"/>
      <w:divBdr>
        <w:top w:val="none" w:sz="0" w:space="0" w:color="auto"/>
        <w:left w:val="none" w:sz="0" w:space="0" w:color="auto"/>
        <w:bottom w:val="none" w:sz="0" w:space="0" w:color="auto"/>
        <w:right w:val="none" w:sz="0" w:space="0" w:color="auto"/>
      </w:divBdr>
    </w:div>
    <w:div w:id="1023634923">
      <w:bodyDiv w:val="1"/>
      <w:marLeft w:val="0"/>
      <w:marRight w:val="0"/>
      <w:marTop w:val="0"/>
      <w:marBottom w:val="0"/>
      <w:divBdr>
        <w:top w:val="none" w:sz="0" w:space="0" w:color="auto"/>
        <w:left w:val="none" w:sz="0" w:space="0" w:color="auto"/>
        <w:bottom w:val="none" w:sz="0" w:space="0" w:color="auto"/>
        <w:right w:val="none" w:sz="0" w:space="0" w:color="auto"/>
      </w:divBdr>
    </w:div>
    <w:div w:id="1023676478">
      <w:bodyDiv w:val="1"/>
      <w:marLeft w:val="0"/>
      <w:marRight w:val="0"/>
      <w:marTop w:val="0"/>
      <w:marBottom w:val="0"/>
      <w:divBdr>
        <w:top w:val="none" w:sz="0" w:space="0" w:color="auto"/>
        <w:left w:val="none" w:sz="0" w:space="0" w:color="auto"/>
        <w:bottom w:val="none" w:sz="0" w:space="0" w:color="auto"/>
        <w:right w:val="none" w:sz="0" w:space="0" w:color="auto"/>
      </w:divBdr>
    </w:div>
    <w:div w:id="1024594112">
      <w:bodyDiv w:val="1"/>
      <w:marLeft w:val="0"/>
      <w:marRight w:val="0"/>
      <w:marTop w:val="0"/>
      <w:marBottom w:val="0"/>
      <w:divBdr>
        <w:top w:val="none" w:sz="0" w:space="0" w:color="auto"/>
        <w:left w:val="none" w:sz="0" w:space="0" w:color="auto"/>
        <w:bottom w:val="none" w:sz="0" w:space="0" w:color="auto"/>
        <w:right w:val="none" w:sz="0" w:space="0" w:color="auto"/>
      </w:divBdr>
    </w:div>
    <w:div w:id="1024983509">
      <w:bodyDiv w:val="1"/>
      <w:marLeft w:val="0"/>
      <w:marRight w:val="0"/>
      <w:marTop w:val="0"/>
      <w:marBottom w:val="0"/>
      <w:divBdr>
        <w:top w:val="none" w:sz="0" w:space="0" w:color="auto"/>
        <w:left w:val="none" w:sz="0" w:space="0" w:color="auto"/>
        <w:bottom w:val="none" w:sz="0" w:space="0" w:color="auto"/>
        <w:right w:val="none" w:sz="0" w:space="0" w:color="auto"/>
      </w:divBdr>
    </w:div>
    <w:div w:id="1025014085">
      <w:bodyDiv w:val="1"/>
      <w:marLeft w:val="0"/>
      <w:marRight w:val="0"/>
      <w:marTop w:val="0"/>
      <w:marBottom w:val="0"/>
      <w:divBdr>
        <w:top w:val="none" w:sz="0" w:space="0" w:color="auto"/>
        <w:left w:val="none" w:sz="0" w:space="0" w:color="auto"/>
        <w:bottom w:val="none" w:sz="0" w:space="0" w:color="auto"/>
        <w:right w:val="none" w:sz="0" w:space="0" w:color="auto"/>
      </w:divBdr>
    </w:div>
    <w:div w:id="1025139076">
      <w:bodyDiv w:val="1"/>
      <w:marLeft w:val="0"/>
      <w:marRight w:val="0"/>
      <w:marTop w:val="0"/>
      <w:marBottom w:val="0"/>
      <w:divBdr>
        <w:top w:val="none" w:sz="0" w:space="0" w:color="auto"/>
        <w:left w:val="none" w:sz="0" w:space="0" w:color="auto"/>
        <w:bottom w:val="none" w:sz="0" w:space="0" w:color="auto"/>
        <w:right w:val="none" w:sz="0" w:space="0" w:color="auto"/>
      </w:divBdr>
    </w:div>
    <w:div w:id="1025449663">
      <w:bodyDiv w:val="1"/>
      <w:marLeft w:val="0"/>
      <w:marRight w:val="0"/>
      <w:marTop w:val="0"/>
      <w:marBottom w:val="0"/>
      <w:divBdr>
        <w:top w:val="none" w:sz="0" w:space="0" w:color="auto"/>
        <w:left w:val="none" w:sz="0" w:space="0" w:color="auto"/>
        <w:bottom w:val="none" w:sz="0" w:space="0" w:color="auto"/>
        <w:right w:val="none" w:sz="0" w:space="0" w:color="auto"/>
      </w:divBdr>
    </w:div>
    <w:div w:id="1025519171">
      <w:bodyDiv w:val="1"/>
      <w:marLeft w:val="0"/>
      <w:marRight w:val="0"/>
      <w:marTop w:val="0"/>
      <w:marBottom w:val="0"/>
      <w:divBdr>
        <w:top w:val="none" w:sz="0" w:space="0" w:color="auto"/>
        <w:left w:val="none" w:sz="0" w:space="0" w:color="auto"/>
        <w:bottom w:val="none" w:sz="0" w:space="0" w:color="auto"/>
        <w:right w:val="none" w:sz="0" w:space="0" w:color="auto"/>
      </w:divBdr>
    </w:div>
    <w:div w:id="1025836468">
      <w:bodyDiv w:val="1"/>
      <w:marLeft w:val="0"/>
      <w:marRight w:val="0"/>
      <w:marTop w:val="0"/>
      <w:marBottom w:val="0"/>
      <w:divBdr>
        <w:top w:val="none" w:sz="0" w:space="0" w:color="auto"/>
        <w:left w:val="none" w:sz="0" w:space="0" w:color="auto"/>
        <w:bottom w:val="none" w:sz="0" w:space="0" w:color="auto"/>
        <w:right w:val="none" w:sz="0" w:space="0" w:color="auto"/>
      </w:divBdr>
    </w:div>
    <w:div w:id="1025861443">
      <w:bodyDiv w:val="1"/>
      <w:marLeft w:val="0"/>
      <w:marRight w:val="0"/>
      <w:marTop w:val="0"/>
      <w:marBottom w:val="0"/>
      <w:divBdr>
        <w:top w:val="none" w:sz="0" w:space="0" w:color="auto"/>
        <w:left w:val="none" w:sz="0" w:space="0" w:color="auto"/>
        <w:bottom w:val="none" w:sz="0" w:space="0" w:color="auto"/>
        <w:right w:val="none" w:sz="0" w:space="0" w:color="auto"/>
      </w:divBdr>
    </w:div>
    <w:div w:id="1026055456">
      <w:bodyDiv w:val="1"/>
      <w:marLeft w:val="0"/>
      <w:marRight w:val="0"/>
      <w:marTop w:val="0"/>
      <w:marBottom w:val="0"/>
      <w:divBdr>
        <w:top w:val="none" w:sz="0" w:space="0" w:color="auto"/>
        <w:left w:val="none" w:sz="0" w:space="0" w:color="auto"/>
        <w:bottom w:val="none" w:sz="0" w:space="0" w:color="auto"/>
        <w:right w:val="none" w:sz="0" w:space="0" w:color="auto"/>
      </w:divBdr>
    </w:div>
    <w:div w:id="1026129543">
      <w:bodyDiv w:val="1"/>
      <w:marLeft w:val="0"/>
      <w:marRight w:val="0"/>
      <w:marTop w:val="0"/>
      <w:marBottom w:val="0"/>
      <w:divBdr>
        <w:top w:val="none" w:sz="0" w:space="0" w:color="auto"/>
        <w:left w:val="none" w:sz="0" w:space="0" w:color="auto"/>
        <w:bottom w:val="none" w:sz="0" w:space="0" w:color="auto"/>
        <w:right w:val="none" w:sz="0" w:space="0" w:color="auto"/>
      </w:divBdr>
    </w:div>
    <w:div w:id="1026325431">
      <w:bodyDiv w:val="1"/>
      <w:marLeft w:val="0"/>
      <w:marRight w:val="0"/>
      <w:marTop w:val="0"/>
      <w:marBottom w:val="0"/>
      <w:divBdr>
        <w:top w:val="none" w:sz="0" w:space="0" w:color="auto"/>
        <w:left w:val="none" w:sz="0" w:space="0" w:color="auto"/>
        <w:bottom w:val="none" w:sz="0" w:space="0" w:color="auto"/>
        <w:right w:val="none" w:sz="0" w:space="0" w:color="auto"/>
      </w:divBdr>
    </w:div>
    <w:div w:id="1026490452">
      <w:bodyDiv w:val="1"/>
      <w:marLeft w:val="0"/>
      <w:marRight w:val="0"/>
      <w:marTop w:val="0"/>
      <w:marBottom w:val="0"/>
      <w:divBdr>
        <w:top w:val="none" w:sz="0" w:space="0" w:color="auto"/>
        <w:left w:val="none" w:sz="0" w:space="0" w:color="auto"/>
        <w:bottom w:val="none" w:sz="0" w:space="0" w:color="auto"/>
        <w:right w:val="none" w:sz="0" w:space="0" w:color="auto"/>
      </w:divBdr>
    </w:div>
    <w:div w:id="1026633645">
      <w:bodyDiv w:val="1"/>
      <w:marLeft w:val="0"/>
      <w:marRight w:val="0"/>
      <w:marTop w:val="0"/>
      <w:marBottom w:val="0"/>
      <w:divBdr>
        <w:top w:val="none" w:sz="0" w:space="0" w:color="auto"/>
        <w:left w:val="none" w:sz="0" w:space="0" w:color="auto"/>
        <w:bottom w:val="none" w:sz="0" w:space="0" w:color="auto"/>
        <w:right w:val="none" w:sz="0" w:space="0" w:color="auto"/>
      </w:divBdr>
    </w:div>
    <w:div w:id="1026903040">
      <w:bodyDiv w:val="1"/>
      <w:marLeft w:val="0"/>
      <w:marRight w:val="0"/>
      <w:marTop w:val="0"/>
      <w:marBottom w:val="0"/>
      <w:divBdr>
        <w:top w:val="none" w:sz="0" w:space="0" w:color="auto"/>
        <w:left w:val="none" w:sz="0" w:space="0" w:color="auto"/>
        <w:bottom w:val="none" w:sz="0" w:space="0" w:color="auto"/>
        <w:right w:val="none" w:sz="0" w:space="0" w:color="auto"/>
      </w:divBdr>
    </w:div>
    <w:div w:id="1026910153">
      <w:bodyDiv w:val="1"/>
      <w:marLeft w:val="0"/>
      <w:marRight w:val="0"/>
      <w:marTop w:val="0"/>
      <w:marBottom w:val="0"/>
      <w:divBdr>
        <w:top w:val="none" w:sz="0" w:space="0" w:color="auto"/>
        <w:left w:val="none" w:sz="0" w:space="0" w:color="auto"/>
        <w:bottom w:val="none" w:sz="0" w:space="0" w:color="auto"/>
        <w:right w:val="none" w:sz="0" w:space="0" w:color="auto"/>
      </w:divBdr>
    </w:div>
    <w:div w:id="1027566699">
      <w:bodyDiv w:val="1"/>
      <w:marLeft w:val="0"/>
      <w:marRight w:val="0"/>
      <w:marTop w:val="0"/>
      <w:marBottom w:val="0"/>
      <w:divBdr>
        <w:top w:val="none" w:sz="0" w:space="0" w:color="auto"/>
        <w:left w:val="none" w:sz="0" w:space="0" w:color="auto"/>
        <w:bottom w:val="none" w:sz="0" w:space="0" w:color="auto"/>
        <w:right w:val="none" w:sz="0" w:space="0" w:color="auto"/>
      </w:divBdr>
    </w:div>
    <w:div w:id="1027874423">
      <w:bodyDiv w:val="1"/>
      <w:marLeft w:val="0"/>
      <w:marRight w:val="0"/>
      <w:marTop w:val="0"/>
      <w:marBottom w:val="0"/>
      <w:divBdr>
        <w:top w:val="none" w:sz="0" w:space="0" w:color="auto"/>
        <w:left w:val="none" w:sz="0" w:space="0" w:color="auto"/>
        <w:bottom w:val="none" w:sz="0" w:space="0" w:color="auto"/>
        <w:right w:val="none" w:sz="0" w:space="0" w:color="auto"/>
      </w:divBdr>
    </w:div>
    <w:div w:id="1028146073">
      <w:bodyDiv w:val="1"/>
      <w:marLeft w:val="0"/>
      <w:marRight w:val="0"/>
      <w:marTop w:val="0"/>
      <w:marBottom w:val="0"/>
      <w:divBdr>
        <w:top w:val="none" w:sz="0" w:space="0" w:color="auto"/>
        <w:left w:val="none" w:sz="0" w:space="0" w:color="auto"/>
        <w:bottom w:val="none" w:sz="0" w:space="0" w:color="auto"/>
        <w:right w:val="none" w:sz="0" w:space="0" w:color="auto"/>
      </w:divBdr>
    </w:div>
    <w:div w:id="1028287977">
      <w:bodyDiv w:val="1"/>
      <w:marLeft w:val="0"/>
      <w:marRight w:val="0"/>
      <w:marTop w:val="0"/>
      <w:marBottom w:val="0"/>
      <w:divBdr>
        <w:top w:val="none" w:sz="0" w:space="0" w:color="auto"/>
        <w:left w:val="none" w:sz="0" w:space="0" w:color="auto"/>
        <w:bottom w:val="none" w:sz="0" w:space="0" w:color="auto"/>
        <w:right w:val="none" w:sz="0" w:space="0" w:color="auto"/>
      </w:divBdr>
    </w:div>
    <w:div w:id="1028677518">
      <w:bodyDiv w:val="1"/>
      <w:marLeft w:val="0"/>
      <w:marRight w:val="0"/>
      <w:marTop w:val="0"/>
      <w:marBottom w:val="0"/>
      <w:divBdr>
        <w:top w:val="none" w:sz="0" w:space="0" w:color="auto"/>
        <w:left w:val="none" w:sz="0" w:space="0" w:color="auto"/>
        <w:bottom w:val="none" w:sz="0" w:space="0" w:color="auto"/>
        <w:right w:val="none" w:sz="0" w:space="0" w:color="auto"/>
      </w:divBdr>
    </w:div>
    <w:div w:id="1029137120">
      <w:bodyDiv w:val="1"/>
      <w:marLeft w:val="0"/>
      <w:marRight w:val="0"/>
      <w:marTop w:val="0"/>
      <w:marBottom w:val="0"/>
      <w:divBdr>
        <w:top w:val="none" w:sz="0" w:space="0" w:color="auto"/>
        <w:left w:val="none" w:sz="0" w:space="0" w:color="auto"/>
        <w:bottom w:val="none" w:sz="0" w:space="0" w:color="auto"/>
        <w:right w:val="none" w:sz="0" w:space="0" w:color="auto"/>
      </w:divBdr>
    </w:div>
    <w:div w:id="1029180018">
      <w:bodyDiv w:val="1"/>
      <w:marLeft w:val="0"/>
      <w:marRight w:val="0"/>
      <w:marTop w:val="0"/>
      <w:marBottom w:val="0"/>
      <w:divBdr>
        <w:top w:val="none" w:sz="0" w:space="0" w:color="auto"/>
        <w:left w:val="none" w:sz="0" w:space="0" w:color="auto"/>
        <w:bottom w:val="none" w:sz="0" w:space="0" w:color="auto"/>
        <w:right w:val="none" w:sz="0" w:space="0" w:color="auto"/>
      </w:divBdr>
    </w:div>
    <w:div w:id="1029600847">
      <w:bodyDiv w:val="1"/>
      <w:marLeft w:val="0"/>
      <w:marRight w:val="0"/>
      <w:marTop w:val="0"/>
      <w:marBottom w:val="0"/>
      <w:divBdr>
        <w:top w:val="none" w:sz="0" w:space="0" w:color="auto"/>
        <w:left w:val="none" w:sz="0" w:space="0" w:color="auto"/>
        <w:bottom w:val="none" w:sz="0" w:space="0" w:color="auto"/>
        <w:right w:val="none" w:sz="0" w:space="0" w:color="auto"/>
      </w:divBdr>
    </w:div>
    <w:div w:id="1029799296">
      <w:bodyDiv w:val="1"/>
      <w:marLeft w:val="0"/>
      <w:marRight w:val="0"/>
      <w:marTop w:val="0"/>
      <w:marBottom w:val="0"/>
      <w:divBdr>
        <w:top w:val="none" w:sz="0" w:space="0" w:color="auto"/>
        <w:left w:val="none" w:sz="0" w:space="0" w:color="auto"/>
        <w:bottom w:val="none" w:sz="0" w:space="0" w:color="auto"/>
        <w:right w:val="none" w:sz="0" w:space="0" w:color="auto"/>
      </w:divBdr>
    </w:div>
    <w:div w:id="1030036253">
      <w:bodyDiv w:val="1"/>
      <w:marLeft w:val="0"/>
      <w:marRight w:val="0"/>
      <w:marTop w:val="0"/>
      <w:marBottom w:val="0"/>
      <w:divBdr>
        <w:top w:val="none" w:sz="0" w:space="0" w:color="auto"/>
        <w:left w:val="none" w:sz="0" w:space="0" w:color="auto"/>
        <w:bottom w:val="none" w:sz="0" w:space="0" w:color="auto"/>
        <w:right w:val="none" w:sz="0" w:space="0" w:color="auto"/>
      </w:divBdr>
    </w:div>
    <w:div w:id="1030227350">
      <w:bodyDiv w:val="1"/>
      <w:marLeft w:val="0"/>
      <w:marRight w:val="0"/>
      <w:marTop w:val="0"/>
      <w:marBottom w:val="0"/>
      <w:divBdr>
        <w:top w:val="none" w:sz="0" w:space="0" w:color="auto"/>
        <w:left w:val="none" w:sz="0" w:space="0" w:color="auto"/>
        <w:bottom w:val="none" w:sz="0" w:space="0" w:color="auto"/>
        <w:right w:val="none" w:sz="0" w:space="0" w:color="auto"/>
      </w:divBdr>
    </w:div>
    <w:div w:id="1030570353">
      <w:bodyDiv w:val="1"/>
      <w:marLeft w:val="0"/>
      <w:marRight w:val="0"/>
      <w:marTop w:val="0"/>
      <w:marBottom w:val="0"/>
      <w:divBdr>
        <w:top w:val="none" w:sz="0" w:space="0" w:color="auto"/>
        <w:left w:val="none" w:sz="0" w:space="0" w:color="auto"/>
        <w:bottom w:val="none" w:sz="0" w:space="0" w:color="auto"/>
        <w:right w:val="none" w:sz="0" w:space="0" w:color="auto"/>
      </w:divBdr>
    </w:div>
    <w:div w:id="1030959378">
      <w:bodyDiv w:val="1"/>
      <w:marLeft w:val="0"/>
      <w:marRight w:val="0"/>
      <w:marTop w:val="0"/>
      <w:marBottom w:val="0"/>
      <w:divBdr>
        <w:top w:val="none" w:sz="0" w:space="0" w:color="auto"/>
        <w:left w:val="none" w:sz="0" w:space="0" w:color="auto"/>
        <w:bottom w:val="none" w:sz="0" w:space="0" w:color="auto"/>
        <w:right w:val="none" w:sz="0" w:space="0" w:color="auto"/>
      </w:divBdr>
    </w:div>
    <w:div w:id="1031690540">
      <w:bodyDiv w:val="1"/>
      <w:marLeft w:val="0"/>
      <w:marRight w:val="0"/>
      <w:marTop w:val="0"/>
      <w:marBottom w:val="0"/>
      <w:divBdr>
        <w:top w:val="none" w:sz="0" w:space="0" w:color="auto"/>
        <w:left w:val="none" w:sz="0" w:space="0" w:color="auto"/>
        <w:bottom w:val="none" w:sz="0" w:space="0" w:color="auto"/>
        <w:right w:val="none" w:sz="0" w:space="0" w:color="auto"/>
      </w:divBdr>
    </w:div>
    <w:div w:id="1031879145">
      <w:bodyDiv w:val="1"/>
      <w:marLeft w:val="0"/>
      <w:marRight w:val="0"/>
      <w:marTop w:val="0"/>
      <w:marBottom w:val="0"/>
      <w:divBdr>
        <w:top w:val="none" w:sz="0" w:space="0" w:color="auto"/>
        <w:left w:val="none" w:sz="0" w:space="0" w:color="auto"/>
        <w:bottom w:val="none" w:sz="0" w:space="0" w:color="auto"/>
        <w:right w:val="none" w:sz="0" w:space="0" w:color="auto"/>
      </w:divBdr>
    </w:div>
    <w:div w:id="1032264557">
      <w:bodyDiv w:val="1"/>
      <w:marLeft w:val="0"/>
      <w:marRight w:val="0"/>
      <w:marTop w:val="0"/>
      <w:marBottom w:val="0"/>
      <w:divBdr>
        <w:top w:val="none" w:sz="0" w:space="0" w:color="auto"/>
        <w:left w:val="none" w:sz="0" w:space="0" w:color="auto"/>
        <w:bottom w:val="none" w:sz="0" w:space="0" w:color="auto"/>
        <w:right w:val="none" w:sz="0" w:space="0" w:color="auto"/>
      </w:divBdr>
    </w:div>
    <w:div w:id="1032918922">
      <w:bodyDiv w:val="1"/>
      <w:marLeft w:val="0"/>
      <w:marRight w:val="0"/>
      <w:marTop w:val="0"/>
      <w:marBottom w:val="0"/>
      <w:divBdr>
        <w:top w:val="none" w:sz="0" w:space="0" w:color="auto"/>
        <w:left w:val="none" w:sz="0" w:space="0" w:color="auto"/>
        <w:bottom w:val="none" w:sz="0" w:space="0" w:color="auto"/>
        <w:right w:val="none" w:sz="0" w:space="0" w:color="auto"/>
      </w:divBdr>
    </w:div>
    <w:div w:id="1033187030">
      <w:bodyDiv w:val="1"/>
      <w:marLeft w:val="0"/>
      <w:marRight w:val="0"/>
      <w:marTop w:val="0"/>
      <w:marBottom w:val="0"/>
      <w:divBdr>
        <w:top w:val="none" w:sz="0" w:space="0" w:color="auto"/>
        <w:left w:val="none" w:sz="0" w:space="0" w:color="auto"/>
        <w:bottom w:val="none" w:sz="0" w:space="0" w:color="auto"/>
        <w:right w:val="none" w:sz="0" w:space="0" w:color="auto"/>
      </w:divBdr>
    </w:div>
    <w:div w:id="1033576065">
      <w:bodyDiv w:val="1"/>
      <w:marLeft w:val="0"/>
      <w:marRight w:val="0"/>
      <w:marTop w:val="0"/>
      <w:marBottom w:val="0"/>
      <w:divBdr>
        <w:top w:val="none" w:sz="0" w:space="0" w:color="auto"/>
        <w:left w:val="none" w:sz="0" w:space="0" w:color="auto"/>
        <w:bottom w:val="none" w:sz="0" w:space="0" w:color="auto"/>
        <w:right w:val="none" w:sz="0" w:space="0" w:color="auto"/>
      </w:divBdr>
    </w:div>
    <w:div w:id="1033768039">
      <w:bodyDiv w:val="1"/>
      <w:marLeft w:val="0"/>
      <w:marRight w:val="0"/>
      <w:marTop w:val="0"/>
      <w:marBottom w:val="0"/>
      <w:divBdr>
        <w:top w:val="none" w:sz="0" w:space="0" w:color="auto"/>
        <w:left w:val="none" w:sz="0" w:space="0" w:color="auto"/>
        <w:bottom w:val="none" w:sz="0" w:space="0" w:color="auto"/>
        <w:right w:val="none" w:sz="0" w:space="0" w:color="auto"/>
      </w:divBdr>
    </w:div>
    <w:div w:id="1034041110">
      <w:bodyDiv w:val="1"/>
      <w:marLeft w:val="0"/>
      <w:marRight w:val="0"/>
      <w:marTop w:val="0"/>
      <w:marBottom w:val="0"/>
      <w:divBdr>
        <w:top w:val="none" w:sz="0" w:space="0" w:color="auto"/>
        <w:left w:val="none" w:sz="0" w:space="0" w:color="auto"/>
        <w:bottom w:val="none" w:sz="0" w:space="0" w:color="auto"/>
        <w:right w:val="none" w:sz="0" w:space="0" w:color="auto"/>
      </w:divBdr>
    </w:div>
    <w:div w:id="1034304391">
      <w:bodyDiv w:val="1"/>
      <w:marLeft w:val="0"/>
      <w:marRight w:val="0"/>
      <w:marTop w:val="0"/>
      <w:marBottom w:val="0"/>
      <w:divBdr>
        <w:top w:val="none" w:sz="0" w:space="0" w:color="auto"/>
        <w:left w:val="none" w:sz="0" w:space="0" w:color="auto"/>
        <w:bottom w:val="none" w:sz="0" w:space="0" w:color="auto"/>
        <w:right w:val="none" w:sz="0" w:space="0" w:color="auto"/>
      </w:divBdr>
    </w:div>
    <w:div w:id="1034305034">
      <w:bodyDiv w:val="1"/>
      <w:marLeft w:val="0"/>
      <w:marRight w:val="0"/>
      <w:marTop w:val="0"/>
      <w:marBottom w:val="0"/>
      <w:divBdr>
        <w:top w:val="none" w:sz="0" w:space="0" w:color="auto"/>
        <w:left w:val="none" w:sz="0" w:space="0" w:color="auto"/>
        <w:bottom w:val="none" w:sz="0" w:space="0" w:color="auto"/>
        <w:right w:val="none" w:sz="0" w:space="0" w:color="auto"/>
      </w:divBdr>
    </w:div>
    <w:div w:id="1034497137">
      <w:bodyDiv w:val="1"/>
      <w:marLeft w:val="0"/>
      <w:marRight w:val="0"/>
      <w:marTop w:val="0"/>
      <w:marBottom w:val="0"/>
      <w:divBdr>
        <w:top w:val="none" w:sz="0" w:space="0" w:color="auto"/>
        <w:left w:val="none" w:sz="0" w:space="0" w:color="auto"/>
        <w:bottom w:val="none" w:sz="0" w:space="0" w:color="auto"/>
        <w:right w:val="none" w:sz="0" w:space="0" w:color="auto"/>
      </w:divBdr>
    </w:div>
    <w:div w:id="1034774456">
      <w:bodyDiv w:val="1"/>
      <w:marLeft w:val="0"/>
      <w:marRight w:val="0"/>
      <w:marTop w:val="0"/>
      <w:marBottom w:val="0"/>
      <w:divBdr>
        <w:top w:val="none" w:sz="0" w:space="0" w:color="auto"/>
        <w:left w:val="none" w:sz="0" w:space="0" w:color="auto"/>
        <w:bottom w:val="none" w:sz="0" w:space="0" w:color="auto"/>
        <w:right w:val="none" w:sz="0" w:space="0" w:color="auto"/>
      </w:divBdr>
    </w:div>
    <w:div w:id="1034888262">
      <w:bodyDiv w:val="1"/>
      <w:marLeft w:val="0"/>
      <w:marRight w:val="0"/>
      <w:marTop w:val="0"/>
      <w:marBottom w:val="0"/>
      <w:divBdr>
        <w:top w:val="none" w:sz="0" w:space="0" w:color="auto"/>
        <w:left w:val="none" w:sz="0" w:space="0" w:color="auto"/>
        <w:bottom w:val="none" w:sz="0" w:space="0" w:color="auto"/>
        <w:right w:val="none" w:sz="0" w:space="0" w:color="auto"/>
      </w:divBdr>
    </w:div>
    <w:div w:id="1035273660">
      <w:bodyDiv w:val="1"/>
      <w:marLeft w:val="0"/>
      <w:marRight w:val="0"/>
      <w:marTop w:val="0"/>
      <w:marBottom w:val="0"/>
      <w:divBdr>
        <w:top w:val="none" w:sz="0" w:space="0" w:color="auto"/>
        <w:left w:val="none" w:sz="0" w:space="0" w:color="auto"/>
        <w:bottom w:val="none" w:sz="0" w:space="0" w:color="auto"/>
        <w:right w:val="none" w:sz="0" w:space="0" w:color="auto"/>
      </w:divBdr>
    </w:div>
    <w:div w:id="1035427381">
      <w:bodyDiv w:val="1"/>
      <w:marLeft w:val="0"/>
      <w:marRight w:val="0"/>
      <w:marTop w:val="0"/>
      <w:marBottom w:val="0"/>
      <w:divBdr>
        <w:top w:val="none" w:sz="0" w:space="0" w:color="auto"/>
        <w:left w:val="none" w:sz="0" w:space="0" w:color="auto"/>
        <w:bottom w:val="none" w:sz="0" w:space="0" w:color="auto"/>
        <w:right w:val="none" w:sz="0" w:space="0" w:color="auto"/>
      </w:divBdr>
    </w:div>
    <w:div w:id="1036849184">
      <w:bodyDiv w:val="1"/>
      <w:marLeft w:val="0"/>
      <w:marRight w:val="0"/>
      <w:marTop w:val="0"/>
      <w:marBottom w:val="0"/>
      <w:divBdr>
        <w:top w:val="none" w:sz="0" w:space="0" w:color="auto"/>
        <w:left w:val="none" w:sz="0" w:space="0" w:color="auto"/>
        <w:bottom w:val="none" w:sz="0" w:space="0" w:color="auto"/>
        <w:right w:val="none" w:sz="0" w:space="0" w:color="auto"/>
      </w:divBdr>
    </w:div>
    <w:div w:id="1037394602">
      <w:bodyDiv w:val="1"/>
      <w:marLeft w:val="0"/>
      <w:marRight w:val="0"/>
      <w:marTop w:val="0"/>
      <w:marBottom w:val="0"/>
      <w:divBdr>
        <w:top w:val="none" w:sz="0" w:space="0" w:color="auto"/>
        <w:left w:val="none" w:sz="0" w:space="0" w:color="auto"/>
        <w:bottom w:val="none" w:sz="0" w:space="0" w:color="auto"/>
        <w:right w:val="none" w:sz="0" w:space="0" w:color="auto"/>
      </w:divBdr>
    </w:div>
    <w:div w:id="1037508550">
      <w:bodyDiv w:val="1"/>
      <w:marLeft w:val="0"/>
      <w:marRight w:val="0"/>
      <w:marTop w:val="0"/>
      <w:marBottom w:val="0"/>
      <w:divBdr>
        <w:top w:val="none" w:sz="0" w:space="0" w:color="auto"/>
        <w:left w:val="none" w:sz="0" w:space="0" w:color="auto"/>
        <w:bottom w:val="none" w:sz="0" w:space="0" w:color="auto"/>
        <w:right w:val="none" w:sz="0" w:space="0" w:color="auto"/>
      </w:divBdr>
    </w:div>
    <w:div w:id="1037508801">
      <w:bodyDiv w:val="1"/>
      <w:marLeft w:val="0"/>
      <w:marRight w:val="0"/>
      <w:marTop w:val="0"/>
      <w:marBottom w:val="0"/>
      <w:divBdr>
        <w:top w:val="none" w:sz="0" w:space="0" w:color="auto"/>
        <w:left w:val="none" w:sz="0" w:space="0" w:color="auto"/>
        <w:bottom w:val="none" w:sz="0" w:space="0" w:color="auto"/>
        <w:right w:val="none" w:sz="0" w:space="0" w:color="auto"/>
      </w:divBdr>
    </w:div>
    <w:div w:id="1038091483">
      <w:bodyDiv w:val="1"/>
      <w:marLeft w:val="0"/>
      <w:marRight w:val="0"/>
      <w:marTop w:val="0"/>
      <w:marBottom w:val="0"/>
      <w:divBdr>
        <w:top w:val="none" w:sz="0" w:space="0" w:color="auto"/>
        <w:left w:val="none" w:sz="0" w:space="0" w:color="auto"/>
        <w:bottom w:val="none" w:sz="0" w:space="0" w:color="auto"/>
        <w:right w:val="none" w:sz="0" w:space="0" w:color="auto"/>
      </w:divBdr>
    </w:div>
    <w:div w:id="1038161867">
      <w:bodyDiv w:val="1"/>
      <w:marLeft w:val="0"/>
      <w:marRight w:val="0"/>
      <w:marTop w:val="0"/>
      <w:marBottom w:val="0"/>
      <w:divBdr>
        <w:top w:val="none" w:sz="0" w:space="0" w:color="auto"/>
        <w:left w:val="none" w:sz="0" w:space="0" w:color="auto"/>
        <w:bottom w:val="none" w:sz="0" w:space="0" w:color="auto"/>
        <w:right w:val="none" w:sz="0" w:space="0" w:color="auto"/>
      </w:divBdr>
    </w:div>
    <w:div w:id="1038243101">
      <w:bodyDiv w:val="1"/>
      <w:marLeft w:val="0"/>
      <w:marRight w:val="0"/>
      <w:marTop w:val="0"/>
      <w:marBottom w:val="0"/>
      <w:divBdr>
        <w:top w:val="none" w:sz="0" w:space="0" w:color="auto"/>
        <w:left w:val="none" w:sz="0" w:space="0" w:color="auto"/>
        <w:bottom w:val="none" w:sz="0" w:space="0" w:color="auto"/>
        <w:right w:val="none" w:sz="0" w:space="0" w:color="auto"/>
      </w:divBdr>
    </w:div>
    <w:div w:id="1039277974">
      <w:bodyDiv w:val="1"/>
      <w:marLeft w:val="0"/>
      <w:marRight w:val="0"/>
      <w:marTop w:val="0"/>
      <w:marBottom w:val="0"/>
      <w:divBdr>
        <w:top w:val="none" w:sz="0" w:space="0" w:color="auto"/>
        <w:left w:val="none" w:sz="0" w:space="0" w:color="auto"/>
        <w:bottom w:val="none" w:sz="0" w:space="0" w:color="auto"/>
        <w:right w:val="none" w:sz="0" w:space="0" w:color="auto"/>
      </w:divBdr>
    </w:div>
    <w:div w:id="1040126175">
      <w:bodyDiv w:val="1"/>
      <w:marLeft w:val="0"/>
      <w:marRight w:val="0"/>
      <w:marTop w:val="0"/>
      <w:marBottom w:val="0"/>
      <w:divBdr>
        <w:top w:val="none" w:sz="0" w:space="0" w:color="auto"/>
        <w:left w:val="none" w:sz="0" w:space="0" w:color="auto"/>
        <w:bottom w:val="none" w:sz="0" w:space="0" w:color="auto"/>
        <w:right w:val="none" w:sz="0" w:space="0" w:color="auto"/>
      </w:divBdr>
    </w:div>
    <w:div w:id="1041440160">
      <w:bodyDiv w:val="1"/>
      <w:marLeft w:val="0"/>
      <w:marRight w:val="0"/>
      <w:marTop w:val="0"/>
      <w:marBottom w:val="0"/>
      <w:divBdr>
        <w:top w:val="none" w:sz="0" w:space="0" w:color="auto"/>
        <w:left w:val="none" w:sz="0" w:space="0" w:color="auto"/>
        <w:bottom w:val="none" w:sz="0" w:space="0" w:color="auto"/>
        <w:right w:val="none" w:sz="0" w:space="0" w:color="auto"/>
      </w:divBdr>
    </w:div>
    <w:div w:id="1041588243">
      <w:bodyDiv w:val="1"/>
      <w:marLeft w:val="0"/>
      <w:marRight w:val="0"/>
      <w:marTop w:val="0"/>
      <w:marBottom w:val="0"/>
      <w:divBdr>
        <w:top w:val="none" w:sz="0" w:space="0" w:color="auto"/>
        <w:left w:val="none" w:sz="0" w:space="0" w:color="auto"/>
        <w:bottom w:val="none" w:sz="0" w:space="0" w:color="auto"/>
        <w:right w:val="none" w:sz="0" w:space="0" w:color="auto"/>
      </w:divBdr>
    </w:div>
    <w:div w:id="1042248414">
      <w:bodyDiv w:val="1"/>
      <w:marLeft w:val="0"/>
      <w:marRight w:val="0"/>
      <w:marTop w:val="0"/>
      <w:marBottom w:val="0"/>
      <w:divBdr>
        <w:top w:val="none" w:sz="0" w:space="0" w:color="auto"/>
        <w:left w:val="none" w:sz="0" w:space="0" w:color="auto"/>
        <w:bottom w:val="none" w:sz="0" w:space="0" w:color="auto"/>
        <w:right w:val="none" w:sz="0" w:space="0" w:color="auto"/>
      </w:divBdr>
    </w:div>
    <w:div w:id="1042754925">
      <w:bodyDiv w:val="1"/>
      <w:marLeft w:val="0"/>
      <w:marRight w:val="0"/>
      <w:marTop w:val="0"/>
      <w:marBottom w:val="0"/>
      <w:divBdr>
        <w:top w:val="none" w:sz="0" w:space="0" w:color="auto"/>
        <w:left w:val="none" w:sz="0" w:space="0" w:color="auto"/>
        <w:bottom w:val="none" w:sz="0" w:space="0" w:color="auto"/>
        <w:right w:val="none" w:sz="0" w:space="0" w:color="auto"/>
      </w:divBdr>
    </w:div>
    <w:div w:id="1043018126">
      <w:bodyDiv w:val="1"/>
      <w:marLeft w:val="0"/>
      <w:marRight w:val="0"/>
      <w:marTop w:val="0"/>
      <w:marBottom w:val="0"/>
      <w:divBdr>
        <w:top w:val="none" w:sz="0" w:space="0" w:color="auto"/>
        <w:left w:val="none" w:sz="0" w:space="0" w:color="auto"/>
        <w:bottom w:val="none" w:sz="0" w:space="0" w:color="auto"/>
        <w:right w:val="none" w:sz="0" w:space="0" w:color="auto"/>
      </w:divBdr>
    </w:div>
    <w:div w:id="1043090892">
      <w:bodyDiv w:val="1"/>
      <w:marLeft w:val="0"/>
      <w:marRight w:val="0"/>
      <w:marTop w:val="0"/>
      <w:marBottom w:val="0"/>
      <w:divBdr>
        <w:top w:val="none" w:sz="0" w:space="0" w:color="auto"/>
        <w:left w:val="none" w:sz="0" w:space="0" w:color="auto"/>
        <w:bottom w:val="none" w:sz="0" w:space="0" w:color="auto"/>
        <w:right w:val="none" w:sz="0" w:space="0" w:color="auto"/>
      </w:divBdr>
    </w:div>
    <w:div w:id="1043093516">
      <w:bodyDiv w:val="1"/>
      <w:marLeft w:val="0"/>
      <w:marRight w:val="0"/>
      <w:marTop w:val="0"/>
      <w:marBottom w:val="0"/>
      <w:divBdr>
        <w:top w:val="none" w:sz="0" w:space="0" w:color="auto"/>
        <w:left w:val="none" w:sz="0" w:space="0" w:color="auto"/>
        <w:bottom w:val="none" w:sz="0" w:space="0" w:color="auto"/>
        <w:right w:val="none" w:sz="0" w:space="0" w:color="auto"/>
      </w:divBdr>
    </w:div>
    <w:div w:id="1043099979">
      <w:bodyDiv w:val="1"/>
      <w:marLeft w:val="0"/>
      <w:marRight w:val="0"/>
      <w:marTop w:val="0"/>
      <w:marBottom w:val="0"/>
      <w:divBdr>
        <w:top w:val="none" w:sz="0" w:space="0" w:color="auto"/>
        <w:left w:val="none" w:sz="0" w:space="0" w:color="auto"/>
        <w:bottom w:val="none" w:sz="0" w:space="0" w:color="auto"/>
        <w:right w:val="none" w:sz="0" w:space="0" w:color="auto"/>
      </w:divBdr>
    </w:div>
    <w:div w:id="1043215001">
      <w:bodyDiv w:val="1"/>
      <w:marLeft w:val="0"/>
      <w:marRight w:val="0"/>
      <w:marTop w:val="0"/>
      <w:marBottom w:val="0"/>
      <w:divBdr>
        <w:top w:val="none" w:sz="0" w:space="0" w:color="auto"/>
        <w:left w:val="none" w:sz="0" w:space="0" w:color="auto"/>
        <w:bottom w:val="none" w:sz="0" w:space="0" w:color="auto"/>
        <w:right w:val="none" w:sz="0" w:space="0" w:color="auto"/>
      </w:divBdr>
    </w:div>
    <w:div w:id="1043671709">
      <w:bodyDiv w:val="1"/>
      <w:marLeft w:val="0"/>
      <w:marRight w:val="0"/>
      <w:marTop w:val="0"/>
      <w:marBottom w:val="0"/>
      <w:divBdr>
        <w:top w:val="none" w:sz="0" w:space="0" w:color="auto"/>
        <w:left w:val="none" w:sz="0" w:space="0" w:color="auto"/>
        <w:bottom w:val="none" w:sz="0" w:space="0" w:color="auto"/>
        <w:right w:val="none" w:sz="0" w:space="0" w:color="auto"/>
      </w:divBdr>
    </w:div>
    <w:div w:id="1044215409">
      <w:bodyDiv w:val="1"/>
      <w:marLeft w:val="0"/>
      <w:marRight w:val="0"/>
      <w:marTop w:val="0"/>
      <w:marBottom w:val="0"/>
      <w:divBdr>
        <w:top w:val="none" w:sz="0" w:space="0" w:color="auto"/>
        <w:left w:val="none" w:sz="0" w:space="0" w:color="auto"/>
        <w:bottom w:val="none" w:sz="0" w:space="0" w:color="auto"/>
        <w:right w:val="none" w:sz="0" w:space="0" w:color="auto"/>
      </w:divBdr>
    </w:div>
    <w:div w:id="1044913527">
      <w:bodyDiv w:val="1"/>
      <w:marLeft w:val="0"/>
      <w:marRight w:val="0"/>
      <w:marTop w:val="0"/>
      <w:marBottom w:val="0"/>
      <w:divBdr>
        <w:top w:val="none" w:sz="0" w:space="0" w:color="auto"/>
        <w:left w:val="none" w:sz="0" w:space="0" w:color="auto"/>
        <w:bottom w:val="none" w:sz="0" w:space="0" w:color="auto"/>
        <w:right w:val="none" w:sz="0" w:space="0" w:color="auto"/>
      </w:divBdr>
    </w:div>
    <w:div w:id="1045181455">
      <w:bodyDiv w:val="1"/>
      <w:marLeft w:val="0"/>
      <w:marRight w:val="0"/>
      <w:marTop w:val="0"/>
      <w:marBottom w:val="0"/>
      <w:divBdr>
        <w:top w:val="none" w:sz="0" w:space="0" w:color="auto"/>
        <w:left w:val="none" w:sz="0" w:space="0" w:color="auto"/>
        <w:bottom w:val="none" w:sz="0" w:space="0" w:color="auto"/>
        <w:right w:val="none" w:sz="0" w:space="0" w:color="auto"/>
      </w:divBdr>
    </w:div>
    <w:div w:id="1045183423">
      <w:bodyDiv w:val="1"/>
      <w:marLeft w:val="0"/>
      <w:marRight w:val="0"/>
      <w:marTop w:val="0"/>
      <w:marBottom w:val="0"/>
      <w:divBdr>
        <w:top w:val="none" w:sz="0" w:space="0" w:color="auto"/>
        <w:left w:val="none" w:sz="0" w:space="0" w:color="auto"/>
        <w:bottom w:val="none" w:sz="0" w:space="0" w:color="auto"/>
        <w:right w:val="none" w:sz="0" w:space="0" w:color="auto"/>
      </w:divBdr>
    </w:div>
    <w:div w:id="1045257882">
      <w:bodyDiv w:val="1"/>
      <w:marLeft w:val="0"/>
      <w:marRight w:val="0"/>
      <w:marTop w:val="0"/>
      <w:marBottom w:val="0"/>
      <w:divBdr>
        <w:top w:val="none" w:sz="0" w:space="0" w:color="auto"/>
        <w:left w:val="none" w:sz="0" w:space="0" w:color="auto"/>
        <w:bottom w:val="none" w:sz="0" w:space="0" w:color="auto"/>
        <w:right w:val="none" w:sz="0" w:space="0" w:color="auto"/>
      </w:divBdr>
    </w:div>
    <w:div w:id="1045443741">
      <w:bodyDiv w:val="1"/>
      <w:marLeft w:val="0"/>
      <w:marRight w:val="0"/>
      <w:marTop w:val="0"/>
      <w:marBottom w:val="0"/>
      <w:divBdr>
        <w:top w:val="none" w:sz="0" w:space="0" w:color="auto"/>
        <w:left w:val="none" w:sz="0" w:space="0" w:color="auto"/>
        <w:bottom w:val="none" w:sz="0" w:space="0" w:color="auto"/>
        <w:right w:val="none" w:sz="0" w:space="0" w:color="auto"/>
      </w:divBdr>
    </w:div>
    <w:div w:id="1045526675">
      <w:bodyDiv w:val="1"/>
      <w:marLeft w:val="0"/>
      <w:marRight w:val="0"/>
      <w:marTop w:val="0"/>
      <w:marBottom w:val="0"/>
      <w:divBdr>
        <w:top w:val="none" w:sz="0" w:space="0" w:color="auto"/>
        <w:left w:val="none" w:sz="0" w:space="0" w:color="auto"/>
        <w:bottom w:val="none" w:sz="0" w:space="0" w:color="auto"/>
        <w:right w:val="none" w:sz="0" w:space="0" w:color="auto"/>
      </w:divBdr>
    </w:div>
    <w:div w:id="1045637855">
      <w:bodyDiv w:val="1"/>
      <w:marLeft w:val="0"/>
      <w:marRight w:val="0"/>
      <w:marTop w:val="0"/>
      <w:marBottom w:val="0"/>
      <w:divBdr>
        <w:top w:val="none" w:sz="0" w:space="0" w:color="auto"/>
        <w:left w:val="none" w:sz="0" w:space="0" w:color="auto"/>
        <w:bottom w:val="none" w:sz="0" w:space="0" w:color="auto"/>
        <w:right w:val="none" w:sz="0" w:space="0" w:color="auto"/>
      </w:divBdr>
    </w:div>
    <w:div w:id="1045716363">
      <w:bodyDiv w:val="1"/>
      <w:marLeft w:val="0"/>
      <w:marRight w:val="0"/>
      <w:marTop w:val="0"/>
      <w:marBottom w:val="0"/>
      <w:divBdr>
        <w:top w:val="none" w:sz="0" w:space="0" w:color="auto"/>
        <w:left w:val="none" w:sz="0" w:space="0" w:color="auto"/>
        <w:bottom w:val="none" w:sz="0" w:space="0" w:color="auto"/>
        <w:right w:val="none" w:sz="0" w:space="0" w:color="auto"/>
      </w:divBdr>
    </w:div>
    <w:div w:id="1046103500">
      <w:bodyDiv w:val="1"/>
      <w:marLeft w:val="0"/>
      <w:marRight w:val="0"/>
      <w:marTop w:val="0"/>
      <w:marBottom w:val="0"/>
      <w:divBdr>
        <w:top w:val="none" w:sz="0" w:space="0" w:color="auto"/>
        <w:left w:val="none" w:sz="0" w:space="0" w:color="auto"/>
        <w:bottom w:val="none" w:sz="0" w:space="0" w:color="auto"/>
        <w:right w:val="none" w:sz="0" w:space="0" w:color="auto"/>
      </w:divBdr>
    </w:div>
    <w:div w:id="1046216969">
      <w:bodyDiv w:val="1"/>
      <w:marLeft w:val="0"/>
      <w:marRight w:val="0"/>
      <w:marTop w:val="0"/>
      <w:marBottom w:val="0"/>
      <w:divBdr>
        <w:top w:val="none" w:sz="0" w:space="0" w:color="auto"/>
        <w:left w:val="none" w:sz="0" w:space="0" w:color="auto"/>
        <w:bottom w:val="none" w:sz="0" w:space="0" w:color="auto"/>
        <w:right w:val="none" w:sz="0" w:space="0" w:color="auto"/>
      </w:divBdr>
    </w:div>
    <w:div w:id="1046755448">
      <w:bodyDiv w:val="1"/>
      <w:marLeft w:val="0"/>
      <w:marRight w:val="0"/>
      <w:marTop w:val="0"/>
      <w:marBottom w:val="0"/>
      <w:divBdr>
        <w:top w:val="none" w:sz="0" w:space="0" w:color="auto"/>
        <w:left w:val="none" w:sz="0" w:space="0" w:color="auto"/>
        <w:bottom w:val="none" w:sz="0" w:space="0" w:color="auto"/>
        <w:right w:val="none" w:sz="0" w:space="0" w:color="auto"/>
      </w:divBdr>
    </w:div>
    <w:div w:id="1046760284">
      <w:bodyDiv w:val="1"/>
      <w:marLeft w:val="0"/>
      <w:marRight w:val="0"/>
      <w:marTop w:val="0"/>
      <w:marBottom w:val="0"/>
      <w:divBdr>
        <w:top w:val="none" w:sz="0" w:space="0" w:color="auto"/>
        <w:left w:val="none" w:sz="0" w:space="0" w:color="auto"/>
        <w:bottom w:val="none" w:sz="0" w:space="0" w:color="auto"/>
        <w:right w:val="none" w:sz="0" w:space="0" w:color="auto"/>
      </w:divBdr>
    </w:div>
    <w:div w:id="1046762472">
      <w:bodyDiv w:val="1"/>
      <w:marLeft w:val="0"/>
      <w:marRight w:val="0"/>
      <w:marTop w:val="0"/>
      <w:marBottom w:val="0"/>
      <w:divBdr>
        <w:top w:val="none" w:sz="0" w:space="0" w:color="auto"/>
        <w:left w:val="none" w:sz="0" w:space="0" w:color="auto"/>
        <w:bottom w:val="none" w:sz="0" w:space="0" w:color="auto"/>
        <w:right w:val="none" w:sz="0" w:space="0" w:color="auto"/>
      </w:divBdr>
    </w:div>
    <w:div w:id="1046763004">
      <w:bodyDiv w:val="1"/>
      <w:marLeft w:val="0"/>
      <w:marRight w:val="0"/>
      <w:marTop w:val="0"/>
      <w:marBottom w:val="0"/>
      <w:divBdr>
        <w:top w:val="none" w:sz="0" w:space="0" w:color="auto"/>
        <w:left w:val="none" w:sz="0" w:space="0" w:color="auto"/>
        <w:bottom w:val="none" w:sz="0" w:space="0" w:color="auto"/>
        <w:right w:val="none" w:sz="0" w:space="0" w:color="auto"/>
      </w:divBdr>
    </w:div>
    <w:div w:id="1046832604">
      <w:bodyDiv w:val="1"/>
      <w:marLeft w:val="0"/>
      <w:marRight w:val="0"/>
      <w:marTop w:val="0"/>
      <w:marBottom w:val="0"/>
      <w:divBdr>
        <w:top w:val="none" w:sz="0" w:space="0" w:color="auto"/>
        <w:left w:val="none" w:sz="0" w:space="0" w:color="auto"/>
        <w:bottom w:val="none" w:sz="0" w:space="0" w:color="auto"/>
        <w:right w:val="none" w:sz="0" w:space="0" w:color="auto"/>
      </w:divBdr>
    </w:div>
    <w:div w:id="1046955291">
      <w:bodyDiv w:val="1"/>
      <w:marLeft w:val="0"/>
      <w:marRight w:val="0"/>
      <w:marTop w:val="0"/>
      <w:marBottom w:val="0"/>
      <w:divBdr>
        <w:top w:val="none" w:sz="0" w:space="0" w:color="auto"/>
        <w:left w:val="none" w:sz="0" w:space="0" w:color="auto"/>
        <w:bottom w:val="none" w:sz="0" w:space="0" w:color="auto"/>
        <w:right w:val="none" w:sz="0" w:space="0" w:color="auto"/>
      </w:divBdr>
    </w:div>
    <w:div w:id="1047222578">
      <w:bodyDiv w:val="1"/>
      <w:marLeft w:val="0"/>
      <w:marRight w:val="0"/>
      <w:marTop w:val="0"/>
      <w:marBottom w:val="0"/>
      <w:divBdr>
        <w:top w:val="none" w:sz="0" w:space="0" w:color="auto"/>
        <w:left w:val="none" w:sz="0" w:space="0" w:color="auto"/>
        <w:bottom w:val="none" w:sz="0" w:space="0" w:color="auto"/>
        <w:right w:val="none" w:sz="0" w:space="0" w:color="auto"/>
      </w:divBdr>
    </w:div>
    <w:div w:id="1047265970">
      <w:bodyDiv w:val="1"/>
      <w:marLeft w:val="0"/>
      <w:marRight w:val="0"/>
      <w:marTop w:val="0"/>
      <w:marBottom w:val="0"/>
      <w:divBdr>
        <w:top w:val="none" w:sz="0" w:space="0" w:color="auto"/>
        <w:left w:val="none" w:sz="0" w:space="0" w:color="auto"/>
        <w:bottom w:val="none" w:sz="0" w:space="0" w:color="auto"/>
        <w:right w:val="none" w:sz="0" w:space="0" w:color="auto"/>
      </w:divBdr>
    </w:div>
    <w:div w:id="1047267551">
      <w:bodyDiv w:val="1"/>
      <w:marLeft w:val="0"/>
      <w:marRight w:val="0"/>
      <w:marTop w:val="0"/>
      <w:marBottom w:val="0"/>
      <w:divBdr>
        <w:top w:val="none" w:sz="0" w:space="0" w:color="auto"/>
        <w:left w:val="none" w:sz="0" w:space="0" w:color="auto"/>
        <w:bottom w:val="none" w:sz="0" w:space="0" w:color="auto"/>
        <w:right w:val="none" w:sz="0" w:space="0" w:color="auto"/>
      </w:divBdr>
    </w:div>
    <w:div w:id="1047411693">
      <w:bodyDiv w:val="1"/>
      <w:marLeft w:val="0"/>
      <w:marRight w:val="0"/>
      <w:marTop w:val="0"/>
      <w:marBottom w:val="0"/>
      <w:divBdr>
        <w:top w:val="none" w:sz="0" w:space="0" w:color="auto"/>
        <w:left w:val="none" w:sz="0" w:space="0" w:color="auto"/>
        <w:bottom w:val="none" w:sz="0" w:space="0" w:color="auto"/>
        <w:right w:val="none" w:sz="0" w:space="0" w:color="auto"/>
      </w:divBdr>
    </w:div>
    <w:div w:id="1047530581">
      <w:bodyDiv w:val="1"/>
      <w:marLeft w:val="0"/>
      <w:marRight w:val="0"/>
      <w:marTop w:val="0"/>
      <w:marBottom w:val="0"/>
      <w:divBdr>
        <w:top w:val="none" w:sz="0" w:space="0" w:color="auto"/>
        <w:left w:val="none" w:sz="0" w:space="0" w:color="auto"/>
        <w:bottom w:val="none" w:sz="0" w:space="0" w:color="auto"/>
        <w:right w:val="none" w:sz="0" w:space="0" w:color="auto"/>
      </w:divBdr>
    </w:div>
    <w:div w:id="1047559439">
      <w:bodyDiv w:val="1"/>
      <w:marLeft w:val="0"/>
      <w:marRight w:val="0"/>
      <w:marTop w:val="0"/>
      <w:marBottom w:val="0"/>
      <w:divBdr>
        <w:top w:val="none" w:sz="0" w:space="0" w:color="auto"/>
        <w:left w:val="none" w:sz="0" w:space="0" w:color="auto"/>
        <w:bottom w:val="none" w:sz="0" w:space="0" w:color="auto"/>
        <w:right w:val="none" w:sz="0" w:space="0" w:color="auto"/>
      </w:divBdr>
    </w:div>
    <w:div w:id="1047729087">
      <w:bodyDiv w:val="1"/>
      <w:marLeft w:val="0"/>
      <w:marRight w:val="0"/>
      <w:marTop w:val="0"/>
      <w:marBottom w:val="0"/>
      <w:divBdr>
        <w:top w:val="none" w:sz="0" w:space="0" w:color="auto"/>
        <w:left w:val="none" w:sz="0" w:space="0" w:color="auto"/>
        <w:bottom w:val="none" w:sz="0" w:space="0" w:color="auto"/>
        <w:right w:val="none" w:sz="0" w:space="0" w:color="auto"/>
      </w:divBdr>
    </w:div>
    <w:div w:id="1047755240">
      <w:bodyDiv w:val="1"/>
      <w:marLeft w:val="0"/>
      <w:marRight w:val="0"/>
      <w:marTop w:val="0"/>
      <w:marBottom w:val="0"/>
      <w:divBdr>
        <w:top w:val="none" w:sz="0" w:space="0" w:color="auto"/>
        <w:left w:val="none" w:sz="0" w:space="0" w:color="auto"/>
        <w:bottom w:val="none" w:sz="0" w:space="0" w:color="auto"/>
        <w:right w:val="none" w:sz="0" w:space="0" w:color="auto"/>
      </w:divBdr>
    </w:div>
    <w:div w:id="1048723327">
      <w:bodyDiv w:val="1"/>
      <w:marLeft w:val="0"/>
      <w:marRight w:val="0"/>
      <w:marTop w:val="0"/>
      <w:marBottom w:val="0"/>
      <w:divBdr>
        <w:top w:val="none" w:sz="0" w:space="0" w:color="auto"/>
        <w:left w:val="none" w:sz="0" w:space="0" w:color="auto"/>
        <w:bottom w:val="none" w:sz="0" w:space="0" w:color="auto"/>
        <w:right w:val="none" w:sz="0" w:space="0" w:color="auto"/>
      </w:divBdr>
    </w:div>
    <w:div w:id="1048800170">
      <w:bodyDiv w:val="1"/>
      <w:marLeft w:val="0"/>
      <w:marRight w:val="0"/>
      <w:marTop w:val="0"/>
      <w:marBottom w:val="0"/>
      <w:divBdr>
        <w:top w:val="none" w:sz="0" w:space="0" w:color="auto"/>
        <w:left w:val="none" w:sz="0" w:space="0" w:color="auto"/>
        <w:bottom w:val="none" w:sz="0" w:space="0" w:color="auto"/>
        <w:right w:val="none" w:sz="0" w:space="0" w:color="auto"/>
      </w:divBdr>
    </w:div>
    <w:div w:id="1049037361">
      <w:bodyDiv w:val="1"/>
      <w:marLeft w:val="0"/>
      <w:marRight w:val="0"/>
      <w:marTop w:val="0"/>
      <w:marBottom w:val="0"/>
      <w:divBdr>
        <w:top w:val="none" w:sz="0" w:space="0" w:color="auto"/>
        <w:left w:val="none" w:sz="0" w:space="0" w:color="auto"/>
        <w:bottom w:val="none" w:sz="0" w:space="0" w:color="auto"/>
        <w:right w:val="none" w:sz="0" w:space="0" w:color="auto"/>
      </w:divBdr>
    </w:div>
    <w:div w:id="1049186944">
      <w:bodyDiv w:val="1"/>
      <w:marLeft w:val="0"/>
      <w:marRight w:val="0"/>
      <w:marTop w:val="0"/>
      <w:marBottom w:val="0"/>
      <w:divBdr>
        <w:top w:val="none" w:sz="0" w:space="0" w:color="auto"/>
        <w:left w:val="none" w:sz="0" w:space="0" w:color="auto"/>
        <w:bottom w:val="none" w:sz="0" w:space="0" w:color="auto"/>
        <w:right w:val="none" w:sz="0" w:space="0" w:color="auto"/>
      </w:divBdr>
    </w:div>
    <w:div w:id="1049568613">
      <w:bodyDiv w:val="1"/>
      <w:marLeft w:val="0"/>
      <w:marRight w:val="0"/>
      <w:marTop w:val="0"/>
      <w:marBottom w:val="0"/>
      <w:divBdr>
        <w:top w:val="none" w:sz="0" w:space="0" w:color="auto"/>
        <w:left w:val="none" w:sz="0" w:space="0" w:color="auto"/>
        <w:bottom w:val="none" w:sz="0" w:space="0" w:color="auto"/>
        <w:right w:val="none" w:sz="0" w:space="0" w:color="auto"/>
      </w:divBdr>
    </w:div>
    <w:div w:id="1051001821">
      <w:bodyDiv w:val="1"/>
      <w:marLeft w:val="0"/>
      <w:marRight w:val="0"/>
      <w:marTop w:val="0"/>
      <w:marBottom w:val="0"/>
      <w:divBdr>
        <w:top w:val="none" w:sz="0" w:space="0" w:color="auto"/>
        <w:left w:val="none" w:sz="0" w:space="0" w:color="auto"/>
        <w:bottom w:val="none" w:sz="0" w:space="0" w:color="auto"/>
        <w:right w:val="none" w:sz="0" w:space="0" w:color="auto"/>
      </w:divBdr>
    </w:div>
    <w:div w:id="1051345565">
      <w:bodyDiv w:val="1"/>
      <w:marLeft w:val="0"/>
      <w:marRight w:val="0"/>
      <w:marTop w:val="0"/>
      <w:marBottom w:val="0"/>
      <w:divBdr>
        <w:top w:val="none" w:sz="0" w:space="0" w:color="auto"/>
        <w:left w:val="none" w:sz="0" w:space="0" w:color="auto"/>
        <w:bottom w:val="none" w:sz="0" w:space="0" w:color="auto"/>
        <w:right w:val="none" w:sz="0" w:space="0" w:color="auto"/>
      </w:divBdr>
    </w:div>
    <w:div w:id="1051853461">
      <w:bodyDiv w:val="1"/>
      <w:marLeft w:val="0"/>
      <w:marRight w:val="0"/>
      <w:marTop w:val="0"/>
      <w:marBottom w:val="0"/>
      <w:divBdr>
        <w:top w:val="none" w:sz="0" w:space="0" w:color="auto"/>
        <w:left w:val="none" w:sz="0" w:space="0" w:color="auto"/>
        <w:bottom w:val="none" w:sz="0" w:space="0" w:color="auto"/>
        <w:right w:val="none" w:sz="0" w:space="0" w:color="auto"/>
      </w:divBdr>
    </w:div>
    <w:div w:id="1052073365">
      <w:bodyDiv w:val="1"/>
      <w:marLeft w:val="0"/>
      <w:marRight w:val="0"/>
      <w:marTop w:val="0"/>
      <w:marBottom w:val="0"/>
      <w:divBdr>
        <w:top w:val="none" w:sz="0" w:space="0" w:color="auto"/>
        <w:left w:val="none" w:sz="0" w:space="0" w:color="auto"/>
        <w:bottom w:val="none" w:sz="0" w:space="0" w:color="auto"/>
        <w:right w:val="none" w:sz="0" w:space="0" w:color="auto"/>
      </w:divBdr>
    </w:div>
    <w:div w:id="1052463417">
      <w:bodyDiv w:val="1"/>
      <w:marLeft w:val="0"/>
      <w:marRight w:val="0"/>
      <w:marTop w:val="0"/>
      <w:marBottom w:val="0"/>
      <w:divBdr>
        <w:top w:val="none" w:sz="0" w:space="0" w:color="auto"/>
        <w:left w:val="none" w:sz="0" w:space="0" w:color="auto"/>
        <w:bottom w:val="none" w:sz="0" w:space="0" w:color="auto"/>
        <w:right w:val="none" w:sz="0" w:space="0" w:color="auto"/>
      </w:divBdr>
    </w:div>
    <w:div w:id="1053429749">
      <w:bodyDiv w:val="1"/>
      <w:marLeft w:val="0"/>
      <w:marRight w:val="0"/>
      <w:marTop w:val="0"/>
      <w:marBottom w:val="0"/>
      <w:divBdr>
        <w:top w:val="none" w:sz="0" w:space="0" w:color="auto"/>
        <w:left w:val="none" w:sz="0" w:space="0" w:color="auto"/>
        <w:bottom w:val="none" w:sz="0" w:space="0" w:color="auto"/>
        <w:right w:val="none" w:sz="0" w:space="0" w:color="auto"/>
      </w:divBdr>
    </w:div>
    <w:div w:id="1053965573">
      <w:bodyDiv w:val="1"/>
      <w:marLeft w:val="0"/>
      <w:marRight w:val="0"/>
      <w:marTop w:val="0"/>
      <w:marBottom w:val="0"/>
      <w:divBdr>
        <w:top w:val="none" w:sz="0" w:space="0" w:color="auto"/>
        <w:left w:val="none" w:sz="0" w:space="0" w:color="auto"/>
        <w:bottom w:val="none" w:sz="0" w:space="0" w:color="auto"/>
        <w:right w:val="none" w:sz="0" w:space="0" w:color="auto"/>
      </w:divBdr>
    </w:div>
    <w:div w:id="1053969673">
      <w:bodyDiv w:val="1"/>
      <w:marLeft w:val="0"/>
      <w:marRight w:val="0"/>
      <w:marTop w:val="0"/>
      <w:marBottom w:val="0"/>
      <w:divBdr>
        <w:top w:val="none" w:sz="0" w:space="0" w:color="auto"/>
        <w:left w:val="none" w:sz="0" w:space="0" w:color="auto"/>
        <w:bottom w:val="none" w:sz="0" w:space="0" w:color="auto"/>
        <w:right w:val="none" w:sz="0" w:space="0" w:color="auto"/>
      </w:divBdr>
    </w:div>
    <w:div w:id="1054499206">
      <w:bodyDiv w:val="1"/>
      <w:marLeft w:val="0"/>
      <w:marRight w:val="0"/>
      <w:marTop w:val="0"/>
      <w:marBottom w:val="0"/>
      <w:divBdr>
        <w:top w:val="none" w:sz="0" w:space="0" w:color="auto"/>
        <w:left w:val="none" w:sz="0" w:space="0" w:color="auto"/>
        <w:bottom w:val="none" w:sz="0" w:space="0" w:color="auto"/>
        <w:right w:val="none" w:sz="0" w:space="0" w:color="auto"/>
      </w:divBdr>
    </w:div>
    <w:div w:id="1054625280">
      <w:bodyDiv w:val="1"/>
      <w:marLeft w:val="0"/>
      <w:marRight w:val="0"/>
      <w:marTop w:val="0"/>
      <w:marBottom w:val="0"/>
      <w:divBdr>
        <w:top w:val="none" w:sz="0" w:space="0" w:color="auto"/>
        <w:left w:val="none" w:sz="0" w:space="0" w:color="auto"/>
        <w:bottom w:val="none" w:sz="0" w:space="0" w:color="auto"/>
        <w:right w:val="none" w:sz="0" w:space="0" w:color="auto"/>
      </w:divBdr>
    </w:div>
    <w:div w:id="1055155896">
      <w:bodyDiv w:val="1"/>
      <w:marLeft w:val="0"/>
      <w:marRight w:val="0"/>
      <w:marTop w:val="0"/>
      <w:marBottom w:val="0"/>
      <w:divBdr>
        <w:top w:val="none" w:sz="0" w:space="0" w:color="auto"/>
        <w:left w:val="none" w:sz="0" w:space="0" w:color="auto"/>
        <w:bottom w:val="none" w:sz="0" w:space="0" w:color="auto"/>
        <w:right w:val="none" w:sz="0" w:space="0" w:color="auto"/>
      </w:divBdr>
    </w:div>
    <w:div w:id="1055546039">
      <w:bodyDiv w:val="1"/>
      <w:marLeft w:val="0"/>
      <w:marRight w:val="0"/>
      <w:marTop w:val="0"/>
      <w:marBottom w:val="0"/>
      <w:divBdr>
        <w:top w:val="none" w:sz="0" w:space="0" w:color="auto"/>
        <w:left w:val="none" w:sz="0" w:space="0" w:color="auto"/>
        <w:bottom w:val="none" w:sz="0" w:space="0" w:color="auto"/>
        <w:right w:val="none" w:sz="0" w:space="0" w:color="auto"/>
      </w:divBdr>
    </w:div>
    <w:div w:id="1056709577">
      <w:bodyDiv w:val="1"/>
      <w:marLeft w:val="0"/>
      <w:marRight w:val="0"/>
      <w:marTop w:val="0"/>
      <w:marBottom w:val="0"/>
      <w:divBdr>
        <w:top w:val="none" w:sz="0" w:space="0" w:color="auto"/>
        <w:left w:val="none" w:sz="0" w:space="0" w:color="auto"/>
        <w:bottom w:val="none" w:sz="0" w:space="0" w:color="auto"/>
        <w:right w:val="none" w:sz="0" w:space="0" w:color="auto"/>
      </w:divBdr>
    </w:div>
    <w:div w:id="1056974844">
      <w:bodyDiv w:val="1"/>
      <w:marLeft w:val="0"/>
      <w:marRight w:val="0"/>
      <w:marTop w:val="0"/>
      <w:marBottom w:val="0"/>
      <w:divBdr>
        <w:top w:val="none" w:sz="0" w:space="0" w:color="auto"/>
        <w:left w:val="none" w:sz="0" w:space="0" w:color="auto"/>
        <w:bottom w:val="none" w:sz="0" w:space="0" w:color="auto"/>
        <w:right w:val="none" w:sz="0" w:space="0" w:color="auto"/>
      </w:divBdr>
    </w:div>
    <w:div w:id="1057048075">
      <w:bodyDiv w:val="1"/>
      <w:marLeft w:val="0"/>
      <w:marRight w:val="0"/>
      <w:marTop w:val="0"/>
      <w:marBottom w:val="0"/>
      <w:divBdr>
        <w:top w:val="none" w:sz="0" w:space="0" w:color="auto"/>
        <w:left w:val="none" w:sz="0" w:space="0" w:color="auto"/>
        <w:bottom w:val="none" w:sz="0" w:space="0" w:color="auto"/>
        <w:right w:val="none" w:sz="0" w:space="0" w:color="auto"/>
      </w:divBdr>
    </w:div>
    <w:div w:id="1057122226">
      <w:bodyDiv w:val="1"/>
      <w:marLeft w:val="0"/>
      <w:marRight w:val="0"/>
      <w:marTop w:val="0"/>
      <w:marBottom w:val="0"/>
      <w:divBdr>
        <w:top w:val="none" w:sz="0" w:space="0" w:color="auto"/>
        <w:left w:val="none" w:sz="0" w:space="0" w:color="auto"/>
        <w:bottom w:val="none" w:sz="0" w:space="0" w:color="auto"/>
        <w:right w:val="none" w:sz="0" w:space="0" w:color="auto"/>
      </w:divBdr>
    </w:div>
    <w:div w:id="1057124006">
      <w:bodyDiv w:val="1"/>
      <w:marLeft w:val="0"/>
      <w:marRight w:val="0"/>
      <w:marTop w:val="0"/>
      <w:marBottom w:val="0"/>
      <w:divBdr>
        <w:top w:val="none" w:sz="0" w:space="0" w:color="auto"/>
        <w:left w:val="none" w:sz="0" w:space="0" w:color="auto"/>
        <w:bottom w:val="none" w:sz="0" w:space="0" w:color="auto"/>
        <w:right w:val="none" w:sz="0" w:space="0" w:color="auto"/>
      </w:divBdr>
    </w:div>
    <w:div w:id="1057508707">
      <w:bodyDiv w:val="1"/>
      <w:marLeft w:val="0"/>
      <w:marRight w:val="0"/>
      <w:marTop w:val="0"/>
      <w:marBottom w:val="0"/>
      <w:divBdr>
        <w:top w:val="none" w:sz="0" w:space="0" w:color="auto"/>
        <w:left w:val="none" w:sz="0" w:space="0" w:color="auto"/>
        <w:bottom w:val="none" w:sz="0" w:space="0" w:color="auto"/>
        <w:right w:val="none" w:sz="0" w:space="0" w:color="auto"/>
      </w:divBdr>
    </w:div>
    <w:div w:id="1057819625">
      <w:bodyDiv w:val="1"/>
      <w:marLeft w:val="0"/>
      <w:marRight w:val="0"/>
      <w:marTop w:val="0"/>
      <w:marBottom w:val="0"/>
      <w:divBdr>
        <w:top w:val="none" w:sz="0" w:space="0" w:color="auto"/>
        <w:left w:val="none" w:sz="0" w:space="0" w:color="auto"/>
        <w:bottom w:val="none" w:sz="0" w:space="0" w:color="auto"/>
        <w:right w:val="none" w:sz="0" w:space="0" w:color="auto"/>
      </w:divBdr>
    </w:div>
    <w:div w:id="1058088124">
      <w:bodyDiv w:val="1"/>
      <w:marLeft w:val="0"/>
      <w:marRight w:val="0"/>
      <w:marTop w:val="0"/>
      <w:marBottom w:val="0"/>
      <w:divBdr>
        <w:top w:val="none" w:sz="0" w:space="0" w:color="auto"/>
        <w:left w:val="none" w:sz="0" w:space="0" w:color="auto"/>
        <w:bottom w:val="none" w:sz="0" w:space="0" w:color="auto"/>
        <w:right w:val="none" w:sz="0" w:space="0" w:color="auto"/>
      </w:divBdr>
    </w:div>
    <w:div w:id="1058088602">
      <w:bodyDiv w:val="1"/>
      <w:marLeft w:val="0"/>
      <w:marRight w:val="0"/>
      <w:marTop w:val="0"/>
      <w:marBottom w:val="0"/>
      <w:divBdr>
        <w:top w:val="none" w:sz="0" w:space="0" w:color="auto"/>
        <w:left w:val="none" w:sz="0" w:space="0" w:color="auto"/>
        <w:bottom w:val="none" w:sz="0" w:space="0" w:color="auto"/>
        <w:right w:val="none" w:sz="0" w:space="0" w:color="auto"/>
      </w:divBdr>
    </w:div>
    <w:div w:id="1058211004">
      <w:bodyDiv w:val="1"/>
      <w:marLeft w:val="0"/>
      <w:marRight w:val="0"/>
      <w:marTop w:val="0"/>
      <w:marBottom w:val="0"/>
      <w:divBdr>
        <w:top w:val="none" w:sz="0" w:space="0" w:color="auto"/>
        <w:left w:val="none" w:sz="0" w:space="0" w:color="auto"/>
        <w:bottom w:val="none" w:sz="0" w:space="0" w:color="auto"/>
        <w:right w:val="none" w:sz="0" w:space="0" w:color="auto"/>
      </w:divBdr>
    </w:div>
    <w:div w:id="1058627926">
      <w:bodyDiv w:val="1"/>
      <w:marLeft w:val="0"/>
      <w:marRight w:val="0"/>
      <w:marTop w:val="0"/>
      <w:marBottom w:val="0"/>
      <w:divBdr>
        <w:top w:val="none" w:sz="0" w:space="0" w:color="auto"/>
        <w:left w:val="none" w:sz="0" w:space="0" w:color="auto"/>
        <w:bottom w:val="none" w:sz="0" w:space="0" w:color="auto"/>
        <w:right w:val="none" w:sz="0" w:space="0" w:color="auto"/>
      </w:divBdr>
    </w:div>
    <w:div w:id="1058750918">
      <w:bodyDiv w:val="1"/>
      <w:marLeft w:val="0"/>
      <w:marRight w:val="0"/>
      <w:marTop w:val="0"/>
      <w:marBottom w:val="0"/>
      <w:divBdr>
        <w:top w:val="none" w:sz="0" w:space="0" w:color="auto"/>
        <w:left w:val="none" w:sz="0" w:space="0" w:color="auto"/>
        <w:bottom w:val="none" w:sz="0" w:space="0" w:color="auto"/>
        <w:right w:val="none" w:sz="0" w:space="0" w:color="auto"/>
      </w:divBdr>
    </w:div>
    <w:div w:id="1059205764">
      <w:bodyDiv w:val="1"/>
      <w:marLeft w:val="0"/>
      <w:marRight w:val="0"/>
      <w:marTop w:val="0"/>
      <w:marBottom w:val="0"/>
      <w:divBdr>
        <w:top w:val="none" w:sz="0" w:space="0" w:color="auto"/>
        <w:left w:val="none" w:sz="0" w:space="0" w:color="auto"/>
        <w:bottom w:val="none" w:sz="0" w:space="0" w:color="auto"/>
        <w:right w:val="none" w:sz="0" w:space="0" w:color="auto"/>
      </w:divBdr>
    </w:div>
    <w:div w:id="1059669460">
      <w:bodyDiv w:val="1"/>
      <w:marLeft w:val="0"/>
      <w:marRight w:val="0"/>
      <w:marTop w:val="0"/>
      <w:marBottom w:val="0"/>
      <w:divBdr>
        <w:top w:val="none" w:sz="0" w:space="0" w:color="auto"/>
        <w:left w:val="none" w:sz="0" w:space="0" w:color="auto"/>
        <w:bottom w:val="none" w:sz="0" w:space="0" w:color="auto"/>
        <w:right w:val="none" w:sz="0" w:space="0" w:color="auto"/>
      </w:divBdr>
    </w:div>
    <w:div w:id="1059742731">
      <w:bodyDiv w:val="1"/>
      <w:marLeft w:val="0"/>
      <w:marRight w:val="0"/>
      <w:marTop w:val="0"/>
      <w:marBottom w:val="0"/>
      <w:divBdr>
        <w:top w:val="none" w:sz="0" w:space="0" w:color="auto"/>
        <w:left w:val="none" w:sz="0" w:space="0" w:color="auto"/>
        <w:bottom w:val="none" w:sz="0" w:space="0" w:color="auto"/>
        <w:right w:val="none" w:sz="0" w:space="0" w:color="auto"/>
      </w:divBdr>
    </w:div>
    <w:div w:id="1059746072">
      <w:bodyDiv w:val="1"/>
      <w:marLeft w:val="0"/>
      <w:marRight w:val="0"/>
      <w:marTop w:val="0"/>
      <w:marBottom w:val="0"/>
      <w:divBdr>
        <w:top w:val="none" w:sz="0" w:space="0" w:color="auto"/>
        <w:left w:val="none" w:sz="0" w:space="0" w:color="auto"/>
        <w:bottom w:val="none" w:sz="0" w:space="0" w:color="auto"/>
        <w:right w:val="none" w:sz="0" w:space="0" w:color="auto"/>
      </w:divBdr>
    </w:div>
    <w:div w:id="1060591997">
      <w:bodyDiv w:val="1"/>
      <w:marLeft w:val="0"/>
      <w:marRight w:val="0"/>
      <w:marTop w:val="0"/>
      <w:marBottom w:val="0"/>
      <w:divBdr>
        <w:top w:val="none" w:sz="0" w:space="0" w:color="auto"/>
        <w:left w:val="none" w:sz="0" w:space="0" w:color="auto"/>
        <w:bottom w:val="none" w:sz="0" w:space="0" w:color="auto"/>
        <w:right w:val="none" w:sz="0" w:space="0" w:color="auto"/>
      </w:divBdr>
    </w:div>
    <w:div w:id="1060788113">
      <w:bodyDiv w:val="1"/>
      <w:marLeft w:val="0"/>
      <w:marRight w:val="0"/>
      <w:marTop w:val="0"/>
      <w:marBottom w:val="0"/>
      <w:divBdr>
        <w:top w:val="none" w:sz="0" w:space="0" w:color="auto"/>
        <w:left w:val="none" w:sz="0" w:space="0" w:color="auto"/>
        <w:bottom w:val="none" w:sz="0" w:space="0" w:color="auto"/>
        <w:right w:val="none" w:sz="0" w:space="0" w:color="auto"/>
      </w:divBdr>
    </w:div>
    <w:div w:id="1061369853">
      <w:bodyDiv w:val="1"/>
      <w:marLeft w:val="0"/>
      <w:marRight w:val="0"/>
      <w:marTop w:val="0"/>
      <w:marBottom w:val="0"/>
      <w:divBdr>
        <w:top w:val="none" w:sz="0" w:space="0" w:color="auto"/>
        <w:left w:val="none" w:sz="0" w:space="0" w:color="auto"/>
        <w:bottom w:val="none" w:sz="0" w:space="0" w:color="auto"/>
        <w:right w:val="none" w:sz="0" w:space="0" w:color="auto"/>
      </w:divBdr>
    </w:div>
    <w:div w:id="1061715161">
      <w:bodyDiv w:val="1"/>
      <w:marLeft w:val="0"/>
      <w:marRight w:val="0"/>
      <w:marTop w:val="0"/>
      <w:marBottom w:val="0"/>
      <w:divBdr>
        <w:top w:val="none" w:sz="0" w:space="0" w:color="auto"/>
        <w:left w:val="none" w:sz="0" w:space="0" w:color="auto"/>
        <w:bottom w:val="none" w:sz="0" w:space="0" w:color="auto"/>
        <w:right w:val="none" w:sz="0" w:space="0" w:color="auto"/>
      </w:divBdr>
    </w:div>
    <w:div w:id="1062100535">
      <w:bodyDiv w:val="1"/>
      <w:marLeft w:val="0"/>
      <w:marRight w:val="0"/>
      <w:marTop w:val="0"/>
      <w:marBottom w:val="0"/>
      <w:divBdr>
        <w:top w:val="none" w:sz="0" w:space="0" w:color="auto"/>
        <w:left w:val="none" w:sz="0" w:space="0" w:color="auto"/>
        <w:bottom w:val="none" w:sz="0" w:space="0" w:color="auto"/>
        <w:right w:val="none" w:sz="0" w:space="0" w:color="auto"/>
      </w:divBdr>
    </w:div>
    <w:div w:id="1062412244">
      <w:bodyDiv w:val="1"/>
      <w:marLeft w:val="0"/>
      <w:marRight w:val="0"/>
      <w:marTop w:val="0"/>
      <w:marBottom w:val="0"/>
      <w:divBdr>
        <w:top w:val="none" w:sz="0" w:space="0" w:color="auto"/>
        <w:left w:val="none" w:sz="0" w:space="0" w:color="auto"/>
        <w:bottom w:val="none" w:sz="0" w:space="0" w:color="auto"/>
        <w:right w:val="none" w:sz="0" w:space="0" w:color="auto"/>
      </w:divBdr>
    </w:div>
    <w:div w:id="1063454543">
      <w:bodyDiv w:val="1"/>
      <w:marLeft w:val="0"/>
      <w:marRight w:val="0"/>
      <w:marTop w:val="0"/>
      <w:marBottom w:val="0"/>
      <w:divBdr>
        <w:top w:val="none" w:sz="0" w:space="0" w:color="auto"/>
        <w:left w:val="none" w:sz="0" w:space="0" w:color="auto"/>
        <w:bottom w:val="none" w:sz="0" w:space="0" w:color="auto"/>
        <w:right w:val="none" w:sz="0" w:space="0" w:color="auto"/>
      </w:divBdr>
    </w:div>
    <w:div w:id="1063455854">
      <w:bodyDiv w:val="1"/>
      <w:marLeft w:val="0"/>
      <w:marRight w:val="0"/>
      <w:marTop w:val="0"/>
      <w:marBottom w:val="0"/>
      <w:divBdr>
        <w:top w:val="none" w:sz="0" w:space="0" w:color="auto"/>
        <w:left w:val="none" w:sz="0" w:space="0" w:color="auto"/>
        <w:bottom w:val="none" w:sz="0" w:space="0" w:color="auto"/>
        <w:right w:val="none" w:sz="0" w:space="0" w:color="auto"/>
      </w:divBdr>
    </w:div>
    <w:div w:id="1064377263">
      <w:bodyDiv w:val="1"/>
      <w:marLeft w:val="0"/>
      <w:marRight w:val="0"/>
      <w:marTop w:val="0"/>
      <w:marBottom w:val="0"/>
      <w:divBdr>
        <w:top w:val="none" w:sz="0" w:space="0" w:color="auto"/>
        <w:left w:val="none" w:sz="0" w:space="0" w:color="auto"/>
        <w:bottom w:val="none" w:sz="0" w:space="0" w:color="auto"/>
        <w:right w:val="none" w:sz="0" w:space="0" w:color="auto"/>
      </w:divBdr>
    </w:div>
    <w:div w:id="1064525995">
      <w:bodyDiv w:val="1"/>
      <w:marLeft w:val="0"/>
      <w:marRight w:val="0"/>
      <w:marTop w:val="0"/>
      <w:marBottom w:val="0"/>
      <w:divBdr>
        <w:top w:val="none" w:sz="0" w:space="0" w:color="auto"/>
        <w:left w:val="none" w:sz="0" w:space="0" w:color="auto"/>
        <w:bottom w:val="none" w:sz="0" w:space="0" w:color="auto"/>
        <w:right w:val="none" w:sz="0" w:space="0" w:color="auto"/>
      </w:divBdr>
    </w:div>
    <w:div w:id="1064530645">
      <w:bodyDiv w:val="1"/>
      <w:marLeft w:val="0"/>
      <w:marRight w:val="0"/>
      <w:marTop w:val="0"/>
      <w:marBottom w:val="0"/>
      <w:divBdr>
        <w:top w:val="none" w:sz="0" w:space="0" w:color="auto"/>
        <w:left w:val="none" w:sz="0" w:space="0" w:color="auto"/>
        <w:bottom w:val="none" w:sz="0" w:space="0" w:color="auto"/>
        <w:right w:val="none" w:sz="0" w:space="0" w:color="auto"/>
      </w:divBdr>
    </w:div>
    <w:div w:id="1064992266">
      <w:bodyDiv w:val="1"/>
      <w:marLeft w:val="0"/>
      <w:marRight w:val="0"/>
      <w:marTop w:val="0"/>
      <w:marBottom w:val="0"/>
      <w:divBdr>
        <w:top w:val="none" w:sz="0" w:space="0" w:color="auto"/>
        <w:left w:val="none" w:sz="0" w:space="0" w:color="auto"/>
        <w:bottom w:val="none" w:sz="0" w:space="0" w:color="auto"/>
        <w:right w:val="none" w:sz="0" w:space="0" w:color="auto"/>
      </w:divBdr>
    </w:div>
    <w:div w:id="1065572510">
      <w:bodyDiv w:val="1"/>
      <w:marLeft w:val="0"/>
      <w:marRight w:val="0"/>
      <w:marTop w:val="0"/>
      <w:marBottom w:val="0"/>
      <w:divBdr>
        <w:top w:val="none" w:sz="0" w:space="0" w:color="auto"/>
        <w:left w:val="none" w:sz="0" w:space="0" w:color="auto"/>
        <w:bottom w:val="none" w:sz="0" w:space="0" w:color="auto"/>
        <w:right w:val="none" w:sz="0" w:space="0" w:color="auto"/>
      </w:divBdr>
    </w:div>
    <w:div w:id="1065761205">
      <w:bodyDiv w:val="1"/>
      <w:marLeft w:val="0"/>
      <w:marRight w:val="0"/>
      <w:marTop w:val="0"/>
      <w:marBottom w:val="0"/>
      <w:divBdr>
        <w:top w:val="none" w:sz="0" w:space="0" w:color="auto"/>
        <w:left w:val="none" w:sz="0" w:space="0" w:color="auto"/>
        <w:bottom w:val="none" w:sz="0" w:space="0" w:color="auto"/>
        <w:right w:val="none" w:sz="0" w:space="0" w:color="auto"/>
      </w:divBdr>
    </w:div>
    <w:div w:id="1066336548">
      <w:bodyDiv w:val="1"/>
      <w:marLeft w:val="0"/>
      <w:marRight w:val="0"/>
      <w:marTop w:val="0"/>
      <w:marBottom w:val="0"/>
      <w:divBdr>
        <w:top w:val="none" w:sz="0" w:space="0" w:color="auto"/>
        <w:left w:val="none" w:sz="0" w:space="0" w:color="auto"/>
        <w:bottom w:val="none" w:sz="0" w:space="0" w:color="auto"/>
        <w:right w:val="none" w:sz="0" w:space="0" w:color="auto"/>
      </w:divBdr>
    </w:div>
    <w:div w:id="1066949947">
      <w:bodyDiv w:val="1"/>
      <w:marLeft w:val="0"/>
      <w:marRight w:val="0"/>
      <w:marTop w:val="0"/>
      <w:marBottom w:val="0"/>
      <w:divBdr>
        <w:top w:val="none" w:sz="0" w:space="0" w:color="auto"/>
        <w:left w:val="none" w:sz="0" w:space="0" w:color="auto"/>
        <w:bottom w:val="none" w:sz="0" w:space="0" w:color="auto"/>
        <w:right w:val="none" w:sz="0" w:space="0" w:color="auto"/>
      </w:divBdr>
    </w:div>
    <w:div w:id="1066956639">
      <w:bodyDiv w:val="1"/>
      <w:marLeft w:val="0"/>
      <w:marRight w:val="0"/>
      <w:marTop w:val="0"/>
      <w:marBottom w:val="0"/>
      <w:divBdr>
        <w:top w:val="none" w:sz="0" w:space="0" w:color="auto"/>
        <w:left w:val="none" w:sz="0" w:space="0" w:color="auto"/>
        <w:bottom w:val="none" w:sz="0" w:space="0" w:color="auto"/>
        <w:right w:val="none" w:sz="0" w:space="0" w:color="auto"/>
      </w:divBdr>
    </w:div>
    <w:div w:id="1066995283">
      <w:bodyDiv w:val="1"/>
      <w:marLeft w:val="0"/>
      <w:marRight w:val="0"/>
      <w:marTop w:val="0"/>
      <w:marBottom w:val="0"/>
      <w:divBdr>
        <w:top w:val="none" w:sz="0" w:space="0" w:color="auto"/>
        <w:left w:val="none" w:sz="0" w:space="0" w:color="auto"/>
        <w:bottom w:val="none" w:sz="0" w:space="0" w:color="auto"/>
        <w:right w:val="none" w:sz="0" w:space="0" w:color="auto"/>
      </w:divBdr>
    </w:div>
    <w:div w:id="1067262609">
      <w:bodyDiv w:val="1"/>
      <w:marLeft w:val="0"/>
      <w:marRight w:val="0"/>
      <w:marTop w:val="0"/>
      <w:marBottom w:val="0"/>
      <w:divBdr>
        <w:top w:val="none" w:sz="0" w:space="0" w:color="auto"/>
        <w:left w:val="none" w:sz="0" w:space="0" w:color="auto"/>
        <w:bottom w:val="none" w:sz="0" w:space="0" w:color="auto"/>
        <w:right w:val="none" w:sz="0" w:space="0" w:color="auto"/>
      </w:divBdr>
    </w:div>
    <w:div w:id="1067612775">
      <w:bodyDiv w:val="1"/>
      <w:marLeft w:val="0"/>
      <w:marRight w:val="0"/>
      <w:marTop w:val="0"/>
      <w:marBottom w:val="0"/>
      <w:divBdr>
        <w:top w:val="none" w:sz="0" w:space="0" w:color="auto"/>
        <w:left w:val="none" w:sz="0" w:space="0" w:color="auto"/>
        <w:bottom w:val="none" w:sz="0" w:space="0" w:color="auto"/>
        <w:right w:val="none" w:sz="0" w:space="0" w:color="auto"/>
      </w:divBdr>
    </w:div>
    <w:div w:id="1067994696">
      <w:bodyDiv w:val="1"/>
      <w:marLeft w:val="0"/>
      <w:marRight w:val="0"/>
      <w:marTop w:val="0"/>
      <w:marBottom w:val="0"/>
      <w:divBdr>
        <w:top w:val="none" w:sz="0" w:space="0" w:color="auto"/>
        <w:left w:val="none" w:sz="0" w:space="0" w:color="auto"/>
        <w:bottom w:val="none" w:sz="0" w:space="0" w:color="auto"/>
        <w:right w:val="none" w:sz="0" w:space="0" w:color="auto"/>
      </w:divBdr>
    </w:div>
    <w:div w:id="1068117264">
      <w:bodyDiv w:val="1"/>
      <w:marLeft w:val="0"/>
      <w:marRight w:val="0"/>
      <w:marTop w:val="0"/>
      <w:marBottom w:val="0"/>
      <w:divBdr>
        <w:top w:val="none" w:sz="0" w:space="0" w:color="auto"/>
        <w:left w:val="none" w:sz="0" w:space="0" w:color="auto"/>
        <w:bottom w:val="none" w:sz="0" w:space="0" w:color="auto"/>
        <w:right w:val="none" w:sz="0" w:space="0" w:color="auto"/>
      </w:divBdr>
    </w:div>
    <w:div w:id="1068504396">
      <w:bodyDiv w:val="1"/>
      <w:marLeft w:val="0"/>
      <w:marRight w:val="0"/>
      <w:marTop w:val="0"/>
      <w:marBottom w:val="0"/>
      <w:divBdr>
        <w:top w:val="none" w:sz="0" w:space="0" w:color="auto"/>
        <w:left w:val="none" w:sz="0" w:space="0" w:color="auto"/>
        <w:bottom w:val="none" w:sz="0" w:space="0" w:color="auto"/>
        <w:right w:val="none" w:sz="0" w:space="0" w:color="auto"/>
      </w:divBdr>
      <w:divsChild>
        <w:div w:id="51657485">
          <w:marLeft w:val="0"/>
          <w:marRight w:val="0"/>
          <w:marTop w:val="0"/>
          <w:marBottom w:val="0"/>
          <w:divBdr>
            <w:top w:val="none" w:sz="0" w:space="0" w:color="auto"/>
            <w:left w:val="none" w:sz="0" w:space="0" w:color="auto"/>
            <w:bottom w:val="none" w:sz="0" w:space="0" w:color="auto"/>
            <w:right w:val="none" w:sz="0" w:space="0" w:color="auto"/>
          </w:divBdr>
          <w:divsChild>
            <w:div w:id="1156456360">
              <w:marLeft w:val="0"/>
              <w:marRight w:val="0"/>
              <w:marTop w:val="0"/>
              <w:marBottom w:val="0"/>
              <w:divBdr>
                <w:top w:val="none" w:sz="0" w:space="0" w:color="auto"/>
                <w:left w:val="none" w:sz="0" w:space="0" w:color="auto"/>
                <w:bottom w:val="none" w:sz="0" w:space="0" w:color="auto"/>
                <w:right w:val="none" w:sz="0" w:space="0" w:color="auto"/>
              </w:divBdr>
            </w:div>
          </w:divsChild>
        </w:div>
        <w:div w:id="264970670">
          <w:marLeft w:val="0"/>
          <w:marRight w:val="0"/>
          <w:marTop w:val="0"/>
          <w:marBottom w:val="0"/>
          <w:divBdr>
            <w:top w:val="none" w:sz="0" w:space="0" w:color="auto"/>
            <w:left w:val="none" w:sz="0" w:space="0" w:color="auto"/>
            <w:bottom w:val="none" w:sz="0" w:space="0" w:color="auto"/>
            <w:right w:val="none" w:sz="0" w:space="0" w:color="auto"/>
          </w:divBdr>
          <w:divsChild>
            <w:div w:id="1535465852">
              <w:marLeft w:val="0"/>
              <w:marRight w:val="0"/>
              <w:marTop w:val="0"/>
              <w:marBottom w:val="0"/>
              <w:divBdr>
                <w:top w:val="none" w:sz="0" w:space="0" w:color="auto"/>
                <w:left w:val="none" w:sz="0" w:space="0" w:color="auto"/>
                <w:bottom w:val="none" w:sz="0" w:space="0" w:color="auto"/>
                <w:right w:val="none" w:sz="0" w:space="0" w:color="auto"/>
              </w:divBdr>
            </w:div>
          </w:divsChild>
        </w:div>
        <w:div w:id="340084095">
          <w:marLeft w:val="0"/>
          <w:marRight w:val="0"/>
          <w:marTop w:val="0"/>
          <w:marBottom w:val="0"/>
          <w:divBdr>
            <w:top w:val="none" w:sz="0" w:space="0" w:color="auto"/>
            <w:left w:val="none" w:sz="0" w:space="0" w:color="auto"/>
            <w:bottom w:val="none" w:sz="0" w:space="0" w:color="auto"/>
            <w:right w:val="none" w:sz="0" w:space="0" w:color="auto"/>
          </w:divBdr>
          <w:divsChild>
            <w:div w:id="1104765072">
              <w:marLeft w:val="0"/>
              <w:marRight w:val="0"/>
              <w:marTop w:val="0"/>
              <w:marBottom w:val="0"/>
              <w:divBdr>
                <w:top w:val="none" w:sz="0" w:space="0" w:color="auto"/>
                <w:left w:val="none" w:sz="0" w:space="0" w:color="auto"/>
                <w:bottom w:val="none" w:sz="0" w:space="0" w:color="auto"/>
                <w:right w:val="none" w:sz="0" w:space="0" w:color="auto"/>
              </w:divBdr>
            </w:div>
          </w:divsChild>
        </w:div>
        <w:div w:id="600378013">
          <w:marLeft w:val="0"/>
          <w:marRight w:val="0"/>
          <w:marTop w:val="0"/>
          <w:marBottom w:val="0"/>
          <w:divBdr>
            <w:top w:val="none" w:sz="0" w:space="0" w:color="auto"/>
            <w:left w:val="none" w:sz="0" w:space="0" w:color="auto"/>
            <w:bottom w:val="none" w:sz="0" w:space="0" w:color="auto"/>
            <w:right w:val="none" w:sz="0" w:space="0" w:color="auto"/>
          </w:divBdr>
          <w:divsChild>
            <w:div w:id="1049261685">
              <w:marLeft w:val="0"/>
              <w:marRight w:val="0"/>
              <w:marTop w:val="0"/>
              <w:marBottom w:val="0"/>
              <w:divBdr>
                <w:top w:val="none" w:sz="0" w:space="0" w:color="auto"/>
                <w:left w:val="none" w:sz="0" w:space="0" w:color="auto"/>
                <w:bottom w:val="none" w:sz="0" w:space="0" w:color="auto"/>
                <w:right w:val="none" w:sz="0" w:space="0" w:color="auto"/>
              </w:divBdr>
            </w:div>
          </w:divsChild>
        </w:div>
        <w:div w:id="618536283">
          <w:marLeft w:val="0"/>
          <w:marRight w:val="0"/>
          <w:marTop w:val="0"/>
          <w:marBottom w:val="0"/>
          <w:divBdr>
            <w:top w:val="none" w:sz="0" w:space="0" w:color="auto"/>
            <w:left w:val="none" w:sz="0" w:space="0" w:color="auto"/>
            <w:bottom w:val="none" w:sz="0" w:space="0" w:color="auto"/>
            <w:right w:val="none" w:sz="0" w:space="0" w:color="auto"/>
          </w:divBdr>
          <w:divsChild>
            <w:div w:id="1432970541">
              <w:marLeft w:val="0"/>
              <w:marRight w:val="0"/>
              <w:marTop w:val="0"/>
              <w:marBottom w:val="0"/>
              <w:divBdr>
                <w:top w:val="none" w:sz="0" w:space="0" w:color="auto"/>
                <w:left w:val="none" w:sz="0" w:space="0" w:color="auto"/>
                <w:bottom w:val="none" w:sz="0" w:space="0" w:color="auto"/>
                <w:right w:val="none" w:sz="0" w:space="0" w:color="auto"/>
              </w:divBdr>
            </w:div>
          </w:divsChild>
        </w:div>
        <w:div w:id="750153093">
          <w:marLeft w:val="0"/>
          <w:marRight w:val="0"/>
          <w:marTop w:val="0"/>
          <w:marBottom w:val="0"/>
          <w:divBdr>
            <w:top w:val="none" w:sz="0" w:space="0" w:color="auto"/>
            <w:left w:val="none" w:sz="0" w:space="0" w:color="auto"/>
            <w:bottom w:val="none" w:sz="0" w:space="0" w:color="auto"/>
            <w:right w:val="none" w:sz="0" w:space="0" w:color="auto"/>
          </w:divBdr>
          <w:divsChild>
            <w:div w:id="1032732077">
              <w:marLeft w:val="0"/>
              <w:marRight w:val="0"/>
              <w:marTop w:val="0"/>
              <w:marBottom w:val="0"/>
              <w:divBdr>
                <w:top w:val="none" w:sz="0" w:space="0" w:color="auto"/>
                <w:left w:val="none" w:sz="0" w:space="0" w:color="auto"/>
                <w:bottom w:val="none" w:sz="0" w:space="0" w:color="auto"/>
                <w:right w:val="none" w:sz="0" w:space="0" w:color="auto"/>
              </w:divBdr>
            </w:div>
          </w:divsChild>
        </w:div>
        <w:div w:id="1030837783">
          <w:marLeft w:val="0"/>
          <w:marRight w:val="0"/>
          <w:marTop w:val="0"/>
          <w:marBottom w:val="0"/>
          <w:divBdr>
            <w:top w:val="none" w:sz="0" w:space="0" w:color="auto"/>
            <w:left w:val="none" w:sz="0" w:space="0" w:color="auto"/>
            <w:bottom w:val="none" w:sz="0" w:space="0" w:color="auto"/>
            <w:right w:val="none" w:sz="0" w:space="0" w:color="auto"/>
          </w:divBdr>
          <w:divsChild>
            <w:div w:id="508452265">
              <w:marLeft w:val="0"/>
              <w:marRight w:val="0"/>
              <w:marTop w:val="0"/>
              <w:marBottom w:val="0"/>
              <w:divBdr>
                <w:top w:val="none" w:sz="0" w:space="0" w:color="auto"/>
                <w:left w:val="none" w:sz="0" w:space="0" w:color="auto"/>
                <w:bottom w:val="none" w:sz="0" w:space="0" w:color="auto"/>
                <w:right w:val="none" w:sz="0" w:space="0" w:color="auto"/>
              </w:divBdr>
            </w:div>
          </w:divsChild>
        </w:div>
        <w:div w:id="1640695147">
          <w:marLeft w:val="0"/>
          <w:marRight w:val="0"/>
          <w:marTop w:val="0"/>
          <w:marBottom w:val="0"/>
          <w:divBdr>
            <w:top w:val="none" w:sz="0" w:space="0" w:color="auto"/>
            <w:left w:val="none" w:sz="0" w:space="0" w:color="auto"/>
            <w:bottom w:val="none" w:sz="0" w:space="0" w:color="auto"/>
            <w:right w:val="none" w:sz="0" w:space="0" w:color="auto"/>
          </w:divBdr>
          <w:divsChild>
            <w:div w:id="883754474">
              <w:marLeft w:val="0"/>
              <w:marRight w:val="0"/>
              <w:marTop w:val="0"/>
              <w:marBottom w:val="0"/>
              <w:divBdr>
                <w:top w:val="none" w:sz="0" w:space="0" w:color="auto"/>
                <w:left w:val="none" w:sz="0" w:space="0" w:color="auto"/>
                <w:bottom w:val="none" w:sz="0" w:space="0" w:color="auto"/>
                <w:right w:val="none" w:sz="0" w:space="0" w:color="auto"/>
              </w:divBdr>
            </w:div>
          </w:divsChild>
        </w:div>
        <w:div w:id="1756243129">
          <w:marLeft w:val="0"/>
          <w:marRight w:val="0"/>
          <w:marTop w:val="0"/>
          <w:marBottom w:val="0"/>
          <w:divBdr>
            <w:top w:val="none" w:sz="0" w:space="0" w:color="auto"/>
            <w:left w:val="none" w:sz="0" w:space="0" w:color="auto"/>
            <w:bottom w:val="none" w:sz="0" w:space="0" w:color="auto"/>
            <w:right w:val="none" w:sz="0" w:space="0" w:color="auto"/>
          </w:divBdr>
          <w:divsChild>
            <w:div w:id="1764648333">
              <w:marLeft w:val="0"/>
              <w:marRight w:val="0"/>
              <w:marTop w:val="0"/>
              <w:marBottom w:val="0"/>
              <w:divBdr>
                <w:top w:val="none" w:sz="0" w:space="0" w:color="auto"/>
                <w:left w:val="none" w:sz="0" w:space="0" w:color="auto"/>
                <w:bottom w:val="none" w:sz="0" w:space="0" w:color="auto"/>
                <w:right w:val="none" w:sz="0" w:space="0" w:color="auto"/>
              </w:divBdr>
            </w:div>
          </w:divsChild>
        </w:div>
        <w:div w:id="1831363563">
          <w:marLeft w:val="0"/>
          <w:marRight w:val="0"/>
          <w:marTop w:val="0"/>
          <w:marBottom w:val="0"/>
          <w:divBdr>
            <w:top w:val="none" w:sz="0" w:space="0" w:color="auto"/>
            <w:left w:val="none" w:sz="0" w:space="0" w:color="auto"/>
            <w:bottom w:val="none" w:sz="0" w:space="0" w:color="auto"/>
            <w:right w:val="none" w:sz="0" w:space="0" w:color="auto"/>
          </w:divBdr>
          <w:divsChild>
            <w:div w:id="840698106">
              <w:marLeft w:val="0"/>
              <w:marRight w:val="0"/>
              <w:marTop w:val="0"/>
              <w:marBottom w:val="0"/>
              <w:divBdr>
                <w:top w:val="none" w:sz="0" w:space="0" w:color="auto"/>
                <w:left w:val="none" w:sz="0" w:space="0" w:color="auto"/>
                <w:bottom w:val="none" w:sz="0" w:space="0" w:color="auto"/>
                <w:right w:val="none" w:sz="0" w:space="0" w:color="auto"/>
              </w:divBdr>
            </w:div>
          </w:divsChild>
        </w:div>
        <w:div w:id="2089039130">
          <w:marLeft w:val="0"/>
          <w:marRight w:val="0"/>
          <w:marTop w:val="0"/>
          <w:marBottom w:val="0"/>
          <w:divBdr>
            <w:top w:val="none" w:sz="0" w:space="0" w:color="auto"/>
            <w:left w:val="none" w:sz="0" w:space="0" w:color="auto"/>
            <w:bottom w:val="none" w:sz="0" w:space="0" w:color="auto"/>
            <w:right w:val="none" w:sz="0" w:space="0" w:color="auto"/>
          </w:divBdr>
          <w:divsChild>
            <w:div w:id="67326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76993">
      <w:bodyDiv w:val="1"/>
      <w:marLeft w:val="0"/>
      <w:marRight w:val="0"/>
      <w:marTop w:val="0"/>
      <w:marBottom w:val="0"/>
      <w:divBdr>
        <w:top w:val="none" w:sz="0" w:space="0" w:color="auto"/>
        <w:left w:val="none" w:sz="0" w:space="0" w:color="auto"/>
        <w:bottom w:val="none" w:sz="0" w:space="0" w:color="auto"/>
        <w:right w:val="none" w:sz="0" w:space="0" w:color="auto"/>
      </w:divBdr>
    </w:div>
    <w:div w:id="1068578063">
      <w:bodyDiv w:val="1"/>
      <w:marLeft w:val="0"/>
      <w:marRight w:val="0"/>
      <w:marTop w:val="0"/>
      <w:marBottom w:val="0"/>
      <w:divBdr>
        <w:top w:val="none" w:sz="0" w:space="0" w:color="auto"/>
        <w:left w:val="none" w:sz="0" w:space="0" w:color="auto"/>
        <w:bottom w:val="none" w:sz="0" w:space="0" w:color="auto"/>
        <w:right w:val="none" w:sz="0" w:space="0" w:color="auto"/>
      </w:divBdr>
    </w:div>
    <w:div w:id="1068579655">
      <w:bodyDiv w:val="1"/>
      <w:marLeft w:val="0"/>
      <w:marRight w:val="0"/>
      <w:marTop w:val="0"/>
      <w:marBottom w:val="0"/>
      <w:divBdr>
        <w:top w:val="none" w:sz="0" w:space="0" w:color="auto"/>
        <w:left w:val="none" w:sz="0" w:space="0" w:color="auto"/>
        <w:bottom w:val="none" w:sz="0" w:space="0" w:color="auto"/>
        <w:right w:val="none" w:sz="0" w:space="0" w:color="auto"/>
      </w:divBdr>
    </w:div>
    <w:div w:id="1068696883">
      <w:bodyDiv w:val="1"/>
      <w:marLeft w:val="0"/>
      <w:marRight w:val="0"/>
      <w:marTop w:val="0"/>
      <w:marBottom w:val="0"/>
      <w:divBdr>
        <w:top w:val="none" w:sz="0" w:space="0" w:color="auto"/>
        <w:left w:val="none" w:sz="0" w:space="0" w:color="auto"/>
        <w:bottom w:val="none" w:sz="0" w:space="0" w:color="auto"/>
        <w:right w:val="none" w:sz="0" w:space="0" w:color="auto"/>
      </w:divBdr>
    </w:div>
    <w:div w:id="1068724052">
      <w:bodyDiv w:val="1"/>
      <w:marLeft w:val="0"/>
      <w:marRight w:val="0"/>
      <w:marTop w:val="0"/>
      <w:marBottom w:val="0"/>
      <w:divBdr>
        <w:top w:val="none" w:sz="0" w:space="0" w:color="auto"/>
        <w:left w:val="none" w:sz="0" w:space="0" w:color="auto"/>
        <w:bottom w:val="none" w:sz="0" w:space="0" w:color="auto"/>
        <w:right w:val="none" w:sz="0" w:space="0" w:color="auto"/>
      </w:divBdr>
    </w:div>
    <w:div w:id="1068848152">
      <w:bodyDiv w:val="1"/>
      <w:marLeft w:val="0"/>
      <w:marRight w:val="0"/>
      <w:marTop w:val="0"/>
      <w:marBottom w:val="0"/>
      <w:divBdr>
        <w:top w:val="none" w:sz="0" w:space="0" w:color="auto"/>
        <w:left w:val="none" w:sz="0" w:space="0" w:color="auto"/>
        <w:bottom w:val="none" w:sz="0" w:space="0" w:color="auto"/>
        <w:right w:val="none" w:sz="0" w:space="0" w:color="auto"/>
      </w:divBdr>
    </w:div>
    <w:div w:id="1069184485">
      <w:bodyDiv w:val="1"/>
      <w:marLeft w:val="0"/>
      <w:marRight w:val="0"/>
      <w:marTop w:val="0"/>
      <w:marBottom w:val="0"/>
      <w:divBdr>
        <w:top w:val="none" w:sz="0" w:space="0" w:color="auto"/>
        <w:left w:val="none" w:sz="0" w:space="0" w:color="auto"/>
        <w:bottom w:val="none" w:sz="0" w:space="0" w:color="auto"/>
        <w:right w:val="none" w:sz="0" w:space="0" w:color="auto"/>
      </w:divBdr>
    </w:div>
    <w:div w:id="1069378065">
      <w:bodyDiv w:val="1"/>
      <w:marLeft w:val="0"/>
      <w:marRight w:val="0"/>
      <w:marTop w:val="0"/>
      <w:marBottom w:val="0"/>
      <w:divBdr>
        <w:top w:val="none" w:sz="0" w:space="0" w:color="auto"/>
        <w:left w:val="none" w:sz="0" w:space="0" w:color="auto"/>
        <w:bottom w:val="none" w:sz="0" w:space="0" w:color="auto"/>
        <w:right w:val="none" w:sz="0" w:space="0" w:color="auto"/>
      </w:divBdr>
    </w:div>
    <w:div w:id="1069502694">
      <w:bodyDiv w:val="1"/>
      <w:marLeft w:val="0"/>
      <w:marRight w:val="0"/>
      <w:marTop w:val="0"/>
      <w:marBottom w:val="0"/>
      <w:divBdr>
        <w:top w:val="none" w:sz="0" w:space="0" w:color="auto"/>
        <w:left w:val="none" w:sz="0" w:space="0" w:color="auto"/>
        <w:bottom w:val="none" w:sz="0" w:space="0" w:color="auto"/>
        <w:right w:val="none" w:sz="0" w:space="0" w:color="auto"/>
      </w:divBdr>
    </w:div>
    <w:div w:id="1069884933">
      <w:bodyDiv w:val="1"/>
      <w:marLeft w:val="0"/>
      <w:marRight w:val="0"/>
      <w:marTop w:val="0"/>
      <w:marBottom w:val="0"/>
      <w:divBdr>
        <w:top w:val="none" w:sz="0" w:space="0" w:color="auto"/>
        <w:left w:val="none" w:sz="0" w:space="0" w:color="auto"/>
        <w:bottom w:val="none" w:sz="0" w:space="0" w:color="auto"/>
        <w:right w:val="none" w:sz="0" w:space="0" w:color="auto"/>
      </w:divBdr>
    </w:div>
    <w:div w:id="1069960415">
      <w:bodyDiv w:val="1"/>
      <w:marLeft w:val="0"/>
      <w:marRight w:val="0"/>
      <w:marTop w:val="0"/>
      <w:marBottom w:val="0"/>
      <w:divBdr>
        <w:top w:val="none" w:sz="0" w:space="0" w:color="auto"/>
        <w:left w:val="none" w:sz="0" w:space="0" w:color="auto"/>
        <w:bottom w:val="none" w:sz="0" w:space="0" w:color="auto"/>
        <w:right w:val="none" w:sz="0" w:space="0" w:color="auto"/>
      </w:divBdr>
    </w:div>
    <w:div w:id="1070349425">
      <w:bodyDiv w:val="1"/>
      <w:marLeft w:val="0"/>
      <w:marRight w:val="0"/>
      <w:marTop w:val="0"/>
      <w:marBottom w:val="0"/>
      <w:divBdr>
        <w:top w:val="none" w:sz="0" w:space="0" w:color="auto"/>
        <w:left w:val="none" w:sz="0" w:space="0" w:color="auto"/>
        <w:bottom w:val="none" w:sz="0" w:space="0" w:color="auto"/>
        <w:right w:val="none" w:sz="0" w:space="0" w:color="auto"/>
      </w:divBdr>
    </w:div>
    <w:div w:id="1070613330">
      <w:bodyDiv w:val="1"/>
      <w:marLeft w:val="0"/>
      <w:marRight w:val="0"/>
      <w:marTop w:val="0"/>
      <w:marBottom w:val="0"/>
      <w:divBdr>
        <w:top w:val="none" w:sz="0" w:space="0" w:color="auto"/>
        <w:left w:val="none" w:sz="0" w:space="0" w:color="auto"/>
        <w:bottom w:val="none" w:sz="0" w:space="0" w:color="auto"/>
        <w:right w:val="none" w:sz="0" w:space="0" w:color="auto"/>
      </w:divBdr>
    </w:div>
    <w:div w:id="1070739041">
      <w:bodyDiv w:val="1"/>
      <w:marLeft w:val="0"/>
      <w:marRight w:val="0"/>
      <w:marTop w:val="0"/>
      <w:marBottom w:val="0"/>
      <w:divBdr>
        <w:top w:val="none" w:sz="0" w:space="0" w:color="auto"/>
        <w:left w:val="none" w:sz="0" w:space="0" w:color="auto"/>
        <w:bottom w:val="none" w:sz="0" w:space="0" w:color="auto"/>
        <w:right w:val="none" w:sz="0" w:space="0" w:color="auto"/>
      </w:divBdr>
    </w:div>
    <w:div w:id="1070809540">
      <w:bodyDiv w:val="1"/>
      <w:marLeft w:val="0"/>
      <w:marRight w:val="0"/>
      <w:marTop w:val="0"/>
      <w:marBottom w:val="0"/>
      <w:divBdr>
        <w:top w:val="none" w:sz="0" w:space="0" w:color="auto"/>
        <w:left w:val="none" w:sz="0" w:space="0" w:color="auto"/>
        <w:bottom w:val="none" w:sz="0" w:space="0" w:color="auto"/>
        <w:right w:val="none" w:sz="0" w:space="0" w:color="auto"/>
      </w:divBdr>
    </w:div>
    <w:div w:id="1070998754">
      <w:bodyDiv w:val="1"/>
      <w:marLeft w:val="0"/>
      <w:marRight w:val="0"/>
      <w:marTop w:val="0"/>
      <w:marBottom w:val="0"/>
      <w:divBdr>
        <w:top w:val="none" w:sz="0" w:space="0" w:color="auto"/>
        <w:left w:val="none" w:sz="0" w:space="0" w:color="auto"/>
        <w:bottom w:val="none" w:sz="0" w:space="0" w:color="auto"/>
        <w:right w:val="none" w:sz="0" w:space="0" w:color="auto"/>
      </w:divBdr>
    </w:div>
    <w:div w:id="1071270806">
      <w:bodyDiv w:val="1"/>
      <w:marLeft w:val="0"/>
      <w:marRight w:val="0"/>
      <w:marTop w:val="0"/>
      <w:marBottom w:val="0"/>
      <w:divBdr>
        <w:top w:val="none" w:sz="0" w:space="0" w:color="auto"/>
        <w:left w:val="none" w:sz="0" w:space="0" w:color="auto"/>
        <w:bottom w:val="none" w:sz="0" w:space="0" w:color="auto"/>
        <w:right w:val="none" w:sz="0" w:space="0" w:color="auto"/>
      </w:divBdr>
    </w:div>
    <w:div w:id="1072122496">
      <w:bodyDiv w:val="1"/>
      <w:marLeft w:val="0"/>
      <w:marRight w:val="0"/>
      <w:marTop w:val="0"/>
      <w:marBottom w:val="0"/>
      <w:divBdr>
        <w:top w:val="none" w:sz="0" w:space="0" w:color="auto"/>
        <w:left w:val="none" w:sz="0" w:space="0" w:color="auto"/>
        <w:bottom w:val="none" w:sz="0" w:space="0" w:color="auto"/>
        <w:right w:val="none" w:sz="0" w:space="0" w:color="auto"/>
      </w:divBdr>
    </w:div>
    <w:div w:id="1072969303">
      <w:bodyDiv w:val="1"/>
      <w:marLeft w:val="0"/>
      <w:marRight w:val="0"/>
      <w:marTop w:val="0"/>
      <w:marBottom w:val="0"/>
      <w:divBdr>
        <w:top w:val="none" w:sz="0" w:space="0" w:color="auto"/>
        <w:left w:val="none" w:sz="0" w:space="0" w:color="auto"/>
        <w:bottom w:val="none" w:sz="0" w:space="0" w:color="auto"/>
        <w:right w:val="none" w:sz="0" w:space="0" w:color="auto"/>
      </w:divBdr>
    </w:div>
    <w:div w:id="1073116589">
      <w:bodyDiv w:val="1"/>
      <w:marLeft w:val="0"/>
      <w:marRight w:val="0"/>
      <w:marTop w:val="0"/>
      <w:marBottom w:val="0"/>
      <w:divBdr>
        <w:top w:val="none" w:sz="0" w:space="0" w:color="auto"/>
        <w:left w:val="none" w:sz="0" w:space="0" w:color="auto"/>
        <w:bottom w:val="none" w:sz="0" w:space="0" w:color="auto"/>
        <w:right w:val="none" w:sz="0" w:space="0" w:color="auto"/>
      </w:divBdr>
    </w:div>
    <w:div w:id="1073433869">
      <w:bodyDiv w:val="1"/>
      <w:marLeft w:val="0"/>
      <w:marRight w:val="0"/>
      <w:marTop w:val="0"/>
      <w:marBottom w:val="0"/>
      <w:divBdr>
        <w:top w:val="none" w:sz="0" w:space="0" w:color="auto"/>
        <w:left w:val="none" w:sz="0" w:space="0" w:color="auto"/>
        <w:bottom w:val="none" w:sz="0" w:space="0" w:color="auto"/>
        <w:right w:val="none" w:sz="0" w:space="0" w:color="auto"/>
      </w:divBdr>
    </w:div>
    <w:div w:id="1073623584">
      <w:bodyDiv w:val="1"/>
      <w:marLeft w:val="0"/>
      <w:marRight w:val="0"/>
      <w:marTop w:val="0"/>
      <w:marBottom w:val="0"/>
      <w:divBdr>
        <w:top w:val="none" w:sz="0" w:space="0" w:color="auto"/>
        <w:left w:val="none" w:sz="0" w:space="0" w:color="auto"/>
        <w:bottom w:val="none" w:sz="0" w:space="0" w:color="auto"/>
        <w:right w:val="none" w:sz="0" w:space="0" w:color="auto"/>
      </w:divBdr>
    </w:div>
    <w:div w:id="1073821513">
      <w:bodyDiv w:val="1"/>
      <w:marLeft w:val="0"/>
      <w:marRight w:val="0"/>
      <w:marTop w:val="0"/>
      <w:marBottom w:val="0"/>
      <w:divBdr>
        <w:top w:val="none" w:sz="0" w:space="0" w:color="auto"/>
        <w:left w:val="none" w:sz="0" w:space="0" w:color="auto"/>
        <w:bottom w:val="none" w:sz="0" w:space="0" w:color="auto"/>
        <w:right w:val="none" w:sz="0" w:space="0" w:color="auto"/>
      </w:divBdr>
    </w:div>
    <w:div w:id="1073822244">
      <w:bodyDiv w:val="1"/>
      <w:marLeft w:val="0"/>
      <w:marRight w:val="0"/>
      <w:marTop w:val="0"/>
      <w:marBottom w:val="0"/>
      <w:divBdr>
        <w:top w:val="none" w:sz="0" w:space="0" w:color="auto"/>
        <w:left w:val="none" w:sz="0" w:space="0" w:color="auto"/>
        <w:bottom w:val="none" w:sz="0" w:space="0" w:color="auto"/>
        <w:right w:val="none" w:sz="0" w:space="0" w:color="auto"/>
      </w:divBdr>
    </w:div>
    <w:div w:id="1074088500">
      <w:bodyDiv w:val="1"/>
      <w:marLeft w:val="0"/>
      <w:marRight w:val="0"/>
      <w:marTop w:val="0"/>
      <w:marBottom w:val="0"/>
      <w:divBdr>
        <w:top w:val="none" w:sz="0" w:space="0" w:color="auto"/>
        <w:left w:val="none" w:sz="0" w:space="0" w:color="auto"/>
        <w:bottom w:val="none" w:sz="0" w:space="0" w:color="auto"/>
        <w:right w:val="none" w:sz="0" w:space="0" w:color="auto"/>
      </w:divBdr>
    </w:div>
    <w:div w:id="1074357855">
      <w:bodyDiv w:val="1"/>
      <w:marLeft w:val="0"/>
      <w:marRight w:val="0"/>
      <w:marTop w:val="0"/>
      <w:marBottom w:val="0"/>
      <w:divBdr>
        <w:top w:val="none" w:sz="0" w:space="0" w:color="auto"/>
        <w:left w:val="none" w:sz="0" w:space="0" w:color="auto"/>
        <w:bottom w:val="none" w:sz="0" w:space="0" w:color="auto"/>
        <w:right w:val="none" w:sz="0" w:space="0" w:color="auto"/>
      </w:divBdr>
    </w:div>
    <w:div w:id="1074544251">
      <w:bodyDiv w:val="1"/>
      <w:marLeft w:val="0"/>
      <w:marRight w:val="0"/>
      <w:marTop w:val="0"/>
      <w:marBottom w:val="0"/>
      <w:divBdr>
        <w:top w:val="none" w:sz="0" w:space="0" w:color="auto"/>
        <w:left w:val="none" w:sz="0" w:space="0" w:color="auto"/>
        <w:bottom w:val="none" w:sz="0" w:space="0" w:color="auto"/>
        <w:right w:val="none" w:sz="0" w:space="0" w:color="auto"/>
      </w:divBdr>
    </w:div>
    <w:div w:id="1074551167">
      <w:bodyDiv w:val="1"/>
      <w:marLeft w:val="0"/>
      <w:marRight w:val="0"/>
      <w:marTop w:val="0"/>
      <w:marBottom w:val="0"/>
      <w:divBdr>
        <w:top w:val="none" w:sz="0" w:space="0" w:color="auto"/>
        <w:left w:val="none" w:sz="0" w:space="0" w:color="auto"/>
        <w:bottom w:val="none" w:sz="0" w:space="0" w:color="auto"/>
        <w:right w:val="none" w:sz="0" w:space="0" w:color="auto"/>
      </w:divBdr>
    </w:div>
    <w:div w:id="1074935328">
      <w:bodyDiv w:val="1"/>
      <w:marLeft w:val="0"/>
      <w:marRight w:val="0"/>
      <w:marTop w:val="0"/>
      <w:marBottom w:val="0"/>
      <w:divBdr>
        <w:top w:val="none" w:sz="0" w:space="0" w:color="auto"/>
        <w:left w:val="none" w:sz="0" w:space="0" w:color="auto"/>
        <w:bottom w:val="none" w:sz="0" w:space="0" w:color="auto"/>
        <w:right w:val="none" w:sz="0" w:space="0" w:color="auto"/>
      </w:divBdr>
    </w:div>
    <w:div w:id="1075905986">
      <w:bodyDiv w:val="1"/>
      <w:marLeft w:val="0"/>
      <w:marRight w:val="0"/>
      <w:marTop w:val="0"/>
      <w:marBottom w:val="0"/>
      <w:divBdr>
        <w:top w:val="none" w:sz="0" w:space="0" w:color="auto"/>
        <w:left w:val="none" w:sz="0" w:space="0" w:color="auto"/>
        <w:bottom w:val="none" w:sz="0" w:space="0" w:color="auto"/>
        <w:right w:val="none" w:sz="0" w:space="0" w:color="auto"/>
      </w:divBdr>
    </w:div>
    <w:div w:id="1076972579">
      <w:bodyDiv w:val="1"/>
      <w:marLeft w:val="0"/>
      <w:marRight w:val="0"/>
      <w:marTop w:val="0"/>
      <w:marBottom w:val="0"/>
      <w:divBdr>
        <w:top w:val="none" w:sz="0" w:space="0" w:color="auto"/>
        <w:left w:val="none" w:sz="0" w:space="0" w:color="auto"/>
        <w:bottom w:val="none" w:sz="0" w:space="0" w:color="auto"/>
        <w:right w:val="none" w:sz="0" w:space="0" w:color="auto"/>
      </w:divBdr>
    </w:div>
    <w:div w:id="1077094532">
      <w:bodyDiv w:val="1"/>
      <w:marLeft w:val="0"/>
      <w:marRight w:val="0"/>
      <w:marTop w:val="0"/>
      <w:marBottom w:val="0"/>
      <w:divBdr>
        <w:top w:val="none" w:sz="0" w:space="0" w:color="auto"/>
        <w:left w:val="none" w:sz="0" w:space="0" w:color="auto"/>
        <w:bottom w:val="none" w:sz="0" w:space="0" w:color="auto"/>
        <w:right w:val="none" w:sz="0" w:space="0" w:color="auto"/>
      </w:divBdr>
    </w:div>
    <w:div w:id="1077241714">
      <w:bodyDiv w:val="1"/>
      <w:marLeft w:val="0"/>
      <w:marRight w:val="0"/>
      <w:marTop w:val="0"/>
      <w:marBottom w:val="0"/>
      <w:divBdr>
        <w:top w:val="none" w:sz="0" w:space="0" w:color="auto"/>
        <w:left w:val="none" w:sz="0" w:space="0" w:color="auto"/>
        <w:bottom w:val="none" w:sz="0" w:space="0" w:color="auto"/>
        <w:right w:val="none" w:sz="0" w:space="0" w:color="auto"/>
      </w:divBdr>
    </w:div>
    <w:div w:id="1078483280">
      <w:bodyDiv w:val="1"/>
      <w:marLeft w:val="0"/>
      <w:marRight w:val="0"/>
      <w:marTop w:val="0"/>
      <w:marBottom w:val="0"/>
      <w:divBdr>
        <w:top w:val="none" w:sz="0" w:space="0" w:color="auto"/>
        <w:left w:val="none" w:sz="0" w:space="0" w:color="auto"/>
        <w:bottom w:val="none" w:sz="0" w:space="0" w:color="auto"/>
        <w:right w:val="none" w:sz="0" w:space="0" w:color="auto"/>
      </w:divBdr>
    </w:div>
    <w:div w:id="1078674948">
      <w:bodyDiv w:val="1"/>
      <w:marLeft w:val="0"/>
      <w:marRight w:val="0"/>
      <w:marTop w:val="0"/>
      <w:marBottom w:val="0"/>
      <w:divBdr>
        <w:top w:val="none" w:sz="0" w:space="0" w:color="auto"/>
        <w:left w:val="none" w:sz="0" w:space="0" w:color="auto"/>
        <w:bottom w:val="none" w:sz="0" w:space="0" w:color="auto"/>
        <w:right w:val="none" w:sz="0" w:space="0" w:color="auto"/>
      </w:divBdr>
    </w:div>
    <w:div w:id="1078793849">
      <w:bodyDiv w:val="1"/>
      <w:marLeft w:val="0"/>
      <w:marRight w:val="0"/>
      <w:marTop w:val="0"/>
      <w:marBottom w:val="0"/>
      <w:divBdr>
        <w:top w:val="none" w:sz="0" w:space="0" w:color="auto"/>
        <w:left w:val="none" w:sz="0" w:space="0" w:color="auto"/>
        <w:bottom w:val="none" w:sz="0" w:space="0" w:color="auto"/>
        <w:right w:val="none" w:sz="0" w:space="0" w:color="auto"/>
      </w:divBdr>
    </w:div>
    <w:div w:id="1078820048">
      <w:bodyDiv w:val="1"/>
      <w:marLeft w:val="0"/>
      <w:marRight w:val="0"/>
      <w:marTop w:val="0"/>
      <w:marBottom w:val="0"/>
      <w:divBdr>
        <w:top w:val="none" w:sz="0" w:space="0" w:color="auto"/>
        <w:left w:val="none" w:sz="0" w:space="0" w:color="auto"/>
        <w:bottom w:val="none" w:sz="0" w:space="0" w:color="auto"/>
        <w:right w:val="none" w:sz="0" w:space="0" w:color="auto"/>
      </w:divBdr>
    </w:div>
    <w:div w:id="1079058756">
      <w:bodyDiv w:val="1"/>
      <w:marLeft w:val="0"/>
      <w:marRight w:val="0"/>
      <w:marTop w:val="0"/>
      <w:marBottom w:val="0"/>
      <w:divBdr>
        <w:top w:val="none" w:sz="0" w:space="0" w:color="auto"/>
        <w:left w:val="none" w:sz="0" w:space="0" w:color="auto"/>
        <w:bottom w:val="none" w:sz="0" w:space="0" w:color="auto"/>
        <w:right w:val="none" w:sz="0" w:space="0" w:color="auto"/>
      </w:divBdr>
    </w:div>
    <w:div w:id="1079333157">
      <w:bodyDiv w:val="1"/>
      <w:marLeft w:val="0"/>
      <w:marRight w:val="0"/>
      <w:marTop w:val="0"/>
      <w:marBottom w:val="0"/>
      <w:divBdr>
        <w:top w:val="none" w:sz="0" w:space="0" w:color="auto"/>
        <w:left w:val="none" w:sz="0" w:space="0" w:color="auto"/>
        <w:bottom w:val="none" w:sz="0" w:space="0" w:color="auto"/>
        <w:right w:val="none" w:sz="0" w:space="0" w:color="auto"/>
      </w:divBdr>
    </w:div>
    <w:div w:id="1079450812">
      <w:bodyDiv w:val="1"/>
      <w:marLeft w:val="0"/>
      <w:marRight w:val="0"/>
      <w:marTop w:val="0"/>
      <w:marBottom w:val="0"/>
      <w:divBdr>
        <w:top w:val="none" w:sz="0" w:space="0" w:color="auto"/>
        <w:left w:val="none" w:sz="0" w:space="0" w:color="auto"/>
        <w:bottom w:val="none" w:sz="0" w:space="0" w:color="auto"/>
        <w:right w:val="none" w:sz="0" w:space="0" w:color="auto"/>
      </w:divBdr>
    </w:div>
    <w:div w:id="1079668385">
      <w:bodyDiv w:val="1"/>
      <w:marLeft w:val="0"/>
      <w:marRight w:val="0"/>
      <w:marTop w:val="0"/>
      <w:marBottom w:val="0"/>
      <w:divBdr>
        <w:top w:val="none" w:sz="0" w:space="0" w:color="auto"/>
        <w:left w:val="none" w:sz="0" w:space="0" w:color="auto"/>
        <w:bottom w:val="none" w:sz="0" w:space="0" w:color="auto"/>
        <w:right w:val="none" w:sz="0" w:space="0" w:color="auto"/>
      </w:divBdr>
    </w:div>
    <w:div w:id="1079837472">
      <w:bodyDiv w:val="1"/>
      <w:marLeft w:val="0"/>
      <w:marRight w:val="0"/>
      <w:marTop w:val="0"/>
      <w:marBottom w:val="0"/>
      <w:divBdr>
        <w:top w:val="none" w:sz="0" w:space="0" w:color="auto"/>
        <w:left w:val="none" w:sz="0" w:space="0" w:color="auto"/>
        <w:bottom w:val="none" w:sz="0" w:space="0" w:color="auto"/>
        <w:right w:val="none" w:sz="0" w:space="0" w:color="auto"/>
      </w:divBdr>
    </w:div>
    <w:div w:id="1079867956">
      <w:bodyDiv w:val="1"/>
      <w:marLeft w:val="0"/>
      <w:marRight w:val="0"/>
      <w:marTop w:val="0"/>
      <w:marBottom w:val="0"/>
      <w:divBdr>
        <w:top w:val="none" w:sz="0" w:space="0" w:color="auto"/>
        <w:left w:val="none" w:sz="0" w:space="0" w:color="auto"/>
        <w:bottom w:val="none" w:sz="0" w:space="0" w:color="auto"/>
        <w:right w:val="none" w:sz="0" w:space="0" w:color="auto"/>
      </w:divBdr>
    </w:div>
    <w:div w:id="1080058438">
      <w:bodyDiv w:val="1"/>
      <w:marLeft w:val="0"/>
      <w:marRight w:val="0"/>
      <w:marTop w:val="0"/>
      <w:marBottom w:val="0"/>
      <w:divBdr>
        <w:top w:val="none" w:sz="0" w:space="0" w:color="auto"/>
        <w:left w:val="none" w:sz="0" w:space="0" w:color="auto"/>
        <w:bottom w:val="none" w:sz="0" w:space="0" w:color="auto"/>
        <w:right w:val="none" w:sz="0" w:space="0" w:color="auto"/>
      </w:divBdr>
    </w:div>
    <w:div w:id="1080560506">
      <w:bodyDiv w:val="1"/>
      <w:marLeft w:val="0"/>
      <w:marRight w:val="0"/>
      <w:marTop w:val="0"/>
      <w:marBottom w:val="0"/>
      <w:divBdr>
        <w:top w:val="none" w:sz="0" w:space="0" w:color="auto"/>
        <w:left w:val="none" w:sz="0" w:space="0" w:color="auto"/>
        <w:bottom w:val="none" w:sz="0" w:space="0" w:color="auto"/>
        <w:right w:val="none" w:sz="0" w:space="0" w:color="auto"/>
      </w:divBdr>
    </w:div>
    <w:div w:id="1080719084">
      <w:bodyDiv w:val="1"/>
      <w:marLeft w:val="0"/>
      <w:marRight w:val="0"/>
      <w:marTop w:val="0"/>
      <w:marBottom w:val="0"/>
      <w:divBdr>
        <w:top w:val="none" w:sz="0" w:space="0" w:color="auto"/>
        <w:left w:val="none" w:sz="0" w:space="0" w:color="auto"/>
        <w:bottom w:val="none" w:sz="0" w:space="0" w:color="auto"/>
        <w:right w:val="none" w:sz="0" w:space="0" w:color="auto"/>
      </w:divBdr>
    </w:div>
    <w:div w:id="1080979262">
      <w:bodyDiv w:val="1"/>
      <w:marLeft w:val="0"/>
      <w:marRight w:val="0"/>
      <w:marTop w:val="0"/>
      <w:marBottom w:val="0"/>
      <w:divBdr>
        <w:top w:val="none" w:sz="0" w:space="0" w:color="auto"/>
        <w:left w:val="none" w:sz="0" w:space="0" w:color="auto"/>
        <w:bottom w:val="none" w:sz="0" w:space="0" w:color="auto"/>
        <w:right w:val="none" w:sz="0" w:space="0" w:color="auto"/>
      </w:divBdr>
    </w:div>
    <w:div w:id="1081022147">
      <w:bodyDiv w:val="1"/>
      <w:marLeft w:val="0"/>
      <w:marRight w:val="0"/>
      <w:marTop w:val="0"/>
      <w:marBottom w:val="0"/>
      <w:divBdr>
        <w:top w:val="none" w:sz="0" w:space="0" w:color="auto"/>
        <w:left w:val="none" w:sz="0" w:space="0" w:color="auto"/>
        <w:bottom w:val="none" w:sz="0" w:space="0" w:color="auto"/>
        <w:right w:val="none" w:sz="0" w:space="0" w:color="auto"/>
      </w:divBdr>
    </w:div>
    <w:div w:id="1081412645">
      <w:bodyDiv w:val="1"/>
      <w:marLeft w:val="0"/>
      <w:marRight w:val="0"/>
      <w:marTop w:val="0"/>
      <w:marBottom w:val="0"/>
      <w:divBdr>
        <w:top w:val="none" w:sz="0" w:space="0" w:color="auto"/>
        <w:left w:val="none" w:sz="0" w:space="0" w:color="auto"/>
        <w:bottom w:val="none" w:sz="0" w:space="0" w:color="auto"/>
        <w:right w:val="none" w:sz="0" w:space="0" w:color="auto"/>
      </w:divBdr>
    </w:div>
    <w:div w:id="1081414040">
      <w:bodyDiv w:val="1"/>
      <w:marLeft w:val="0"/>
      <w:marRight w:val="0"/>
      <w:marTop w:val="0"/>
      <w:marBottom w:val="0"/>
      <w:divBdr>
        <w:top w:val="none" w:sz="0" w:space="0" w:color="auto"/>
        <w:left w:val="none" w:sz="0" w:space="0" w:color="auto"/>
        <w:bottom w:val="none" w:sz="0" w:space="0" w:color="auto"/>
        <w:right w:val="none" w:sz="0" w:space="0" w:color="auto"/>
      </w:divBdr>
    </w:div>
    <w:div w:id="1081484649">
      <w:bodyDiv w:val="1"/>
      <w:marLeft w:val="0"/>
      <w:marRight w:val="0"/>
      <w:marTop w:val="0"/>
      <w:marBottom w:val="0"/>
      <w:divBdr>
        <w:top w:val="none" w:sz="0" w:space="0" w:color="auto"/>
        <w:left w:val="none" w:sz="0" w:space="0" w:color="auto"/>
        <w:bottom w:val="none" w:sz="0" w:space="0" w:color="auto"/>
        <w:right w:val="none" w:sz="0" w:space="0" w:color="auto"/>
      </w:divBdr>
    </w:div>
    <w:div w:id="1081486578">
      <w:bodyDiv w:val="1"/>
      <w:marLeft w:val="0"/>
      <w:marRight w:val="0"/>
      <w:marTop w:val="0"/>
      <w:marBottom w:val="0"/>
      <w:divBdr>
        <w:top w:val="none" w:sz="0" w:space="0" w:color="auto"/>
        <w:left w:val="none" w:sz="0" w:space="0" w:color="auto"/>
        <w:bottom w:val="none" w:sz="0" w:space="0" w:color="auto"/>
        <w:right w:val="none" w:sz="0" w:space="0" w:color="auto"/>
      </w:divBdr>
    </w:div>
    <w:div w:id="1081637556">
      <w:bodyDiv w:val="1"/>
      <w:marLeft w:val="0"/>
      <w:marRight w:val="0"/>
      <w:marTop w:val="0"/>
      <w:marBottom w:val="0"/>
      <w:divBdr>
        <w:top w:val="none" w:sz="0" w:space="0" w:color="auto"/>
        <w:left w:val="none" w:sz="0" w:space="0" w:color="auto"/>
        <w:bottom w:val="none" w:sz="0" w:space="0" w:color="auto"/>
        <w:right w:val="none" w:sz="0" w:space="0" w:color="auto"/>
      </w:divBdr>
      <w:divsChild>
        <w:div w:id="1865821135">
          <w:marLeft w:val="0"/>
          <w:marRight w:val="0"/>
          <w:marTop w:val="0"/>
          <w:marBottom w:val="0"/>
          <w:divBdr>
            <w:top w:val="none" w:sz="0" w:space="0" w:color="auto"/>
            <w:left w:val="none" w:sz="0" w:space="0" w:color="auto"/>
            <w:bottom w:val="none" w:sz="0" w:space="0" w:color="auto"/>
            <w:right w:val="none" w:sz="0" w:space="0" w:color="auto"/>
          </w:divBdr>
          <w:divsChild>
            <w:div w:id="26952155">
              <w:marLeft w:val="0"/>
              <w:marRight w:val="0"/>
              <w:marTop w:val="0"/>
              <w:marBottom w:val="0"/>
              <w:divBdr>
                <w:top w:val="none" w:sz="0" w:space="0" w:color="auto"/>
                <w:left w:val="none" w:sz="0" w:space="0" w:color="auto"/>
                <w:bottom w:val="none" w:sz="0" w:space="0" w:color="auto"/>
                <w:right w:val="none" w:sz="0" w:space="0" w:color="auto"/>
              </w:divBdr>
            </w:div>
            <w:div w:id="167406749">
              <w:marLeft w:val="0"/>
              <w:marRight w:val="0"/>
              <w:marTop w:val="0"/>
              <w:marBottom w:val="0"/>
              <w:divBdr>
                <w:top w:val="none" w:sz="0" w:space="0" w:color="auto"/>
                <w:left w:val="none" w:sz="0" w:space="0" w:color="auto"/>
                <w:bottom w:val="none" w:sz="0" w:space="0" w:color="auto"/>
                <w:right w:val="none" w:sz="0" w:space="0" w:color="auto"/>
              </w:divBdr>
            </w:div>
            <w:div w:id="187525294">
              <w:marLeft w:val="0"/>
              <w:marRight w:val="0"/>
              <w:marTop w:val="0"/>
              <w:marBottom w:val="0"/>
              <w:divBdr>
                <w:top w:val="none" w:sz="0" w:space="0" w:color="auto"/>
                <w:left w:val="none" w:sz="0" w:space="0" w:color="auto"/>
                <w:bottom w:val="none" w:sz="0" w:space="0" w:color="auto"/>
                <w:right w:val="none" w:sz="0" w:space="0" w:color="auto"/>
              </w:divBdr>
            </w:div>
            <w:div w:id="326370499">
              <w:marLeft w:val="0"/>
              <w:marRight w:val="0"/>
              <w:marTop w:val="0"/>
              <w:marBottom w:val="0"/>
              <w:divBdr>
                <w:top w:val="none" w:sz="0" w:space="0" w:color="auto"/>
                <w:left w:val="none" w:sz="0" w:space="0" w:color="auto"/>
                <w:bottom w:val="none" w:sz="0" w:space="0" w:color="auto"/>
                <w:right w:val="none" w:sz="0" w:space="0" w:color="auto"/>
              </w:divBdr>
            </w:div>
            <w:div w:id="364136044">
              <w:marLeft w:val="0"/>
              <w:marRight w:val="0"/>
              <w:marTop w:val="0"/>
              <w:marBottom w:val="0"/>
              <w:divBdr>
                <w:top w:val="none" w:sz="0" w:space="0" w:color="auto"/>
                <w:left w:val="none" w:sz="0" w:space="0" w:color="auto"/>
                <w:bottom w:val="none" w:sz="0" w:space="0" w:color="auto"/>
                <w:right w:val="none" w:sz="0" w:space="0" w:color="auto"/>
              </w:divBdr>
            </w:div>
            <w:div w:id="367876242">
              <w:marLeft w:val="0"/>
              <w:marRight w:val="0"/>
              <w:marTop w:val="0"/>
              <w:marBottom w:val="0"/>
              <w:divBdr>
                <w:top w:val="none" w:sz="0" w:space="0" w:color="auto"/>
                <w:left w:val="none" w:sz="0" w:space="0" w:color="auto"/>
                <w:bottom w:val="none" w:sz="0" w:space="0" w:color="auto"/>
                <w:right w:val="none" w:sz="0" w:space="0" w:color="auto"/>
              </w:divBdr>
            </w:div>
            <w:div w:id="483161348">
              <w:marLeft w:val="0"/>
              <w:marRight w:val="0"/>
              <w:marTop w:val="0"/>
              <w:marBottom w:val="0"/>
              <w:divBdr>
                <w:top w:val="none" w:sz="0" w:space="0" w:color="auto"/>
                <w:left w:val="none" w:sz="0" w:space="0" w:color="auto"/>
                <w:bottom w:val="none" w:sz="0" w:space="0" w:color="auto"/>
                <w:right w:val="none" w:sz="0" w:space="0" w:color="auto"/>
              </w:divBdr>
            </w:div>
            <w:div w:id="485823631">
              <w:marLeft w:val="0"/>
              <w:marRight w:val="0"/>
              <w:marTop w:val="0"/>
              <w:marBottom w:val="0"/>
              <w:divBdr>
                <w:top w:val="none" w:sz="0" w:space="0" w:color="auto"/>
                <w:left w:val="none" w:sz="0" w:space="0" w:color="auto"/>
                <w:bottom w:val="none" w:sz="0" w:space="0" w:color="auto"/>
                <w:right w:val="none" w:sz="0" w:space="0" w:color="auto"/>
              </w:divBdr>
            </w:div>
            <w:div w:id="773938586">
              <w:marLeft w:val="0"/>
              <w:marRight w:val="0"/>
              <w:marTop w:val="0"/>
              <w:marBottom w:val="0"/>
              <w:divBdr>
                <w:top w:val="none" w:sz="0" w:space="0" w:color="auto"/>
                <w:left w:val="none" w:sz="0" w:space="0" w:color="auto"/>
                <w:bottom w:val="none" w:sz="0" w:space="0" w:color="auto"/>
                <w:right w:val="none" w:sz="0" w:space="0" w:color="auto"/>
              </w:divBdr>
            </w:div>
            <w:div w:id="804129428">
              <w:marLeft w:val="0"/>
              <w:marRight w:val="0"/>
              <w:marTop w:val="0"/>
              <w:marBottom w:val="0"/>
              <w:divBdr>
                <w:top w:val="none" w:sz="0" w:space="0" w:color="auto"/>
                <w:left w:val="none" w:sz="0" w:space="0" w:color="auto"/>
                <w:bottom w:val="none" w:sz="0" w:space="0" w:color="auto"/>
                <w:right w:val="none" w:sz="0" w:space="0" w:color="auto"/>
              </w:divBdr>
            </w:div>
            <w:div w:id="854883854">
              <w:marLeft w:val="0"/>
              <w:marRight w:val="0"/>
              <w:marTop w:val="0"/>
              <w:marBottom w:val="0"/>
              <w:divBdr>
                <w:top w:val="none" w:sz="0" w:space="0" w:color="auto"/>
                <w:left w:val="none" w:sz="0" w:space="0" w:color="auto"/>
                <w:bottom w:val="none" w:sz="0" w:space="0" w:color="auto"/>
                <w:right w:val="none" w:sz="0" w:space="0" w:color="auto"/>
              </w:divBdr>
            </w:div>
            <w:div w:id="859246766">
              <w:marLeft w:val="0"/>
              <w:marRight w:val="0"/>
              <w:marTop w:val="0"/>
              <w:marBottom w:val="0"/>
              <w:divBdr>
                <w:top w:val="none" w:sz="0" w:space="0" w:color="auto"/>
                <w:left w:val="none" w:sz="0" w:space="0" w:color="auto"/>
                <w:bottom w:val="none" w:sz="0" w:space="0" w:color="auto"/>
                <w:right w:val="none" w:sz="0" w:space="0" w:color="auto"/>
              </w:divBdr>
            </w:div>
            <w:div w:id="872156723">
              <w:marLeft w:val="0"/>
              <w:marRight w:val="0"/>
              <w:marTop w:val="0"/>
              <w:marBottom w:val="0"/>
              <w:divBdr>
                <w:top w:val="none" w:sz="0" w:space="0" w:color="auto"/>
                <w:left w:val="none" w:sz="0" w:space="0" w:color="auto"/>
                <w:bottom w:val="none" w:sz="0" w:space="0" w:color="auto"/>
                <w:right w:val="none" w:sz="0" w:space="0" w:color="auto"/>
              </w:divBdr>
            </w:div>
            <w:div w:id="893352967">
              <w:marLeft w:val="0"/>
              <w:marRight w:val="0"/>
              <w:marTop w:val="0"/>
              <w:marBottom w:val="0"/>
              <w:divBdr>
                <w:top w:val="none" w:sz="0" w:space="0" w:color="auto"/>
                <w:left w:val="none" w:sz="0" w:space="0" w:color="auto"/>
                <w:bottom w:val="none" w:sz="0" w:space="0" w:color="auto"/>
                <w:right w:val="none" w:sz="0" w:space="0" w:color="auto"/>
              </w:divBdr>
            </w:div>
            <w:div w:id="1138886353">
              <w:marLeft w:val="0"/>
              <w:marRight w:val="0"/>
              <w:marTop w:val="0"/>
              <w:marBottom w:val="0"/>
              <w:divBdr>
                <w:top w:val="none" w:sz="0" w:space="0" w:color="auto"/>
                <w:left w:val="none" w:sz="0" w:space="0" w:color="auto"/>
                <w:bottom w:val="none" w:sz="0" w:space="0" w:color="auto"/>
                <w:right w:val="none" w:sz="0" w:space="0" w:color="auto"/>
              </w:divBdr>
            </w:div>
            <w:div w:id="1167669239">
              <w:marLeft w:val="0"/>
              <w:marRight w:val="0"/>
              <w:marTop w:val="0"/>
              <w:marBottom w:val="0"/>
              <w:divBdr>
                <w:top w:val="none" w:sz="0" w:space="0" w:color="auto"/>
                <w:left w:val="none" w:sz="0" w:space="0" w:color="auto"/>
                <w:bottom w:val="none" w:sz="0" w:space="0" w:color="auto"/>
                <w:right w:val="none" w:sz="0" w:space="0" w:color="auto"/>
              </w:divBdr>
            </w:div>
            <w:div w:id="1182086388">
              <w:marLeft w:val="0"/>
              <w:marRight w:val="0"/>
              <w:marTop w:val="0"/>
              <w:marBottom w:val="0"/>
              <w:divBdr>
                <w:top w:val="none" w:sz="0" w:space="0" w:color="auto"/>
                <w:left w:val="none" w:sz="0" w:space="0" w:color="auto"/>
                <w:bottom w:val="none" w:sz="0" w:space="0" w:color="auto"/>
                <w:right w:val="none" w:sz="0" w:space="0" w:color="auto"/>
              </w:divBdr>
            </w:div>
            <w:div w:id="1210067812">
              <w:marLeft w:val="0"/>
              <w:marRight w:val="0"/>
              <w:marTop w:val="0"/>
              <w:marBottom w:val="0"/>
              <w:divBdr>
                <w:top w:val="none" w:sz="0" w:space="0" w:color="auto"/>
                <w:left w:val="none" w:sz="0" w:space="0" w:color="auto"/>
                <w:bottom w:val="none" w:sz="0" w:space="0" w:color="auto"/>
                <w:right w:val="none" w:sz="0" w:space="0" w:color="auto"/>
              </w:divBdr>
            </w:div>
            <w:div w:id="1217886668">
              <w:marLeft w:val="0"/>
              <w:marRight w:val="0"/>
              <w:marTop w:val="0"/>
              <w:marBottom w:val="0"/>
              <w:divBdr>
                <w:top w:val="none" w:sz="0" w:space="0" w:color="auto"/>
                <w:left w:val="none" w:sz="0" w:space="0" w:color="auto"/>
                <w:bottom w:val="none" w:sz="0" w:space="0" w:color="auto"/>
                <w:right w:val="none" w:sz="0" w:space="0" w:color="auto"/>
              </w:divBdr>
            </w:div>
            <w:div w:id="1261645298">
              <w:marLeft w:val="0"/>
              <w:marRight w:val="0"/>
              <w:marTop w:val="0"/>
              <w:marBottom w:val="0"/>
              <w:divBdr>
                <w:top w:val="none" w:sz="0" w:space="0" w:color="auto"/>
                <w:left w:val="none" w:sz="0" w:space="0" w:color="auto"/>
                <w:bottom w:val="none" w:sz="0" w:space="0" w:color="auto"/>
                <w:right w:val="none" w:sz="0" w:space="0" w:color="auto"/>
              </w:divBdr>
            </w:div>
            <w:div w:id="1396392329">
              <w:marLeft w:val="0"/>
              <w:marRight w:val="0"/>
              <w:marTop w:val="0"/>
              <w:marBottom w:val="0"/>
              <w:divBdr>
                <w:top w:val="none" w:sz="0" w:space="0" w:color="auto"/>
                <w:left w:val="none" w:sz="0" w:space="0" w:color="auto"/>
                <w:bottom w:val="none" w:sz="0" w:space="0" w:color="auto"/>
                <w:right w:val="none" w:sz="0" w:space="0" w:color="auto"/>
              </w:divBdr>
            </w:div>
            <w:div w:id="1457525202">
              <w:marLeft w:val="0"/>
              <w:marRight w:val="0"/>
              <w:marTop w:val="0"/>
              <w:marBottom w:val="0"/>
              <w:divBdr>
                <w:top w:val="none" w:sz="0" w:space="0" w:color="auto"/>
                <w:left w:val="none" w:sz="0" w:space="0" w:color="auto"/>
                <w:bottom w:val="none" w:sz="0" w:space="0" w:color="auto"/>
                <w:right w:val="none" w:sz="0" w:space="0" w:color="auto"/>
              </w:divBdr>
            </w:div>
            <w:div w:id="1506240716">
              <w:marLeft w:val="0"/>
              <w:marRight w:val="0"/>
              <w:marTop w:val="0"/>
              <w:marBottom w:val="0"/>
              <w:divBdr>
                <w:top w:val="none" w:sz="0" w:space="0" w:color="auto"/>
                <w:left w:val="none" w:sz="0" w:space="0" w:color="auto"/>
                <w:bottom w:val="none" w:sz="0" w:space="0" w:color="auto"/>
                <w:right w:val="none" w:sz="0" w:space="0" w:color="auto"/>
              </w:divBdr>
            </w:div>
            <w:div w:id="1627396584">
              <w:marLeft w:val="0"/>
              <w:marRight w:val="0"/>
              <w:marTop w:val="0"/>
              <w:marBottom w:val="0"/>
              <w:divBdr>
                <w:top w:val="none" w:sz="0" w:space="0" w:color="auto"/>
                <w:left w:val="none" w:sz="0" w:space="0" w:color="auto"/>
                <w:bottom w:val="none" w:sz="0" w:space="0" w:color="auto"/>
                <w:right w:val="none" w:sz="0" w:space="0" w:color="auto"/>
              </w:divBdr>
            </w:div>
            <w:div w:id="1771315002">
              <w:marLeft w:val="0"/>
              <w:marRight w:val="0"/>
              <w:marTop w:val="0"/>
              <w:marBottom w:val="0"/>
              <w:divBdr>
                <w:top w:val="none" w:sz="0" w:space="0" w:color="auto"/>
                <w:left w:val="none" w:sz="0" w:space="0" w:color="auto"/>
                <w:bottom w:val="none" w:sz="0" w:space="0" w:color="auto"/>
                <w:right w:val="none" w:sz="0" w:space="0" w:color="auto"/>
              </w:divBdr>
            </w:div>
            <w:div w:id="1913347919">
              <w:marLeft w:val="0"/>
              <w:marRight w:val="0"/>
              <w:marTop w:val="0"/>
              <w:marBottom w:val="0"/>
              <w:divBdr>
                <w:top w:val="none" w:sz="0" w:space="0" w:color="auto"/>
                <w:left w:val="none" w:sz="0" w:space="0" w:color="auto"/>
                <w:bottom w:val="none" w:sz="0" w:space="0" w:color="auto"/>
                <w:right w:val="none" w:sz="0" w:space="0" w:color="auto"/>
              </w:divBdr>
            </w:div>
            <w:div w:id="1946306785">
              <w:marLeft w:val="0"/>
              <w:marRight w:val="0"/>
              <w:marTop w:val="0"/>
              <w:marBottom w:val="0"/>
              <w:divBdr>
                <w:top w:val="none" w:sz="0" w:space="0" w:color="auto"/>
                <w:left w:val="none" w:sz="0" w:space="0" w:color="auto"/>
                <w:bottom w:val="none" w:sz="0" w:space="0" w:color="auto"/>
                <w:right w:val="none" w:sz="0" w:space="0" w:color="auto"/>
              </w:divBdr>
            </w:div>
            <w:div w:id="205831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638750">
      <w:bodyDiv w:val="1"/>
      <w:marLeft w:val="0"/>
      <w:marRight w:val="0"/>
      <w:marTop w:val="0"/>
      <w:marBottom w:val="0"/>
      <w:divBdr>
        <w:top w:val="none" w:sz="0" w:space="0" w:color="auto"/>
        <w:left w:val="none" w:sz="0" w:space="0" w:color="auto"/>
        <w:bottom w:val="none" w:sz="0" w:space="0" w:color="auto"/>
        <w:right w:val="none" w:sz="0" w:space="0" w:color="auto"/>
      </w:divBdr>
    </w:div>
    <w:div w:id="1081945020">
      <w:bodyDiv w:val="1"/>
      <w:marLeft w:val="0"/>
      <w:marRight w:val="0"/>
      <w:marTop w:val="0"/>
      <w:marBottom w:val="0"/>
      <w:divBdr>
        <w:top w:val="none" w:sz="0" w:space="0" w:color="auto"/>
        <w:left w:val="none" w:sz="0" w:space="0" w:color="auto"/>
        <w:bottom w:val="none" w:sz="0" w:space="0" w:color="auto"/>
        <w:right w:val="none" w:sz="0" w:space="0" w:color="auto"/>
      </w:divBdr>
    </w:div>
    <w:div w:id="1082020778">
      <w:bodyDiv w:val="1"/>
      <w:marLeft w:val="0"/>
      <w:marRight w:val="0"/>
      <w:marTop w:val="0"/>
      <w:marBottom w:val="0"/>
      <w:divBdr>
        <w:top w:val="none" w:sz="0" w:space="0" w:color="auto"/>
        <w:left w:val="none" w:sz="0" w:space="0" w:color="auto"/>
        <w:bottom w:val="none" w:sz="0" w:space="0" w:color="auto"/>
        <w:right w:val="none" w:sz="0" w:space="0" w:color="auto"/>
      </w:divBdr>
    </w:div>
    <w:div w:id="1082095618">
      <w:bodyDiv w:val="1"/>
      <w:marLeft w:val="0"/>
      <w:marRight w:val="0"/>
      <w:marTop w:val="0"/>
      <w:marBottom w:val="0"/>
      <w:divBdr>
        <w:top w:val="none" w:sz="0" w:space="0" w:color="auto"/>
        <w:left w:val="none" w:sz="0" w:space="0" w:color="auto"/>
        <w:bottom w:val="none" w:sz="0" w:space="0" w:color="auto"/>
        <w:right w:val="none" w:sz="0" w:space="0" w:color="auto"/>
      </w:divBdr>
    </w:div>
    <w:div w:id="1082530152">
      <w:bodyDiv w:val="1"/>
      <w:marLeft w:val="0"/>
      <w:marRight w:val="0"/>
      <w:marTop w:val="0"/>
      <w:marBottom w:val="0"/>
      <w:divBdr>
        <w:top w:val="none" w:sz="0" w:space="0" w:color="auto"/>
        <w:left w:val="none" w:sz="0" w:space="0" w:color="auto"/>
        <w:bottom w:val="none" w:sz="0" w:space="0" w:color="auto"/>
        <w:right w:val="none" w:sz="0" w:space="0" w:color="auto"/>
      </w:divBdr>
    </w:div>
    <w:div w:id="1082794648">
      <w:bodyDiv w:val="1"/>
      <w:marLeft w:val="0"/>
      <w:marRight w:val="0"/>
      <w:marTop w:val="0"/>
      <w:marBottom w:val="0"/>
      <w:divBdr>
        <w:top w:val="none" w:sz="0" w:space="0" w:color="auto"/>
        <w:left w:val="none" w:sz="0" w:space="0" w:color="auto"/>
        <w:bottom w:val="none" w:sz="0" w:space="0" w:color="auto"/>
        <w:right w:val="none" w:sz="0" w:space="0" w:color="auto"/>
      </w:divBdr>
    </w:div>
    <w:div w:id="1083142612">
      <w:bodyDiv w:val="1"/>
      <w:marLeft w:val="0"/>
      <w:marRight w:val="0"/>
      <w:marTop w:val="0"/>
      <w:marBottom w:val="0"/>
      <w:divBdr>
        <w:top w:val="none" w:sz="0" w:space="0" w:color="auto"/>
        <w:left w:val="none" w:sz="0" w:space="0" w:color="auto"/>
        <w:bottom w:val="none" w:sz="0" w:space="0" w:color="auto"/>
        <w:right w:val="none" w:sz="0" w:space="0" w:color="auto"/>
      </w:divBdr>
    </w:div>
    <w:div w:id="1083260444">
      <w:bodyDiv w:val="1"/>
      <w:marLeft w:val="0"/>
      <w:marRight w:val="0"/>
      <w:marTop w:val="0"/>
      <w:marBottom w:val="0"/>
      <w:divBdr>
        <w:top w:val="none" w:sz="0" w:space="0" w:color="auto"/>
        <w:left w:val="none" w:sz="0" w:space="0" w:color="auto"/>
        <w:bottom w:val="none" w:sz="0" w:space="0" w:color="auto"/>
        <w:right w:val="none" w:sz="0" w:space="0" w:color="auto"/>
      </w:divBdr>
    </w:div>
    <w:div w:id="1083331338">
      <w:bodyDiv w:val="1"/>
      <w:marLeft w:val="0"/>
      <w:marRight w:val="0"/>
      <w:marTop w:val="0"/>
      <w:marBottom w:val="0"/>
      <w:divBdr>
        <w:top w:val="none" w:sz="0" w:space="0" w:color="auto"/>
        <w:left w:val="none" w:sz="0" w:space="0" w:color="auto"/>
        <w:bottom w:val="none" w:sz="0" w:space="0" w:color="auto"/>
        <w:right w:val="none" w:sz="0" w:space="0" w:color="auto"/>
      </w:divBdr>
    </w:div>
    <w:div w:id="1085034570">
      <w:bodyDiv w:val="1"/>
      <w:marLeft w:val="0"/>
      <w:marRight w:val="0"/>
      <w:marTop w:val="0"/>
      <w:marBottom w:val="0"/>
      <w:divBdr>
        <w:top w:val="none" w:sz="0" w:space="0" w:color="auto"/>
        <w:left w:val="none" w:sz="0" w:space="0" w:color="auto"/>
        <w:bottom w:val="none" w:sz="0" w:space="0" w:color="auto"/>
        <w:right w:val="none" w:sz="0" w:space="0" w:color="auto"/>
      </w:divBdr>
    </w:div>
    <w:div w:id="1085148668">
      <w:bodyDiv w:val="1"/>
      <w:marLeft w:val="0"/>
      <w:marRight w:val="0"/>
      <w:marTop w:val="0"/>
      <w:marBottom w:val="0"/>
      <w:divBdr>
        <w:top w:val="none" w:sz="0" w:space="0" w:color="auto"/>
        <w:left w:val="none" w:sz="0" w:space="0" w:color="auto"/>
        <w:bottom w:val="none" w:sz="0" w:space="0" w:color="auto"/>
        <w:right w:val="none" w:sz="0" w:space="0" w:color="auto"/>
      </w:divBdr>
    </w:div>
    <w:div w:id="1085302617">
      <w:bodyDiv w:val="1"/>
      <w:marLeft w:val="0"/>
      <w:marRight w:val="0"/>
      <w:marTop w:val="0"/>
      <w:marBottom w:val="0"/>
      <w:divBdr>
        <w:top w:val="none" w:sz="0" w:space="0" w:color="auto"/>
        <w:left w:val="none" w:sz="0" w:space="0" w:color="auto"/>
        <w:bottom w:val="none" w:sz="0" w:space="0" w:color="auto"/>
        <w:right w:val="none" w:sz="0" w:space="0" w:color="auto"/>
      </w:divBdr>
    </w:div>
    <w:div w:id="1085567141">
      <w:bodyDiv w:val="1"/>
      <w:marLeft w:val="0"/>
      <w:marRight w:val="0"/>
      <w:marTop w:val="0"/>
      <w:marBottom w:val="0"/>
      <w:divBdr>
        <w:top w:val="none" w:sz="0" w:space="0" w:color="auto"/>
        <w:left w:val="none" w:sz="0" w:space="0" w:color="auto"/>
        <w:bottom w:val="none" w:sz="0" w:space="0" w:color="auto"/>
        <w:right w:val="none" w:sz="0" w:space="0" w:color="auto"/>
      </w:divBdr>
    </w:div>
    <w:div w:id="1085568686">
      <w:bodyDiv w:val="1"/>
      <w:marLeft w:val="0"/>
      <w:marRight w:val="0"/>
      <w:marTop w:val="0"/>
      <w:marBottom w:val="0"/>
      <w:divBdr>
        <w:top w:val="none" w:sz="0" w:space="0" w:color="auto"/>
        <w:left w:val="none" w:sz="0" w:space="0" w:color="auto"/>
        <w:bottom w:val="none" w:sz="0" w:space="0" w:color="auto"/>
        <w:right w:val="none" w:sz="0" w:space="0" w:color="auto"/>
      </w:divBdr>
    </w:div>
    <w:div w:id="1085767331">
      <w:bodyDiv w:val="1"/>
      <w:marLeft w:val="0"/>
      <w:marRight w:val="0"/>
      <w:marTop w:val="0"/>
      <w:marBottom w:val="0"/>
      <w:divBdr>
        <w:top w:val="none" w:sz="0" w:space="0" w:color="auto"/>
        <w:left w:val="none" w:sz="0" w:space="0" w:color="auto"/>
        <w:bottom w:val="none" w:sz="0" w:space="0" w:color="auto"/>
        <w:right w:val="none" w:sz="0" w:space="0" w:color="auto"/>
      </w:divBdr>
    </w:div>
    <w:div w:id="1086683196">
      <w:bodyDiv w:val="1"/>
      <w:marLeft w:val="0"/>
      <w:marRight w:val="0"/>
      <w:marTop w:val="0"/>
      <w:marBottom w:val="0"/>
      <w:divBdr>
        <w:top w:val="none" w:sz="0" w:space="0" w:color="auto"/>
        <w:left w:val="none" w:sz="0" w:space="0" w:color="auto"/>
        <w:bottom w:val="none" w:sz="0" w:space="0" w:color="auto"/>
        <w:right w:val="none" w:sz="0" w:space="0" w:color="auto"/>
      </w:divBdr>
    </w:div>
    <w:div w:id="1086729052">
      <w:bodyDiv w:val="1"/>
      <w:marLeft w:val="0"/>
      <w:marRight w:val="0"/>
      <w:marTop w:val="0"/>
      <w:marBottom w:val="0"/>
      <w:divBdr>
        <w:top w:val="none" w:sz="0" w:space="0" w:color="auto"/>
        <w:left w:val="none" w:sz="0" w:space="0" w:color="auto"/>
        <w:bottom w:val="none" w:sz="0" w:space="0" w:color="auto"/>
        <w:right w:val="none" w:sz="0" w:space="0" w:color="auto"/>
      </w:divBdr>
    </w:div>
    <w:div w:id="1087534214">
      <w:bodyDiv w:val="1"/>
      <w:marLeft w:val="0"/>
      <w:marRight w:val="0"/>
      <w:marTop w:val="0"/>
      <w:marBottom w:val="0"/>
      <w:divBdr>
        <w:top w:val="none" w:sz="0" w:space="0" w:color="auto"/>
        <w:left w:val="none" w:sz="0" w:space="0" w:color="auto"/>
        <w:bottom w:val="none" w:sz="0" w:space="0" w:color="auto"/>
        <w:right w:val="none" w:sz="0" w:space="0" w:color="auto"/>
      </w:divBdr>
    </w:div>
    <w:div w:id="1087730835">
      <w:bodyDiv w:val="1"/>
      <w:marLeft w:val="0"/>
      <w:marRight w:val="0"/>
      <w:marTop w:val="0"/>
      <w:marBottom w:val="0"/>
      <w:divBdr>
        <w:top w:val="none" w:sz="0" w:space="0" w:color="auto"/>
        <w:left w:val="none" w:sz="0" w:space="0" w:color="auto"/>
        <w:bottom w:val="none" w:sz="0" w:space="0" w:color="auto"/>
        <w:right w:val="none" w:sz="0" w:space="0" w:color="auto"/>
      </w:divBdr>
    </w:div>
    <w:div w:id="1088233272">
      <w:bodyDiv w:val="1"/>
      <w:marLeft w:val="0"/>
      <w:marRight w:val="0"/>
      <w:marTop w:val="0"/>
      <w:marBottom w:val="0"/>
      <w:divBdr>
        <w:top w:val="none" w:sz="0" w:space="0" w:color="auto"/>
        <w:left w:val="none" w:sz="0" w:space="0" w:color="auto"/>
        <w:bottom w:val="none" w:sz="0" w:space="0" w:color="auto"/>
        <w:right w:val="none" w:sz="0" w:space="0" w:color="auto"/>
      </w:divBdr>
    </w:div>
    <w:div w:id="1089039629">
      <w:bodyDiv w:val="1"/>
      <w:marLeft w:val="0"/>
      <w:marRight w:val="0"/>
      <w:marTop w:val="0"/>
      <w:marBottom w:val="0"/>
      <w:divBdr>
        <w:top w:val="none" w:sz="0" w:space="0" w:color="auto"/>
        <w:left w:val="none" w:sz="0" w:space="0" w:color="auto"/>
        <w:bottom w:val="none" w:sz="0" w:space="0" w:color="auto"/>
        <w:right w:val="none" w:sz="0" w:space="0" w:color="auto"/>
      </w:divBdr>
    </w:div>
    <w:div w:id="1089079780">
      <w:bodyDiv w:val="1"/>
      <w:marLeft w:val="0"/>
      <w:marRight w:val="0"/>
      <w:marTop w:val="0"/>
      <w:marBottom w:val="0"/>
      <w:divBdr>
        <w:top w:val="none" w:sz="0" w:space="0" w:color="auto"/>
        <w:left w:val="none" w:sz="0" w:space="0" w:color="auto"/>
        <w:bottom w:val="none" w:sz="0" w:space="0" w:color="auto"/>
        <w:right w:val="none" w:sz="0" w:space="0" w:color="auto"/>
      </w:divBdr>
    </w:div>
    <w:div w:id="1089544613">
      <w:bodyDiv w:val="1"/>
      <w:marLeft w:val="0"/>
      <w:marRight w:val="0"/>
      <w:marTop w:val="0"/>
      <w:marBottom w:val="0"/>
      <w:divBdr>
        <w:top w:val="none" w:sz="0" w:space="0" w:color="auto"/>
        <w:left w:val="none" w:sz="0" w:space="0" w:color="auto"/>
        <w:bottom w:val="none" w:sz="0" w:space="0" w:color="auto"/>
        <w:right w:val="none" w:sz="0" w:space="0" w:color="auto"/>
      </w:divBdr>
    </w:div>
    <w:div w:id="1089619209">
      <w:bodyDiv w:val="1"/>
      <w:marLeft w:val="0"/>
      <w:marRight w:val="0"/>
      <w:marTop w:val="0"/>
      <w:marBottom w:val="0"/>
      <w:divBdr>
        <w:top w:val="none" w:sz="0" w:space="0" w:color="auto"/>
        <w:left w:val="none" w:sz="0" w:space="0" w:color="auto"/>
        <w:bottom w:val="none" w:sz="0" w:space="0" w:color="auto"/>
        <w:right w:val="none" w:sz="0" w:space="0" w:color="auto"/>
      </w:divBdr>
    </w:div>
    <w:div w:id="1090152824">
      <w:bodyDiv w:val="1"/>
      <w:marLeft w:val="0"/>
      <w:marRight w:val="0"/>
      <w:marTop w:val="0"/>
      <w:marBottom w:val="0"/>
      <w:divBdr>
        <w:top w:val="none" w:sz="0" w:space="0" w:color="auto"/>
        <w:left w:val="none" w:sz="0" w:space="0" w:color="auto"/>
        <w:bottom w:val="none" w:sz="0" w:space="0" w:color="auto"/>
        <w:right w:val="none" w:sz="0" w:space="0" w:color="auto"/>
      </w:divBdr>
    </w:div>
    <w:div w:id="1090156214">
      <w:bodyDiv w:val="1"/>
      <w:marLeft w:val="0"/>
      <w:marRight w:val="0"/>
      <w:marTop w:val="0"/>
      <w:marBottom w:val="0"/>
      <w:divBdr>
        <w:top w:val="none" w:sz="0" w:space="0" w:color="auto"/>
        <w:left w:val="none" w:sz="0" w:space="0" w:color="auto"/>
        <w:bottom w:val="none" w:sz="0" w:space="0" w:color="auto"/>
        <w:right w:val="none" w:sz="0" w:space="0" w:color="auto"/>
      </w:divBdr>
    </w:div>
    <w:div w:id="1091316545">
      <w:bodyDiv w:val="1"/>
      <w:marLeft w:val="0"/>
      <w:marRight w:val="0"/>
      <w:marTop w:val="0"/>
      <w:marBottom w:val="0"/>
      <w:divBdr>
        <w:top w:val="none" w:sz="0" w:space="0" w:color="auto"/>
        <w:left w:val="none" w:sz="0" w:space="0" w:color="auto"/>
        <w:bottom w:val="none" w:sz="0" w:space="0" w:color="auto"/>
        <w:right w:val="none" w:sz="0" w:space="0" w:color="auto"/>
      </w:divBdr>
    </w:div>
    <w:div w:id="1091317468">
      <w:bodyDiv w:val="1"/>
      <w:marLeft w:val="0"/>
      <w:marRight w:val="0"/>
      <w:marTop w:val="0"/>
      <w:marBottom w:val="0"/>
      <w:divBdr>
        <w:top w:val="none" w:sz="0" w:space="0" w:color="auto"/>
        <w:left w:val="none" w:sz="0" w:space="0" w:color="auto"/>
        <w:bottom w:val="none" w:sz="0" w:space="0" w:color="auto"/>
        <w:right w:val="none" w:sz="0" w:space="0" w:color="auto"/>
      </w:divBdr>
    </w:div>
    <w:div w:id="1091972559">
      <w:bodyDiv w:val="1"/>
      <w:marLeft w:val="0"/>
      <w:marRight w:val="0"/>
      <w:marTop w:val="0"/>
      <w:marBottom w:val="0"/>
      <w:divBdr>
        <w:top w:val="none" w:sz="0" w:space="0" w:color="auto"/>
        <w:left w:val="none" w:sz="0" w:space="0" w:color="auto"/>
        <w:bottom w:val="none" w:sz="0" w:space="0" w:color="auto"/>
        <w:right w:val="none" w:sz="0" w:space="0" w:color="auto"/>
      </w:divBdr>
    </w:div>
    <w:div w:id="1091975175">
      <w:bodyDiv w:val="1"/>
      <w:marLeft w:val="0"/>
      <w:marRight w:val="0"/>
      <w:marTop w:val="0"/>
      <w:marBottom w:val="0"/>
      <w:divBdr>
        <w:top w:val="none" w:sz="0" w:space="0" w:color="auto"/>
        <w:left w:val="none" w:sz="0" w:space="0" w:color="auto"/>
        <w:bottom w:val="none" w:sz="0" w:space="0" w:color="auto"/>
        <w:right w:val="none" w:sz="0" w:space="0" w:color="auto"/>
      </w:divBdr>
    </w:div>
    <w:div w:id="1092045382">
      <w:bodyDiv w:val="1"/>
      <w:marLeft w:val="0"/>
      <w:marRight w:val="0"/>
      <w:marTop w:val="0"/>
      <w:marBottom w:val="0"/>
      <w:divBdr>
        <w:top w:val="none" w:sz="0" w:space="0" w:color="auto"/>
        <w:left w:val="none" w:sz="0" w:space="0" w:color="auto"/>
        <w:bottom w:val="none" w:sz="0" w:space="0" w:color="auto"/>
        <w:right w:val="none" w:sz="0" w:space="0" w:color="auto"/>
      </w:divBdr>
    </w:div>
    <w:div w:id="1092049729">
      <w:bodyDiv w:val="1"/>
      <w:marLeft w:val="0"/>
      <w:marRight w:val="0"/>
      <w:marTop w:val="0"/>
      <w:marBottom w:val="0"/>
      <w:divBdr>
        <w:top w:val="none" w:sz="0" w:space="0" w:color="auto"/>
        <w:left w:val="none" w:sz="0" w:space="0" w:color="auto"/>
        <w:bottom w:val="none" w:sz="0" w:space="0" w:color="auto"/>
        <w:right w:val="none" w:sz="0" w:space="0" w:color="auto"/>
      </w:divBdr>
    </w:div>
    <w:div w:id="1092235751">
      <w:bodyDiv w:val="1"/>
      <w:marLeft w:val="0"/>
      <w:marRight w:val="0"/>
      <w:marTop w:val="0"/>
      <w:marBottom w:val="0"/>
      <w:divBdr>
        <w:top w:val="none" w:sz="0" w:space="0" w:color="auto"/>
        <w:left w:val="none" w:sz="0" w:space="0" w:color="auto"/>
        <w:bottom w:val="none" w:sz="0" w:space="0" w:color="auto"/>
        <w:right w:val="none" w:sz="0" w:space="0" w:color="auto"/>
      </w:divBdr>
    </w:div>
    <w:div w:id="1092968732">
      <w:bodyDiv w:val="1"/>
      <w:marLeft w:val="0"/>
      <w:marRight w:val="0"/>
      <w:marTop w:val="0"/>
      <w:marBottom w:val="0"/>
      <w:divBdr>
        <w:top w:val="none" w:sz="0" w:space="0" w:color="auto"/>
        <w:left w:val="none" w:sz="0" w:space="0" w:color="auto"/>
        <w:bottom w:val="none" w:sz="0" w:space="0" w:color="auto"/>
        <w:right w:val="none" w:sz="0" w:space="0" w:color="auto"/>
      </w:divBdr>
    </w:div>
    <w:div w:id="1093084103">
      <w:bodyDiv w:val="1"/>
      <w:marLeft w:val="0"/>
      <w:marRight w:val="0"/>
      <w:marTop w:val="0"/>
      <w:marBottom w:val="0"/>
      <w:divBdr>
        <w:top w:val="none" w:sz="0" w:space="0" w:color="auto"/>
        <w:left w:val="none" w:sz="0" w:space="0" w:color="auto"/>
        <w:bottom w:val="none" w:sz="0" w:space="0" w:color="auto"/>
        <w:right w:val="none" w:sz="0" w:space="0" w:color="auto"/>
      </w:divBdr>
    </w:div>
    <w:div w:id="1093206810">
      <w:bodyDiv w:val="1"/>
      <w:marLeft w:val="0"/>
      <w:marRight w:val="0"/>
      <w:marTop w:val="0"/>
      <w:marBottom w:val="0"/>
      <w:divBdr>
        <w:top w:val="none" w:sz="0" w:space="0" w:color="auto"/>
        <w:left w:val="none" w:sz="0" w:space="0" w:color="auto"/>
        <w:bottom w:val="none" w:sz="0" w:space="0" w:color="auto"/>
        <w:right w:val="none" w:sz="0" w:space="0" w:color="auto"/>
      </w:divBdr>
    </w:div>
    <w:div w:id="1093434069">
      <w:bodyDiv w:val="1"/>
      <w:marLeft w:val="0"/>
      <w:marRight w:val="0"/>
      <w:marTop w:val="0"/>
      <w:marBottom w:val="0"/>
      <w:divBdr>
        <w:top w:val="none" w:sz="0" w:space="0" w:color="auto"/>
        <w:left w:val="none" w:sz="0" w:space="0" w:color="auto"/>
        <w:bottom w:val="none" w:sz="0" w:space="0" w:color="auto"/>
        <w:right w:val="none" w:sz="0" w:space="0" w:color="auto"/>
      </w:divBdr>
    </w:div>
    <w:div w:id="1093747405">
      <w:bodyDiv w:val="1"/>
      <w:marLeft w:val="0"/>
      <w:marRight w:val="0"/>
      <w:marTop w:val="0"/>
      <w:marBottom w:val="0"/>
      <w:divBdr>
        <w:top w:val="none" w:sz="0" w:space="0" w:color="auto"/>
        <w:left w:val="none" w:sz="0" w:space="0" w:color="auto"/>
        <w:bottom w:val="none" w:sz="0" w:space="0" w:color="auto"/>
        <w:right w:val="none" w:sz="0" w:space="0" w:color="auto"/>
      </w:divBdr>
    </w:div>
    <w:div w:id="1094127533">
      <w:bodyDiv w:val="1"/>
      <w:marLeft w:val="0"/>
      <w:marRight w:val="0"/>
      <w:marTop w:val="0"/>
      <w:marBottom w:val="0"/>
      <w:divBdr>
        <w:top w:val="none" w:sz="0" w:space="0" w:color="auto"/>
        <w:left w:val="none" w:sz="0" w:space="0" w:color="auto"/>
        <w:bottom w:val="none" w:sz="0" w:space="0" w:color="auto"/>
        <w:right w:val="none" w:sz="0" w:space="0" w:color="auto"/>
      </w:divBdr>
    </w:div>
    <w:div w:id="1094472297">
      <w:bodyDiv w:val="1"/>
      <w:marLeft w:val="0"/>
      <w:marRight w:val="0"/>
      <w:marTop w:val="0"/>
      <w:marBottom w:val="0"/>
      <w:divBdr>
        <w:top w:val="none" w:sz="0" w:space="0" w:color="auto"/>
        <w:left w:val="none" w:sz="0" w:space="0" w:color="auto"/>
        <w:bottom w:val="none" w:sz="0" w:space="0" w:color="auto"/>
        <w:right w:val="none" w:sz="0" w:space="0" w:color="auto"/>
      </w:divBdr>
    </w:div>
    <w:div w:id="1094548294">
      <w:bodyDiv w:val="1"/>
      <w:marLeft w:val="0"/>
      <w:marRight w:val="0"/>
      <w:marTop w:val="0"/>
      <w:marBottom w:val="0"/>
      <w:divBdr>
        <w:top w:val="none" w:sz="0" w:space="0" w:color="auto"/>
        <w:left w:val="none" w:sz="0" w:space="0" w:color="auto"/>
        <w:bottom w:val="none" w:sz="0" w:space="0" w:color="auto"/>
        <w:right w:val="none" w:sz="0" w:space="0" w:color="auto"/>
      </w:divBdr>
    </w:div>
    <w:div w:id="1094980792">
      <w:bodyDiv w:val="1"/>
      <w:marLeft w:val="0"/>
      <w:marRight w:val="0"/>
      <w:marTop w:val="0"/>
      <w:marBottom w:val="0"/>
      <w:divBdr>
        <w:top w:val="none" w:sz="0" w:space="0" w:color="auto"/>
        <w:left w:val="none" w:sz="0" w:space="0" w:color="auto"/>
        <w:bottom w:val="none" w:sz="0" w:space="0" w:color="auto"/>
        <w:right w:val="none" w:sz="0" w:space="0" w:color="auto"/>
      </w:divBdr>
    </w:div>
    <w:div w:id="1095172604">
      <w:bodyDiv w:val="1"/>
      <w:marLeft w:val="0"/>
      <w:marRight w:val="0"/>
      <w:marTop w:val="0"/>
      <w:marBottom w:val="0"/>
      <w:divBdr>
        <w:top w:val="none" w:sz="0" w:space="0" w:color="auto"/>
        <w:left w:val="none" w:sz="0" w:space="0" w:color="auto"/>
        <w:bottom w:val="none" w:sz="0" w:space="0" w:color="auto"/>
        <w:right w:val="none" w:sz="0" w:space="0" w:color="auto"/>
      </w:divBdr>
    </w:div>
    <w:div w:id="1095327332">
      <w:bodyDiv w:val="1"/>
      <w:marLeft w:val="0"/>
      <w:marRight w:val="0"/>
      <w:marTop w:val="0"/>
      <w:marBottom w:val="0"/>
      <w:divBdr>
        <w:top w:val="none" w:sz="0" w:space="0" w:color="auto"/>
        <w:left w:val="none" w:sz="0" w:space="0" w:color="auto"/>
        <w:bottom w:val="none" w:sz="0" w:space="0" w:color="auto"/>
        <w:right w:val="none" w:sz="0" w:space="0" w:color="auto"/>
      </w:divBdr>
    </w:div>
    <w:div w:id="1095631199">
      <w:bodyDiv w:val="1"/>
      <w:marLeft w:val="0"/>
      <w:marRight w:val="0"/>
      <w:marTop w:val="0"/>
      <w:marBottom w:val="0"/>
      <w:divBdr>
        <w:top w:val="none" w:sz="0" w:space="0" w:color="auto"/>
        <w:left w:val="none" w:sz="0" w:space="0" w:color="auto"/>
        <w:bottom w:val="none" w:sz="0" w:space="0" w:color="auto"/>
        <w:right w:val="none" w:sz="0" w:space="0" w:color="auto"/>
      </w:divBdr>
    </w:div>
    <w:div w:id="1095977272">
      <w:bodyDiv w:val="1"/>
      <w:marLeft w:val="0"/>
      <w:marRight w:val="0"/>
      <w:marTop w:val="0"/>
      <w:marBottom w:val="0"/>
      <w:divBdr>
        <w:top w:val="none" w:sz="0" w:space="0" w:color="auto"/>
        <w:left w:val="none" w:sz="0" w:space="0" w:color="auto"/>
        <w:bottom w:val="none" w:sz="0" w:space="0" w:color="auto"/>
        <w:right w:val="none" w:sz="0" w:space="0" w:color="auto"/>
      </w:divBdr>
    </w:div>
    <w:div w:id="1096050091">
      <w:bodyDiv w:val="1"/>
      <w:marLeft w:val="0"/>
      <w:marRight w:val="0"/>
      <w:marTop w:val="0"/>
      <w:marBottom w:val="0"/>
      <w:divBdr>
        <w:top w:val="none" w:sz="0" w:space="0" w:color="auto"/>
        <w:left w:val="none" w:sz="0" w:space="0" w:color="auto"/>
        <w:bottom w:val="none" w:sz="0" w:space="0" w:color="auto"/>
        <w:right w:val="none" w:sz="0" w:space="0" w:color="auto"/>
      </w:divBdr>
    </w:div>
    <w:div w:id="1096948160">
      <w:bodyDiv w:val="1"/>
      <w:marLeft w:val="0"/>
      <w:marRight w:val="0"/>
      <w:marTop w:val="0"/>
      <w:marBottom w:val="0"/>
      <w:divBdr>
        <w:top w:val="none" w:sz="0" w:space="0" w:color="auto"/>
        <w:left w:val="none" w:sz="0" w:space="0" w:color="auto"/>
        <w:bottom w:val="none" w:sz="0" w:space="0" w:color="auto"/>
        <w:right w:val="none" w:sz="0" w:space="0" w:color="auto"/>
      </w:divBdr>
    </w:div>
    <w:div w:id="1097142470">
      <w:bodyDiv w:val="1"/>
      <w:marLeft w:val="0"/>
      <w:marRight w:val="0"/>
      <w:marTop w:val="0"/>
      <w:marBottom w:val="0"/>
      <w:divBdr>
        <w:top w:val="none" w:sz="0" w:space="0" w:color="auto"/>
        <w:left w:val="none" w:sz="0" w:space="0" w:color="auto"/>
        <w:bottom w:val="none" w:sz="0" w:space="0" w:color="auto"/>
        <w:right w:val="none" w:sz="0" w:space="0" w:color="auto"/>
      </w:divBdr>
    </w:div>
    <w:div w:id="1097166923">
      <w:bodyDiv w:val="1"/>
      <w:marLeft w:val="0"/>
      <w:marRight w:val="0"/>
      <w:marTop w:val="0"/>
      <w:marBottom w:val="0"/>
      <w:divBdr>
        <w:top w:val="none" w:sz="0" w:space="0" w:color="auto"/>
        <w:left w:val="none" w:sz="0" w:space="0" w:color="auto"/>
        <w:bottom w:val="none" w:sz="0" w:space="0" w:color="auto"/>
        <w:right w:val="none" w:sz="0" w:space="0" w:color="auto"/>
      </w:divBdr>
    </w:div>
    <w:div w:id="1097752916">
      <w:bodyDiv w:val="1"/>
      <w:marLeft w:val="0"/>
      <w:marRight w:val="0"/>
      <w:marTop w:val="0"/>
      <w:marBottom w:val="0"/>
      <w:divBdr>
        <w:top w:val="none" w:sz="0" w:space="0" w:color="auto"/>
        <w:left w:val="none" w:sz="0" w:space="0" w:color="auto"/>
        <w:bottom w:val="none" w:sz="0" w:space="0" w:color="auto"/>
        <w:right w:val="none" w:sz="0" w:space="0" w:color="auto"/>
      </w:divBdr>
    </w:div>
    <w:div w:id="1097945917">
      <w:bodyDiv w:val="1"/>
      <w:marLeft w:val="0"/>
      <w:marRight w:val="0"/>
      <w:marTop w:val="0"/>
      <w:marBottom w:val="0"/>
      <w:divBdr>
        <w:top w:val="none" w:sz="0" w:space="0" w:color="auto"/>
        <w:left w:val="none" w:sz="0" w:space="0" w:color="auto"/>
        <w:bottom w:val="none" w:sz="0" w:space="0" w:color="auto"/>
        <w:right w:val="none" w:sz="0" w:space="0" w:color="auto"/>
      </w:divBdr>
    </w:div>
    <w:div w:id="1098256631">
      <w:bodyDiv w:val="1"/>
      <w:marLeft w:val="0"/>
      <w:marRight w:val="0"/>
      <w:marTop w:val="0"/>
      <w:marBottom w:val="0"/>
      <w:divBdr>
        <w:top w:val="none" w:sz="0" w:space="0" w:color="auto"/>
        <w:left w:val="none" w:sz="0" w:space="0" w:color="auto"/>
        <w:bottom w:val="none" w:sz="0" w:space="0" w:color="auto"/>
        <w:right w:val="none" w:sz="0" w:space="0" w:color="auto"/>
      </w:divBdr>
    </w:div>
    <w:div w:id="1098478919">
      <w:bodyDiv w:val="1"/>
      <w:marLeft w:val="0"/>
      <w:marRight w:val="0"/>
      <w:marTop w:val="0"/>
      <w:marBottom w:val="0"/>
      <w:divBdr>
        <w:top w:val="none" w:sz="0" w:space="0" w:color="auto"/>
        <w:left w:val="none" w:sz="0" w:space="0" w:color="auto"/>
        <w:bottom w:val="none" w:sz="0" w:space="0" w:color="auto"/>
        <w:right w:val="none" w:sz="0" w:space="0" w:color="auto"/>
      </w:divBdr>
    </w:div>
    <w:div w:id="1099060389">
      <w:bodyDiv w:val="1"/>
      <w:marLeft w:val="0"/>
      <w:marRight w:val="0"/>
      <w:marTop w:val="0"/>
      <w:marBottom w:val="0"/>
      <w:divBdr>
        <w:top w:val="none" w:sz="0" w:space="0" w:color="auto"/>
        <w:left w:val="none" w:sz="0" w:space="0" w:color="auto"/>
        <w:bottom w:val="none" w:sz="0" w:space="0" w:color="auto"/>
        <w:right w:val="none" w:sz="0" w:space="0" w:color="auto"/>
      </w:divBdr>
    </w:div>
    <w:div w:id="1099174892">
      <w:bodyDiv w:val="1"/>
      <w:marLeft w:val="0"/>
      <w:marRight w:val="0"/>
      <w:marTop w:val="0"/>
      <w:marBottom w:val="0"/>
      <w:divBdr>
        <w:top w:val="none" w:sz="0" w:space="0" w:color="auto"/>
        <w:left w:val="none" w:sz="0" w:space="0" w:color="auto"/>
        <w:bottom w:val="none" w:sz="0" w:space="0" w:color="auto"/>
        <w:right w:val="none" w:sz="0" w:space="0" w:color="auto"/>
      </w:divBdr>
    </w:div>
    <w:div w:id="1099570360">
      <w:bodyDiv w:val="1"/>
      <w:marLeft w:val="0"/>
      <w:marRight w:val="0"/>
      <w:marTop w:val="0"/>
      <w:marBottom w:val="0"/>
      <w:divBdr>
        <w:top w:val="none" w:sz="0" w:space="0" w:color="auto"/>
        <w:left w:val="none" w:sz="0" w:space="0" w:color="auto"/>
        <w:bottom w:val="none" w:sz="0" w:space="0" w:color="auto"/>
        <w:right w:val="none" w:sz="0" w:space="0" w:color="auto"/>
      </w:divBdr>
    </w:div>
    <w:div w:id="1099714984">
      <w:bodyDiv w:val="1"/>
      <w:marLeft w:val="0"/>
      <w:marRight w:val="0"/>
      <w:marTop w:val="0"/>
      <w:marBottom w:val="0"/>
      <w:divBdr>
        <w:top w:val="none" w:sz="0" w:space="0" w:color="auto"/>
        <w:left w:val="none" w:sz="0" w:space="0" w:color="auto"/>
        <w:bottom w:val="none" w:sz="0" w:space="0" w:color="auto"/>
        <w:right w:val="none" w:sz="0" w:space="0" w:color="auto"/>
      </w:divBdr>
    </w:div>
    <w:div w:id="1099911514">
      <w:bodyDiv w:val="1"/>
      <w:marLeft w:val="0"/>
      <w:marRight w:val="0"/>
      <w:marTop w:val="0"/>
      <w:marBottom w:val="0"/>
      <w:divBdr>
        <w:top w:val="none" w:sz="0" w:space="0" w:color="auto"/>
        <w:left w:val="none" w:sz="0" w:space="0" w:color="auto"/>
        <w:bottom w:val="none" w:sz="0" w:space="0" w:color="auto"/>
        <w:right w:val="none" w:sz="0" w:space="0" w:color="auto"/>
      </w:divBdr>
    </w:div>
    <w:div w:id="1100181818">
      <w:bodyDiv w:val="1"/>
      <w:marLeft w:val="0"/>
      <w:marRight w:val="0"/>
      <w:marTop w:val="0"/>
      <w:marBottom w:val="0"/>
      <w:divBdr>
        <w:top w:val="none" w:sz="0" w:space="0" w:color="auto"/>
        <w:left w:val="none" w:sz="0" w:space="0" w:color="auto"/>
        <w:bottom w:val="none" w:sz="0" w:space="0" w:color="auto"/>
        <w:right w:val="none" w:sz="0" w:space="0" w:color="auto"/>
      </w:divBdr>
    </w:div>
    <w:div w:id="1100567286">
      <w:bodyDiv w:val="1"/>
      <w:marLeft w:val="0"/>
      <w:marRight w:val="0"/>
      <w:marTop w:val="0"/>
      <w:marBottom w:val="0"/>
      <w:divBdr>
        <w:top w:val="none" w:sz="0" w:space="0" w:color="auto"/>
        <w:left w:val="none" w:sz="0" w:space="0" w:color="auto"/>
        <w:bottom w:val="none" w:sz="0" w:space="0" w:color="auto"/>
        <w:right w:val="none" w:sz="0" w:space="0" w:color="auto"/>
      </w:divBdr>
    </w:div>
    <w:div w:id="1100638403">
      <w:bodyDiv w:val="1"/>
      <w:marLeft w:val="0"/>
      <w:marRight w:val="0"/>
      <w:marTop w:val="0"/>
      <w:marBottom w:val="0"/>
      <w:divBdr>
        <w:top w:val="none" w:sz="0" w:space="0" w:color="auto"/>
        <w:left w:val="none" w:sz="0" w:space="0" w:color="auto"/>
        <w:bottom w:val="none" w:sz="0" w:space="0" w:color="auto"/>
        <w:right w:val="none" w:sz="0" w:space="0" w:color="auto"/>
      </w:divBdr>
    </w:div>
    <w:div w:id="1101292305">
      <w:bodyDiv w:val="1"/>
      <w:marLeft w:val="0"/>
      <w:marRight w:val="0"/>
      <w:marTop w:val="0"/>
      <w:marBottom w:val="0"/>
      <w:divBdr>
        <w:top w:val="none" w:sz="0" w:space="0" w:color="auto"/>
        <w:left w:val="none" w:sz="0" w:space="0" w:color="auto"/>
        <w:bottom w:val="none" w:sz="0" w:space="0" w:color="auto"/>
        <w:right w:val="none" w:sz="0" w:space="0" w:color="auto"/>
      </w:divBdr>
    </w:div>
    <w:div w:id="1101532399">
      <w:bodyDiv w:val="1"/>
      <w:marLeft w:val="0"/>
      <w:marRight w:val="0"/>
      <w:marTop w:val="0"/>
      <w:marBottom w:val="0"/>
      <w:divBdr>
        <w:top w:val="none" w:sz="0" w:space="0" w:color="auto"/>
        <w:left w:val="none" w:sz="0" w:space="0" w:color="auto"/>
        <w:bottom w:val="none" w:sz="0" w:space="0" w:color="auto"/>
        <w:right w:val="none" w:sz="0" w:space="0" w:color="auto"/>
      </w:divBdr>
    </w:div>
    <w:div w:id="1101871708">
      <w:bodyDiv w:val="1"/>
      <w:marLeft w:val="0"/>
      <w:marRight w:val="0"/>
      <w:marTop w:val="0"/>
      <w:marBottom w:val="0"/>
      <w:divBdr>
        <w:top w:val="none" w:sz="0" w:space="0" w:color="auto"/>
        <w:left w:val="none" w:sz="0" w:space="0" w:color="auto"/>
        <w:bottom w:val="none" w:sz="0" w:space="0" w:color="auto"/>
        <w:right w:val="none" w:sz="0" w:space="0" w:color="auto"/>
      </w:divBdr>
    </w:div>
    <w:div w:id="1101952660">
      <w:bodyDiv w:val="1"/>
      <w:marLeft w:val="0"/>
      <w:marRight w:val="0"/>
      <w:marTop w:val="0"/>
      <w:marBottom w:val="0"/>
      <w:divBdr>
        <w:top w:val="none" w:sz="0" w:space="0" w:color="auto"/>
        <w:left w:val="none" w:sz="0" w:space="0" w:color="auto"/>
        <w:bottom w:val="none" w:sz="0" w:space="0" w:color="auto"/>
        <w:right w:val="none" w:sz="0" w:space="0" w:color="auto"/>
      </w:divBdr>
    </w:div>
    <w:div w:id="1101998042">
      <w:bodyDiv w:val="1"/>
      <w:marLeft w:val="0"/>
      <w:marRight w:val="0"/>
      <w:marTop w:val="0"/>
      <w:marBottom w:val="0"/>
      <w:divBdr>
        <w:top w:val="none" w:sz="0" w:space="0" w:color="auto"/>
        <w:left w:val="none" w:sz="0" w:space="0" w:color="auto"/>
        <w:bottom w:val="none" w:sz="0" w:space="0" w:color="auto"/>
        <w:right w:val="none" w:sz="0" w:space="0" w:color="auto"/>
      </w:divBdr>
    </w:div>
    <w:div w:id="1102264806">
      <w:bodyDiv w:val="1"/>
      <w:marLeft w:val="0"/>
      <w:marRight w:val="0"/>
      <w:marTop w:val="0"/>
      <w:marBottom w:val="0"/>
      <w:divBdr>
        <w:top w:val="none" w:sz="0" w:space="0" w:color="auto"/>
        <w:left w:val="none" w:sz="0" w:space="0" w:color="auto"/>
        <w:bottom w:val="none" w:sz="0" w:space="0" w:color="auto"/>
        <w:right w:val="none" w:sz="0" w:space="0" w:color="auto"/>
      </w:divBdr>
    </w:div>
    <w:div w:id="1102341574">
      <w:bodyDiv w:val="1"/>
      <w:marLeft w:val="0"/>
      <w:marRight w:val="0"/>
      <w:marTop w:val="0"/>
      <w:marBottom w:val="0"/>
      <w:divBdr>
        <w:top w:val="none" w:sz="0" w:space="0" w:color="auto"/>
        <w:left w:val="none" w:sz="0" w:space="0" w:color="auto"/>
        <w:bottom w:val="none" w:sz="0" w:space="0" w:color="auto"/>
        <w:right w:val="none" w:sz="0" w:space="0" w:color="auto"/>
      </w:divBdr>
    </w:div>
    <w:div w:id="1102530830">
      <w:bodyDiv w:val="1"/>
      <w:marLeft w:val="0"/>
      <w:marRight w:val="0"/>
      <w:marTop w:val="0"/>
      <w:marBottom w:val="0"/>
      <w:divBdr>
        <w:top w:val="none" w:sz="0" w:space="0" w:color="auto"/>
        <w:left w:val="none" w:sz="0" w:space="0" w:color="auto"/>
        <w:bottom w:val="none" w:sz="0" w:space="0" w:color="auto"/>
        <w:right w:val="none" w:sz="0" w:space="0" w:color="auto"/>
      </w:divBdr>
    </w:div>
    <w:div w:id="1102649832">
      <w:bodyDiv w:val="1"/>
      <w:marLeft w:val="0"/>
      <w:marRight w:val="0"/>
      <w:marTop w:val="0"/>
      <w:marBottom w:val="0"/>
      <w:divBdr>
        <w:top w:val="none" w:sz="0" w:space="0" w:color="auto"/>
        <w:left w:val="none" w:sz="0" w:space="0" w:color="auto"/>
        <w:bottom w:val="none" w:sz="0" w:space="0" w:color="auto"/>
        <w:right w:val="none" w:sz="0" w:space="0" w:color="auto"/>
      </w:divBdr>
    </w:div>
    <w:div w:id="1102840690">
      <w:bodyDiv w:val="1"/>
      <w:marLeft w:val="0"/>
      <w:marRight w:val="0"/>
      <w:marTop w:val="0"/>
      <w:marBottom w:val="0"/>
      <w:divBdr>
        <w:top w:val="none" w:sz="0" w:space="0" w:color="auto"/>
        <w:left w:val="none" w:sz="0" w:space="0" w:color="auto"/>
        <w:bottom w:val="none" w:sz="0" w:space="0" w:color="auto"/>
        <w:right w:val="none" w:sz="0" w:space="0" w:color="auto"/>
      </w:divBdr>
    </w:div>
    <w:div w:id="1103839417">
      <w:bodyDiv w:val="1"/>
      <w:marLeft w:val="0"/>
      <w:marRight w:val="0"/>
      <w:marTop w:val="0"/>
      <w:marBottom w:val="0"/>
      <w:divBdr>
        <w:top w:val="none" w:sz="0" w:space="0" w:color="auto"/>
        <w:left w:val="none" w:sz="0" w:space="0" w:color="auto"/>
        <w:bottom w:val="none" w:sz="0" w:space="0" w:color="auto"/>
        <w:right w:val="none" w:sz="0" w:space="0" w:color="auto"/>
      </w:divBdr>
    </w:div>
    <w:div w:id="1104233453">
      <w:bodyDiv w:val="1"/>
      <w:marLeft w:val="0"/>
      <w:marRight w:val="0"/>
      <w:marTop w:val="0"/>
      <w:marBottom w:val="0"/>
      <w:divBdr>
        <w:top w:val="none" w:sz="0" w:space="0" w:color="auto"/>
        <w:left w:val="none" w:sz="0" w:space="0" w:color="auto"/>
        <w:bottom w:val="none" w:sz="0" w:space="0" w:color="auto"/>
        <w:right w:val="none" w:sz="0" w:space="0" w:color="auto"/>
      </w:divBdr>
    </w:div>
    <w:div w:id="1104302718">
      <w:bodyDiv w:val="1"/>
      <w:marLeft w:val="0"/>
      <w:marRight w:val="0"/>
      <w:marTop w:val="0"/>
      <w:marBottom w:val="0"/>
      <w:divBdr>
        <w:top w:val="none" w:sz="0" w:space="0" w:color="auto"/>
        <w:left w:val="none" w:sz="0" w:space="0" w:color="auto"/>
        <w:bottom w:val="none" w:sz="0" w:space="0" w:color="auto"/>
        <w:right w:val="none" w:sz="0" w:space="0" w:color="auto"/>
      </w:divBdr>
    </w:div>
    <w:div w:id="1104305406">
      <w:bodyDiv w:val="1"/>
      <w:marLeft w:val="0"/>
      <w:marRight w:val="0"/>
      <w:marTop w:val="0"/>
      <w:marBottom w:val="0"/>
      <w:divBdr>
        <w:top w:val="none" w:sz="0" w:space="0" w:color="auto"/>
        <w:left w:val="none" w:sz="0" w:space="0" w:color="auto"/>
        <w:bottom w:val="none" w:sz="0" w:space="0" w:color="auto"/>
        <w:right w:val="none" w:sz="0" w:space="0" w:color="auto"/>
      </w:divBdr>
    </w:div>
    <w:div w:id="1104567940">
      <w:bodyDiv w:val="1"/>
      <w:marLeft w:val="0"/>
      <w:marRight w:val="0"/>
      <w:marTop w:val="0"/>
      <w:marBottom w:val="0"/>
      <w:divBdr>
        <w:top w:val="none" w:sz="0" w:space="0" w:color="auto"/>
        <w:left w:val="none" w:sz="0" w:space="0" w:color="auto"/>
        <w:bottom w:val="none" w:sz="0" w:space="0" w:color="auto"/>
        <w:right w:val="none" w:sz="0" w:space="0" w:color="auto"/>
      </w:divBdr>
    </w:div>
    <w:div w:id="1105341118">
      <w:bodyDiv w:val="1"/>
      <w:marLeft w:val="0"/>
      <w:marRight w:val="0"/>
      <w:marTop w:val="0"/>
      <w:marBottom w:val="0"/>
      <w:divBdr>
        <w:top w:val="none" w:sz="0" w:space="0" w:color="auto"/>
        <w:left w:val="none" w:sz="0" w:space="0" w:color="auto"/>
        <w:bottom w:val="none" w:sz="0" w:space="0" w:color="auto"/>
        <w:right w:val="none" w:sz="0" w:space="0" w:color="auto"/>
      </w:divBdr>
    </w:div>
    <w:div w:id="1105350699">
      <w:bodyDiv w:val="1"/>
      <w:marLeft w:val="0"/>
      <w:marRight w:val="0"/>
      <w:marTop w:val="0"/>
      <w:marBottom w:val="0"/>
      <w:divBdr>
        <w:top w:val="none" w:sz="0" w:space="0" w:color="auto"/>
        <w:left w:val="none" w:sz="0" w:space="0" w:color="auto"/>
        <w:bottom w:val="none" w:sz="0" w:space="0" w:color="auto"/>
        <w:right w:val="none" w:sz="0" w:space="0" w:color="auto"/>
      </w:divBdr>
    </w:div>
    <w:div w:id="1105420121">
      <w:bodyDiv w:val="1"/>
      <w:marLeft w:val="0"/>
      <w:marRight w:val="0"/>
      <w:marTop w:val="0"/>
      <w:marBottom w:val="0"/>
      <w:divBdr>
        <w:top w:val="none" w:sz="0" w:space="0" w:color="auto"/>
        <w:left w:val="none" w:sz="0" w:space="0" w:color="auto"/>
        <w:bottom w:val="none" w:sz="0" w:space="0" w:color="auto"/>
        <w:right w:val="none" w:sz="0" w:space="0" w:color="auto"/>
      </w:divBdr>
    </w:div>
    <w:div w:id="1105468450">
      <w:bodyDiv w:val="1"/>
      <w:marLeft w:val="0"/>
      <w:marRight w:val="0"/>
      <w:marTop w:val="0"/>
      <w:marBottom w:val="0"/>
      <w:divBdr>
        <w:top w:val="none" w:sz="0" w:space="0" w:color="auto"/>
        <w:left w:val="none" w:sz="0" w:space="0" w:color="auto"/>
        <w:bottom w:val="none" w:sz="0" w:space="0" w:color="auto"/>
        <w:right w:val="none" w:sz="0" w:space="0" w:color="auto"/>
      </w:divBdr>
    </w:div>
    <w:div w:id="1105728396">
      <w:bodyDiv w:val="1"/>
      <w:marLeft w:val="0"/>
      <w:marRight w:val="0"/>
      <w:marTop w:val="0"/>
      <w:marBottom w:val="0"/>
      <w:divBdr>
        <w:top w:val="none" w:sz="0" w:space="0" w:color="auto"/>
        <w:left w:val="none" w:sz="0" w:space="0" w:color="auto"/>
        <w:bottom w:val="none" w:sz="0" w:space="0" w:color="auto"/>
        <w:right w:val="none" w:sz="0" w:space="0" w:color="auto"/>
      </w:divBdr>
    </w:div>
    <w:div w:id="1105880367">
      <w:bodyDiv w:val="1"/>
      <w:marLeft w:val="0"/>
      <w:marRight w:val="0"/>
      <w:marTop w:val="0"/>
      <w:marBottom w:val="0"/>
      <w:divBdr>
        <w:top w:val="none" w:sz="0" w:space="0" w:color="auto"/>
        <w:left w:val="none" w:sz="0" w:space="0" w:color="auto"/>
        <w:bottom w:val="none" w:sz="0" w:space="0" w:color="auto"/>
        <w:right w:val="none" w:sz="0" w:space="0" w:color="auto"/>
      </w:divBdr>
    </w:div>
    <w:div w:id="1106120726">
      <w:bodyDiv w:val="1"/>
      <w:marLeft w:val="0"/>
      <w:marRight w:val="0"/>
      <w:marTop w:val="0"/>
      <w:marBottom w:val="0"/>
      <w:divBdr>
        <w:top w:val="none" w:sz="0" w:space="0" w:color="auto"/>
        <w:left w:val="none" w:sz="0" w:space="0" w:color="auto"/>
        <w:bottom w:val="none" w:sz="0" w:space="0" w:color="auto"/>
        <w:right w:val="none" w:sz="0" w:space="0" w:color="auto"/>
      </w:divBdr>
    </w:div>
    <w:div w:id="1106464301">
      <w:bodyDiv w:val="1"/>
      <w:marLeft w:val="0"/>
      <w:marRight w:val="0"/>
      <w:marTop w:val="0"/>
      <w:marBottom w:val="0"/>
      <w:divBdr>
        <w:top w:val="none" w:sz="0" w:space="0" w:color="auto"/>
        <w:left w:val="none" w:sz="0" w:space="0" w:color="auto"/>
        <w:bottom w:val="none" w:sz="0" w:space="0" w:color="auto"/>
        <w:right w:val="none" w:sz="0" w:space="0" w:color="auto"/>
      </w:divBdr>
    </w:div>
    <w:div w:id="1107194904">
      <w:bodyDiv w:val="1"/>
      <w:marLeft w:val="0"/>
      <w:marRight w:val="0"/>
      <w:marTop w:val="0"/>
      <w:marBottom w:val="0"/>
      <w:divBdr>
        <w:top w:val="none" w:sz="0" w:space="0" w:color="auto"/>
        <w:left w:val="none" w:sz="0" w:space="0" w:color="auto"/>
        <w:bottom w:val="none" w:sz="0" w:space="0" w:color="auto"/>
        <w:right w:val="none" w:sz="0" w:space="0" w:color="auto"/>
      </w:divBdr>
    </w:div>
    <w:div w:id="1107307895">
      <w:bodyDiv w:val="1"/>
      <w:marLeft w:val="0"/>
      <w:marRight w:val="0"/>
      <w:marTop w:val="0"/>
      <w:marBottom w:val="0"/>
      <w:divBdr>
        <w:top w:val="none" w:sz="0" w:space="0" w:color="auto"/>
        <w:left w:val="none" w:sz="0" w:space="0" w:color="auto"/>
        <w:bottom w:val="none" w:sz="0" w:space="0" w:color="auto"/>
        <w:right w:val="none" w:sz="0" w:space="0" w:color="auto"/>
      </w:divBdr>
    </w:div>
    <w:div w:id="1107430603">
      <w:bodyDiv w:val="1"/>
      <w:marLeft w:val="0"/>
      <w:marRight w:val="0"/>
      <w:marTop w:val="0"/>
      <w:marBottom w:val="0"/>
      <w:divBdr>
        <w:top w:val="none" w:sz="0" w:space="0" w:color="auto"/>
        <w:left w:val="none" w:sz="0" w:space="0" w:color="auto"/>
        <w:bottom w:val="none" w:sz="0" w:space="0" w:color="auto"/>
        <w:right w:val="none" w:sz="0" w:space="0" w:color="auto"/>
      </w:divBdr>
    </w:div>
    <w:div w:id="1109160586">
      <w:bodyDiv w:val="1"/>
      <w:marLeft w:val="0"/>
      <w:marRight w:val="0"/>
      <w:marTop w:val="0"/>
      <w:marBottom w:val="0"/>
      <w:divBdr>
        <w:top w:val="none" w:sz="0" w:space="0" w:color="auto"/>
        <w:left w:val="none" w:sz="0" w:space="0" w:color="auto"/>
        <w:bottom w:val="none" w:sz="0" w:space="0" w:color="auto"/>
        <w:right w:val="none" w:sz="0" w:space="0" w:color="auto"/>
      </w:divBdr>
    </w:div>
    <w:div w:id="1109541221">
      <w:bodyDiv w:val="1"/>
      <w:marLeft w:val="0"/>
      <w:marRight w:val="0"/>
      <w:marTop w:val="0"/>
      <w:marBottom w:val="0"/>
      <w:divBdr>
        <w:top w:val="none" w:sz="0" w:space="0" w:color="auto"/>
        <w:left w:val="none" w:sz="0" w:space="0" w:color="auto"/>
        <w:bottom w:val="none" w:sz="0" w:space="0" w:color="auto"/>
        <w:right w:val="none" w:sz="0" w:space="0" w:color="auto"/>
      </w:divBdr>
    </w:div>
    <w:div w:id="1109734861">
      <w:bodyDiv w:val="1"/>
      <w:marLeft w:val="0"/>
      <w:marRight w:val="0"/>
      <w:marTop w:val="0"/>
      <w:marBottom w:val="0"/>
      <w:divBdr>
        <w:top w:val="none" w:sz="0" w:space="0" w:color="auto"/>
        <w:left w:val="none" w:sz="0" w:space="0" w:color="auto"/>
        <w:bottom w:val="none" w:sz="0" w:space="0" w:color="auto"/>
        <w:right w:val="none" w:sz="0" w:space="0" w:color="auto"/>
      </w:divBdr>
    </w:div>
    <w:div w:id="1109737530">
      <w:bodyDiv w:val="1"/>
      <w:marLeft w:val="0"/>
      <w:marRight w:val="0"/>
      <w:marTop w:val="0"/>
      <w:marBottom w:val="0"/>
      <w:divBdr>
        <w:top w:val="none" w:sz="0" w:space="0" w:color="auto"/>
        <w:left w:val="none" w:sz="0" w:space="0" w:color="auto"/>
        <w:bottom w:val="none" w:sz="0" w:space="0" w:color="auto"/>
        <w:right w:val="none" w:sz="0" w:space="0" w:color="auto"/>
      </w:divBdr>
    </w:div>
    <w:div w:id="1109818888">
      <w:bodyDiv w:val="1"/>
      <w:marLeft w:val="0"/>
      <w:marRight w:val="0"/>
      <w:marTop w:val="0"/>
      <w:marBottom w:val="0"/>
      <w:divBdr>
        <w:top w:val="none" w:sz="0" w:space="0" w:color="auto"/>
        <w:left w:val="none" w:sz="0" w:space="0" w:color="auto"/>
        <w:bottom w:val="none" w:sz="0" w:space="0" w:color="auto"/>
        <w:right w:val="none" w:sz="0" w:space="0" w:color="auto"/>
      </w:divBdr>
    </w:div>
    <w:div w:id="1109928949">
      <w:bodyDiv w:val="1"/>
      <w:marLeft w:val="0"/>
      <w:marRight w:val="0"/>
      <w:marTop w:val="0"/>
      <w:marBottom w:val="0"/>
      <w:divBdr>
        <w:top w:val="none" w:sz="0" w:space="0" w:color="auto"/>
        <w:left w:val="none" w:sz="0" w:space="0" w:color="auto"/>
        <w:bottom w:val="none" w:sz="0" w:space="0" w:color="auto"/>
        <w:right w:val="none" w:sz="0" w:space="0" w:color="auto"/>
      </w:divBdr>
    </w:div>
    <w:div w:id="1110049946">
      <w:bodyDiv w:val="1"/>
      <w:marLeft w:val="0"/>
      <w:marRight w:val="0"/>
      <w:marTop w:val="0"/>
      <w:marBottom w:val="0"/>
      <w:divBdr>
        <w:top w:val="none" w:sz="0" w:space="0" w:color="auto"/>
        <w:left w:val="none" w:sz="0" w:space="0" w:color="auto"/>
        <w:bottom w:val="none" w:sz="0" w:space="0" w:color="auto"/>
        <w:right w:val="none" w:sz="0" w:space="0" w:color="auto"/>
      </w:divBdr>
    </w:div>
    <w:div w:id="1111049382">
      <w:bodyDiv w:val="1"/>
      <w:marLeft w:val="0"/>
      <w:marRight w:val="0"/>
      <w:marTop w:val="0"/>
      <w:marBottom w:val="0"/>
      <w:divBdr>
        <w:top w:val="none" w:sz="0" w:space="0" w:color="auto"/>
        <w:left w:val="none" w:sz="0" w:space="0" w:color="auto"/>
        <w:bottom w:val="none" w:sz="0" w:space="0" w:color="auto"/>
        <w:right w:val="none" w:sz="0" w:space="0" w:color="auto"/>
      </w:divBdr>
    </w:div>
    <w:div w:id="1111050260">
      <w:bodyDiv w:val="1"/>
      <w:marLeft w:val="0"/>
      <w:marRight w:val="0"/>
      <w:marTop w:val="0"/>
      <w:marBottom w:val="0"/>
      <w:divBdr>
        <w:top w:val="none" w:sz="0" w:space="0" w:color="auto"/>
        <w:left w:val="none" w:sz="0" w:space="0" w:color="auto"/>
        <w:bottom w:val="none" w:sz="0" w:space="0" w:color="auto"/>
        <w:right w:val="none" w:sz="0" w:space="0" w:color="auto"/>
      </w:divBdr>
    </w:div>
    <w:div w:id="1111121141">
      <w:bodyDiv w:val="1"/>
      <w:marLeft w:val="0"/>
      <w:marRight w:val="0"/>
      <w:marTop w:val="0"/>
      <w:marBottom w:val="0"/>
      <w:divBdr>
        <w:top w:val="none" w:sz="0" w:space="0" w:color="auto"/>
        <w:left w:val="none" w:sz="0" w:space="0" w:color="auto"/>
        <w:bottom w:val="none" w:sz="0" w:space="0" w:color="auto"/>
        <w:right w:val="none" w:sz="0" w:space="0" w:color="auto"/>
      </w:divBdr>
    </w:div>
    <w:div w:id="1111243796">
      <w:bodyDiv w:val="1"/>
      <w:marLeft w:val="0"/>
      <w:marRight w:val="0"/>
      <w:marTop w:val="0"/>
      <w:marBottom w:val="0"/>
      <w:divBdr>
        <w:top w:val="none" w:sz="0" w:space="0" w:color="auto"/>
        <w:left w:val="none" w:sz="0" w:space="0" w:color="auto"/>
        <w:bottom w:val="none" w:sz="0" w:space="0" w:color="auto"/>
        <w:right w:val="none" w:sz="0" w:space="0" w:color="auto"/>
      </w:divBdr>
    </w:div>
    <w:div w:id="1111586379">
      <w:bodyDiv w:val="1"/>
      <w:marLeft w:val="0"/>
      <w:marRight w:val="0"/>
      <w:marTop w:val="0"/>
      <w:marBottom w:val="0"/>
      <w:divBdr>
        <w:top w:val="none" w:sz="0" w:space="0" w:color="auto"/>
        <w:left w:val="none" w:sz="0" w:space="0" w:color="auto"/>
        <w:bottom w:val="none" w:sz="0" w:space="0" w:color="auto"/>
        <w:right w:val="none" w:sz="0" w:space="0" w:color="auto"/>
      </w:divBdr>
    </w:div>
    <w:div w:id="1111702622">
      <w:bodyDiv w:val="1"/>
      <w:marLeft w:val="0"/>
      <w:marRight w:val="0"/>
      <w:marTop w:val="0"/>
      <w:marBottom w:val="0"/>
      <w:divBdr>
        <w:top w:val="none" w:sz="0" w:space="0" w:color="auto"/>
        <w:left w:val="none" w:sz="0" w:space="0" w:color="auto"/>
        <w:bottom w:val="none" w:sz="0" w:space="0" w:color="auto"/>
        <w:right w:val="none" w:sz="0" w:space="0" w:color="auto"/>
      </w:divBdr>
    </w:div>
    <w:div w:id="1111779613">
      <w:bodyDiv w:val="1"/>
      <w:marLeft w:val="0"/>
      <w:marRight w:val="0"/>
      <w:marTop w:val="0"/>
      <w:marBottom w:val="0"/>
      <w:divBdr>
        <w:top w:val="none" w:sz="0" w:space="0" w:color="auto"/>
        <w:left w:val="none" w:sz="0" w:space="0" w:color="auto"/>
        <w:bottom w:val="none" w:sz="0" w:space="0" w:color="auto"/>
        <w:right w:val="none" w:sz="0" w:space="0" w:color="auto"/>
      </w:divBdr>
    </w:div>
    <w:div w:id="1112164104">
      <w:bodyDiv w:val="1"/>
      <w:marLeft w:val="0"/>
      <w:marRight w:val="0"/>
      <w:marTop w:val="0"/>
      <w:marBottom w:val="0"/>
      <w:divBdr>
        <w:top w:val="none" w:sz="0" w:space="0" w:color="auto"/>
        <w:left w:val="none" w:sz="0" w:space="0" w:color="auto"/>
        <w:bottom w:val="none" w:sz="0" w:space="0" w:color="auto"/>
        <w:right w:val="none" w:sz="0" w:space="0" w:color="auto"/>
      </w:divBdr>
    </w:div>
    <w:div w:id="1112358952">
      <w:bodyDiv w:val="1"/>
      <w:marLeft w:val="0"/>
      <w:marRight w:val="0"/>
      <w:marTop w:val="0"/>
      <w:marBottom w:val="0"/>
      <w:divBdr>
        <w:top w:val="none" w:sz="0" w:space="0" w:color="auto"/>
        <w:left w:val="none" w:sz="0" w:space="0" w:color="auto"/>
        <w:bottom w:val="none" w:sz="0" w:space="0" w:color="auto"/>
        <w:right w:val="none" w:sz="0" w:space="0" w:color="auto"/>
      </w:divBdr>
    </w:div>
    <w:div w:id="1112558074">
      <w:bodyDiv w:val="1"/>
      <w:marLeft w:val="0"/>
      <w:marRight w:val="0"/>
      <w:marTop w:val="0"/>
      <w:marBottom w:val="0"/>
      <w:divBdr>
        <w:top w:val="none" w:sz="0" w:space="0" w:color="auto"/>
        <w:left w:val="none" w:sz="0" w:space="0" w:color="auto"/>
        <w:bottom w:val="none" w:sz="0" w:space="0" w:color="auto"/>
        <w:right w:val="none" w:sz="0" w:space="0" w:color="auto"/>
      </w:divBdr>
    </w:div>
    <w:div w:id="1113017957">
      <w:bodyDiv w:val="1"/>
      <w:marLeft w:val="0"/>
      <w:marRight w:val="0"/>
      <w:marTop w:val="0"/>
      <w:marBottom w:val="0"/>
      <w:divBdr>
        <w:top w:val="none" w:sz="0" w:space="0" w:color="auto"/>
        <w:left w:val="none" w:sz="0" w:space="0" w:color="auto"/>
        <w:bottom w:val="none" w:sz="0" w:space="0" w:color="auto"/>
        <w:right w:val="none" w:sz="0" w:space="0" w:color="auto"/>
      </w:divBdr>
    </w:div>
    <w:div w:id="1113211170">
      <w:bodyDiv w:val="1"/>
      <w:marLeft w:val="0"/>
      <w:marRight w:val="0"/>
      <w:marTop w:val="0"/>
      <w:marBottom w:val="0"/>
      <w:divBdr>
        <w:top w:val="none" w:sz="0" w:space="0" w:color="auto"/>
        <w:left w:val="none" w:sz="0" w:space="0" w:color="auto"/>
        <w:bottom w:val="none" w:sz="0" w:space="0" w:color="auto"/>
        <w:right w:val="none" w:sz="0" w:space="0" w:color="auto"/>
      </w:divBdr>
    </w:div>
    <w:div w:id="1113407182">
      <w:bodyDiv w:val="1"/>
      <w:marLeft w:val="0"/>
      <w:marRight w:val="0"/>
      <w:marTop w:val="0"/>
      <w:marBottom w:val="0"/>
      <w:divBdr>
        <w:top w:val="none" w:sz="0" w:space="0" w:color="auto"/>
        <w:left w:val="none" w:sz="0" w:space="0" w:color="auto"/>
        <w:bottom w:val="none" w:sz="0" w:space="0" w:color="auto"/>
        <w:right w:val="none" w:sz="0" w:space="0" w:color="auto"/>
      </w:divBdr>
    </w:div>
    <w:div w:id="1113746311">
      <w:bodyDiv w:val="1"/>
      <w:marLeft w:val="0"/>
      <w:marRight w:val="0"/>
      <w:marTop w:val="0"/>
      <w:marBottom w:val="0"/>
      <w:divBdr>
        <w:top w:val="none" w:sz="0" w:space="0" w:color="auto"/>
        <w:left w:val="none" w:sz="0" w:space="0" w:color="auto"/>
        <w:bottom w:val="none" w:sz="0" w:space="0" w:color="auto"/>
        <w:right w:val="none" w:sz="0" w:space="0" w:color="auto"/>
      </w:divBdr>
    </w:div>
    <w:div w:id="1113793079">
      <w:bodyDiv w:val="1"/>
      <w:marLeft w:val="0"/>
      <w:marRight w:val="0"/>
      <w:marTop w:val="0"/>
      <w:marBottom w:val="0"/>
      <w:divBdr>
        <w:top w:val="none" w:sz="0" w:space="0" w:color="auto"/>
        <w:left w:val="none" w:sz="0" w:space="0" w:color="auto"/>
        <w:bottom w:val="none" w:sz="0" w:space="0" w:color="auto"/>
        <w:right w:val="none" w:sz="0" w:space="0" w:color="auto"/>
      </w:divBdr>
    </w:div>
    <w:div w:id="1114012530">
      <w:bodyDiv w:val="1"/>
      <w:marLeft w:val="0"/>
      <w:marRight w:val="0"/>
      <w:marTop w:val="0"/>
      <w:marBottom w:val="0"/>
      <w:divBdr>
        <w:top w:val="none" w:sz="0" w:space="0" w:color="auto"/>
        <w:left w:val="none" w:sz="0" w:space="0" w:color="auto"/>
        <w:bottom w:val="none" w:sz="0" w:space="0" w:color="auto"/>
        <w:right w:val="none" w:sz="0" w:space="0" w:color="auto"/>
      </w:divBdr>
    </w:div>
    <w:div w:id="1114134634">
      <w:bodyDiv w:val="1"/>
      <w:marLeft w:val="0"/>
      <w:marRight w:val="0"/>
      <w:marTop w:val="0"/>
      <w:marBottom w:val="0"/>
      <w:divBdr>
        <w:top w:val="none" w:sz="0" w:space="0" w:color="auto"/>
        <w:left w:val="none" w:sz="0" w:space="0" w:color="auto"/>
        <w:bottom w:val="none" w:sz="0" w:space="0" w:color="auto"/>
        <w:right w:val="none" w:sz="0" w:space="0" w:color="auto"/>
      </w:divBdr>
    </w:div>
    <w:div w:id="1114137757">
      <w:bodyDiv w:val="1"/>
      <w:marLeft w:val="0"/>
      <w:marRight w:val="0"/>
      <w:marTop w:val="0"/>
      <w:marBottom w:val="0"/>
      <w:divBdr>
        <w:top w:val="none" w:sz="0" w:space="0" w:color="auto"/>
        <w:left w:val="none" w:sz="0" w:space="0" w:color="auto"/>
        <w:bottom w:val="none" w:sz="0" w:space="0" w:color="auto"/>
        <w:right w:val="none" w:sz="0" w:space="0" w:color="auto"/>
      </w:divBdr>
    </w:div>
    <w:div w:id="1114638582">
      <w:bodyDiv w:val="1"/>
      <w:marLeft w:val="0"/>
      <w:marRight w:val="0"/>
      <w:marTop w:val="0"/>
      <w:marBottom w:val="0"/>
      <w:divBdr>
        <w:top w:val="none" w:sz="0" w:space="0" w:color="auto"/>
        <w:left w:val="none" w:sz="0" w:space="0" w:color="auto"/>
        <w:bottom w:val="none" w:sz="0" w:space="0" w:color="auto"/>
        <w:right w:val="none" w:sz="0" w:space="0" w:color="auto"/>
      </w:divBdr>
    </w:div>
    <w:div w:id="1114711518">
      <w:bodyDiv w:val="1"/>
      <w:marLeft w:val="0"/>
      <w:marRight w:val="0"/>
      <w:marTop w:val="0"/>
      <w:marBottom w:val="0"/>
      <w:divBdr>
        <w:top w:val="none" w:sz="0" w:space="0" w:color="auto"/>
        <w:left w:val="none" w:sz="0" w:space="0" w:color="auto"/>
        <w:bottom w:val="none" w:sz="0" w:space="0" w:color="auto"/>
        <w:right w:val="none" w:sz="0" w:space="0" w:color="auto"/>
      </w:divBdr>
    </w:div>
    <w:div w:id="1114909789">
      <w:bodyDiv w:val="1"/>
      <w:marLeft w:val="0"/>
      <w:marRight w:val="0"/>
      <w:marTop w:val="0"/>
      <w:marBottom w:val="0"/>
      <w:divBdr>
        <w:top w:val="none" w:sz="0" w:space="0" w:color="auto"/>
        <w:left w:val="none" w:sz="0" w:space="0" w:color="auto"/>
        <w:bottom w:val="none" w:sz="0" w:space="0" w:color="auto"/>
        <w:right w:val="none" w:sz="0" w:space="0" w:color="auto"/>
      </w:divBdr>
    </w:div>
    <w:div w:id="1115320716">
      <w:bodyDiv w:val="1"/>
      <w:marLeft w:val="0"/>
      <w:marRight w:val="0"/>
      <w:marTop w:val="0"/>
      <w:marBottom w:val="0"/>
      <w:divBdr>
        <w:top w:val="none" w:sz="0" w:space="0" w:color="auto"/>
        <w:left w:val="none" w:sz="0" w:space="0" w:color="auto"/>
        <w:bottom w:val="none" w:sz="0" w:space="0" w:color="auto"/>
        <w:right w:val="none" w:sz="0" w:space="0" w:color="auto"/>
      </w:divBdr>
    </w:div>
    <w:div w:id="1115369871">
      <w:bodyDiv w:val="1"/>
      <w:marLeft w:val="0"/>
      <w:marRight w:val="0"/>
      <w:marTop w:val="0"/>
      <w:marBottom w:val="0"/>
      <w:divBdr>
        <w:top w:val="none" w:sz="0" w:space="0" w:color="auto"/>
        <w:left w:val="none" w:sz="0" w:space="0" w:color="auto"/>
        <w:bottom w:val="none" w:sz="0" w:space="0" w:color="auto"/>
        <w:right w:val="none" w:sz="0" w:space="0" w:color="auto"/>
      </w:divBdr>
    </w:div>
    <w:div w:id="1115370287">
      <w:bodyDiv w:val="1"/>
      <w:marLeft w:val="0"/>
      <w:marRight w:val="0"/>
      <w:marTop w:val="0"/>
      <w:marBottom w:val="0"/>
      <w:divBdr>
        <w:top w:val="none" w:sz="0" w:space="0" w:color="auto"/>
        <w:left w:val="none" w:sz="0" w:space="0" w:color="auto"/>
        <w:bottom w:val="none" w:sz="0" w:space="0" w:color="auto"/>
        <w:right w:val="none" w:sz="0" w:space="0" w:color="auto"/>
      </w:divBdr>
    </w:div>
    <w:div w:id="1116022524">
      <w:bodyDiv w:val="1"/>
      <w:marLeft w:val="0"/>
      <w:marRight w:val="0"/>
      <w:marTop w:val="0"/>
      <w:marBottom w:val="0"/>
      <w:divBdr>
        <w:top w:val="none" w:sz="0" w:space="0" w:color="auto"/>
        <w:left w:val="none" w:sz="0" w:space="0" w:color="auto"/>
        <w:bottom w:val="none" w:sz="0" w:space="0" w:color="auto"/>
        <w:right w:val="none" w:sz="0" w:space="0" w:color="auto"/>
      </w:divBdr>
    </w:div>
    <w:div w:id="1116680768">
      <w:bodyDiv w:val="1"/>
      <w:marLeft w:val="0"/>
      <w:marRight w:val="0"/>
      <w:marTop w:val="0"/>
      <w:marBottom w:val="0"/>
      <w:divBdr>
        <w:top w:val="none" w:sz="0" w:space="0" w:color="auto"/>
        <w:left w:val="none" w:sz="0" w:space="0" w:color="auto"/>
        <w:bottom w:val="none" w:sz="0" w:space="0" w:color="auto"/>
        <w:right w:val="none" w:sz="0" w:space="0" w:color="auto"/>
      </w:divBdr>
    </w:div>
    <w:div w:id="1117136725">
      <w:bodyDiv w:val="1"/>
      <w:marLeft w:val="0"/>
      <w:marRight w:val="0"/>
      <w:marTop w:val="0"/>
      <w:marBottom w:val="0"/>
      <w:divBdr>
        <w:top w:val="none" w:sz="0" w:space="0" w:color="auto"/>
        <w:left w:val="none" w:sz="0" w:space="0" w:color="auto"/>
        <w:bottom w:val="none" w:sz="0" w:space="0" w:color="auto"/>
        <w:right w:val="none" w:sz="0" w:space="0" w:color="auto"/>
      </w:divBdr>
    </w:div>
    <w:div w:id="1117481144">
      <w:bodyDiv w:val="1"/>
      <w:marLeft w:val="0"/>
      <w:marRight w:val="0"/>
      <w:marTop w:val="0"/>
      <w:marBottom w:val="0"/>
      <w:divBdr>
        <w:top w:val="none" w:sz="0" w:space="0" w:color="auto"/>
        <w:left w:val="none" w:sz="0" w:space="0" w:color="auto"/>
        <w:bottom w:val="none" w:sz="0" w:space="0" w:color="auto"/>
        <w:right w:val="none" w:sz="0" w:space="0" w:color="auto"/>
      </w:divBdr>
    </w:div>
    <w:div w:id="1117604630">
      <w:bodyDiv w:val="1"/>
      <w:marLeft w:val="0"/>
      <w:marRight w:val="0"/>
      <w:marTop w:val="0"/>
      <w:marBottom w:val="0"/>
      <w:divBdr>
        <w:top w:val="none" w:sz="0" w:space="0" w:color="auto"/>
        <w:left w:val="none" w:sz="0" w:space="0" w:color="auto"/>
        <w:bottom w:val="none" w:sz="0" w:space="0" w:color="auto"/>
        <w:right w:val="none" w:sz="0" w:space="0" w:color="auto"/>
      </w:divBdr>
    </w:div>
    <w:div w:id="1117944862">
      <w:bodyDiv w:val="1"/>
      <w:marLeft w:val="0"/>
      <w:marRight w:val="0"/>
      <w:marTop w:val="0"/>
      <w:marBottom w:val="0"/>
      <w:divBdr>
        <w:top w:val="none" w:sz="0" w:space="0" w:color="auto"/>
        <w:left w:val="none" w:sz="0" w:space="0" w:color="auto"/>
        <w:bottom w:val="none" w:sz="0" w:space="0" w:color="auto"/>
        <w:right w:val="none" w:sz="0" w:space="0" w:color="auto"/>
      </w:divBdr>
    </w:div>
    <w:div w:id="1118181108">
      <w:bodyDiv w:val="1"/>
      <w:marLeft w:val="0"/>
      <w:marRight w:val="0"/>
      <w:marTop w:val="0"/>
      <w:marBottom w:val="0"/>
      <w:divBdr>
        <w:top w:val="none" w:sz="0" w:space="0" w:color="auto"/>
        <w:left w:val="none" w:sz="0" w:space="0" w:color="auto"/>
        <w:bottom w:val="none" w:sz="0" w:space="0" w:color="auto"/>
        <w:right w:val="none" w:sz="0" w:space="0" w:color="auto"/>
      </w:divBdr>
    </w:div>
    <w:div w:id="1118185544">
      <w:bodyDiv w:val="1"/>
      <w:marLeft w:val="0"/>
      <w:marRight w:val="0"/>
      <w:marTop w:val="0"/>
      <w:marBottom w:val="0"/>
      <w:divBdr>
        <w:top w:val="none" w:sz="0" w:space="0" w:color="auto"/>
        <w:left w:val="none" w:sz="0" w:space="0" w:color="auto"/>
        <w:bottom w:val="none" w:sz="0" w:space="0" w:color="auto"/>
        <w:right w:val="none" w:sz="0" w:space="0" w:color="auto"/>
      </w:divBdr>
    </w:div>
    <w:div w:id="1118260862">
      <w:bodyDiv w:val="1"/>
      <w:marLeft w:val="0"/>
      <w:marRight w:val="0"/>
      <w:marTop w:val="0"/>
      <w:marBottom w:val="0"/>
      <w:divBdr>
        <w:top w:val="none" w:sz="0" w:space="0" w:color="auto"/>
        <w:left w:val="none" w:sz="0" w:space="0" w:color="auto"/>
        <w:bottom w:val="none" w:sz="0" w:space="0" w:color="auto"/>
        <w:right w:val="none" w:sz="0" w:space="0" w:color="auto"/>
      </w:divBdr>
    </w:div>
    <w:div w:id="1118572691">
      <w:bodyDiv w:val="1"/>
      <w:marLeft w:val="0"/>
      <w:marRight w:val="0"/>
      <w:marTop w:val="0"/>
      <w:marBottom w:val="0"/>
      <w:divBdr>
        <w:top w:val="none" w:sz="0" w:space="0" w:color="auto"/>
        <w:left w:val="none" w:sz="0" w:space="0" w:color="auto"/>
        <w:bottom w:val="none" w:sz="0" w:space="0" w:color="auto"/>
        <w:right w:val="none" w:sz="0" w:space="0" w:color="auto"/>
      </w:divBdr>
    </w:div>
    <w:div w:id="1118791645">
      <w:bodyDiv w:val="1"/>
      <w:marLeft w:val="0"/>
      <w:marRight w:val="0"/>
      <w:marTop w:val="0"/>
      <w:marBottom w:val="0"/>
      <w:divBdr>
        <w:top w:val="none" w:sz="0" w:space="0" w:color="auto"/>
        <w:left w:val="none" w:sz="0" w:space="0" w:color="auto"/>
        <w:bottom w:val="none" w:sz="0" w:space="0" w:color="auto"/>
        <w:right w:val="none" w:sz="0" w:space="0" w:color="auto"/>
      </w:divBdr>
    </w:div>
    <w:div w:id="1118983799">
      <w:bodyDiv w:val="1"/>
      <w:marLeft w:val="0"/>
      <w:marRight w:val="0"/>
      <w:marTop w:val="0"/>
      <w:marBottom w:val="0"/>
      <w:divBdr>
        <w:top w:val="none" w:sz="0" w:space="0" w:color="auto"/>
        <w:left w:val="none" w:sz="0" w:space="0" w:color="auto"/>
        <w:bottom w:val="none" w:sz="0" w:space="0" w:color="auto"/>
        <w:right w:val="none" w:sz="0" w:space="0" w:color="auto"/>
      </w:divBdr>
    </w:div>
    <w:div w:id="1119254892">
      <w:bodyDiv w:val="1"/>
      <w:marLeft w:val="0"/>
      <w:marRight w:val="0"/>
      <w:marTop w:val="0"/>
      <w:marBottom w:val="0"/>
      <w:divBdr>
        <w:top w:val="none" w:sz="0" w:space="0" w:color="auto"/>
        <w:left w:val="none" w:sz="0" w:space="0" w:color="auto"/>
        <w:bottom w:val="none" w:sz="0" w:space="0" w:color="auto"/>
        <w:right w:val="none" w:sz="0" w:space="0" w:color="auto"/>
      </w:divBdr>
    </w:div>
    <w:div w:id="1120077342">
      <w:bodyDiv w:val="1"/>
      <w:marLeft w:val="0"/>
      <w:marRight w:val="0"/>
      <w:marTop w:val="0"/>
      <w:marBottom w:val="0"/>
      <w:divBdr>
        <w:top w:val="none" w:sz="0" w:space="0" w:color="auto"/>
        <w:left w:val="none" w:sz="0" w:space="0" w:color="auto"/>
        <w:bottom w:val="none" w:sz="0" w:space="0" w:color="auto"/>
        <w:right w:val="none" w:sz="0" w:space="0" w:color="auto"/>
      </w:divBdr>
    </w:div>
    <w:div w:id="1120148337">
      <w:bodyDiv w:val="1"/>
      <w:marLeft w:val="0"/>
      <w:marRight w:val="0"/>
      <w:marTop w:val="0"/>
      <w:marBottom w:val="0"/>
      <w:divBdr>
        <w:top w:val="none" w:sz="0" w:space="0" w:color="auto"/>
        <w:left w:val="none" w:sz="0" w:space="0" w:color="auto"/>
        <w:bottom w:val="none" w:sz="0" w:space="0" w:color="auto"/>
        <w:right w:val="none" w:sz="0" w:space="0" w:color="auto"/>
      </w:divBdr>
    </w:div>
    <w:div w:id="1120228159">
      <w:bodyDiv w:val="1"/>
      <w:marLeft w:val="0"/>
      <w:marRight w:val="0"/>
      <w:marTop w:val="0"/>
      <w:marBottom w:val="0"/>
      <w:divBdr>
        <w:top w:val="none" w:sz="0" w:space="0" w:color="auto"/>
        <w:left w:val="none" w:sz="0" w:space="0" w:color="auto"/>
        <w:bottom w:val="none" w:sz="0" w:space="0" w:color="auto"/>
        <w:right w:val="none" w:sz="0" w:space="0" w:color="auto"/>
      </w:divBdr>
    </w:div>
    <w:div w:id="1120228448">
      <w:bodyDiv w:val="1"/>
      <w:marLeft w:val="0"/>
      <w:marRight w:val="0"/>
      <w:marTop w:val="0"/>
      <w:marBottom w:val="0"/>
      <w:divBdr>
        <w:top w:val="none" w:sz="0" w:space="0" w:color="auto"/>
        <w:left w:val="none" w:sz="0" w:space="0" w:color="auto"/>
        <w:bottom w:val="none" w:sz="0" w:space="0" w:color="auto"/>
        <w:right w:val="none" w:sz="0" w:space="0" w:color="auto"/>
      </w:divBdr>
    </w:div>
    <w:div w:id="1120880080">
      <w:bodyDiv w:val="1"/>
      <w:marLeft w:val="0"/>
      <w:marRight w:val="0"/>
      <w:marTop w:val="0"/>
      <w:marBottom w:val="0"/>
      <w:divBdr>
        <w:top w:val="none" w:sz="0" w:space="0" w:color="auto"/>
        <w:left w:val="none" w:sz="0" w:space="0" w:color="auto"/>
        <w:bottom w:val="none" w:sz="0" w:space="0" w:color="auto"/>
        <w:right w:val="none" w:sz="0" w:space="0" w:color="auto"/>
      </w:divBdr>
    </w:div>
    <w:div w:id="1120954161">
      <w:bodyDiv w:val="1"/>
      <w:marLeft w:val="0"/>
      <w:marRight w:val="0"/>
      <w:marTop w:val="0"/>
      <w:marBottom w:val="0"/>
      <w:divBdr>
        <w:top w:val="none" w:sz="0" w:space="0" w:color="auto"/>
        <w:left w:val="none" w:sz="0" w:space="0" w:color="auto"/>
        <w:bottom w:val="none" w:sz="0" w:space="0" w:color="auto"/>
        <w:right w:val="none" w:sz="0" w:space="0" w:color="auto"/>
      </w:divBdr>
    </w:div>
    <w:div w:id="1121654349">
      <w:bodyDiv w:val="1"/>
      <w:marLeft w:val="0"/>
      <w:marRight w:val="0"/>
      <w:marTop w:val="0"/>
      <w:marBottom w:val="0"/>
      <w:divBdr>
        <w:top w:val="none" w:sz="0" w:space="0" w:color="auto"/>
        <w:left w:val="none" w:sz="0" w:space="0" w:color="auto"/>
        <w:bottom w:val="none" w:sz="0" w:space="0" w:color="auto"/>
        <w:right w:val="none" w:sz="0" w:space="0" w:color="auto"/>
      </w:divBdr>
    </w:div>
    <w:div w:id="1121917195">
      <w:bodyDiv w:val="1"/>
      <w:marLeft w:val="0"/>
      <w:marRight w:val="0"/>
      <w:marTop w:val="0"/>
      <w:marBottom w:val="0"/>
      <w:divBdr>
        <w:top w:val="none" w:sz="0" w:space="0" w:color="auto"/>
        <w:left w:val="none" w:sz="0" w:space="0" w:color="auto"/>
        <w:bottom w:val="none" w:sz="0" w:space="0" w:color="auto"/>
        <w:right w:val="none" w:sz="0" w:space="0" w:color="auto"/>
      </w:divBdr>
    </w:div>
    <w:div w:id="1122386842">
      <w:bodyDiv w:val="1"/>
      <w:marLeft w:val="0"/>
      <w:marRight w:val="0"/>
      <w:marTop w:val="0"/>
      <w:marBottom w:val="0"/>
      <w:divBdr>
        <w:top w:val="none" w:sz="0" w:space="0" w:color="auto"/>
        <w:left w:val="none" w:sz="0" w:space="0" w:color="auto"/>
        <w:bottom w:val="none" w:sz="0" w:space="0" w:color="auto"/>
        <w:right w:val="none" w:sz="0" w:space="0" w:color="auto"/>
      </w:divBdr>
    </w:div>
    <w:div w:id="1123109322">
      <w:bodyDiv w:val="1"/>
      <w:marLeft w:val="0"/>
      <w:marRight w:val="0"/>
      <w:marTop w:val="0"/>
      <w:marBottom w:val="0"/>
      <w:divBdr>
        <w:top w:val="none" w:sz="0" w:space="0" w:color="auto"/>
        <w:left w:val="none" w:sz="0" w:space="0" w:color="auto"/>
        <w:bottom w:val="none" w:sz="0" w:space="0" w:color="auto"/>
        <w:right w:val="none" w:sz="0" w:space="0" w:color="auto"/>
      </w:divBdr>
    </w:div>
    <w:div w:id="1123234512">
      <w:bodyDiv w:val="1"/>
      <w:marLeft w:val="0"/>
      <w:marRight w:val="0"/>
      <w:marTop w:val="0"/>
      <w:marBottom w:val="0"/>
      <w:divBdr>
        <w:top w:val="none" w:sz="0" w:space="0" w:color="auto"/>
        <w:left w:val="none" w:sz="0" w:space="0" w:color="auto"/>
        <w:bottom w:val="none" w:sz="0" w:space="0" w:color="auto"/>
        <w:right w:val="none" w:sz="0" w:space="0" w:color="auto"/>
      </w:divBdr>
    </w:div>
    <w:div w:id="1123379262">
      <w:bodyDiv w:val="1"/>
      <w:marLeft w:val="0"/>
      <w:marRight w:val="0"/>
      <w:marTop w:val="0"/>
      <w:marBottom w:val="0"/>
      <w:divBdr>
        <w:top w:val="none" w:sz="0" w:space="0" w:color="auto"/>
        <w:left w:val="none" w:sz="0" w:space="0" w:color="auto"/>
        <w:bottom w:val="none" w:sz="0" w:space="0" w:color="auto"/>
        <w:right w:val="none" w:sz="0" w:space="0" w:color="auto"/>
      </w:divBdr>
    </w:div>
    <w:div w:id="1123646937">
      <w:bodyDiv w:val="1"/>
      <w:marLeft w:val="0"/>
      <w:marRight w:val="0"/>
      <w:marTop w:val="0"/>
      <w:marBottom w:val="0"/>
      <w:divBdr>
        <w:top w:val="none" w:sz="0" w:space="0" w:color="auto"/>
        <w:left w:val="none" w:sz="0" w:space="0" w:color="auto"/>
        <w:bottom w:val="none" w:sz="0" w:space="0" w:color="auto"/>
        <w:right w:val="none" w:sz="0" w:space="0" w:color="auto"/>
      </w:divBdr>
    </w:div>
    <w:div w:id="1123691381">
      <w:bodyDiv w:val="1"/>
      <w:marLeft w:val="0"/>
      <w:marRight w:val="0"/>
      <w:marTop w:val="0"/>
      <w:marBottom w:val="0"/>
      <w:divBdr>
        <w:top w:val="none" w:sz="0" w:space="0" w:color="auto"/>
        <w:left w:val="none" w:sz="0" w:space="0" w:color="auto"/>
        <w:bottom w:val="none" w:sz="0" w:space="0" w:color="auto"/>
        <w:right w:val="none" w:sz="0" w:space="0" w:color="auto"/>
      </w:divBdr>
    </w:div>
    <w:div w:id="1123814877">
      <w:bodyDiv w:val="1"/>
      <w:marLeft w:val="0"/>
      <w:marRight w:val="0"/>
      <w:marTop w:val="0"/>
      <w:marBottom w:val="0"/>
      <w:divBdr>
        <w:top w:val="none" w:sz="0" w:space="0" w:color="auto"/>
        <w:left w:val="none" w:sz="0" w:space="0" w:color="auto"/>
        <w:bottom w:val="none" w:sz="0" w:space="0" w:color="auto"/>
        <w:right w:val="none" w:sz="0" w:space="0" w:color="auto"/>
      </w:divBdr>
    </w:div>
    <w:div w:id="1123884648">
      <w:bodyDiv w:val="1"/>
      <w:marLeft w:val="0"/>
      <w:marRight w:val="0"/>
      <w:marTop w:val="0"/>
      <w:marBottom w:val="0"/>
      <w:divBdr>
        <w:top w:val="none" w:sz="0" w:space="0" w:color="auto"/>
        <w:left w:val="none" w:sz="0" w:space="0" w:color="auto"/>
        <w:bottom w:val="none" w:sz="0" w:space="0" w:color="auto"/>
        <w:right w:val="none" w:sz="0" w:space="0" w:color="auto"/>
      </w:divBdr>
    </w:div>
    <w:div w:id="1124076482">
      <w:bodyDiv w:val="1"/>
      <w:marLeft w:val="0"/>
      <w:marRight w:val="0"/>
      <w:marTop w:val="0"/>
      <w:marBottom w:val="0"/>
      <w:divBdr>
        <w:top w:val="none" w:sz="0" w:space="0" w:color="auto"/>
        <w:left w:val="none" w:sz="0" w:space="0" w:color="auto"/>
        <w:bottom w:val="none" w:sz="0" w:space="0" w:color="auto"/>
        <w:right w:val="none" w:sz="0" w:space="0" w:color="auto"/>
      </w:divBdr>
    </w:div>
    <w:div w:id="1124231800">
      <w:bodyDiv w:val="1"/>
      <w:marLeft w:val="0"/>
      <w:marRight w:val="0"/>
      <w:marTop w:val="0"/>
      <w:marBottom w:val="0"/>
      <w:divBdr>
        <w:top w:val="none" w:sz="0" w:space="0" w:color="auto"/>
        <w:left w:val="none" w:sz="0" w:space="0" w:color="auto"/>
        <w:bottom w:val="none" w:sz="0" w:space="0" w:color="auto"/>
        <w:right w:val="none" w:sz="0" w:space="0" w:color="auto"/>
      </w:divBdr>
    </w:div>
    <w:div w:id="1124544100">
      <w:bodyDiv w:val="1"/>
      <w:marLeft w:val="0"/>
      <w:marRight w:val="0"/>
      <w:marTop w:val="0"/>
      <w:marBottom w:val="0"/>
      <w:divBdr>
        <w:top w:val="none" w:sz="0" w:space="0" w:color="auto"/>
        <w:left w:val="none" w:sz="0" w:space="0" w:color="auto"/>
        <w:bottom w:val="none" w:sz="0" w:space="0" w:color="auto"/>
        <w:right w:val="none" w:sz="0" w:space="0" w:color="auto"/>
      </w:divBdr>
    </w:div>
    <w:div w:id="1124545779">
      <w:bodyDiv w:val="1"/>
      <w:marLeft w:val="0"/>
      <w:marRight w:val="0"/>
      <w:marTop w:val="0"/>
      <w:marBottom w:val="0"/>
      <w:divBdr>
        <w:top w:val="none" w:sz="0" w:space="0" w:color="auto"/>
        <w:left w:val="none" w:sz="0" w:space="0" w:color="auto"/>
        <w:bottom w:val="none" w:sz="0" w:space="0" w:color="auto"/>
        <w:right w:val="none" w:sz="0" w:space="0" w:color="auto"/>
      </w:divBdr>
    </w:div>
    <w:div w:id="1124810412">
      <w:bodyDiv w:val="1"/>
      <w:marLeft w:val="0"/>
      <w:marRight w:val="0"/>
      <w:marTop w:val="0"/>
      <w:marBottom w:val="0"/>
      <w:divBdr>
        <w:top w:val="none" w:sz="0" w:space="0" w:color="auto"/>
        <w:left w:val="none" w:sz="0" w:space="0" w:color="auto"/>
        <w:bottom w:val="none" w:sz="0" w:space="0" w:color="auto"/>
        <w:right w:val="none" w:sz="0" w:space="0" w:color="auto"/>
      </w:divBdr>
    </w:div>
    <w:div w:id="1124815337">
      <w:bodyDiv w:val="1"/>
      <w:marLeft w:val="0"/>
      <w:marRight w:val="0"/>
      <w:marTop w:val="0"/>
      <w:marBottom w:val="0"/>
      <w:divBdr>
        <w:top w:val="none" w:sz="0" w:space="0" w:color="auto"/>
        <w:left w:val="none" w:sz="0" w:space="0" w:color="auto"/>
        <w:bottom w:val="none" w:sz="0" w:space="0" w:color="auto"/>
        <w:right w:val="none" w:sz="0" w:space="0" w:color="auto"/>
      </w:divBdr>
    </w:div>
    <w:div w:id="1124886663">
      <w:bodyDiv w:val="1"/>
      <w:marLeft w:val="0"/>
      <w:marRight w:val="0"/>
      <w:marTop w:val="0"/>
      <w:marBottom w:val="0"/>
      <w:divBdr>
        <w:top w:val="none" w:sz="0" w:space="0" w:color="auto"/>
        <w:left w:val="none" w:sz="0" w:space="0" w:color="auto"/>
        <w:bottom w:val="none" w:sz="0" w:space="0" w:color="auto"/>
        <w:right w:val="none" w:sz="0" w:space="0" w:color="auto"/>
      </w:divBdr>
    </w:div>
    <w:div w:id="1125151774">
      <w:bodyDiv w:val="1"/>
      <w:marLeft w:val="0"/>
      <w:marRight w:val="0"/>
      <w:marTop w:val="0"/>
      <w:marBottom w:val="0"/>
      <w:divBdr>
        <w:top w:val="none" w:sz="0" w:space="0" w:color="auto"/>
        <w:left w:val="none" w:sz="0" w:space="0" w:color="auto"/>
        <w:bottom w:val="none" w:sz="0" w:space="0" w:color="auto"/>
        <w:right w:val="none" w:sz="0" w:space="0" w:color="auto"/>
      </w:divBdr>
    </w:div>
    <w:div w:id="1125271412">
      <w:bodyDiv w:val="1"/>
      <w:marLeft w:val="0"/>
      <w:marRight w:val="0"/>
      <w:marTop w:val="0"/>
      <w:marBottom w:val="0"/>
      <w:divBdr>
        <w:top w:val="none" w:sz="0" w:space="0" w:color="auto"/>
        <w:left w:val="none" w:sz="0" w:space="0" w:color="auto"/>
        <w:bottom w:val="none" w:sz="0" w:space="0" w:color="auto"/>
        <w:right w:val="none" w:sz="0" w:space="0" w:color="auto"/>
      </w:divBdr>
    </w:div>
    <w:div w:id="1125276378">
      <w:bodyDiv w:val="1"/>
      <w:marLeft w:val="0"/>
      <w:marRight w:val="0"/>
      <w:marTop w:val="0"/>
      <w:marBottom w:val="0"/>
      <w:divBdr>
        <w:top w:val="none" w:sz="0" w:space="0" w:color="auto"/>
        <w:left w:val="none" w:sz="0" w:space="0" w:color="auto"/>
        <w:bottom w:val="none" w:sz="0" w:space="0" w:color="auto"/>
        <w:right w:val="none" w:sz="0" w:space="0" w:color="auto"/>
      </w:divBdr>
    </w:div>
    <w:div w:id="1127040294">
      <w:bodyDiv w:val="1"/>
      <w:marLeft w:val="0"/>
      <w:marRight w:val="0"/>
      <w:marTop w:val="0"/>
      <w:marBottom w:val="0"/>
      <w:divBdr>
        <w:top w:val="none" w:sz="0" w:space="0" w:color="auto"/>
        <w:left w:val="none" w:sz="0" w:space="0" w:color="auto"/>
        <w:bottom w:val="none" w:sz="0" w:space="0" w:color="auto"/>
        <w:right w:val="none" w:sz="0" w:space="0" w:color="auto"/>
      </w:divBdr>
    </w:div>
    <w:div w:id="1127503851">
      <w:bodyDiv w:val="1"/>
      <w:marLeft w:val="0"/>
      <w:marRight w:val="0"/>
      <w:marTop w:val="0"/>
      <w:marBottom w:val="0"/>
      <w:divBdr>
        <w:top w:val="none" w:sz="0" w:space="0" w:color="auto"/>
        <w:left w:val="none" w:sz="0" w:space="0" w:color="auto"/>
        <w:bottom w:val="none" w:sz="0" w:space="0" w:color="auto"/>
        <w:right w:val="none" w:sz="0" w:space="0" w:color="auto"/>
      </w:divBdr>
    </w:div>
    <w:div w:id="1128088819">
      <w:bodyDiv w:val="1"/>
      <w:marLeft w:val="0"/>
      <w:marRight w:val="0"/>
      <w:marTop w:val="0"/>
      <w:marBottom w:val="0"/>
      <w:divBdr>
        <w:top w:val="none" w:sz="0" w:space="0" w:color="auto"/>
        <w:left w:val="none" w:sz="0" w:space="0" w:color="auto"/>
        <w:bottom w:val="none" w:sz="0" w:space="0" w:color="auto"/>
        <w:right w:val="none" w:sz="0" w:space="0" w:color="auto"/>
      </w:divBdr>
    </w:div>
    <w:div w:id="1128159081">
      <w:bodyDiv w:val="1"/>
      <w:marLeft w:val="0"/>
      <w:marRight w:val="0"/>
      <w:marTop w:val="0"/>
      <w:marBottom w:val="0"/>
      <w:divBdr>
        <w:top w:val="none" w:sz="0" w:space="0" w:color="auto"/>
        <w:left w:val="none" w:sz="0" w:space="0" w:color="auto"/>
        <w:bottom w:val="none" w:sz="0" w:space="0" w:color="auto"/>
        <w:right w:val="none" w:sz="0" w:space="0" w:color="auto"/>
      </w:divBdr>
    </w:div>
    <w:div w:id="1128426844">
      <w:bodyDiv w:val="1"/>
      <w:marLeft w:val="0"/>
      <w:marRight w:val="0"/>
      <w:marTop w:val="0"/>
      <w:marBottom w:val="0"/>
      <w:divBdr>
        <w:top w:val="none" w:sz="0" w:space="0" w:color="auto"/>
        <w:left w:val="none" w:sz="0" w:space="0" w:color="auto"/>
        <w:bottom w:val="none" w:sz="0" w:space="0" w:color="auto"/>
        <w:right w:val="none" w:sz="0" w:space="0" w:color="auto"/>
      </w:divBdr>
    </w:div>
    <w:div w:id="1128815832">
      <w:bodyDiv w:val="1"/>
      <w:marLeft w:val="0"/>
      <w:marRight w:val="0"/>
      <w:marTop w:val="0"/>
      <w:marBottom w:val="0"/>
      <w:divBdr>
        <w:top w:val="none" w:sz="0" w:space="0" w:color="auto"/>
        <w:left w:val="none" w:sz="0" w:space="0" w:color="auto"/>
        <w:bottom w:val="none" w:sz="0" w:space="0" w:color="auto"/>
        <w:right w:val="none" w:sz="0" w:space="0" w:color="auto"/>
      </w:divBdr>
    </w:div>
    <w:div w:id="1129710175">
      <w:bodyDiv w:val="1"/>
      <w:marLeft w:val="0"/>
      <w:marRight w:val="0"/>
      <w:marTop w:val="0"/>
      <w:marBottom w:val="0"/>
      <w:divBdr>
        <w:top w:val="none" w:sz="0" w:space="0" w:color="auto"/>
        <w:left w:val="none" w:sz="0" w:space="0" w:color="auto"/>
        <w:bottom w:val="none" w:sz="0" w:space="0" w:color="auto"/>
        <w:right w:val="none" w:sz="0" w:space="0" w:color="auto"/>
      </w:divBdr>
    </w:div>
    <w:div w:id="1130053369">
      <w:bodyDiv w:val="1"/>
      <w:marLeft w:val="0"/>
      <w:marRight w:val="0"/>
      <w:marTop w:val="0"/>
      <w:marBottom w:val="0"/>
      <w:divBdr>
        <w:top w:val="none" w:sz="0" w:space="0" w:color="auto"/>
        <w:left w:val="none" w:sz="0" w:space="0" w:color="auto"/>
        <w:bottom w:val="none" w:sz="0" w:space="0" w:color="auto"/>
        <w:right w:val="none" w:sz="0" w:space="0" w:color="auto"/>
      </w:divBdr>
    </w:div>
    <w:div w:id="1130393524">
      <w:bodyDiv w:val="1"/>
      <w:marLeft w:val="0"/>
      <w:marRight w:val="0"/>
      <w:marTop w:val="0"/>
      <w:marBottom w:val="0"/>
      <w:divBdr>
        <w:top w:val="none" w:sz="0" w:space="0" w:color="auto"/>
        <w:left w:val="none" w:sz="0" w:space="0" w:color="auto"/>
        <w:bottom w:val="none" w:sz="0" w:space="0" w:color="auto"/>
        <w:right w:val="none" w:sz="0" w:space="0" w:color="auto"/>
      </w:divBdr>
    </w:div>
    <w:div w:id="1130704562">
      <w:bodyDiv w:val="1"/>
      <w:marLeft w:val="0"/>
      <w:marRight w:val="0"/>
      <w:marTop w:val="0"/>
      <w:marBottom w:val="0"/>
      <w:divBdr>
        <w:top w:val="none" w:sz="0" w:space="0" w:color="auto"/>
        <w:left w:val="none" w:sz="0" w:space="0" w:color="auto"/>
        <w:bottom w:val="none" w:sz="0" w:space="0" w:color="auto"/>
        <w:right w:val="none" w:sz="0" w:space="0" w:color="auto"/>
      </w:divBdr>
    </w:div>
    <w:div w:id="1130825615">
      <w:bodyDiv w:val="1"/>
      <w:marLeft w:val="0"/>
      <w:marRight w:val="0"/>
      <w:marTop w:val="0"/>
      <w:marBottom w:val="0"/>
      <w:divBdr>
        <w:top w:val="none" w:sz="0" w:space="0" w:color="auto"/>
        <w:left w:val="none" w:sz="0" w:space="0" w:color="auto"/>
        <w:bottom w:val="none" w:sz="0" w:space="0" w:color="auto"/>
        <w:right w:val="none" w:sz="0" w:space="0" w:color="auto"/>
      </w:divBdr>
    </w:div>
    <w:div w:id="1130825880">
      <w:bodyDiv w:val="1"/>
      <w:marLeft w:val="0"/>
      <w:marRight w:val="0"/>
      <w:marTop w:val="0"/>
      <w:marBottom w:val="0"/>
      <w:divBdr>
        <w:top w:val="none" w:sz="0" w:space="0" w:color="auto"/>
        <w:left w:val="none" w:sz="0" w:space="0" w:color="auto"/>
        <w:bottom w:val="none" w:sz="0" w:space="0" w:color="auto"/>
        <w:right w:val="none" w:sz="0" w:space="0" w:color="auto"/>
      </w:divBdr>
    </w:div>
    <w:div w:id="1130830144">
      <w:bodyDiv w:val="1"/>
      <w:marLeft w:val="0"/>
      <w:marRight w:val="0"/>
      <w:marTop w:val="0"/>
      <w:marBottom w:val="0"/>
      <w:divBdr>
        <w:top w:val="none" w:sz="0" w:space="0" w:color="auto"/>
        <w:left w:val="none" w:sz="0" w:space="0" w:color="auto"/>
        <w:bottom w:val="none" w:sz="0" w:space="0" w:color="auto"/>
        <w:right w:val="none" w:sz="0" w:space="0" w:color="auto"/>
      </w:divBdr>
    </w:div>
    <w:div w:id="1131094231">
      <w:bodyDiv w:val="1"/>
      <w:marLeft w:val="0"/>
      <w:marRight w:val="0"/>
      <w:marTop w:val="0"/>
      <w:marBottom w:val="0"/>
      <w:divBdr>
        <w:top w:val="none" w:sz="0" w:space="0" w:color="auto"/>
        <w:left w:val="none" w:sz="0" w:space="0" w:color="auto"/>
        <w:bottom w:val="none" w:sz="0" w:space="0" w:color="auto"/>
        <w:right w:val="none" w:sz="0" w:space="0" w:color="auto"/>
      </w:divBdr>
    </w:div>
    <w:div w:id="1131172995">
      <w:bodyDiv w:val="1"/>
      <w:marLeft w:val="0"/>
      <w:marRight w:val="0"/>
      <w:marTop w:val="0"/>
      <w:marBottom w:val="0"/>
      <w:divBdr>
        <w:top w:val="none" w:sz="0" w:space="0" w:color="auto"/>
        <w:left w:val="none" w:sz="0" w:space="0" w:color="auto"/>
        <w:bottom w:val="none" w:sz="0" w:space="0" w:color="auto"/>
        <w:right w:val="none" w:sz="0" w:space="0" w:color="auto"/>
      </w:divBdr>
    </w:div>
    <w:div w:id="1131290187">
      <w:bodyDiv w:val="1"/>
      <w:marLeft w:val="0"/>
      <w:marRight w:val="0"/>
      <w:marTop w:val="0"/>
      <w:marBottom w:val="0"/>
      <w:divBdr>
        <w:top w:val="none" w:sz="0" w:space="0" w:color="auto"/>
        <w:left w:val="none" w:sz="0" w:space="0" w:color="auto"/>
        <w:bottom w:val="none" w:sz="0" w:space="0" w:color="auto"/>
        <w:right w:val="none" w:sz="0" w:space="0" w:color="auto"/>
      </w:divBdr>
    </w:div>
    <w:div w:id="1131362274">
      <w:bodyDiv w:val="1"/>
      <w:marLeft w:val="0"/>
      <w:marRight w:val="0"/>
      <w:marTop w:val="0"/>
      <w:marBottom w:val="0"/>
      <w:divBdr>
        <w:top w:val="none" w:sz="0" w:space="0" w:color="auto"/>
        <w:left w:val="none" w:sz="0" w:space="0" w:color="auto"/>
        <w:bottom w:val="none" w:sz="0" w:space="0" w:color="auto"/>
        <w:right w:val="none" w:sz="0" w:space="0" w:color="auto"/>
      </w:divBdr>
    </w:div>
    <w:div w:id="1131362473">
      <w:bodyDiv w:val="1"/>
      <w:marLeft w:val="0"/>
      <w:marRight w:val="0"/>
      <w:marTop w:val="0"/>
      <w:marBottom w:val="0"/>
      <w:divBdr>
        <w:top w:val="none" w:sz="0" w:space="0" w:color="auto"/>
        <w:left w:val="none" w:sz="0" w:space="0" w:color="auto"/>
        <w:bottom w:val="none" w:sz="0" w:space="0" w:color="auto"/>
        <w:right w:val="none" w:sz="0" w:space="0" w:color="auto"/>
      </w:divBdr>
    </w:div>
    <w:div w:id="1131434881">
      <w:bodyDiv w:val="1"/>
      <w:marLeft w:val="0"/>
      <w:marRight w:val="0"/>
      <w:marTop w:val="0"/>
      <w:marBottom w:val="0"/>
      <w:divBdr>
        <w:top w:val="none" w:sz="0" w:space="0" w:color="auto"/>
        <w:left w:val="none" w:sz="0" w:space="0" w:color="auto"/>
        <w:bottom w:val="none" w:sz="0" w:space="0" w:color="auto"/>
        <w:right w:val="none" w:sz="0" w:space="0" w:color="auto"/>
      </w:divBdr>
    </w:div>
    <w:div w:id="1131434885">
      <w:bodyDiv w:val="1"/>
      <w:marLeft w:val="0"/>
      <w:marRight w:val="0"/>
      <w:marTop w:val="0"/>
      <w:marBottom w:val="0"/>
      <w:divBdr>
        <w:top w:val="none" w:sz="0" w:space="0" w:color="auto"/>
        <w:left w:val="none" w:sz="0" w:space="0" w:color="auto"/>
        <w:bottom w:val="none" w:sz="0" w:space="0" w:color="auto"/>
        <w:right w:val="none" w:sz="0" w:space="0" w:color="auto"/>
      </w:divBdr>
    </w:div>
    <w:div w:id="1131440800">
      <w:bodyDiv w:val="1"/>
      <w:marLeft w:val="0"/>
      <w:marRight w:val="0"/>
      <w:marTop w:val="0"/>
      <w:marBottom w:val="0"/>
      <w:divBdr>
        <w:top w:val="none" w:sz="0" w:space="0" w:color="auto"/>
        <w:left w:val="none" w:sz="0" w:space="0" w:color="auto"/>
        <w:bottom w:val="none" w:sz="0" w:space="0" w:color="auto"/>
        <w:right w:val="none" w:sz="0" w:space="0" w:color="auto"/>
      </w:divBdr>
    </w:div>
    <w:div w:id="1131560720">
      <w:bodyDiv w:val="1"/>
      <w:marLeft w:val="0"/>
      <w:marRight w:val="0"/>
      <w:marTop w:val="0"/>
      <w:marBottom w:val="0"/>
      <w:divBdr>
        <w:top w:val="none" w:sz="0" w:space="0" w:color="auto"/>
        <w:left w:val="none" w:sz="0" w:space="0" w:color="auto"/>
        <w:bottom w:val="none" w:sz="0" w:space="0" w:color="auto"/>
        <w:right w:val="none" w:sz="0" w:space="0" w:color="auto"/>
      </w:divBdr>
    </w:div>
    <w:div w:id="1131946382">
      <w:bodyDiv w:val="1"/>
      <w:marLeft w:val="0"/>
      <w:marRight w:val="0"/>
      <w:marTop w:val="0"/>
      <w:marBottom w:val="0"/>
      <w:divBdr>
        <w:top w:val="none" w:sz="0" w:space="0" w:color="auto"/>
        <w:left w:val="none" w:sz="0" w:space="0" w:color="auto"/>
        <w:bottom w:val="none" w:sz="0" w:space="0" w:color="auto"/>
        <w:right w:val="none" w:sz="0" w:space="0" w:color="auto"/>
      </w:divBdr>
    </w:div>
    <w:div w:id="1131948058">
      <w:bodyDiv w:val="1"/>
      <w:marLeft w:val="0"/>
      <w:marRight w:val="0"/>
      <w:marTop w:val="0"/>
      <w:marBottom w:val="0"/>
      <w:divBdr>
        <w:top w:val="none" w:sz="0" w:space="0" w:color="auto"/>
        <w:left w:val="none" w:sz="0" w:space="0" w:color="auto"/>
        <w:bottom w:val="none" w:sz="0" w:space="0" w:color="auto"/>
        <w:right w:val="none" w:sz="0" w:space="0" w:color="auto"/>
      </w:divBdr>
    </w:div>
    <w:div w:id="1132137827">
      <w:bodyDiv w:val="1"/>
      <w:marLeft w:val="0"/>
      <w:marRight w:val="0"/>
      <w:marTop w:val="0"/>
      <w:marBottom w:val="0"/>
      <w:divBdr>
        <w:top w:val="none" w:sz="0" w:space="0" w:color="auto"/>
        <w:left w:val="none" w:sz="0" w:space="0" w:color="auto"/>
        <w:bottom w:val="none" w:sz="0" w:space="0" w:color="auto"/>
        <w:right w:val="none" w:sz="0" w:space="0" w:color="auto"/>
      </w:divBdr>
    </w:div>
    <w:div w:id="1132287474">
      <w:bodyDiv w:val="1"/>
      <w:marLeft w:val="0"/>
      <w:marRight w:val="0"/>
      <w:marTop w:val="0"/>
      <w:marBottom w:val="0"/>
      <w:divBdr>
        <w:top w:val="none" w:sz="0" w:space="0" w:color="auto"/>
        <w:left w:val="none" w:sz="0" w:space="0" w:color="auto"/>
        <w:bottom w:val="none" w:sz="0" w:space="0" w:color="auto"/>
        <w:right w:val="none" w:sz="0" w:space="0" w:color="auto"/>
      </w:divBdr>
    </w:div>
    <w:div w:id="1132527621">
      <w:bodyDiv w:val="1"/>
      <w:marLeft w:val="0"/>
      <w:marRight w:val="0"/>
      <w:marTop w:val="0"/>
      <w:marBottom w:val="0"/>
      <w:divBdr>
        <w:top w:val="none" w:sz="0" w:space="0" w:color="auto"/>
        <w:left w:val="none" w:sz="0" w:space="0" w:color="auto"/>
        <w:bottom w:val="none" w:sz="0" w:space="0" w:color="auto"/>
        <w:right w:val="none" w:sz="0" w:space="0" w:color="auto"/>
      </w:divBdr>
    </w:div>
    <w:div w:id="1132821093">
      <w:bodyDiv w:val="1"/>
      <w:marLeft w:val="0"/>
      <w:marRight w:val="0"/>
      <w:marTop w:val="0"/>
      <w:marBottom w:val="0"/>
      <w:divBdr>
        <w:top w:val="none" w:sz="0" w:space="0" w:color="auto"/>
        <w:left w:val="none" w:sz="0" w:space="0" w:color="auto"/>
        <w:bottom w:val="none" w:sz="0" w:space="0" w:color="auto"/>
        <w:right w:val="none" w:sz="0" w:space="0" w:color="auto"/>
      </w:divBdr>
    </w:div>
    <w:div w:id="1132866793">
      <w:bodyDiv w:val="1"/>
      <w:marLeft w:val="0"/>
      <w:marRight w:val="0"/>
      <w:marTop w:val="0"/>
      <w:marBottom w:val="0"/>
      <w:divBdr>
        <w:top w:val="none" w:sz="0" w:space="0" w:color="auto"/>
        <w:left w:val="none" w:sz="0" w:space="0" w:color="auto"/>
        <w:bottom w:val="none" w:sz="0" w:space="0" w:color="auto"/>
        <w:right w:val="none" w:sz="0" w:space="0" w:color="auto"/>
      </w:divBdr>
    </w:div>
    <w:div w:id="1132988536">
      <w:bodyDiv w:val="1"/>
      <w:marLeft w:val="0"/>
      <w:marRight w:val="0"/>
      <w:marTop w:val="0"/>
      <w:marBottom w:val="0"/>
      <w:divBdr>
        <w:top w:val="none" w:sz="0" w:space="0" w:color="auto"/>
        <w:left w:val="none" w:sz="0" w:space="0" w:color="auto"/>
        <w:bottom w:val="none" w:sz="0" w:space="0" w:color="auto"/>
        <w:right w:val="none" w:sz="0" w:space="0" w:color="auto"/>
      </w:divBdr>
    </w:div>
    <w:div w:id="1133065293">
      <w:bodyDiv w:val="1"/>
      <w:marLeft w:val="0"/>
      <w:marRight w:val="0"/>
      <w:marTop w:val="0"/>
      <w:marBottom w:val="0"/>
      <w:divBdr>
        <w:top w:val="none" w:sz="0" w:space="0" w:color="auto"/>
        <w:left w:val="none" w:sz="0" w:space="0" w:color="auto"/>
        <w:bottom w:val="none" w:sz="0" w:space="0" w:color="auto"/>
        <w:right w:val="none" w:sz="0" w:space="0" w:color="auto"/>
      </w:divBdr>
    </w:div>
    <w:div w:id="1134056372">
      <w:bodyDiv w:val="1"/>
      <w:marLeft w:val="0"/>
      <w:marRight w:val="0"/>
      <w:marTop w:val="0"/>
      <w:marBottom w:val="0"/>
      <w:divBdr>
        <w:top w:val="none" w:sz="0" w:space="0" w:color="auto"/>
        <w:left w:val="none" w:sz="0" w:space="0" w:color="auto"/>
        <w:bottom w:val="none" w:sz="0" w:space="0" w:color="auto"/>
        <w:right w:val="none" w:sz="0" w:space="0" w:color="auto"/>
      </w:divBdr>
    </w:div>
    <w:div w:id="1134106609">
      <w:bodyDiv w:val="1"/>
      <w:marLeft w:val="0"/>
      <w:marRight w:val="0"/>
      <w:marTop w:val="0"/>
      <w:marBottom w:val="0"/>
      <w:divBdr>
        <w:top w:val="none" w:sz="0" w:space="0" w:color="auto"/>
        <w:left w:val="none" w:sz="0" w:space="0" w:color="auto"/>
        <w:bottom w:val="none" w:sz="0" w:space="0" w:color="auto"/>
        <w:right w:val="none" w:sz="0" w:space="0" w:color="auto"/>
      </w:divBdr>
    </w:div>
    <w:div w:id="1134328627">
      <w:bodyDiv w:val="1"/>
      <w:marLeft w:val="0"/>
      <w:marRight w:val="0"/>
      <w:marTop w:val="0"/>
      <w:marBottom w:val="0"/>
      <w:divBdr>
        <w:top w:val="none" w:sz="0" w:space="0" w:color="auto"/>
        <w:left w:val="none" w:sz="0" w:space="0" w:color="auto"/>
        <w:bottom w:val="none" w:sz="0" w:space="0" w:color="auto"/>
        <w:right w:val="none" w:sz="0" w:space="0" w:color="auto"/>
      </w:divBdr>
    </w:div>
    <w:div w:id="1134757895">
      <w:bodyDiv w:val="1"/>
      <w:marLeft w:val="0"/>
      <w:marRight w:val="0"/>
      <w:marTop w:val="0"/>
      <w:marBottom w:val="0"/>
      <w:divBdr>
        <w:top w:val="none" w:sz="0" w:space="0" w:color="auto"/>
        <w:left w:val="none" w:sz="0" w:space="0" w:color="auto"/>
        <w:bottom w:val="none" w:sz="0" w:space="0" w:color="auto"/>
        <w:right w:val="none" w:sz="0" w:space="0" w:color="auto"/>
      </w:divBdr>
    </w:div>
    <w:div w:id="1134913148">
      <w:bodyDiv w:val="1"/>
      <w:marLeft w:val="0"/>
      <w:marRight w:val="0"/>
      <w:marTop w:val="0"/>
      <w:marBottom w:val="0"/>
      <w:divBdr>
        <w:top w:val="none" w:sz="0" w:space="0" w:color="auto"/>
        <w:left w:val="none" w:sz="0" w:space="0" w:color="auto"/>
        <w:bottom w:val="none" w:sz="0" w:space="0" w:color="auto"/>
        <w:right w:val="none" w:sz="0" w:space="0" w:color="auto"/>
      </w:divBdr>
    </w:div>
    <w:div w:id="1135099877">
      <w:bodyDiv w:val="1"/>
      <w:marLeft w:val="0"/>
      <w:marRight w:val="0"/>
      <w:marTop w:val="0"/>
      <w:marBottom w:val="0"/>
      <w:divBdr>
        <w:top w:val="none" w:sz="0" w:space="0" w:color="auto"/>
        <w:left w:val="none" w:sz="0" w:space="0" w:color="auto"/>
        <w:bottom w:val="none" w:sz="0" w:space="0" w:color="auto"/>
        <w:right w:val="none" w:sz="0" w:space="0" w:color="auto"/>
      </w:divBdr>
    </w:div>
    <w:div w:id="1135220071">
      <w:bodyDiv w:val="1"/>
      <w:marLeft w:val="0"/>
      <w:marRight w:val="0"/>
      <w:marTop w:val="0"/>
      <w:marBottom w:val="0"/>
      <w:divBdr>
        <w:top w:val="none" w:sz="0" w:space="0" w:color="auto"/>
        <w:left w:val="none" w:sz="0" w:space="0" w:color="auto"/>
        <w:bottom w:val="none" w:sz="0" w:space="0" w:color="auto"/>
        <w:right w:val="none" w:sz="0" w:space="0" w:color="auto"/>
      </w:divBdr>
    </w:div>
    <w:div w:id="1135291038">
      <w:bodyDiv w:val="1"/>
      <w:marLeft w:val="0"/>
      <w:marRight w:val="0"/>
      <w:marTop w:val="0"/>
      <w:marBottom w:val="0"/>
      <w:divBdr>
        <w:top w:val="none" w:sz="0" w:space="0" w:color="auto"/>
        <w:left w:val="none" w:sz="0" w:space="0" w:color="auto"/>
        <w:bottom w:val="none" w:sz="0" w:space="0" w:color="auto"/>
        <w:right w:val="none" w:sz="0" w:space="0" w:color="auto"/>
      </w:divBdr>
    </w:div>
    <w:div w:id="1135291891">
      <w:bodyDiv w:val="1"/>
      <w:marLeft w:val="0"/>
      <w:marRight w:val="0"/>
      <w:marTop w:val="0"/>
      <w:marBottom w:val="0"/>
      <w:divBdr>
        <w:top w:val="none" w:sz="0" w:space="0" w:color="auto"/>
        <w:left w:val="none" w:sz="0" w:space="0" w:color="auto"/>
        <w:bottom w:val="none" w:sz="0" w:space="0" w:color="auto"/>
        <w:right w:val="none" w:sz="0" w:space="0" w:color="auto"/>
      </w:divBdr>
    </w:div>
    <w:div w:id="1135414347">
      <w:bodyDiv w:val="1"/>
      <w:marLeft w:val="0"/>
      <w:marRight w:val="0"/>
      <w:marTop w:val="0"/>
      <w:marBottom w:val="0"/>
      <w:divBdr>
        <w:top w:val="none" w:sz="0" w:space="0" w:color="auto"/>
        <w:left w:val="none" w:sz="0" w:space="0" w:color="auto"/>
        <w:bottom w:val="none" w:sz="0" w:space="0" w:color="auto"/>
        <w:right w:val="none" w:sz="0" w:space="0" w:color="auto"/>
      </w:divBdr>
    </w:div>
    <w:div w:id="1135635650">
      <w:bodyDiv w:val="1"/>
      <w:marLeft w:val="0"/>
      <w:marRight w:val="0"/>
      <w:marTop w:val="0"/>
      <w:marBottom w:val="0"/>
      <w:divBdr>
        <w:top w:val="none" w:sz="0" w:space="0" w:color="auto"/>
        <w:left w:val="none" w:sz="0" w:space="0" w:color="auto"/>
        <w:bottom w:val="none" w:sz="0" w:space="0" w:color="auto"/>
        <w:right w:val="none" w:sz="0" w:space="0" w:color="auto"/>
      </w:divBdr>
    </w:div>
    <w:div w:id="1136146207">
      <w:bodyDiv w:val="1"/>
      <w:marLeft w:val="0"/>
      <w:marRight w:val="0"/>
      <w:marTop w:val="0"/>
      <w:marBottom w:val="0"/>
      <w:divBdr>
        <w:top w:val="none" w:sz="0" w:space="0" w:color="auto"/>
        <w:left w:val="none" w:sz="0" w:space="0" w:color="auto"/>
        <w:bottom w:val="none" w:sz="0" w:space="0" w:color="auto"/>
        <w:right w:val="none" w:sz="0" w:space="0" w:color="auto"/>
      </w:divBdr>
    </w:div>
    <w:div w:id="1136683212">
      <w:bodyDiv w:val="1"/>
      <w:marLeft w:val="0"/>
      <w:marRight w:val="0"/>
      <w:marTop w:val="0"/>
      <w:marBottom w:val="0"/>
      <w:divBdr>
        <w:top w:val="none" w:sz="0" w:space="0" w:color="auto"/>
        <w:left w:val="none" w:sz="0" w:space="0" w:color="auto"/>
        <w:bottom w:val="none" w:sz="0" w:space="0" w:color="auto"/>
        <w:right w:val="none" w:sz="0" w:space="0" w:color="auto"/>
      </w:divBdr>
    </w:div>
    <w:div w:id="1137180834">
      <w:bodyDiv w:val="1"/>
      <w:marLeft w:val="0"/>
      <w:marRight w:val="0"/>
      <w:marTop w:val="0"/>
      <w:marBottom w:val="0"/>
      <w:divBdr>
        <w:top w:val="none" w:sz="0" w:space="0" w:color="auto"/>
        <w:left w:val="none" w:sz="0" w:space="0" w:color="auto"/>
        <w:bottom w:val="none" w:sz="0" w:space="0" w:color="auto"/>
        <w:right w:val="none" w:sz="0" w:space="0" w:color="auto"/>
      </w:divBdr>
    </w:div>
    <w:div w:id="1137451034">
      <w:bodyDiv w:val="1"/>
      <w:marLeft w:val="0"/>
      <w:marRight w:val="0"/>
      <w:marTop w:val="0"/>
      <w:marBottom w:val="0"/>
      <w:divBdr>
        <w:top w:val="none" w:sz="0" w:space="0" w:color="auto"/>
        <w:left w:val="none" w:sz="0" w:space="0" w:color="auto"/>
        <w:bottom w:val="none" w:sz="0" w:space="0" w:color="auto"/>
        <w:right w:val="none" w:sz="0" w:space="0" w:color="auto"/>
      </w:divBdr>
    </w:div>
    <w:div w:id="1137455170">
      <w:bodyDiv w:val="1"/>
      <w:marLeft w:val="0"/>
      <w:marRight w:val="0"/>
      <w:marTop w:val="0"/>
      <w:marBottom w:val="0"/>
      <w:divBdr>
        <w:top w:val="none" w:sz="0" w:space="0" w:color="auto"/>
        <w:left w:val="none" w:sz="0" w:space="0" w:color="auto"/>
        <w:bottom w:val="none" w:sz="0" w:space="0" w:color="auto"/>
        <w:right w:val="none" w:sz="0" w:space="0" w:color="auto"/>
      </w:divBdr>
    </w:div>
    <w:div w:id="1137648880">
      <w:bodyDiv w:val="1"/>
      <w:marLeft w:val="0"/>
      <w:marRight w:val="0"/>
      <w:marTop w:val="0"/>
      <w:marBottom w:val="0"/>
      <w:divBdr>
        <w:top w:val="none" w:sz="0" w:space="0" w:color="auto"/>
        <w:left w:val="none" w:sz="0" w:space="0" w:color="auto"/>
        <w:bottom w:val="none" w:sz="0" w:space="0" w:color="auto"/>
        <w:right w:val="none" w:sz="0" w:space="0" w:color="auto"/>
      </w:divBdr>
    </w:div>
    <w:div w:id="1138572098">
      <w:bodyDiv w:val="1"/>
      <w:marLeft w:val="0"/>
      <w:marRight w:val="0"/>
      <w:marTop w:val="0"/>
      <w:marBottom w:val="0"/>
      <w:divBdr>
        <w:top w:val="none" w:sz="0" w:space="0" w:color="auto"/>
        <w:left w:val="none" w:sz="0" w:space="0" w:color="auto"/>
        <w:bottom w:val="none" w:sz="0" w:space="0" w:color="auto"/>
        <w:right w:val="none" w:sz="0" w:space="0" w:color="auto"/>
      </w:divBdr>
    </w:div>
    <w:div w:id="1139030589">
      <w:bodyDiv w:val="1"/>
      <w:marLeft w:val="0"/>
      <w:marRight w:val="0"/>
      <w:marTop w:val="0"/>
      <w:marBottom w:val="0"/>
      <w:divBdr>
        <w:top w:val="none" w:sz="0" w:space="0" w:color="auto"/>
        <w:left w:val="none" w:sz="0" w:space="0" w:color="auto"/>
        <w:bottom w:val="none" w:sz="0" w:space="0" w:color="auto"/>
        <w:right w:val="none" w:sz="0" w:space="0" w:color="auto"/>
      </w:divBdr>
    </w:div>
    <w:div w:id="1139608589">
      <w:bodyDiv w:val="1"/>
      <w:marLeft w:val="0"/>
      <w:marRight w:val="0"/>
      <w:marTop w:val="0"/>
      <w:marBottom w:val="0"/>
      <w:divBdr>
        <w:top w:val="none" w:sz="0" w:space="0" w:color="auto"/>
        <w:left w:val="none" w:sz="0" w:space="0" w:color="auto"/>
        <w:bottom w:val="none" w:sz="0" w:space="0" w:color="auto"/>
        <w:right w:val="none" w:sz="0" w:space="0" w:color="auto"/>
      </w:divBdr>
    </w:div>
    <w:div w:id="1139959739">
      <w:bodyDiv w:val="1"/>
      <w:marLeft w:val="0"/>
      <w:marRight w:val="0"/>
      <w:marTop w:val="0"/>
      <w:marBottom w:val="0"/>
      <w:divBdr>
        <w:top w:val="none" w:sz="0" w:space="0" w:color="auto"/>
        <w:left w:val="none" w:sz="0" w:space="0" w:color="auto"/>
        <w:bottom w:val="none" w:sz="0" w:space="0" w:color="auto"/>
        <w:right w:val="none" w:sz="0" w:space="0" w:color="auto"/>
      </w:divBdr>
    </w:div>
    <w:div w:id="1140541284">
      <w:bodyDiv w:val="1"/>
      <w:marLeft w:val="0"/>
      <w:marRight w:val="0"/>
      <w:marTop w:val="0"/>
      <w:marBottom w:val="0"/>
      <w:divBdr>
        <w:top w:val="none" w:sz="0" w:space="0" w:color="auto"/>
        <w:left w:val="none" w:sz="0" w:space="0" w:color="auto"/>
        <w:bottom w:val="none" w:sz="0" w:space="0" w:color="auto"/>
        <w:right w:val="none" w:sz="0" w:space="0" w:color="auto"/>
      </w:divBdr>
    </w:div>
    <w:div w:id="1140655628">
      <w:bodyDiv w:val="1"/>
      <w:marLeft w:val="0"/>
      <w:marRight w:val="0"/>
      <w:marTop w:val="0"/>
      <w:marBottom w:val="0"/>
      <w:divBdr>
        <w:top w:val="none" w:sz="0" w:space="0" w:color="auto"/>
        <w:left w:val="none" w:sz="0" w:space="0" w:color="auto"/>
        <w:bottom w:val="none" w:sz="0" w:space="0" w:color="auto"/>
        <w:right w:val="none" w:sz="0" w:space="0" w:color="auto"/>
      </w:divBdr>
    </w:div>
    <w:div w:id="1141073329">
      <w:bodyDiv w:val="1"/>
      <w:marLeft w:val="0"/>
      <w:marRight w:val="0"/>
      <w:marTop w:val="0"/>
      <w:marBottom w:val="0"/>
      <w:divBdr>
        <w:top w:val="none" w:sz="0" w:space="0" w:color="auto"/>
        <w:left w:val="none" w:sz="0" w:space="0" w:color="auto"/>
        <w:bottom w:val="none" w:sz="0" w:space="0" w:color="auto"/>
        <w:right w:val="none" w:sz="0" w:space="0" w:color="auto"/>
      </w:divBdr>
    </w:div>
    <w:div w:id="1141073734">
      <w:bodyDiv w:val="1"/>
      <w:marLeft w:val="0"/>
      <w:marRight w:val="0"/>
      <w:marTop w:val="0"/>
      <w:marBottom w:val="0"/>
      <w:divBdr>
        <w:top w:val="none" w:sz="0" w:space="0" w:color="auto"/>
        <w:left w:val="none" w:sz="0" w:space="0" w:color="auto"/>
        <w:bottom w:val="none" w:sz="0" w:space="0" w:color="auto"/>
        <w:right w:val="none" w:sz="0" w:space="0" w:color="auto"/>
      </w:divBdr>
    </w:div>
    <w:div w:id="1141800344">
      <w:bodyDiv w:val="1"/>
      <w:marLeft w:val="0"/>
      <w:marRight w:val="0"/>
      <w:marTop w:val="0"/>
      <w:marBottom w:val="0"/>
      <w:divBdr>
        <w:top w:val="none" w:sz="0" w:space="0" w:color="auto"/>
        <w:left w:val="none" w:sz="0" w:space="0" w:color="auto"/>
        <w:bottom w:val="none" w:sz="0" w:space="0" w:color="auto"/>
        <w:right w:val="none" w:sz="0" w:space="0" w:color="auto"/>
      </w:divBdr>
    </w:div>
    <w:div w:id="1142314250">
      <w:bodyDiv w:val="1"/>
      <w:marLeft w:val="0"/>
      <w:marRight w:val="0"/>
      <w:marTop w:val="0"/>
      <w:marBottom w:val="0"/>
      <w:divBdr>
        <w:top w:val="none" w:sz="0" w:space="0" w:color="auto"/>
        <w:left w:val="none" w:sz="0" w:space="0" w:color="auto"/>
        <w:bottom w:val="none" w:sz="0" w:space="0" w:color="auto"/>
        <w:right w:val="none" w:sz="0" w:space="0" w:color="auto"/>
      </w:divBdr>
    </w:div>
    <w:div w:id="1142766615">
      <w:bodyDiv w:val="1"/>
      <w:marLeft w:val="0"/>
      <w:marRight w:val="0"/>
      <w:marTop w:val="0"/>
      <w:marBottom w:val="0"/>
      <w:divBdr>
        <w:top w:val="none" w:sz="0" w:space="0" w:color="auto"/>
        <w:left w:val="none" w:sz="0" w:space="0" w:color="auto"/>
        <w:bottom w:val="none" w:sz="0" w:space="0" w:color="auto"/>
        <w:right w:val="none" w:sz="0" w:space="0" w:color="auto"/>
      </w:divBdr>
    </w:div>
    <w:div w:id="1142886705">
      <w:bodyDiv w:val="1"/>
      <w:marLeft w:val="0"/>
      <w:marRight w:val="0"/>
      <w:marTop w:val="0"/>
      <w:marBottom w:val="0"/>
      <w:divBdr>
        <w:top w:val="none" w:sz="0" w:space="0" w:color="auto"/>
        <w:left w:val="none" w:sz="0" w:space="0" w:color="auto"/>
        <w:bottom w:val="none" w:sz="0" w:space="0" w:color="auto"/>
        <w:right w:val="none" w:sz="0" w:space="0" w:color="auto"/>
      </w:divBdr>
    </w:div>
    <w:div w:id="1143230489">
      <w:bodyDiv w:val="1"/>
      <w:marLeft w:val="0"/>
      <w:marRight w:val="0"/>
      <w:marTop w:val="0"/>
      <w:marBottom w:val="0"/>
      <w:divBdr>
        <w:top w:val="none" w:sz="0" w:space="0" w:color="auto"/>
        <w:left w:val="none" w:sz="0" w:space="0" w:color="auto"/>
        <w:bottom w:val="none" w:sz="0" w:space="0" w:color="auto"/>
        <w:right w:val="none" w:sz="0" w:space="0" w:color="auto"/>
      </w:divBdr>
    </w:div>
    <w:div w:id="1143305684">
      <w:bodyDiv w:val="1"/>
      <w:marLeft w:val="0"/>
      <w:marRight w:val="0"/>
      <w:marTop w:val="0"/>
      <w:marBottom w:val="0"/>
      <w:divBdr>
        <w:top w:val="none" w:sz="0" w:space="0" w:color="auto"/>
        <w:left w:val="none" w:sz="0" w:space="0" w:color="auto"/>
        <w:bottom w:val="none" w:sz="0" w:space="0" w:color="auto"/>
        <w:right w:val="none" w:sz="0" w:space="0" w:color="auto"/>
      </w:divBdr>
    </w:div>
    <w:div w:id="1143426113">
      <w:bodyDiv w:val="1"/>
      <w:marLeft w:val="0"/>
      <w:marRight w:val="0"/>
      <w:marTop w:val="0"/>
      <w:marBottom w:val="0"/>
      <w:divBdr>
        <w:top w:val="none" w:sz="0" w:space="0" w:color="auto"/>
        <w:left w:val="none" w:sz="0" w:space="0" w:color="auto"/>
        <w:bottom w:val="none" w:sz="0" w:space="0" w:color="auto"/>
        <w:right w:val="none" w:sz="0" w:space="0" w:color="auto"/>
      </w:divBdr>
    </w:div>
    <w:div w:id="1143737206">
      <w:bodyDiv w:val="1"/>
      <w:marLeft w:val="0"/>
      <w:marRight w:val="0"/>
      <w:marTop w:val="0"/>
      <w:marBottom w:val="0"/>
      <w:divBdr>
        <w:top w:val="none" w:sz="0" w:space="0" w:color="auto"/>
        <w:left w:val="none" w:sz="0" w:space="0" w:color="auto"/>
        <w:bottom w:val="none" w:sz="0" w:space="0" w:color="auto"/>
        <w:right w:val="none" w:sz="0" w:space="0" w:color="auto"/>
      </w:divBdr>
    </w:div>
    <w:div w:id="1143739561">
      <w:bodyDiv w:val="1"/>
      <w:marLeft w:val="0"/>
      <w:marRight w:val="0"/>
      <w:marTop w:val="0"/>
      <w:marBottom w:val="0"/>
      <w:divBdr>
        <w:top w:val="none" w:sz="0" w:space="0" w:color="auto"/>
        <w:left w:val="none" w:sz="0" w:space="0" w:color="auto"/>
        <w:bottom w:val="none" w:sz="0" w:space="0" w:color="auto"/>
        <w:right w:val="none" w:sz="0" w:space="0" w:color="auto"/>
      </w:divBdr>
    </w:div>
    <w:div w:id="1143935045">
      <w:bodyDiv w:val="1"/>
      <w:marLeft w:val="0"/>
      <w:marRight w:val="0"/>
      <w:marTop w:val="0"/>
      <w:marBottom w:val="0"/>
      <w:divBdr>
        <w:top w:val="none" w:sz="0" w:space="0" w:color="auto"/>
        <w:left w:val="none" w:sz="0" w:space="0" w:color="auto"/>
        <w:bottom w:val="none" w:sz="0" w:space="0" w:color="auto"/>
        <w:right w:val="none" w:sz="0" w:space="0" w:color="auto"/>
      </w:divBdr>
    </w:div>
    <w:div w:id="1144081137">
      <w:bodyDiv w:val="1"/>
      <w:marLeft w:val="0"/>
      <w:marRight w:val="0"/>
      <w:marTop w:val="0"/>
      <w:marBottom w:val="0"/>
      <w:divBdr>
        <w:top w:val="none" w:sz="0" w:space="0" w:color="auto"/>
        <w:left w:val="none" w:sz="0" w:space="0" w:color="auto"/>
        <w:bottom w:val="none" w:sz="0" w:space="0" w:color="auto"/>
        <w:right w:val="none" w:sz="0" w:space="0" w:color="auto"/>
      </w:divBdr>
    </w:div>
    <w:div w:id="1144201093">
      <w:bodyDiv w:val="1"/>
      <w:marLeft w:val="0"/>
      <w:marRight w:val="0"/>
      <w:marTop w:val="0"/>
      <w:marBottom w:val="0"/>
      <w:divBdr>
        <w:top w:val="none" w:sz="0" w:space="0" w:color="auto"/>
        <w:left w:val="none" w:sz="0" w:space="0" w:color="auto"/>
        <w:bottom w:val="none" w:sz="0" w:space="0" w:color="auto"/>
        <w:right w:val="none" w:sz="0" w:space="0" w:color="auto"/>
      </w:divBdr>
    </w:div>
    <w:div w:id="1144738738">
      <w:bodyDiv w:val="1"/>
      <w:marLeft w:val="0"/>
      <w:marRight w:val="0"/>
      <w:marTop w:val="0"/>
      <w:marBottom w:val="0"/>
      <w:divBdr>
        <w:top w:val="none" w:sz="0" w:space="0" w:color="auto"/>
        <w:left w:val="none" w:sz="0" w:space="0" w:color="auto"/>
        <w:bottom w:val="none" w:sz="0" w:space="0" w:color="auto"/>
        <w:right w:val="none" w:sz="0" w:space="0" w:color="auto"/>
      </w:divBdr>
    </w:div>
    <w:div w:id="1144742057">
      <w:bodyDiv w:val="1"/>
      <w:marLeft w:val="0"/>
      <w:marRight w:val="0"/>
      <w:marTop w:val="0"/>
      <w:marBottom w:val="0"/>
      <w:divBdr>
        <w:top w:val="none" w:sz="0" w:space="0" w:color="auto"/>
        <w:left w:val="none" w:sz="0" w:space="0" w:color="auto"/>
        <w:bottom w:val="none" w:sz="0" w:space="0" w:color="auto"/>
        <w:right w:val="none" w:sz="0" w:space="0" w:color="auto"/>
      </w:divBdr>
    </w:div>
    <w:div w:id="1144784295">
      <w:bodyDiv w:val="1"/>
      <w:marLeft w:val="0"/>
      <w:marRight w:val="0"/>
      <w:marTop w:val="0"/>
      <w:marBottom w:val="0"/>
      <w:divBdr>
        <w:top w:val="none" w:sz="0" w:space="0" w:color="auto"/>
        <w:left w:val="none" w:sz="0" w:space="0" w:color="auto"/>
        <w:bottom w:val="none" w:sz="0" w:space="0" w:color="auto"/>
        <w:right w:val="none" w:sz="0" w:space="0" w:color="auto"/>
      </w:divBdr>
    </w:div>
    <w:div w:id="1145315410">
      <w:bodyDiv w:val="1"/>
      <w:marLeft w:val="0"/>
      <w:marRight w:val="0"/>
      <w:marTop w:val="0"/>
      <w:marBottom w:val="0"/>
      <w:divBdr>
        <w:top w:val="none" w:sz="0" w:space="0" w:color="auto"/>
        <w:left w:val="none" w:sz="0" w:space="0" w:color="auto"/>
        <w:bottom w:val="none" w:sz="0" w:space="0" w:color="auto"/>
        <w:right w:val="none" w:sz="0" w:space="0" w:color="auto"/>
      </w:divBdr>
    </w:div>
    <w:div w:id="1145396173">
      <w:bodyDiv w:val="1"/>
      <w:marLeft w:val="0"/>
      <w:marRight w:val="0"/>
      <w:marTop w:val="0"/>
      <w:marBottom w:val="0"/>
      <w:divBdr>
        <w:top w:val="none" w:sz="0" w:space="0" w:color="auto"/>
        <w:left w:val="none" w:sz="0" w:space="0" w:color="auto"/>
        <w:bottom w:val="none" w:sz="0" w:space="0" w:color="auto"/>
        <w:right w:val="none" w:sz="0" w:space="0" w:color="auto"/>
      </w:divBdr>
    </w:div>
    <w:div w:id="1145582383">
      <w:bodyDiv w:val="1"/>
      <w:marLeft w:val="0"/>
      <w:marRight w:val="0"/>
      <w:marTop w:val="0"/>
      <w:marBottom w:val="0"/>
      <w:divBdr>
        <w:top w:val="none" w:sz="0" w:space="0" w:color="auto"/>
        <w:left w:val="none" w:sz="0" w:space="0" w:color="auto"/>
        <w:bottom w:val="none" w:sz="0" w:space="0" w:color="auto"/>
        <w:right w:val="none" w:sz="0" w:space="0" w:color="auto"/>
      </w:divBdr>
    </w:div>
    <w:div w:id="1145703982">
      <w:bodyDiv w:val="1"/>
      <w:marLeft w:val="0"/>
      <w:marRight w:val="0"/>
      <w:marTop w:val="0"/>
      <w:marBottom w:val="0"/>
      <w:divBdr>
        <w:top w:val="none" w:sz="0" w:space="0" w:color="auto"/>
        <w:left w:val="none" w:sz="0" w:space="0" w:color="auto"/>
        <w:bottom w:val="none" w:sz="0" w:space="0" w:color="auto"/>
        <w:right w:val="none" w:sz="0" w:space="0" w:color="auto"/>
      </w:divBdr>
    </w:div>
    <w:div w:id="1146239308">
      <w:bodyDiv w:val="1"/>
      <w:marLeft w:val="0"/>
      <w:marRight w:val="0"/>
      <w:marTop w:val="0"/>
      <w:marBottom w:val="0"/>
      <w:divBdr>
        <w:top w:val="none" w:sz="0" w:space="0" w:color="auto"/>
        <w:left w:val="none" w:sz="0" w:space="0" w:color="auto"/>
        <w:bottom w:val="none" w:sz="0" w:space="0" w:color="auto"/>
        <w:right w:val="none" w:sz="0" w:space="0" w:color="auto"/>
      </w:divBdr>
    </w:div>
    <w:div w:id="1146356159">
      <w:bodyDiv w:val="1"/>
      <w:marLeft w:val="0"/>
      <w:marRight w:val="0"/>
      <w:marTop w:val="0"/>
      <w:marBottom w:val="0"/>
      <w:divBdr>
        <w:top w:val="none" w:sz="0" w:space="0" w:color="auto"/>
        <w:left w:val="none" w:sz="0" w:space="0" w:color="auto"/>
        <w:bottom w:val="none" w:sz="0" w:space="0" w:color="auto"/>
        <w:right w:val="none" w:sz="0" w:space="0" w:color="auto"/>
      </w:divBdr>
    </w:div>
    <w:div w:id="1146774177">
      <w:bodyDiv w:val="1"/>
      <w:marLeft w:val="0"/>
      <w:marRight w:val="0"/>
      <w:marTop w:val="0"/>
      <w:marBottom w:val="0"/>
      <w:divBdr>
        <w:top w:val="none" w:sz="0" w:space="0" w:color="auto"/>
        <w:left w:val="none" w:sz="0" w:space="0" w:color="auto"/>
        <w:bottom w:val="none" w:sz="0" w:space="0" w:color="auto"/>
        <w:right w:val="none" w:sz="0" w:space="0" w:color="auto"/>
      </w:divBdr>
    </w:div>
    <w:div w:id="1147281150">
      <w:bodyDiv w:val="1"/>
      <w:marLeft w:val="0"/>
      <w:marRight w:val="0"/>
      <w:marTop w:val="0"/>
      <w:marBottom w:val="0"/>
      <w:divBdr>
        <w:top w:val="none" w:sz="0" w:space="0" w:color="auto"/>
        <w:left w:val="none" w:sz="0" w:space="0" w:color="auto"/>
        <w:bottom w:val="none" w:sz="0" w:space="0" w:color="auto"/>
        <w:right w:val="none" w:sz="0" w:space="0" w:color="auto"/>
      </w:divBdr>
    </w:div>
    <w:div w:id="1147478549">
      <w:bodyDiv w:val="1"/>
      <w:marLeft w:val="0"/>
      <w:marRight w:val="0"/>
      <w:marTop w:val="0"/>
      <w:marBottom w:val="0"/>
      <w:divBdr>
        <w:top w:val="none" w:sz="0" w:space="0" w:color="auto"/>
        <w:left w:val="none" w:sz="0" w:space="0" w:color="auto"/>
        <w:bottom w:val="none" w:sz="0" w:space="0" w:color="auto"/>
        <w:right w:val="none" w:sz="0" w:space="0" w:color="auto"/>
      </w:divBdr>
    </w:div>
    <w:div w:id="1147934662">
      <w:bodyDiv w:val="1"/>
      <w:marLeft w:val="0"/>
      <w:marRight w:val="0"/>
      <w:marTop w:val="0"/>
      <w:marBottom w:val="0"/>
      <w:divBdr>
        <w:top w:val="none" w:sz="0" w:space="0" w:color="auto"/>
        <w:left w:val="none" w:sz="0" w:space="0" w:color="auto"/>
        <w:bottom w:val="none" w:sz="0" w:space="0" w:color="auto"/>
        <w:right w:val="none" w:sz="0" w:space="0" w:color="auto"/>
      </w:divBdr>
    </w:div>
    <w:div w:id="1148670060">
      <w:bodyDiv w:val="1"/>
      <w:marLeft w:val="0"/>
      <w:marRight w:val="0"/>
      <w:marTop w:val="0"/>
      <w:marBottom w:val="0"/>
      <w:divBdr>
        <w:top w:val="none" w:sz="0" w:space="0" w:color="auto"/>
        <w:left w:val="none" w:sz="0" w:space="0" w:color="auto"/>
        <w:bottom w:val="none" w:sz="0" w:space="0" w:color="auto"/>
        <w:right w:val="none" w:sz="0" w:space="0" w:color="auto"/>
      </w:divBdr>
    </w:div>
    <w:div w:id="1149009812">
      <w:bodyDiv w:val="1"/>
      <w:marLeft w:val="0"/>
      <w:marRight w:val="0"/>
      <w:marTop w:val="0"/>
      <w:marBottom w:val="0"/>
      <w:divBdr>
        <w:top w:val="none" w:sz="0" w:space="0" w:color="auto"/>
        <w:left w:val="none" w:sz="0" w:space="0" w:color="auto"/>
        <w:bottom w:val="none" w:sz="0" w:space="0" w:color="auto"/>
        <w:right w:val="none" w:sz="0" w:space="0" w:color="auto"/>
      </w:divBdr>
    </w:div>
    <w:div w:id="1149205764">
      <w:bodyDiv w:val="1"/>
      <w:marLeft w:val="0"/>
      <w:marRight w:val="0"/>
      <w:marTop w:val="0"/>
      <w:marBottom w:val="0"/>
      <w:divBdr>
        <w:top w:val="none" w:sz="0" w:space="0" w:color="auto"/>
        <w:left w:val="none" w:sz="0" w:space="0" w:color="auto"/>
        <w:bottom w:val="none" w:sz="0" w:space="0" w:color="auto"/>
        <w:right w:val="none" w:sz="0" w:space="0" w:color="auto"/>
      </w:divBdr>
    </w:div>
    <w:div w:id="1149513625">
      <w:bodyDiv w:val="1"/>
      <w:marLeft w:val="0"/>
      <w:marRight w:val="0"/>
      <w:marTop w:val="0"/>
      <w:marBottom w:val="0"/>
      <w:divBdr>
        <w:top w:val="none" w:sz="0" w:space="0" w:color="auto"/>
        <w:left w:val="none" w:sz="0" w:space="0" w:color="auto"/>
        <w:bottom w:val="none" w:sz="0" w:space="0" w:color="auto"/>
        <w:right w:val="none" w:sz="0" w:space="0" w:color="auto"/>
      </w:divBdr>
    </w:div>
    <w:div w:id="1149589197">
      <w:bodyDiv w:val="1"/>
      <w:marLeft w:val="0"/>
      <w:marRight w:val="0"/>
      <w:marTop w:val="0"/>
      <w:marBottom w:val="0"/>
      <w:divBdr>
        <w:top w:val="none" w:sz="0" w:space="0" w:color="auto"/>
        <w:left w:val="none" w:sz="0" w:space="0" w:color="auto"/>
        <w:bottom w:val="none" w:sz="0" w:space="0" w:color="auto"/>
        <w:right w:val="none" w:sz="0" w:space="0" w:color="auto"/>
      </w:divBdr>
    </w:div>
    <w:div w:id="1149664275">
      <w:bodyDiv w:val="1"/>
      <w:marLeft w:val="0"/>
      <w:marRight w:val="0"/>
      <w:marTop w:val="0"/>
      <w:marBottom w:val="0"/>
      <w:divBdr>
        <w:top w:val="none" w:sz="0" w:space="0" w:color="auto"/>
        <w:left w:val="none" w:sz="0" w:space="0" w:color="auto"/>
        <w:bottom w:val="none" w:sz="0" w:space="0" w:color="auto"/>
        <w:right w:val="none" w:sz="0" w:space="0" w:color="auto"/>
      </w:divBdr>
    </w:div>
    <w:div w:id="1149833257">
      <w:bodyDiv w:val="1"/>
      <w:marLeft w:val="0"/>
      <w:marRight w:val="0"/>
      <w:marTop w:val="0"/>
      <w:marBottom w:val="0"/>
      <w:divBdr>
        <w:top w:val="none" w:sz="0" w:space="0" w:color="auto"/>
        <w:left w:val="none" w:sz="0" w:space="0" w:color="auto"/>
        <w:bottom w:val="none" w:sz="0" w:space="0" w:color="auto"/>
        <w:right w:val="none" w:sz="0" w:space="0" w:color="auto"/>
      </w:divBdr>
    </w:div>
    <w:div w:id="1150439391">
      <w:bodyDiv w:val="1"/>
      <w:marLeft w:val="0"/>
      <w:marRight w:val="0"/>
      <w:marTop w:val="0"/>
      <w:marBottom w:val="0"/>
      <w:divBdr>
        <w:top w:val="none" w:sz="0" w:space="0" w:color="auto"/>
        <w:left w:val="none" w:sz="0" w:space="0" w:color="auto"/>
        <w:bottom w:val="none" w:sz="0" w:space="0" w:color="auto"/>
        <w:right w:val="none" w:sz="0" w:space="0" w:color="auto"/>
      </w:divBdr>
    </w:div>
    <w:div w:id="1150512194">
      <w:bodyDiv w:val="1"/>
      <w:marLeft w:val="0"/>
      <w:marRight w:val="0"/>
      <w:marTop w:val="0"/>
      <w:marBottom w:val="0"/>
      <w:divBdr>
        <w:top w:val="none" w:sz="0" w:space="0" w:color="auto"/>
        <w:left w:val="none" w:sz="0" w:space="0" w:color="auto"/>
        <w:bottom w:val="none" w:sz="0" w:space="0" w:color="auto"/>
        <w:right w:val="none" w:sz="0" w:space="0" w:color="auto"/>
      </w:divBdr>
    </w:div>
    <w:div w:id="1150708594">
      <w:bodyDiv w:val="1"/>
      <w:marLeft w:val="0"/>
      <w:marRight w:val="0"/>
      <w:marTop w:val="0"/>
      <w:marBottom w:val="0"/>
      <w:divBdr>
        <w:top w:val="none" w:sz="0" w:space="0" w:color="auto"/>
        <w:left w:val="none" w:sz="0" w:space="0" w:color="auto"/>
        <w:bottom w:val="none" w:sz="0" w:space="0" w:color="auto"/>
        <w:right w:val="none" w:sz="0" w:space="0" w:color="auto"/>
      </w:divBdr>
    </w:div>
    <w:div w:id="1150750111">
      <w:bodyDiv w:val="1"/>
      <w:marLeft w:val="0"/>
      <w:marRight w:val="0"/>
      <w:marTop w:val="0"/>
      <w:marBottom w:val="0"/>
      <w:divBdr>
        <w:top w:val="none" w:sz="0" w:space="0" w:color="auto"/>
        <w:left w:val="none" w:sz="0" w:space="0" w:color="auto"/>
        <w:bottom w:val="none" w:sz="0" w:space="0" w:color="auto"/>
        <w:right w:val="none" w:sz="0" w:space="0" w:color="auto"/>
      </w:divBdr>
    </w:div>
    <w:div w:id="1151364705">
      <w:bodyDiv w:val="1"/>
      <w:marLeft w:val="0"/>
      <w:marRight w:val="0"/>
      <w:marTop w:val="0"/>
      <w:marBottom w:val="0"/>
      <w:divBdr>
        <w:top w:val="none" w:sz="0" w:space="0" w:color="auto"/>
        <w:left w:val="none" w:sz="0" w:space="0" w:color="auto"/>
        <w:bottom w:val="none" w:sz="0" w:space="0" w:color="auto"/>
        <w:right w:val="none" w:sz="0" w:space="0" w:color="auto"/>
      </w:divBdr>
    </w:div>
    <w:div w:id="1151483241">
      <w:bodyDiv w:val="1"/>
      <w:marLeft w:val="0"/>
      <w:marRight w:val="0"/>
      <w:marTop w:val="0"/>
      <w:marBottom w:val="0"/>
      <w:divBdr>
        <w:top w:val="none" w:sz="0" w:space="0" w:color="auto"/>
        <w:left w:val="none" w:sz="0" w:space="0" w:color="auto"/>
        <w:bottom w:val="none" w:sz="0" w:space="0" w:color="auto"/>
        <w:right w:val="none" w:sz="0" w:space="0" w:color="auto"/>
      </w:divBdr>
    </w:div>
    <w:div w:id="1151484548">
      <w:bodyDiv w:val="1"/>
      <w:marLeft w:val="0"/>
      <w:marRight w:val="0"/>
      <w:marTop w:val="0"/>
      <w:marBottom w:val="0"/>
      <w:divBdr>
        <w:top w:val="none" w:sz="0" w:space="0" w:color="auto"/>
        <w:left w:val="none" w:sz="0" w:space="0" w:color="auto"/>
        <w:bottom w:val="none" w:sz="0" w:space="0" w:color="auto"/>
        <w:right w:val="none" w:sz="0" w:space="0" w:color="auto"/>
      </w:divBdr>
    </w:div>
    <w:div w:id="1152067142">
      <w:bodyDiv w:val="1"/>
      <w:marLeft w:val="0"/>
      <w:marRight w:val="0"/>
      <w:marTop w:val="0"/>
      <w:marBottom w:val="0"/>
      <w:divBdr>
        <w:top w:val="none" w:sz="0" w:space="0" w:color="auto"/>
        <w:left w:val="none" w:sz="0" w:space="0" w:color="auto"/>
        <w:bottom w:val="none" w:sz="0" w:space="0" w:color="auto"/>
        <w:right w:val="none" w:sz="0" w:space="0" w:color="auto"/>
      </w:divBdr>
    </w:div>
    <w:div w:id="1152214584">
      <w:bodyDiv w:val="1"/>
      <w:marLeft w:val="0"/>
      <w:marRight w:val="0"/>
      <w:marTop w:val="0"/>
      <w:marBottom w:val="0"/>
      <w:divBdr>
        <w:top w:val="none" w:sz="0" w:space="0" w:color="auto"/>
        <w:left w:val="none" w:sz="0" w:space="0" w:color="auto"/>
        <w:bottom w:val="none" w:sz="0" w:space="0" w:color="auto"/>
        <w:right w:val="none" w:sz="0" w:space="0" w:color="auto"/>
      </w:divBdr>
    </w:div>
    <w:div w:id="1152218033">
      <w:bodyDiv w:val="1"/>
      <w:marLeft w:val="0"/>
      <w:marRight w:val="0"/>
      <w:marTop w:val="0"/>
      <w:marBottom w:val="0"/>
      <w:divBdr>
        <w:top w:val="none" w:sz="0" w:space="0" w:color="auto"/>
        <w:left w:val="none" w:sz="0" w:space="0" w:color="auto"/>
        <w:bottom w:val="none" w:sz="0" w:space="0" w:color="auto"/>
        <w:right w:val="none" w:sz="0" w:space="0" w:color="auto"/>
      </w:divBdr>
    </w:div>
    <w:div w:id="1152331703">
      <w:bodyDiv w:val="1"/>
      <w:marLeft w:val="0"/>
      <w:marRight w:val="0"/>
      <w:marTop w:val="0"/>
      <w:marBottom w:val="0"/>
      <w:divBdr>
        <w:top w:val="none" w:sz="0" w:space="0" w:color="auto"/>
        <w:left w:val="none" w:sz="0" w:space="0" w:color="auto"/>
        <w:bottom w:val="none" w:sz="0" w:space="0" w:color="auto"/>
        <w:right w:val="none" w:sz="0" w:space="0" w:color="auto"/>
      </w:divBdr>
    </w:div>
    <w:div w:id="1152868991">
      <w:bodyDiv w:val="1"/>
      <w:marLeft w:val="0"/>
      <w:marRight w:val="0"/>
      <w:marTop w:val="0"/>
      <w:marBottom w:val="0"/>
      <w:divBdr>
        <w:top w:val="none" w:sz="0" w:space="0" w:color="auto"/>
        <w:left w:val="none" w:sz="0" w:space="0" w:color="auto"/>
        <w:bottom w:val="none" w:sz="0" w:space="0" w:color="auto"/>
        <w:right w:val="none" w:sz="0" w:space="0" w:color="auto"/>
      </w:divBdr>
    </w:div>
    <w:div w:id="1152871578">
      <w:bodyDiv w:val="1"/>
      <w:marLeft w:val="0"/>
      <w:marRight w:val="0"/>
      <w:marTop w:val="0"/>
      <w:marBottom w:val="0"/>
      <w:divBdr>
        <w:top w:val="none" w:sz="0" w:space="0" w:color="auto"/>
        <w:left w:val="none" w:sz="0" w:space="0" w:color="auto"/>
        <w:bottom w:val="none" w:sz="0" w:space="0" w:color="auto"/>
        <w:right w:val="none" w:sz="0" w:space="0" w:color="auto"/>
      </w:divBdr>
    </w:div>
    <w:div w:id="1153059186">
      <w:bodyDiv w:val="1"/>
      <w:marLeft w:val="0"/>
      <w:marRight w:val="0"/>
      <w:marTop w:val="0"/>
      <w:marBottom w:val="0"/>
      <w:divBdr>
        <w:top w:val="none" w:sz="0" w:space="0" w:color="auto"/>
        <w:left w:val="none" w:sz="0" w:space="0" w:color="auto"/>
        <w:bottom w:val="none" w:sz="0" w:space="0" w:color="auto"/>
        <w:right w:val="none" w:sz="0" w:space="0" w:color="auto"/>
      </w:divBdr>
    </w:div>
    <w:div w:id="1153136263">
      <w:bodyDiv w:val="1"/>
      <w:marLeft w:val="0"/>
      <w:marRight w:val="0"/>
      <w:marTop w:val="0"/>
      <w:marBottom w:val="0"/>
      <w:divBdr>
        <w:top w:val="none" w:sz="0" w:space="0" w:color="auto"/>
        <w:left w:val="none" w:sz="0" w:space="0" w:color="auto"/>
        <w:bottom w:val="none" w:sz="0" w:space="0" w:color="auto"/>
        <w:right w:val="none" w:sz="0" w:space="0" w:color="auto"/>
      </w:divBdr>
    </w:div>
    <w:div w:id="1153256396">
      <w:bodyDiv w:val="1"/>
      <w:marLeft w:val="0"/>
      <w:marRight w:val="0"/>
      <w:marTop w:val="0"/>
      <w:marBottom w:val="0"/>
      <w:divBdr>
        <w:top w:val="none" w:sz="0" w:space="0" w:color="auto"/>
        <w:left w:val="none" w:sz="0" w:space="0" w:color="auto"/>
        <w:bottom w:val="none" w:sz="0" w:space="0" w:color="auto"/>
        <w:right w:val="none" w:sz="0" w:space="0" w:color="auto"/>
      </w:divBdr>
    </w:div>
    <w:div w:id="1153639815">
      <w:bodyDiv w:val="1"/>
      <w:marLeft w:val="0"/>
      <w:marRight w:val="0"/>
      <w:marTop w:val="0"/>
      <w:marBottom w:val="0"/>
      <w:divBdr>
        <w:top w:val="none" w:sz="0" w:space="0" w:color="auto"/>
        <w:left w:val="none" w:sz="0" w:space="0" w:color="auto"/>
        <w:bottom w:val="none" w:sz="0" w:space="0" w:color="auto"/>
        <w:right w:val="none" w:sz="0" w:space="0" w:color="auto"/>
      </w:divBdr>
      <w:divsChild>
        <w:div w:id="240524545">
          <w:marLeft w:val="0"/>
          <w:marRight w:val="0"/>
          <w:marTop w:val="0"/>
          <w:marBottom w:val="0"/>
          <w:divBdr>
            <w:top w:val="none" w:sz="0" w:space="0" w:color="auto"/>
            <w:left w:val="none" w:sz="0" w:space="0" w:color="auto"/>
            <w:bottom w:val="none" w:sz="0" w:space="0" w:color="auto"/>
            <w:right w:val="none" w:sz="0" w:space="0" w:color="auto"/>
          </w:divBdr>
          <w:divsChild>
            <w:div w:id="422260211">
              <w:marLeft w:val="0"/>
              <w:marRight w:val="0"/>
              <w:marTop w:val="0"/>
              <w:marBottom w:val="0"/>
              <w:divBdr>
                <w:top w:val="none" w:sz="0" w:space="0" w:color="auto"/>
                <w:left w:val="none" w:sz="0" w:space="0" w:color="auto"/>
                <w:bottom w:val="none" w:sz="0" w:space="0" w:color="auto"/>
                <w:right w:val="none" w:sz="0" w:space="0" w:color="auto"/>
              </w:divBdr>
              <w:divsChild>
                <w:div w:id="3119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3835157">
      <w:bodyDiv w:val="1"/>
      <w:marLeft w:val="0"/>
      <w:marRight w:val="0"/>
      <w:marTop w:val="0"/>
      <w:marBottom w:val="0"/>
      <w:divBdr>
        <w:top w:val="none" w:sz="0" w:space="0" w:color="auto"/>
        <w:left w:val="none" w:sz="0" w:space="0" w:color="auto"/>
        <w:bottom w:val="none" w:sz="0" w:space="0" w:color="auto"/>
        <w:right w:val="none" w:sz="0" w:space="0" w:color="auto"/>
      </w:divBdr>
    </w:div>
    <w:div w:id="1153984670">
      <w:bodyDiv w:val="1"/>
      <w:marLeft w:val="0"/>
      <w:marRight w:val="0"/>
      <w:marTop w:val="0"/>
      <w:marBottom w:val="0"/>
      <w:divBdr>
        <w:top w:val="none" w:sz="0" w:space="0" w:color="auto"/>
        <w:left w:val="none" w:sz="0" w:space="0" w:color="auto"/>
        <w:bottom w:val="none" w:sz="0" w:space="0" w:color="auto"/>
        <w:right w:val="none" w:sz="0" w:space="0" w:color="auto"/>
      </w:divBdr>
    </w:div>
    <w:div w:id="1154032611">
      <w:bodyDiv w:val="1"/>
      <w:marLeft w:val="0"/>
      <w:marRight w:val="0"/>
      <w:marTop w:val="0"/>
      <w:marBottom w:val="0"/>
      <w:divBdr>
        <w:top w:val="none" w:sz="0" w:space="0" w:color="auto"/>
        <w:left w:val="none" w:sz="0" w:space="0" w:color="auto"/>
        <w:bottom w:val="none" w:sz="0" w:space="0" w:color="auto"/>
        <w:right w:val="none" w:sz="0" w:space="0" w:color="auto"/>
      </w:divBdr>
    </w:div>
    <w:div w:id="1154105950">
      <w:bodyDiv w:val="1"/>
      <w:marLeft w:val="0"/>
      <w:marRight w:val="0"/>
      <w:marTop w:val="0"/>
      <w:marBottom w:val="0"/>
      <w:divBdr>
        <w:top w:val="none" w:sz="0" w:space="0" w:color="auto"/>
        <w:left w:val="none" w:sz="0" w:space="0" w:color="auto"/>
        <w:bottom w:val="none" w:sz="0" w:space="0" w:color="auto"/>
        <w:right w:val="none" w:sz="0" w:space="0" w:color="auto"/>
      </w:divBdr>
    </w:div>
    <w:div w:id="1154184287">
      <w:bodyDiv w:val="1"/>
      <w:marLeft w:val="0"/>
      <w:marRight w:val="0"/>
      <w:marTop w:val="0"/>
      <w:marBottom w:val="0"/>
      <w:divBdr>
        <w:top w:val="none" w:sz="0" w:space="0" w:color="auto"/>
        <w:left w:val="none" w:sz="0" w:space="0" w:color="auto"/>
        <w:bottom w:val="none" w:sz="0" w:space="0" w:color="auto"/>
        <w:right w:val="none" w:sz="0" w:space="0" w:color="auto"/>
      </w:divBdr>
    </w:div>
    <w:div w:id="1154689034">
      <w:bodyDiv w:val="1"/>
      <w:marLeft w:val="0"/>
      <w:marRight w:val="0"/>
      <w:marTop w:val="0"/>
      <w:marBottom w:val="0"/>
      <w:divBdr>
        <w:top w:val="none" w:sz="0" w:space="0" w:color="auto"/>
        <w:left w:val="none" w:sz="0" w:space="0" w:color="auto"/>
        <w:bottom w:val="none" w:sz="0" w:space="0" w:color="auto"/>
        <w:right w:val="none" w:sz="0" w:space="0" w:color="auto"/>
      </w:divBdr>
    </w:div>
    <w:div w:id="1154831603">
      <w:bodyDiv w:val="1"/>
      <w:marLeft w:val="0"/>
      <w:marRight w:val="0"/>
      <w:marTop w:val="0"/>
      <w:marBottom w:val="0"/>
      <w:divBdr>
        <w:top w:val="none" w:sz="0" w:space="0" w:color="auto"/>
        <w:left w:val="none" w:sz="0" w:space="0" w:color="auto"/>
        <w:bottom w:val="none" w:sz="0" w:space="0" w:color="auto"/>
        <w:right w:val="none" w:sz="0" w:space="0" w:color="auto"/>
      </w:divBdr>
    </w:div>
    <w:div w:id="1155335724">
      <w:bodyDiv w:val="1"/>
      <w:marLeft w:val="0"/>
      <w:marRight w:val="0"/>
      <w:marTop w:val="0"/>
      <w:marBottom w:val="0"/>
      <w:divBdr>
        <w:top w:val="none" w:sz="0" w:space="0" w:color="auto"/>
        <w:left w:val="none" w:sz="0" w:space="0" w:color="auto"/>
        <w:bottom w:val="none" w:sz="0" w:space="0" w:color="auto"/>
        <w:right w:val="none" w:sz="0" w:space="0" w:color="auto"/>
      </w:divBdr>
    </w:div>
    <w:div w:id="1155411032">
      <w:bodyDiv w:val="1"/>
      <w:marLeft w:val="0"/>
      <w:marRight w:val="0"/>
      <w:marTop w:val="0"/>
      <w:marBottom w:val="0"/>
      <w:divBdr>
        <w:top w:val="none" w:sz="0" w:space="0" w:color="auto"/>
        <w:left w:val="none" w:sz="0" w:space="0" w:color="auto"/>
        <w:bottom w:val="none" w:sz="0" w:space="0" w:color="auto"/>
        <w:right w:val="none" w:sz="0" w:space="0" w:color="auto"/>
      </w:divBdr>
    </w:div>
    <w:div w:id="1155537392">
      <w:bodyDiv w:val="1"/>
      <w:marLeft w:val="0"/>
      <w:marRight w:val="0"/>
      <w:marTop w:val="0"/>
      <w:marBottom w:val="0"/>
      <w:divBdr>
        <w:top w:val="none" w:sz="0" w:space="0" w:color="auto"/>
        <w:left w:val="none" w:sz="0" w:space="0" w:color="auto"/>
        <w:bottom w:val="none" w:sz="0" w:space="0" w:color="auto"/>
        <w:right w:val="none" w:sz="0" w:space="0" w:color="auto"/>
      </w:divBdr>
    </w:div>
    <w:div w:id="1155604429">
      <w:bodyDiv w:val="1"/>
      <w:marLeft w:val="0"/>
      <w:marRight w:val="0"/>
      <w:marTop w:val="0"/>
      <w:marBottom w:val="0"/>
      <w:divBdr>
        <w:top w:val="none" w:sz="0" w:space="0" w:color="auto"/>
        <w:left w:val="none" w:sz="0" w:space="0" w:color="auto"/>
        <w:bottom w:val="none" w:sz="0" w:space="0" w:color="auto"/>
        <w:right w:val="none" w:sz="0" w:space="0" w:color="auto"/>
      </w:divBdr>
    </w:div>
    <w:div w:id="1155678694">
      <w:bodyDiv w:val="1"/>
      <w:marLeft w:val="0"/>
      <w:marRight w:val="0"/>
      <w:marTop w:val="0"/>
      <w:marBottom w:val="0"/>
      <w:divBdr>
        <w:top w:val="none" w:sz="0" w:space="0" w:color="auto"/>
        <w:left w:val="none" w:sz="0" w:space="0" w:color="auto"/>
        <w:bottom w:val="none" w:sz="0" w:space="0" w:color="auto"/>
        <w:right w:val="none" w:sz="0" w:space="0" w:color="auto"/>
      </w:divBdr>
    </w:div>
    <w:div w:id="1155879058">
      <w:bodyDiv w:val="1"/>
      <w:marLeft w:val="0"/>
      <w:marRight w:val="0"/>
      <w:marTop w:val="0"/>
      <w:marBottom w:val="0"/>
      <w:divBdr>
        <w:top w:val="none" w:sz="0" w:space="0" w:color="auto"/>
        <w:left w:val="none" w:sz="0" w:space="0" w:color="auto"/>
        <w:bottom w:val="none" w:sz="0" w:space="0" w:color="auto"/>
        <w:right w:val="none" w:sz="0" w:space="0" w:color="auto"/>
      </w:divBdr>
    </w:div>
    <w:div w:id="1155995579">
      <w:bodyDiv w:val="1"/>
      <w:marLeft w:val="0"/>
      <w:marRight w:val="0"/>
      <w:marTop w:val="0"/>
      <w:marBottom w:val="0"/>
      <w:divBdr>
        <w:top w:val="none" w:sz="0" w:space="0" w:color="auto"/>
        <w:left w:val="none" w:sz="0" w:space="0" w:color="auto"/>
        <w:bottom w:val="none" w:sz="0" w:space="0" w:color="auto"/>
        <w:right w:val="none" w:sz="0" w:space="0" w:color="auto"/>
      </w:divBdr>
    </w:div>
    <w:div w:id="1155997934">
      <w:bodyDiv w:val="1"/>
      <w:marLeft w:val="0"/>
      <w:marRight w:val="0"/>
      <w:marTop w:val="0"/>
      <w:marBottom w:val="0"/>
      <w:divBdr>
        <w:top w:val="none" w:sz="0" w:space="0" w:color="auto"/>
        <w:left w:val="none" w:sz="0" w:space="0" w:color="auto"/>
        <w:bottom w:val="none" w:sz="0" w:space="0" w:color="auto"/>
        <w:right w:val="none" w:sz="0" w:space="0" w:color="auto"/>
      </w:divBdr>
    </w:div>
    <w:div w:id="1156455112">
      <w:bodyDiv w:val="1"/>
      <w:marLeft w:val="0"/>
      <w:marRight w:val="0"/>
      <w:marTop w:val="0"/>
      <w:marBottom w:val="0"/>
      <w:divBdr>
        <w:top w:val="none" w:sz="0" w:space="0" w:color="auto"/>
        <w:left w:val="none" w:sz="0" w:space="0" w:color="auto"/>
        <w:bottom w:val="none" w:sz="0" w:space="0" w:color="auto"/>
        <w:right w:val="none" w:sz="0" w:space="0" w:color="auto"/>
      </w:divBdr>
    </w:div>
    <w:div w:id="1156796898">
      <w:bodyDiv w:val="1"/>
      <w:marLeft w:val="0"/>
      <w:marRight w:val="0"/>
      <w:marTop w:val="0"/>
      <w:marBottom w:val="0"/>
      <w:divBdr>
        <w:top w:val="none" w:sz="0" w:space="0" w:color="auto"/>
        <w:left w:val="none" w:sz="0" w:space="0" w:color="auto"/>
        <w:bottom w:val="none" w:sz="0" w:space="0" w:color="auto"/>
        <w:right w:val="none" w:sz="0" w:space="0" w:color="auto"/>
      </w:divBdr>
    </w:div>
    <w:div w:id="1156805665">
      <w:bodyDiv w:val="1"/>
      <w:marLeft w:val="0"/>
      <w:marRight w:val="0"/>
      <w:marTop w:val="0"/>
      <w:marBottom w:val="0"/>
      <w:divBdr>
        <w:top w:val="none" w:sz="0" w:space="0" w:color="auto"/>
        <w:left w:val="none" w:sz="0" w:space="0" w:color="auto"/>
        <w:bottom w:val="none" w:sz="0" w:space="0" w:color="auto"/>
        <w:right w:val="none" w:sz="0" w:space="0" w:color="auto"/>
      </w:divBdr>
    </w:div>
    <w:div w:id="1157115369">
      <w:bodyDiv w:val="1"/>
      <w:marLeft w:val="0"/>
      <w:marRight w:val="0"/>
      <w:marTop w:val="0"/>
      <w:marBottom w:val="0"/>
      <w:divBdr>
        <w:top w:val="none" w:sz="0" w:space="0" w:color="auto"/>
        <w:left w:val="none" w:sz="0" w:space="0" w:color="auto"/>
        <w:bottom w:val="none" w:sz="0" w:space="0" w:color="auto"/>
        <w:right w:val="none" w:sz="0" w:space="0" w:color="auto"/>
      </w:divBdr>
    </w:div>
    <w:div w:id="1157192306">
      <w:bodyDiv w:val="1"/>
      <w:marLeft w:val="0"/>
      <w:marRight w:val="0"/>
      <w:marTop w:val="0"/>
      <w:marBottom w:val="0"/>
      <w:divBdr>
        <w:top w:val="none" w:sz="0" w:space="0" w:color="auto"/>
        <w:left w:val="none" w:sz="0" w:space="0" w:color="auto"/>
        <w:bottom w:val="none" w:sz="0" w:space="0" w:color="auto"/>
        <w:right w:val="none" w:sz="0" w:space="0" w:color="auto"/>
      </w:divBdr>
    </w:div>
    <w:div w:id="1157301013">
      <w:bodyDiv w:val="1"/>
      <w:marLeft w:val="0"/>
      <w:marRight w:val="0"/>
      <w:marTop w:val="0"/>
      <w:marBottom w:val="0"/>
      <w:divBdr>
        <w:top w:val="none" w:sz="0" w:space="0" w:color="auto"/>
        <w:left w:val="none" w:sz="0" w:space="0" w:color="auto"/>
        <w:bottom w:val="none" w:sz="0" w:space="0" w:color="auto"/>
        <w:right w:val="none" w:sz="0" w:space="0" w:color="auto"/>
      </w:divBdr>
    </w:div>
    <w:div w:id="1157573541">
      <w:bodyDiv w:val="1"/>
      <w:marLeft w:val="0"/>
      <w:marRight w:val="0"/>
      <w:marTop w:val="0"/>
      <w:marBottom w:val="0"/>
      <w:divBdr>
        <w:top w:val="none" w:sz="0" w:space="0" w:color="auto"/>
        <w:left w:val="none" w:sz="0" w:space="0" w:color="auto"/>
        <w:bottom w:val="none" w:sz="0" w:space="0" w:color="auto"/>
        <w:right w:val="none" w:sz="0" w:space="0" w:color="auto"/>
      </w:divBdr>
    </w:div>
    <w:div w:id="1157576521">
      <w:bodyDiv w:val="1"/>
      <w:marLeft w:val="0"/>
      <w:marRight w:val="0"/>
      <w:marTop w:val="0"/>
      <w:marBottom w:val="0"/>
      <w:divBdr>
        <w:top w:val="none" w:sz="0" w:space="0" w:color="auto"/>
        <w:left w:val="none" w:sz="0" w:space="0" w:color="auto"/>
        <w:bottom w:val="none" w:sz="0" w:space="0" w:color="auto"/>
        <w:right w:val="none" w:sz="0" w:space="0" w:color="auto"/>
      </w:divBdr>
    </w:div>
    <w:div w:id="1157845625">
      <w:bodyDiv w:val="1"/>
      <w:marLeft w:val="0"/>
      <w:marRight w:val="0"/>
      <w:marTop w:val="0"/>
      <w:marBottom w:val="0"/>
      <w:divBdr>
        <w:top w:val="none" w:sz="0" w:space="0" w:color="auto"/>
        <w:left w:val="none" w:sz="0" w:space="0" w:color="auto"/>
        <w:bottom w:val="none" w:sz="0" w:space="0" w:color="auto"/>
        <w:right w:val="none" w:sz="0" w:space="0" w:color="auto"/>
      </w:divBdr>
    </w:div>
    <w:div w:id="1157916492">
      <w:bodyDiv w:val="1"/>
      <w:marLeft w:val="0"/>
      <w:marRight w:val="0"/>
      <w:marTop w:val="0"/>
      <w:marBottom w:val="0"/>
      <w:divBdr>
        <w:top w:val="none" w:sz="0" w:space="0" w:color="auto"/>
        <w:left w:val="none" w:sz="0" w:space="0" w:color="auto"/>
        <w:bottom w:val="none" w:sz="0" w:space="0" w:color="auto"/>
        <w:right w:val="none" w:sz="0" w:space="0" w:color="auto"/>
      </w:divBdr>
    </w:div>
    <w:div w:id="1157919845">
      <w:bodyDiv w:val="1"/>
      <w:marLeft w:val="0"/>
      <w:marRight w:val="0"/>
      <w:marTop w:val="0"/>
      <w:marBottom w:val="0"/>
      <w:divBdr>
        <w:top w:val="none" w:sz="0" w:space="0" w:color="auto"/>
        <w:left w:val="none" w:sz="0" w:space="0" w:color="auto"/>
        <w:bottom w:val="none" w:sz="0" w:space="0" w:color="auto"/>
        <w:right w:val="none" w:sz="0" w:space="0" w:color="auto"/>
      </w:divBdr>
    </w:div>
    <w:div w:id="1158763366">
      <w:bodyDiv w:val="1"/>
      <w:marLeft w:val="0"/>
      <w:marRight w:val="0"/>
      <w:marTop w:val="0"/>
      <w:marBottom w:val="0"/>
      <w:divBdr>
        <w:top w:val="none" w:sz="0" w:space="0" w:color="auto"/>
        <w:left w:val="none" w:sz="0" w:space="0" w:color="auto"/>
        <w:bottom w:val="none" w:sz="0" w:space="0" w:color="auto"/>
        <w:right w:val="none" w:sz="0" w:space="0" w:color="auto"/>
      </w:divBdr>
    </w:div>
    <w:div w:id="1158765181">
      <w:bodyDiv w:val="1"/>
      <w:marLeft w:val="0"/>
      <w:marRight w:val="0"/>
      <w:marTop w:val="0"/>
      <w:marBottom w:val="0"/>
      <w:divBdr>
        <w:top w:val="none" w:sz="0" w:space="0" w:color="auto"/>
        <w:left w:val="none" w:sz="0" w:space="0" w:color="auto"/>
        <w:bottom w:val="none" w:sz="0" w:space="0" w:color="auto"/>
        <w:right w:val="none" w:sz="0" w:space="0" w:color="auto"/>
      </w:divBdr>
    </w:div>
    <w:div w:id="1158840172">
      <w:bodyDiv w:val="1"/>
      <w:marLeft w:val="0"/>
      <w:marRight w:val="0"/>
      <w:marTop w:val="0"/>
      <w:marBottom w:val="0"/>
      <w:divBdr>
        <w:top w:val="none" w:sz="0" w:space="0" w:color="auto"/>
        <w:left w:val="none" w:sz="0" w:space="0" w:color="auto"/>
        <w:bottom w:val="none" w:sz="0" w:space="0" w:color="auto"/>
        <w:right w:val="none" w:sz="0" w:space="0" w:color="auto"/>
      </w:divBdr>
    </w:div>
    <w:div w:id="1159151599">
      <w:bodyDiv w:val="1"/>
      <w:marLeft w:val="0"/>
      <w:marRight w:val="0"/>
      <w:marTop w:val="0"/>
      <w:marBottom w:val="0"/>
      <w:divBdr>
        <w:top w:val="none" w:sz="0" w:space="0" w:color="auto"/>
        <w:left w:val="none" w:sz="0" w:space="0" w:color="auto"/>
        <w:bottom w:val="none" w:sz="0" w:space="0" w:color="auto"/>
        <w:right w:val="none" w:sz="0" w:space="0" w:color="auto"/>
      </w:divBdr>
    </w:div>
    <w:div w:id="1159225662">
      <w:bodyDiv w:val="1"/>
      <w:marLeft w:val="0"/>
      <w:marRight w:val="0"/>
      <w:marTop w:val="0"/>
      <w:marBottom w:val="0"/>
      <w:divBdr>
        <w:top w:val="none" w:sz="0" w:space="0" w:color="auto"/>
        <w:left w:val="none" w:sz="0" w:space="0" w:color="auto"/>
        <w:bottom w:val="none" w:sz="0" w:space="0" w:color="auto"/>
        <w:right w:val="none" w:sz="0" w:space="0" w:color="auto"/>
      </w:divBdr>
    </w:div>
    <w:div w:id="1159231455">
      <w:bodyDiv w:val="1"/>
      <w:marLeft w:val="0"/>
      <w:marRight w:val="0"/>
      <w:marTop w:val="0"/>
      <w:marBottom w:val="0"/>
      <w:divBdr>
        <w:top w:val="none" w:sz="0" w:space="0" w:color="auto"/>
        <w:left w:val="none" w:sz="0" w:space="0" w:color="auto"/>
        <w:bottom w:val="none" w:sz="0" w:space="0" w:color="auto"/>
        <w:right w:val="none" w:sz="0" w:space="0" w:color="auto"/>
      </w:divBdr>
    </w:div>
    <w:div w:id="1159536142">
      <w:bodyDiv w:val="1"/>
      <w:marLeft w:val="0"/>
      <w:marRight w:val="0"/>
      <w:marTop w:val="0"/>
      <w:marBottom w:val="0"/>
      <w:divBdr>
        <w:top w:val="none" w:sz="0" w:space="0" w:color="auto"/>
        <w:left w:val="none" w:sz="0" w:space="0" w:color="auto"/>
        <w:bottom w:val="none" w:sz="0" w:space="0" w:color="auto"/>
        <w:right w:val="none" w:sz="0" w:space="0" w:color="auto"/>
      </w:divBdr>
    </w:div>
    <w:div w:id="1159613664">
      <w:bodyDiv w:val="1"/>
      <w:marLeft w:val="0"/>
      <w:marRight w:val="0"/>
      <w:marTop w:val="0"/>
      <w:marBottom w:val="0"/>
      <w:divBdr>
        <w:top w:val="none" w:sz="0" w:space="0" w:color="auto"/>
        <w:left w:val="none" w:sz="0" w:space="0" w:color="auto"/>
        <w:bottom w:val="none" w:sz="0" w:space="0" w:color="auto"/>
        <w:right w:val="none" w:sz="0" w:space="0" w:color="auto"/>
      </w:divBdr>
    </w:div>
    <w:div w:id="1159733857">
      <w:bodyDiv w:val="1"/>
      <w:marLeft w:val="0"/>
      <w:marRight w:val="0"/>
      <w:marTop w:val="0"/>
      <w:marBottom w:val="0"/>
      <w:divBdr>
        <w:top w:val="none" w:sz="0" w:space="0" w:color="auto"/>
        <w:left w:val="none" w:sz="0" w:space="0" w:color="auto"/>
        <w:bottom w:val="none" w:sz="0" w:space="0" w:color="auto"/>
        <w:right w:val="none" w:sz="0" w:space="0" w:color="auto"/>
      </w:divBdr>
    </w:div>
    <w:div w:id="1159879441">
      <w:bodyDiv w:val="1"/>
      <w:marLeft w:val="0"/>
      <w:marRight w:val="0"/>
      <w:marTop w:val="0"/>
      <w:marBottom w:val="0"/>
      <w:divBdr>
        <w:top w:val="none" w:sz="0" w:space="0" w:color="auto"/>
        <w:left w:val="none" w:sz="0" w:space="0" w:color="auto"/>
        <w:bottom w:val="none" w:sz="0" w:space="0" w:color="auto"/>
        <w:right w:val="none" w:sz="0" w:space="0" w:color="auto"/>
      </w:divBdr>
    </w:div>
    <w:div w:id="1160199053">
      <w:bodyDiv w:val="1"/>
      <w:marLeft w:val="0"/>
      <w:marRight w:val="0"/>
      <w:marTop w:val="0"/>
      <w:marBottom w:val="0"/>
      <w:divBdr>
        <w:top w:val="none" w:sz="0" w:space="0" w:color="auto"/>
        <w:left w:val="none" w:sz="0" w:space="0" w:color="auto"/>
        <w:bottom w:val="none" w:sz="0" w:space="0" w:color="auto"/>
        <w:right w:val="none" w:sz="0" w:space="0" w:color="auto"/>
      </w:divBdr>
    </w:div>
    <w:div w:id="1160775226">
      <w:bodyDiv w:val="1"/>
      <w:marLeft w:val="0"/>
      <w:marRight w:val="0"/>
      <w:marTop w:val="0"/>
      <w:marBottom w:val="0"/>
      <w:divBdr>
        <w:top w:val="none" w:sz="0" w:space="0" w:color="auto"/>
        <w:left w:val="none" w:sz="0" w:space="0" w:color="auto"/>
        <w:bottom w:val="none" w:sz="0" w:space="0" w:color="auto"/>
        <w:right w:val="none" w:sz="0" w:space="0" w:color="auto"/>
      </w:divBdr>
    </w:div>
    <w:div w:id="1160971701">
      <w:bodyDiv w:val="1"/>
      <w:marLeft w:val="0"/>
      <w:marRight w:val="0"/>
      <w:marTop w:val="0"/>
      <w:marBottom w:val="0"/>
      <w:divBdr>
        <w:top w:val="none" w:sz="0" w:space="0" w:color="auto"/>
        <w:left w:val="none" w:sz="0" w:space="0" w:color="auto"/>
        <w:bottom w:val="none" w:sz="0" w:space="0" w:color="auto"/>
        <w:right w:val="none" w:sz="0" w:space="0" w:color="auto"/>
      </w:divBdr>
    </w:div>
    <w:div w:id="1161191907">
      <w:bodyDiv w:val="1"/>
      <w:marLeft w:val="0"/>
      <w:marRight w:val="0"/>
      <w:marTop w:val="0"/>
      <w:marBottom w:val="0"/>
      <w:divBdr>
        <w:top w:val="none" w:sz="0" w:space="0" w:color="auto"/>
        <w:left w:val="none" w:sz="0" w:space="0" w:color="auto"/>
        <w:bottom w:val="none" w:sz="0" w:space="0" w:color="auto"/>
        <w:right w:val="none" w:sz="0" w:space="0" w:color="auto"/>
      </w:divBdr>
    </w:div>
    <w:div w:id="1161310219">
      <w:bodyDiv w:val="1"/>
      <w:marLeft w:val="0"/>
      <w:marRight w:val="0"/>
      <w:marTop w:val="0"/>
      <w:marBottom w:val="0"/>
      <w:divBdr>
        <w:top w:val="none" w:sz="0" w:space="0" w:color="auto"/>
        <w:left w:val="none" w:sz="0" w:space="0" w:color="auto"/>
        <w:bottom w:val="none" w:sz="0" w:space="0" w:color="auto"/>
        <w:right w:val="none" w:sz="0" w:space="0" w:color="auto"/>
      </w:divBdr>
    </w:div>
    <w:div w:id="1161312810">
      <w:bodyDiv w:val="1"/>
      <w:marLeft w:val="0"/>
      <w:marRight w:val="0"/>
      <w:marTop w:val="0"/>
      <w:marBottom w:val="0"/>
      <w:divBdr>
        <w:top w:val="none" w:sz="0" w:space="0" w:color="auto"/>
        <w:left w:val="none" w:sz="0" w:space="0" w:color="auto"/>
        <w:bottom w:val="none" w:sz="0" w:space="0" w:color="auto"/>
        <w:right w:val="none" w:sz="0" w:space="0" w:color="auto"/>
      </w:divBdr>
    </w:div>
    <w:div w:id="1161432080">
      <w:bodyDiv w:val="1"/>
      <w:marLeft w:val="0"/>
      <w:marRight w:val="0"/>
      <w:marTop w:val="0"/>
      <w:marBottom w:val="0"/>
      <w:divBdr>
        <w:top w:val="none" w:sz="0" w:space="0" w:color="auto"/>
        <w:left w:val="none" w:sz="0" w:space="0" w:color="auto"/>
        <w:bottom w:val="none" w:sz="0" w:space="0" w:color="auto"/>
        <w:right w:val="none" w:sz="0" w:space="0" w:color="auto"/>
      </w:divBdr>
    </w:div>
    <w:div w:id="1161657146">
      <w:bodyDiv w:val="1"/>
      <w:marLeft w:val="0"/>
      <w:marRight w:val="0"/>
      <w:marTop w:val="0"/>
      <w:marBottom w:val="0"/>
      <w:divBdr>
        <w:top w:val="none" w:sz="0" w:space="0" w:color="auto"/>
        <w:left w:val="none" w:sz="0" w:space="0" w:color="auto"/>
        <w:bottom w:val="none" w:sz="0" w:space="0" w:color="auto"/>
        <w:right w:val="none" w:sz="0" w:space="0" w:color="auto"/>
      </w:divBdr>
    </w:div>
    <w:div w:id="1162356739">
      <w:bodyDiv w:val="1"/>
      <w:marLeft w:val="0"/>
      <w:marRight w:val="0"/>
      <w:marTop w:val="0"/>
      <w:marBottom w:val="0"/>
      <w:divBdr>
        <w:top w:val="none" w:sz="0" w:space="0" w:color="auto"/>
        <w:left w:val="none" w:sz="0" w:space="0" w:color="auto"/>
        <w:bottom w:val="none" w:sz="0" w:space="0" w:color="auto"/>
        <w:right w:val="none" w:sz="0" w:space="0" w:color="auto"/>
      </w:divBdr>
    </w:div>
    <w:div w:id="1162886914">
      <w:bodyDiv w:val="1"/>
      <w:marLeft w:val="0"/>
      <w:marRight w:val="0"/>
      <w:marTop w:val="0"/>
      <w:marBottom w:val="0"/>
      <w:divBdr>
        <w:top w:val="none" w:sz="0" w:space="0" w:color="auto"/>
        <w:left w:val="none" w:sz="0" w:space="0" w:color="auto"/>
        <w:bottom w:val="none" w:sz="0" w:space="0" w:color="auto"/>
        <w:right w:val="none" w:sz="0" w:space="0" w:color="auto"/>
      </w:divBdr>
    </w:div>
    <w:div w:id="1162887006">
      <w:bodyDiv w:val="1"/>
      <w:marLeft w:val="0"/>
      <w:marRight w:val="0"/>
      <w:marTop w:val="0"/>
      <w:marBottom w:val="0"/>
      <w:divBdr>
        <w:top w:val="none" w:sz="0" w:space="0" w:color="auto"/>
        <w:left w:val="none" w:sz="0" w:space="0" w:color="auto"/>
        <w:bottom w:val="none" w:sz="0" w:space="0" w:color="auto"/>
        <w:right w:val="none" w:sz="0" w:space="0" w:color="auto"/>
      </w:divBdr>
    </w:div>
    <w:div w:id="1163008694">
      <w:bodyDiv w:val="1"/>
      <w:marLeft w:val="0"/>
      <w:marRight w:val="0"/>
      <w:marTop w:val="0"/>
      <w:marBottom w:val="0"/>
      <w:divBdr>
        <w:top w:val="none" w:sz="0" w:space="0" w:color="auto"/>
        <w:left w:val="none" w:sz="0" w:space="0" w:color="auto"/>
        <w:bottom w:val="none" w:sz="0" w:space="0" w:color="auto"/>
        <w:right w:val="none" w:sz="0" w:space="0" w:color="auto"/>
      </w:divBdr>
    </w:div>
    <w:div w:id="1163621309">
      <w:bodyDiv w:val="1"/>
      <w:marLeft w:val="0"/>
      <w:marRight w:val="0"/>
      <w:marTop w:val="0"/>
      <w:marBottom w:val="0"/>
      <w:divBdr>
        <w:top w:val="none" w:sz="0" w:space="0" w:color="auto"/>
        <w:left w:val="none" w:sz="0" w:space="0" w:color="auto"/>
        <w:bottom w:val="none" w:sz="0" w:space="0" w:color="auto"/>
        <w:right w:val="none" w:sz="0" w:space="0" w:color="auto"/>
      </w:divBdr>
    </w:div>
    <w:div w:id="1163738803">
      <w:bodyDiv w:val="1"/>
      <w:marLeft w:val="0"/>
      <w:marRight w:val="0"/>
      <w:marTop w:val="0"/>
      <w:marBottom w:val="0"/>
      <w:divBdr>
        <w:top w:val="none" w:sz="0" w:space="0" w:color="auto"/>
        <w:left w:val="none" w:sz="0" w:space="0" w:color="auto"/>
        <w:bottom w:val="none" w:sz="0" w:space="0" w:color="auto"/>
        <w:right w:val="none" w:sz="0" w:space="0" w:color="auto"/>
      </w:divBdr>
    </w:div>
    <w:div w:id="1163854801">
      <w:bodyDiv w:val="1"/>
      <w:marLeft w:val="0"/>
      <w:marRight w:val="0"/>
      <w:marTop w:val="0"/>
      <w:marBottom w:val="0"/>
      <w:divBdr>
        <w:top w:val="none" w:sz="0" w:space="0" w:color="auto"/>
        <w:left w:val="none" w:sz="0" w:space="0" w:color="auto"/>
        <w:bottom w:val="none" w:sz="0" w:space="0" w:color="auto"/>
        <w:right w:val="none" w:sz="0" w:space="0" w:color="auto"/>
      </w:divBdr>
    </w:div>
    <w:div w:id="1164468552">
      <w:bodyDiv w:val="1"/>
      <w:marLeft w:val="0"/>
      <w:marRight w:val="0"/>
      <w:marTop w:val="0"/>
      <w:marBottom w:val="0"/>
      <w:divBdr>
        <w:top w:val="none" w:sz="0" w:space="0" w:color="auto"/>
        <w:left w:val="none" w:sz="0" w:space="0" w:color="auto"/>
        <w:bottom w:val="none" w:sz="0" w:space="0" w:color="auto"/>
        <w:right w:val="none" w:sz="0" w:space="0" w:color="auto"/>
      </w:divBdr>
    </w:div>
    <w:div w:id="1164587467">
      <w:bodyDiv w:val="1"/>
      <w:marLeft w:val="0"/>
      <w:marRight w:val="0"/>
      <w:marTop w:val="0"/>
      <w:marBottom w:val="0"/>
      <w:divBdr>
        <w:top w:val="none" w:sz="0" w:space="0" w:color="auto"/>
        <w:left w:val="none" w:sz="0" w:space="0" w:color="auto"/>
        <w:bottom w:val="none" w:sz="0" w:space="0" w:color="auto"/>
        <w:right w:val="none" w:sz="0" w:space="0" w:color="auto"/>
      </w:divBdr>
    </w:div>
    <w:div w:id="1164591953">
      <w:bodyDiv w:val="1"/>
      <w:marLeft w:val="0"/>
      <w:marRight w:val="0"/>
      <w:marTop w:val="0"/>
      <w:marBottom w:val="0"/>
      <w:divBdr>
        <w:top w:val="none" w:sz="0" w:space="0" w:color="auto"/>
        <w:left w:val="none" w:sz="0" w:space="0" w:color="auto"/>
        <w:bottom w:val="none" w:sz="0" w:space="0" w:color="auto"/>
        <w:right w:val="none" w:sz="0" w:space="0" w:color="auto"/>
      </w:divBdr>
    </w:div>
    <w:div w:id="1164735430">
      <w:bodyDiv w:val="1"/>
      <w:marLeft w:val="0"/>
      <w:marRight w:val="0"/>
      <w:marTop w:val="0"/>
      <w:marBottom w:val="0"/>
      <w:divBdr>
        <w:top w:val="none" w:sz="0" w:space="0" w:color="auto"/>
        <w:left w:val="none" w:sz="0" w:space="0" w:color="auto"/>
        <w:bottom w:val="none" w:sz="0" w:space="0" w:color="auto"/>
        <w:right w:val="none" w:sz="0" w:space="0" w:color="auto"/>
      </w:divBdr>
    </w:div>
    <w:div w:id="1164974394">
      <w:bodyDiv w:val="1"/>
      <w:marLeft w:val="0"/>
      <w:marRight w:val="0"/>
      <w:marTop w:val="0"/>
      <w:marBottom w:val="0"/>
      <w:divBdr>
        <w:top w:val="none" w:sz="0" w:space="0" w:color="auto"/>
        <w:left w:val="none" w:sz="0" w:space="0" w:color="auto"/>
        <w:bottom w:val="none" w:sz="0" w:space="0" w:color="auto"/>
        <w:right w:val="none" w:sz="0" w:space="0" w:color="auto"/>
      </w:divBdr>
    </w:div>
    <w:div w:id="1165365693">
      <w:bodyDiv w:val="1"/>
      <w:marLeft w:val="0"/>
      <w:marRight w:val="0"/>
      <w:marTop w:val="0"/>
      <w:marBottom w:val="0"/>
      <w:divBdr>
        <w:top w:val="none" w:sz="0" w:space="0" w:color="auto"/>
        <w:left w:val="none" w:sz="0" w:space="0" w:color="auto"/>
        <w:bottom w:val="none" w:sz="0" w:space="0" w:color="auto"/>
        <w:right w:val="none" w:sz="0" w:space="0" w:color="auto"/>
      </w:divBdr>
    </w:div>
    <w:div w:id="1166439838">
      <w:bodyDiv w:val="1"/>
      <w:marLeft w:val="0"/>
      <w:marRight w:val="0"/>
      <w:marTop w:val="0"/>
      <w:marBottom w:val="0"/>
      <w:divBdr>
        <w:top w:val="none" w:sz="0" w:space="0" w:color="auto"/>
        <w:left w:val="none" w:sz="0" w:space="0" w:color="auto"/>
        <w:bottom w:val="none" w:sz="0" w:space="0" w:color="auto"/>
        <w:right w:val="none" w:sz="0" w:space="0" w:color="auto"/>
      </w:divBdr>
    </w:div>
    <w:div w:id="1166625360">
      <w:bodyDiv w:val="1"/>
      <w:marLeft w:val="0"/>
      <w:marRight w:val="0"/>
      <w:marTop w:val="0"/>
      <w:marBottom w:val="0"/>
      <w:divBdr>
        <w:top w:val="none" w:sz="0" w:space="0" w:color="auto"/>
        <w:left w:val="none" w:sz="0" w:space="0" w:color="auto"/>
        <w:bottom w:val="none" w:sz="0" w:space="0" w:color="auto"/>
        <w:right w:val="none" w:sz="0" w:space="0" w:color="auto"/>
      </w:divBdr>
    </w:div>
    <w:div w:id="1167017591">
      <w:bodyDiv w:val="1"/>
      <w:marLeft w:val="0"/>
      <w:marRight w:val="0"/>
      <w:marTop w:val="0"/>
      <w:marBottom w:val="0"/>
      <w:divBdr>
        <w:top w:val="none" w:sz="0" w:space="0" w:color="auto"/>
        <w:left w:val="none" w:sz="0" w:space="0" w:color="auto"/>
        <w:bottom w:val="none" w:sz="0" w:space="0" w:color="auto"/>
        <w:right w:val="none" w:sz="0" w:space="0" w:color="auto"/>
      </w:divBdr>
    </w:div>
    <w:div w:id="1167549409">
      <w:bodyDiv w:val="1"/>
      <w:marLeft w:val="0"/>
      <w:marRight w:val="0"/>
      <w:marTop w:val="0"/>
      <w:marBottom w:val="0"/>
      <w:divBdr>
        <w:top w:val="none" w:sz="0" w:space="0" w:color="auto"/>
        <w:left w:val="none" w:sz="0" w:space="0" w:color="auto"/>
        <w:bottom w:val="none" w:sz="0" w:space="0" w:color="auto"/>
        <w:right w:val="none" w:sz="0" w:space="0" w:color="auto"/>
      </w:divBdr>
    </w:div>
    <w:div w:id="1167551637">
      <w:bodyDiv w:val="1"/>
      <w:marLeft w:val="0"/>
      <w:marRight w:val="0"/>
      <w:marTop w:val="0"/>
      <w:marBottom w:val="0"/>
      <w:divBdr>
        <w:top w:val="none" w:sz="0" w:space="0" w:color="auto"/>
        <w:left w:val="none" w:sz="0" w:space="0" w:color="auto"/>
        <w:bottom w:val="none" w:sz="0" w:space="0" w:color="auto"/>
        <w:right w:val="none" w:sz="0" w:space="0" w:color="auto"/>
      </w:divBdr>
    </w:div>
    <w:div w:id="1168014059">
      <w:bodyDiv w:val="1"/>
      <w:marLeft w:val="0"/>
      <w:marRight w:val="0"/>
      <w:marTop w:val="0"/>
      <w:marBottom w:val="0"/>
      <w:divBdr>
        <w:top w:val="none" w:sz="0" w:space="0" w:color="auto"/>
        <w:left w:val="none" w:sz="0" w:space="0" w:color="auto"/>
        <w:bottom w:val="none" w:sz="0" w:space="0" w:color="auto"/>
        <w:right w:val="none" w:sz="0" w:space="0" w:color="auto"/>
      </w:divBdr>
    </w:div>
    <w:div w:id="1169177497">
      <w:bodyDiv w:val="1"/>
      <w:marLeft w:val="0"/>
      <w:marRight w:val="0"/>
      <w:marTop w:val="0"/>
      <w:marBottom w:val="0"/>
      <w:divBdr>
        <w:top w:val="none" w:sz="0" w:space="0" w:color="auto"/>
        <w:left w:val="none" w:sz="0" w:space="0" w:color="auto"/>
        <w:bottom w:val="none" w:sz="0" w:space="0" w:color="auto"/>
        <w:right w:val="none" w:sz="0" w:space="0" w:color="auto"/>
      </w:divBdr>
    </w:div>
    <w:div w:id="1169369081">
      <w:bodyDiv w:val="1"/>
      <w:marLeft w:val="0"/>
      <w:marRight w:val="0"/>
      <w:marTop w:val="0"/>
      <w:marBottom w:val="0"/>
      <w:divBdr>
        <w:top w:val="none" w:sz="0" w:space="0" w:color="auto"/>
        <w:left w:val="none" w:sz="0" w:space="0" w:color="auto"/>
        <w:bottom w:val="none" w:sz="0" w:space="0" w:color="auto"/>
        <w:right w:val="none" w:sz="0" w:space="0" w:color="auto"/>
      </w:divBdr>
    </w:div>
    <w:div w:id="1169518562">
      <w:bodyDiv w:val="1"/>
      <w:marLeft w:val="0"/>
      <w:marRight w:val="0"/>
      <w:marTop w:val="0"/>
      <w:marBottom w:val="0"/>
      <w:divBdr>
        <w:top w:val="none" w:sz="0" w:space="0" w:color="auto"/>
        <w:left w:val="none" w:sz="0" w:space="0" w:color="auto"/>
        <w:bottom w:val="none" w:sz="0" w:space="0" w:color="auto"/>
        <w:right w:val="none" w:sz="0" w:space="0" w:color="auto"/>
      </w:divBdr>
    </w:div>
    <w:div w:id="1169712583">
      <w:bodyDiv w:val="1"/>
      <w:marLeft w:val="0"/>
      <w:marRight w:val="0"/>
      <w:marTop w:val="0"/>
      <w:marBottom w:val="0"/>
      <w:divBdr>
        <w:top w:val="none" w:sz="0" w:space="0" w:color="auto"/>
        <w:left w:val="none" w:sz="0" w:space="0" w:color="auto"/>
        <w:bottom w:val="none" w:sz="0" w:space="0" w:color="auto"/>
        <w:right w:val="none" w:sz="0" w:space="0" w:color="auto"/>
      </w:divBdr>
    </w:div>
    <w:div w:id="1169715451">
      <w:bodyDiv w:val="1"/>
      <w:marLeft w:val="0"/>
      <w:marRight w:val="0"/>
      <w:marTop w:val="0"/>
      <w:marBottom w:val="0"/>
      <w:divBdr>
        <w:top w:val="none" w:sz="0" w:space="0" w:color="auto"/>
        <w:left w:val="none" w:sz="0" w:space="0" w:color="auto"/>
        <w:bottom w:val="none" w:sz="0" w:space="0" w:color="auto"/>
        <w:right w:val="none" w:sz="0" w:space="0" w:color="auto"/>
      </w:divBdr>
    </w:div>
    <w:div w:id="1169755928">
      <w:bodyDiv w:val="1"/>
      <w:marLeft w:val="0"/>
      <w:marRight w:val="0"/>
      <w:marTop w:val="0"/>
      <w:marBottom w:val="0"/>
      <w:divBdr>
        <w:top w:val="none" w:sz="0" w:space="0" w:color="auto"/>
        <w:left w:val="none" w:sz="0" w:space="0" w:color="auto"/>
        <w:bottom w:val="none" w:sz="0" w:space="0" w:color="auto"/>
        <w:right w:val="none" w:sz="0" w:space="0" w:color="auto"/>
      </w:divBdr>
    </w:div>
    <w:div w:id="1170295311">
      <w:bodyDiv w:val="1"/>
      <w:marLeft w:val="0"/>
      <w:marRight w:val="0"/>
      <w:marTop w:val="0"/>
      <w:marBottom w:val="0"/>
      <w:divBdr>
        <w:top w:val="none" w:sz="0" w:space="0" w:color="auto"/>
        <w:left w:val="none" w:sz="0" w:space="0" w:color="auto"/>
        <w:bottom w:val="none" w:sz="0" w:space="0" w:color="auto"/>
        <w:right w:val="none" w:sz="0" w:space="0" w:color="auto"/>
      </w:divBdr>
    </w:div>
    <w:div w:id="1170559915">
      <w:bodyDiv w:val="1"/>
      <w:marLeft w:val="0"/>
      <w:marRight w:val="0"/>
      <w:marTop w:val="0"/>
      <w:marBottom w:val="0"/>
      <w:divBdr>
        <w:top w:val="none" w:sz="0" w:space="0" w:color="auto"/>
        <w:left w:val="none" w:sz="0" w:space="0" w:color="auto"/>
        <w:bottom w:val="none" w:sz="0" w:space="0" w:color="auto"/>
        <w:right w:val="none" w:sz="0" w:space="0" w:color="auto"/>
      </w:divBdr>
    </w:div>
    <w:div w:id="1170753959">
      <w:bodyDiv w:val="1"/>
      <w:marLeft w:val="0"/>
      <w:marRight w:val="0"/>
      <w:marTop w:val="0"/>
      <w:marBottom w:val="0"/>
      <w:divBdr>
        <w:top w:val="none" w:sz="0" w:space="0" w:color="auto"/>
        <w:left w:val="none" w:sz="0" w:space="0" w:color="auto"/>
        <w:bottom w:val="none" w:sz="0" w:space="0" w:color="auto"/>
        <w:right w:val="none" w:sz="0" w:space="0" w:color="auto"/>
      </w:divBdr>
    </w:div>
    <w:div w:id="1170870607">
      <w:bodyDiv w:val="1"/>
      <w:marLeft w:val="0"/>
      <w:marRight w:val="0"/>
      <w:marTop w:val="0"/>
      <w:marBottom w:val="0"/>
      <w:divBdr>
        <w:top w:val="none" w:sz="0" w:space="0" w:color="auto"/>
        <w:left w:val="none" w:sz="0" w:space="0" w:color="auto"/>
        <w:bottom w:val="none" w:sz="0" w:space="0" w:color="auto"/>
        <w:right w:val="none" w:sz="0" w:space="0" w:color="auto"/>
      </w:divBdr>
    </w:div>
    <w:div w:id="1170874907">
      <w:bodyDiv w:val="1"/>
      <w:marLeft w:val="0"/>
      <w:marRight w:val="0"/>
      <w:marTop w:val="0"/>
      <w:marBottom w:val="0"/>
      <w:divBdr>
        <w:top w:val="none" w:sz="0" w:space="0" w:color="auto"/>
        <w:left w:val="none" w:sz="0" w:space="0" w:color="auto"/>
        <w:bottom w:val="none" w:sz="0" w:space="0" w:color="auto"/>
        <w:right w:val="none" w:sz="0" w:space="0" w:color="auto"/>
      </w:divBdr>
    </w:div>
    <w:div w:id="1170945933">
      <w:bodyDiv w:val="1"/>
      <w:marLeft w:val="0"/>
      <w:marRight w:val="0"/>
      <w:marTop w:val="0"/>
      <w:marBottom w:val="0"/>
      <w:divBdr>
        <w:top w:val="none" w:sz="0" w:space="0" w:color="auto"/>
        <w:left w:val="none" w:sz="0" w:space="0" w:color="auto"/>
        <w:bottom w:val="none" w:sz="0" w:space="0" w:color="auto"/>
        <w:right w:val="none" w:sz="0" w:space="0" w:color="auto"/>
      </w:divBdr>
    </w:div>
    <w:div w:id="1171070553">
      <w:bodyDiv w:val="1"/>
      <w:marLeft w:val="0"/>
      <w:marRight w:val="0"/>
      <w:marTop w:val="0"/>
      <w:marBottom w:val="0"/>
      <w:divBdr>
        <w:top w:val="none" w:sz="0" w:space="0" w:color="auto"/>
        <w:left w:val="none" w:sz="0" w:space="0" w:color="auto"/>
        <w:bottom w:val="none" w:sz="0" w:space="0" w:color="auto"/>
        <w:right w:val="none" w:sz="0" w:space="0" w:color="auto"/>
      </w:divBdr>
    </w:div>
    <w:div w:id="1171406354">
      <w:bodyDiv w:val="1"/>
      <w:marLeft w:val="0"/>
      <w:marRight w:val="0"/>
      <w:marTop w:val="0"/>
      <w:marBottom w:val="0"/>
      <w:divBdr>
        <w:top w:val="none" w:sz="0" w:space="0" w:color="auto"/>
        <w:left w:val="none" w:sz="0" w:space="0" w:color="auto"/>
        <w:bottom w:val="none" w:sz="0" w:space="0" w:color="auto"/>
        <w:right w:val="none" w:sz="0" w:space="0" w:color="auto"/>
      </w:divBdr>
    </w:div>
    <w:div w:id="1171874421">
      <w:bodyDiv w:val="1"/>
      <w:marLeft w:val="0"/>
      <w:marRight w:val="0"/>
      <w:marTop w:val="0"/>
      <w:marBottom w:val="0"/>
      <w:divBdr>
        <w:top w:val="none" w:sz="0" w:space="0" w:color="auto"/>
        <w:left w:val="none" w:sz="0" w:space="0" w:color="auto"/>
        <w:bottom w:val="none" w:sz="0" w:space="0" w:color="auto"/>
        <w:right w:val="none" w:sz="0" w:space="0" w:color="auto"/>
      </w:divBdr>
    </w:div>
    <w:div w:id="1171876128">
      <w:bodyDiv w:val="1"/>
      <w:marLeft w:val="0"/>
      <w:marRight w:val="0"/>
      <w:marTop w:val="0"/>
      <w:marBottom w:val="0"/>
      <w:divBdr>
        <w:top w:val="none" w:sz="0" w:space="0" w:color="auto"/>
        <w:left w:val="none" w:sz="0" w:space="0" w:color="auto"/>
        <w:bottom w:val="none" w:sz="0" w:space="0" w:color="auto"/>
        <w:right w:val="none" w:sz="0" w:space="0" w:color="auto"/>
      </w:divBdr>
    </w:div>
    <w:div w:id="1172178571">
      <w:bodyDiv w:val="1"/>
      <w:marLeft w:val="0"/>
      <w:marRight w:val="0"/>
      <w:marTop w:val="0"/>
      <w:marBottom w:val="0"/>
      <w:divBdr>
        <w:top w:val="none" w:sz="0" w:space="0" w:color="auto"/>
        <w:left w:val="none" w:sz="0" w:space="0" w:color="auto"/>
        <w:bottom w:val="none" w:sz="0" w:space="0" w:color="auto"/>
        <w:right w:val="none" w:sz="0" w:space="0" w:color="auto"/>
      </w:divBdr>
    </w:div>
    <w:div w:id="1173225835">
      <w:bodyDiv w:val="1"/>
      <w:marLeft w:val="0"/>
      <w:marRight w:val="0"/>
      <w:marTop w:val="0"/>
      <w:marBottom w:val="0"/>
      <w:divBdr>
        <w:top w:val="none" w:sz="0" w:space="0" w:color="auto"/>
        <w:left w:val="none" w:sz="0" w:space="0" w:color="auto"/>
        <w:bottom w:val="none" w:sz="0" w:space="0" w:color="auto"/>
        <w:right w:val="none" w:sz="0" w:space="0" w:color="auto"/>
      </w:divBdr>
    </w:div>
    <w:div w:id="1173254730">
      <w:bodyDiv w:val="1"/>
      <w:marLeft w:val="0"/>
      <w:marRight w:val="0"/>
      <w:marTop w:val="0"/>
      <w:marBottom w:val="0"/>
      <w:divBdr>
        <w:top w:val="none" w:sz="0" w:space="0" w:color="auto"/>
        <w:left w:val="none" w:sz="0" w:space="0" w:color="auto"/>
        <w:bottom w:val="none" w:sz="0" w:space="0" w:color="auto"/>
        <w:right w:val="none" w:sz="0" w:space="0" w:color="auto"/>
      </w:divBdr>
    </w:div>
    <w:div w:id="1173570796">
      <w:bodyDiv w:val="1"/>
      <w:marLeft w:val="0"/>
      <w:marRight w:val="0"/>
      <w:marTop w:val="0"/>
      <w:marBottom w:val="0"/>
      <w:divBdr>
        <w:top w:val="none" w:sz="0" w:space="0" w:color="auto"/>
        <w:left w:val="none" w:sz="0" w:space="0" w:color="auto"/>
        <w:bottom w:val="none" w:sz="0" w:space="0" w:color="auto"/>
        <w:right w:val="none" w:sz="0" w:space="0" w:color="auto"/>
      </w:divBdr>
    </w:div>
    <w:div w:id="1174344982">
      <w:bodyDiv w:val="1"/>
      <w:marLeft w:val="0"/>
      <w:marRight w:val="0"/>
      <w:marTop w:val="0"/>
      <w:marBottom w:val="0"/>
      <w:divBdr>
        <w:top w:val="none" w:sz="0" w:space="0" w:color="auto"/>
        <w:left w:val="none" w:sz="0" w:space="0" w:color="auto"/>
        <w:bottom w:val="none" w:sz="0" w:space="0" w:color="auto"/>
        <w:right w:val="none" w:sz="0" w:space="0" w:color="auto"/>
      </w:divBdr>
    </w:div>
    <w:div w:id="1175345671">
      <w:bodyDiv w:val="1"/>
      <w:marLeft w:val="0"/>
      <w:marRight w:val="0"/>
      <w:marTop w:val="0"/>
      <w:marBottom w:val="0"/>
      <w:divBdr>
        <w:top w:val="none" w:sz="0" w:space="0" w:color="auto"/>
        <w:left w:val="none" w:sz="0" w:space="0" w:color="auto"/>
        <w:bottom w:val="none" w:sz="0" w:space="0" w:color="auto"/>
        <w:right w:val="none" w:sz="0" w:space="0" w:color="auto"/>
      </w:divBdr>
    </w:div>
    <w:div w:id="1175848511">
      <w:bodyDiv w:val="1"/>
      <w:marLeft w:val="0"/>
      <w:marRight w:val="0"/>
      <w:marTop w:val="0"/>
      <w:marBottom w:val="0"/>
      <w:divBdr>
        <w:top w:val="none" w:sz="0" w:space="0" w:color="auto"/>
        <w:left w:val="none" w:sz="0" w:space="0" w:color="auto"/>
        <w:bottom w:val="none" w:sz="0" w:space="0" w:color="auto"/>
        <w:right w:val="none" w:sz="0" w:space="0" w:color="auto"/>
      </w:divBdr>
    </w:div>
    <w:div w:id="1175850357">
      <w:bodyDiv w:val="1"/>
      <w:marLeft w:val="0"/>
      <w:marRight w:val="0"/>
      <w:marTop w:val="0"/>
      <w:marBottom w:val="0"/>
      <w:divBdr>
        <w:top w:val="none" w:sz="0" w:space="0" w:color="auto"/>
        <w:left w:val="none" w:sz="0" w:space="0" w:color="auto"/>
        <w:bottom w:val="none" w:sz="0" w:space="0" w:color="auto"/>
        <w:right w:val="none" w:sz="0" w:space="0" w:color="auto"/>
      </w:divBdr>
    </w:div>
    <w:div w:id="1175994385">
      <w:bodyDiv w:val="1"/>
      <w:marLeft w:val="0"/>
      <w:marRight w:val="0"/>
      <w:marTop w:val="0"/>
      <w:marBottom w:val="0"/>
      <w:divBdr>
        <w:top w:val="none" w:sz="0" w:space="0" w:color="auto"/>
        <w:left w:val="none" w:sz="0" w:space="0" w:color="auto"/>
        <w:bottom w:val="none" w:sz="0" w:space="0" w:color="auto"/>
        <w:right w:val="none" w:sz="0" w:space="0" w:color="auto"/>
      </w:divBdr>
    </w:div>
    <w:div w:id="1175996434">
      <w:bodyDiv w:val="1"/>
      <w:marLeft w:val="0"/>
      <w:marRight w:val="0"/>
      <w:marTop w:val="0"/>
      <w:marBottom w:val="0"/>
      <w:divBdr>
        <w:top w:val="none" w:sz="0" w:space="0" w:color="auto"/>
        <w:left w:val="none" w:sz="0" w:space="0" w:color="auto"/>
        <w:bottom w:val="none" w:sz="0" w:space="0" w:color="auto"/>
        <w:right w:val="none" w:sz="0" w:space="0" w:color="auto"/>
      </w:divBdr>
    </w:div>
    <w:div w:id="1176192049">
      <w:bodyDiv w:val="1"/>
      <w:marLeft w:val="0"/>
      <w:marRight w:val="0"/>
      <w:marTop w:val="0"/>
      <w:marBottom w:val="0"/>
      <w:divBdr>
        <w:top w:val="none" w:sz="0" w:space="0" w:color="auto"/>
        <w:left w:val="none" w:sz="0" w:space="0" w:color="auto"/>
        <w:bottom w:val="none" w:sz="0" w:space="0" w:color="auto"/>
        <w:right w:val="none" w:sz="0" w:space="0" w:color="auto"/>
      </w:divBdr>
      <w:divsChild>
        <w:div w:id="1735617064">
          <w:marLeft w:val="0"/>
          <w:marRight w:val="0"/>
          <w:marTop w:val="0"/>
          <w:marBottom w:val="0"/>
          <w:divBdr>
            <w:top w:val="none" w:sz="0" w:space="0" w:color="auto"/>
            <w:left w:val="none" w:sz="0" w:space="0" w:color="auto"/>
            <w:bottom w:val="none" w:sz="0" w:space="0" w:color="auto"/>
            <w:right w:val="none" w:sz="0" w:space="0" w:color="auto"/>
          </w:divBdr>
          <w:divsChild>
            <w:div w:id="1898855928">
              <w:marLeft w:val="0"/>
              <w:marRight w:val="0"/>
              <w:marTop w:val="0"/>
              <w:marBottom w:val="0"/>
              <w:divBdr>
                <w:top w:val="none" w:sz="0" w:space="0" w:color="auto"/>
                <w:left w:val="none" w:sz="0" w:space="0" w:color="auto"/>
                <w:bottom w:val="none" w:sz="0" w:space="0" w:color="auto"/>
                <w:right w:val="none" w:sz="0" w:space="0" w:color="auto"/>
              </w:divBdr>
            </w:div>
          </w:divsChild>
        </w:div>
        <w:div w:id="1901478179">
          <w:marLeft w:val="0"/>
          <w:marRight w:val="0"/>
          <w:marTop w:val="0"/>
          <w:marBottom w:val="0"/>
          <w:divBdr>
            <w:top w:val="none" w:sz="0" w:space="0" w:color="auto"/>
            <w:left w:val="none" w:sz="0" w:space="0" w:color="auto"/>
            <w:bottom w:val="none" w:sz="0" w:space="0" w:color="auto"/>
            <w:right w:val="none" w:sz="0" w:space="0" w:color="auto"/>
          </w:divBdr>
          <w:divsChild>
            <w:div w:id="56210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577523">
      <w:bodyDiv w:val="1"/>
      <w:marLeft w:val="0"/>
      <w:marRight w:val="0"/>
      <w:marTop w:val="0"/>
      <w:marBottom w:val="0"/>
      <w:divBdr>
        <w:top w:val="none" w:sz="0" w:space="0" w:color="auto"/>
        <w:left w:val="none" w:sz="0" w:space="0" w:color="auto"/>
        <w:bottom w:val="none" w:sz="0" w:space="0" w:color="auto"/>
        <w:right w:val="none" w:sz="0" w:space="0" w:color="auto"/>
      </w:divBdr>
    </w:div>
    <w:div w:id="1176726009">
      <w:bodyDiv w:val="1"/>
      <w:marLeft w:val="0"/>
      <w:marRight w:val="0"/>
      <w:marTop w:val="0"/>
      <w:marBottom w:val="0"/>
      <w:divBdr>
        <w:top w:val="none" w:sz="0" w:space="0" w:color="auto"/>
        <w:left w:val="none" w:sz="0" w:space="0" w:color="auto"/>
        <w:bottom w:val="none" w:sz="0" w:space="0" w:color="auto"/>
        <w:right w:val="none" w:sz="0" w:space="0" w:color="auto"/>
      </w:divBdr>
    </w:div>
    <w:div w:id="1176993590">
      <w:bodyDiv w:val="1"/>
      <w:marLeft w:val="0"/>
      <w:marRight w:val="0"/>
      <w:marTop w:val="0"/>
      <w:marBottom w:val="0"/>
      <w:divBdr>
        <w:top w:val="none" w:sz="0" w:space="0" w:color="auto"/>
        <w:left w:val="none" w:sz="0" w:space="0" w:color="auto"/>
        <w:bottom w:val="none" w:sz="0" w:space="0" w:color="auto"/>
        <w:right w:val="none" w:sz="0" w:space="0" w:color="auto"/>
      </w:divBdr>
    </w:div>
    <w:div w:id="1177039219">
      <w:bodyDiv w:val="1"/>
      <w:marLeft w:val="0"/>
      <w:marRight w:val="0"/>
      <w:marTop w:val="0"/>
      <w:marBottom w:val="0"/>
      <w:divBdr>
        <w:top w:val="none" w:sz="0" w:space="0" w:color="auto"/>
        <w:left w:val="none" w:sz="0" w:space="0" w:color="auto"/>
        <w:bottom w:val="none" w:sz="0" w:space="0" w:color="auto"/>
        <w:right w:val="none" w:sz="0" w:space="0" w:color="auto"/>
      </w:divBdr>
    </w:div>
    <w:div w:id="1177308742">
      <w:bodyDiv w:val="1"/>
      <w:marLeft w:val="0"/>
      <w:marRight w:val="0"/>
      <w:marTop w:val="0"/>
      <w:marBottom w:val="0"/>
      <w:divBdr>
        <w:top w:val="none" w:sz="0" w:space="0" w:color="auto"/>
        <w:left w:val="none" w:sz="0" w:space="0" w:color="auto"/>
        <w:bottom w:val="none" w:sz="0" w:space="0" w:color="auto"/>
        <w:right w:val="none" w:sz="0" w:space="0" w:color="auto"/>
      </w:divBdr>
    </w:div>
    <w:div w:id="1177377907">
      <w:bodyDiv w:val="1"/>
      <w:marLeft w:val="0"/>
      <w:marRight w:val="0"/>
      <w:marTop w:val="0"/>
      <w:marBottom w:val="0"/>
      <w:divBdr>
        <w:top w:val="none" w:sz="0" w:space="0" w:color="auto"/>
        <w:left w:val="none" w:sz="0" w:space="0" w:color="auto"/>
        <w:bottom w:val="none" w:sz="0" w:space="0" w:color="auto"/>
        <w:right w:val="none" w:sz="0" w:space="0" w:color="auto"/>
      </w:divBdr>
    </w:div>
    <w:div w:id="1177648710">
      <w:bodyDiv w:val="1"/>
      <w:marLeft w:val="0"/>
      <w:marRight w:val="0"/>
      <w:marTop w:val="0"/>
      <w:marBottom w:val="0"/>
      <w:divBdr>
        <w:top w:val="none" w:sz="0" w:space="0" w:color="auto"/>
        <w:left w:val="none" w:sz="0" w:space="0" w:color="auto"/>
        <w:bottom w:val="none" w:sz="0" w:space="0" w:color="auto"/>
        <w:right w:val="none" w:sz="0" w:space="0" w:color="auto"/>
      </w:divBdr>
    </w:div>
    <w:div w:id="1177772026">
      <w:bodyDiv w:val="1"/>
      <w:marLeft w:val="0"/>
      <w:marRight w:val="0"/>
      <w:marTop w:val="0"/>
      <w:marBottom w:val="0"/>
      <w:divBdr>
        <w:top w:val="none" w:sz="0" w:space="0" w:color="auto"/>
        <w:left w:val="none" w:sz="0" w:space="0" w:color="auto"/>
        <w:bottom w:val="none" w:sz="0" w:space="0" w:color="auto"/>
        <w:right w:val="none" w:sz="0" w:space="0" w:color="auto"/>
      </w:divBdr>
    </w:div>
    <w:div w:id="1178037811">
      <w:bodyDiv w:val="1"/>
      <w:marLeft w:val="0"/>
      <w:marRight w:val="0"/>
      <w:marTop w:val="0"/>
      <w:marBottom w:val="0"/>
      <w:divBdr>
        <w:top w:val="none" w:sz="0" w:space="0" w:color="auto"/>
        <w:left w:val="none" w:sz="0" w:space="0" w:color="auto"/>
        <w:bottom w:val="none" w:sz="0" w:space="0" w:color="auto"/>
        <w:right w:val="none" w:sz="0" w:space="0" w:color="auto"/>
      </w:divBdr>
    </w:div>
    <w:div w:id="1178234848">
      <w:bodyDiv w:val="1"/>
      <w:marLeft w:val="0"/>
      <w:marRight w:val="0"/>
      <w:marTop w:val="0"/>
      <w:marBottom w:val="0"/>
      <w:divBdr>
        <w:top w:val="none" w:sz="0" w:space="0" w:color="auto"/>
        <w:left w:val="none" w:sz="0" w:space="0" w:color="auto"/>
        <w:bottom w:val="none" w:sz="0" w:space="0" w:color="auto"/>
        <w:right w:val="none" w:sz="0" w:space="0" w:color="auto"/>
      </w:divBdr>
    </w:div>
    <w:div w:id="1178426894">
      <w:bodyDiv w:val="1"/>
      <w:marLeft w:val="0"/>
      <w:marRight w:val="0"/>
      <w:marTop w:val="0"/>
      <w:marBottom w:val="0"/>
      <w:divBdr>
        <w:top w:val="none" w:sz="0" w:space="0" w:color="auto"/>
        <w:left w:val="none" w:sz="0" w:space="0" w:color="auto"/>
        <w:bottom w:val="none" w:sz="0" w:space="0" w:color="auto"/>
        <w:right w:val="none" w:sz="0" w:space="0" w:color="auto"/>
      </w:divBdr>
    </w:div>
    <w:div w:id="1178544783">
      <w:bodyDiv w:val="1"/>
      <w:marLeft w:val="0"/>
      <w:marRight w:val="0"/>
      <w:marTop w:val="0"/>
      <w:marBottom w:val="0"/>
      <w:divBdr>
        <w:top w:val="none" w:sz="0" w:space="0" w:color="auto"/>
        <w:left w:val="none" w:sz="0" w:space="0" w:color="auto"/>
        <w:bottom w:val="none" w:sz="0" w:space="0" w:color="auto"/>
        <w:right w:val="none" w:sz="0" w:space="0" w:color="auto"/>
      </w:divBdr>
    </w:div>
    <w:div w:id="1178690269">
      <w:bodyDiv w:val="1"/>
      <w:marLeft w:val="0"/>
      <w:marRight w:val="0"/>
      <w:marTop w:val="0"/>
      <w:marBottom w:val="0"/>
      <w:divBdr>
        <w:top w:val="none" w:sz="0" w:space="0" w:color="auto"/>
        <w:left w:val="none" w:sz="0" w:space="0" w:color="auto"/>
        <w:bottom w:val="none" w:sz="0" w:space="0" w:color="auto"/>
        <w:right w:val="none" w:sz="0" w:space="0" w:color="auto"/>
      </w:divBdr>
    </w:div>
    <w:div w:id="1178695828">
      <w:bodyDiv w:val="1"/>
      <w:marLeft w:val="0"/>
      <w:marRight w:val="0"/>
      <w:marTop w:val="0"/>
      <w:marBottom w:val="0"/>
      <w:divBdr>
        <w:top w:val="none" w:sz="0" w:space="0" w:color="auto"/>
        <w:left w:val="none" w:sz="0" w:space="0" w:color="auto"/>
        <w:bottom w:val="none" w:sz="0" w:space="0" w:color="auto"/>
        <w:right w:val="none" w:sz="0" w:space="0" w:color="auto"/>
      </w:divBdr>
    </w:div>
    <w:div w:id="1178733200">
      <w:bodyDiv w:val="1"/>
      <w:marLeft w:val="0"/>
      <w:marRight w:val="0"/>
      <w:marTop w:val="0"/>
      <w:marBottom w:val="0"/>
      <w:divBdr>
        <w:top w:val="none" w:sz="0" w:space="0" w:color="auto"/>
        <w:left w:val="none" w:sz="0" w:space="0" w:color="auto"/>
        <w:bottom w:val="none" w:sz="0" w:space="0" w:color="auto"/>
        <w:right w:val="none" w:sz="0" w:space="0" w:color="auto"/>
      </w:divBdr>
    </w:div>
    <w:div w:id="1179079932">
      <w:bodyDiv w:val="1"/>
      <w:marLeft w:val="0"/>
      <w:marRight w:val="0"/>
      <w:marTop w:val="0"/>
      <w:marBottom w:val="0"/>
      <w:divBdr>
        <w:top w:val="none" w:sz="0" w:space="0" w:color="auto"/>
        <w:left w:val="none" w:sz="0" w:space="0" w:color="auto"/>
        <w:bottom w:val="none" w:sz="0" w:space="0" w:color="auto"/>
        <w:right w:val="none" w:sz="0" w:space="0" w:color="auto"/>
      </w:divBdr>
    </w:div>
    <w:div w:id="1179201556">
      <w:bodyDiv w:val="1"/>
      <w:marLeft w:val="0"/>
      <w:marRight w:val="0"/>
      <w:marTop w:val="0"/>
      <w:marBottom w:val="0"/>
      <w:divBdr>
        <w:top w:val="none" w:sz="0" w:space="0" w:color="auto"/>
        <w:left w:val="none" w:sz="0" w:space="0" w:color="auto"/>
        <w:bottom w:val="none" w:sz="0" w:space="0" w:color="auto"/>
        <w:right w:val="none" w:sz="0" w:space="0" w:color="auto"/>
      </w:divBdr>
    </w:div>
    <w:div w:id="1179270017">
      <w:bodyDiv w:val="1"/>
      <w:marLeft w:val="0"/>
      <w:marRight w:val="0"/>
      <w:marTop w:val="0"/>
      <w:marBottom w:val="0"/>
      <w:divBdr>
        <w:top w:val="none" w:sz="0" w:space="0" w:color="auto"/>
        <w:left w:val="none" w:sz="0" w:space="0" w:color="auto"/>
        <w:bottom w:val="none" w:sz="0" w:space="0" w:color="auto"/>
        <w:right w:val="none" w:sz="0" w:space="0" w:color="auto"/>
      </w:divBdr>
    </w:div>
    <w:div w:id="1179394005">
      <w:bodyDiv w:val="1"/>
      <w:marLeft w:val="0"/>
      <w:marRight w:val="0"/>
      <w:marTop w:val="0"/>
      <w:marBottom w:val="0"/>
      <w:divBdr>
        <w:top w:val="none" w:sz="0" w:space="0" w:color="auto"/>
        <w:left w:val="none" w:sz="0" w:space="0" w:color="auto"/>
        <w:bottom w:val="none" w:sz="0" w:space="0" w:color="auto"/>
        <w:right w:val="none" w:sz="0" w:space="0" w:color="auto"/>
      </w:divBdr>
    </w:div>
    <w:div w:id="1179394759">
      <w:bodyDiv w:val="1"/>
      <w:marLeft w:val="0"/>
      <w:marRight w:val="0"/>
      <w:marTop w:val="0"/>
      <w:marBottom w:val="0"/>
      <w:divBdr>
        <w:top w:val="none" w:sz="0" w:space="0" w:color="auto"/>
        <w:left w:val="none" w:sz="0" w:space="0" w:color="auto"/>
        <w:bottom w:val="none" w:sz="0" w:space="0" w:color="auto"/>
        <w:right w:val="none" w:sz="0" w:space="0" w:color="auto"/>
      </w:divBdr>
    </w:div>
    <w:div w:id="1179537517">
      <w:bodyDiv w:val="1"/>
      <w:marLeft w:val="0"/>
      <w:marRight w:val="0"/>
      <w:marTop w:val="0"/>
      <w:marBottom w:val="0"/>
      <w:divBdr>
        <w:top w:val="none" w:sz="0" w:space="0" w:color="auto"/>
        <w:left w:val="none" w:sz="0" w:space="0" w:color="auto"/>
        <w:bottom w:val="none" w:sz="0" w:space="0" w:color="auto"/>
        <w:right w:val="none" w:sz="0" w:space="0" w:color="auto"/>
      </w:divBdr>
    </w:div>
    <w:div w:id="1179659807">
      <w:bodyDiv w:val="1"/>
      <w:marLeft w:val="0"/>
      <w:marRight w:val="0"/>
      <w:marTop w:val="0"/>
      <w:marBottom w:val="0"/>
      <w:divBdr>
        <w:top w:val="none" w:sz="0" w:space="0" w:color="auto"/>
        <w:left w:val="none" w:sz="0" w:space="0" w:color="auto"/>
        <w:bottom w:val="none" w:sz="0" w:space="0" w:color="auto"/>
        <w:right w:val="none" w:sz="0" w:space="0" w:color="auto"/>
      </w:divBdr>
    </w:div>
    <w:div w:id="1179999329">
      <w:bodyDiv w:val="1"/>
      <w:marLeft w:val="0"/>
      <w:marRight w:val="0"/>
      <w:marTop w:val="0"/>
      <w:marBottom w:val="0"/>
      <w:divBdr>
        <w:top w:val="none" w:sz="0" w:space="0" w:color="auto"/>
        <w:left w:val="none" w:sz="0" w:space="0" w:color="auto"/>
        <w:bottom w:val="none" w:sz="0" w:space="0" w:color="auto"/>
        <w:right w:val="none" w:sz="0" w:space="0" w:color="auto"/>
      </w:divBdr>
    </w:div>
    <w:div w:id="1180000659">
      <w:bodyDiv w:val="1"/>
      <w:marLeft w:val="0"/>
      <w:marRight w:val="0"/>
      <w:marTop w:val="0"/>
      <w:marBottom w:val="0"/>
      <w:divBdr>
        <w:top w:val="none" w:sz="0" w:space="0" w:color="auto"/>
        <w:left w:val="none" w:sz="0" w:space="0" w:color="auto"/>
        <w:bottom w:val="none" w:sz="0" w:space="0" w:color="auto"/>
        <w:right w:val="none" w:sz="0" w:space="0" w:color="auto"/>
      </w:divBdr>
    </w:div>
    <w:div w:id="1181237538">
      <w:bodyDiv w:val="1"/>
      <w:marLeft w:val="0"/>
      <w:marRight w:val="0"/>
      <w:marTop w:val="0"/>
      <w:marBottom w:val="0"/>
      <w:divBdr>
        <w:top w:val="none" w:sz="0" w:space="0" w:color="auto"/>
        <w:left w:val="none" w:sz="0" w:space="0" w:color="auto"/>
        <w:bottom w:val="none" w:sz="0" w:space="0" w:color="auto"/>
        <w:right w:val="none" w:sz="0" w:space="0" w:color="auto"/>
      </w:divBdr>
    </w:div>
    <w:div w:id="1181431092">
      <w:bodyDiv w:val="1"/>
      <w:marLeft w:val="0"/>
      <w:marRight w:val="0"/>
      <w:marTop w:val="0"/>
      <w:marBottom w:val="0"/>
      <w:divBdr>
        <w:top w:val="none" w:sz="0" w:space="0" w:color="auto"/>
        <w:left w:val="none" w:sz="0" w:space="0" w:color="auto"/>
        <w:bottom w:val="none" w:sz="0" w:space="0" w:color="auto"/>
        <w:right w:val="none" w:sz="0" w:space="0" w:color="auto"/>
      </w:divBdr>
    </w:div>
    <w:div w:id="1181509898">
      <w:bodyDiv w:val="1"/>
      <w:marLeft w:val="0"/>
      <w:marRight w:val="0"/>
      <w:marTop w:val="0"/>
      <w:marBottom w:val="0"/>
      <w:divBdr>
        <w:top w:val="none" w:sz="0" w:space="0" w:color="auto"/>
        <w:left w:val="none" w:sz="0" w:space="0" w:color="auto"/>
        <w:bottom w:val="none" w:sz="0" w:space="0" w:color="auto"/>
        <w:right w:val="none" w:sz="0" w:space="0" w:color="auto"/>
      </w:divBdr>
    </w:div>
    <w:div w:id="1181704068">
      <w:bodyDiv w:val="1"/>
      <w:marLeft w:val="0"/>
      <w:marRight w:val="0"/>
      <w:marTop w:val="0"/>
      <w:marBottom w:val="0"/>
      <w:divBdr>
        <w:top w:val="none" w:sz="0" w:space="0" w:color="auto"/>
        <w:left w:val="none" w:sz="0" w:space="0" w:color="auto"/>
        <w:bottom w:val="none" w:sz="0" w:space="0" w:color="auto"/>
        <w:right w:val="none" w:sz="0" w:space="0" w:color="auto"/>
      </w:divBdr>
    </w:div>
    <w:div w:id="1181705860">
      <w:bodyDiv w:val="1"/>
      <w:marLeft w:val="0"/>
      <w:marRight w:val="0"/>
      <w:marTop w:val="0"/>
      <w:marBottom w:val="0"/>
      <w:divBdr>
        <w:top w:val="none" w:sz="0" w:space="0" w:color="auto"/>
        <w:left w:val="none" w:sz="0" w:space="0" w:color="auto"/>
        <w:bottom w:val="none" w:sz="0" w:space="0" w:color="auto"/>
        <w:right w:val="none" w:sz="0" w:space="0" w:color="auto"/>
      </w:divBdr>
    </w:div>
    <w:div w:id="1181892631">
      <w:bodyDiv w:val="1"/>
      <w:marLeft w:val="0"/>
      <w:marRight w:val="0"/>
      <w:marTop w:val="0"/>
      <w:marBottom w:val="0"/>
      <w:divBdr>
        <w:top w:val="none" w:sz="0" w:space="0" w:color="auto"/>
        <w:left w:val="none" w:sz="0" w:space="0" w:color="auto"/>
        <w:bottom w:val="none" w:sz="0" w:space="0" w:color="auto"/>
        <w:right w:val="none" w:sz="0" w:space="0" w:color="auto"/>
      </w:divBdr>
    </w:div>
    <w:div w:id="1181894673">
      <w:bodyDiv w:val="1"/>
      <w:marLeft w:val="0"/>
      <w:marRight w:val="0"/>
      <w:marTop w:val="0"/>
      <w:marBottom w:val="0"/>
      <w:divBdr>
        <w:top w:val="none" w:sz="0" w:space="0" w:color="auto"/>
        <w:left w:val="none" w:sz="0" w:space="0" w:color="auto"/>
        <w:bottom w:val="none" w:sz="0" w:space="0" w:color="auto"/>
        <w:right w:val="none" w:sz="0" w:space="0" w:color="auto"/>
      </w:divBdr>
    </w:div>
    <w:div w:id="1182360327">
      <w:bodyDiv w:val="1"/>
      <w:marLeft w:val="0"/>
      <w:marRight w:val="0"/>
      <w:marTop w:val="0"/>
      <w:marBottom w:val="0"/>
      <w:divBdr>
        <w:top w:val="none" w:sz="0" w:space="0" w:color="auto"/>
        <w:left w:val="none" w:sz="0" w:space="0" w:color="auto"/>
        <w:bottom w:val="none" w:sz="0" w:space="0" w:color="auto"/>
        <w:right w:val="none" w:sz="0" w:space="0" w:color="auto"/>
      </w:divBdr>
    </w:div>
    <w:div w:id="1183321733">
      <w:bodyDiv w:val="1"/>
      <w:marLeft w:val="0"/>
      <w:marRight w:val="0"/>
      <w:marTop w:val="0"/>
      <w:marBottom w:val="0"/>
      <w:divBdr>
        <w:top w:val="none" w:sz="0" w:space="0" w:color="auto"/>
        <w:left w:val="none" w:sz="0" w:space="0" w:color="auto"/>
        <w:bottom w:val="none" w:sz="0" w:space="0" w:color="auto"/>
        <w:right w:val="none" w:sz="0" w:space="0" w:color="auto"/>
      </w:divBdr>
    </w:div>
    <w:div w:id="1183670170">
      <w:bodyDiv w:val="1"/>
      <w:marLeft w:val="0"/>
      <w:marRight w:val="0"/>
      <w:marTop w:val="0"/>
      <w:marBottom w:val="0"/>
      <w:divBdr>
        <w:top w:val="none" w:sz="0" w:space="0" w:color="auto"/>
        <w:left w:val="none" w:sz="0" w:space="0" w:color="auto"/>
        <w:bottom w:val="none" w:sz="0" w:space="0" w:color="auto"/>
        <w:right w:val="none" w:sz="0" w:space="0" w:color="auto"/>
      </w:divBdr>
    </w:div>
    <w:div w:id="1183935934">
      <w:bodyDiv w:val="1"/>
      <w:marLeft w:val="0"/>
      <w:marRight w:val="0"/>
      <w:marTop w:val="0"/>
      <w:marBottom w:val="0"/>
      <w:divBdr>
        <w:top w:val="none" w:sz="0" w:space="0" w:color="auto"/>
        <w:left w:val="none" w:sz="0" w:space="0" w:color="auto"/>
        <w:bottom w:val="none" w:sz="0" w:space="0" w:color="auto"/>
        <w:right w:val="none" w:sz="0" w:space="0" w:color="auto"/>
      </w:divBdr>
      <w:divsChild>
        <w:div w:id="992870940">
          <w:marLeft w:val="0"/>
          <w:marRight w:val="0"/>
          <w:marTop w:val="0"/>
          <w:marBottom w:val="0"/>
          <w:divBdr>
            <w:top w:val="none" w:sz="0" w:space="0" w:color="auto"/>
            <w:left w:val="none" w:sz="0" w:space="0" w:color="auto"/>
            <w:bottom w:val="none" w:sz="0" w:space="0" w:color="auto"/>
            <w:right w:val="none" w:sz="0" w:space="0" w:color="auto"/>
          </w:divBdr>
          <w:divsChild>
            <w:div w:id="745608855">
              <w:marLeft w:val="0"/>
              <w:marRight w:val="0"/>
              <w:marTop w:val="0"/>
              <w:marBottom w:val="0"/>
              <w:divBdr>
                <w:top w:val="none" w:sz="0" w:space="0" w:color="auto"/>
                <w:left w:val="none" w:sz="0" w:space="0" w:color="auto"/>
                <w:bottom w:val="none" w:sz="0" w:space="0" w:color="auto"/>
                <w:right w:val="none" w:sz="0" w:space="0" w:color="auto"/>
              </w:divBdr>
            </w:div>
          </w:divsChild>
        </w:div>
        <w:div w:id="1354841276">
          <w:marLeft w:val="0"/>
          <w:marRight w:val="0"/>
          <w:marTop w:val="0"/>
          <w:marBottom w:val="0"/>
          <w:divBdr>
            <w:top w:val="none" w:sz="0" w:space="0" w:color="auto"/>
            <w:left w:val="none" w:sz="0" w:space="0" w:color="auto"/>
            <w:bottom w:val="none" w:sz="0" w:space="0" w:color="auto"/>
            <w:right w:val="none" w:sz="0" w:space="0" w:color="auto"/>
          </w:divBdr>
          <w:divsChild>
            <w:div w:id="1990553977">
              <w:marLeft w:val="0"/>
              <w:marRight w:val="0"/>
              <w:marTop w:val="0"/>
              <w:marBottom w:val="0"/>
              <w:divBdr>
                <w:top w:val="none" w:sz="0" w:space="0" w:color="auto"/>
                <w:left w:val="none" w:sz="0" w:space="0" w:color="auto"/>
                <w:bottom w:val="none" w:sz="0" w:space="0" w:color="auto"/>
                <w:right w:val="none" w:sz="0" w:space="0" w:color="auto"/>
              </w:divBdr>
            </w:div>
          </w:divsChild>
        </w:div>
        <w:div w:id="1486121947">
          <w:marLeft w:val="0"/>
          <w:marRight w:val="0"/>
          <w:marTop w:val="0"/>
          <w:marBottom w:val="0"/>
          <w:divBdr>
            <w:top w:val="none" w:sz="0" w:space="0" w:color="auto"/>
            <w:left w:val="none" w:sz="0" w:space="0" w:color="auto"/>
            <w:bottom w:val="none" w:sz="0" w:space="0" w:color="auto"/>
            <w:right w:val="none" w:sz="0" w:space="0" w:color="auto"/>
          </w:divBdr>
          <w:divsChild>
            <w:div w:id="383063027">
              <w:marLeft w:val="0"/>
              <w:marRight w:val="0"/>
              <w:marTop w:val="0"/>
              <w:marBottom w:val="0"/>
              <w:divBdr>
                <w:top w:val="none" w:sz="0" w:space="0" w:color="auto"/>
                <w:left w:val="none" w:sz="0" w:space="0" w:color="auto"/>
                <w:bottom w:val="none" w:sz="0" w:space="0" w:color="auto"/>
                <w:right w:val="none" w:sz="0" w:space="0" w:color="auto"/>
              </w:divBdr>
            </w:div>
          </w:divsChild>
        </w:div>
        <w:div w:id="1507593906">
          <w:marLeft w:val="0"/>
          <w:marRight w:val="0"/>
          <w:marTop w:val="0"/>
          <w:marBottom w:val="0"/>
          <w:divBdr>
            <w:top w:val="none" w:sz="0" w:space="0" w:color="auto"/>
            <w:left w:val="none" w:sz="0" w:space="0" w:color="auto"/>
            <w:bottom w:val="none" w:sz="0" w:space="0" w:color="auto"/>
            <w:right w:val="none" w:sz="0" w:space="0" w:color="auto"/>
          </w:divBdr>
          <w:divsChild>
            <w:div w:id="85810371">
              <w:marLeft w:val="0"/>
              <w:marRight w:val="0"/>
              <w:marTop w:val="0"/>
              <w:marBottom w:val="0"/>
              <w:divBdr>
                <w:top w:val="none" w:sz="0" w:space="0" w:color="auto"/>
                <w:left w:val="none" w:sz="0" w:space="0" w:color="auto"/>
                <w:bottom w:val="none" w:sz="0" w:space="0" w:color="auto"/>
                <w:right w:val="none" w:sz="0" w:space="0" w:color="auto"/>
              </w:divBdr>
            </w:div>
          </w:divsChild>
        </w:div>
        <w:div w:id="1650668968">
          <w:marLeft w:val="0"/>
          <w:marRight w:val="0"/>
          <w:marTop w:val="0"/>
          <w:marBottom w:val="0"/>
          <w:divBdr>
            <w:top w:val="none" w:sz="0" w:space="0" w:color="auto"/>
            <w:left w:val="none" w:sz="0" w:space="0" w:color="auto"/>
            <w:bottom w:val="none" w:sz="0" w:space="0" w:color="auto"/>
            <w:right w:val="none" w:sz="0" w:space="0" w:color="auto"/>
          </w:divBdr>
          <w:divsChild>
            <w:div w:id="1462075267">
              <w:marLeft w:val="0"/>
              <w:marRight w:val="0"/>
              <w:marTop w:val="0"/>
              <w:marBottom w:val="0"/>
              <w:divBdr>
                <w:top w:val="none" w:sz="0" w:space="0" w:color="auto"/>
                <w:left w:val="none" w:sz="0" w:space="0" w:color="auto"/>
                <w:bottom w:val="none" w:sz="0" w:space="0" w:color="auto"/>
                <w:right w:val="none" w:sz="0" w:space="0" w:color="auto"/>
              </w:divBdr>
            </w:div>
          </w:divsChild>
        </w:div>
        <w:div w:id="2094278586">
          <w:marLeft w:val="0"/>
          <w:marRight w:val="0"/>
          <w:marTop w:val="0"/>
          <w:marBottom w:val="0"/>
          <w:divBdr>
            <w:top w:val="none" w:sz="0" w:space="0" w:color="auto"/>
            <w:left w:val="none" w:sz="0" w:space="0" w:color="auto"/>
            <w:bottom w:val="none" w:sz="0" w:space="0" w:color="auto"/>
            <w:right w:val="none" w:sz="0" w:space="0" w:color="auto"/>
          </w:divBdr>
          <w:divsChild>
            <w:div w:id="122587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81959">
      <w:bodyDiv w:val="1"/>
      <w:marLeft w:val="0"/>
      <w:marRight w:val="0"/>
      <w:marTop w:val="0"/>
      <w:marBottom w:val="0"/>
      <w:divBdr>
        <w:top w:val="none" w:sz="0" w:space="0" w:color="auto"/>
        <w:left w:val="none" w:sz="0" w:space="0" w:color="auto"/>
        <w:bottom w:val="none" w:sz="0" w:space="0" w:color="auto"/>
        <w:right w:val="none" w:sz="0" w:space="0" w:color="auto"/>
      </w:divBdr>
    </w:div>
    <w:div w:id="1184320614">
      <w:bodyDiv w:val="1"/>
      <w:marLeft w:val="0"/>
      <w:marRight w:val="0"/>
      <w:marTop w:val="0"/>
      <w:marBottom w:val="0"/>
      <w:divBdr>
        <w:top w:val="none" w:sz="0" w:space="0" w:color="auto"/>
        <w:left w:val="none" w:sz="0" w:space="0" w:color="auto"/>
        <w:bottom w:val="none" w:sz="0" w:space="0" w:color="auto"/>
        <w:right w:val="none" w:sz="0" w:space="0" w:color="auto"/>
      </w:divBdr>
    </w:div>
    <w:div w:id="1184629437">
      <w:bodyDiv w:val="1"/>
      <w:marLeft w:val="0"/>
      <w:marRight w:val="0"/>
      <w:marTop w:val="0"/>
      <w:marBottom w:val="0"/>
      <w:divBdr>
        <w:top w:val="none" w:sz="0" w:space="0" w:color="auto"/>
        <w:left w:val="none" w:sz="0" w:space="0" w:color="auto"/>
        <w:bottom w:val="none" w:sz="0" w:space="0" w:color="auto"/>
        <w:right w:val="none" w:sz="0" w:space="0" w:color="auto"/>
      </w:divBdr>
    </w:div>
    <w:div w:id="1184905511">
      <w:bodyDiv w:val="1"/>
      <w:marLeft w:val="0"/>
      <w:marRight w:val="0"/>
      <w:marTop w:val="0"/>
      <w:marBottom w:val="0"/>
      <w:divBdr>
        <w:top w:val="none" w:sz="0" w:space="0" w:color="auto"/>
        <w:left w:val="none" w:sz="0" w:space="0" w:color="auto"/>
        <w:bottom w:val="none" w:sz="0" w:space="0" w:color="auto"/>
        <w:right w:val="none" w:sz="0" w:space="0" w:color="auto"/>
      </w:divBdr>
    </w:div>
    <w:div w:id="1185553178">
      <w:bodyDiv w:val="1"/>
      <w:marLeft w:val="0"/>
      <w:marRight w:val="0"/>
      <w:marTop w:val="0"/>
      <w:marBottom w:val="0"/>
      <w:divBdr>
        <w:top w:val="none" w:sz="0" w:space="0" w:color="auto"/>
        <w:left w:val="none" w:sz="0" w:space="0" w:color="auto"/>
        <w:bottom w:val="none" w:sz="0" w:space="0" w:color="auto"/>
        <w:right w:val="none" w:sz="0" w:space="0" w:color="auto"/>
      </w:divBdr>
    </w:div>
    <w:div w:id="1186168303">
      <w:bodyDiv w:val="1"/>
      <w:marLeft w:val="0"/>
      <w:marRight w:val="0"/>
      <w:marTop w:val="0"/>
      <w:marBottom w:val="0"/>
      <w:divBdr>
        <w:top w:val="none" w:sz="0" w:space="0" w:color="auto"/>
        <w:left w:val="none" w:sz="0" w:space="0" w:color="auto"/>
        <w:bottom w:val="none" w:sz="0" w:space="0" w:color="auto"/>
        <w:right w:val="none" w:sz="0" w:space="0" w:color="auto"/>
      </w:divBdr>
    </w:div>
    <w:div w:id="1186361829">
      <w:bodyDiv w:val="1"/>
      <w:marLeft w:val="0"/>
      <w:marRight w:val="0"/>
      <w:marTop w:val="0"/>
      <w:marBottom w:val="0"/>
      <w:divBdr>
        <w:top w:val="none" w:sz="0" w:space="0" w:color="auto"/>
        <w:left w:val="none" w:sz="0" w:space="0" w:color="auto"/>
        <w:bottom w:val="none" w:sz="0" w:space="0" w:color="auto"/>
        <w:right w:val="none" w:sz="0" w:space="0" w:color="auto"/>
      </w:divBdr>
    </w:div>
    <w:div w:id="1186867445">
      <w:bodyDiv w:val="1"/>
      <w:marLeft w:val="0"/>
      <w:marRight w:val="0"/>
      <w:marTop w:val="0"/>
      <w:marBottom w:val="0"/>
      <w:divBdr>
        <w:top w:val="none" w:sz="0" w:space="0" w:color="auto"/>
        <w:left w:val="none" w:sz="0" w:space="0" w:color="auto"/>
        <w:bottom w:val="none" w:sz="0" w:space="0" w:color="auto"/>
        <w:right w:val="none" w:sz="0" w:space="0" w:color="auto"/>
      </w:divBdr>
    </w:div>
    <w:div w:id="1186867747">
      <w:bodyDiv w:val="1"/>
      <w:marLeft w:val="0"/>
      <w:marRight w:val="0"/>
      <w:marTop w:val="0"/>
      <w:marBottom w:val="0"/>
      <w:divBdr>
        <w:top w:val="none" w:sz="0" w:space="0" w:color="auto"/>
        <w:left w:val="none" w:sz="0" w:space="0" w:color="auto"/>
        <w:bottom w:val="none" w:sz="0" w:space="0" w:color="auto"/>
        <w:right w:val="none" w:sz="0" w:space="0" w:color="auto"/>
      </w:divBdr>
    </w:div>
    <w:div w:id="1187065706">
      <w:bodyDiv w:val="1"/>
      <w:marLeft w:val="0"/>
      <w:marRight w:val="0"/>
      <w:marTop w:val="0"/>
      <w:marBottom w:val="0"/>
      <w:divBdr>
        <w:top w:val="none" w:sz="0" w:space="0" w:color="auto"/>
        <w:left w:val="none" w:sz="0" w:space="0" w:color="auto"/>
        <w:bottom w:val="none" w:sz="0" w:space="0" w:color="auto"/>
        <w:right w:val="none" w:sz="0" w:space="0" w:color="auto"/>
      </w:divBdr>
    </w:div>
    <w:div w:id="1187452452">
      <w:bodyDiv w:val="1"/>
      <w:marLeft w:val="0"/>
      <w:marRight w:val="0"/>
      <w:marTop w:val="0"/>
      <w:marBottom w:val="0"/>
      <w:divBdr>
        <w:top w:val="none" w:sz="0" w:space="0" w:color="auto"/>
        <w:left w:val="none" w:sz="0" w:space="0" w:color="auto"/>
        <w:bottom w:val="none" w:sz="0" w:space="0" w:color="auto"/>
        <w:right w:val="none" w:sz="0" w:space="0" w:color="auto"/>
      </w:divBdr>
    </w:div>
    <w:div w:id="1187475698">
      <w:bodyDiv w:val="1"/>
      <w:marLeft w:val="0"/>
      <w:marRight w:val="0"/>
      <w:marTop w:val="0"/>
      <w:marBottom w:val="0"/>
      <w:divBdr>
        <w:top w:val="none" w:sz="0" w:space="0" w:color="auto"/>
        <w:left w:val="none" w:sz="0" w:space="0" w:color="auto"/>
        <w:bottom w:val="none" w:sz="0" w:space="0" w:color="auto"/>
        <w:right w:val="none" w:sz="0" w:space="0" w:color="auto"/>
      </w:divBdr>
    </w:div>
    <w:div w:id="1187598163">
      <w:bodyDiv w:val="1"/>
      <w:marLeft w:val="0"/>
      <w:marRight w:val="0"/>
      <w:marTop w:val="0"/>
      <w:marBottom w:val="0"/>
      <w:divBdr>
        <w:top w:val="none" w:sz="0" w:space="0" w:color="auto"/>
        <w:left w:val="none" w:sz="0" w:space="0" w:color="auto"/>
        <w:bottom w:val="none" w:sz="0" w:space="0" w:color="auto"/>
        <w:right w:val="none" w:sz="0" w:space="0" w:color="auto"/>
      </w:divBdr>
    </w:div>
    <w:div w:id="1187989166">
      <w:bodyDiv w:val="1"/>
      <w:marLeft w:val="0"/>
      <w:marRight w:val="0"/>
      <w:marTop w:val="0"/>
      <w:marBottom w:val="0"/>
      <w:divBdr>
        <w:top w:val="none" w:sz="0" w:space="0" w:color="auto"/>
        <w:left w:val="none" w:sz="0" w:space="0" w:color="auto"/>
        <w:bottom w:val="none" w:sz="0" w:space="0" w:color="auto"/>
        <w:right w:val="none" w:sz="0" w:space="0" w:color="auto"/>
      </w:divBdr>
    </w:div>
    <w:div w:id="1188253552">
      <w:bodyDiv w:val="1"/>
      <w:marLeft w:val="0"/>
      <w:marRight w:val="0"/>
      <w:marTop w:val="0"/>
      <w:marBottom w:val="0"/>
      <w:divBdr>
        <w:top w:val="none" w:sz="0" w:space="0" w:color="auto"/>
        <w:left w:val="none" w:sz="0" w:space="0" w:color="auto"/>
        <w:bottom w:val="none" w:sz="0" w:space="0" w:color="auto"/>
        <w:right w:val="none" w:sz="0" w:space="0" w:color="auto"/>
      </w:divBdr>
    </w:div>
    <w:div w:id="1188328820">
      <w:bodyDiv w:val="1"/>
      <w:marLeft w:val="0"/>
      <w:marRight w:val="0"/>
      <w:marTop w:val="0"/>
      <w:marBottom w:val="0"/>
      <w:divBdr>
        <w:top w:val="none" w:sz="0" w:space="0" w:color="auto"/>
        <w:left w:val="none" w:sz="0" w:space="0" w:color="auto"/>
        <w:bottom w:val="none" w:sz="0" w:space="0" w:color="auto"/>
        <w:right w:val="none" w:sz="0" w:space="0" w:color="auto"/>
      </w:divBdr>
    </w:div>
    <w:div w:id="1188368937">
      <w:bodyDiv w:val="1"/>
      <w:marLeft w:val="0"/>
      <w:marRight w:val="0"/>
      <w:marTop w:val="0"/>
      <w:marBottom w:val="0"/>
      <w:divBdr>
        <w:top w:val="none" w:sz="0" w:space="0" w:color="auto"/>
        <w:left w:val="none" w:sz="0" w:space="0" w:color="auto"/>
        <w:bottom w:val="none" w:sz="0" w:space="0" w:color="auto"/>
        <w:right w:val="none" w:sz="0" w:space="0" w:color="auto"/>
      </w:divBdr>
    </w:div>
    <w:div w:id="1188837992">
      <w:bodyDiv w:val="1"/>
      <w:marLeft w:val="0"/>
      <w:marRight w:val="0"/>
      <w:marTop w:val="0"/>
      <w:marBottom w:val="0"/>
      <w:divBdr>
        <w:top w:val="none" w:sz="0" w:space="0" w:color="auto"/>
        <w:left w:val="none" w:sz="0" w:space="0" w:color="auto"/>
        <w:bottom w:val="none" w:sz="0" w:space="0" w:color="auto"/>
        <w:right w:val="none" w:sz="0" w:space="0" w:color="auto"/>
      </w:divBdr>
    </w:div>
    <w:div w:id="1189178359">
      <w:bodyDiv w:val="1"/>
      <w:marLeft w:val="0"/>
      <w:marRight w:val="0"/>
      <w:marTop w:val="0"/>
      <w:marBottom w:val="0"/>
      <w:divBdr>
        <w:top w:val="none" w:sz="0" w:space="0" w:color="auto"/>
        <w:left w:val="none" w:sz="0" w:space="0" w:color="auto"/>
        <w:bottom w:val="none" w:sz="0" w:space="0" w:color="auto"/>
        <w:right w:val="none" w:sz="0" w:space="0" w:color="auto"/>
      </w:divBdr>
    </w:div>
    <w:div w:id="1189370589">
      <w:bodyDiv w:val="1"/>
      <w:marLeft w:val="0"/>
      <w:marRight w:val="0"/>
      <w:marTop w:val="0"/>
      <w:marBottom w:val="0"/>
      <w:divBdr>
        <w:top w:val="none" w:sz="0" w:space="0" w:color="auto"/>
        <w:left w:val="none" w:sz="0" w:space="0" w:color="auto"/>
        <w:bottom w:val="none" w:sz="0" w:space="0" w:color="auto"/>
        <w:right w:val="none" w:sz="0" w:space="0" w:color="auto"/>
      </w:divBdr>
    </w:div>
    <w:div w:id="1189952883">
      <w:bodyDiv w:val="1"/>
      <w:marLeft w:val="0"/>
      <w:marRight w:val="0"/>
      <w:marTop w:val="0"/>
      <w:marBottom w:val="0"/>
      <w:divBdr>
        <w:top w:val="none" w:sz="0" w:space="0" w:color="auto"/>
        <w:left w:val="none" w:sz="0" w:space="0" w:color="auto"/>
        <w:bottom w:val="none" w:sz="0" w:space="0" w:color="auto"/>
        <w:right w:val="none" w:sz="0" w:space="0" w:color="auto"/>
      </w:divBdr>
    </w:div>
    <w:div w:id="1190529121">
      <w:bodyDiv w:val="1"/>
      <w:marLeft w:val="0"/>
      <w:marRight w:val="0"/>
      <w:marTop w:val="0"/>
      <w:marBottom w:val="0"/>
      <w:divBdr>
        <w:top w:val="none" w:sz="0" w:space="0" w:color="auto"/>
        <w:left w:val="none" w:sz="0" w:space="0" w:color="auto"/>
        <w:bottom w:val="none" w:sz="0" w:space="0" w:color="auto"/>
        <w:right w:val="none" w:sz="0" w:space="0" w:color="auto"/>
      </w:divBdr>
    </w:div>
    <w:div w:id="1190952084">
      <w:bodyDiv w:val="1"/>
      <w:marLeft w:val="0"/>
      <w:marRight w:val="0"/>
      <w:marTop w:val="0"/>
      <w:marBottom w:val="0"/>
      <w:divBdr>
        <w:top w:val="none" w:sz="0" w:space="0" w:color="auto"/>
        <w:left w:val="none" w:sz="0" w:space="0" w:color="auto"/>
        <w:bottom w:val="none" w:sz="0" w:space="0" w:color="auto"/>
        <w:right w:val="none" w:sz="0" w:space="0" w:color="auto"/>
      </w:divBdr>
    </w:div>
    <w:div w:id="1190997108">
      <w:bodyDiv w:val="1"/>
      <w:marLeft w:val="0"/>
      <w:marRight w:val="0"/>
      <w:marTop w:val="0"/>
      <w:marBottom w:val="0"/>
      <w:divBdr>
        <w:top w:val="none" w:sz="0" w:space="0" w:color="auto"/>
        <w:left w:val="none" w:sz="0" w:space="0" w:color="auto"/>
        <w:bottom w:val="none" w:sz="0" w:space="0" w:color="auto"/>
        <w:right w:val="none" w:sz="0" w:space="0" w:color="auto"/>
      </w:divBdr>
    </w:div>
    <w:div w:id="1191795520">
      <w:bodyDiv w:val="1"/>
      <w:marLeft w:val="0"/>
      <w:marRight w:val="0"/>
      <w:marTop w:val="0"/>
      <w:marBottom w:val="0"/>
      <w:divBdr>
        <w:top w:val="none" w:sz="0" w:space="0" w:color="auto"/>
        <w:left w:val="none" w:sz="0" w:space="0" w:color="auto"/>
        <w:bottom w:val="none" w:sz="0" w:space="0" w:color="auto"/>
        <w:right w:val="none" w:sz="0" w:space="0" w:color="auto"/>
      </w:divBdr>
    </w:div>
    <w:div w:id="1192300663">
      <w:bodyDiv w:val="1"/>
      <w:marLeft w:val="0"/>
      <w:marRight w:val="0"/>
      <w:marTop w:val="0"/>
      <w:marBottom w:val="0"/>
      <w:divBdr>
        <w:top w:val="none" w:sz="0" w:space="0" w:color="auto"/>
        <w:left w:val="none" w:sz="0" w:space="0" w:color="auto"/>
        <w:bottom w:val="none" w:sz="0" w:space="0" w:color="auto"/>
        <w:right w:val="none" w:sz="0" w:space="0" w:color="auto"/>
      </w:divBdr>
    </w:div>
    <w:div w:id="1192494603">
      <w:bodyDiv w:val="1"/>
      <w:marLeft w:val="0"/>
      <w:marRight w:val="0"/>
      <w:marTop w:val="0"/>
      <w:marBottom w:val="0"/>
      <w:divBdr>
        <w:top w:val="none" w:sz="0" w:space="0" w:color="auto"/>
        <w:left w:val="none" w:sz="0" w:space="0" w:color="auto"/>
        <w:bottom w:val="none" w:sz="0" w:space="0" w:color="auto"/>
        <w:right w:val="none" w:sz="0" w:space="0" w:color="auto"/>
      </w:divBdr>
    </w:div>
    <w:div w:id="1193036795">
      <w:bodyDiv w:val="1"/>
      <w:marLeft w:val="0"/>
      <w:marRight w:val="0"/>
      <w:marTop w:val="0"/>
      <w:marBottom w:val="0"/>
      <w:divBdr>
        <w:top w:val="none" w:sz="0" w:space="0" w:color="auto"/>
        <w:left w:val="none" w:sz="0" w:space="0" w:color="auto"/>
        <w:bottom w:val="none" w:sz="0" w:space="0" w:color="auto"/>
        <w:right w:val="none" w:sz="0" w:space="0" w:color="auto"/>
      </w:divBdr>
    </w:div>
    <w:div w:id="1193151409">
      <w:bodyDiv w:val="1"/>
      <w:marLeft w:val="0"/>
      <w:marRight w:val="0"/>
      <w:marTop w:val="0"/>
      <w:marBottom w:val="0"/>
      <w:divBdr>
        <w:top w:val="none" w:sz="0" w:space="0" w:color="auto"/>
        <w:left w:val="none" w:sz="0" w:space="0" w:color="auto"/>
        <w:bottom w:val="none" w:sz="0" w:space="0" w:color="auto"/>
        <w:right w:val="none" w:sz="0" w:space="0" w:color="auto"/>
      </w:divBdr>
    </w:div>
    <w:div w:id="1193154897">
      <w:bodyDiv w:val="1"/>
      <w:marLeft w:val="0"/>
      <w:marRight w:val="0"/>
      <w:marTop w:val="0"/>
      <w:marBottom w:val="0"/>
      <w:divBdr>
        <w:top w:val="none" w:sz="0" w:space="0" w:color="auto"/>
        <w:left w:val="none" w:sz="0" w:space="0" w:color="auto"/>
        <w:bottom w:val="none" w:sz="0" w:space="0" w:color="auto"/>
        <w:right w:val="none" w:sz="0" w:space="0" w:color="auto"/>
      </w:divBdr>
    </w:div>
    <w:div w:id="1193349251">
      <w:bodyDiv w:val="1"/>
      <w:marLeft w:val="0"/>
      <w:marRight w:val="0"/>
      <w:marTop w:val="0"/>
      <w:marBottom w:val="0"/>
      <w:divBdr>
        <w:top w:val="none" w:sz="0" w:space="0" w:color="auto"/>
        <w:left w:val="none" w:sz="0" w:space="0" w:color="auto"/>
        <w:bottom w:val="none" w:sz="0" w:space="0" w:color="auto"/>
        <w:right w:val="none" w:sz="0" w:space="0" w:color="auto"/>
      </w:divBdr>
    </w:div>
    <w:div w:id="1193496711">
      <w:bodyDiv w:val="1"/>
      <w:marLeft w:val="0"/>
      <w:marRight w:val="0"/>
      <w:marTop w:val="0"/>
      <w:marBottom w:val="0"/>
      <w:divBdr>
        <w:top w:val="none" w:sz="0" w:space="0" w:color="auto"/>
        <w:left w:val="none" w:sz="0" w:space="0" w:color="auto"/>
        <w:bottom w:val="none" w:sz="0" w:space="0" w:color="auto"/>
        <w:right w:val="none" w:sz="0" w:space="0" w:color="auto"/>
      </w:divBdr>
    </w:div>
    <w:div w:id="1193613666">
      <w:bodyDiv w:val="1"/>
      <w:marLeft w:val="0"/>
      <w:marRight w:val="0"/>
      <w:marTop w:val="0"/>
      <w:marBottom w:val="0"/>
      <w:divBdr>
        <w:top w:val="none" w:sz="0" w:space="0" w:color="auto"/>
        <w:left w:val="none" w:sz="0" w:space="0" w:color="auto"/>
        <w:bottom w:val="none" w:sz="0" w:space="0" w:color="auto"/>
        <w:right w:val="none" w:sz="0" w:space="0" w:color="auto"/>
      </w:divBdr>
    </w:div>
    <w:div w:id="1193687889">
      <w:bodyDiv w:val="1"/>
      <w:marLeft w:val="0"/>
      <w:marRight w:val="0"/>
      <w:marTop w:val="0"/>
      <w:marBottom w:val="0"/>
      <w:divBdr>
        <w:top w:val="none" w:sz="0" w:space="0" w:color="auto"/>
        <w:left w:val="none" w:sz="0" w:space="0" w:color="auto"/>
        <w:bottom w:val="none" w:sz="0" w:space="0" w:color="auto"/>
        <w:right w:val="none" w:sz="0" w:space="0" w:color="auto"/>
      </w:divBdr>
    </w:div>
    <w:div w:id="1194226698">
      <w:bodyDiv w:val="1"/>
      <w:marLeft w:val="0"/>
      <w:marRight w:val="0"/>
      <w:marTop w:val="0"/>
      <w:marBottom w:val="0"/>
      <w:divBdr>
        <w:top w:val="none" w:sz="0" w:space="0" w:color="auto"/>
        <w:left w:val="none" w:sz="0" w:space="0" w:color="auto"/>
        <w:bottom w:val="none" w:sz="0" w:space="0" w:color="auto"/>
        <w:right w:val="none" w:sz="0" w:space="0" w:color="auto"/>
      </w:divBdr>
    </w:div>
    <w:div w:id="1194660341">
      <w:bodyDiv w:val="1"/>
      <w:marLeft w:val="0"/>
      <w:marRight w:val="0"/>
      <w:marTop w:val="0"/>
      <w:marBottom w:val="0"/>
      <w:divBdr>
        <w:top w:val="none" w:sz="0" w:space="0" w:color="auto"/>
        <w:left w:val="none" w:sz="0" w:space="0" w:color="auto"/>
        <w:bottom w:val="none" w:sz="0" w:space="0" w:color="auto"/>
        <w:right w:val="none" w:sz="0" w:space="0" w:color="auto"/>
      </w:divBdr>
    </w:div>
    <w:div w:id="1195074769">
      <w:bodyDiv w:val="1"/>
      <w:marLeft w:val="0"/>
      <w:marRight w:val="0"/>
      <w:marTop w:val="0"/>
      <w:marBottom w:val="0"/>
      <w:divBdr>
        <w:top w:val="none" w:sz="0" w:space="0" w:color="auto"/>
        <w:left w:val="none" w:sz="0" w:space="0" w:color="auto"/>
        <w:bottom w:val="none" w:sz="0" w:space="0" w:color="auto"/>
        <w:right w:val="none" w:sz="0" w:space="0" w:color="auto"/>
      </w:divBdr>
    </w:div>
    <w:div w:id="1195195216">
      <w:bodyDiv w:val="1"/>
      <w:marLeft w:val="0"/>
      <w:marRight w:val="0"/>
      <w:marTop w:val="0"/>
      <w:marBottom w:val="0"/>
      <w:divBdr>
        <w:top w:val="none" w:sz="0" w:space="0" w:color="auto"/>
        <w:left w:val="none" w:sz="0" w:space="0" w:color="auto"/>
        <w:bottom w:val="none" w:sz="0" w:space="0" w:color="auto"/>
        <w:right w:val="none" w:sz="0" w:space="0" w:color="auto"/>
      </w:divBdr>
    </w:div>
    <w:div w:id="1195386704">
      <w:bodyDiv w:val="1"/>
      <w:marLeft w:val="0"/>
      <w:marRight w:val="0"/>
      <w:marTop w:val="0"/>
      <w:marBottom w:val="0"/>
      <w:divBdr>
        <w:top w:val="none" w:sz="0" w:space="0" w:color="auto"/>
        <w:left w:val="none" w:sz="0" w:space="0" w:color="auto"/>
        <w:bottom w:val="none" w:sz="0" w:space="0" w:color="auto"/>
        <w:right w:val="none" w:sz="0" w:space="0" w:color="auto"/>
      </w:divBdr>
    </w:div>
    <w:div w:id="1195650270">
      <w:bodyDiv w:val="1"/>
      <w:marLeft w:val="0"/>
      <w:marRight w:val="0"/>
      <w:marTop w:val="0"/>
      <w:marBottom w:val="0"/>
      <w:divBdr>
        <w:top w:val="none" w:sz="0" w:space="0" w:color="auto"/>
        <w:left w:val="none" w:sz="0" w:space="0" w:color="auto"/>
        <w:bottom w:val="none" w:sz="0" w:space="0" w:color="auto"/>
        <w:right w:val="none" w:sz="0" w:space="0" w:color="auto"/>
      </w:divBdr>
    </w:div>
    <w:div w:id="1195651813">
      <w:bodyDiv w:val="1"/>
      <w:marLeft w:val="0"/>
      <w:marRight w:val="0"/>
      <w:marTop w:val="0"/>
      <w:marBottom w:val="0"/>
      <w:divBdr>
        <w:top w:val="none" w:sz="0" w:space="0" w:color="auto"/>
        <w:left w:val="none" w:sz="0" w:space="0" w:color="auto"/>
        <w:bottom w:val="none" w:sz="0" w:space="0" w:color="auto"/>
        <w:right w:val="none" w:sz="0" w:space="0" w:color="auto"/>
      </w:divBdr>
    </w:div>
    <w:div w:id="1195774102">
      <w:bodyDiv w:val="1"/>
      <w:marLeft w:val="0"/>
      <w:marRight w:val="0"/>
      <w:marTop w:val="0"/>
      <w:marBottom w:val="0"/>
      <w:divBdr>
        <w:top w:val="none" w:sz="0" w:space="0" w:color="auto"/>
        <w:left w:val="none" w:sz="0" w:space="0" w:color="auto"/>
        <w:bottom w:val="none" w:sz="0" w:space="0" w:color="auto"/>
        <w:right w:val="none" w:sz="0" w:space="0" w:color="auto"/>
      </w:divBdr>
    </w:div>
    <w:div w:id="1196237853">
      <w:bodyDiv w:val="1"/>
      <w:marLeft w:val="0"/>
      <w:marRight w:val="0"/>
      <w:marTop w:val="0"/>
      <w:marBottom w:val="0"/>
      <w:divBdr>
        <w:top w:val="none" w:sz="0" w:space="0" w:color="auto"/>
        <w:left w:val="none" w:sz="0" w:space="0" w:color="auto"/>
        <w:bottom w:val="none" w:sz="0" w:space="0" w:color="auto"/>
        <w:right w:val="none" w:sz="0" w:space="0" w:color="auto"/>
      </w:divBdr>
    </w:div>
    <w:div w:id="1196693962">
      <w:bodyDiv w:val="1"/>
      <w:marLeft w:val="0"/>
      <w:marRight w:val="0"/>
      <w:marTop w:val="0"/>
      <w:marBottom w:val="0"/>
      <w:divBdr>
        <w:top w:val="none" w:sz="0" w:space="0" w:color="auto"/>
        <w:left w:val="none" w:sz="0" w:space="0" w:color="auto"/>
        <w:bottom w:val="none" w:sz="0" w:space="0" w:color="auto"/>
        <w:right w:val="none" w:sz="0" w:space="0" w:color="auto"/>
      </w:divBdr>
    </w:div>
    <w:div w:id="1196697334">
      <w:bodyDiv w:val="1"/>
      <w:marLeft w:val="0"/>
      <w:marRight w:val="0"/>
      <w:marTop w:val="0"/>
      <w:marBottom w:val="0"/>
      <w:divBdr>
        <w:top w:val="none" w:sz="0" w:space="0" w:color="auto"/>
        <w:left w:val="none" w:sz="0" w:space="0" w:color="auto"/>
        <w:bottom w:val="none" w:sz="0" w:space="0" w:color="auto"/>
        <w:right w:val="none" w:sz="0" w:space="0" w:color="auto"/>
      </w:divBdr>
    </w:div>
    <w:div w:id="1196776632">
      <w:bodyDiv w:val="1"/>
      <w:marLeft w:val="0"/>
      <w:marRight w:val="0"/>
      <w:marTop w:val="0"/>
      <w:marBottom w:val="0"/>
      <w:divBdr>
        <w:top w:val="none" w:sz="0" w:space="0" w:color="auto"/>
        <w:left w:val="none" w:sz="0" w:space="0" w:color="auto"/>
        <w:bottom w:val="none" w:sz="0" w:space="0" w:color="auto"/>
        <w:right w:val="none" w:sz="0" w:space="0" w:color="auto"/>
      </w:divBdr>
    </w:div>
    <w:div w:id="1197158671">
      <w:bodyDiv w:val="1"/>
      <w:marLeft w:val="0"/>
      <w:marRight w:val="0"/>
      <w:marTop w:val="0"/>
      <w:marBottom w:val="0"/>
      <w:divBdr>
        <w:top w:val="none" w:sz="0" w:space="0" w:color="auto"/>
        <w:left w:val="none" w:sz="0" w:space="0" w:color="auto"/>
        <w:bottom w:val="none" w:sz="0" w:space="0" w:color="auto"/>
        <w:right w:val="none" w:sz="0" w:space="0" w:color="auto"/>
      </w:divBdr>
    </w:div>
    <w:div w:id="1197815755">
      <w:bodyDiv w:val="1"/>
      <w:marLeft w:val="0"/>
      <w:marRight w:val="0"/>
      <w:marTop w:val="0"/>
      <w:marBottom w:val="0"/>
      <w:divBdr>
        <w:top w:val="none" w:sz="0" w:space="0" w:color="auto"/>
        <w:left w:val="none" w:sz="0" w:space="0" w:color="auto"/>
        <w:bottom w:val="none" w:sz="0" w:space="0" w:color="auto"/>
        <w:right w:val="none" w:sz="0" w:space="0" w:color="auto"/>
      </w:divBdr>
    </w:div>
    <w:div w:id="1197890222">
      <w:bodyDiv w:val="1"/>
      <w:marLeft w:val="0"/>
      <w:marRight w:val="0"/>
      <w:marTop w:val="0"/>
      <w:marBottom w:val="0"/>
      <w:divBdr>
        <w:top w:val="none" w:sz="0" w:space="0" w:color="auto"/>
        <w:left w:val="none" w:sz="0" w:space="0" w:color="auto"/>
        <w:bottom w:val="none" w:sz="0" w:space="0" w:color="auto"/>
        <w:right w:val="none" w:sz="0" w:space="0" w:color="auto"/>
      </w:divBdr>
    </w:div>
    <w:div w:id="1197960241">
      <w:bodyDiv w:val="1"/>
      <w:marLeft w:val="0"/>
      <w:marRight w:val="0"/>
      <w:marTop w:val="0"/>
      <w:marBottom w:val="0"/>
      <w:divBdr>
        <w:top w:val="none" w:sz="0" w:space="0" w:color="auto"/>
        <w:left w:val="none" w:sz="0" w:space="0" w:color="auto"/>
        <w:bottom w:val="none" w:sz="0" w:space="0" w:color="auto"/>
        <w:right w:val="none" w:sz="0" w:space="0" w:color="auto"/>
      </w:divBdr>
    </w:div>
    <w:div w:id="1198155008">
      <w:bodyDiv w:val="1"/>
      <w:marLeft w:val="0"/>
      <w:marRight w:val="0"/>
      <w:marTop w:val="0"/>
      <w:marBottom w:val="0"/>
      <w:divBdr>
        <w:top w:val="none" w:sz="0" w:space="0" w:color="auto"/>
        <w:left w:val="none" w:sz="0" w:space="0" w:color="auto"/>
        <w:bottom w:val="none" w:sz="0" w:space="0" w:color="auto"/>
        <w:right w:val="none" w:sz="0" w:space="0" w:color="auto"/>
      </w:divBdr>
    </w:div>
    <w:div w:id="1198274319">
      <w:bodyDiv w:val="1"/>
      <w:marLeft w:val="0"/>
      <w:marRight w:val="0"/>
      <w:marTop w:val="0"/>
      <w:marBottom w:val="0"/>
      <w:divBdr>
        <w:top w:val="none" w:sz="0" w:space="0" w:color="auto"/>
        <w:left w:val="none" w:sz="0" w:space="0" w:color="auto"/>
        <w:bottom w:val="none" w:sz="0" w:space="0" w:color="auto"/>
        <w:right w:val="none" w:sz="0" w:space="0" w:color="auto"/>
      </w:divBdr>
    </w:div>
    <w:div w:id="1198391621">
      <w:bodyDiv w:val="1"/>
      <w:marLeft w:val="0"/>
      <w:marRight w:val="0"/>
      <w:marTop w:val="0"/>
      <w:marBottom w:val="0"/>
      <w:divBdr>
        <w:top w:val="none" w:sz="0" w:space="0" w:color="auto"/>
        <w:left w:val="none" w:sz="0" w:space="0" w:color="auto"/>
        <w:bottom w:val="none" w:sz="0" w:space="0" w:color="auto"/>
        <w:right w:val="none" w:sz="0" w:space="0" w:color="auto"/>
      </w:divBdr>
    </w:div>
    <w:div w:id="1198813351">
      <w:bodyDiv w:val="1"/>
      <w:marLeft w:val="0"/>
      <w:marRight w:val="0"/>
      <w:marTop w:val="0"/>
      <w:marBottom w:val="0"/>
      <w:divBdr>
        <w:top w:val="none" w:sz="0" w:space="0" w:color="auto"/>
        <w:left w:val="none" w:sz="0" w:space="0" w:color="auto"/>
        <w:bottom w:val="none" w:sz="0" w:space="0" w:color="auto"/>
        <w:right w:val="none" w:sz="0" w:space="0" w:color="auto"/>
      </w:divBdr>
    </w:div>
    <w:div w:id="1199316490">
      <w:bodyDiv w:val="1"/>
      <w:marLeft w:val="0"/>
      <w:marRight w:val="0"/>
      <w:marTop w:val="0"/>
      <w:marBottom w:val="0"/>
      <w:divBdr>
        <w:top w:val="none" w:sz="0" w:space="0" w:color="auto"/>
        <w:left w:val="none" w:sz="0" w:space="0" w:color="auto"/>
        <w:bottom w:val="none" w:sz="0" w:space="0" w:color="auto"/>
        <w:right w:val="none" w:sz="0" w:space="0" w:color="auto"/>
      </w:divBdr>
    </w:div>
    <w:div w:id="1199587512">
      <w:bodyDiv w:val="1"/>
      <w:marLeft w:val="0"/>
      <w:marRight w:val="0"/>
      <w:marTop w:val="0"/>
      <w:marBottom w:val="0"/>
      <w:divBdr>
        <w:top w:val="none" w:sz="0" w:space="0" w:color="auto"/>
        <w:left w:val="none" w:sz="0" w:space="0" w:color="auto"/>
        <w:bottom w:val="none" w:sz="0" w:space="0" w:color="auto"/>
        <w:right w:val="none" w:sz="0" w:space="0" w:color="auto"/>
      </w:divBdr>
    </w:div>
    <w:div w:id="1199775509">
      <w:bodyDiv w:val="1"/>
      <w:marLeft w:val="0"/>
      <w:marRight w:val="0"/>
      <w:marTop w:val="0"/>
      <w:marBottom w:val="0"/>
      <w:divBdr>
        <w:top w:val="none" w:sz="0" w:space="0" w:color="auto"/>
        <w:left w:val="none" w:sz="0" w:space="0" w:color="auto"/>
        <w:bottom w:val="none" w:sz="0" w:space="0" w:color="auto"/>
        <w:right w:val="none" w:sz="0" w:space="0" w:color="auto"/>
      </w:divBdr>
    </w:div>
    <w:div w:id="1200052362">
      <w:bodyDiv w:val="1"/>
      <w:marLeft w:val="0"/>
      <w:marRight w:val="0"/>
      <w:marTop w:val="0"/>
      <w:marBottom w:val="0"/>
      <w:divBdr>
        <w:top w:val="none" w:sz="0" w:space="0" w:color="auto"/>
        <w:left w:val="none" w:sz="0" w:space="0" w:color="auto"/>
        <w:bottom w:val="none" w:sz="0" w:space="0" w:color="auto"/>
        <w:right w:val="none" w:sz="0" w:space="0" w:color="auto"/>
      </w:divBdr>
    </w:div>
    <w:div w:id="1200168871">
      <w:bodyDiv w:val="1"/>
      <w:marLeft w:val="0"/>
      <w:marRight w:val="0"/>
      <w:marTop w:val="0"/>
      <w:marBottom w:val="0"/>
      <w:divBdr>
        <w:top w:val="none" w:sz="0" w:space="0" w:color="auto"/>
        <w:left w:val="none" w:sz="0" w:space="0" w:color="auto"/>
        <w:bottom w:val="none" w:sz="0" w:space="0" w:color="auto"/>
        <w:right w:val="none" w:sz="0" w:space="0" w:color="auto"/>
      </w:divBdr>
    </w:div>
    <w:div w:id="1200317200">
      <w:bodyDiv w:val="1"/>
      <w:marLeft w:val="0"/>
      <w:marRight w:val="0"/>
      <w:marTop w:val="0"/>
      <w:marBottom w:val="0"/>
      <w:divBdr>
        <w:top w:val="none" w:sz="0" w:space="0" w:color="auto"/>
        <w:left w:val="none" w:sz="0" w:space="0" w:color="auto"/>
        <w:bottom w:val="none" w:sz="0" w:space="0" w:color="auto"/>
        <w:right w:val="none" w:sz="0" w:space="0" w:color="auto"/>
      </w:divBdr>
    </w:div>
    <w:div w:id="1200514529">
      <w:bodyDiv w:val="1"/>
      <w:marLeft w:val="0"/>
      <w:marRight w:val="0"/>
      <w:marTop w:val="0"/>
      <w:marBottom w:val="0"/>
      <w:divBdr>
        <w:top w:val="none" w:sz="0" w:space="0" w:color="auto"/>
        <w:left w:val="none" w:sz="0" w:space="0" w:color="auto"/>
        <w:bottom w:val="none" w:sz="0" w:space="0" w:color="auto"/>
        <w:right w:val="none" w:sz="0" w:space="0" w:color="auto"/>
      </w:divBdr>
    </w:div>
    <w:div w:id="1200556562">
      <w:bodyDiv w:val="1"/>
      <w:marLeft w:val="0"/>
      <w:marRight w:val="0"/>
      <w:marTop w:val="0"/>
      <w:marBottom w:val="0"/>
      <w:divBdr>
        <w:top w:val="none" w:sz="0" w:space="0" w:color="auto"/>
        <w:left w:val="none" w:sz="0" w:space="0" w:color="auto"/>
        <w:bottom w:val="none" w:sz="0" w:space="0" w:color="auto"/>
        <w:right w:val="none" w:sz="0" w:space="0" w:color="auto"/>
      </w:divBdr>
    </w:div>
    <w:div w:id="1200581770">
      <w:bodyDiv w:val="1"/>
      <w:marLeft w:val="0"/>
      <w:marRight w:val="0"/>
      <w:marTop w:val="0"/>
      <w:marBottom w:val="0"/>
      <w:divBdr>
        <w:top w:val="none" w:sz="0" w:space="0" w:color="auto"/>
        <w:left w:val="none" w:sz="0" w:space="0" w:color="auto"/>
        <w:bottom w:val="none" w:sz="0" w:space="0" w:color="auto"/>
        <w:right w:val="none" w:sz="0" w:space="0" w:color="auto"/>
      </w:divBdr>
    </w:div>
    <w:div w:id="1200628729">
      <w:bodyDiv w:val="1"/>
      <w:marLeft w:val="0"/>
      <w:marRight w:val="0"/>
      <w:marTop w:val="0"/>
      <w:marBottom w:val="0"/>
      <w:divBdr>
        <w:top w:val="none" w:sz="0" w:space="0" w:color="auto"/>
        <w:left w:val="none" w:sz="0" w:space="0" w:color="auto"/>
        <w:bottom w:val="none" w:sz="0" w:space="0" w:color="auto"/>
        <w:right w:val="none" w:sz="0" w:space="0" w:color="auto"/>
      </w:divBdr>
    </w:div>
    <w:div w:id="1200631513">
      <w:bodyDiv w:val="1"/>
      <w:marLeft w:val="0"/>
      <w:marRight w:val="0"/>
      <w:marTop w:val="0"/>
      <w:marBottom w:val="0"/>
      <w:divBdr>
        <w:top w:val="none" w:sz="0" w:space="0" w:color="auto"/>
        <w:left w:val="none" w:sz="0" w:space="0" w:color="auto"/>
        <w:bottom w:val="none" w:sz="0" w:space="0" w:color="auto"/>
        <w:right w:val="none" w:sz="0" w:space="0" w:color="auto"/>
      </w:divBdr>
    </w:div>
    <w:div w:id="1200707772">
      <w:bodyDiv w:val="1"/>
      <w:marLeft w:val="0"/>
      <w:marRight w:val="0"/>
      <w:marTop w:val="0"/>
      <w:marBottom w:val="0"/>
      <w:divBdr>
        <w:top w:val="none" w:sz="0" w:space="0" w:color="auto"/>
        <w:left w:val="none" w:sz="0" w:space="0" w:color="auto"/>
        <w:bottom w:val="none" w:sz="0" w:space="0" w:color="auto"/>
        <w:right w:val="none" w:sz="0" w:space="0" w:color="auto"/>
      </w:divBdr>
    </w:div>
    <w:div w:id="1201746768">
      <w:bodyDiv w:val="1"/>
      <w:marLeft w:val="0"/>
      <w:marRight w:val="0"/>
      <w:marTop w:val="0"/>
      <w:marBottom w:val="0"/>
      <w:divBdr>
        <w:top w:val="none" w:sz="0" w:space="0" w:color="auto"/>
        <w:left w:val="none" w:sz="0" w:space="0" w:color="auto"/>
        <w:bottom w:val="none" w:sz="0" w:space="0" w:color="auto"/>
        <w:right w:val="none" w:sz="0" w:space="0" w:color="auto"/>
      </w:divBdr>
    </w:div>
    <w:div w:id="1202479029">
      <w:bodyDiv w:val="1"/>
      <w:marLeft w:val="0"/>
      <w:marRight w:val="0"/>
      <w:marTop w:val="0"/>
      <w:marBottom w:val="0"/>
      <w:divBdr>
        <w:top w:val="none" w:sz="0" w:space="0" w:color="auto"/>
        <w:left w:val="none" w:sz="0" w:space="0" w:color="auto"/>
        <w:bottom w:val="none" w:sz="0" w:space="0" w:color="auto"/>
        <w:right w:val="none" w:sz="0" w:space="0" w:color="auto"/>
      </w:divBdr>
    </w:div>
    <w:div w:id="1202592624">
      <w:bodyDiv w:val="1"/>
      <w:marLeft w:val="0"/>
      <w:marRight w:val="0"/>
      <w:marTop w:val="0"/>
      <w:marBottom w:val="0"/>
      <w:divBdr>
        <w:top w:val="none" w:sz="0" w:space="0" w:color="auto"/>
        <w:left w:val="none" w:sz="0" w:space="0" w:color="auto"/>
        <w:bottom w:val="none" w:sz="0" w:space="0" w:color="auto"/>
        <w:right w:val="none" w:sz="0" w:space="0" w:color="auto"/>
      </w:divBdr>
    </w:div>
    <w:div w:id="1202594616">
      <w:bodyDiv w:val="1"/>
      <w:marLeft w:val="0"/>
      <w:marRight w:val="0"/>
      <w:marTop w:val="0"/>
      <w:marBottom w:val="0"/>
      <w:divBdr>
        <w:top w:val="none" w:sz="0" w:space="0" w:color="auto"/>
        <w:left w:val="none" w:sz="0" w:space="0" w:color="auto"/>
        <w:bottom w:val="none" w:sz="0" w:space="0" w:color="auto"/>
        <w:right w:val="none" w:sz="0" w:space="0" w:color="auto"/>
      </w:divBdr>
    </w:div>
    <w:div w:id="1202595848">
      <w:bodyDiv w:val="1"/>
      <w:marLeft w:val="0"/>
      <w:marRight w:val="0"/>
      <w:marTop w:val="0"/>
      <w:marBottom w:val="0"/>
      <w:divBdr>
        <w:top w:val="none" w:sz="0" w:space="0" w:color="auto"/>
        <w:left w:val="none" w:sz="0" w:space="0" w:color="auto"/>
        <w:bottom w:val="none" w:sz="0" w:space="0" w:color="auto"/>
        <w:right w:val="none" w:sz="0" w:space="0" w:color="auto"/>
      </w:divBdr>
    </w:div>
    <w:div w:id="1202788616">
      <w:bodyDiv w:val="1"/>
      <w:marLeft w:val="0"/>
      <w:marRight w:val="0"/>
      <w:marTop w:val="0"/>
      <w:marBottom w:val="0"/>
      <w:divBdr>
        <w:top w:val="none" w:sz="0" w:space="0" w:color="auto"/>
        <w:left w:val="none" w:sz="0" w:space="0" w:color="auto"/>
        <w:bottom w:val="none" w:sz="0" w:space="0" w:color="auto"/>
        <w:right w:val="none" w:sz="0" w:space="0" w:color="auto"/>
      </w:divBdr>
    </w:div>
    <w:div w:id="1202985025">
      <w:bodyDiv w:val="1"/>
      <w:marLeft w:val="0"/>
      <w:marRight w:val="0"/>
      <w:marTop w:val="0"/>
      <w:marBottom w:val="0"/>
      <w:divBdr>
        <w:top w:val="none" w:sz="0" w:space="0" w:color="auto"/>
        <w:left w:val="none" w:sz="0" w:space="0" w:color="auto"/>
        <w:bottom w:val="none" w:sz="0" w:space="0" w:color="auto"/>
        <w:right w:val="none" w:sz="0" w:space="0" w:color="auto"/>
      </w:divBdr>
    </w:div>
    <w:div w:id="1203135986">
      <w:bodyDiv w:val="1"/>
      <w:marLeft w:val="0"/>
      <w:marRight w:val="0"/>
      <w:marTop w:val="0"/>
      <w:marBottom w:val="0"/>
      <w:divBdr>
        <w:top w:val="none" w:sz="0" w:space="0" w:color="auto"/>
        <w:left w:val="none" w:sz="0" w:space="0" w:color="auto"/>
        <w:bottom w:val="none" w:sz="0" w:space="0" w:color="auto"/>
        <w:right w:val="none" w:sz="0" w:space="0" w:color="auto"/>
      </w:divBdr>
    </w:div>
    <w:div w:id="1203326012">
      <w:bodyDiv w:val="1"/>
      <w:marLeft w:val="0"/>
      <w:marRight w:val="0"/>
      <w:marTop w:val="0"/>
      <w:marBottom w:val="0"/>
      <w:divBdr>
        <w:top w:val="none" w:sz="0" w:space="0" w:color="auto"/>
        <w:left w:val="none" w:sz="0" w:space="0" w:color="auto"/>
        <w:bottom w:val="none" w:sz="0" w:space="0" w:color="auto"/>
        <w:right w:val="none" w:sz="0" w:space="0" w:color="auto"/>
      </w:divBdr>
    </w:div>
    <w:div w:id="1203397850">
      <w:bodyDiv w:val="1"/>
      <w:marLeft w:val="0"/>
      <w:marRight w:val="0"/>
      <w:marTop w:val="0"/>
      <w:marBottom w:val="0"/>
      <w:divBdr>
        <w:top w:val="none" w:sz="0" w:space="0" w:color="auto"/>
        <w:left w:val="none" w:sz="0" w:space="0" w:color="auto"/>
        <w:bottom w:val="none" w:sz="0" w:space="0" w:color="auto"/>
        <w:right w:val="none" w:sz="0" w:space="0" w:color="auto"/>
      </w:divBdr>
    </w:div>
    <w:div w:id="1203401321">
      <w:bodyDiv w:val="1"/>
      <w:marLeft w:val="0"/>
      <w:marRight w:val="0"/>
      <w:marTop w:val="0"/>
      <w:marBottom w:val="0"/>
      <w:divBdr>
        <w:top w:val="none" w:sz="0" w:space="0" w:color="auto"/>
        <w:left w:val="none" w:sz="0" w:space="0" w:color="auto"/>
        <w:bottom w:val="none" w:sz="0" w:space="0" w:color="auto"/>
        <w:right w:val="none" w:sz="0" w:space="0" w:color="auto"/>
      </w:divBdr>
    </w:div>
    <w:div w:id="1203902863">
      <w:bodyDiv w:val="1"/>
      <w:marLeft w:val="0"/>
      <w:marRight w:val="0"/>
      <w:marTop w:val="0"/>
      <w:marBottom w:val="0"/>
      <w:divBdr>
        <w:top w:val="none" w:sz="0" w:space="0" w:color="auto"/>
        <w:left w:val="none" w:sz="0" w:space="0" w:color="auto"/>
        <w:bottom w:val="none" w:sz="0" w:space="0" w:color="auto"/>
        <w:right w:val="none" w:sz="0" w:space="0" w:color="auto"/>
      </w:divBdr>
    </w:div>
    <w:div w:id="1203977547">
      <w:bodyDiv w:val="1"/>
      <w:marLeft w:val="0"/>
      <w:marRight w:val="0"/>
      <w:marTop w:val="0"/>
      <w:marBottom w:val="0"/>
      <w:divBdr>
        <w:top w:val="none" w:sz="0" w:space="0" w:color="auto"/>
        <w:left w:val="none" w:sz="0" w:space="0" w:color="auto"/>
        <w:bottom w:val="none" w:sz="0" w:space="0" w:color="auto"/>
        <w:right w:val="none" w:sz="0" w:space="0" w:color="auto"/>
      </w:divBdr>
    </w:div>
    <w:div w:id="1204052753">
      <w:bodyDiv w:val="1"/>
      <w:marLeft w:val="0"/>
      <w:marRight w:val="0"/>
      <w:marTop w:val="0"/>
      <w:marBottom w:val="0"/>
      <w:divBdr>
        <w:top w:val="none" w:sz="0" w:space="0" w:color="auto"/>
        <w:left w:val="none" w:sz="0" w:space="0" w:color="auto"/>
        <w:bottom w:val="none" w:sz="0" w:space="0" w:color="auto"/>
        <w:right w:val="none" w:sz="0" w:space="0" w:color="auto"/>
      </w:divBdr>
    </w:div>
    <w:div w:id="1204174295">
      <w:bodyDiv w:val="1"/>
      <w:marLeft w:val="0"/>
      <w:marRight w:val="0"/>
      <w:marTop w:val="0"/>
      <w:marBottom w:val="0"/>
      <w:divBdr>
        <w:top w:val="none" w:sz="0" w:space="0" w:color="auto"/>
        <w:left w:val="none" w:sz="0" w:space="0" w:color="auto"/>
        <w:bottom w:val="none" w:sz="0" w:space="0" w:color="auto"/>
        <w:right w:val="none" w:sz="0" w:space="0" w:color="auto"/>
      </w:divBdr>
    </w:div>
    <w:div w:id="1204177267">
      <w:bodyDiv w:val="1"/>
      <w:marLeft w:val="0"/>
      <w:marRight w:val="0"/>
      <w:marTop w:val="0"/>
      <w:marBottom w:val="0"/>
      <w:divBdr>
        <w:top w:val="none" w:sz="0" w:space="0" w:color="auto"/>
        <w:left w:val="none" w:sz="0" w:space="0" w:color="auto"/>
        <w:bottom w:val="none" w:sz="0" w:space="0" w:color="auto"/>
        <w:right w:val="none" w:sz="0" w:space="0" w:color="auto"/>
      </w:divBdr>
    </w:div>
    <w:div w:id="1204487934">
      <w:bodyDiv w:val="1"/>
      <w:marLeft w:val="0"/>
      <w:marRight w:val="0"/>
      <w:marTop w:val="0"/>
      <w:marBottom w:val="0"/>
      <w:divBdr>
        <w:top w:val="none" w:sz="0" w:space="0" w:color="auto"/>
        <w:left w:val="none" w:sz="0" w:space="0" w:color="auto"/>
        <w:bottom w:val="none" w:sz="0" w:space="0" w:color="auto"/>
        <w:right w:val="none" w:sz="0" w:space="0" w:color="auto"/>
      </w:divBdr>
    </w:div>
    <w:div w:id="1204556281">
      <w:bodyDiv w:val="1"/>
      <w:marLeft w:val="0"/>
      <w:marRight w:val="0"/>
      <w:marTop w:val="0"/>
      <w:marBottom w:val="0"/>
      <w:divBdr>
        <w:top w:val="none" w:sz="0" w:space="0" w:color="auto"/>
        <w:left w:val="none" w:sz="0" w:space="0" w:color="auto"/>
        <w:bottom w:val="none" w:sz="0" w:space="0" w:color="auto"/>
        <w:right w:val="none" w:sz="0" w:space="0" w:color="auto"/>
      </w:divBdr>
    </w:div>
    <w:div w:id="1204948279">
      <w:bodyDiv w:val="1"/>
      <w:marLeft w:val="0"/>
      <w:marRight w:val="0"/>
      <w:marTop w:val="0"/>
      <w:marBottom w:val="0"/>
      <w:divBdr>
        <w:top w:val="none" w:sz="0" w:space="0" w:color="auto"/>
        <w:left w:val="none" w:sz="0" w:space="0" w:color="auto"/>
        <w:bottom w:val="none" w:sz="0" w:space="0" w:color="auto"/>
        <w:right w:val="none" w:sz="0" w:space="0" w:color="auto"/>
      </w:divBdr>
    </w:div>
    <w:div w:id="1205483806">
      <w:bodyDiv w:val="1"/>
      <w:marLeft w:val="0"/>
      <w:marRight w:val="0"/>
      <w:marTop w:val="0"/>
      <w:marBottom w:val="0"/>
      <w:divBdr>
        <w:top w:val="none" w:sz="0" w:space="0" w:color="auto"/>
        <w:left w:val="none" w:sz="0" w:space="0" w:color="auto"/>
        <w:bottom w:val="none" w:sz="0" w:space="0" w:color="auto"/>
        <w:right w:val="none" w:sz="0" w:space="0" w:color="auto"/>
      </w:divBdr>
    </w:div>
    <w:div w:id="1205677726">
      <w:bodyDiv w:val="1"/>
      <w:marLeft w:val="0"/>
      <w:marRight w:val="0"/>
      <w:marTop w:val="0"/>
      <w:marBottom w:val="0"/>
      <w:divBdr>
        <w:top w:val="none" w:sz="0" w:space="0" w:color="auto"/>
        <w:left w:val="none" w:sz="0" w:space="0" w:color="auto"/>
        <w:bottom w:val="none" w:sz="0" w:space="0" w:color="auto"/>
        <w:right w:val="none" w:sz="0" w:space="0" w:color="auto"/>
      </w:divBdr>
    </w:div>
    <w:div w:id="1205757326">
      <w:bodyDiv w:val="1"/>
      <w:marLeft w:val="0"/>
      <w:marRight w:val="0"/>
      <w:marTop w:val="0"/>
      <w:marBottom w:val="0"/>
      <w:divBdr>
        <w:top w:val="none" w:sz="0" w:space="0" w:color="auto"/>
        <w:left w:val="none" w:sz="0" w:space="0" w:color="auto"/>
        <w:bottom w:val="none" w:sz="0" w:space="0" w:color="auto"/>
        <w:right w:val="none" w:sz="0" w:space="0" w:color="auto"/>
      </w:divBdr>
    </w:div>
    <w:div w:id="1206138464">
      <w:bodyDiv w:val="1"/>
      <w:marLeft w:val="0"/>
      <w:marRight w:val="0"/>
      <w:marTop w:val="0"/>
      <w:marBottom w:val="0"/>
      <w:divBdr>
        <w:top w:val="none" w:sz="0" w:space="0" w:color="auto"/>
        <w:left w:val="none" w:sz="0" w:space="0" w:color="auto"/>
        <w:bottom w:val="none" w:sz="0" w:space="0" w:color="auto"/>
        <w:right w:val="none" w:sz="0" w:space="0" w:color="auto"/>
      </w:divBdr>
    </w:div>
    <w:div w:id="1207336081">
      <w:bodyDiv w:val="1"/>
      <w:marLeft w:val="0"/>
      <w:marRight w:val="0"/>
      <w:marTop w:val="0"/>
      <w:marBottom w:val="0"/>
      <w:divBdr>
        <w:top w:val="none" w:sz="0" w:space="0" w:color="auto"/>
        <w:left w:val="none" w:sz="0" w:space="0" w:color="auto"/>
        <w:bottom w:val="none" w:sz="0" w:space="0" w:color="auto"/>
        <w:right w:val="none" w:sz="0" w:space="0" w:color="auto"/>
      </w:divBdr>
    </w:div>
    <w:div w:id="1207572423">
      <w:bodyDiv w:val="1"/>
      <w:marLeft w:val="0"/>
      <w:marRight w:val="0"/>
      <w:marTop w:val="0"/>
      <w:marBottom w:val="0"/>
      <w:divBdr>
        <w:top w:val="none" w:sz="0" w:space="0" w:color="auto"/>
        <w:left w:val="none" w:sz="0" w:space="0" w:color="auto"/>
        <w:bottom w:val="none" w:sz="0" w:space="0" w:color="auto"/>
        <w:right w:val="none" w:sz="0" w:space="0" w:color="auto"/>
      </w:divBdr>
    </w:div>
    <w:div w:id="1208757970">
      <w:bodyDiv w:val="1"/>
      <w:marLeft w:val="0"/>
      <w:marRight w:val="0"/>
      <w:marTop w:val="0"/>
      <w:marBottom w:val="0"/>
      <w:divBdr>
        <w:top w:val="none" w:sz="0" w:space="0" w:color="auto"/>
        <w:left w:val="none" w:sz="0" w:space="0" w:color="auto"/>
        <w:bottom w:val="none" w:sz="0" w:space="0" w:color="auto"/>
        <w:right w:val="none" w:sz="0" w:space="0" w:color="auto"/>
      </w:divBdr>
    </w:div>
    <w:div w:id="1208958422">
      <w:bodyDiv w:val="1"/>
      <w:marLeft w:val="0"/>
      <w:marRight w:val="0"/>
      <w:marTop w:val="0"/>
      <w:marBottom w:val="0"/>
      <w:divBdr>
        <w:top w:val="none" w:sz="0" w:space="0" w:color="auto"/>
        <w:left w:val="none" w:sz="0" w:space="0" w:color="auto"/>
        <w:bottom w:val="none" w:sz="0" w:space="0" w:color="auto"/>
        <w:right w:val="none" w:sz="0" w:space="0" w:color="auto"/>
      </w:divBdr>
    </w:div>
    <w:div w:id="1209029048">
      <w:bodyDiv w:val="1"/>
      <w:marLeft w:val="0"/>
      <w:marRight w:val="0"/>
      <w:marTop w:val="0"/>
      <w:marBottom w:val="0"/>
      <w:divBdr>
        <w:top w:val="none" w:sz="0" w:space="0" w:color="auto"/>
        <w:left w:val="none" w:sz="0" w:space="0" w:color="auto"/>
        <w:bottom w:val="none" w:sz="0" w:space="0" w:color="auto"/>
        <w:right w:val="none" w:sz="0" w:space="0" w:color="auto"/>
      </w:divBdr>
    </w:div>
    <w:div w:id="1209147149">
      <w:bodyDiv w:val="1"/>
      <w:marLeft w:val="0"/>
      <w:marRight w:val="0"/>
      <w:marTop w:val="0"/>
      <w:marBottom w:val="0"/>
      <w:divBdr>
        <w:top w:val="none" w:sz="0" w:space="0" w:color="auto"/>
        <w:left w:val="none" w:sz="0" w:space="0" w:color="auto"/>
        <w:bottom w:val="none" w:sz="0" w:space="0" w:color="auto"/>
        <w:right w:val="none" w:sz="0" w:space="0" w:color="auto"/>
      </w:divBdr>
    </w:div>
    <w:div w:id="1209217450">
      <w:bodyDiv w:val="1"/>
      <w:marLeft w:val="0"/>
      <w:marRight w:val="0"/>
      <w:marTop w:val="0"/>
      <w:marBottom w:val="0"/>
      <w:divBdr>
        <w:top w:val="none" w:sz="0" w:space="0" w:color="auto"/>
        <w:left w:val="none" w:sz="0" w:space="0" w:color="auto"/>
        <w:bottom w:val="none" w:sz="0" w:space="0" w:color="auto"/>
        <w:right w:val="none" w:sz="0" w:space="0" w:color="auto"/>
      </w:divBdr>
    </w:div>
    <w:div w:id="1209417574">
      <w:bodyDiv w:val="1"/>
      <w:marLeft w:val="0"/>
      <w:marRight w:val="0"/>
      <w:marTop w:val="0"/>
      <w:marBottom w:val="0"/>
      <w:divBdr>
        <w:top w:val="none" w:sz="0" w:space="0" w:color="auto"/>
        <w:left w:val="none" w:sz="0" w:space="0" w:color="auto"/>
        <w:bottom w:val="none" w:sz="0" w:space="0" w:color="auto"/>
        <w:right w:val="none" w:sz="0" w:space="0" w:color="auto"/>
      </w:divBdr>
    </w:div>
    <w:div w:id="1209419786">
      <w:bodyDiv w:val="1"/>
      <w:marLeft w:val="0"/>
      <w:marRight w:val="0"/>
      <w:marTop w:val="0"/>
      <w:marBottom w:val="0"/>
      <w:divBdr>
        <w:top w:val="none" w:sz="0" w:space="0" w:color="auto"/>
        <w:left w:val="none" w:sz="0" w:space="0" w:color="auto"/>
        <w:bottom w:val="none" w:sz="0" w:space="0" w:color="auto"/>
        <w:right w:val="none" w:sz="0" w:space="0" w:color="auto"/>
      </w:divBdr>
    </w:div>
    <w:div w:id="1209680261">
      <w:bodyDiv w:val="1"/>
      <w:marLeft w:val="0"/>
      <w:marRight w:val="0"/>
      <w:marTop w:val="0"/>
      <w:marBottom w:val="0"/>
      <w:divBdr>
        <w:top w:val="none" w:sz="0" w:space="0" w:color="auto"/>
        <w:left w:val="none" w:sz="0" w:space="0" w:color="auto"/>
        <w:bottom w:val="none" w:sz="0" w:space="0" w:color="auto"/>
        <w:right w:val="none" w:sz="0" w:space="0" w:color="auto"/>
      </w:divBdr>
    </w:div>
    <w:div w:id="1210149713">
      <w:bodyDiv w:val="1"/>
      <w:marLeft w:val="0"/>
      <w:marRight w:val="0"/>
      <w:marTop w:val="0"/>
      <w:marBottom w:val="0"/>
      <w:divBdr>
        <w:top w:val="none" w:sz="0" w:space="0" w:color="auto"/>
        <w:left w:val="none" w:sz="0" w:space="0" w:color="auto"/>
        <w:bottom w:val="none" w:sz="0" w:space="0" w:color="auto"/>
        <w:right w:val="none" w:sz="0" w:space="0" w:color="auto"/>
      </w:divBdr>
    </w:div>
    <w:div w:id="1210608669">
      <w:bodyDiv w:val="1"/>
      <w:marLeft w:val="0"/>
      <w:marRight w:val="0"/>
      <w:marTop w:val="0"/>
      <w:marBottom w:val="0"/>
      <w:divBdr>
        <w:top w:val="none" w:sz="0" w:space="0" w:color="auto"/>
        <w:left w:val="none" w:sz="0" w:space="0" w:color="auto"/>
        <w:bottom w:val="none" w:sz="0" w:space="0" w:color="auto"/>
        <w:right w:val="none" w:sz="0" w:space="0" w:color="auto"/>
      </w:divBdr>
    </w:div>
    <w:div w:id="1211527720">
      <w:bodyDiv w:val="1"/>
      <w:marLeft w:val="0"/>
      <w:marRight w:val="0"/>
      <w:marTop w:val="0"/>
      <w:marBottom w:val="0"/>
      <w:divBdr>
        <w:top w:val="none" w:sz="0" w:space="0" w:color="auto"/>
        <w:left w:val="none" w:sz="0" w:space="0" w:color="auto"/>
        <w:bottom w:val="none" w:sz="0" w:space="0" w:color="auto"/>
        <w:right w:val="none" w:sz="0" w:space="0" w:color="auto"/>
      </w:divBdr>
    </w:div>
    <w:div w:id="1211843250">
      <w:bodyDiv w:val="1"/>
      <w:marLeft w:val="0"/>
      <w:marRight w:val="0"/>
      <w:marTop w:val="0"/>
      <w:marBottom w:val="0"/>
      <w:divBdr>
        <w:top w:val="none" w:sz="0" w:space="0" w:color="auto"/>
        <w:left w:val="none" w:sz="0" w:space="0" w:color="auto"/>
        <w:bottom w:val="none" w:sz="0" w:space="0" w:color="auto"/>
        <w:right w:val="none" w:sz="0" w:space="0" w:color="auto"/>
      </w:divBdr>
    </w:div>
    <w:div w:id="1212037024">
      <w:bodyDiv w:val="1"/>
      <w:marLeft w:val="0"/>
      <w:marRight w:val="0"/>
      <w:marTop w:val="0"/>
      <w:marBottom w:val="0"/>
      <w:divBdr>
        <w:top w:val="none" w:sz="0" w:space="0" w:color="auto"/>
        <w:left w:val="none" w:sz="0" w:space="0" w:color="auto"/>
        <w:bottom w:val="none" w:sz="0" w:space="0" w:color="auto"/>
        <w:right w:val="none" w:sz="0" w:space="0" w:color="auto"/>
      </w:divBdr>
    </w:div>
    <w:div w:id="1212183876">
      <w:bodyDiv w:val="1"/>
      <w:marLeft w:val="0"/>
      <w:marRight w:val="0"/>
      <w:marTop w:val="0"/>
      <w:marBottom w:val="0"/>
      <w:divBdr>
        <w:top w:val="none" w:sz="0" w:space="0" w:color="auto"/>
        <w:left w:val="none" w:sz="0" w:space="0" w:color="auto"/>
        <w:bottom w:val="none" w:sz="0" w:space="0" w:color="auto"/>
        <w:right w:val="none" w:sz="0" w:space="0" w:color="auto"/>
      </w:divBdr>
    </w:div>
    <w:div w:id="1212234145">
      <w:bodyDiv w:val="1"/>
      <w:marLeft w:val="0"/>
      <w:marRight w:val="0"/>
      <w:marTop w:val="0"/>
      <w:marBottom w:val="0"/>
      <w:divBdr>
        <w:top w:val="none" w:sz="0" w:space="0" w:color="auto"/>
        <w:left w:val="none" w:sz="0" w:space="0" w:color="auto"/>
        <w:bottom w:val="none" w:sz="0" w:space="0" w:color="auto"/>
        <w:right w:val="none" w:sz="0" w:space="0" w:color="auto"/>
      </w:divBdr>
    </w:div>
    <w:div w:id="1212496255">
      <w:bodyDiv w:val="1"/>
      <w:marLeft w:val="0"/>
      <w:marRight w:val="0"/>
      <w:marTop w:val="0"/>
      <w:marBottom w:val="0"/>
      <w:divBdr>
        <w:top w:val="none" w:sz="0" w:space="0" w:color="auto"/>
        <w:left w:val="none" w:sz="0" w:space="0" w:color="auto"/>
        <w:bottom w:val="none" w:sz="0" w:space="0" w:color="auto"/>
        <w:right w:val="none" w:sz="0" w:space="0" w:color="auto"/>
      </w:divBdr>
    </w:div>
    <w:div w:id="1212883339">
      <w:bodyDiv w:val="1"/>
      <w:marLeft w:val="0"/>
      <w:marRight w:val="0"/>
      <w:marTop w:val="0"/>
      <w:marBottom w:val="0"/>
      <w:divBdr>
        <w:top w:val="none" w:sz="0" w:space="0" w:color="auto"/>
        <w:left w:val="none" w:sz="0" w:space="0" w:color="auto"/>
        <w:bottom w:val="none" w:sz="0" w:space="0" w:color="auto"/>
        <w:right w:val="none" w:sz="0" w:space="0" w:color="auto"/>
      </w:divBdr>
    </w:div>
    <w:div w:id="1213350694">
      <w:bodyDiv w:val="1"/>
      <w:marLeft w:val="0"/>
      <w:marRight w:val="0"/>
      <w:marTop w:val="0"/>
      <w:marBottom w:val="0"/>
      <w:divBdr>
        <w:top w:val="none" w:sz="0" w:space="0" w:color="auto"/>
        <w:left w:val="none" w:sz="0" w:space="0" w:color="auto"/>
        <w:bottom w:val="none" w:sz="0" w:space="0" w:color="auto"/>
        <w:right w:val="none" w:sz="0" w:space="0" w:color="auto"/>
      </w:divBdr>
    </w:div>
    <w:div w:id="1213689303">
      <w:bodyDiv w:val="1"/>
      <w:marLeft w:val="0"/>
      <w:marRight w:val="0"/>
      <w:marTop w:val="0"/>
      <w:marBottom w:val="0"/>
      <w:divBdr>
        <w:top w:val="none" w:sz="0" w:space="0" w:color="auto"/>
        <w:left w:val="none" w:sz="0" w:space="0" w:color="auto"/>
        <w:bottom w:val="none" w:sz="0" w:space="0" w:color="auto"/>
        <w:right w:val="none" w:sz="0" w:space="0" w:color="auto"/>
      </w:divBdr>
    </w:div>
    <w:div w:id="1213737810">
      <w:bodyDiv w:val="1"/>
      <w:marLeft w:val="0"/>
      <w:marRight w:val="0"/>
      <w:marTop w:val="0"/>
      <w:marBottom w:val="0"/>
      <w:divBdr>
        <w:top w:val="none" w:sz="0" w:space="0" w:color="auto"/>
        <w:left w:val="none" w:sz="0" w:space="0" w:color="auto"/>
        <w:bottom w:val="none" w:sz="0" w:space="0" w:color="auto"/>
        <w:right w:val="none" w:sz="0" w:space="0" w:color="auto"/>
      </w:divBdr>
    </w:div>
    <w:div w:id="1213811090">
      <w:bodyDiv w:val="1"/>
      <w:marLeft w:val="0"/>
      <w:marRight w:val="0"/>
      <w:marTop w:val="0"/>
      <w:marBottom w:val="0"/>
      <w:divBdr>
        <w:top w:val="none" w:sz="0" w:space="0" w:color="auto"/>
        <w:left w:val="none" w:sz="0" w:space="0" w:color="auto"/>
        <w:bottom w:val="none" w:sz="0" w:space="0" w:color="auto"/>
        <w:right w:val="none" w:sz="0" w:space="0" w:color="auto"/>
      </w:divBdr>
    </w:div>
    <w:div w:id="1213998298">
      <w:bodyDiv w:val="1"/>
      <w:marLeft w:val="0"/>
      <w:marRight w:val="0"/>
      <w:marTop w:val="0"/>
      <w:marBottom w:val="0"/>
      <w:divBdr>
        <w:top w:val="none" w:sz="0" w:space="0" w:color="auto"/>
        <w:left w:val="none" w:sz="0" w:space="0" w:color="auto"/>
        <w:bottom w:val="none" w:sz="0" w:space="0" w:color="auto"/>
        <w:right w:val="none" w:sz="0" w:space="0" w:color="auto"/>
      </w:divBdr>
    </w:div>
    <w:div w:id="1214196532">
      <w:bodyDiv w:val="1"/>
      <w:marLeft w:val="0"/>
      <w:marRight w:val="0"/>
      <w:marTop w:val="0"/>
      <w:marBottom w:val="0"/>
      <w:divBdr>
        <w:top w:val="none" w:sz="0" w:space="0" w:color="auto"/>
        <w:left w:val="none" w:sz="0" w:space="0" w:color="auto"/>
        <w:bottom w:val="none" w:sz="0" w:space="0" w:color="auto"/>
        <w:right w:val="none" w:sz="0" w:space="0" w:color="auto"/>
      </w:divBdr>
    </w:div>
    <w:div w:id="1214459749">
      <w:bodyDiv w:val="1"/>
      <w:marLeft w:val="0"/>
      <w:marRight w:val="0"/>
      <w:marTop w:val="0"/>
      <w:marBottom w:val="0"/>
      <w:divBdr>
        <w:top w:val="none" w:sz="0" w:space="0" w:color="auto"/>
        <w:left w:val="none" w:sz="0" w:space="0" w:color="auto"/>
        <w:bottom w:val="none" w:sz="0" w:space="0" w:color="auto"/>
        <w:right w:val="none" w:sz="0" w:space="0" w:color="auto"/>
      </w:divBdr>
    </w:div>
    <w:div w:id="1214776814">
      <w:bodyDiv w:val="1"/>
      <w:marLeft w:val="0"/>
      <w:marRight w:val="0"/>
      <w:marTop w:val="0"/>
      <w:marBottom w:val="0"/>
      <w:divBdr>
        <w:top w:val="none" w:sz="0" w:space="0" w:color="auto"/>
        <w:left w:val="none" w:sz="0" w:space="0" w:color="auto"/>
        <w:bottom w:val="none" w:sz="0" w:space="0" w:color="auto"/>
        <w:right w:val="none" w:sz="0" w:space="0" w:color="auto"/>
      </w:divBdr>
    </w:div>
    <w:div w:id="1214808056">
      <w:bodyDiv w:val="1"/>
      <w:marLeft w:val="0"/>
      <w:marRight w:val="0"/>
      <w:marTop w:val="0"/>
      <w:marBottom w:val="0"/>
      <w:divBdr>
        <w:top w:val="none" w:sz="0" w:space="0" w:color="auto"/>
        <w:left w:val="none" w:sz="0" w:space="0" w:color="auto"/>
        <w:bottom w:val="none" w:sz="0" w:space="0" w:color="auto"/>
        <w:right w:val="none" w:sz="0" w:space="0" w:color="auto"/>
      </w:divBdr>
    </w:div>
    <w:div w:id="1215120606">
      <w:bodyDiv w:val="1"/>
      <w:marLeft w:val="0"/>
      <w:marRight w:val="0"/>
      <w:marTop w:val="0"/>
      <w:marBottom w:val="0"/>
      <w:divBdr>
        <w:top w:val="none" w:sz="0" w:space="0" w:color="auto"/>
        <w:left w:val="none" w:sz="0" w:space="0" w:color="auto"/>
        <w:bottom w:val="none" w:sz="0" w:space="0" w:color="auto"/>
        <w:right w:val="none" w:sz="0" w:space="0" w:color="auto"/>
      </w:divBdr>
    </w:div>
    <w:div w:id="1215194747">
      <w:bodyDiv w:val="1"/>
      <w:marLeft w:val="0"/>
      <w:marRight w:val="0"/>
      <w:marTop w:val="0"/>
      <w:marBottom w:val="0"/>
      <w:divBdr>
        <w:top w:val="none" w:sz="0" w:space="0" w:color="auto"/>
        <w:left w:val="none" w:sz="0" w:space="0" w:color="auto"/>
        <w:bottom w:val="none" w:sz="0" w:space="0" w:color="auto"/>
        <w:right w:val="none" w:sz="0" w:space="0" w:color="auto"/>
      </w:divBdr>
    </w:div>
    <w:div w:id="1215387080">
      <w:bodyDiv w:val="1"/>
      <w:marLeft w:val="0"/>
      <w:marRight w:val="0"/>
      <w:marTop w:val="0"/>
      <w:marBottom w:val="0"/>
      <w:divBdr>
        <w:top w:val="none" w:sz="0" w:space="0" w:color="auto"/>
        <w:left w:val="none" w:sz="0" w:space="0" w:color="auto"/>
        <w:bottom w:val="none" w:sz="0" w:space="0" w:color="auto"/>
        <w:right w:val="none" w:sz="0" w:space="0" w:color="auto"/>
      </w:divBdr>
    </w:div>
    <w:div w:id="1215388913">
      <w:bodyDiv w:val="1"/>
      <w:marLeft w:val="0"/>
      <w:marRight w:val="0"/>
      <w:marTop w:val="0"/>
      <w:marBottom w:val="0"/>
      <w:divBdr>
        <w:top w:val="none" w:sz="0" w:space="0" w:color="auto"/>
        <w:left w:val="none" w:sz="0" w:space="0" w:color="auto"/>
        <w:bottom w:val="none" w:sz="0" w:space="0" w:color="auto"/>
        <w:right w:val="none" w:sz="0" w:space="0" w:color="auto"/>
      </w:divBdr>
    </w:div>
    <w:div w:id="1215657714">
      <w:bodyDiv w:val="1"/>
      <w:marLeft w:val="0"/>
      <w:marRight w:val="0"/>
      <w:marTop w:val="0"/>
      <w:marBottom w:val="0"/>
      <w:divBdr>
        <w:top w:val="none" w:sz="0" w:space="0" w:color="auto"/>
        <w:left w:val="none" w:sz="0" w:space="0" w:color="auto"/>
        <w:bottom w:val="none" w:sz="0" w:space="0" w:color="auto"/>
        <w:right w:val="none" w:sz="0" w:space="0" w:color="auto"/>
      </w:divBdr>
    </w:div>
    <w:div w:id="1215770445">
      <w:bodyDiv w:val="1"/>
      <w:marLeft w:val="0"/>
      <w:marRight w:val="0"/>
      <w:marTop w:val="0"/>
      <w:marBottom w:val="0"/>
      <w:divBdr>
        <w:top w:val="none" w:sz="0" w:space="0" w:color="auto"/>
        <w:left w:val="none" w:sz="0" w:space="0" w:color="auto"/>
        <w:bottom w:val="none" w:sz="0" w:space="0" w:color="auto"/>
        <w:right w:val="none" w:sz="0" w:space="0" w:color="auto"/>
      </w:divBdr>
    </w:div>
    <w:div w:id="1216039248">
      <w:bodyDiv w:val="1"/>
      <w:marLeft w:val="0"/>
      <w:marRight w:val="0"/>
      <w:marTop w:val="0"/>
      <w:marBottom w:val="0"/>
      <w:divBdr>
        <w:top w:val="none" w:sz="0" w:space="0" w:color="auto"/>
        <w:left w:val="none" w:sz="0" w:space="0" w:color="auto"/>
        <w:bottom w:val="none" w:sz="0" w:space="0" w:color="auto"/>
        <w:right w:val="none" w:sz="0" w:space="0" w:color="auto"/>
      </w:divBdr>
    </w:div>
    <w:div w:id="1216115124">
      <w:bodyDiv w:val="1"/>
      <w:marLeft w:val="0"/>
      <w:marRight w:val="0"/>
      <w:marTop w:val="0"/>
      <w:marBottom w:val="0"/>
      <w:divBdr>
        <w:top w:val="none" w:sz="0" w:space="0" w:color="auto"/>
        <w:left w:val="none" w:sz="0" w:space="0" w:color="auto"/>
        <w:bottom w:val="none" w:sz="0" w:space="0" w:color="auto"/>
        <w:right w:val="none" w:sz="0" w:space="0" w:color="auto"/>
      </w:divBdr>
    </w:div>
    <w:div w:id="1216350803">
      <w:bodyDiv w:val="1"/>
      <w:marLeft w:val="0"/>
      <w:marRight w:val="0"/>
      <w:marTop w:val="0"/>
      <w:marBottom w:val="0"/>
      <w:divBdr>
        <w:top w:val="none" w:sz="0" w:space="0" w:color="auto"/>
        <w:left w:val="none" w:sz="0" w:space="0" w:color="auto"/>
        <w:bottom w:val="none" w:sz="0" w:space="0" w:color="auto"/>
        <w:right w:val="none" w:sz="0" w:space="0" w:color="auto"/>
      </w:divBdr>
    </w:div>
    <w:div w:id="1216889993">
      <w:bodyDiv w:val="1"/>
      <w:marLeft w:val="0"/>
      <w:marRight w:val="0"/>
      <w:marTop w:val="0"/>
      <w:marBottom w:val="0"/>
      <w:divBdr>
        <w:top w:val="none" w:sz="0" w:space="0" w:color="auto"/>
        <w:left w:val="none" w:sz="0" w:space="0" w:color="auto"/>
        <w:bottom w:val="none" w:sz="0" w:space="0" w:color="auto"/>
        <w:right w:val="none" w:sz="0" w:space="0" w:color="auto"/>
      </w:divBdr>
    </w:div>
    <w:div w:id="1217085422">
      <w:bodyDiv w:val="1"/>
      <w:marLeft w:val="0"/>
      <w:marRight w:val="0"/>
      <w:marTop w:val="0"/>
      <w:marBottom w:val="0"/>
      <w:divBdr>
        <w:top w:val="none" w:sz="0" w:space="0" w:color="auto"/>
        <w:left w:val="none" w:sz="0" w:space="0" w:color="auto"/>
        <w:bottom w:val="none" w:sz="0" w:space="0" w:color="auto"/>
        <w:right w:val="none" w:sz="0" w:space="0" w:color="auto"/>
      </w:divBdr>
    </w:div>
    <w:div w:id="1217664111">
      <w:bodyDiv w:val="1"/>
      <w:marLeft w:val="0"/>
      <w:marRight w:val="0"/>
      <w:marTop w:val="0"/>
      <w:marBottom w:val="0"/>
      <w:divBdr>
        <w:top w:val="none" w:sz="0" w:space="0" w:color="auto"/>
        <w:left w:val="none" w:sz="0" w:space="0" w:color="auto"/>
        <w:bottom w:val="none" w:sz="0" w:space="0" w:color="auto"/>
        <w:right w:val="none" w:sz="0" w:space="0" w:color="auto"/>
      </w:divBdr>
    </w:div>
    <w:div w:id="1217668944">
      <w:bodyDiv w:val="1"/>
      <w:marLeft w:val="0"/>
      <w:marRight w:val="0"/>
      <w:marTop w:val="0"/>
      <w:marBottom w:val="0"/>
      <w:divBdr>
        <w:top w:val="none" w:sz="0" w:space="0" w:color="auto"/>
        <w:left w:val="none" w:sz="0" w:space="0" w:color="auto"/>
        <w:bottom w:val="none" w:sz="0" w:space="0" w:color="auto"/>
        <w:right w:val="none" w:sz="0" w:space="0" w:color="auto"/>
      </w:divBdr>
    </w:div>
    <w:div w:id="1218399894">
      <w:bodyDiv w:val="1"/>
      <w:marLeft w:val="0"/>
      <w:marRight w:val="0"/>
      <w:marTop w:val="0"/>
      <w:marBottom w:val="0"/>
      <w:divBdr>
        <w:top w:val="none" w:sz="0" w:space="0" w:color="auto"/>
        <w:left w:val="none" w:sz="0" w:space="0" w:color="auto"/>
        <w:bottom w:val="none" w:sz="0" w:space="0" w:color="auto"/>
        <w:right w:val="none" w:sz="0" w:space="0" w:color="auto"/>
      </w:divBdr>
    </w:div>
    <w:div w:id="1218861937">
      <w:bodyDiv w:val="1"/>
      <w:marLeft w:val="0"/>
      <w:marRight w:val="0"/>
      <w:marTop w:val="0"/>
      <w:marBottom w:val="0"/>
      <w:divBdr>
        <w:top w:val="none" w:sz="0" w:space="0" w:color="auto"/>
        <w:left w:val="none" w:sz="0" w:space="0" w:color="auto"/>
        <w:bottom w:val="none" w:sz="0" w:space="0" w:color="auto"/>
        <w:right w:val="none" w:sz="0" w:space="0" w:color="auto"/>
      </w:divBdr>
    </w:div>
    <w:div w:id="1218979659">
      <w:bodyDiv w:val="1"/>
      <w:marLeft w:val="0"/>
      <w:marRight w:val="0"/>
      <w:marTop w:val="0"/>
      <w:marBottom w:val="0"/>
      <w:divBdr>
        <w:top w:val="none" w:sz="0" w:space="0" w:color="auto"/>
        <w:left w:val="none" w:sz="0" w:space="0" w:color="auto"/>
        <w:bottom w:val="none" w:sz="0" w:space="0" w:color="auto"/>
        <w:right w:val="none" w:sz="0" w:space="0" w:color="auto"/>
      </w:divBdr>
    </w:div>
    <w:div w:id="1219853696">
      <w:bodyDiv w:val="1"/>
      <w:marLeft w:val="0"/>
      <w:marRight w:val="0"/>
      <w:marTop w:val="0"/>
      <w:marBottom w:val="0"/>
      <w:divBdr>
        <w:top w:val="none" w:sz="0" w:space="0" w:color="auto"/>
        <w:left w:val="none" w:sz="0" w:space="0" w:color="auto"/>
        <w:bottom w:val="none" w:sz="0" w:space="0" w:color="auto"/>
        <w:right w:val="none" w:sz="0" w:space="0" w:color="auto"/>
      </w:divBdr>
    </w:div>
    <w:div w:id="1219898527">
      <w:bodyDiv w:val="1"/>
      <w:marLeft w:val="0"/>
      <w:marRight w:val="0"/>
      <w:marTop w:val="0"/>
      <w:marBottom w:val="0"/>
      <w:divBdr>
        <w:top w:val="none" w:sz="0" w:space="0" w:color="auto"/>
        <w:left w:val="none" w:sz="0" w:space="0" w:color="auto"/>
        <w:bottom w:val="none" w:sz="0" w:space="0" w:color="auto"/>
        <w:right w:val="none" w:sz="0" w:space="0" w:color="auto"/>
      </w:divBdr>
    </w:div>
    <w:div w:id="1220550482">
      <w:bodyDiv w:val="1"/>
      <w:marLeft w:val="0"/>
      <w:marRight w:val="0"/>
      <w:marTop w:val="0"/>
      <w:marBottom w:val="0"/>
      <w:divBdr>
        <w:top w:val="none" w:sz="0" w:space="0" w:color="auto"/>
        <w:left w:val="none" w:sz="0" w:space="0" w:color="auto"/>
        <w:bottom w:val="none" w:sz="0" w:space="0" w:color="auto"/>
        <w:right w:val="none" w:sz="0" w:space="0" w:color="auto"/>
      </w:divBdr>
    </w:div>
    <w:div w:id="1220945165">
      <w:bodyDiv w:val="1"/>
      <w:marLeft w:val="0"/>
      <w:marRight w:val="0"/>
      <w:marTop w:val="0"/>
      <w:marBottom w:val="0"/>
      <w:divBdr>
        <w:top w:val="none" w:sz="0" w:space="0" w:color="auto"/>
        <w:left w:val="none" w:sz="0" w:space="0" w:color="auto"/>
        <w:bottom w:val="none" w:sz="0" w:space="0" w:color="auto"/>
        <w:right w:val="none" w:sz="0" w:space="0" w:color="auto"/>
      </w:divBdr>
    </w:div>
    <w:div w:id="1221163510">
      <w:bodyDiv w:val="1"/>
      <w:marLeft w:val="0"/>
      <w:marRight w:val="0"/>
      <w:marTop w:val="0"/>
      <w:marBottom w:val="0"/>
      <w:divBdr>
        <w:top w:val="none" w:sz="0" w:space="0" w:color="auto"/>
        <w:left w:val="none" w:sz="0" w:space="0" w:color="auto"/>
        <w:bottom w:val="none" w:sz="0" w:space="0" w:color="auto"/>
        <w:right w:val="none" w:sz="0" w:space="0" w:color="auto"/>
      </w:divBdr>
    </w:div>
    <w:div w:id="1221283458">
      <w:bodyDiv w:val="1"/>
      <w:marLeft w:val="0"/>
      <w:marRight w:val="0"/>
      <w:marTop w:val="0"/>
      <w:marBottom w:val="0"/>
      <w:divBdr>
        <w:top w:val="none" w:sz="0" w:space="0" w:color="auto"/>
        <w:left w:val="none" w:sz="0" w:space="0" w:color="auto"/>
        <w:bottom w:val="none" w:sz="0" w:space="0" w:color="auto"/>
        <w:right w:val="none" w:sz="0" w:space="0" w:color="auto"/>
      </w:divBdr>
    </w:div>
    <w:div w:id="1221557628">
      <w:bodyDiv w:val="1"/>
      <w:marLeft w:val="0"/>
      <w:marRight w:val="0"/>
      <w:marTop w:val="0"/>
      <w:marBottom w:val="0"/>
      <w:divBdr>
        <w:top w:val="none" w:sz="0" w:space="0" w:color="auto"/>
        <w:left w:val="none" w:sz="0" w:space="0" w:color="auto"/>
        <w:bottom w:val="none" w:sz="0" w:space="0" w:color="auto"/>
        <w:right w:val="none" w:sz="0" w:space="0" w:color="auto"/>
      </w:divBdr>
    </w:div>
    <w:div w:id="1222249338">
      <w:bodyDiv w:val="1"/>
      <w:marLeft w:val="0"/>
      <w:marRight w:val="0"/>
      <w:marTop w:val="0"/>
      <w:marBottom w:val="0"/>
      <w:divBdr>
        <w:top w:val="none" w:sz="0" w:space="0" w:color="auto"/>
        <w:left w:val="none" w:sz="0" w:space="0" w:color="auto"/>
        <w:bottom w:val="none" w:sz="0" w:space="0" w:color="auto"/>
        <w:right w:val="none" w:sz="0" w:space="0" w:color="auto"/>
      </w:divBdr>
    </w:div>
    <w:div w:id="1222402972">
      <w:bodyDiv w:val="1"/>
      <w:marLeft w:val="0"/>
      <w:marRight w:val="0"/>
      <w:marTop w:val="0"/>
      <w:marBottom w:val="0"/>
      <w:divBdr>
        <w:top w:val="none" w:sz="0" w:space="0" w:color="auto"/>
        <w:left w:val="none" w:sz="0" w:space="0" w:color="auto"/>
        <w:bottom w:val="none" w:sz="0" w:space="0" w:color="auto"/>
        <w:right w:val="none" w:sz="0" w:space="0" w:color="auto"/>
      </w:divBdr>
    </w:div>
    <w:div w:id="1222446513">
      <w:bodyDiv w:val="1"/>
      <w:marLeft w:val="0"/>
      <w:marRight w:val="0"/>
      <w:marTop w:val="0"/>
      <w:marBottom w:val="0"/>
      <w:divBdr>
        <w:top w:val="none" w:sz="0" w:space="0" w:color="auto"/>
        <w:left w:val="none" w:sz="0" w:space="0" w:color="auto"/>
        <w:bottom w:val="none" w:sz="0" w:space="0" w:color="auto"/>
        <w:right w:val="none" w:sz="0" w:space="0" w:color="auto"/>
      </w:divBdr>
    </w:div>
    <w:div w:id="1222516506">
      <w:bodyDiv w:val="1"/>
      <w:marLeft w:val="0"/>
      <w:marRight w:val="0"/>
      <w:marTop w:val="0"/>
      <w:marBottom w:val="0"/>
      <w:divBdr>
        <w:top w:val="none" w:sz="0" w:space="0" w:color="auto"/>
        <w:left w:val="none" w:sz="0" w:space="0" w:color="auto"/>
        <w:bottom w:val="none" w:sz="0" w:space="0" w:color="auto"/>
        <w:right w:val="none" w:sz="0" w:space="0" w:color="auto"/>
      </w:divBdr>
    </w:div>
    <w:div w:id="1222525681">
      <w:bodyDiv w:val="1"/>
      <w:marLeft w:val="0"/>
      <w:marRight w:val="0"/>
      <w:marTop w:val="0"/>
      <w:marBottom w:val="0"/>
      <w:divBdr>
        <w:top w:val="none" w:sz="0" w:space="0" w:color="auto"/>
        <w:left w:val="none" w:sz="0" w:space="0" w:color="auto"/>
        <w:bottom w:val="none" w:sz="0" w:space="0" w:color="auto"/>
        <w:right w:val="none" w:sz="0" w:space="0" w:color="auto"/>
      </w:divBdr>
    </w:div>
    <w:div w:id="1222788030">
      <w:bodyDiv w:val="1"/>
      <w:marLeft w:val="0"/>
      <w:marRight w:val="0"/>
      <w:marTop w:val="0"/>
      <w:marBottom w:val="0"/>
      <w:divBdr>
        <w:top w:val="none" w:sz="0" w:space="0" w:color="auto"/>
        <w:left w:val="none" w:sz="0" w:space="0" w:color="auto"/>
        <w:bottom w:val="none" w:sz="0" w:space="0" w:color="auto"/>
        <w:right w:val="none" w:sz="0" w:space="0" w:color="auto"/>
      </w:divBdr>
    </w:div>
    <w:div w:id="1222984828">
      <w:bodyDiv w:val="1"/>
      <w:marLeft w:val="0"/>
      <w:marRight w:val="0"/>
      <w:marTop w:val="0"/>
      <w:marBottom w:val="0"/>
      <w:divBdr>
        <w:top w:val="none" w:sz="0" w:space="0" w:color="auto"/>
        <w:left w:val="none" w:sz="0" w:space="0" w:color="auto"/>
        <w:bottom w:val="none" w:sz="0" w:space="0" w:color="auto"/>
        <w:right w:val="none" w:sz="0" w:space="0" w:color="auto"/>
      </w:divBdr>
    </w:div>
    <w:div w:id="1223248508">
      <w:bodyDiv w:val="1"/>
      <w:marLeft w:val="0"/>
      <w:marRight w:val="0"/>
      <w:marTop w:val="0"/>
      <w:marBottom w:val="0"/>
      <w:divBdr>
        <w:top w:val="none" w:sz="0" w:space="0" w:color="auto"/>
        <w:left w:val="none" w:sz="0" w:space="0" w:color="auto"/>
        <w:bottom w:val="none" w:sz="0" w:space="0" w:color="auto"/>
        <w:right w:val="none" w:sz="0" w:space="0" w:color="auto"/>
      </w:divBdr>
    </w:div>
    <w:div w:id="1223566540">
      <w:bodyDiv w:val="1"/>
      <w:marLeft w:val="0"/>
      <w:marRight w:val="0"/>
      <w:marTop w:val="0"/>
      <w:marBottom w:val="0"/>
      <w:divBdr>
        <w:top w:val="none" w:sz="0" w:space="0" w:color="auto"/>
        <w:left w:val="none" w:sz="0" w:space="0" w:color="auto"/>
        <w:bottom w:val="none" w:sz="0" w:space="0" w:color="auto"/>
        <w:right w:val="none" w:sz="0" w:space="0" w:color="auto"/>
      </w:divBdr>
    </w:div>
    <w:div w:id="1223910907">
      <w:bodyDiv w:val="1"/>
      <w:marLeft w:val="0"/>
      <w:marRight w:val="0"/>
      <w:marTop w:val="0"/>
      <w:marBottom w:val="0"/>
      <w:divBdr>
        <w:top w:val="none" w:sz="0" w:space="0" w:color="auto"/>
        <w:left w:val="none" w:sz="0" w:space="0" w:color="auto"/>
        <w:bottom w:val="none" w:sz="0" w:space="0" w:color="auto"/>
        <w:right w:val="none" w:sz="0" w:space="0" w:color="auto"/>
      </w:divBdr>
    </w:div>
    <w:div w:id="1224218459">
      <w:bodyDiv w:val="1"/>
      <w:marLeft w:val="0"/>
      <w:marRight w:val="0"/>
      <w:marTop w:val="0"/>
      <w:marBottom w:val="0"/>
      <w:divBdr>
        <w:top w:val="none" w:sz="0" w:space="0" w:color="auto"/>
        <w:left w:val="none" w:sz="0" w:space="0" w:color="auto"/>
        <w:bottom w:val="none" w:sz="0" w:space="0" w:color="auto"/>
        <w:right w:val="none" w:sz="0" w:space="0" w:color="auto"/>
      </w:divBdr>
    </w:div>
    <w:div w:id="1224292856">
      <w:bodyDiv w:val="1"/>
      <w:marLeft w:val="0"/>
      <w:marRight w:val="0"/>
      <w:marTop w:val="0"/>
      <w:marBottom w:val="0"/>
      <w:divBdr>
        <w:top w:val="none" w:sz="0" w:space="0" w:color="auto"/>
        <w:left w:val="none" w:sz="0" w:space="0" w:color="auto"/>
        <w:bottom w:val="none" w:sz="0" w:space="0" w:color="auto"/>
        <w:right w:val="none" w:sz="0" w:space="0" w:color="auto"/>
      </w:divBdr>
    </w:div>
    <w:div w:id="1224441544">
      <w:bodyDiv w:val="1"/>
      <w:marLeft w:val="0"/>
      <w:marRight w:val="0"/>
      <w:marTop w:val="0"/>
      <w:marBottom w:val="0"/>
      <w:divBdr>
        <w:top w:val="none" w:sz="0" w:space="0" w:color="auto"/>
        <w:left w:val="none" w:sz="0" w:space="0" w:color="auto"/>
        <w:bottom w:val="none" w:sz="0" w:space="0" w:color="auto"/>
        <w:right w:val="none" w:sz="0" w:space="0" w:color="auto"/>
      </w:divBdr>
    </w:div>
    <w:div w:id="1224677360">
      <w:bodyDiv w:val="1"/>
      <w:marLeft w:val="0"/>
      <w:marRight w:val="0"/>
      <w:marTop w:val="0"/>
      <w:marBottom w:val="0"/>
      <w:divBdr>
        <w:top w:val="none" w:sz="0" w:space="0" w:color="auto"/>
        <w:left w:val="none" w:sz="0" w:space="0" w:color="auto"/>
        <w:bottom w:val="none" w:sz="0" w:space="0" w:color="auto"/>
        <w:right w:val="none" w:sz="0" w:space="0" w:color="auto"/>
      </w:divBdr>
    </w:div>
    <w:div w:id="1225139459">
      <w:bodyDiv w:val="1"/>
      <w:marLeft w:val="0"/>
      <w:marRight w:val="0"/>
      <w:marTop w:val="0"/>
      <w:marBottom w:val="0"/>
      <w:divBdr>
        <w:top w:val="none" w:sz="0" w:space="0" w:color="auto"/>
        <w:left w:val="none" w:sz="0" w:space="0" w:color="auto"/>
        <w:bottom w:val="none" w:sz="0" w:space="0" w:color="auto"/>
        <w:right w:val="none" w:sz="0" w:space="0" w:color="auto"/>
      </w:divBdr>
    </w:div>
    <w:div w:id="1225216376">
      <w:bodyDiv w:val="1"/>
      <w:marLeft w:val="0"/>
      <w:marRight w:val="0"/>
      <w:marTop w:val="0"/>
      <w:marBottom w:val="0"/>
      <w:divBdr>
        <w:top w:val="none" w:sz="0" w:space="0" w:color="auto"/>
        <w:left w:val="none" w:sz="0" w:space="0" w:color="auto"/>
        <w:bottom w:val="none" w:sz="0" w:space="0" w:color="auto"/>
        <w:right w:val="none" w:sz="0" w:space="0" w:color="auto"/>
      </w:divBdr>
    </w:div>
    <w:div w:id="1225530507">
      <w:bodyDiv w:val="1"/>
      <w:marLeft w:val="0"/>
      <w:marRight w:val="0"/>
      <w:marTop w:val="0"/>
      <w:marBottom w:val="0"/>
      <w:divBdr>
        <w:top w:val="none" w:sz="0" w:space="0" w:color="auto"/>
        <w:left w:val="none" w:sz="0" w:space="0" w:color="auto"/>
        <w:bottom w:val="none" w:sz="0" w:space="0" w:color="auto"/>
        <w:right w:val="none" w:sz="0" w:space="0" w:color="auto"/>
      </w:divBdr>
    </w:div>
    <w:div w:id="1226182580">
      <w:bodyDiv w:val="1"/>
      <w:marLeft w:val="0"/>
      <w:marRight w:val="0"/>
      <w:marTop w:val="0"/>
      <w:marBottom w:val="0"/>
      <w:divBdr>
        <w:top w:val="none" w:sz="0" w:space="0" w:color="auto"/>
        <w:left w:val="none" w:sz="0" w:space="0" w:color="auto"/>
        <w:bottom w:val="none" w:sz="0" w:space="0" w:color="auto"/>
        <w:right w:val="none" w:sz="0" w:space="0" w:color="auto"/>
      </w:divBdr>
    </w:div>
    <w:div w:id="1226910188">
      <w:bodyDiv w:val="1"/>
      <w:marLeft w:val="0"/>
      <w:marRight w:val="0"/>
      <w:marTop w:val="0"/>
      <w:marBottom w:val="0"/>
      <w:divBdr>
        <w:top w:val="none" w:sz="0" w:space="0" w:color="auto"/>
        <w:left w:val="none" w:sz="0" w:space="0" w:color="auto"/>
        <w:bottom w:val="none" w:sz="0" w:space="0" w:color="auto"/>
        <w:right w:val="none" w:sz="0" w:space="0" w:color="auto"/>
      </w:divBdr>
    </w:div>
    <w:div w:id="1226991193">
      <w:bodyDiv w:val="1"/>
      <w:marLeft w:val="0"/>
      <w:marRight w:val="0"/>
      <w:marTop w:val="0"/>
      <w:marBottom w:val="0"/>
      <w:divBdr>
        <w:top w:val="none" w:sz="0" w:space="0" w:color="auto"/>
        <w:left w:val="none" w:sz="0" w:space="0" w:color="auto"/>
        <w:bottom w:val="none" w:sz="0" w:space="0" w:color="auto"/>
        <w:right w:val="none" w:sz="0" w:space="0" w:color="auto"/>
      </w:divBdr>
    </w:div>
    <w:div w:id="1227108941">
      <w:bodyDiv w:val="1"/>
      <w:marLeft w:val="0"/>
      <w:marRight w:val="0"/>
      <w:marTop w:val="0"/>
      <w:marBottom w:val="0"/>
      <w:divBdr>
        <w:top w:val="none" w:sz="0" w:space="0" w:color="auto"/>
        <w:left w:val="none" w:sz="0" w:space="0" w:color="auto"/>
        <w:bottom w:val="none" w:sz="0" w:space="0" w:color="auto"/>
        <w:right w:val="none" w:sz="0" w:space="0" w:color="auto"/>
      </w:divBdr>
    </w:div>
    <w:div w:id="1227454612">
      <w:bodyDiv w:val="1"/>
      <w:marLeft w:val="0"/>
      <w:marRight w:val="0"/>
      <w:marTop w:val="0"/>
      <w:marBottom w:val="0"/>
      <w:divBdr>
        <w:top w:val="none" w:sz="0" w:space="0" w:color="auto"/>
        <w:left w:val="none" w:sz="0" w:space="0" w:color="auto"/>
        <w:bottom w:val="none" w:sz="0" w:space="0" w:color="auto"/>
        <w:right w:val="none" w:sz="0" w:space="0" w:color="auto"/>
      </w:divBdr>
    </w:div>
    <w:div w:id="1227574492">
      <w:bodyDiv w:val="1"/>
      <w:marLeft w:val="0"/>
      <w:marRight w:val="0"/>
      <w:marTop w:val="0"/>
      <w:marBottom w:val="0"/>
      <w:divBdr>
        <w:top w:val="none" w:sz="0" w:space="0" w:color="auto"/>
        <w:left w:val="none" w:sz="0" w:space="0" w:color="auto"/>
        <w:bottom w:val="none" w:sz="0" w:space="0" w:color="auto"/>
        <w:right w:val="none" w:sz="0" w:space="0" w:color="auto"/>
      </w:divBdr>
    </w:div>
    <w:div w:id="1228223190">
      <w:bodyDiv w:val="1"/>
      <w:marLeft w:val="0"/>
      <w:marRight w:val="0"/>
      <w:marTop w:val="0"/>
      <w:marBottom w:val="0"/>
      <w:divBdr>
        <w:top w:val="none" w:sz="0" w:space="0" w:color="auto"/>
        <w:left w:val="none" w:sz="0" w:space="0" w:color="auto"/>
        <w:bottom w:val="none" w:sz="0" w:space="0" w:color="auto"/>
        <w:right w:val="none" w:sz="0" w:space="0" w:color="auto"/>
      </w:divBdr>
    </w:div>
    <w:div w:id="1228763144">
      <w:bodyDiv w:val="1"/>
      <w:marLeft w:val="0"/>
      <w:marRight w:val="0"/>
      <w:marTop w:val="0"/>
      <w:marBottom w:val="0"/>
      <w:divBdr>
        <w:top w:val="none" w:sz="0" w:space="0" w:color="auto"/>
        <w:left w:val="none" w:sz="0" w:space="0" w:color="auto"/>
        <w:bottom w:val="none" w:sz="0" w:space="0" w:color="auto"/>
        <w:right w:val="none" w:sz="0" w:space="0" w:color="auto"/>
      </w:divBdr>
    </w:div>
    <w:div w:id="1228876581">
      <w:bodyDiv w:val="1"/>
      <w:marLeft w:val="0"/>
      <w:marRight w:val="0"/>
      <w:marTop w:val="0"/>
      <w:marBottom w:val="0"/>
      <w:divBdr>
        <w:top w:val="none" w:sz="0" w:space="0" w:color="auto"/>
        <w:left w:val="none" w:sz="0" w:space="0" w:color="auto"/>
        <w:bottom w:val="none" w:sz="0" w:space="0" w:color="auto"/>
        <w:right w:val="none" w:sz="0" w:space="0" w:color="auto"/>
      </w:divBdr>
    </w:div>
    <w:div w:id="1229002949">
      <w:bodyDiv w:val="1"/>
      <w:marLeft w:val="0"/>
      <w:marRight w:val="0"/>
      <w:marTop w:val="0"/>
      <w:marBottom w:val="0"/>
      <w:divBdr>
        <w:top w:val="none" w:sz="0" w:space="0" w:color="auto"/>
        <w:left w:val="none" w:sz="0" w:space="0" w:color="auto"/>
        <w:bottom w:val="none" w:sz="0" w:space="0" w:color="auto"/>
        <w:right w:val="none" w:sz="0" w:space="0" w:color="auto"/>
      </w:divBdr>
    </w:div>
    <w:div w:id="1229071309">
      <w:bodyDiv w:val="1"/>
      <w:marLeft w:val="0"/>
      <w:marRight w:val="0"/>
      <w:marTop w:val="0"/>
      <w:marBottom w:val="0"/>
      <w:divBdr>
        <w:top w:val="none" w:sz="0" w:space="0" w:color="auto"/>
        <w:left w:val="none" w:sz="0" w:space="0" w:color="auto"/>
        <w:bottom w:val="none" w:sz="0" w:space="0" w:color="auto"/>
        <w:right w:val="none" w:sz="0" w:space="0" w:color="auto"/>
      </w:divBdr>
    </w:div>
    <w:div w:id="1229342745">
      <w:bodyDiv w:val="1"/>
      <w:marLeft w:val="0"/>
      <w:marRight w:val="0"/>
      <w:marTop w:val="0"/>
      <w:marBottom w:val="0"/>
      <w:divBdr>
        <w:top w:val="none" w:sz="0" w:space="0" w:color="auto"/>
        <w:left w:val="none" w:sz="0" w:space="0" w:color="auto"/>
        <w:bottom w:val="none" w:sz="0" w:space="0" w:color="auto"/>
        <w:right w:val="none" w:sz="0" w:space="0" w:color="auto"/>
      </w:divBdr>
    </w:div>
    <w:div w:id="1229419409">
      <w:bodyDiv w:val="1"/>
      <w:marLeft w:val="0"/>
      <w:marRight w:val="0"/>
      <w:marTop w:val="0"/>
      <w:marBottom w:val="0"/>
      <w:divBdr>
        <w:top w:val="none" w:sz="0" w:space="0" w:color="auto"/>
        <w:left w:val="none" w:sz="0" w:space="0" w:color="auto"/>
        <w:bottom w:val="none" w:sz="0" w:space="0" w:color="auto"/>
        <w:right w:val="none" w:sz="0" w:space="0" w:color="auto"/>
      </w:divBdr>
    </w:div>
    <w:div w:id="1229802706">
      <w:bodyDiv w:val="1"/>
      <w:marLeft w:val="0"/>
      <w:marRight w:val="0"/>
      <w:marTop w:val="0"/>
      <w:marBottom w:val="0"/>
      <w:divBdr>
        <w:top w:val="none" w:sz="0" w:space="0" w:color="auto"/>
        <w:left w:val="none" w:sz="0" w:space="0" w:color="auto"/>
        <w:bottom w:val="none" w:sz="0" w:space="0" w:color="auto"/>
        <w:right w:val="none" w:sz="0" w:space="0" w:color="auto"/>
      </w:divBdr>
    </w:div>
    <w:div w:id="1230654386">
      <w:bodyDiv w:val="1"/>
      <w:marLeft w:val="0"/>
      <w:marRight w:val="0"/>
      <w:marTop w:val="0"/>
      <w:marBottom w:val="0"/>
      <w:divBdr>
        <w:top w:val="none" w:sz="0" w:space="0" w:color="auto"/>
        <w:left w:val="none" w:sz="0" w:space="0" w:color="auto"/>
        <w:bottom w:val="none" w:sz="0" w:space="0" w:color="auto"/>
        <w:right w:val="none" w:sz="0" w:space="0" w:color="auto"/>
      </w:divBdr>
    </w:div>
    <w:div w:id="1230917431">
      <w:bodyDiv w:val="1"/>
      <w:marLeft w:val="0"/>
      <w:marRight w:val="0"/>
      <w:marTop w:val="0"/>
      <w:marBottom w:val="0"/>
      <w:divBdr>
        <w:top w:val="none" w:sz="0" w:space="0" w:color="auto"/>
        <w:left w:val="none" w:sz="0" w:space="0" w:color="auto"/>
        <w:bottom w:val="none" w:sz="0" w:space="0" w:color="auto"/>
        <w:right w:val="none" w:sz="0" w:space="0" w:color="auto"/>
      </w:divBdr>
    </w:div>
    <w:div w:id="1231690447">
      <w:bodyDiv w:val="1"/>
      <w:marLeft w:val="0"/>
      <w:marRight w:val="0"/>
      <w:marTop w:val="0"/>
      <w:marBottom w:val="0"/>
      <w:divBdr>
        <w:top w:val="none" w:sz="0" w:space="0" w:color="auto"/>
        <w:left w:val="none" w:sz="0" w:space="0" w:color="auto"/>
        <w:bottom w:val="none" w:sz="0" w:space="0" w:color="auto"/>
        <w:right w:val="none" w:sz="0" w:space="0" w:color="auto"/>
      </w:divBdr>
    </w:div>
    <w:div w:id="1231841552">
      <w:bodyDiv w:val="1"/>
      <w:marLeft w:val="0"/>
      <w:marRight w:val="0"/>
      <w:marTop w:val="0"/>
      <w:marBottom w:val="0"/>
      <w:divBdr>
        <w:top w:val="none" w:sz="0" w:space="0" w:color="auto"/>
        <w:left w:val="none" w:sz="0" w:space="0" w:color="auto"/>
        <w:bottom w:val="none" w:sz="0" w:space="0" w:color="auto"/>
        <w:right w:val="none" w:sz="0" w:space="0" w:color="auto"/>
      </w:divBdr>
    </w:div>
    <w:div w:id="1232158316">
      <w:bodyDiv w:val="1"/>
      <w:marLeft w:val="0"/>
      <w:marRight w:val="0"/>
      <w:marTop w:val="0"/>
      <w:marBottom w:val="0"/>
      <w:divBdr>
        <w:top w:val="none" w:sz="0" w:space="0" w:color="auto"/>
        <w:left w:val="none" w:sz="0" w:space="0" w:color="auto"/>
        <w:bottom w:val="none" w:sz="0" w:space="0" w:color="auto"/>
        <w:right w:val="none" w:sz="0" w:space="0" w:color="auto"/>
      </w:divBdr>
    </w:div>
    <w:div w:id="1232429342">
      <w:bodyDiv w:val="1"/>
      <w:marLeft w:val="0"/>
      <w:marRight w:val="0"/>
      <w:marTop w:val="0"/>
      <w:marBottom w:val="0"/>
      <w:divBdr>
        <w:top w:val="none" w:sz="0" w:space="0" w:color="auto"/>
        <w:left w:val="none" w:sz="0" w:space="0" w:color="auto"/>
        <w:bottom w:val="none" w:sz="0" w:space="0" w:color="auto"/>
        <w:right w:val="none" w:sz="0" w:space="0" w:color="auto"/>
      </w:divBdr>
    </w:div>
    <w:div w:id="1234197714">
      <w:bodyDiv w:val="1"/>
      <w:marLeft w:val="0"/>
      <w:marRight w:val="0"/>
      <w:marTop w:val="0"/>
      <w:marBottom w:val="0"/>
      <w:divBdr>
        <w:top w:val="none" w:sz="0" w:space="0" w:color="auto"/>
        <w:left w:val="none" w:sz="0" w:space="0" w:color="auto"/>
        <w:bottom w:val="none" w:sz="0" w:space="0" w:color="auto"/>
        <w:right w:val="none" w:sz="0" w:space="0" w:color="auto"/>
      </w:divBdr>
    </w:div>
    <w:div w:id="1234394927">
      <w:bodyDiv w:val="1"/>
      <w:marLeft w:val="0"/>
      <w:marRight w:val="0"/>
      <w:marTop w:val="0"/>
      <w:marBottom w:val="0"/>
      <w:divBdr>
        <w:top w:val="none" w:sz="0" w:space="0" w:color="auto"/>
        <w:left w:val="none" w:sz="0" w:space="0" w:color="auto"/>
        <w:bottom w:val="none" w:sz="0" w:space="0" w:color="auto"/>
        <w:right w:val="none" w:sz="0" w:space="0" w:color="auto"/>
      </w:divBdr>
    </w:div>
    <w:div w:id="1234580214">
      <w:bodyDiv w:val="1"/>
      <w:marLeft w:val="0"/>
      <w:marRight w:val="0"/>
      <w:marTop w:val="0"/>
      <w:marBottom w:val="0"/>
      <w:divBdr>
        <w:top w:val="none" w:sz="0" w:space="0" w:color="auto"/>
        <w:left w:val="none" w:sz="0" w:space="0" w:color="auto"/>
        <w:bottom w:val="none" w:sz="0" w:space="0" w:color="auto"/>
        <w:right w:val="none" w:sz="0" w:space="0" w:color="auto"/>
      </w:divBdr>
    </w:div>
    <w:div w:id="1235043318">
      <w:bodyDiv w:val="1"/>
      <w:marLeft w:val="0"/>
      <w:marRight w:val="0"/>
      <w:marTop w:val="0"/>
      <w:marBottom w:val="0"/>
      <w:divBdr>
        <w:top w:val="none" w:sz="0" w:space="0" w:color="auto"/>
        <w:left w:val="none" w:sz="0" w:space="0" w:color="auto"/>
        <w:bottom w:val="none" w:sz="0" w:space="0" w:color="auto"/>
        <w:right w:val="none" w:sz="0" w:space="0" w:color="auto"/>
      </w:divBdr>
    </w:div>
    <w:div w:id="1235432962">
      <w:bodyDiv w:val="1"/>
      <w:marLeft w:val="0"/>
      <w:marRight w:val="0"/>
      <w:marTop w:val="0"/>
      <w:marBottom w:val="0"/>
      <w:divBdr>
        <w:top w:val="none" w:sz="0" w:space="0" w:color="auto"/>
        <w:left w:val="none" w:sz="0" w:space="0" w:color="auto"/>
        <w:bottom w:val="none" w:sz="0" w:space="0" w:color="auto"/>
        <w:right w:val="none" w:sz="0" w:space="0" w:color="auto"/>
      </w:divBdr>
    </w:div>
    <w:div w:id="1235628844">
      <w:bodyDiv w:val="1"/>
      <w:marLeft w:val="0"/>
      <w:marRight w:val="0"/>
      <w:marTop w:val="0"/>
      <w:marBottom w:val="0"/>
      <w:divBdr>
        <w:top w:val="none" w:sz="0" w:space="0" w:color="auto"/>
        <w:left w:val="none" w:sz="0" w:space="0" w:color="auto"/>
        <w:bottom w:val="none" w:sz="0" w:space="0" w:color="auto"/>
        <w:right w:val="none" w:sz="0" w:space="0" w:color="auto"/>
      </w:divBdr>
    </w:div>
    <w:div w:id="1235815258">
      <w:bodyDiv w:val="1"/>
      <w:marLeft w:val="0"/>
      <w:marRight w:val="0"/>
      <w:marTop w:val="0"/>
      <w:marBottom w:val="0"/>
      <w:divBdr>
        <w:top w:val="none" w:sz="0" w:space="0" w:color="auto"/>
        <w:left w:val="none" w:sz="0" w:space="0" w:color="auto"/>
        <w:bottom w:val="none" w:sz="0" w:space="0" w:color="auto"/>
        <w:right w:val="none" w:sz="0" w:space="0" w:color="auto"/>
      </w:divBdr>
    </w:div>
    <w:div w:id="1235893764">
      <w:bodyDiv w:val="1"/>
      <w:marLeft w:val="0"/>
      <w:marRight w:val="0"/>
      <w:marTop w:val="0"/>
      <w:marBottom w:val="0"/>
      <w:divBdr>
        <w:top w:val="none" w:sz="0" w:space="0" w:color="auto"/>
        <w:left w:val="none" w:sz="0" w:space="0" w:color="auto"/>
        <w:bottom w:val="none" w:sz="0" w:space="0" w:color="auto"/>
        <w:right w:val="none" w:sz="0" w:space="0" w:color="auto"/>
      </w:divBdr>
    </w:div>
    <w:div w:id="1236017111">
      <w:bodyDiv w:val="1"/>
      <w:marLeft w:val="0"/>
      <w:marRight w:val="0"/>
      <w:marTop w:val="0"/>
      <w:marBottom w:val="0"/>
      <w:divBdr>
        <w:top w:val="none" w:sz="0" w:space="0" w:color="auto"/>
        <w:left w:val="none" w:sz="0" w:space="0" w:color="auto"/>
        <w:bottom w:val="none" w:sz="0" w:space="0" w:color="auto"/>
        <w:right w:val="none" w:sz="0" w:space="0" w:color="auto"/>
      </w:divBdr>
    </w:div>
    <w:div w:id="1236893575">
      <w:bodyDiv w:val="1"/>
      <w:marLeft w:val="0"/>
      <w:marRight w:val="0"/>
      <w:marTop w:val="0"/>
      <w:marBottom w:val="0"/>
      <w:divBdr>
        <w:top w:val="none" w:sz="0" w:space="0" w:color="auto"/>
        <w:left w:val="none" w:sz="0" w:space="0" w:color="auto"/>
        <w:bottom w:val="none" w:sz="0" w:space="0" w:color="auto"/>
        <w:right w:val="none" w:sz="0" w:space="0" w:color="auto"/>
      </w:divBdr>
    </w:div>
    <w:div w:id="1236933883">
      <w:bodyDiv w:val="1"/>
      <w:marLeft w:val="0"/>
      <w:marRight w:val="0"/>
      <w:marTop w:val="0"/>
      <w:marBottom w:val="0"/>
      <w:divBdr>
        <w:top w:val="none" w:sz="0" w:space="0" w:color="auto"/>
        <w:left w:val="none" w:sz="0" w:space="0" w:color="auto"/>
        <w:bottom w:val="none" w:sz="0" w:space="0" w:color="auto"/>
        <w:right w:val="none" w:sz="0" w:space="0" w:color="auto"/>
      </w:divBdr>
    </w:div>
    <w:div w:id="1237089478">
      <w:bodyDiv w:val="1"/>
      <w:marLeft w:val="0"/>
      <w:marRight w:val="0"/>
      <w:marTop w:val="0"/>
      <w:marBottom w:val="0"/>
      <w:divBdr>
        <w:top w:val="none" w:sz="0" w:space="0" w:color="auto"/>
        <w:left w:val="none" w:sz="0" w:space="0" w:color="auto"/>
        <w:bottom w:val="none" w:sz="0" w:space="0" w:color="auto"/>
        <w:right w:val="none" w:sz="0" w:space="0" w:color="auto"/>
      </w:divBdr>
    </w:div>
    <w:div w:id="1237127772">
      <w:bodyDiv w:val="1"/>
      <w:marLeft w:val="0"/>
      <w:marRight w:val="0"/>
      <w:marTop w:val="0"/>
      <w:marBottom w:val="0"/>
      <w:divBdr>
        <w:top w:val="none" w:sz="0" w:space="0" w:color="auto"/>
        <w:left w:val="none" w:sz="0" w:space="0" w:color="auto"/>
        <w:bottom w:val="none" w:sz="0" w:space="0" w:color="auto"/>
        <w:right w:val="none" w:sz="0" w:space="0" w:color="auto"/>
      </w:divBdr>
    </w:div>
    <w:div w:id="1237475373">
      <w:bodyDiv w:val="1"/>
      <w:marLeft w:val="0"/>
      <w:marRight w:val="0"/>
      <w:marTop w:val="0"/>
      <w:marBottom w:val="0"/>
      <w:divBdr>
        <w:top w:val="none" w:sz="0" w:space="0" w:color="auto"/>
        <w:left w:val="none" w:sz="0" w:space="0" w:color="auto"/>
        <w:bottom w:val="none" w:sz="0" w:space="0" w:color="auto"/>
        <w:right w:val="none" w:sz="0" w:space="0" w:color="auto"/>
      </w:divBdr>
    </w:div>
    <w:div w:id="1237932347">
      <w:bodyDiv w:val="1"/>
      <w:marLeft w:val="0"/>
      <w:marRight w:val="0"/>
      <w:marTop w:val="0"/>
      <w:marBottom w:val="0"/>
      <w:divBdr>
        <w:top w:val="none" w:sz="0" w:space="0" w:color="auto"/>
        <w:left w:val="none" w:sz="0" w:space="0" w:color="auto"/>
        <w:bottom w:val="none" w:sz="0" w:space="0" w:color="auto"/>
        <w:right w:val="none" w:sz="0" w:space="0" w:color="auto"/>
      </w:divBdr>
    </w:div>
    <w:div w:id="1237940527">
      <w:bodyDiv w:val="1"/>
      <w:marLeft w:val="0"/>
      <w:marRight w:val="0"/>
      <w:marTop w:val="0"/>
      <w:marBottom w:val="0"/>
      <w:divBdr>
        <w:top w:val="none" w:sz="0" w:space="0" w:color="auto"/>
        <w:left w:val="none" w:sz="0" w:space="0" w:color="auto"/>
        <w:bottom w:val="none" w:sz="0" w:space="0" w:color="auto"/>
        <w:right w:val="none" w:sz="0" w:space="0" w:color="auto"/>
      </w:divBdr>
    </w:div>
    <w:div w:id="1238202867">
      <w:bodyDiv w:val="1"/>
      <w:marLeft w:val="0"/>
      <w:marRight w:val="0"/>
      <w:marTop w:val="0"/>
      <w:marBottom w:val="0"/>
      <w:divBdr>
        <w:top w:val="none" w:sz="0" w:space="0" w:color="auto"/>
        <w:left w:val="none" w:sz="0" w:space="0" w:color="auto"/>
        <w:bottom w:val="none" w:sz="0" w:space="0" w:color="auto"/>
        <w:right w:val="none" w:sz="0" w:space="0" w:color="auto"/>
      </w:divBdr>
    </w:div>
    <w:div w:id="1238321667">
      <w:bodyDiv w:val="1"/>
      <w:marLeft w:val="0"/>
      <w:marRight w:val="0"/>
      <w:marTop w:val="0"/>
      <w:marBottom w:val="0"/>
      <w:divBdr>
        <w:top w:val="none" w:sz="0" w:space="0" w:color="auto"/>
        <w:left w:val="none" w:sz="0" w:space="0" w:color="auto"/>
        <w:bottom w:val="none" w:sz="0" w:space="0" w:color="auto"/>
        <w:right w:val="none" w:sz="0" w:space="0" w:color="auto"/>
      </w:divBdr>
    </w:div>
    <w:div w:id="1238441759">
      <w:bodyDiv w:val="1"/>
      <w:marLeft w:val="0"/>
      <w:marRight w:val="0"/>
      <w:marTop w:val="0"/>
      <w:marBottom w:val="0"/>
      <w:divBdr>
        <w:top w:val="none" w:sz="0" w:space="0" w:color="auto"/>
        <w:left w:val="none" w:sz="0" w:space="0" w:color="auto"/>
        <w:bottom w:val="none" w:sz="0" w:space="0" w:color="auto"/>
        <w:right w:val="none" w:sz="0" w:space="0" w:color="auto"/>
      </w:divBdr>
    </w:div>
    <w:div w:id="1238897857">
      <w:bodyDiv w:val="1"/>
      <w:marLeft w:val="0"/>
      <w:marRight w:val="0"/>
      <w:marTop w:val="0"/>
      <w:marBottom w:val="0"/>
      <w:divBdr>
        <w:top w:val="none" w:sz="0" w:space="0" w:color="auto"/>
        <w:left w:val="none" w:sz="0" w:space="0" w:color="auto"/>
        <w:bottom w:val="none" w:sz="0" w:space="0" w:color="auto"/>
        <w:right w:val="none" w:sz="0" w:space="0" w:color="auto"/>
      </w:divBdr>
    </w:div>
    <w:div w:id="1239055233">
      <w:bodyDiv w:val="1"/>
      <w:marLeft w:val="0"/>
      <w:marRight w:val="0"/>
      <w:marTop w:val="0"/>
      <w:marBottom w:val="0"/>
      <w:divBdr>
        <w:top w:val="none" w:sz="0" w:space="0" w:color="auto"/>
        <w:left w:val="none" w:sz="0" w:space="0" w:color="auto"/>
        <w:bottom w:val="none" w:sz="0" w:space="0" w:color="auto"/>
        <w:right w:val="none" w:sz="0" w:space="0" w:color="auto"/>
      </w:divBdr>
    </w:div>
    <w:div w:id="1239055742">
      <w:bodyDiv w:val="1"/>
      <w:marLeft w:val="0"/>
      <w:marRight w:val="0"/>
      <w:marTop w:val="0"/>
      <w:marBottom w:val="0"/>
      <w:divBdr>
        <w:top w:val="none" w:sz="0" w:space="0" w:color="auto"/>
        <w:left w:val="none" w:sz="0" w:space="0" w:color="auto"/>
        <w:bottom w:val="none" w:sz="0" w:space="0" w:color="auto"/>
        <w:right w:val="none" w:sz="0" w:space="0" w:color="auto"/>
      </w:divBdr>
    </w:div>
    <w:div w:id="1239291512">
      <w:bodyDiv w:val="1"/>
      <w:marLeft w:val="0"/>
      <w:marRight w:val="0"/>
      <w:marTop w:val="0"/>
      <w:marBottom w:val="0"/>
      <w:divBdr>
        <w:top w:val="none" w:sz="0" w:space="0" w:color="auto"/>
        <w:left w:val="none" w:sz="0" w:space="0" w:color="auto"/>
        <w:bottom w:val="none" w:sz="0" w:space="0" w:color="auto"/>
        <w:right w:val="none" w:sz="0" w:space="0" w:color="auto"/>
      </w:divBdr>
    </w:div>
    <w:div w:id="1239512141">
      <w:bodyDiv w:val="1"/>
      <w:marLeft w:val="0"/>
      <w:marRight w:val="0"/>
      <w:marTop w:val="0"/>
      <w:marBottom w:val="0"/>
      <w:divBdr>
        <w:top w:val="none" w:sz="0" w:space="0" w:color="auto"/>
        <w:left w:val="none" w:sz="0" w:space="0" w:color="auto"/>
        <w:bottom w:val="none" w:sz="0" w:space="0" w:color="auto"/>
        <w:right w:val="none" w:sz="0" w:space="0" w:color="auto"/>
      </w:divBdr>
    </w:div>
    <w:div w:id="1239755063">
      <w:bodyDiv w:val="1"/>
      <w:marLeft w:val="0"/>
      <w:marRight w:val="0"/>
      <w:marTop w:val="0"/>
      <w:marBottom w:val="0"/>
      <w:divBdr>
        <w:top w:val="none" w:sz="0" w:space="0" w:color="auto"/>
        <w:left w:val="none" w:sz="0" w:space="0" w:color="auto"/>
        <w:bottom w:val="none" w:sz="0" w:space="0" w:color="auto"/>
        <w:right w:val="none" w:sz="0" w:space="0" w:color="auto"/>
      </w:divBdr>
    </w:div>
    <w:div w:id="1239821920">
      <w:bodyDiv w:val="1"/>
      <w:marLeft w:val="0"/>
      <w:marRight w:val="0"/>
      <w:marTop w:val="0"/>
      <w:marBottom w:val="0"/>
      <w:divBdr>
        <w:top w:val="none" w:sz="0" w:space="0" w:color="auto"/>
        <w:left w:val="none" w:sz="0" w:space="0" w:color="auto"/>
        <w:bottom w:val="none" w:sz="0" w:space="0" w:color="auto"/>
        <w:right w:val="none" w:sz="0" w:space="0" w:color="auto"/>
      </w:divBdr>
    </w:div>
    <w:div w:id="1240019448">
      <w:bodyDiv w:val="1"/>
      <w:marLeft w:val="0"/>
      <w:marRight w:val="0"/>
      <w:marTop w:val="0"/>
      <w:marBottom w:val="0"/>
      <w:divBdr>
        <w:top w:val="none" w:sz="0" w:space="0" w:color="auto"/>
        <w:left w:val="none" w:sz="0" w:space="0" w:color="auto"/>
        <w:bottom w:val="none" w:sz="0" w:space="0" w:color="auto"/>
        <w:right w:val="none" w:sz="0" w:space="0" w:color="auto"/>
      </w:divBdr>
    </w:div>
    <w:div w:id="1240678499">
      <w:bodyDiv w:val="1"/>
      <w:marLeft w:val="0"/>
      <w:marRight w:val="0"/>
      <w:marTop w:val="0"/>
      <w:marBottom w:val="0"/>
      <w:divBdr>
        <w:top w:val="none" w:sz="0" w:space="0" w:color="auto"/>
        <w:left w:val="none" w:sz="0" w:space="0" w:color="auto"/>
        <w:bottom w:val="none" w:sz="0" w:space="0" w:color="auto"/>
        <w:right w:val="none" w:sz="0" w:space="0" w:color="auto"/>
      </w:divBdr>
    </w:div>
    <w:div w:id="1240678663">
      <w:bodyDiv w:val="1"/>
      <w:marLeft w:val="0"/>
      <w:marRight w:val="0"/>
      <w:marTop w:val="0"/>
      <w:marBottom w:val="0"/>
      <w:divBdr>
        <w:top w:val="none" w:sz="0" w:space="0" w:color="auto"/>
        <w:left w:val="none" w:sz="0" w:space="0" w:color="auto"/>
        <w:bottom w:val="none" w:sz="0" w:space="0" w:color="auto"/>
        <w:right w:val="none" w:sz="0" w:space="0" w:color="auto"/>
      </w:divBdr>
    </w:div>
    <w:div w:id="1240679881">
      <w:bodyDiv w:val="1"/>
      <w:marLeft w:val="0"/>
      <w:marRight w:val="0"/>
      <w:marTop w:val="0"/>
      <w:marBottom w:val="0"/>
      <w:divBdr>
        <w:top w:val="none" w:sz="0" w:space="0" w:color="auto"/>
        <w:left w:val="none" w:sz="0" w:space="0" w:color="auto"/>
        <w:bottom w:val="none" w:sz="0" w:space="0" w:color="auto"/>
        <w:right w:val="none" w:sz="0" w:space="0" w:color="auto"/>
      </w:divBdr>
    </w:div>
    <w:div w:id="1240795834">
      <w:bodyDiv w:val="1"/>
      <w:marLeft w:val="0"/>
      <w:marRight w:val="0"/>
      <w:marTop w:val="0"/>
      <w:marBottom w:val="0"/>
      <w:divBdr>
        <w:top w:val="none" w:sz="0" w:space="0" w:color="auto"/>
        <w:left w:val="none" w:sz="0" w:space="0" w:color="auto"/>
        <w:bottom w:val="none" w:sz="0" w:space="0" w:color="auto"/>
        <w:right w:val="none" w:sz="0" w:space="0" w:color="auto"/>
      </w:divBdr>
    </w:div>
    <w:div w:id="1241208972">
      <w:bodyDiv w:val="1"/>
      <w:marLeft w:val="0"/>
      <w:marRight w:val="0"/>
      <w:marTop w:val="0"/>
      <w:marBottom w:val="0"/>
      <w:divBdr>
        <w:top w:val="none" w:sz="0" w:space="0" w:color="auto"/>
        <w:left w:val="none" w:sz="0" w:space="0" w:color="auto"/>
        <w:bottom w:val="none" w:sz="0" w:space="0" w:color="auto"/>
        <w:right w:val="none" w:sz="0" w:space="0" w:color="auto"/>
      </w:divBdr>
    </w:div>
    <w:div w:id="1242527391">
      <w:bodyDiv w:val="1"/>
      <w:marLeft w:val="0"/>
      <w:marRight w:val="0"/>
      <w:marTop w:val="0"/>
      <w:marBottom w:val="0"/>
      <w:divBdr>
        <w:top w:val="none" w:sz="0" w:space="0" w:color="auto"/>
        <w:left w:val="none" w:sz="0" w:space="0" w:color="auto"/>
        <w:bottom w:val="none" w:sz="0" w:space="0" w:color="auto"/>
        <w:right w:val="none" w:sz="0" w:space="0" w:color="auto"/>
      </w:divBdr>
    </w:div>
    <w:div w:id="1243443641">
      <w:bodyDiv w:val="1"/>
      <w:marLeft w:val="0"/>
      <w:marRight w:val="0"/>
      <w:marTop w:val="0"/>
      <w:marBottom w:val="0"/>
      <w:divBdr>
        <w:top w:val="none" w:sz="0" w:space="0" w:color="auto"/>
        <w:left w:val="none" w:sz="0" w:space="0" w:color="auto"/>
        <w:bottom w:val="none" w:sz="0" w:space="0" w:color="auto"/>
        <w:right w:val="none" w:sz="0" w:space="0" w:color="auto"/>
      </w:divBdr>
    </w:div>
    <w:div w:id="1243831692">
      <w:bodyDiv w:val="1"/>
      <w:marLeft w:val="0"/>
      <w:marRight w:val="0"/>
      <w:marTop w:val="0"/>
      <w:marBottom w:val="0"/>
      <w:divBdr>
        <w:top w:val="none" w:sz="0" w:space="0" w:color="auto"/>
        <w:left w:val="none" w:sz="0" w:space="0" w:color="auto"/>
        <w:bottom w:val="none" w:sz="0" w:space="0" w:color="auto"/>
        <w:right w:val="none" w:sz="0" w:space="0" w:color="auto"/>
      </w:divBdr>
    </w:div>
    <w:div w:id="1244216147">
      <w:bodyDiv w:val="1"/>
      <w:marLeft w:val="0"/>
      <w:marRight w:val="0"/>
      <w:marTop w:val="0"/>
      <w:marBottom w:val="0"/>
      <w:divBdr>
        <w:top w:val="none" w:sz="0" w:space="0" w:color="auto"/>
        <w:left w:val="none" w:sz="0" w:space="0" w:color="auto"/>
        <w:bottom w:val="none" w:sz="0" w:space="0" w:color="auto"/>
        <w:right w:val="none" w:sz="0" w:space="0" w:color="auto"/>
      </w:divBdr>
    </w:div>
    <w:div w:id="1244216634">
      <w:bodyDiv w:val="1"/>
      <w:marLeft w:val="0"/>
      <w:marRight w:val="0"/>
      <w:marTop w:val="0"/>
      <w:marBottom w:val="0"/>
      <w:divBdr>
        <w:top w:val="none" w:sz="0" w:space="0" w:color="auto"/>
        <w:left w:val="none" w:sz="0" w:space="0" w:color="auto"/>
        <w:bottom w:val="none" w:sz="0" w:space="0" w:color="auto"/>
        <w:right w:val="none" w:sz="0" w:space="0" w:color="auto"/>
      </w:divBdr>
    </w:div>
    <w:div w:id="1244486527">
      <w:bodyDiv w:val="1"/>
      <w:marLeft w:val="0"/>
      <w:marRight w:val="0"/>
      <w:marTop w:val="0"/>
      <w:marBottom w:val="0"/>
      <w:divBdr>
        <w:top w:val="none" w:sz="0" w:space="0" w:color="auto"/>
        <w:left w:val="none" w:sz="0" w:space="0" w:color="auto"/>
        <w:bottom w:val="none" w:sz="0" w:space="0" w:color="auto"/>
        <w:right w:val="none" w:sz="0" w:space="0" w:color="auto"/>
      </w:divBdr>
    </w:div>
    <w:div w:id="1244754525">
      <w:bodyDiv w:val="1"/>
      <w:marLeft w:val="0"/>
      <w:marRight w:val="0"/>
      <w:marTop w:val="0"/>
      <w:marBottom w:val="0"/>
      <w:divBdr>
        <w:top w:val="none" w:sz="0" w:space="0" w:color="auto"/>
        <w:left w:val="none" w:sz="0" w:space="0" w:color="auto"/>
        <w:bottom w:val="none" w:sz="0" w:space="0" w:color="auto"/>
        <w:right w:val="none" w:sz="0" w:space="0" w:color="auto"/>
      </w:divBdr>
    </w:div>
    <w:div w:id="1245604200">
      <w:bodyDiv w:val="1"/>
      <w:marLeft w:val="0"/>
      <w:marRight w:val="0"/>
      <w:marTop w:val="0"/>
      <w:marBottom w:val="0"/>
      <w:divBdr>
        <w:top w:val="none" w:sz="0" w:space="0" w:color="auto"/>
        <w:left w:val="none" w:sz="0" w:space="0" w:color="auto"/>
        <w:bottom w:val="none" w:sz="0" w:space="0" w:color="auto"/>
        <w:right w:val="none" w:sz="0" w:space="0" w:color="auto"/>
      </w:divBdr>
    </w:div>
    <w:div w:id="1245840686">
      <w:bodyDiv w:val="1"/>
      <w:marLeft w:val="0"/>
      <w:marRight w:val="0"/>
      <w:marTop w:val="0"/>
      <w:marBottom w:val="0"/>
      <w:divBdr>
        <w:top w:val="none" w:sz="0" w:space="0" w:color="auto"/>
        <w:left w:val="none" w:sz="0" w:space="0" w:color="auto"/>
        <w:bottom w:val="none" w:sz="0" w:space="0" w:color="auto"/>
        <w:right w:val="none" w:sz="0" w:space="0" w:color="auto"/>
      </w:divBdr>
    </w:div>
    <w:div w:id="1245996043">
      <w:bodyDiv w:val="1"/>
      <w:marLeft w:val="0"/>
      <w:marRight w:val="0"/>
      <w:marTop w:val="0"/>
      <w:marBottom w:val="0"/>
      <w:divBdr>
        <w:top w:val="none" w:sz="0" w:space="0" w:color="auto"/>
        <w:left w:val="none" w:sz="0" w:space="0" w:color="auto"/>
        <w:bottom w:val="none" w:sz="0" w:space="0" w:color="auto"/>
        <w:right w:val="none" w:sz="0" w:space="0" w:color="auto"/>
      </w:divBdr>
    </w:div>
    <w:div w:id="1246259333">
      <w:bodyDiv w:val="1"/>
      <w:marLeft w:val="0"/>
      <w:marRight w:val="0"/>
      <w:marTop w:val="0"/>
      <w:marBottom w:val="0"/>
      <w:divBdr>
        <w:top w:val="none" w:sz="0" w:space="0" w:color="auto"/>
        <w:left w:val="none" w:sz="0" w:space="0" w:color="auto"/>
        <w:bottom w:val="none" w:sz="0" w:space="0" w:color="auto"/>
        <w:right w:val="none" w:sz="0" w:space="0" w:color="auto"/>
      </w:divBdr>
    </w:div>
    <w:div w:id="1246264805">
      <w:bodyDiv w:val="1"/>
      <w:marLeft w:val="0"/>
      <w:marRight w:val="0"/>
      <w:marTop w:val="0"/>
      <w:marBottom w:val="0"/>
      <w:divBdr>
        <w:top w:val="none" w:sz="0" w:space="0" w:color="auto"/>
        <w:left w:val="none" w:sz="0" w:space="0" w:color="auto"/>
        <w:bottom w:val="none" w:sz="0" w:space="0" w:color="auto"/>
        <w:right w:val="none" w:sz="0" w:space="0" w:color="auto"/>
      </w:divBdr>
    </w:div>
    <w:div w:id="1246379717">
      <w:bodyDiv w:val="1"/>
      <w:marLeft w:val="0"/>
      <w:marRight w:val="0"/>
      <w:marTop w:val="0"/>
      <w:marBottom w:val="0"/>
      <w:divBdr>
        <w:top w:val="none" w:sz="0" w:space="0" w:color="auto"/>
        <w:left w:val="none" w:sz="0" w:space="0" w:color="auto"/>
        <w:bottom w:val="none" w:sz="0" w:space="0" w:color="auto"/>
        <w:right w:val="none" w:sz="0" w:space="0" w:color="auto"/>
      </w:divBdr>
    </w:div>
    <w:div w:id="1246452216">
      <w:bodyDiv w:val="1"/>
      <w:marLeft w:val="0"/>
      <w:marRight w:val="0"/>
      <w:marTop w:val="0"/>
      <w:marBottom w:val="0"/>
      <w:divBdr>
        <w:top w:val="none" w:sz="0" w:space="0" w:color="auto"/>
        <w:left w:val="none" w:sz="0" w:space="0" w:color="auto"/>
        <w:bottom w:val="none" w:sz="0" w:space="0" w:color="auto"/>
        <w:right w:val="none" w:sz="0" w:space="0" w:color="auto"/>
      </w:divBdr>
    </w:div>
    <w:div w:id="1246526680">
      <w:bodyDiv w:val="1"/>
      <w:marLeft w:val="0"/>
      <w:marRight w:val="0"/>
      <w:marTop w:val="0"/>
      <w:marBottom w:val="0"/>
      <w:divBdr>
        <w:top w:val="none" w:sz="0" w:space="0" w:color="auto"/>
        <w:left w:val="none" w:sz="0" w:space="0" w:color="auto"/>
        <w:bottom w:val="none" w:sz="0" w:space="0" w:color="auto"/>
        <w:right w:val="none" w:sz="0" w:space="0" w:color="auto"/>
      </w:divBdr>
    </w:div>
    <w:div w:id="1246719285">
      <w:bodyDiv w:val="1"/>
      <w:marLeft w:val="0"/>
      <w:marRight w:val="0"/>
      <w:marTop w:val="0"/>
      <w:marBottom w:val="0"/>
      <w:divBdr>
        <w:top w:val="none" w:sz="0" w:space="0" w:color="auto"/>
        <w:left w:val="none" w:sz="0" w:space="0" w:color="auto"/>
        <w:bottom w:val="none" w:sz="0" w:space="0" w:color="auto"/>
        <w:right w:val="none" w:sz="0" w:space="0" w:color="auto"/>
      </w:divBdr>
    </w:div>
    <w:div w:id="1246958761">
      <w:bodyDiv w:val="1"/>
      <w:marLeft w:val="0"/>
      <w:marRight w:val="0"/>
      <w:marTop w:val="0"/>
      <w:marBottom w:val="0"/>
      <w:divBdr>
        <w:top w:val="none" w:sz="0" w:space="0" w:color="auto"/>
        <w:left w:val="none" w:sz="0" w:space="0" w:color="auto"/>
        <w:bottom w:val="none" w:sz="0" w:space="0" w:color="auto"/>
        <w:right w:val="none" w:sz="0" w:space="0" w:color="auto"/>
      </w:divBdr>
    </w:div>
    <w:div w:id="1246960130">
      <w:bodyDiv w:val="1"/>
      <w:marLeft w:val="0"/>
      <w:marRight w:val="0"/>
      <w:marTop w:val="0"/>
      <w:marBottom w:val="0"/>
      <w:divBdr>
        <w:top w:val="none" w:sz="0" w:space="0" w:color="auto"/>
        <w:left w:val="none" w:sz="0" w:space="0" w:color="auto"/>
        <w:bottom w:val="none" w:sz="0" w:space="0" w:color="auto"/>
        <w:right w:val="none" w:sz="0" w:space="0" w:color="auto"/>
      </w:divBdr>
    </w:div>
    <w:div w:id="1246960619">
      <w:bodyDiv w:val="1"/>
      <w:marLeft w:val="0"/>
      <w:marRight w:val="0"/>
      <w:marTop w:val="0"/>
      <w:marBottom w:val="0"/>
      <w:divBdr>
        <w:top w:val="none" w:sz="0" w:space="0" w:color="auto"/>
        <w:left w:val="none" w:sz="0" w:space="0" w:color="auto"/>
        <w:bottom w:val="none" w:sz="0" w:space="0" w:color="auto"/>
        <w:right w:val="none" w:sz="0" w:space="0" w:color="auto"/>
      </w:divBdr>
    </w:div>
    <w:div w:id="1246961080">
      <w:bodyDiv w:val="1"/>
      <w:marLeft w:val="0"/>
      <w:marRight w:val="0"/>
      <w:marTop w:val="0"/>
      <w:marBottom w:val="0"/>
      <w:divBdr>
        <w:top w:val="none" w:sz="0" w:space="0" w:color="auto"/>
        <w:left w:val="none" w:sz="0" w:space="0" w:color="auto"/>
        <w:bottom w:val="none" w:sz="0" w:space="0" w:color="auto"/>
        <w:right w:val="none" w:sz="0" w:space="0" w:color="auto"/>
      </w:divBdr>
    </w:div>
    <w:div w:id="1247610863">
      <w:bodyDiv w:val="1"/>
      <w:marLeft w:val="0"/>
      <w:marRight w:val="0"/>
      <w:marTop w:val="0"/>
      <w:marBottom w:val="0"/>
      <w:divBdr>
        <w:top w:val="none" w:sz="0" w:space="0" w:color="auto"/>
        <w:left w:val="none" w:sz="0" w:space="0" w:color="auto"/>
        <w:bottom w:val="none" w:sz="0" w:space="0" w:color="auto"/>
        <w:right w:val="none" w:sz="0" w:space="0" w:color="auto"/>
      </w:divBdr>
    </w:div>
    <w:div w:id="1247692025">
      <w:bodyDiv w:val="1"/>
      <w:marLeft w:val="0"/>
      <w:marRight w:val="0"/>
      <w:marTop w:val="0"/>
      <w:marBottom w:val="0"/>
      <w:divBdr>
        <w:top w:val="none" w:sz="0" w:space="0" w:color="auto"/>
        <w:left w:val="none" w:sz="0" w:space="0" w:color="auto"/>
        <w:bottom w:val="none" w:sz="0" w:space="0" w:color="auto"/>
        <w:right w:val="none" w:sz="0" w:space="0" w:color="auto"/>
      </w:divBdr>
    </w:div>
    <w:div w:id="1248344712">
      <w:bodyDiv w:val="1"/>
      <w:marLeft w:val="0"/>
      <w:marRight w:val="0"/>
      <w:marTop w:val="0"/>
      <w:marBottom w:val="0"/>
      <w:divBdr>
        <w:top w:val="none" w:sz="0" w:space="0" w:color="auto"/>
        <w:left w:val="none" w:sz="0" w:space="0" w:color="auto"/>
        <w:bottom w:val="none" w:sz="0" w:space="0" w:color="auto"/>
        <w:right w:val="none" w:sz="0" w:space="0" w:color="auto"/>
      </w:divBdr>
    </w:div>
    <w:div w:id="1249005183">
      <w:bodyDiv w:val="1"/>
      <w:marLeft w:val="0"/>
      <w:marRight w:val="0"/>
      <w:marTop w:val="0"/>
      <w:marBottom w:val="0"/>
      <w:divBdr>
        <w:top w:val="none" w:sz="0" w:space="0" w:color="auto"/>
        <w:left w:val="none" w:sz="0" w:space="0" w:color="auto"/>
        <w:bottom w:val="none" w:sz="0" w:space="0" w:color="auto"/>
        <w:right w:val="none" w:sz="0" w:space="0" w:color="auto"/>
      </w:divBdr>
    </w:div>
    <w:div w:id="1249079944">
      <w:bodyDiv w:val="1"/>
      <w:marLeft w:val="0"/>
      <w:marRight w:val="0"/>
      <w:marTop w:val="0"/>
      <w:marBottom w:val="0"/>
      <w:divBdr>
        <w:top w:val="none" w:sz="0" w:space="0" w:color="auto"/>
        <w:left w:val="none" w:sz="0" w:space="0" w:color="auto"/>
        <w:bottom w:val="none" w:sz="0" w:space="0" w:color="auto"/>
        <w:right w:val="none" w:sz="0" w:space="0" w:color="auto"/>
      </w:divBdr>
    </w:div>
    <w:div w:id="1249269982">
      <w:bodyDiv w:val="1"/>
      <w:marLeft w:val="0"/>
      <w:marRight w:val="0"/>
      <w:marTop w:val="0"/>
      <w:marBottom w:val="0"/>
      <w:divBdr>
        <w:top w:val="none" w:sz="0" w:space="0" w:color="auto"/>
        <w:left w:val="none" w:sz="0" w:space="0" w:color="auto"/>
        <w:bottom w:val="none" w:sz="0" w:space="0" w:color="auto"/>
        <w:right w:val="none" w:sz="0" w:space="0" w:color="auto"/>
      </w:divBdr>
    </w:div>
    <w:div w:id="1249466304">
      <w:bodyDiv w:val="1"/>
      <w:marLeft w:val="0"/>
      <w:marRight w:val="0"/>
      <w:marTop w:val="0"/>
      <w:marBottom w:val="0"/>
      <w:divBdr>
        <w:top w:val="none" w:sz="0" w:space="0" w:color="auto"/>
        <w:left w:val="none" w:sz="0" w:space="0" w:color="auto"/>
        <w:bottom w:val="none" w:sz="0" w:space="0" w:color="auto"/>
        <w:right w:val="none" w:sz="0" w:space="0" w:color="auto"/>
      </w:divBdr>
    </w:div>
    <w:div w:id="1249535478">
      <w:bodyDiv w:val="1"/>
      <w:marLeft w:val="0"/>
      <w:marRight w:val="0"/>
      <w:marTop w:val="0"/>
      <w:marBottom w:val="0"/>
      <w:divBdr>
        <w:top w:val="none" w:sz="0" w:space="0" w:color="auto"/>
        <w:left w:val="none" w:sz="0" w:space="0" w:color="auto"/>
        <w:bottom w:val="none" w:sz="0" w:space="0" w:color="auto"/>
        <w:right w:val="none" w:sz="0" w:space="0" w:color="auto"/>
      </w:divBdr>
    </w:div>
    <w:div w:id="1249539359">
      <w:bodyDiv w:val="1"/>
      <w:marLeft w:val="0"/>
      <w:marRight w:val="0"/>
      <w:marTop w:val="0"/>
      <w:marBottom w:val="0"/>
      <w:divBdr>
        <w:top w:val="none" w:sz="0" w:space="0" w:color="auto"/>
        <w:left w:val="none" w:sz="0" w:space="0" w:color="auto"/>
        <w:bottom w:val="none" w:sz="0" w:space="0" w:color="auto"/>
        <w:right w:val="none" w:sz="0" w:space="0" w:color="auto"/>
      </w:divBdr>
    </w:div>
    <w:div w:id="1250312154">
      <w:bodyDiv w:val="1"/>
      <w:marLeft w:val="0"/>
      <w:marRight w:val="0"/>
      <w:marTop w:val="0"/>
      <w:marBottom w:val="0"/>
      <w:divBdr>
        <w:top w:val="none" w:sz="0" w:space="0" w:color="auto"/>
        <w:left w:val="none" w:sz="0" w:space="0" w:color="auto"/>
        <w:bottom w:val="none" w:sz="0" w:space="0" w:color="auto"/>
        <w:right w:val="none" w:sz="0" w:space="0" w:color="auto"/>
      </w:divBdr>
    </w:div>
    <w:div w:id="1250313483">
      <w:bodyDiv w:val="1"/>
      <w:marLeft w:val="0"/>
      <w:marRight w:val="0"/>
      <w:marTop w:val="0"/>
      <w:marBottom w:val="0"/>
      <w:divBdr>
        <w:top w:val="none" w:sz="0" w:space="0" w:color="auto"/>
        <w:left w:val="none" w:sz="0" w:space="0" w:color="auto"/>
        <w:bottom w:val="none" w:sz="0" w:space="0" w:color="auto"/>
        <w:right w:val="none" w:sz="0" w:space="0" w:color="auto"/>
      </w:divBdr>
    </w:div>
    <w:div w:id="1251737729">
      <w:bodyDiv w:val="1"/>
      <w:marLeft w:val="0"/>
      <w:marRight w:val="0"/>
      <w:marTop w:val="0"/>
      <w:marBottom w:val="0"/>
      <w:divBdr>
        <w:top w:val="none" w:sz="0" w:space="0" w:color="auto"/>
        <w:left w:val="none" w:sz="0" w:space="0" w:color="auto"/>
        <w:bottom w:val="none" w:sz="0" w:space="0" w:color="auto"/>
        <w:right w:val="none" w:sz="0" w:space="0" w:color="auto"/>
      </w:divBdr>
    </w:div>
    <w:div w:id="1252009408">
      <w:bodyDiv w:val="1"/>
      <w:marLeft w:val="0"/>
      <w:marRight w:val="0"/>
      <w:marTop w:val="0"/>
      <w:marBottom w:val="0"/>
      <w:divBdr>
        <w:top w:val="none" w:sz="0" w:space="0" w:color="auto"/>
        <w:left w:val="none" w:sz="0" w:space="0" w:color="auto"/>
        <w:bottom w:val="none" w:sz="0" w:space="0" w:color="auto"/>
        <w:right w:val="none" w:sz="0" w:space="0" w:color="auto"/>
      </w:divBdr>
    </w:div>
    <w:div w:id="1252279674">
      <w:bodyDiv w:val="1"/>
      <w:marLeft w:val="0"/>
      <w:marRight w:val="0"/>
      <w:marTop w:val="0"/>
      <w:marBottom w:val="0"/>
      <w:divBdr>
        <w:top w:val="none" w:sz="0" w:space="0" w:color="auto"/>
        <w:left w:val="none" w:sz="0" w:space="0" w:color="auto"/>
        <w:bottom w:val="none" w:sz="0" w:space="0" w:color="auto"/>
        <w:right w:val="none" w:sz="0" w:space="0" w:color="auto"/>
      </w:divBdr>
    </w:div>
    <w:div w:id="1252281578">
      <w:bodyDiv w:val="1"/>
      <w:marLeft w:val="0"/>
      <w:marRight w:val="0"/>
      <w:marTop w:val="0"/>
      <w:marBottom w:val="0"/>
      <w:divBdr>
        <w:top w:val="none" w:sz="0" w:space="0" w:color="auto"/>
        <w:left w:val="none" w:sz="0" w:space="0" w:color="auto"/>
        <w:bottom w:val="none" w:sz="0" w:space="0" w:color="auto"/>
        <w:right w:val="none" w:sz="0" w:space="0" w:color="auto"/>
      </w:divBdr>
    </w:div>
    <w:div w:id="1252620592">
      <w:bodyDiv w:val="1"/>
      <w:marLeft w:val="0"/>
      <w:marRight w:val="0"/>
      <w:marTop w:val="0"/>
      <w:marBottom w:val="0"/>
      <w:divBdr>
        <w:top w:val="none" w:sz="0" w:space="0" w:color="auto"/>
        <w:left w:val="none" w:sz="0" w:space="0" w:color="auto"/>
        <w:bottom w:val="none" w:sz="0" w:space="0" w:color="auto"/>
        <w:right w:val="none" w:sz="0" w:space="0" w:color="auto"/>
      </w:divBdr>
    </w:div>
    <w:div w:id="1253049498">
      <w:bodyDiv w:val="1"/>
      <w:marLeft w:val="0"/>
      <w:marRight w:val="0"/>
      <w:marTop w:val="0"/>
      <w:marBottom w:val="0"/>
      <w:divBdr>
        <w:top w:val="none" w:sz="0" w:space="0" w:color="auto"/>
        <w:left w:val="none" w:sz="0" w:space="0" w:color="auto"/>
        <w:bottom w:val="none" w:sz="0" w:space="0" w:color="auto"/>
        <w:right w:val="none" w:sz="0" w:space="0" w:color="auto"/>
      </w:divBdr>
    </w:div>
    <w:div w:id="1253783530">
      <w:bodyDiv w:val="1"/>
      <w:marLeft w:val="0"/>
      <w:marRight w:val="0"/>
      <w:marTop w:val="0"/>
      <w:marBottom w:val="0"/>
      <w:divBdr>
        <w:top w:val="none" w:sz="0" w:space="0" w:color="auto"/>
        <w:left w:val="none" w:sz="0" w:space="0" w:color="auto"/>
        <w:bottom w:val="none" w:sz="0" w:space="0" w:color="auto"/>
        <w:right w:val="none" w:sz="0" w:space="0" w:color="auto"/>
      </w:divBdr>
    </w:div>
    <w:div w:id="1254123623">
      <w:bodyDiv w:val="1"/>
      <w:marLeft w:val="0"/>
      <w:marRight w:val="0"/>
      <w:marTop w:val="0"/>
      <w:marBottom w:val="0"/>
      <w:divBdr>
        <w:top w:val="none" w:sz="0" w:space="0" w:color="auto"/>
        <w:left w:val="none" w:sz="0" w:space="0" w:color="auto"/>
        <w:bottom w:val="none" w:sz="0" w:space="0" w:color="auto"/>
        <w:right w:val="none" w:sz="0" w:space="0" w:color="auto"/>
      </w:divBdr>
    </w:div>
    <w:div w:id="1254435609">
      <w:bodyDiv w:val="1"/>
      <w:marLeft w:val="0"/>
      <w:marRight w:val="0"/>
      <w:marTop w:val="0"/>
      <w:marBottom w:val="0"/>
      <w:divBdr>
        <w:top w:val="none" w:sz="0" w:space="0" w:color="auto"/>
        <w:left w:val="none" w:sz="0" w:space="0" w:color="auto"/>
        <w:bottom w:val="none" w:sz="0" w:space="0" w:color="auto"/>
        <w:right w:val="none" w:sz="0" w:space="0" w:color="auto"/>
      </w:divBdr>
    </w:div>
    <w:div w:id="1254438852">
      <w:bodyDiv w:val="1"/>
      <w:marLeft w:val="0"/>
      <w:marRight w:val="0"/>
      <w:marTop w:val="0"/>
      <w:marBottom w:val="0"/>
      <w:divBdr>
        <w:top w:val="none" w:sz="0" w:space="0" w:color="auto"/>
        <w:left w:val="none" w:sz="0" w:space="0" w:color="auto"/>
        <w:bottom w:val="none" w:sz="0" w:space="0" w:color="auto"/>
        <w:right w:val="none" w:sz="0" w:space="0" w:color="auto"/>
      </w:divBdr>
    </w:div>
    <w:div w:id="1254584679">
      <w:bodyDiv w:val="1"/>
      <w:marLeft w:val="0"/>
      <w:marRight w:val="0"/>
      <w:marTop w:val="0"/>
      <w:marBottom w:val="0"/>
      <w:divBdr>
        <w:top w:val="none" w:sz="0" w:space="0" w:color="auto"/>
        <w:left w:val="none" w:sz="0" w:space="0" w:color="auto"/>
        <w:bottom w:val="none" w:sz="0" w:space="0" w:color="auto"/>
        <w:right w:val="none" w:sz="0" w:space="0" w:color="auto"/>
      </w:divBdr>
    </w:div>
    <w:div w:id="1254624773">
      <w:bodyDiv w:val="1"/>
      <w:marLeft w:val="0"/>
      <w:marRight w:val="0"/>
      <w:marTop w:val="0"/>
      <w:marBottom w:val="0"/>
      <w:divBdr>
        <w:top w:val="none" w:sz="0" w:space="0" w:color="auto"/>
        <w:left w:val="none" w:sz="0" w:space="0" w:color="auto"/>
        <w:bottom w:val="none" w:sz="0" w:space="0" w:color="auto"/>
        <w:right w:val="none" w:sz="0" w:space="0" w:color="auto"/>
      </w:divBdr>
    </w:div>
    <w:div w:id="1256355275">
      <w:bodyDiv w:val="1"/>
      <w:marLeft w:val="0"/>
      <w:marRight w:val="0"/>
      <w:marTop w:val="0"/>
      <w:marBottom w:val="0"/>
      <w:divBdr>
        <w:top w:val="none" w:sz="0" w:space="0" w:color="auto"/>
        <w:left w:val="none" w:sz="0" w:space="0" w:color="auto"/>
        <w:bottom w:val="none" w:sz="0" w:space="0" w:color="auto"/>
        <w:right w:val="none" w:sz="0" w:space="0" w:color="auto"/>
      </w:divBdr>
    </w:div>
    <w:div w:id="1256551477">
      <w:bodyDiv w:val="1"/>
      <w:marLeft w:val="0"/>
      <w:marRight w:val="0"/>
      <w:marTop w:val="0"/>
      <w:marBottom w:val="0"/>
      <w:divBdr>
        <w:top w:val="none" w:sz="0" w:space="0" w:color="auto"/>
        <w:left w:val="none" w:sz="0" w:space="0" w:color="auto"/>
        <w:bottom w:val="none" w:sz="0" w:space="0" w:color="auto"/>
        <w:right w:val="none" w:sz="0" w:space="0" w:color="auto"/>
      </w:divBdr>
    </w:div>
    <w:div w:id="1256672860">
      <w:bodyDiv w:val="1"/>
      <w:marLeft w:val="0"/>
      <w:marRight w:val="0"/>
      <w:marTop w:val="0"/>
      <w:marBottom w:val="0"/>
      <w:divBdr>
        <w:top w:val="none" w:sz="0" w:space="0" w:color="auto"/>
        <w:left w:val="none" w:sz="0" w:space="0" w:color="auto"/>
        <w:bottom w:val="none" w:sz="0" w:space="0" w:color="auto"/>
        <w:right w:val="none" w:sz="0" w:space="0" w:color="auto"/>
      </w:divBdr>
    </w:div>
    <w:div w:id="1257593341">
      <w:bodyDiv w:val="1"/>
      <w:marLeft w:val="0"/>
      <w:marRight w:val="0"/>
      <w:marTop w:val="0"/>
      <w:marBottom w:val="0"/>
      <w:divBdr>
        <w:top w:val="none" w:sz="0" w:space="0" w:color="auto"/>
        <w:left w:val="none" w:sz="0" w:space="0" w:color="auto"/>
        <w:bottom w:val="none" w:sz="0" w:space="0" w:color="auto"/>
        <w:right w:val="none" w:sz="0" w:space="0" w:color="auto"/>
      </w:divBdr>
    </w:div>
    <w:div w:id="1257596425">
      <w:bodyDiv w:val="1"/>
      <w:marLeft w:val="0"/>
      <w:marRight w:val="0"/>
      <w:marTop w:val="0"/>
      <w:marBottom w:val="0"/>
      <w:divBdr>
        <w:top w:val="none" w:sz="0" w:space="0" w:color="auto"/>
        <w:left w:val="none" w:sz="0" w:space="0" w:color="auto"/>
        <w:bottom w:val="none" w:sz="0" w:space="0" w:color="auto"/>
        <w:right w:val="none" w:sz="0" w:space="0" w:color="auto"/>
      </w:divBdr>
    </w:div>
    <w:div w:id="1257597956">
      <w:bodyDiv w:val="1"/>
      <w:marLeft w:val="0"/>
      <w:marRight w:val="0"/>
      <w:marTop w:val="0"/>
      <w:marBottom w:val="0"/>
      <w:divBdr>
        <w:top w:val="none" w:sz="0" w:space="0" w:color="auto"/>
        <w:left w:val="none" w:sz="0" w:space="0" w:color="auto"/>
        <w:bottom w:val="none" w:sz="0" w:space="0" w:color="auto"/>
        <w:right w:val="none" w:sz="0" w:space="0" w:color="auto"/>
      </w:divBdr>
    </w:div>
    <w:div w:id="1257710017">
      <w:bodyDiv w:val="1"/>
      <w:marLeft w:val="0"/>
      <w:marRight w:val="0"/>
      <w:marTop w:val="0"/>
      <w:marBottom w:val="0"/>
      <w:divBdr>
        <w:top w:val="none" w:sz="0" w:space="0" w:color="auto"/>
        <w:left w:val="none" w:sz="0" w:space="0" w:color="auto"/>
        <w:bottom w:val="none" w:sz="0" w:space="0" w:color="auto"/>
        <w:right w:val="none" w:sz="0" w:space="0" w:color="auto"/>
      </w:divBdr>
    </w:div>
    <w:div w:id="1257834944">
      <w:bodyDiv w:val="1"/>
      <w:marLeft w:val="0"/>
      <w:marRight w:val="0"/>
      <w:marTop w:val="0"/>
      <w:marBottom w:val="0"/>
      <w:divBdr>
        <w:top w:val="none" w:sz="0" w:space="0" w:color="auto"/>
        <w:left w:val="none" w:sz="0" w:space="0" w:color="auto"/>
        <w:bottom w:val="none" w:sz="0" w:space="0" w:color="auto"/>
        <w:right w:val="none" w:sz="0" w:space="0" w:color="auto"/>
      </w:divBdr>
    </w:div>
    <w:div w:id="1258367011">
      <w:bodyDiv w:val="1"/>
      <w:marLeft w:val="0"/>
      <w:marRight w:val="0"/>
      <w:marTop w:val="0"/>
      <w:marBottom w:val="0"/>
      <w:divBdr>
        <w:top w:val="none" w:sz="0" w:space="0" w:color="auto"/>
        <w:left w:val="none" w:sz="0" w:space="0" w:color="auto"/>
        <w:bottom w:val="none" w:sz="0" w:space="0" w:color="auto"/>
        <w:right w:val="none" w:sz="0" w:space="0" w:color="auto"/>
      </w:divBdr>
    </w:div>
    <w:div w:id="1258443020">
      <w:bodyDiv w:val="1"/>
      <w:marLeft w:val="0"/>
      <w:marRight w:val="0"/>
      <w:marTop w:val="0"/>
      <w:marBottom w:val="0"/>
      <w:divBdr>
        <w:top w:val="none" w:sz="0" w:space="0" w:color="auto"/>
        <w:left w:val="none" w:sz="0" w:space="0" w:color="auto"/>
        <w:bottom w:val="none" w:sz="0" w:space="0" w:color="auto"/>
        <w:right w:val="none" w:sz="0" w:space="0" w:color="auto"/>
      </w:divBdr>
    </w:div>
    <w:div w:id="1258908016">
      <w:bodyDiv w:val="1"/>
      <w:marLeft w:val="0"/>
      <w:marRight w:val="0"/>
      <w:marTop w:val="0"/>
      <w:marBottom w:val="0"/>
      <w:divBdr>
        <w:top w:val="none" w:sz="0" w:space="0" w:color="auto"/>
        <w:left w:val="none" w:sz="0" w:space="0" w:color="auto"/>
        <w:bottom w:val="none" w:sz="0" w:space="0" w:color="auto"/>
        <w:right w:val="none" w:sz="0" w:space="0" w:color="auto"/>
      </w:divBdr>
    </w:div>
    <w:div w:id="1259557267">
      <w:bodyDiv w:val="1"/>
      <w:marLeft w:val="0"/>
      <w:marRight w:val="0"/>
      <w:marTop w:val="0"/>
      <w:marBottom w:val="0"/>
      <w:divBdr>
        <w:top w:val="none" w:sz="0" w:space="0" w:color="auto"/>
        <w:left w:val="none" w:sz="0" w:space="0" w:color="auto"/>
        <w:bottom w:val="none" w:sz="0" w:space="0" w:color="auto"/>
        <w:right w:val="none" w:sz="0" w:space="0" w:color="auto"/>
      </w:divBdr>
    </w:div>
    <w:div w:id="1259826848">
      <w:bodyDiv w:val="1"/>
      <w:marLeft w:val="0"/>
      <w:marRight w:val="0"/>
      <w:marTop w:val="0"/>
      <w:marBottom w:val="0"/>
      <w:divBdr>
        <w:top w:val="none" w:sz="0" w:space="0" w:color="auto"/>
        <w:left w:val="none" w:sz="0" w:space="0" w:color="auto"/>
        <w:bottom w:val="none" w:sz="0" w:space="0" w:color="auto"/>
        <w:right w:val="none" w:sz="0" w:space="0" w:color="auto"/>
      </w:divBdr>
    </w:div>
    <w:div w:id="1260137203">
      <w:bodyDiv w:val="1"/>
      <w:marLeft w:val="0"/>
      <w:marRight w:val="0"/>
      <w:marTop w:val="0"/>
      <w:marBottom w:val="0"/>
      <w:divBdr>
        <w:top w:val="none" w:sz="0" w:space="0" w:color="auto"/>
        <w:left w:val="none" w:sz="0" w:space="0" w:color="auto"/>
        <w:bottom w:val="none" w:sz="0" w:space="0" w:color="auto"/>
        <w:right w:val="none" w:sz="0" w:space="0" w:color="auto"/>
      </w:divBdr>
    </w:div>
    <w:div w:id="1260329534">
      <w:bodyDiv w:val="1"/>
      <w:marLeft w:val="0"/>
      <w:marRight w:val="0"/>
      <w:marTop w:val="0"/>
      <w:marBottom w:val="0"/>
      <w:divBdr>
        <w:top w:val="none" w:sz="0" w:space="0" w:color="auto"/>
        <w:left w:val="none" w:sz="0" w:space="0" w:color="auto"/>
        <w:bottom w:val="none" w:sz="0" w:space="0" w:color="auto"/>
        <w:right w:val="none" w:sz="0" w:space="0" w:color="auto"/>
      </w:divBdr>
    </w:div>
    <w:div w:id="1260404614">
      <w:bodyDiv w:val="1"/>
      <w:marLeft w:val="0"/>
      <w:marRight w:val="0"/>
      <w:marTop w:val="0"/>
      <w:marBottom w:val="0"/>
      <w:divBdr>
        <w:top w:val="none" w:sz="0" w:space="0" w:color="auto"/>
        <w:left w:val="none" w:sz="0" w:space="0" w:color="auto"/>
        <w:bottom w:val="none" w:sz="0" w:space="0" w:color="auto"/>
        <w:right w:val="none" w:sz="0" w:space="0" w:color="auto"/>
      </w:divBdr>
    </w:div>
    <w:div w:id="1260479878">
      <w:bodyDiv w:val="1"/>
      <w:marLeft w:val="0"/>
      <w:marRight w:val="0"/>
      <w:marTop w:val="0"/>
      <w:marBottom w:val="0"/>
      <w:divBdr>
        <w:top w:val="none" w:sz="0" w:space="0" w:color="auto"/>
        <w:left w:val="none" w:sz="0" w:space="0" w:color="auto"/>
        <w:bottom w:val="none" w:sz="0" w:space="0" w:color="auto"/>
        <w:right w:val="none" w:sz="0" w:space="0" w:color="auto"/>
      </w:divBdr>
    </w:div>
    <w:div w:id="1260718478">
      <w:bodyDiv w:val="1"/>
      <w:marLeft w:val="0"/>
      <w:marRight w:val="0"/>
      <w:marTop w:val="0"/>
      <w:marBottom w:val="0"/>
      <w:divBdr>
        <w:top w:val="none" w:sz="0" w:space="0" w:color="auto"/>
        <w:left w:val="none" w:sz="0" w:space="0" w:color="auto"/>
        <w:bottom w:val="none" w:sz="0" w:space="0" w:color="auto"/>
        <w:right w:val="none" w:sz="0" w:space="0" w:color="auto"/>
      </w:divBdr>
    </w:div>
    <w:div w:id="1261378355">
      <w:bodyDiv w:val="1"/>
      <w:marLeft w:val="0"/>
      <w:marRight w:val="0"/>
      <w:marTop w:val="0"/>
      <w:marBottom w:val="0"/>
      <w:divBdr>
        <w:top w:val="none" w:sz="0" w:space="0" w:color="auto"/>
        <w:left w:val="none" w:sz="0" w:space="0" w:color="auto"/>
        <w:bottom w:val="none" w:sz="0" w:space="0" w:color="auto"/>
        <w:right w:val="none" w:sz="0" w:space="0" w:color="auto"/>
      </w:divBdr>
    </w:div>
    <w:div w:id="1261529665">
      <w:bodyDiv w:val="1"/>
      <w:marLeft w:val="0"/>
      <w:marRight w:val="0"/>
      <w:marTop w:val="0"/>
      <w:marBottom w:val="0"/>
      <w:divBdr>
        <w:top w:val="none" w:sz="0" w:space="0" w:color="auto"/>
        <w:left w:val="none" w:sz="0" w:space="0" w:color="auto"/>
        <w:bottom w:val="none" w:sz="0" w:space="0" w:color="auto"/>
        <w:right w:val="none" w:sz="0" w:space="0" w:color="auto"/>
      </w:divBdr>
    </w:div>
    <w:div w:id="1261908858">
      <w:bodyDiv w:val="1"/>
      <w:marLeft w:val="0"/>
      <w:marRight w:val="0"/>
      <w:marTop w:val="0"/>
      <w:marBottom w:val="0"/>
      <w:divBdr>
        <w:top w:val="none" w:sz="0" w:space="0" w:color="auto"/>
        <w:left w:val="none" w:sz="0" w:space="0" w:color="auto"/>
        <w:bottom w:val="none" w:sz="0" w:space="0" w:color="auto"/>
        <w:right w:val="none" w:sz="0" w:space="0" w:color="auto"/>
      </w:divBdr>
    </w:div>
    <w:div w:id="1262488554">
      <w:bodyDiv w:val="1"/>
      <w:marLeft w:val="0"/>
      <w:marRight w:val="0"/>
      <w:marTop w:val="0"/>
      <w:marBottom w:val="0"/>
      <w:divBdr>
        <w:top w:val="none" w:sz="0" w:space="0" w:color="auto"/>
        <w:left w:val="none" w:sz="0" w:space="0" w:color="auto"/>
        <w:bottom w:val="none" w:sz="0" w:space="0" w:color="auto"/>
        <w:right w:val="none" w:sz="0" w:space="0" w:color="auto"/>
      </w:divBdr>
    </w:div>
    <w:div w:id="1263033280">
      <w:bodyDiv w:val="1"/>
      <w:marLeft w:val="0"/>
      <w:marRight w:val="0"/>
      <w:marTop w:val="0"/>
      <w:marBottom w:val="0"/>
      <w:divBdr>
        <w:top w:val="none" w:sz="0" w:space="0" w:color="auto"/>
        <w:left w:val="none" w:sz="0" w:space="0" w:color="auto"/>
        <w:bottom w:val="none" w:sz="0" w:space="0" w:color="auto"/>
        <w:right w:val="none" w:sz="0" w:space="0" w:color="auto"/>
      </w:divBdr>
    </w:div>
    <w:div w:id="1263338213">
      <w:bodyDiv w:val="1"/>
      <w:marLeft w:val="0"/>
      <w:marRight w:val="0"/>
      <w:marTop w:val="0"/>
      <w:marBottom w:val="0"/>
      <w:divBdr>
        <w:top w:val="none" w:sz="0" w:space="0" w:color="auto"/>
        <w:left w:val="none" w:sz="0" w:space="0" w:color="auto"/>
        <w:bottom w:val="none" w:sz="0" w:space="0" w:color="auto"/>
        <w:right w:val="none" w:sz="0" w:space="0" w:color="auto"/>
      </w:divBdr>
    </w:div>
    <w:div w:id="1263413950">
      <w:bodyDiv w:val="1"/>
      <w:marLeft w:val="0"/>
      <w:marRight w:val="0"/>
      <w:marTop w:val="0"/>
      <w:marBottom w:val="0"/>
      <w:divBdr>
        <w:top w:val="none" w:sz="0" w:space="0" w:color="auto"/>
        <w:left w:val="none" w:sz="0" w:space="0" w:color="auto"/>
        <w:bottom w:val="none" w:sz="0" w:space="0" w:color="auto"/>
        <w:right w:val="none" w:sz="0" w:space="0" w:color="auto"/>
      </w:divBdr>
    </w:div>
    <w:div w:id="1264460125">
      <w:bodyDiv w:val="1"/>
      <w:marLeft w:val="0"/>
      <w:marRight w:val="0"/>
      <w:marTop w:val="0"/>
      <w:marBottom w:val="0"/>
      <w:divBdr>
        <w:top w:val="none" w:sz="0" w:space="0" w:color="auto"/>
        <w:left w:val="none" w:sz="0" w:space="0" w:color="auto"/>
        <w:bottom w:val="none" w:sz="0" w:space="0" w:color="auto"/>
        <w:right w:val="none" w:sz="0" w:space="0" w:color="auto"/>
      </w:divBdr>
    </w:div>
    <w:div w:id="1265069297">
      <w:bodyDiv w:val="1"/>
      <w:marLeft w:val="0"/>
      <w:marRight w:val="0"/>
      <w:marTop w:val="0"/>
      <w:marBottom w:val="0"/>
      <w:divBdr>
        <w:top w:val="none" w:sz="0" w:space="0" w:color="auto"/>
        <w:left w:val="none" w:sz="0" w:space="0" w:color="auto"/>
        <w:bottom w:val="none" w:sz="0" w:space="0" w:color="auto"/>
        <w:right w:val="none" w:sz="0" w:space="0" w:color="auto"/>
      </w:divBdr>
    </w:div>
    <w:div w:id="1265111043">
      <w:bodyDiv w:val="1"/>
      <w:marLeft w:val="0"/>
      <w:marRight w:val="0"/>
      <w:marTop w:val="0"/>
      <w:marBottom w:val="0"/>
      <w:divBdr>
        <w:top w:val="none" w:sz="0" w:space="0" w:color="auto"/>
        <w:left w:val="none" w:sz="0" w:space="0" w:color="auto"/>
        <w:bottom w:val="none" w:sz="0" w:space="0" w:color="auto"/>
        <w:right w:val="none" w:sz="0" w:space="0" w:color="auto"/>
      </w:divBdr>
    </w:div>
    <w:div w:id="1265380320">
      <w:bodyDiv w:val="1"/>
      <w:marLeft w:val="0"/>
      <w:marRight w:val="0"/>
      <w:marTop w:val="0"/>
      <w:marBottom w:val="0"/>
      <w:divBdr>
        <w:top w:val="none" w:sz="0" w:space="0" w:color="auto"/>
        <w:left w:val="none" w:sz="0" w:space="0" w:color="auto"/>
        <w:bottom w:val="none" w:sz="0" w:space="0" w:color="auto"/>
        <w:right w:val="none" w:sz="0" w:space="0" w:color="auto"/>
      </w:divBdr>
    </w:div>
    <w:div w:id="1266693776">
      <w:bodyDiv w:val="1"/>
      <w:marLeft w:val="0"/>
      <w:marRight w:val="0"/>
      <w:marTop w:val="0"/>
      <w:marBottom w:val="0"/>
      <w:divBdr>
        <w:top w:val="none" w:sz="0" w:space="0" w:color="auto"/>
        <w:left w:val="none" w:sz="0" w:space="0" w:color="auto"/>
        <w:bottom w:val="none" w:sz="0" w:space="0" w:color="auto"/>
        <w:right w:val="none" w:sz="0" w:space="0" w:color="auto"/>
      </w:divBdr>
    </w:div>
    <w:div w:id="1267075373">
      <w:bodyDiv w:val="1"/>
      <w:marLeft w:val="0"/>
      <w:marRight w:val="0"/>
      <w:marTop w:val="0"/>
      <w:marBottom w:val="0"/>
      <w:divBdr>
        <w:top w:val="none" w:sz="0" w:space="0" w:color="auto"/>
        <w:left w:val="none" w:sz="0" w:space="0" w:color="auto"/>
        <w:bottom w:val="none" w:sz="0" w:space="0" w:color="auto"/>
        <w:right w:val="none" w:sz="0" w:space="0" w:color="auto"/>
      </w:divBdr>
    </w:div>
    <w:div w:id="1267537959">
      <w:bodyDiv w:val="1"/>
      <w:marLeft w:val="0"/>
      <w:marRight w:val="0"/>
      <w:marTop w:val="0"/>
      <w:marBottom w:val="0"/>
      <w:divBdr>
        <w:top w:val="none" w:sz="0" w:space="0" w:color="auto"/>
        <w:left w:val="none" w:sz="0" w:space="0" w:color="auto"/>
        <w:bottom w:val="none" w:sz="0" w:space="0" w:color="auto"/>
        <w:right w:val="none" w:sz="0" w:space="0" w:color="auto"/>
      </w:divBdr>
    </w:div>
    <w:div w:id="1268345624">
      <w:bodyDiv w:val="1"/>
      <w:marLeft w:val="0"/>
      <w:marRight w:val="0"/>
      <w:marTop w:val="0"/>
      <w:marBottom w:val="0"/>
      <w:divBdr>
        <w:top w:val="none" w:sz="0" w:space="0" w:color="auto"/>
        <w:left w:val="none" w:sz="0" w:space="0" w:color="auto"/>
        <w:bottom w:val="none" w:sz="0" w:space="0" w:color="auto"/>
        <w:right w:val="none" w:sz="0" w:space="0" w:color="auto"/>
      </w:divBdr>
    </w:div>
    <w:div w:id="1268585692">
      <w:bodyDiv w:val="1"/>
      <w:marLeft w:val="0"/>
      <w:marRight w:val="0"/>
      <w:marTop w:val="0"/>
      <w:marBottom w:val="0"/>
      <w:divBdr>
        <w:top w:val="none" w:sz="0" w:space="0" w:color="auto"/>
        <w:left w:val="none" w:sz="0" w:space="0" w:color="auto"/>
        <w:bottom w:val="none" w:sz="0" w:space="0" w:color="auto"/>
        <w:right w:val="none" w:sz="0" w:space="0" w:color="auto"/>
      </w:divBdr>
    </w:div>
    <w:div w:id="1268661793">
      <w:bodyDiv w:val="1"/>
      <w:marLeft w:val="0"/>
      <w:marRight w:val="0"/>
      <w:marTop w:val="0"/>
      <w:marBottom w:val="0"/>
      <w:divBdr>
        <w:top w:val="none" w:sz="0" w:space="0" w:color="auto"/>
        <w:left w:val="none" w:sz="0" w:space="0" w:color="auto"/>
        <w:bottom w:val="none" w:sz="0" w:space="0" w:color="auto"/>
        <w:right w:val="none" w:sz="0" w:space="0" w:color="auto"/>
      </w:divBdr>
    </w:div>
    <w:div w:id="1268730283">
      <w:bodyDiv w:val="1"/>
      <w:marLeft w:val="0"/>
      <w:marRight w:val="0"/>
      <w:marTop w:val="0"/>
      <w:marBottom w:val="0"/>
      <w:divBdr>
        <w:top w:val="none" w:sz="0" w:space="0" w:color="auto"/>
        <w:left w:val="none" w:sz="0" w:space="0" w:color="auto"/>
        <w:bottom w:val="none" w:sz="0" w:space="0" w:color="auto"/>
        <w:right w:val="none" w:sz="0" w:space="0" w:color="auto"/>
      </w:divBdr>
    </w:div>
    <w:div w:id="1269199066">
      <w:bodyDiv w:val="1"/>
      <w:marLeft w:val="0"/>
      <w:marRight w:val="0"/>
      <w:marTop w:val="0"/>
      <w:marBottom w:val="0"/>
      <w:divBdr>
        <w:top w:val="none" w:sz="0" w:space="0" w:color="auto"/>
        <w:left w:val="none" w:sz="0" w:space="0" w:color="auto"/>
        <w:bottom w:val="none" w:sz="0" w:space="0" w:color="auto"/>
        <w:right w:val="none" w:sz="0" w:space="0" w:color="auto"/>
      </w:divBdr>
    </w:div>
    <w:div w:id="1269659188">
      <w:bodyDiv w:val="1"/>
      <w:marLeft w:val="0"/>
      <w:marRight w:val="0"/>
      <w:marTop w:val="0"/>
      <w:marBottom w:val="0"/>
      <w:divBdr>
        <w:top w:val="none" w:sz="0" w:space="0" w:color="auto"/>
        <w:left w:val="none" w:sz="0" w:space="0" w:color="auto"/>
        <w:bottom w:val="none" w:sz="0" w:space="0" w:color="auto"/>
        <w:right w:val="none" w:sz="0" w:space="0" w:color="auto"/>
      </w:divBdr>
    </w:div>
    <w:div w:id="1269697473">
      <w:bodyDiv w:val="1"/>
      <w:marLeft w:val="0"/>
      <w:marRight w:val="0"/>
      <w:marTop w:val="0"/>
      <w:marBottom w:val="0"/>
      <w:divBdr>
        <w:top w:val="none" w:sz="0" w:space="0" w:color="auto"/>
        <w:left w:val="none" w:sz="0" w:space="0" w:color="auto"/>
        <w:bottom w:val="none" w:sz="0" w:space="0" w:color="auto"/>
        <w:right w:val="none" w:sz="0" w:space="0" w:color="auto"/>
      </w:divBdr>
    </w:div>
    <w:div w:id="1270157635">
      <w:bodyDiv w:val="1"/>
      <w:marLeft w:val="0"/>
      <w:marRight w:val="0"/>
      <w:marTop w:val="0"/>
      <w:marBottom w:val="0"/>
      <w:divBdr>
        <w:top w:val="none" w:sz="0" w:space="0" w:color="auto"/>
        <w:left w:val="none" w:sz="0" w:space="0" w:color="auto"/>
        <w:bottom w:val="none" w:sz="0" w:space="0" w:color="auto"/>
        <w:right w:val="none" w:sz="0" w:space="0" w:color="auto"/>
      </w:divBdr>
    </w:div>
    <w:div w:id="1270310322">
      <w:bodyDiv w:val="1"/>
      <w:marLeft w:val="0"/>
      <w:marRight w:val="0"/>
      <w:marTop w:val="0"/>
      <w:marBottom w:val="0"/>
      <w:divBdr>
        <w:top w:val="none" w:sz="0" w:space="0" w:color="auto"/>
        <w:left w:val="none" w:sz="0" w:space="0" w:color="auto"/>
        <w:bottom w:val="none" w:sz="0" w:space="0" w:color="auto"/>
        <w:right w:val="none" w:sz="0" w:space="0" w:color="auto"/>
      </w:divBdr>
    </w:div>
    <w:div w:id="1270548299">
      <w:bodyDiv w:val="1"/>
      <w:marLeft w:val="0"/>
      <w:marRight w:val="0"/>
      <w:marTop w:val="0"/>
      <w:marBottom w:val="0"/>
      <w:divBdr>
        <w:top w:val="none" w:sz="0" w:space="0" w:color="auto"/>
        <w:left w:val="none" w:sz="0" w:space="0" w:color="auto"/>
        <w:bottom w:val="none" w:sz="0" w:space="0" w:color="auto"/>
        <w:right w:val="none" w:sz="0" w:space="0" w:color="auto"/>
      </w:divBdr>
    </w:div>
    <w:div w:id="1270940210">
      <w:bodyDiv w:val="1"/>
      <w:marLeft w:val="0"/>
      <w:marRight w:val="0"/>
      <w:marTop w:val="0"/>
      <w:marBottom w:val="0"/>
      <w:divBdr>
        <w:top w:val="none" w:sz="0" w:space="0" w:color="auto"/>
        <w:left w:val="none" w:sz="0" w:space="0" w:color="auto"/>
        <w:bottom w:val="none" w:sz="0" w:space="0" w:color="auto"/>
        <w:right w:val="none" w:sz="0" w:space="0" w:color="auto"/>
      </w:divBdr>
    </w:div>
    <w:div w:id="1271160192">
      <w:bodyDiv w:val="1"/>
      <w:marLeft w:val="0"/>
      <w:marRight w:val="0"/>
      <w:marTop w:val="0"/>
      <w:marBottom w:val="0"/>
      <w:divBdr>
        <w:top w:val="none" w:sz="0" w:space="0" w:color="auto"/>
        <w:left w:val="none" w:sz="0" w:space="0" w:color="auto"/>
        <w:bottom w:val="none" w:sz="0" w:space="0" w:color="auto"/>
        <w:right w:val="none" w:sz="0" w:space="0" w:color="auto"/>
      </w:divBdr>
    </w:div>
    <w:div w:id="1271202900">
      <w:bodyDiv w:val="1"/>
      <w:marLeft w:val="0"/>
      <w:marRight w:val="0"/>
      <w:marTop w:val="0"/>
      <w:marBottom w:val="0"/>
      <w:divBdr>
        <w:top w:val="none" w:sz="0" w:space="0" w:color="auto"/>
        <w:left w:val="none" w:sz="0" w:space="0" w:color="auto"/>
        <w:bottom w:val="none" w:sz="0" w:space="0" w:color="auto"/>
        <w:right w:val="none" w:sz="0" w:space="0" w:color="auto"/>
      </w:divBdr>
    </w:div>
    <w:div w:id="1271275855">
      <w:bodyDiv w:val="1"/>
      <w:marLeft w:val="0"/>
      <w:marRight w:val="0"/>
      <w:marTop w:val="0"/>
      <w:marBottom w:val="0"/>
      <w:divBdr>
        <w:top w:val="none" w:sz="0" w:space="0" w:color="auto"/>
        <w:left w:val="none" w:sz="0" w:space="0" w:color="auto"/>
        <w:bottom w:val="none" w:sz="0" w:space="0" w:color="auto"/>
        <w:right w:val="none" w:sz="0" w:space="0" w:color="auto"/>
      </w:divBdr>
    </w:div>
    <w:div w:id="1271553056">
      <w:bodyDiv w:val="1"/>
      <w:marLeft w:val="0"/>
      <w:marRight w:val="0"/>
      <w:marTop w:val="0"/>
      <w:marBottom w:val="0"/>
      <w:divBdr>
        <w:top w:val="none" w:sz="0" w:space="0" w:color="auto"/>
        <w:left w:val="none" w:sz="0" w:space="0" w:color="auto"/>
        <w:bottom w:val="none" w:sz="0" w:space="0" w:color="auto"/>
        <w:right w:val="none" w:sz="0" w:space="0" w:color="auto"/>
      </w:divBdr>
    </w:div>
    <w:div w:id="1271663956">
      <w:bodyDiv w:val="1"/>
      <w:marLeft w:val="0"/>
      <w:marRight w:val="0"/>
      <w:marTop w:val="0"/>
      <w:marBottom w:val="0"/>
      <w:divBdr>
        <w:top w:val="none" w:sz="0" w:space="0" w:color="auto"/>
        <w:left w:val="none" w:sz="0" w:space="0" w:color="auto"/>
        <w:bottom w:val="none" w:sz="0" w:space="0" w:color="auto"/>
        <w:right w:val="none" w:sz="0" w:space="0" w:color="auto"/>
      </w:divBdr>
    </w:div>
    <w:div w:id="1272281079">
      <w:bodyDiv w:val="1"/>
      <w:marLeft w:val="0"/>
      <w:marRight w:val="0"/>
      <w:marTop w:val="0"/>
      <w:marBottom w:val="0"/>
      <w:divBdr>
        <w:top w:val="none" w:sz="0" w:space="0" w:color="auto"/>
        <w:left w:val="none" w:sz="0" w:space="0" w:color="auto"/>
        <w:bottom w:val="none" w:sz="0" w:space="0" w:color="auto"/>
        <w:right w:val="none" w:sz="0" w:space="0" w:color="auto"/>
      </w:divBdr>
    </w:div>
    <w:div w:id="1272669251">
      <w:bodyDiv w:val="1"/>
      <w:marLeft w:val="0"/>
      <w:marRight w:val="0"/>
      <w:marTop w:val="0"/>
      <w:marBottom w:val="0"/>
      <w:divBdr>
        <w:top w:val="none" w:sz="0" w:space="0" w:color="auto"/>
        <w:left w:val="none" w:sz="0" w:space="0" w:color="auto"/>
        <w:bottom w:val="none" w:sz="0" w:space="0" w:color="auto"/>
        <w:right w:val="none" w:sz="0" w:space="0" w:color="auto"/>
      </w:divBdr>
    </w:div>
    <w:div w:id="1273056741">
      <w:bodyDiv w:val="1"/>
      <w:marLeft w:val="0"/>
      <w:marRight w:val="0"/>
      <w:marTop w:val="0"/>
      <w:marBottom w:val="0"/>
      <w:divBdr>
        <w:top w:val="none" w:sz="0" w:space="0" w:color="auto"/>
        <w:left w:val="none" w:sz="0" w:space="0" w:color="auto"/>
        <w:bottom w:val="none" w:sz="0" w:space="0" w:color="auto"/>
        <w:right w:val="none" w:sz="0" w:space="0" w:color="auto"/>
      </w:divBdr>
    </w:div>
    <w:div w:id="1273325167">
      <w:bodyDiv w:val="1"/>
      <w:marLeft w:val="0"/>
      <w:marRight w:val="0"/>
      <w:marTop w:val="0"/>
      <w:marBottom w:val="0"/>
      <w:divBdr>
        <w:top w:val="none" w:sz="0" w:space="0" w:color="auto"/>
        <w:left w:val="none" w:sz="0" w:space="0" w:color="auto"/>
        <w:bottom w:val="none" w:sz="0" w:space="0" w:color="auto"/>
        <w:right w:val="none" w:sz="0" w:space="0" w:color="auto"/>
      </w:divBdr>
    </w:div>
    <w:div w:id="1273826991">
      <w:bodyDiv w:val="1"/>
      <w:marLeft w:val="0"/>
      <w:marRight w:val="0"/>
      <w:marTop w:val="0"/>
      <w:marBottom w:val="0"/>
      <w:divBdr>
        <w:top w:val="none" w:sz="0" w:space="0" w:color="auto"/>
        <w:left w:val="none" w:sz="0" w:space="0" w:color="auto"/>
        <w:bottom w:val="none" w:sz="0" w:space="0" w:color="auto"/>
        <w:right w:val="none" w:sz="0" w:space="0" w:color="auto"/>
      </w:divBdr>
    </w:div>
    <w:div w:id="1274050922">
      <w:bodyDiv w:val="1"/>
      <w:marLeft w:val="0"/>
      <w:marRight w:val="0"/>
      <w:marTop w:val="0"/>
      <w:marBottom w:val="0"/>
      <w:divBdr>
        <w:top w:val="none" w:sz="0" w:space="0" w:color="auto"/>
        <w:left w:val="none" w:sz="0" w:space="0" w:color="auto"/>
        <w:bottom w:val="none" w:sz="0" w:space="0" w:color="auto"/>
        <w:right w:val="none" w:sz="0" w:space="0" w:color="auto"/>
      </w:divBdr>
    </w:div>
    <w:div w:id="1275559285">
      <w:bodyDiv w:val="1"/>
      <w:marLeft w:val="0"/>
      <w:marRight w:val="0"/>
      <w:marTop w:val="0"/>
      <w:marBottom w:val="0"/>
      <w:divBdr>
        <w:top w:val="none" w:sz="0" w:space="0" w:color="auto"/>
        <w:left w:val="none" w:sz="0" w:space="0" w:color="auto"/>
        <w:bottom w:val="none" w:sz="0" w:space="0" w:color="auto"/>
        <w:right w:val="none" w:sz="0" w:space="0" w:color="auto"/>
      </w:divBdr>
    </w:div>
    <w:div w:id="1275942139">
      <w:bodyDiv w:val="1"/>
      <w:marLeft w:val="0"/>
      <w:marRight w:val="0"/>
      <w:marTop w:val="0"/>
      <w:marBottom w:val="0"/>
      <w:divBdr>
        <w:top w:val="none" w:sz="0" w:space="0" w:color="auto"/>
        <w:left w:val="none" w:sz="0" w:space="0" w:color="auto"/>
        <w:bottom w:val="none" w:sz="0" w:space="0" w:color="auto"/>
        <w:right w:val="none" w:sz="0" w:space="0" w:color="auto"/>
      </w:divBdr>
    </w:div>
    <w:div w:id="1276015642">
      <w:bodyDiv w:val="1"/>
      <w:marLeft w:val="0"/>
      <w:marRight w:val="0"/>
      <w:marTop w:val="0"/>
      <w:marBottom w:val="0"/>
      <w:divBdr>
        <w:top w:val="none" w:sz="0" w:space="0" w:color="auto"/>
        <w:left w:val="none" w:sz="0" w:space="0" w:color="auto"/>
        <w:bottom w:val="none" w:sz="0" w:space="0" w:color="auto"/>
        <w:right w:val="none" w:sz="0" w:space="0" w:color="auto"/>
      </w:divBdr>
    </w:div>
    <w:div w:id="1276520213">
      <w:bodyDiv w:val="1"/>
      <w:marLeft w:val="0"/>
      <w:marRight w:val="0"/>
      <w:marTop w:val="0"/>
      <w:marBottom w:val="0"/>
      <w:divBdr>
        <w:top w:val="none" w:sz="0" w:space="0" w:color="auto"/>
        <w:left w:val="none" w:sz="0" w:space="0" w:color="auto"/>
        <w:bottom w:val="none" w:sz="0" w:space="0" w:color="auto"/>
        <w:right w:val="none" w:sz="0" w:space="0" w:color="auto"/>
      </w:divBdr>
    </w:div>
    <w:div w:id="1276644181">
      <w:bodyDiv w:val="1"/>
      <w:marLeft w:val="0"/>
      <w:marRight w:val="0"/>
      <w:marTop w:val="0"/>
      <w:marBottom w:val="0"/>
      <w:divBdr>
        <w:top w:val="none" w:sz="0" w:space="0" w:color="auto"/>
        <w:left w:val="none" w:sz="0" w:space="0" w:color="auto"/>
        <w:bottom w:val="none" w:sz="0" w:space="0" w:color="auto"/>
        <w:right w:val="none" w:sz="0" w:space="0" w:color="auto"/>
      </w:divBdr>
    </w:div>
    <w:div w:id="1276790988">
      <w:bodyDiv w:val="1"/>
      <w:marLeft w:val="0"/>
      <w:marRight w:val="0"/>
      <w:marTop w:val="0"/>
      <w:marBottom w:val="0"/>
      <w:divBdr>
        <w:top w:val="none" w:sz="0" w:space="0" w:color="auto"/>
        <w:left w:val="none" w:sz="0" w:space="0" w:color="auto"/>
        <w:bottom w:val="none" w:sz="0" w:space="0" w:color="auto"/>
        <w:right w:val="none" w:sz="0" w:space="0" w:color="auto"/>
      </w:divBdr>
    </w:div>
    <w:div w:id="1277130520">
      <w:bodyDiv w:val="1"/>
      <w:marLeft w:val="0"/>
      <w:marRight w:val="0"/>
      <w:marTop w:val="0"/>
      <w:marBottom w:val="0"/>
      <w:divBdr>
        <w:top w:val="none" w:sz="0" w:space="0" w:color="auto"/>
        <w:left w:val="none" w:sz="0" w:space="0" w:color="auto"/>
        <w:bottom w:val="none" w:sz="0" w:space="0" w:color="auto"/>
        <w:right w:val="none" w:sz="0" w:space="0" w:color="auto"/>
      </w:divBdr>
    </w:div>
    <w:div w:id="1278100281">
      <w:bodyDiv w:val="1"/>
      <w:marLeft w:val="0"/>
      <w:marRight w:val="0"/>
      <w:marTop w:val="0"/>
      <w:marBottom w:val="0"/>
      <w:divBdr>
        <w:top w:val="none" w:sz="0" w:space="0" w:color="auto"/>
        <w:left w:val="none" w:sz="0" w:space="0" w:color="auto"/>
        <w:bottom w:val="none" w:sz="0" w:space="0" w:color="auto"/>
        <w:right w:val="none" w:sz="0" w:space="0" w:color="auto"/>
      </w:divBdr>
    </w:div>
    <w:div w:id="1278297037">
      <w:bodyDiv w:val="1"/>
      <w:marLeft w:val="0"/>
      <w:marRight w:val="0"/>
      <w:marTop w:val="0"/>
      <w:marBottom w:val="0"/>
      <w:divBdr>
        <w:top w:val="none" w:sz="0" w:space="0" w:color="auto"/>
        <w:left w:val="none" w:sz="0" w:space="0" w:color="auto"/>
        <w:bottom w:val="none" w:sz="0" w:space="0" w:color="auto"/>
        <w:right w:val="none" w:sz="0" w:space="0" w:color="auto"/>
      </w:divBdr>
    </w:div>
    <w:div w:id="1278491924">
      <w:bodyDiv w:val="1"/>
      <w:marLeft w:val="0"/>
      <w:marRight w:val="0"/>
      <w:marTop w:val="0"/>
      <w:marBottom w:val="0"/>
      <w:divBdr>
        <w:top w:val="none" w:sz="0" w:space="0" w:color="auto"/>
        <w:left w:val="none" w:sz="0" w:space="0" w:color="auto"/>
        <w:bottom w:val="none" w:sz="0" w:space="0" w:color="auto"/>
        <w:right w:val="none" w:sz="0" w:space="0" w:color="auto"/>
      </w:divBdr>
    </w:div>
    <w:div w:id="1279066498">
      <w:bodyDiv w:val="1"/>
      <w:marLeft w:val="0"/>
      <w:marRight w:val="0"/>
      <w:marTop w:val="0"/>
      <w:marBottom w:val="0"/>
      <w:divBdr>
        <w:top w:val="none" w:sz="0" w:space="0" w:color="auto"/>
        <w:left w:val="none" w:sz="0" w:space="0" w:color="auto"/>
        <w:bottom w:val="none" w:sz="0" w:space="0" w:color="auto"/>
        <w:right w:val="none" w:sz="0" w:space="0" w:color="auto"/>
      </w:divBdr>
    </w:div>
    <w:div w:id="1279874135">
      <w:bodyDiv w:val="1"/>
      <w:marLeft w:val="0"/>
      <w:marRight w:val="0"/>
      <w:marTop w:val="0"/>
      <w:marBottom w:val="0"/>
      <w:divBdr>
        <w:top w:val="none" w:sz="0" w:space="0" w:color="auto"/>
        <w:left w:val="none" w:sz="0" w:space="0" w:color="auto"/>
        <w:bottom w:val="none" w:sz="0" w:space="0" w:color="auto"/>
        <w:right w:val="none" w:sz="0" w:space="0" w:color="auto"/>
      </w:divBdr>
    </w:div>
    <w:div w:id="1279875944">
      <w:bodyDiv w:val="1"/>
      <w:marLeft w:val="0"/>
      <w:marRight w:val="0"/>
      <w:marTop w:val="0"/>
      <w:marBottom w:val="0"/>
      <w:divBdr>
        <w:top w:val="none" w:sz="0" w:space="0" w:color="auto"/>
        <w:left w:val="none" w:sz="0" w:space="0" w:color="auto"/>
        <w:bottom w:val="none" w:sz="0" w:space="0" w:color="auto"/>
        <w:right w:val="none" w:sz="0" w:space="0" w:color="auto"/>
      </w:divBdr>
    </w:div>
    <w:div w:id="1279993559">
      <w:bodyDiv w:val="1"/>
      <w:marLeft w:val="0"/>
      <w:marRight w:val="0"/>
      <w:marTop w:val="0"/>
      <w:marBottom w:val="0"/>
      <w:divBdr>
        <w:top w:val="none" w:sz="0" w:space="0" w:color="auto"/>
        <w:left w:val="none" w:sz="0" w:space="0" w:color="auto"/>
        <w:bottom w:val="none" w:sz="0" w:space="0" w:color="auto"/>
        <w:right w:val="none" w:sz="0" w:space="0" w:color="auto"/>
      </w:divBdr>
    </w:div>
    <w:div w:id="1280263873">
      <w:bodyDiv w:val="1"/>
      <w:marLeft w:val="0"/>
      <w:marRight w:val="0"/>
      <w:marTop w:val="0"/>
      <w:marBottom w:val="0"/>
      <w:divBdr>
        <w:top w:val="none" w:sz="0" w:space="0" w:color="auto"/>
        <w:left w:val="none" w:sz="0" w:space="0" w:color="auto"/>
        <w:bottom w:val="none" w:sz="0" w:space="0" w:color="auto"/>
        <w:right w:val="none" w:sz="0" w:space="0" w:color="auto"/>
      </w:divBdr>
    </w:div>
    <w:div w:id="1281306691">
      <w:bodyDiv w:val="1"/>
      <w:marLeft w:val="0"/>
      <w:marRight w:val="0"/>
      <w:marTop w:val="0"/>
      <w:marBottom w:val="0"/>
      <w:divBdr>
        <w:top w:val="none" w:sz="0" w:space="0" w:color="auto"/>
        <w:left w:val="none" w:sz="0" w:space="0" w:color="auto"/>
        <w:bottom w:val="none" w:sz="0" w:space="0" w:color="auto"/>
        <w:right w:val="none" w:sz="0" w:space="0" w:color="auto"/>
      </w:divBdr>
    </w:div>
    <w:div w:id="1281839815">
      <w:bodyDiv w:val="1"/>
      <w:marLeft w:val="0"/>
      <w:marRight w:val="0"/>
      <w:marTop w:val="0"/>
      <w:marBottom w:val="0"/>
      <w:divBdr>
        <w:top w:val="none" w:sz="0" w:space="0" w:color="auto"/>
        <w:left w:val="none" w:sz="0" w:space="0" w:color="auto"/>
        <w:bottom w:val="none" w:sz="0" w:space="0" w:color="auto"/>
        <w:right w:val="none" w:sz="0" w:space="0" w:color="auto"/>
      </w:divBdr>
    </w:div>
    <w:div w:id="1282109406">
      <w:bodyDiv w:val="1"/>
      <w:marLeft w:val="0"/>
      <w:marRight w:val="0"/>
      <w:marTop w:val="0"/>
      <w:marBottom w:val="0"/>
      <w:divBdr>
        <w:top w:val="none" w:sz="0" w:space="0" w:color="auto"/>
        <w:left w:val="none" w:sz="0" w:space="0" w:color="auto"/>
        <w:bottom w:val="none" w:sz="0" w:space="0" w:color="auto"/>
        <w:right w:val="none" w:sz="0" w:space="0" w:color="auto"/>
      </w:divBdr>
    </w:div>
    <w:div w:id="1282300001">
      <w:bodyDiv w:val="1"/>
      <w:marLeft w:val="0"/>
      <w:marRight w:val="0"/>
      <w:marTop w:val="0"/>
      <w:marBottom w:val="0"/>
      <w:divBdr>
        <w:top w:val="none" w:sz="0" w:space="0" w:color="auto"/>
        <w:left w:val="none" w:sz="0" w:space="0" w:color="auto"/>
        <w:bottom w:val="none" w:sz="0" w:space="0" w:color="auto"/>
        <w:right w:val="none" w:sz="0" w:space="0" w:color="auto"/>
      </w:divBdr>
    </w:div>
    <w:div w:id="1282347536">
      <w:bodyDiv w:val="1"/>
      <w:marLeft w:val="0"/>
      <w:marRight w:val="0"/>
      <w:marTop w:val="0"/>
      <w:marBottom w:val="0"/>
      <w:divBdr>
        <w:top w:val="none" w:sz="0" w:space="0" w:color="auto"/>
        <w:left w:val="none" w:sz="0" w:space="0" w:color="auto"/>
        <w:bottom w:val="none" w:sz="0" w:space="0" w:color="auto"/>
        <w:right w:val="none" w:sz="0" w:space="0" w:color="auto"/>
      </w:divBdr>
    </w:div>
    <w:div w:id="1282416762">
      <w:bodyDiv w:val="1"/>
      <w:marLeft w:val="0"/>
      <w:marRight w:val="0"/>
      <w:marTop w:val="0"/>
      <w:marBottom w:val="0"/>
      <w:divBdr>
        <w:top w:val="none" w:sz="0" w:space="0" w:color="auto"/>
        <w:left w:val="none" w:sz="0" w:space="0" w:color="auto"/>
        <w:bottom w:val="none" w:sz="0" w:space="0" w:color="auto"/>
        <w:right w:val="none" w:sz="0" w:space="0" w:color="auto"/>
      </w:divBdr>
    </w:div>
    <w:div w:id="1282613046">
      <w:bodyDiv w:val="1"/>
      <w:marLeft w:val="0"/>
      <w:marRight w:val="0"/>
      <w:marTop w:val="0"/>
      <w:marBottom w:val="0"/>
      <w:divBdr>
        <w:top w:val="none" w:sz="0" w:space="0" w:color="auto"/>
        <w:left w:val="none" w:sz="0" w:space="0" w:color="auto"/>
        <w:bottom w:val="none" w:sz="0" w:space="0" w:color="auto"/>
        <w:right w:val="none" w:sz="0" w:space="0" w:color="auto"/>
      </w:divBdr>
    </w:div>
    <w:div w:id="1282613534">
      <w:bodyDiv w:val="1"/>
      <w:marLeft w:val="0"/>
      <w:marRight w:val="0"/>
      <w:marTop w:val="0"/>
      <w:marBottom w:val="0"/>
      <w:divBdr>
        <w:top w:val="none" w:sz="0" w:space="0" w:color="auto"/>
        <w:left w:val="none" w:sz="0" w:space="0" w:color="auto"/>
        <w:bottom w:val="none" w:sz="0" w:space="0" w:color="auto"/>
        <w:right w:val="none" w:sz="0" w:space="0" w:color="auto"/>
      </w:divBdr>
    </w:div>
    <w:div w:id="1282617186">
      <w:bodyDiv w:val="1"/>
      <w:marLeft w:val="0"/>
      <w:marRight w:val="0"/>
      <w:marTop w:val="0"/>
      <w:marBottom w:val="0"/>
      <w:divBdr>
        <w:top w:val="none" w:sz="0" w:space="0" w:color="auto"/>
        <w:left w:val="none" w:sz="0" w:space="0" w:color="auto"/>
        <w:bottom w:val="none" w:sz="0" w:space="0" w:color="auto"/>
        <w:right w:val="none" w:sz="0" w:space="0" w:color="auto"/>
      </w:divBdr>
    </w:div>
    <w:div w:id="1282689412">
      <w:bodyDiv w:val="1"/>
      <w:marLeft w:val="0"/>
      <w:marRight w:val="0"/>
      <w:marTop w:val="0"/>
      <w:marBottom w:val="0"/>
      <w:divBdr>
        <w:top w:val="none" w:sz="0" w:space="0" w:color="auto"/>
        <w:left w:val="none" w:sz="0" w:space="0" w:color="auto"/>
        <w:bottom w:val="none" w:sz="0" w:space="0" w:color="auto"/>
        <w:right w:val="none" w:sz="0" w:space="0" w:color="auto"/>
      </w:divBdr>
    </w:div>
    <w:div w:id="1283533697">
      <w:bodyDiv w:val="1"/>
      <w:marLeft w:val="0"/>
      <w:marRight w:val="0"/>
      <w:marTop w:val="0"/>
      <w:marBottom w:val="0"/>
      <w:divBdr>
        <w:top w:val="none" w:sz="0" w:space="0" w:color="auto"/>
        <w:left w:val="none" w:sz="0" w:space="0" w:color="auto"/>
        <w:bottom w:val="none" w:sz="0" w:space="0" w:color="auto"/>
        <w:right w:val="none" w:sz="0" w:space="0" w:color="auto"/>
      </w:divBdr>
    </w:div>
    <w:div w:id="1283807527">
      <w:bodyDiv w:val="1"/>
      <w:marLeft w:val="0"/>
      <w:marRight w:val="0"/>
      <w:marTop w:val="0"/>
      <w:marBottom w:val="0"/>
      <w:divBdr>
        <w:top w:val="none" w:sz="0" w:space="0" w:color="auto"/>
        <w:left w:val="none" w:sz="0" w:space="0" w:color="auto"/>
        <w:bottom w:val="none" w:sz="0" w:space="0" w:color="auto"/>
        <w:right w:val="none" w:sz="0" w:space="0" w:color="auto"/>
      </w:divBdr>
    </w:div>
    <w:div w:id="1284076730">
      <w:bodyDiv w:val="1"/>
      <w:marLeft w:val="0"/>
      <w:marRight w:val="0"/>
      <w:marTop w:val="0"/>
      <w:marBottom w:val="0"/>
      <w:divBdr>
        <w:top w:val="none" w:sz="0" w:space="0" w:color="auto"/>
        <w:left w:val="none" w:sz="0" w:space="0" w:color="auto"/>
        <w:bottom w:val="none" w:sz="0" w:space="0" w:color="auto"/>
        <w:right w:val="none" w:sz="0" w:space="0" w:color="auto"/>
      </w:divBdr>
    </w:div>
    <w:div w:id="1284583175">
      <w:bodyDiv w:val="1"/>
      <w:marLeft w:val="0"/>
      <w:marRight w:val="0"/>
      <w:marTop w:val="0"/>
      <w:marBottom w:val="0"/>
      <w:divBdr>
        <w:top w:val="none" w:sz="0" w:space="0" w:color="auto"/>
        <w:left w:val="none" w:sz="0" w:space="0" w:color="auto"/>
        <w:bottom w:val="none" w:sz="0" w:space="0" w:color="auto"/>
        <w:right w:val="none" w:sz="0" w:space="0" w:color="auto"/>
      </w:divBdr>
    </w:div>
    <w:div w:id="1284655806">
      <w:bodyDiv w:val="1"/>
      <w:marLeft w:val="0"/>
      <w:marRight w:val="0"/>
      <w:marTop w:val="0"/>
      <w:marBottom w:val="0"/>
      <w:divBdr>
        <w:top w:val="none" w:sz="0" w:space="0" w:color="auto"/>
        <w:left w:val="none" w:sz="0" w:space="0" w:color="auto"/>
        <w:bottom w:val="none" w:sz="0" w:space="0" w:color="auto"/>
        <w:right w:val="none" w:sz="0" w:space="0" w:color="auto"/>
      </w:divBdr>
    </w:div>
    <w:div w:id="1284725516">
      <w:bodyDiv w:val="1"/>
      <w:marLeft w:val="0"/>
      <w:marRight w:val="0"/>
      <w:marTop w:val="0"/>
      <w:marBottom w:val="0"/>
      <w:divBdr>
        <w:top w:val="none" w:sz="0" w:space="0" w:color="auto"/>
        <w:left w:val="none" w:sz="0" w:space="0" w:color="auto"/>
        <w:bottom w:val="none" w:sz="0" w:space="0" w:color="auto"/>
        <w:right w:val="none" w:sz="0" w:space="0" w:color="auto"/>
      </w:divBdr>
    </w:div>
    <w:div w:id="1284849517">
      <w:bodyDiv w:val="1"/>
      <w:marLeft w:val="0"/>
      <w:marRight w:val="0"/>
      <w:marTop w:val="0"/>
      <w:marBottom w:val="0"/>
      <w:divBdr>
        <w:top w:val="none" w:sz="0" w:space="0" w:color="auto"/>
        <w:left w:val="none" w:sz="0" w:space="0" w:color="auto"/>
        <w:bottom w:val="none" w:sz="0" w:space="0" w:color="auto"/>
        <w:right w:val="none" w:sz="0" w:space="0" w:color="auto"/>
      </w:divBdr>
    </w:div>
    <w:div w:id="1285044634">
      <w:bodyDiv w:val="1"/>
      <w:marLeft w:val="0"/>
      <w:marRight w:val="0"/>
      <w:marTop w:val="0"/>
      <w:marBottom w:val="0"/>
      <w:divBdr>
        <w:top w:val="none" w:sz="0" w:space="0" w:color="auto"/>
        <w:left w:val="none" w:sz="0" w:space="0" w:color="auto"/>
        <w:bottom w:val="none" w:sz="0" w:space="0" w:color="auto"/>
        <w:right w:val="none" w:sz="0" w:space="0" w:color="auto"/>
      </w:divBdr>
    </w:div>
    <w:div w:id="1285501375">
      <w:bodyDiv w:val="1"/>
      <w:marLeft w:val="0"/>
      <w:marRight w:val="0"/>
      <w:marTop w:val="0"/>
      <w:marBottom w:val="0"/>
      <w:divBdr>
        <w:top w:val="none" w:sz="0" w:space="0" w:color="auto"/>
        <w:left w:val="none" w:sz="0" w:space="0" w:color="auto"/>
        <w:bottom w:val="none" w:sz="0" w:space="0" w:color="auto"/>
        <w:right w:val="none" w:sz="0" w:space="0" w:color="auto"/>
      </w:divBdr>
    </w:div>
    <w:div w:id="1287157102">
      <w:bodyDiv w:val="1"/>
      <w:marLeft w:val="0"/>
      <w:marRight w:val="0"/>
      <w:marTop w:val="0"/>
      <w:marBottom w:val="0"/>
      <w:divBdr>
        <w:top w:val="none" w:sz="0" w:space="0" w:color="auto"/>
        <w:left w:val="none" w:sz="0" w:space="0" w:color="auto"/>
        <w:bottom w:val="none" w:sz="0" w:space="0" w:color="auto"/>
        <w:right w:val="none" w:sz="0" w:space="0" w:color="auto"/>
      </w:divBdr>
    </w:div>
    <w:div w:id="1287278662">
      <w:bodyDiv w:val="1"/>
      <w:marLeft w:val="0"/>
      <w:marRight w:val="0"/>
      <w:marTop w:val="0"/>
      <w:marBottom w:val="0"/>
      <w:divBdr>
        <w:top w:val="none" w:sz="0" w:space="0" w:color="auto"/>
        <w:left w:val="none" w:sz="0" w:space="0" w:color="auto"/>
        <w:bottom w:val="none" w:sz="0" w:space="0" w:color="auto"/>
        <w:right w:val="none" w:sz="0" w:space="0" w:color="auto"/>
      </w:divBdr>
    </w:div>
    <w:div w:id="1287395881">
      <w:bodyDiv w:val="1"/>
      <w:marLeft w:val="0"/>
      <w:marRight w:val="0"/>
      <w:marTop w:val="0"/>
      <w:marBottom w:val="0"/>
      <w:divBdr>
        <w:top w:val="none" w:sz="0" w:space="0" w:color="auto"/>
        <w:left w:val="none" w:sz="0" w:space="0" w:color="auto"/>
        <w:bottom w:val="none" w:sz="0" w:space="0" w:color="auto"/>
        <w:right w:val="none" w:sz="0" w:space="0" w:color="auto"/>
      </w:divBdr>
    </w:div>
    <w:div w:id="1287538995">
      <w:bodyDiv w:val="1"/>
      <w:marLeft w:val="0"/>
      <w:marRight w:val="0"/>
      <w:marTop w:val="0"/>
      <w:marBottom w:val="0"/>
      <w:divBdr>
        <w:top w:val="none" w:sz="0" w:space="0" w:color="auto"/>
        <w:left w:val="none" w:sz="0" w:space="0" w:color="auto"/>
        <w:bottom w:val="none" w:sz="0" w:space="0" w:color="auto"/>
        <w:right w:val="none" w:sz="0" w:space="0" w:color="auto"/>
      </w:divBdr>
    </w:div>
    <w:div w:id="1287814595">
      <w:bodyDiv w:val="1"/>
      <w:marLeft w:val="0"/>
      <w:marRight w:val="0"/>
      <w:marTop w:val="0"/>
      <w:marBottom w:val="0"/>
      <w:divBdr>
        <w:top w:val="none" w:sz="0" w:space="0" w:color="auto"/>
        <w:left w:val="none" w:sz="0" w:space="0" w:color="auto"/>
        <w:bottom w:val="none" w:sz="0" w:space="0" w:color="auto"/>
        <w:right w:val="none" w:sz="0" w:space="0" w:color="auto"/>
      </w:divBdr>
    </w:div>
    <w:div w:id="1288009480">
      <w:bodyDiv w:val="1"/>
      <w:marLeft w:val="0"/>
      <w:marRight w:val="0"/>
      <w:marTop w:val="0"/>
      <w:marBottom w:val="0"/>
      <w:divBdr>
        <w:top w:val="none" w:sz="0" w:space="0" w:color="auto"/>
        <w:left w:val="none" w:sz="0" w:space="0" w:color="auto"/>
        <w:bottom w:val="none" w:sz="0" w:space="0" w:color="auto"/>
        <w:right w:val="none" w:sz="0" w:space="0" w:color="auto"/>
      </w:divBdr>
    </w:div>
    <w:div w:id="1288121398">
      <w:bodyDiv w:val="1"/>
      <w:marLeft w:val="0"/>
      <w:marRight w:val="0"/>
      <w:marTop w:val="0"/>
      <w:marBottom w:val="0"/>
      <w:divBdr>
        <w:top w:val="none" w:sz="0" w:space="0" w:color="auto"/>
        <w:left w:val="none" w:sz="0" w:space="0" w:color="auto"/>
        <w:bottom w:val="none" w:sz="0" w:space="0" w:color="auto"/>
        <w:right w:val="none" w:sz="0" w:space="0" w:color="auto"/>
      </w:divBdr>
    </w:div>
    <w:div w:id="1288272812">
      <w:bodyDiv w:val="1"/>
      <w:marLeft w:val="0"/>
      <w:marRight w:val="0"/>
      <w:marTop w:val="0"/>
      <w:marBottom w:val="0"/>
      <w:divBdr>
        <w:top w:val="none" w:sz="0" w:space="0" w:color="auto"/>
        <w:left w:val="none" w:sz="0" w:space="0" w:color="auto"/>
        <w:bottom w:val="none" w:sz="0" w:space="0" w:color="auto"/>
        <w:right w:val="none" w:sz="0" w:space="0" w:color="auto"/>
      </w:divBdr>
    </w:div>
    <w:div w:id="1288513040">
      <w:bodyDiv w:val="1"/>
      <w:marLeft w:val="0"/>
      <w:marRight w:val="0"/>
      <w:marTop w:val="0"/>
      <w:marBottom w:val="0"/>
      <w:divBdr>
        <w:top w:val="none" w:sz="0" w:space="0" w:color="auto"/>
        <w:left w:val="none" w:sz="0" w:space="0" w:color="auto"/>
        <w:bottom w:val="none" w:sz="0" w:space="0" w:color="auto"/>
        <w:right w:val="none" w:sz="0" w:space="0" w:color="auto"/>
      </w:divBdr>
    </w:div>
    <w:div w:id="1288664855">
      <w:bodyDiv w:val="1"/>
      <w:marLeft w:val="0"/>
      <w:marRight w:val="0"/>
      <w:marTop w:val="0"/>
      <w:marBottom w:val="0"/>
      <w:divBdr>
        <w:top w:val="none" w:sz="0" w:space="0" w:color="auto"/>
        <w:left w:val="none" w:sz="0" w:space="0" w:color="auto"/>
        <w:bottom w:val="none" w:sz="0" w:space="0" w:color="auto"/>
        <w:right w:val="none" w:sz="0" w:space="0" w:color="auto"/>
      </w:divBdr>
    </w:div>
    <w:div w:id="1288780882">
      <w:bodyDiv w:val="1"/>
      <w:marLeft w:val="0"/>
      <w:marRight w:val="0"/>
      <w:marTop w:val="0"/>
      <w:marBottom w:val="0"/>
      <w:divBdr>
        <w:top w:val="none" w:sz="0" w:space="0" w:color="auto"/>
        <w:left w:val="none" w:sz="0" w:space="0" w:color="auto"/>
        <w:bottom w:val="none" w:sz="0" w:space="0" w:color="auto"/>
        <w:right w:val="none" w:sz="0" w:space="0" w:color="auto"/>
      </w:divBdr>
    </w:div>
    <w:div w:id="1288850868">
      <w:bodyDiv w:val="1"/>
      <w:marLeft w:val="0"/>
      <w:marRight w:val="0"/>
      <w:marTop w:val="0"/>
      <w:marBottom w:val="0"/>
      <w:divBdr>
        <w:top w:val="none" w:sz="0" w:space="0" w:color="auto"/>
        <w:left w:val="none" w:sz="0" w:space="0" w:color="auto"/>
        <w:bottom w:val="none" w:sz="0" w:space="0" w:color="auto"/>
        <w:right w:val="none" w:sz="0" w:space="0" w:color="auto"/>
      </w:divBdr>
    </w:div>
    <w:div w:id="1288971620">
      <w:bodyDiv w:val="1"/>
      <w:marLeft w:val="0"/>
      <w:marRight w:val="0"/>
      <w:marTop w:val="0"/>
      <w:marBottom w:val="0"/>
      <w:divBdr>
        <w:top w:val="none" w:sz="0" w:space="0" w:color="auto"/>
        <w:left w:val="none" w:sz="0" w:space="0" w:color="auto"/>
        <w:bottom w:val="none" w:sz="0" w:space="0" w:color="auto"/>
        <w:right w:val="none" w:sz="0" w:space="0" w:color="auto"/>
      </w:divBdr>
    </w:div>
    <w:div w:id="1289046527">
      <w:bodyDiv w:val="1"/>
      <w:marLeft w:val="0"/>
      <w:marRight w:val="0"/>
      <w:marTop w:val="0"/>
      <w:marBottom w:val="0"/>
      <w:divBdr>
        <w:top w:val="none" w:sz="0" w:space="0" w:color="auto"/>
        <w:left w:val="none" w:sz="0" w:space="0" w:color="auto"/>
        <w:bottom w:val="none" w:sz="0" w:space="0" w:color="auto"/>
        <w:right w:val="none" w:sz="0" w:space="0" w:color="auto"/>
      </w:divBdr>
    </w:div>
    <w:div w:id="1289120258">
      <w:bodyDiv w:val="1"/>
      <w:marLeft w:val="0"/>
      <w:marRight w:val="0"/>
      <w:marTop w:val="0"/>
      <w:marBottom w:val="0"/>
      <w:divBdr>
        <w:top w:val="none" w:sz="0" w:space="0" w:color="auto"/>
        <w:left w:val="none" w:sz="0" w:space="0" w:color="auto"/>
        <w:bottom w:val="none" w:sz="0" w:space="0" w:color="auto"/>
        <w:right w:val="none" w:sz="0" w:space="0" w:color="auto"/>
      </w:divBdr>
    </w:div>
    <w:div w:id="1289161021">
      <w:bodyDiv w:val="1"/>
      <w:marLeft w:val="0"/>
      <w:marRight w:val="0"/>
      <w:marTop w:val="0"/>
      <w:marBottom w:val="0"/>
      <w:divBdr>
        <w:top w:val="none" w:sz="0" w:space="0" w:color="auto"/>
        <w:left w:val="none" w:sz="0" w:space="0" w:color="auto"/>
        <w:bottom w:val="none" w:sz="0" w:space="0" w:color="auto"/>
        <w:right w:val="none" w:sz="0" w:space="0" w:color="auto"/>
      </w:divBdr>
    </w:div>
    <w:div w:id="1289318653">
      <w:bodyDiv w:val="1"/>
      <w:marLeft w:val="0"/>
      <w:marRight w:val="0"/>
      <w:marTop w:val="0"/>
      <w:marBottom w:val="0"/>
      <w:divBdr>
        <w:top w:val="none" w:sz="0" w:space="0" w:color="auto"/>
        <w:left w:val="none" w:sz="0" w:space="0" w:color="auto"/>
        <w:bottom w:val="none" w:sz="0" w:space="0" w:color="auto"/>
        <w:right w:val="none" w:sz="0" w:space="0" w:color="auto"/>
      </w:divBdr>
    </w:div>
    <w:div w:id="1290087085">
      <w:bodyDiv w:val="1"/>
      <w:marLeft w:val="0"/>
      <w:marRight w:val="0"/>
      <w:marTop w:val="0"/>
      <w:marBottom w:val="0"/>
      <w:divBdr>
        <w:top w:val="none" w:sz="0" w:space="0" w:color="auto"/>
        <w:left w:val="none" w:sz="0" w:space="0" w:color="auto"/>
        <w:bottom w:val="none" w:sz="0" w:space="0" w:color="auto"/>
        <w:right w:val="none" w:sz="0" w:space="0" w:color="auto"/>
      </w:divBdr>
      <w:divsChild>
        <w:div w:id="219250501">
          <w:marLeft w:val="0"/>
          <w:marRight w:val="0"/>
          <w:marTop w:val="0"/>
          <w:marBottom w:val="0"/>
          <w:divBdr>
            <w:top w:val="none" w:sz="0" w:space="0" w:color="auto"/>
            <w:left w:val="none" w:sz="0" w:space="0" w:color="auto"/>
            <w:bottom w:val="none" w:sz="0" w:space="0" w:color="auto"/>
            <w:right w:val="none" w:sz="0" w:space="0" w:color="auto"/>
          </w:divBdr>
          <w:divsChild>
            <w:div w:id="823396806">
              <w:marLeft w:val="0"/>
              <w:marRight w:val="0"/>
              <w:marTop w:val="0"/>
              <w:marBottom w:val="0"/>
              <w:divBdr>
                <w:top w:val="none" w:sz="0" w:space="0" w:color="auto"/>
                <w:left w:val="none" w:sz="0" w:space="0" w:color="auto"/>
                <w:bottom w:val="none" w:sz="0" w:space="0" w:color="auto"/>
                <w:right w:val="none" w:sz="0" w:space="0" w:color="auto"/>
              </w:divBdr>
            </w:div>
          </w:divsChild>
        </w:div>
        <w:div w:id="226694120">
          <w:marLeft w:val="0"/>
          <w:marRight w:val="0"/>
          <w:marTop w:val="0"/>
          <w:marBottom w:val="0"/>
          <w:divBdr>
            <w:top w:val="none" w:sz="0" w:space="0" w:color="auto"/>
            <w:left w:val="none" w:sz="0" w:space="0" w:color="auto"/>
            <w:bottom w:val="none" w:sz="0" w:space="0" w:color="auto"/>
            <w:right w:val="none" w:sz="0" w:space="0" w:color="auto"/>
          </w:divBdr>
          <w:divsChild>
            <w:div w:id="2125533068">
              <w:marLeft w:val="0"/>
              <w:marRight w:val="0"/>
              <w:marTop w:val="0"/>
              <w:marBottom w:val="0"/>
              <w:divBdr>
                <w:top w:val="none" w:sz="0" w:space="0" w:color="auto"/>
                <w:left w:val="none" w:sz="0" w:space="0" w:color="auto"/>
                <w:bottom w:val="none" w:sz="0" w:space="0" w:color="auto"/>
                <w:right w:val="none" w:sz="0" w:space="0" w:color="auto"/>
              </w:divBdr>
            </w:div>
          </w:divsChild>
        </w:div>
        <w:div w:id="754009850">
          <w:marLeft w:val="0"/>
          <w:marRight w:val="0"/>
          <w:marTop w:val="0"/>
          <w:marBottom w:val="0"/>
          <w:divBdr>
            <w:top w:val="none" w:sz="0" w:space="0" w:color="auto"/>
            <w:left w:val="none" w:sz="0" w:space="0" w:color="auto"/>
            <w:bottom w:val="none" w:sz="0" w:space="0" w:color="auto"/>
            <w:right w:val="none" w:sz="0" w:space="0" w:color="auto"/>
          </w:divBdr>
          <w:divsChild>
            <w:div w:id="46801974">
              <w:marLeft w:val="0"/>
              <w:marRight w:val="0"/>
              <w:marTop w:val="0"/>
              <w:marBottom w:val="0"/>
              <w:divBdr>
                <w:top w:val="none" w:sz="0" w:space="0" w:color="auto"/>
                <w:left w:val="none" w:sz="0" w:space="0" w:color="auto"/>
                <w:bottom w:val="none" w:sz="0" w:space="0" w:color="auto"/>
                <w:right w:val="none" w:sz="0" w:space="0" w:color="auto"/>
              </w:divBdr>
            </w:div>
          </w:divsChild>
        </w:div>
        <w:div w:id="1281961610">
          <w:marLeft w:val="0"/>
          <w:marRight w:val="0"/>
          <w:marTop w:val="0"/>
          <w:marBottom w:val="0"/>
          <w:divBdr>
            <w:top w:val="none" w:sz="0" w:space="0" w:color="auto"/>
            <w:left w:val="none" w:sz="0" w:space="0" w:color="auto"/>
            <w:bottom w:val="none" w:sz="0" w:space="0" w:color="auto"/>
            <w:right w:val="none" w:sz="0" w:space="0" w:color="auto"/>
          </w:divBdr>
          <w:divsChild>
            <w:div w:id="1198395175">
              <w:marLeft w:val="0"/>
              <w:marRight w:val="0"/>
              <w:marTop w:val="0"/>
              <w:marBottom w:val="0"/>
              <w:divBdr>
                <w:top w:val="none" w:sz="0" w:space="0" w:color="auto"/>
                <w:left w:val="none" w:sz="0" w:space="0" w:color="auto"/>
                <w:bottom w:val="none" w:sz="0" w:space="0" w:color="auto"/>
                <w:right w:val="none" w:sz="0" w:space="0" w:color="auto"/>
              </w:divBdr>
            </w:div>
          </w:divsChild>
        </w:div>
        <w:div w:id="1587764081">
          <w:marLeft w:val="0"/>
          <w:marRight w:val="0"/>
          <w:marTop w:val="0"/>
          <w:marBottom w:val="0"/>
          <w:divBdr>
            <w:top w:val="none" w:sz="0" w:space="0" w:color="auto"/>
            <w:left w:val="none" w:sz="0" w:space="0" w:color="auto"/>
            <w:bottom w:val="none" w:sz="0" w:space="0" w:color="auto"/>
            <w:right w:val="none" w:sz="0" w:space="0" w:color="auto"/>
          </w:divBdr>
          <w:divsChild>
            <w:div w:id="178812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77759">
      <w:bodyDiv w:val="1"/>
      <w:marLeft w:val="0"/>
      <w:marRight w:val="0"/>
      <w:marTop w:val="0"/>
      <w:marBottom w:val="0"/>
      <w:divBdr>
        <w:top w:val="none" w:sz="0" w:space="0" w:color="auto"/>
        <w:left w:val="none" w:sz="0" w:space="0" w:color="auto"/>
        <w:bottom w:val="none" w:sz="0" w:space="0" w:color="auto"/>
        <w:right w:val="none" w:sz="0" w:space="0" w:color="auto"/>
      </w:divBdr>
    </w:div>
    <w:div w:id="1290286074">
      <w:bodyDiv w:val="1"/>
      <w:marLeft w:val="0"/>
      <w:marRight w:val="0"/>
      <w:marTop w:val="0"/>
      <w:marBottom w:val="0"/>
      <w:divBdr>
        <w:top w:val="none" w:sz="0" w:space="0" w:color="auto"/>
        <w:left w:val="none" w:sz="0" w:space="0" w:color="auto"/>
        <w:bottom w:val="none" w:sz="0" w:space="0" w:color="auto"/>
        <w:right w:val="none" w:sz="0" w:space="0" w:color="auto"/>
      </w:divBdr>
    </w:div>
    <w:div w:id="1290472581">
      <w:bodyDiv w:val="1"/>
      <w:marLeft w:val="0"/>
      <w:marRight w:val="0"/>
      <w:marTop w:val="0"/>
      <w:marBottom w:val="0"/>
      <w:divBdr>
        <w:top w:val="none" w:sz="0" w:space="0" w:color="auto"/>
        <w:left w:val="none" w:sz="0" w:space="0" w:color="auto"/>
        <w:bottom w:val="none" w:sz="0" w:space="0" w:color="auto"/>
        <w:right w:val="none" w:sz="0" w:space="0" w:color="auto"/>
      </w:divBdr>
    </w:div>
    <w:div w:id="1290472972">
      <w:bodyDiv w:val="1"/>
      <w:marLeft w:val="0"/>
      <w:marRight w:val="0"/>
      <w:marTop w:val="0"/>
      <w:marBottom w:val="0"/>
      <w:divBdr>
        <w:top w:val="none" w:sz="0" w:space="0" w:color="auto"/>
        <w:left w:val="none" w:sz="0" w:space="0" w:color="auto"/>
        <w:bottom w:val="none" w:sz="0" w:space="0" w:color="auto"/>
        <w:right w:val="none" w:sz="0" w:space="0" w:color="auto"/>
      </w:divBdr>
    </w:div>
    <w:div w:id="1290555081">
      <w:bodyDiv w:val="1"/>
      <w:marLeft w:val="0"/>
      <w:marRight w:val="0"/>
      <w:marTop w:val="0"/>
      <w:marBottom w:val="0"/>
      <w:divBdr>
        <w:top w:val="none" w:sz="0" w:space="0" w:color="auto"/>
        <w:left w:val="none" w:sz="0" w:space="0" w:color="auto"/>
        <w:bottom w:val="none" w:sz="0" w:space="0" w:color="auto"/>
        <w:right w:val="none" w:sz="0" w:space="0" w:color="auto"/>
      </w:divBdr>
    </w:div>
    <w:div w:id="1290673811">
      <w:bodyDiv w:val="1"/>
      <w:marLeft w:val="0"/>
      <w:marRight w:val="0"/>
      <w:marTop w:val="0"/>
      <w:marBottom w:val="0"/>
      <w:divBdr>
        <w:top w:val="none" w:sz="0" w:space="0" w:color="auto"/>
        <w:left w:val="none" w:sz="0" w:space="0" w:color="auto"/>
        <w:bottom w:val="none" w:sz="0" w:space="0" w:color="auto"/>
        <w:right w:val="none" w:sz="0" w:space="0" w:color="auto"/>
      </w:divBdr>
    </w:div>
    <w:div w:id="1291204467">
      <w:bodyDiv w:val="1"/>
      <w:marLeft w:val="0"/>
      <w:marRight w:val="0"/>
      <w:marTop w:val="0"/>
      <w:marBottom w:val="0"/>
      <w:divBdr>
        <w:top w:val="none" w:sz="0" w:space="0" w:color="auto"/>
        <w:left w:val="none" w:sz="0" w:space="0" w:color="auto"/>
        <w:bottom w:val="none" w:sz="0" w:space="0" w:color="auto"/>
        <w:right w:val="none" w:sz="0" w:space="0" w:color="auto"/>
      </w:divBdr>
    </w:div>
    <w:div w:id="1291667112">
      <w:bodyDiv w:val="1"/>
      <w:marLeft w:val="0"/>
      <w:marRight w:val="0"/>
      <w:marTop w:val="0"/>
      <w:marBottom w:val="0"/>
      <w:divBdr>
        <w:top w:val="none" w:sz="0" w:space="0" w:color="auto"/>
        <w:left w:val="none" w:sz="0" w:space="0" w:color="auto"/>
        <w:bottom w:val="none" w:sz="0" w:space="0" w:color="auto"/>
        <w:right w:val="none" w:sz="0" w:space="0" w:color="auto"/>
      </w:divBdr>
    </w:div>
    <w:div w:id="1291786970">
      <w:bodyDiv w:val="1"/>
      <w:marLeft w:val="0"/>
      <w:marRight w:val="0"/>
      <w:marTop w:val="0"/>
      <w:marBottom w:val="0"/>
      <w:divBdr>
        <w:top w:val="none" w:sz="0" w:space="0" w:color="auto"/>
        <w:left w:val="none" w:sz="0" w:space="0" w:color="auto"/>
        <w:bottom w:val="none" w:sz="0" w:space="0" w:color="auto"/>
        <w:right w:val="none" w:sz="0" w:space="0" w:color="auto"/>
      </w:divBdr>
    </w:div>
    <w:div w:id="1291787776">
      <w:bodyDiv w:val="1"/>
      <w:marLeft w:val="0"/>
      <w:marRight w:val="0"/>
      <w:marTop w:val="0"/>
      <w:marBottom w:val="0"/>
      <w:divBdr>
        <w:top w:val="none" w:sz="0" w:space="0" w:color="auto"/>
        <w:left w:val="none" w:sz="0" w:space="0" w:color="auto"/>
        <w:bottom w:val="none" w:sz="0" w:space="0" w:color="auto"/>
        <w:right w:val="none" w:sz="0" w:space="0" w:color="auto"/>
      </w:divBdr>
    </w:div>
    <w:div w:id="1291983071">
      <w:bodyDiv w:val="1"/>
      <w:marLeft w:val="0"/>
      <w:marRight w:val="0"/>
      <w:marTop w:val="0"/>
      <w:marBottom w:val="0"/>
      <w:divBdr>
        <w:top w:val="none" w:sz="0" w:space="0" w:color="auto"/>
        <w:left w:val="none" w:sz="0" w:space="0" w:color="auto"/>
        <w:bottom w:val="none" w:sz="0" w:space="0" w:color="auto"/>
        <w:right w:val="none" w:sz="0" w:space="0" w:color="auto"/>
      </w:divBdr>
    </w:div>
    <w:div w:id="1292596267">
      <w:bodyDiv w:val="1"/>
      <w:marLeft w:val="0"/>
      <w:marRight w:val="0"/>
      <w:marTop w:val="0"/>
      <w:marBottom w:val="0"/>
      <w:divBdr>
        <w:top w:val="none" w:sz="0" w:space="0" w:color="auto"/>
        <w:left w:val="none" w:sz="0" w:space="0" w:color="auto"/>
        <w:bottom w:val="none" w:sz="0" w:space="0" w:color="auto"/>
        <w:right w:val="none" w:sz="0" w:space="0" w:color="auto"/>
      </w:divBdr>
    </w:div>
    <w:div w:id="1292787831">
      <w:bodyDiv w:val="1"/>
      <w:marLeft w:val="0"/>
      <w:marRight w:val="0"/>
      <w:marTop w:val="0"/>
      <w:marBottom w:val="0"/>
      <w:divBdr>
        <w:top w:val="none" w:sz="0" w:space="0" w:color="auto"/>
        <w:left w:val="none" w:sz="0" w:space="0" w:color="auto"/>
        <w:bottom w:val="none" w:sz="0" w:space="0" w:color="auto"/>
        <w:right w:val="none" w:sz="0" w:space="0" w:color="auto"/>
      </w:divBdr>
    </w:div>
    <w:div w:id="1293026147">
      <w:bodyDiv w:val="1"/>
      <w:marLeft w:val="0"/>
      <w:marRight w:val="0"/>
      <w:marTop w:val="0"/>
      <w:marBottom w:val="0"/>
      <w:divBdr>
        <w:top w:val="none" w:sz="0" w:space="0" w:color="auto"/>
        <w:left w:val="none" w:sz="0" w:space="0" w:color="auto"/>
        <w:bottom w:val="none" w:sz="0" w:space="0" w:color="auto"/>
        <w:right w:val="none" w:sz="0" w:space="0" w:color="auto"/>
      </w:divBdr>
    </w:div>
    <w:div w:id="1293751098">
      <w:bodyDiv w:val="1"/>
      <w:marLeft w:val="0"/>
      <w:marRight w:val="0"/>
      <w:marTop w:val="0"/>
      <w:marBottom w:val="0"/>
      <w:divBdr>
        <w:top w:val="none" w:sz="0" w:space="0" w:color="auto"/>
        <w:left w:val="none" w:sz="0" w:space="0" w:color="auto"/>
        <w:bottom w:val="none" w:sz="0" w:space="0" w:color="auto"/>
        <w:right w:val="none" w:sz="0" w:space="0" w:color="auto"/>
      </w:divBdr>
    </w:div>
    <w:div w:id="1294215493">
      <w:bodyDiv w:val="1"/>
      <w:marLeft w:val="0"/>
      <w:marRight w:val="0"/>
      <w:marTop w:val="0"/>
      <w:marBottom w:val="0"/>
      <w:divBdr>
        <w:top w:val="none" w:sz="0" w:space="0" w:color="auto"/>
        <w:left w:val="none" w:sz="0" w:space="0" w:color="auto"/>
        <w:bottom w:val="none" w:sz="0" w:space="0" w:color="auto"/>
        <w:right w:val="none" w:sz="0" w:space="0" w:color="auto"/>
      </w:divBdr>
    </w:div>
    <w:div w:id="1294630670">
      <w:bodyDiv w:val="1"/>
      <w:marLeft w:val="0"/>
      <w:marRight w:val="0"/>
      <w:marTop w:val="0"/>
      <w:marBottom w:val="0"/>
      <w:divBdr>
        <w:top w:val="none" w:sz="0" w:space="0" w:color="auto"/>
        <w:left w:val="none" w:sz="0" w:space="0" w:color="auto"/>
        <w:bottom w:val="none" w:sz="0" w:space="0" w:color="auto"/>
        <w:right w:val="none" w:sz="0" w:space="0" w:color="auto"/>
      </w:divBdr>
    </w:div>
    <w:div w:id="1294676194">
      <w:bodyDiv w:val="1"/>
      <w:marLeft w:val="0"/>
      <w:marRight w:val="0"/>
      <w:marTop w:val="0"/>
      <w:marBottom w:val="0"/>
      <w:divBdr>
        <w:top w:val="none" w:sz="0" w:space="0" w:color="auto"/>
        <w:left w:val="none" w:sz="0" w:space="0" w:color="auto"/>
        <w:bottom w:val="none" w:sz="0" w:space="0" w:color="auto"/>
        <w:right w:val="none" w:sz="0" w:space="0" w:color="auto"/>
      </w:divBdr>
    </w:div>
    <w:div w:id="1295142281">
      <w:bodyDiv w:val="1"/>
      <w:marLeft w:val="0"/>
      <w:marRight w:val="0"/>
      <w:marTop w:val="0"/>
      <w:marBottom w:val="0"/>
      <w:divBdr>
        <w:top w:val="none" w:sz="0" w:space="0" w:color="auto"/>
        <w:left w:val="none" w:sz="0" w:space="0" w:color="auto"/>
        <w:bottom w:val="none" w:sz="0" w:space="0" w:color="auto"/>
        <w:right w:val="none" w:sz="0" w:space="0" w:color="auto"/>
      </w:divBdr>
    </w:div>
    <w:div w:id="1295214178">
      <w:bodyDiv w:val="1"/>
      <w:marLeft w:val="0"/>
      <w:marRight w:val="0"/>
      <w:marTop w:val="0"/>
      <w:marBottom w:val="0"/>
      <w:divBdr>
        <w:top w:val="none" w:sz="0" w:space="0" w:color="auto"/>
        <w:left w:val="none" w:sz="0" w:space="0" w:color="auto"/>
        <w:bottom w:val="none" w:sz="0" w:space="0" w:color="auto"/>
        <w:right w:val="none" w:sz="0" w:space="0" w:color="auto"/>
      </w:divBdr>
    </w:div>
    <w:div w:id="1295254665">
      <w:bodyDiv w:val="1"/>
      <w:marLeft w:val="0"/>
      <w:marRight w:val="0"/>
      <w:marTop w:val="0"/>
      <w:marBottom w:val="0"/>
      <w:divBdr>
        <w:top w:val="none" w:sz="0" w:space="0" w:color="auto"/>
        <w:left w:val="none" w:sz="0" w:space="0" w:color="auto"/>
        <w:bottom w:val="none" w:sz="0" w:space="0" w:color="auto"/>
        <w:right w:val="none" w:sz="0" w:space="0" w:color="auto"/>
      </w:divBdr>
    </w:div>
    <w:div w:id="1295911414">
      <w:bodyDiv w:val="1"/>
      <w:marLeft w:val="0"/>
      <w:marRight w:val="0"/>
      <w:marTop w:val="0"/>
      <w:marBottom w:val="0"/>
      <w:divBdr>
        <w:top w:val="none" w:sz="0" w:space="0" w:color="auto"/>
        <w:left w:val="none" w:sz="0" w:space="0" w:color="auto"/>
        <w:bottom w:val="none" w:sz="0" w:space="0" w:color="auto"/>
        <w:right w:val="none" w:sz="0" w:space="0" w:color="auto"/>
      </w:divBdr>
    </w:div>
    <w:div w:id="1296256370">
      <w:bodyDiv w:val="1"/>
      <w:marLeft w:val="0"/>
      <w:marRight w:val="0"/>
      <w:marTop w:val="0"/>
      <w:marBottom w:val="0"/>
      <w:divBdr>
        <w:top w:val="none" w:sz="0" w:space="0" w:color="auto"/>
        <w:left w:val="none" w:sz="0" w:space="0" w:color="auto"/>
        <w:bottom w:val="none" w:sz="0" w:space="0" w:color="auto"/>
        <w:right w:val="none" w:sz="0" w:space="0" w:color="auto"/>
      </w:divBdr>
    </w:div>
    <w:div w:id="1296448205">
      <w:bodyDiv w:val="1"/>
      <w:marLeft w:val="0"/>
      <w:marRight w:val="0"/>
      <w:marTop w:val="0"/>
      <w:marBottom w:val="0"/>
      <w:divBdr>
        <w:top w:val="none" w:sz="0" w:space="0" w:color="auto"/>
        <w:left w:val="none" w:sz="0" w:space="0" w:color="auto"/>
        <w:bottom w:val="none" w:sz="0" w:space="0" w:color="auto"/>
        <w:right w:val="none" w:sz="0" w:space="0" w:color="auto"/>
      </w:divBdr>
    </w:div>
    <w:div w:id="1296450968">
      <w:bodyDiv w:val="1"/>
      <w:marLeft w:val="0"/>
      <w:marRight w:val="0"/>
      <w:marTop w:val="0"/>
      <w:marBottom w:val="0"/>
      <w:divBdr>
        <w:top w:val="none" w:sz="0" w:space="0" w:color="auto"/>
        <w:left w:val="none" w:sz="0" w:space="0" w:color="auto"/>
        <w:bottom w:val="none" w:sz="0" w:space="0" w:color="auto"/>
        <w:right w:val="none" w:sz="0" w:space="0" w:color="auto"/>
      </w:divBdr>
    </w:div>
    <w:div w:id="1296764590">
      <w:bodyDiv w:val="1"/>
      <w:marLeft w:val="0"/>
      <w:marRight w:val="0"/>
      <w:marTop w:val="0"/>
      <w:marBottom w:val="0"/>
      <w:divBdr>
        <w:top w:val="none" w:sz="0" w:space="0" w:color="auto"/>
        <w:left w:val="none" w:sz="0" w:space="0" w:color="auto"/>
        <w:bottom w:val="none" w:sz="0" w:space="0" w:color="auto"/>
        <w:right w:val="none" w:sz="0" w:space="0" w:color="auto"/>
      </w:divBdr>
    </w:div>
    <w:div w:id="1297757771">
      <w:bodyDiv w:val="1"/>
      <w:marLeft w:val="0"/>
      <w:marRight w:val="0"/>
      <w:marTop w:val="0"/>
      <w:marBottom w:val="0"/>
      <w:divBdr>
        <w:top w:val="none" w:sz="0" w:space="0" w:color="auto"/>
        <w:left w:val="none" w:sz="0" w:space="0" w:color="auto"/>
        <w:bottom w:val="none" w:sz="0" w:space="0" w:color="auto"/>
        <w:right w:val="none" w:sz="0" w:space="0" w:color="auto"/>
      </w:divBdr>
    </w:div>
    <w:div w:id="1297876411">
      <w:bodyDiv w:val="1"/>
      <w:marLeft w:val="0"/>
      <w:marRight w:val="0"/>
      <w:marTop w:val="0"/>
      <w:marBottom w:val="0"/>
      <w:divBdr>
        <w:top w:val="none" w:sz="0" w:space="0" w:color="auto"/>
        <w:left w:val="none" w:sz="0" w:space="0" w:color="auto"/>
        <w:bottom w:val="none" w:sz="0" w:space="0" w:color="auto"/>
        <w:right w:val="none" w:sz="0" w:space="0" w:color="auto"/>
      </w:divBdr>
    </w:div>
    <w:div w:id="1297955415">
      <w:bodyDiv w:val="1"/>
      <w:marLeft w:val="0"/>
      <w:marRight w:val="0"/>
      <w:marTop w:val="0"/>
      <w:marBottom w:val="0"/>
      <w:divBdr>
        <w:top w:val="none" w:sz="0" w:space="0" w:color="auto"/>
        <w:left w:val="none" w:sz="0" w:space="0" w:color="auto"/>
        <w:bottom w:val="none" w:sz="0" w:space="0" w:color="auto"/>
        <w:right w:val="none" w:sz="0" w:space="0" w:color="auto"/>
      </w:divBdr>
    </w:div>
    <w:div w:id="1298026774">
      <w:bodyDiv w:val="1"/>
      <w:marLeft w:val="0"/>
      <w:marRight w:val="0"/>
      <w:marTop w:val="0"/>
      <w:marBottom w:val="0"/>
      <w:divBdr>
        <w:top w:val="none" w:sz="0" w:space="0" w:color="auto"/>
        <w:left w:val="none" w:sz="0" w:space="0" w:color="auto"/>
        <w:bottom w:val="none" w:sz="0" w:space="0" w:color="auto"/>
        <w:right w:val="none" w:sz="0" w:space="0" w:color="auto"/>
      </w:divBdr>
    </w:div>
    <w:div w:id="1298073284">
      <w:bodyDiv w:val="1"/>
      <w:marLeft w:val="0"/>
      <w:marRight w:val="0"/>
      <w:marTop w:val="0"/>
      <w:marBottom w:val="0"/>
      <w:divBdr>
        <w:top w:val="none" w:sz="0" w:space="0" w:color="auto"/>
        <w:left w:val="none" w:sz="0" w:space="0" w:color="auto"/>
        <w:bottom w:val="none" w:sz="0" w:space="0" w:color="auto"/>
        <w:right w:val="none" w:sz="0" w:space="0" w:color="auto"/>
      </w:divBdr>
    </w:div>
    <w:div w:id="1298606656">
      <w:bodyDiv w:val="1"/>
      <w:marLeft w:val="0"/>
      <w:marRight w:val="0"/>
      <w:marTop w:val="0"/>
      <w:marBottom w:val="0"/>
      <w:divBdr>
        <w:top w:val="none" w:sz="0" w:space="0" w:color="auto"/>
        <w:left w:val="none" w:sz="0" w:space="0" w:color="auto"/>
        <w:bottom w:val="none" w:sz="0" w:space="0" w:color="auto"/>
        <w:right w:val="none" w:sz="0" w:space="0" w:color="auto"/>
      </w:divBdr>
    </w:div>
    <w:div w:id="1299073469">
      <w:bodyDiv w:val="1"/>
      <w:marLeft w:val="0"/>
      <w:marRight w:val="0"/>
      <w:marTop w:val="0"/>
      <w:marBottom w:val="0"/>
      <w:divBdr>
        <w:top w:val="none" w:sz="0" w:space="0" w:color="auto"/>
        <w:left w:val="none" w:sz="0" w:space="0" w:color="auto"/>
        <w:bottom w:val="none" w:sz="0" w:space="0" w:color="auto"/>
        <w:right w:val="none" w:sz="0" w:space="0" w:color="auto"/>
      </w:divBdr>
    </w:div>
    <w:div w:id="1299798700">
      <w:bodyDiv w:val="1"/>
      <w:marLeft w:val="0"/>
      <w:marRight w:val="0"/>
      <w:marTop w:val="0"/>
      <w:marBottom w:val="0"/>
      <w:divBdr>
        <w:top w:val="none" w:sz="0" w:space="0" w:color="auto"/>
        <w:left w:val="none" w:sz="0" w:space="0" w:color="auto"/>
        <w:bottom w:val="none" w:sz="0" w:space="0" w:color="auto"/>
        <w:right w:val="none" w:sz="0" w:space="0" w:color="auto"/>
      </w:divBdr>
    </w:div>
    <w:div w:id="1300188434">
      <w:bodyDiv w:val="1"/>
      <w:marLeft w:val="0"/>
      <w:marRight w:val="0"/>
      <w:marTop w:val="0"/>
      <w:marBottom w:val="0"/>
      <w:divBdr>
        <w:top w:val="none" w:sz="0" w:space="0" w:color="auto"/>
        <w:left w:val="none" w:sz="0" w:space="0" w:color="auto"/>
        <w:bottom w:val="none" w:sz="0" w:space="0" w:color="auto"/>
        <w:right w:val="none" w:sz="0" w:space="0" w:color="auto"/>
      </w:divBdr>
    </w:div>
    <w:div w:id="1300643951">
      <w:bodyDiv w:val="1"/>
      <w:marLeft w:val="0"/>
      <w:marRight w:val="0"/>
      <w:marTop w:val="0"/>
      <w:marBottom w:val="0"/>
      <w:divBdr>
        <w:top w:val="none" w:sz="0" w:space="0" w:color="auto"/>
        <w:left w:val="none" w:sz="0" w:space="0" w:color="auto"/>
        <w:bottom w:val="none" w:sz="0" w:space="0" w:color="auto"/>
        <w:right w:val="none" w:sz="0" w:space="0" w:color="auto"/>
      </w:divBdr>
    </w:div>
    <w:div w:id="1300720351">
      <w:bodyDiv w:val="1"/>
      <w:marLeft w:val="0"/>
      <w:marRight w:val="0"/>
      <w:marTop w:val="0"/>
      <w:marBottom w:val="0"/>
      <w:divBdr>
        <w:top w:val="none" w:sz="0" w:space="0" w:color="auto"/>
        <w:left w:val="none" w:sz="0" w:space="0" w:color="auto"/>
        <w:bottom w:val="none" w:sz="0" w:space="0" w:color="auto"/>
        <w:right w:val="none" w:sz="0" w:space="0" w:color="auto"/>
      </w:divBdr>
    </w:div>
    <w:div w:id="1301034915">
      <w:bodyDiv w:val="1"/>
      <w:marLeft w:val="0"/>
      <w:marRight w:val="0"/>
      <w:marTop w:val="0"/>
      <w:marBottom w:val="0"/>
      <w:divBdr>
        <w:top w:val="none" w:sz="0" w:space="0" w:color="auto"/>
        <w:left w:val="none" w:sz="0" w:space="0" w:color="auto"/>
        <w:bottom w:val="none" w:sz="0" w:space="0" w:color="auto"/>
        <w:right w:val="none" w:sz="0" w:space="0" w:color="auto"/>
      </w:divBdr>
    </w:div>
    <w:div w:id="1301230388">
      <w:bodyDiv w:val="1"/>
      <w:marLeft w:val="0"/>
      <w:marRight w:val="0"/>
      <w:marTop w:val="0"/>
      <w:marBottom w:val="0"/>
      <w:divBdr>
        <w:top w:val="none" w:sz="0" w:space="0" w:color="auto"/>
        <w:left w:val="none" w:sz="0" w:space="0" w:color="auto"/>
        <w:bottom w:val="none" w:sz="0" w:space="0" w:color="auto"/>
        <w:right w:val="none" w:sz="0" w:space="0" w:color="auto"/>
      </w:divBdr>
    </w:div>
    <w:div w:id="1301493037">
      <w:bodyDiv w:val="1"/>
      <w:marLeft w:val="0"/>
      <w:marRight w:val="0"/>
      <w:marTop w:val="0"/>
      <w:marBottom w:val="0"/>
      <w:divBdr>
        <w:top w:val="none" w:sz="0" w:space="0" w:color="auto"/>
        <w:left w:val="none" w:sz="0" w:space="0" w:color="auto"/>
        <w:bottom w:val="none" w:sz="0" w:space="0" w:color="auto"/>
        <w:right w:val="none" w:sz="0" w:space="0" w:color="auto"/>
      </w:divBdr>
    </w:div>
    <w:div w:id="1302073141">
      <w:bodyDiv w:val="1"/>
      <w:marLeft w:val="0"/>
      <w:marRight w:val="0"/>
      <w:marTop w:val="0"/>
      <w:marBottom w:val="0"/>
      <w:divBdr>
        <w:top w:val="none" w:sz="0" w:space="0" w:color="auto"/>
        <w:left w:val="none" w:sz="0" w:space="0" w:color="auto"/>
        <w:bottom w:val="none" w:sz="0" w:space="0" w:color="auto"/>
        <w:right w:val="none" w:sz="0" w:space="0" w:color="auto"/>
      </w:divBdr>
    </w:div>
    <w:div w:id="1302269772">
      <w:bodyDiv w:val="1"/>
      <w:marLeft w:val="0"/>
      <w:marRight w:val="0"/>
      <w:marTop w:val="0"/>
      <w:marBottom w:val="0"/>
      <w:divBdr>
        <w:top w:val="none" w:sz="0" w:space="0" w:color="auto"/>
        <w:left w:val="none" w:sz="0" w:space="0" w:color="auto"/>
        <w:bottom w:val="none" w:sz="0" w:space="0" w:color="auto"/>
        <w:right w:val="none" w:sz="0" w:space="0" w:color="auto"/>
      </w:divBdr>
    </w:div>
    <w:div w:id="1302465178">
      <w:bodyDiv w:val="1"/>
      <w:marLeft w:val="0"/>
      <w:marRight w:val="0"/>
      <w:marTop w:val="0"/>
      <w:marBottom w:val="0"/>
      <w:divBdr>
        <w:top w:val="none" w:sz="0" w:space="0" w:color="auto"/>
        <w:left w:val="none" w:sz="0" w:space="0" w:color="auto"/>
        <w:bottom w:val="none" w:sz="0" w:space="0" w:color="auto"/>
        <w:right w:val="none" w:sz="0" w:space="0" w:color="auto"/>
      </w:divBdr>
    </w:div>
    <w:div w:id="1302618575">
      <w:bodyDiv w:val="1"/>
      <w:marLeft w:val="0"/>
      <w:marRight w:val="0"/>
      <w:marTop w:val="0"/>
      <w:marBottom w:val="0"/>
      <w:divBdr>
        <w:top w:val="none" w:sz="0" w:space="0" w:color="auto"/>
        <w:left w:val="none" w:sz="0" w:space="0" w:color="auto"/>
        <w:bottom w:val="none" w:sz="0" w:space="0" w:color="auto"/>
        <w:right w:val="none" w:sz="0" w:space="0" w:color="auto"/>
      </w:divBdr>
    </w:div>
    <w:div w:id="1302735067">
      <w:bodyDiv w:val="1"/>
      <w:marLeft w:val="0"/>
      <w:marRight w:val="0"/>
      <w:marTop w:val="0"/>
      <w:marBottom w:val="0"/>
      <w:divBdr>
        <w:top w:val="none" w:sz="0" w:space="0" w:color="auto"/>
        <w:left w:val="none" w:sz="0" w:space="0" w:color="auto"/>
        <w:bottom w:val="none" w:sz="0" w:space="0" w:color="auto"/>
        <w:right w:val="none" w:sz="0" w:space="0" w:color="auto"/>
      </w:divBdr>
    </w:div>
    <w:div w:id="1302887805">
      <w:bodyDiv w:val="1"/>
      <w:marLeft w:val="0"/>
      <w:marRight w:val="0"/>
      <w:marTop w:val="0"/>
      <w:marBottom w:val="0"/>
      <w:divBdr>
        <w:top w:val="none" w:sz="0" w:space="0" w:color="auto"/>
        <w:left w:val="none" w:sz="0" w:space="0" w:color="auto"/>
        <w:bottom w:val="none" w:sz="0" w:space="0" w:color="auto"/>
        <w:right w:val="none" w:sz="0" w:space="0" w:color="auto"/>
      </w:divBdr>
    </w:div>
    <w:div w:id="1303119590">
      <w:bodyDiv w:val="1"/>
      <w:marLeft w:val="0"/>
      <w:marRight w:val="0"/>
      <w:marTop w:val="0"/>
      <w:marBottom w:val="0"/>
      <w:divBdr>
        <w:top w:val="none" w:sz="0" w:space="0" w:color="auto"/>
        <w:left w:val="none" w:sz="0" w:space="0" w:color="auto"/>
        <w:bottom w:val="none" w:sz="0" w:space="0" w:color="auto"/>
        <w:right w:val="none" w:sz="0" w:space="0" w:color="auto"/>
      </w:divBdr>
    </w:div>
    <w:div w:id="1303192319">
      <w:bodyDiv w:val="1"/>
      <w:marLeft w:val="0"/>
      <w:marRight w:val="0"/>
      <w:marTop w:val="0"/>
      <w:marBottom w:val="0"/>
      <w:divBdr>
        <w:top w:val="none" w:sz="0" w:space="0" w:color="auto"/>
        <w:left w:val="none" w:sz="0" w:space="0" w:color="auto"/>
        <w:bottom w:val="none" w:sz="0" w:space="0" w:color="auto"/>
        <w:right w:val="none" w:sz="0" w:space="0" w:color="auto"/>
      </w:divBdr>
    </w:div>
    <w:div w:id="1304316057">
      <w:bodyDiv w:val="1"/>
      <w:marLeft w:val="0"/>
      <w:marRight w:val="0"/>
      <w:marTop w:val="0"/>
      <w:marBottom w:val="0"/>
      <w:divBdr>
        <w:top w:val="none" w:sz="0" w:space="0" w:color="auto"/>
        <w:left w:val="none" w:sz="0" w:space="0" w:color="auto"/>
        <w:bottom w:val="none" w:sz="0" w:space="0" w:color="auto"/>
        <w:right w:val="none" w:sz="0" w:space="0" w:color="auto"/>
      </w:divBdr>
    </w:div>
    <w:div w:id="1304391459">
      <w:bodyDiv w:val="1"/>
      <w:marLeft w:val="0"/>
      <w:marRight w:val="0"/>
      <w:marTop w:val="0"/>
      <w:marBottom w:val="0"/>
      <w:divBdr>
        <w:top w:val="none" w:sz="0" w:space="0" w:color="auto"/>
        <w:left w:val="none" w:sz="0" w:space="0" w:color="auto"/>
        <w:bottom w:val="none" w:sz="0" w:space="0" w:color="auto"/>
        <w:right w:val="none" w:sz="0" w:space="0" w:color="auto"/>
      </w:divBdr>
    </w:div>
    <w:div w:id="1304430490">
      <w:bodyDiv w:val="1"/>
      <w:marLeft w:val="0"/>
      <w:marRight w:val="0"/>
      <w:marTop w:val="0"/>
      <w:marBottom w:val="0"/>
      <w:divBdr>
        <w:top w:val="none" w:sz="0" w:space="0" w:color="auto"/>
        <w:left w:val="none" w:sz="0" w:space="0" w:color="auto"/>
        <w:bottom w:val="none" w:sz="0" w:space="0" w:color="auto"/>
        <w:right w:val="none" w:sz="0" w:space="0" w:color="auto"/>
      </w:divBdr>
    </w:div>
    <w:div w:id="1304509625">
      <w:bodyDiv w:val="1"/>
      <w:marLeft w:val="0"/>
      <w:marRight w:val="0"/>
      <w:marTop w:val="0"/>
      <w:marBottom w:val="0"/>
      <w:divBdr>
        <w:top w:val="none" w:sz="0" w:space="0" w:color="auto"/>
        <w:left w:val="none" w:sz="0" w:space="0" w:color="auto"/>
        <w:bottom w:val="none" w:sz="0" w:space="0" w:color="auto"/>
        <w:right w:val="none" w:sz="0" w:space="0" w:color="auto"/>
      </w:divBdr>
    </w:div>
    <w:div w:id="1305886014">
      <w:bodyDiv w:val="1"/>
      <w:marLeft w:val="0"/>
      <w:marRight w:val="0"/>
      <w:marTop w:val="0"/>
      <w:marBottom w:val="0"/>
      <w:divBdr>
        <w:top w:val="none" w:sz="0" w:space="0" w:color="auto"/>
        <w:left w:val="none" w:sz="0" w:space="0" w:color="auto"/>
        <w:bottom w:val="none" w:sz="0" w:space="0" w:color="auto"/>
        <w:right w:val="none" w:sz="0" w:space="0" w:color="auto"/>
      </w:divBdr>
    </w:div>
    <w:div w:id="1305892741">
      <w:bodyDiv w:val="1"/>
      <w:marLeft w:val="0"/>
      <w:marRight w:val="0"/>
      <w:marTop w:val="0"/>
      <w:marBottom w:val="0"/>
      <w:divBdr>
        <w:top w:val="none" w:sz="0" w:space="0" w:color="auto"/>
        <w:left w:val="none" w:sz="0" w:space="0" w:color="auto"/>
        <w:bottom w:val="none" w:sz="0" w:space="0" w:color="auto"/>
        <w:right w:val="none" w:sz="0" w:space="0" w:color="auto"/>
      </w:divBdr>
    </w:div>
    <w:div w:id="1306006185">
      <w:bodyDiv w:val="1"/>
      <w:marLeft w:val="0"/>
      <w:marRight w:val="0"/>
      <w:marTop w:val="0"/>
      <w:marBottom w:val="0"/>
      <w:divBdr>
        <w:top w:val="none" w:sz="0" w:space="0" w:color="auto"/>
        <w:left w:val="none" w:sz="0" w:space="0" w:color="auto"/>
        <w:bottom w:val="none" w:sz="0" w:space="0" w:color="auto"/>
        <w:right w:val="none" w:sz="0" w:space="0" w:color="auto"/>
      </w:divBdr>
    </w:div>
    <w:div w:id="1306088145">
      <w:bodyDiv w:val="1"/>
      <w:marLeft w:val="0"/>
      <w:marRight w:val="0"/>
      <w:marTop w:val="0"/>
      <w:marBottom w:val="0"/>
      <w:divBdr>
        <w:top w:val="none" w:sz="0" w:space="0" w:color="auto"/>
        <w:left w:val="none" w:sz="0" w:space="0" w:color="auto"/>
        <w:bottom w:val="none" w:sz="0" w:space="0" w:color="auto"/>
        <w:right w:val="none" w:sz="0" w:space="0" w:color="auto"/>
      </w:divBdr>
    </w:div>
    <w:div w:id="1306667244">
      <w:bodyDiv w:val="1"/>
      <w:marLeft w:val="0"/>
      <w:marRight w:val="0"/>
      <w:marTop w:val="0"/>
      <w:marBottom w:val="0"/>
      <w:divBdr>
        <w:top w:val="none" w:sz="0" w:space="0" w:color="auto"/>
        <w:left w:val="none" w:sz="0" w:space="0" w:color="auto"/>
        <w:bottom w:val="none" w:sz="0" w:space="0" w:color="auto"/>
        <w:right w:val="none" w:sz="0" w:space="0" w:color="auto"/>
      </w:divBdr>
    </w:div>
    <w:div w:id="1306734617">
      <w:bodyDiv w:val="1"/>
      <w:marLeft w:val="0"/>
      <w:marRight w:val="0"/>
      <w:marTop w:val="0"/>
      <w:marBottom w:val="0"/>
      <w:divBdr>
        <w:top w:val="none" w:sz="0" w:space="0" w:color="auto"/>
        <w:left w:val="none" w:sz="0" w:space="0" w:color="auto"/>
        <w:bottom w:val="none" w:sz="0" w:space="0" w:color="auto"/>
        <w:right w:val="none" w:sz="0" w:space="0" w:color="auto"/>
      </w:divBdr>
    </w:div>
    <w:div w:id="1306818582">
      <w:bodyDiv w:val="1"/>
      <w:marLeft w:val="0"/>
      <w:marRight w:val="0"/>
      <w:marTop w:val="0"/>
      <w:marBottom w:val="0"/>
      <w:divBdr>
        <w:top w:val="none" w:sz="0" w:space="0" w:color="auto"/>
        <w:left w:val="none" w:sz="0" w:space="0" w:color="auto"/>
        <w:bottom w:val="none" w:sz="0" w:space="0" w:color="auto"/>
        <w:right w:val="none" w:sz="0" w:space="0" w:color="auto"/>
      </w:divBdr>
    </w:div>
    <w:div w:id="1307003294">
      <w:bodyDiv w:val="1"/>
      <w:marLeft w:val="0"/>
      <w:marRight w:val="0"/>
      <w:marTop w:val="0"/>
      <w:marBottom w:val="0"/>
      <w:divBdr>
        <w:top w:val="none" w:sz="0" w:space="0" w:color="auto"/>
        <w:left w:val="none" w:sz="0" w:space="0" w:color="auto"/>
        <w:bottom w:val="none" w:sz="0" w:space="0" w:color="auto"/>
        <w:right w:val="none" w:sz="0" w:space="0" w:color="auto"/>
      </w:divBdr>
    </w:div>
    <w:div w:id="1307080212">
      <w:bodyDiv w:val="1"/>
      <w:marLeft w:val="0"/>
      <w:marRight w:val="0"/>
      <w:marTop w:val="0"/>
      <w:marBottom w:val="0"/>
      <w:divBdr>
        <w:top w:val="none" w:sz="0" w:space="0" w:color="auto"/>
        <w:left w:val="none" w:sz="0" w:space="0" w:color="auto"/>
        <w:bottom w:val="none" w:sz="0" w:space="0" w:color="auto"/>
        <w:right w:val="none" w:sz="0" w:space="0" w:color="auto"/>
      </w:divBdr>
    </w:div>
    <w:div w:id="1307248372">
      <w:bodyDiv w:val="1"/>
      <w:marLeft w:val="0"/>
      <w:marRight w:val="0"/>
      <w:marTop w:val="0"/>
      <w:marBottom w:val="0"/>
      <w:divBdr>
        <w:top w:val="none" w:sz="0" w:space="0" w:color="auto"/>
        <w:left w:val="none" w:sz="0" w:space="0" w:color="auto"/>
        <w:bottom w:val="none" w:sz="0" w:space="0" w:color="auto"/>
        <w:right w:val="none" w:sz="0" w:space="0" w:color="auto"/>
      </w:divBdr>
    </w:div>
    <w:div w:id="1307591152">
      <w:bodyDiv w:val="1"/>
      <w:marLeft w:val="0"/>
      <w:marRight w:val="0"/>
      <w:marTop w:val="0"/>
      <w:marBottom w:val="0"/>
      <w:divBdr>
        <w:top w:val="none" w:sz="0" w:space="0" w:color="auto"/>
        <w:left w:val="none" w:sz="0" w:space="0" w:color="auto"/>
        <w:bottom w:val="none" w:sz="0" w:space="0" w:color="auto"/>
        <w:right w:val="none" w:sz="0" w:space="0" w:color="auto"/>
      </w:divBdr>
    </w:div>
    <w:div w:id="1307973057">
      <w:bodyDiv w:val="1"/>
      <w:marLeft w:val="0"/>
      <w:marRight w:val="0"/>
      <w:marTop w:val="0"/>
      <w:marBottom w:val="0"/>
      <w:divBdr>
        <w:top w:val="none" w:sz="0" w:space="0" w:color="auto"/>
        <w:left w:val="none" w:sz="0" w:space="0" w:color="auto"/>
        <w:bottom w:val="none" w:sz="0" w:space="0" w:color="auto"/>
        <w:right w:val="none" w:sz="0" w:space="0" w:color="auto"/>
      </w:divBdr>
    </w:div>
    <w:div w:id="1308315097">
      <w:bodyDiv w:val="1"/>
      <w:marLeft w:val="0"/>
      <w:marRight w:val="0"/>
      <w:marTop w:val="0"/>
      <w:marBottom w:val="0"/>
      <w:divBdr>
        <w:top w:val="none" w:sz="0" w:space="0" w:color="auto"/>
        <w:left w:val="none" w:sz="0" w:space="0" w:color="auto"/>
        <w:bottom w:val="none" w:sz="0" w:space="0" w:color="auto"/>
        <w:right w:val="none" w:sz="0" w:space="0" w:color="auto"/>
      </w:divBdr>
    </w:div>
    <w:div w:id="1308558718">
      <w:bodyDiv w:val="1"/>
      <w:marLeft w:val="0"/>
      <w:marRight w:val="0"/>
      <w:marTop w:val="0"/>
      <w:marBottom w:val="0"/>
      <w:divBdr>
        <w:top w:val="none" w:sz="0" w:space="0" w:color="auto"/>
        <w:left w:val="none" w:sz="0" w:space="0" w:color="auto"/>
        <w:bottom w:val="none" w:sz="0" w:space="0" w:color="auto"/>
        <w:right w:val="none" w:sz="0" w:space="0" w:color="auto"/>
      </w:divBdr>
    </w:div>
    <w:div w:id="1308628680">
      <w:bodyDiv w:val="1"/>
      <w:marLeft w:val="0"/>
      <w:marRight w:val="0"/>
      <w:marTop w:val="0"/>
      <w:marBottom w:val="0"/>
      <w:divBdr>
        <w:top w:val="none" w:sz="0" w:space="0" w:color="auto"/>
        <w:left w:val="none" w:sz="0" w:space="0" w:color="auto"/>
        <w:bottom w:val="none" w:sz="0" w:space="0" w:color="auto"/>
        <w:right w:val="none" w:sz="0" w:space="0" w:color="auto"/>
      </w:divBdr>
    </w:div>
    <w:div w:id="1308901842">
      <w:bodyDiv w:val="1"/>
      <w:marLeft w:val="0"/>
      <w:marRight w:val="0"/>
      <w:marTop w:val="0"/>
      <w:marBottom w:val="0"/>
      <w:divBdr>
        <w:top w:val="none" w:sz="0" w:space="0" w:color="auto"/>
        <w:left w:val="none" w:sz="0" w:space="0" w:color="auto"/>
        <w:bottom w:val="none" w:sz="0" w:space="0" w:color="auto"/>
        <w:right w:val="none" w:sz="0" w:space="0" w:color="auto"/>
      </w:divBdr>
    </w:div>
    <w:div w:id="1308976360">
      <w:bodyDiv w:val="1"/>
      <w:marLeft w:val="0"/>
      <w:marRight w:val="0"/>
      <w:marTop w:val="0"/>
      <w:marBottom w:val="0"/>
      <w:divBdr>
        <w:top w:val="none" w:sz="0" w:space="0" w:color="auto"/>
        <w:left w:val="none" w:sz="0" w:space="0" w:color="auto"/>
        <w:bottom w:val="none" w:sz="0" w:space="0" w:color="auto"/>
        <w:right w:val="none" w:sz="0" w:space="0" w:color="auto"/>
      </w:divBdr>
    </w:div>
    <w:div w:id="1309239268">
      <w:bodyDiv w:val="1"/>
      <w:marLeft w:val="0"/>
      <w:marRight w:val="0"/>
      <w:marTop w:val="0"/>
      <w:marBottom w:val="0"/>
      <w:divBdr>
        <w:top w:val="none" w:sz="0" w:space="0" w:color="auto"/>
        <w:left w:val="none" w:sz="0" w:space="0" w:color="auto"/>
        <w:bottom w:val="none" w:sz="0" w:space="0" w:color="auto"/>
        <w:right w:val="none" w:sz="0" w:space="0" w:color="auto"/>
      </w:divBdr>
    </w:div>
    <w:div w:id="1309627744">
      <w:bodyDiv w:val="1"/>
      <w:marLeft w:val="0"/>
      <w:marRight w:val="0"/>
      <w:marTop w:val="0"/>
      <w:marBottom w:val="0"/>
      <w:divBdr>
        <w:top w:val="none" w:sz="0" w:space="0" w:color="auto"/>
        <w:left w:val="none" w:sz="0" w:space="0" w:color="auto"/>
        <w:bottom w:val="none" w:sz="0" w:space="0" w:color="auto"/>
        <w:right w:val="none" w:sz="0" w:space="0" w:color="auto"/>
      </w:divBdr>
    </w:div>
    <w:div w:id="1310210733">
      <w:bodyDiv w:val="1"/>
      <w:marLeft w:val="0"/>
      <w:marRight w:val="0"/>
      <w:marTop w:val="0"/>
      <w:marBottom w:val="0"/>
      <w:divBdr>
        <w:top w:val="none" w:sz="0" w:space="0" w:color="auto"/>
        <w:left w:val="none" w:sz="0" w:space="0" w:color="auto"/>
        <w:bottom w:val="none" w:sz="0" w:space="0" w:color="auto"/>
        <w:right w:val="none" w:sz="0" w:space="0" w:color="auto"/>
      </w:divBdr>
    </w:div>
    <w:div w:id="1310549888">
      <w:bodyDiv w:val="1"/>
      <w:marLeft w:val="0"/>
      <w:marRight w:val="0"/>
      <w:marTop w:val="0"/>
      <w:marBottom w:val="0"/>
      <w:divBdr>
        <w:top w:val="none" w:sz="0" w:space="0" w:color="auto"/>
        <w:left w:val="none" w:sz="0" w:space="0" w:color="auto"/>
        <w:bottom w:val="none" w:sz="0" w:space="0" w:color="auto"/>
        <w:right w:val="none" w:sz="0" w:space="0" w:color="auto"/>
      </w:divBdr>
    </w:div>
    <w:div w:id="1310867193">
      <w:bodyDiv w:val="1"/>
      <w:marLeft w:val="0"/>
      <w:marRight w:val="0"/>
      <w:marTop w:val="0"/>
      <w:marBottom w:val="0"/>
      <w:divBdr>
        <w:top w:val="none" w:sz="0" w:space="0" w:color="auto"/>
        <w:left w:val="none" w:sz="0" w:space="0" w:color="auto"/>
        <w:bottom w:val="none" w:sz="0" w:space="0" w:color="auto"/>
        <w:right w:val="none" w:sz="0" w:space="0" w:color="auto"/>
      </w:divBdr>
    </w:div>
    <w:div w:id="1310944474">
      <w:bodyDiv w:val="1"/>
      <w:marLeft w:val="0"/>
      <w:marRight w:val="0"/>
      <w:marTop w:val="0"/>
      <w:marBottom w:val="0"/>
      <w:divBdr>
        <w:top w:val="none" w:sz="0" w:space="0" w:color="auto"/>
        <w:left w:val="none" w:sz="0" w:space="0" w:color="auto"/>
        <w:bottom w:val="none" w:sz="0" w:space="0" w:color="auto"/>
        <w:right w:val="none" w:sz="0" w:space="0" w:color="auto"/>
      </w:divBdr>
    </w:div>
    <w:div w:id="1311210151">
      <w:bodyDiv w:val="1"/>
      <w:marLeft w:val="0"/>
      <w:marRight w:val="0"/>
      <w:marTop w:val="0"/>
      <w:marBottom w:val="0"/>
      <w:divBdr>
        <w:top w:val="none" w:sz="0" w:space="0" w:color="auto"/>
        <w:left w:val="none" w:sz="0" w:space="0" w:color="auto"/>
        <w:bottom w:val="none" w:sz="0" w:space="0" w:color="auto"/>
        <w:right w:val="none" w:sz="0" w:space="0" w:color="auto"/>
      </w:divBdr>
    </w:div>
    <w:div w:id="1311321757">
      <w:bodyDiv w:val="1"/>
      <w:marLeft w:val="0"/>
      <w:marRight w:val="0"/>
      <w:marTop w:val="0"/>
      <w:marBottom w:val="0"/>
      <w:divBdr>
        <w:top w:val="none" w:sz="0" w:space="0" w:color="auto"/>
        <w:left w:val="none" w:sz="0" w:space="0" w:color="auto"/>
        <w:bottom w:val="none" w:sz="0" w:space="0" w:color="auto"/>
        <w:right w:val="none" w:sz="0" w:space="0" w:color="auto"/>
      </w:divBdr>
    </w:div>
    <w:div w:id="1312127842">
      <w:bodyDiv w:val="1"/>
      <w:marLeft w:val="0"/>
      <w:marRight w:val="0"/>
      <w:marTop w:val="0"/>
      <w:marBottom w:val="0"/>
      <w:divBdr>
        <w:top w:val="none" w:sz="0" w:space="0" w:color="auto"/>
        <w:left w:val="none" w:sz="0" w:space="0" w:color="auto"/>
        <w:bottom w:val="none" w:sz="0" w:space="0" w:color="auto"/>
        <w:right w:val="none" w:sz="0" w:space="0" w:color="auto"/>
      </w:divBdr>
    </w:div>
    <w:div w:id="1312489706">
      <w:bodyDiv w:val="1"/>
      <w:marLeft w:val="0"/>
      <w:marRight w:val="0"/>
      <w:marTop w:val="0"/>
      <w:marBottom w:val="0"/>
      <w:divBdr>
        <w:top w:val="none" w:sz="0" w:space="0" w:color="auto"/>
        <w:left w:val="none" w:sz="0" w:space="0" w:color="auto"/>
        <w:bottom w:val="none" w:sz="0" w:space="0" w:color="auto"/>
        <w:right w:val="none" w:sz="0" w:space="0" w:color="auto"/>
      </w:divBdr>
    </w:div>
    <w:div w:id="1312638537">
      <w:bodyDiv w:val="1"/>
      <w:marLeft w:val="0"/>
      <w:marRight w:val="0"/>
      <w:marTop w:val="0"/>
      <w:marBottom w:val="0"/>
      <w:divBdr>
        <w:top w:val="none" w:sz="0" w:space="0" w:color="auto"/>
        <w:left w:val="none" w:sz="0" w:space="0" w:color="auto"/>
        <w:bottom w:val="none" w:sz="0" w:space="0" w:color="auto"/>
        <w:right w:val="none" w:sz="0" w:space="0" w:color="auto"/>
      </w:divBdr>
    </w:div>
    <w:div w:id="1312831050">
      <w:bodyDiv w:val="1"/>
      <w:marLeft w:val="0"/>
      <w:marRight w:val="0"/>
      <w:marTop w:val="0"/>
      <w:marBottom w:val="0"/>
      <w:divBdr>
        <w:top w:val="none" w:sz="0" w:space="0" w:color="auto"/>
        <w:left w:val="none" w:sz="0" w:space="0" w:color="auto"/>
        <w:bottom w:val="none" w:sz="0" w:space="0" w:color="auto"/>
        <w:right w:val="none" w:sz="0" w:space="0" w:color="auto"/>
      </w:divBdr>
    </w:div>
    <w:div w:id="1313171816">
      <w:bodyDiv w:val="1"/>
      <w:marLeft w:val="0"/>
      <w:marRight w:val="0"/>
      <w:marTop w:val="0"/>
      <w:marBottom w:val="0"/>
      <w:divBdr>
        <w:top w:val="none" w:sz="0" w:space="0" w:color="auto"/>
        <w:left w:val="none" w:sz="0" w:space="0" w:color="auto"/>
        <w:bottom w:val="none" w:sz="0" w:space="0" w:color="auto"/>
        <w:right w:val="none" w:sz="0" w:space="0" w:color="auto"/>
      </w:divBdr>
    </w:div>
    <w:div w:id="1313173562">
      <w:bodyDiv w:val="1"/>
      <w:marLeft w:val="0"/>
      <w:marRight w:val="0"/>
      <w:marTop w:val="0"/>
      <w:marBottom w:val="0"/>
      <w:divBdr>
        <w:top w:val="none" w:sz="0" w:space="0" w:color="auto"/>
        <w:left w:val="none" w:sz="0" w:space="0" w:color="auto"/>
        <w:bottom w:val="none" w:sz="0" w:space="0" w:color="auto"/>
        <w:right w:val="none" w:sz="0" w:space="0" w:color="auto"/>
      </w:divBdr>
    </w:div>
    <w:div w:id="1313365063">
      <w:bodyDiv w:val="1"/>
      <w:marLeft w:val="0"/>
      <w:marRight w:val="0"/>
      <w:marTop w:val="0"/>
      <w:marBottom w:val="0"/>
      <w:divBdr>
        <w:top w:val="none" w:sz="0" w:space="0" w:color="auto"/>
        <w:left w:val="none" w:sz="0" w:space="0" w:color="auto"/>
        <w:bottom w:val="none" w:sz="0" w:space="0" w:color="auto"/>
        <w:right w:val="none" w:sz="0" w:space="0" w:color="auto"/>
      </w:divBdr>
    </w:div>
    <w:div w:id="1313367822">
      <w:bodyDiv w:val="1"/>
      <w:marLeft w:val="0"/>
      <w:marRight w:val="0"/>
      <w:marTop w:val="0"/>
      <w:marBottom w:val="0"/>
      <w:divBdr>
        <w:top w:val="none" w:sz="0" w:space="0" w:color="auto"/>
        <w:left w:val="none" w:sz="0" w:space="0" w:color="auto"/>
        <w:bottom w:val="none" w:sz="0" w:space="0" w:color="auto"/>
        <w:right w:val="none" w:sz="0" w:space="0" w:color="auto"/>
      </w:divBdr>
    </w:div>
    <w:div w:id="1313414069">
      <w:bodyDiv w:val="1"/>
      <w:marLeft w:val="0"/>
      <w:marRight w:val="0"/>
      <w:marTop w:val="0"/>
      <w:marBottom w:val="0"/>
      <w:divBdr>
        <w:top w:val="none" w:sz="0" w:space="0" w:color="auto"/>
        <w:left w:val="none" w:sz="0" w:space="0" w:color="auto"/>
        <w:bottom w:val="none" w:sz="0" w:space="0" w:color="auto"/>
        <w:right w:val="none" w:sz="0" w:space="0" w:color="auto"/>
      </w:divBdr>
    </w:div>
    <w:div w:id="1313480906">
      <w:bodyDiv w:val="1"/>
      <w:marLeft w:val="0"/>
      <w:marRight w:val="0"/>
      <w:marTop w:val="0"/>
      <w:marBottom w:val="0"/>
      <w:divBdr>
        <w:top w:val="none" w:sz="0" w:space="0" w:color="auto"/>
        <w:left w:val="none" w:sz="0" w:space="0" w:color="auto"/>
        <w:bottom w:val="none" w:sz="0" w:space="0" w:color="auto"/>
        <w:right w:val="none" w:sz="0" w:space="0" w:color="auto"/>
      </w:divBdr>
    </w:div>
    <w:div w:id="1313603906">
      <w:bodyDiv w:val="1"/>
      <w:marLeft w:val="0"/>
      <w:marRight w:val="0"/>
      <w:marTop w:val="0"/>
      <w:marBottom w:val="0"/>
      <w:divBdr>
        <w:top w:val="none" w:sz="0" w:space="0" w:color="auto"/>
        <w:left w:val="none" w:sz="0" w:space="0" w:color="auto"/>
        <w:bottom w:val="none" w:sz="0" w:space="0" w:color="auto"/>
        <w:right w:val="none" w:sz="0" w:space="0" w:color="auto"/>
      </w:divBdr>
    </w:div>
    <w:div w:id="1313678917">
      <w:bodyDiv w:val="1"/>
      <w:marLeft w:val="0"/>
      <w:marRight w:val="0"/>
      <w:marTop w:val="0"/>
      <w:marBottom w:val="0"/>
      <w:divBdr>
        <w:top w:val="none" w:sz="0" w:space="0" w:color="auto"/>
        <w:left w:val="none" w:sz="0" w:space="0" w:color="auto"/>
        <w:bottom w:val="none" w:sz="0" w:space="0" w:color="auto"/>
        <w:right w:val="none" w:sz="0" w:space="0" w:color="auto"/>
      </w:divBdr>
    </w:div>
    <w:div w:id="1313749669">
      <w:bodyDiv w:val="1"/>
      <w:marLeft w:val="0"/>
      <w:marRight w:val="0"/>
      <w:marTop w:val="0"/>
      <w:marBottom w:val="0"/>
      <w:divBdr>
        <w:top w:val="none" w:sz="0" w:space="0" w:color="auto"/>
        <w:left w:val="none" w:sz="0" w:space="0" w:color="auto"/>
        <w:bottom w:val="none" w:sz="0" w:space="0" w:color="auto"/>
        <w:right w:val="none" w:sz="0" w:space="0" w:color="auto"/>
      </w:divBdr>
    </w:div>
    <w:div w:id="1313829606">
      <w:bodyDiv w:val="1"/>
      <w:marLeft w:val="0"/>
      <w:marRight w:val="0"/>
      <w:marTop w:val="0"/>
      <w:marBottom w:val="0"/>
      <w:divBdr>
        <w:top w:val="none" w:sz="0" w:space="0" w:color="auto"/>
        <w:left w:val="none" w:sz="0" w:space="0" w:color="auto"/>
        <w:bottom w:val="none" w:sz="0" w:space="0" w:color="auto"/>
        <w:right w:val="none" w:sz="0" w:space="0" w:color="auto"/>
      </w:divBdr>
    </w:div>
    <w:div w:id="1314022632">
      <w:bodyDiv w:val="1"/>
      <w:marLeft w:val="0"/>
      <w:marRight w:val="0"/>
      <w:marTop w:val="0"/>
      <w:marBottom w:val="0"/>
      <w:divBdr>
        <w:top w:val="none" w:sz="0" w:space="0" w:color="auto"/>
        <w:left w:val="none" w:sz="0" w:space="0" w:color="auto"/>
        <w:bottom w:val="none" w:sz="0" w:space="0" w:color="auto"/>
        <w:right w:val="none" w:sz="0" w:space="0" w:color="auto"/>
      </w:divBdr>
    </w:div>
    <w:div w:id="1314213965">
      <w:bodyDiv w:val="1"/>
      <w:marLeft w:val="0"/>
      <w:marRight w:val="0"/>
      <w:marTop w:val="0"/>
      <w:marBottom w:val="0"/>
      <w:divBdr>
        <w:top w:val="none" w:sz="0" w:space="0" w:color="auto"/>
        <w:left w:val="none" w:sz="0" w:space="0" w:color="auto"/>
        <w:bottom w:val="none" w:sz="0" w:space="0" w:color="auto"/>
        <w:right w:val="none" w:sz="0" w:space="0" w:color="auto"/>
      </w:divBdr>
    </w:div>
    <w:div w:id="1314485292">
      <w:bodyDiv w:val="1"/>
      <w:marLeft w:val="0"/>
      <w:marRight w:val="0"/>
      <w:marTop w:val="0"/>
      <w:marBottom w:val="0"/>
      <w:divBdr>
        <w:top w:val="none" w:sz="0" w:space="0" w:color="auto"/>
        <w:left w:val="none" w:sz="0" w:space="0" w:color="auto"/>
        <w:bottom w:val="none" w:sz="0" w:space="0" w:color="auto"/>
        <w:right w:val="none" w:sz="0" w:space="0" w:color="auto"/>
      </w:divBdr>
    </w:div>
    <w:div w:id="1314526032">
      <w:bodyDiv w:val="1"/>
      <w:marLeft w:val="0"/>
      <w:marRight w:val="0"/>
      <w:marTop w:val="0"/>
      <w:marBottom w:val="0"/>
      <w:divBdr>
        <w:top w:val="none" w:sz="0" w:space="0" w:color="auto"/>
        <w:left w:val="none" w:sz="0" w:space="0" w:color="auto"/>
        <w:bottom w:val="none" w:sz="0" w:space="0" w:color="auto"/>
        <w:right w:val="none" w:sz="0" w:space="0" w:color="auto"/>
      </w:divBdr>
    </w:div>
    <w:div w:id="1315143171">
      <w:bodyDiv w:val="1"/>
      <w:marLeft w:val="0"/>
      <w:marRight w:val="0"/>
      <w:marTop w:val="0"/>
      <w:marBottom w:val="0"/>
      <w:divBdr>
        <w:top w:val="none" w:sz="0" w:space="0" w:color="auto"/>
        <w:left w:val="none" w:sz="0" w:space="0" w:color="auto"/>
        <w:bottom w:val="none" w:sz="0" w:space="0" w:color="auto"/>
        <w:right w:val="none" w:sz="0" w:space="0" w:color="auto"/>
      </w:divBdr>
    </w:div>
    <w:div w:id="1315724724">
      <w:bodyDiv w:val="1"/>
      <w:marLeft w:val="0"/>
      <w:marRight w:val="0"/>
      <w:marTop w:val="0"/>
      <w:marBottom w:val="0"/>
      <w:divBdr>
        <w:top w:val="none" w:sz="0" w:space="0" w:color="auto"/>
        <w:left w:val="none" w:sz="0" w:space="0" w:color="auto"/>
        <w:bottom w:val="none" w:sz="0" w:space="0" w:color="auto"/>
        <w:right w:val="none" w:sz="0" w:space="0" w:color="auto"/>
      </w:divBdr>
    </w:div>
    <w:div w:id="1315983925">
      <w:bodyDiv w:val="1"/>
      <w:marLeft w:val="0"/>
      <w:marRight w:val="0"/>
      <w:marTop w:val="0"/>
      <w:marBottom w:val="0"/>
      <w:divBdr>
        <w:top w:val="none" w:sz="0" w:space="0" w:color="auto"/>
        <w:left w:val="none" w:sz="0" w:space="0" w:color="auto"/>
        <w:bottom w:val="none" w:sz="0" w:space="0" w:color="auto"/>
        <w:right w:val="none" w:sz="0" w:space="0" w:color="auto"/>
      </w:divBdr>
    </w:div>
    <w:div w:id="1316035739">
      <w:bodyDiv w:val="1"/>
      <w:marLeft w:val="0"/>
      <w:marRight w:val="0"/>
      <w:marTop w:val="0"/>
      <w:marBottom w:val="0"/>
      <w:divBdr>
        <w:top w:val="none" w:sz="0" w:space="0" w:color="auto"/>
        <w:left w:val="none" w:sz="0" w:space="0" w:color="auto"/>
        <w:bottom w:val="none" w:sz="0" w:space="0" w:color="auto"/>
        <w:right w:val="none" w:sz="0" w:space="0" w:color="auto"/>
      </w:divBdr>
    </w:div>
    <w:div w:id="1316448611">
      <w:bodyDiv w:val="1"/>
      <w:marLeft w:val="0"/>
      <w:marRight w:val="0"/>
      <w:marTop w:val="0"/>
      <w:marBottom w:val="0"/>
      <w:divBdr>
        <w:top w:val="none" w:sz="0" w:space="0" w:color="auto"/>
        <w:left w:val="none" w:sz="0" w:space="0" w:color="auto"/>
        <w:bottom w:val="none" w:sz="0" w:space="0" w:color="auto"/>
        <w:right w:val="none" w:sz="0" w:space="0" w:color="auto"/>
      </w:divBdr>
    </w:div>
    <w:div w:id="1316497939">
      <w:bodyDiv w:val="1"/>
      <w:marLeft w:val="0"/>
      <w:marRight w:val="0"/>
      <w:marTop w:val="0"/>
      <w:marBottom w:val="0"/>
      <w:divBdr>
        <w:top w:val="none" w:sz="0" w:space="0" w:color="auto"/>
        <w:left w:val="none" w:sz="0" w:space="0" w:color="auto"/>
        <w:bottom w:val="none" w:sz="0" w:space="0" w:color="auto"/>
        <w:right w:val="none" w:sz="0" w:space="0" w:color="auto"/>
      </w:divBdr>
    </w:div>
    <w:div w:id="1317030914">
      <w:bodyDiv w:val="1"/>
      <w:marLeft w:val="0"/>
      <w:marRight w:val="0"/>
      <w:marTop w:val="0"/>
      <w:marBottom w:val="0"/>
      <w:divBdr>
        <w:top w:val="none" w:sz="0" w:space="0" w:color="auto"/>
        <w:left w:val="none" w:sz="0" w:space="0" w:color="auto"/>
        <w:bottom w:val="none" w:sz="0" w:space="0" w:color="auto"/>
        <w:right w:val="none" w:sz="0" w:space="0" w:color="auto"/>
      </w:divBdr>
    </w:div>
    <w:div w:id="1317610620">
      <w:bodyDiv w:val="1"/>
      <w:marLeft w:val="0"/>
      <w:marRight w:val="0"/>
      <w:marTop w:val="0"/>
      <w:marBottom w:val="0"/>
      <w:divBdr>
        <w:top w:val="none" w:sz="0" w:space="0" w:color="auto"/>
        <w:left w:val="none" w:sz="0" w:space="0" w:color="auto"/>
        <w:bottom w:val="none" w:sz="0" w:space="0" w:color="auto"/>
        <w:right w:val="none" w:sz="0" w:space="0" w:color="auto"/>
      </w:divBdr>
    </w:div>
    <w:div w:id="1317685303">
      <w:bodyDiv w:val="1"/>
      <w:marLeft w:val="0"/>
      <w:marRight w:val="0"/>
      <w:marTop w:val="0"/>
      <w:marBottom w:val="0"/>
      <w:divBdr>
        <w:top w:val="none" w:sz="0" w:space="0" w:color="auto"/>
        <w:left w:val="none" w:sz="0" w:space="0" w:color="auto"/>
        <w:bottom w:val="none" w:sz="0" w:space="0" w:color="auto"/>
        <w:right w:val="none" w:sz="0" w:space="0" w:color="auto"/>
      </w:divBdr>
    </w:div>
    <w:div w:id="1317798781">
      <w:bodyDiv w:val="1"/>
      <w:marLeft w:val="0"/>
      <w:marRight w:val="0"/>
      <w:marTop w:val="0"/>
      <w:marBottom w:val="0"/>
      <w:divBdr>
        <w:top w:val="none" w:sz="0" w:space="0" w:color="auto"/>
        <w:left w:val="none" w:sz="0" w:space="0" w:color="auto"/>
        <w:bottom w:val="none" w:sz="0" w:space="0" w:color="auto"/>
        <w:right w:val="none" w:sz="0" w:space="0" w:color="auto"/>
      </w:divBdr>
    </w:div>
    <w:div w:id="1317800806">
      <w:bodyDiv w:val="1"/>
      <w:marLeft w:val="0"/>
      <w:marRight w:val="0"/>
      <w:marTop w:val="0"/>
      <w:marBottom w:val="0"/>
      <w:divBdr>
        <w:top w:val="none" w:sz="0" w:space="0" w:color="auto"/>
        <w:left w:val="none" w:sz="0" w:space="0" w:color="auto"/>
        <w:bottom w:val="none" w:sz="0" w:space="0" w:color="auto"/>
        <w:right w:val="none" w:sz="0" w:space="0" w:color="auto"/>
      </w:divBdr>
    </w:div>
    <w:div w:id="1317805325">
      <w:bodyDiv w:val="1"/>
      <w:marLeft w:val="0"/>
      <w:marRight w:val="0"/>
      <w:marTop w:val="0"/>
      <w:marBottom w:val="0"/>
      <w:divBdr>
        <w:top w:val="none" w:sz="0" w:space="0" w:color="auto"/>
        <w:left w:val="none" w:sz="0" w:space="0" w:color="auto"/>
        <w:bottom w:val="none" w:sz="0" w:space="0" w:color="auto"/>
        <w:right w:val="none" w:sz="0" w:space="0" w:color="auto"/>
      </w:divBdr>
    </w:div>
    <w:div w:id="1317998692">
      <w:bodyDiv w:val="1"/>
      <w:marLeft w:val="0"/>
      <w:marRight w:val="0"/>
      <w:marTop w:val="0"/>
      <w:marBottom w:val="0"/>
      <w:divBdr>
        <w:top w:val="none" w:sz="0" w:space="0" w:color="auto"/>
        <w:left w:val="none" w:sz="0" w:space="0" w:color="auto"/>
        <w:bottom w:val="none" w:sz="0" w:space="0" w:color="auto"/>
        <w:right w:val="none" w:sz="0" w:space="0" w:color="auto"/>
      </w:divBdr>
    </w:div>
    <w:div w:id="1318073901">
      <w:bodyDiv w:val="1"/>
      <w:marLeft w:val="0"/>
      <w:marRight w:val="0"/>
      <w:marTop w:val="0"/>
      <w:marBottom w:val="0"/>
      <w:divBdr>
        <w:top w:val="none" w:sz="0" w:space="0" w:color="auto"/>
        <w:left w:val="none" w:sz="0" w:space="0" w:color="auto"/>
        <w:bottom w:val="none" w:sz="0" w:space="0" w:color="auto"/>
        <w:right w:val="none" w:sz="0" w:space="0" w:color="auto"/>
      </w:divBdr>
    </w:div>
    <w:div w:id="1318340430">
      <w:bodyDiv w:val="1"/>
      <w:marLeft w:val="0"/>
      <w:marRight w:val="0"/>
      <w:marTop w:val="0"/>
      <w:marBottom w:val="0"/>
      <w:divBdr>
        <w:top w:val="none" w:sz="0" w:space="0" w:color="auto"/>
        <w:left w:val="none" w:sz="0" w:space="0" w:color="auto"/>
        <w:bottom w:val="none" w:sz="0" w:space="0" w:color="auto"/>
        <w:right w:val="none" w:sz="0" w:space="0" w:color="auto"/>
      </w:divBdr>
    </w:div>
    <w:div w:id="1318805589">
      <w:bodyDiv w:val="1"/>
      <w:marLeft w:val="0"/>
      <w:marRight w:val="0"/>
      <w:marTop w:val="0"/>
      <w:marBottom w:val="0"/>
      <w:divBdr>
        <w:top w:val="none" w:sz="0" w:space="0" w:color="auto"/>
        <w:left w:val="none" w:sz="0" w:space="0" w:color="auto"/>
        <w:bottom w:val="none" w:sz="0" w:space="0" w:color="auto"/>
        <w:right w:val="none" w:sz="0" w:space="0" w:color="auto"/>
      </w:divBdr>
    </w:div>
    <w:div w:id="1318874508">
      <w:bodyDiv w:val="1"/>
      <w:marLeft w:val="0"/>
      <w:marRight w:val="0"/>
      <w:marTop w:val="0"/>
      <w:marBottom w:val="0"/>
      <w:divBdr>
        <w:top w:val="none" w:sz="0" w:space="0" w:color="auto"/>
        <w:left w:val="none" w:sz="0" w:space="0" w:color="auto"/>
        <w:bottom w:val="none" w:sz="0" w:space="0" w:color="auto"/>
        <w:right w:val="none" w:sz="0" w:space="0" w:color="auto"/>
      </w:divBdr>
    </w:div>
    <w:div w:id="1318923686">
      <w:bodyDiv w:val="1"/>
      <w:marLeft w:val="0"/>
      <w:marRight w:val="0"/>
      <w:marTop w:val="0"/>
      <w:marBottom w:val="0"/>
      <w:divBdr>
        <w:top w:val="none" w:sz="0" w:space="0" w:color="auto"/>
        <w:left w:val="none" w:sz="0" w:space="0" w:color="auto"/>
        <w:bottom w:val="none" w:sz="0" w:space="0" w:color="auto"/>
        <w:right w:val="none" w:sz="0" w:space="0" w:color="auto"/>
      </w:divBdr>
    </w:div>
    <w:div w:id="1318993283">
      <w:bodyDiv w:val="1"/>
      <w:marLeft w:val="0"/>
      <w:marRight w:val="0"/>
      <w:marTop w:val="0"/>
      <w:marBottom w:val="0"/>
      <w:divBdr>
        <w:top w:val="none" w:sz="0" w:space="0" w:color="auto"/>
        <w:left w:val="none" w:sz="0" w:space="0" w:color="auto"/>
        <w:bottom w:val="none" w:sz="0" w:space="0" w:color="auto"/>
        <w:right w:val="none" w:sz="0" w:space="0" w:color="auto"/>
      </w:divBdr>
    </w:div>
    <w:div w:id="1318994903">
      <w:bodyDiv w:val="1"/>
      <w:marLeft w:val="0"/>
      <w:marRight w:val="0"/>
      <w:marTop w:val="0"/>
      <w:marBottom w:val="0"/>
      <w:divBdr>
        <w:top w:val="none" w:sz="0" w:space="0" w:color="auto"/>
        <w:left w:val="none" w:sz="0" w:space="0" w:color="auto"/>
        <w:bottom w:val="none" w:sz="0" w:space="0" w:color="auto"/>
        <w:right w:val="none" w:sz="0" w:space="0" w:color="auto"/>
      </w:divBdr>
    </w:div>
    <w:div w:id="1319308259">
      <w:bodyDiv w:val="1"/>
      <w:marLeft w:val="0"/>
      <w:marRight w:val="0"/>
      <w:marTop w:val="0"/>
      <w:marBottom w:val="0"/>
      <w:divBdr>
        <w:top w:val="none" w:sz="0" w:space="0" w:color="auto"/>
        <w:left w:val="none" w:sz="0" w:space="0" w:color="auto"/>
        <w:bottom w:val="none" w:sz="0" w:space="0" w:color="auto"/>
        <w:right w:val="none" w:sz="0" w:space="0" w:color="auto"/>
      </w:divBdr>
    </w:div>
    <w:div w:id="1319386539">
      <w:bodyDiv w:val="1"/>
      <w:marLeft w:val="0"/>
      <w:marRight w:val="0"/>
      <w:marTop w:val="0"/>
      <w:marBottom w:val="0"/>
      <w:divBdr>
        <w:top w:val="none" w:sz="0" w:space="0" w:color="auto"/>
        <w:left w:val="none" w:sz="0" w:space="0" w:color="auto"/>
        <w:bottom w:val="none" w:sz="0" w:space="0" w:color="auto"/>
        <w:right w:val="none" w:sz="0" w:space="0" w:color="auto"/>
      </w:divBdr>
      <w:divsChild>
        <w:div w:id="189951080">
          <w:marLeft w:val="0"/>
          <w:marRight w:val="0"/>
          <w:marTop w:val="0"/>
          <w:marBottom w:val="0"/>
          <w:divBdr>
            <w:top w:val="none" w:sz="0" w:space="0" w:color="auto"/>
            <w:left w:val="none" w:sz="0" w:space="0" w:color="auto"/>
            <w:bottom w:val="none" w:sz="0" w:space="0" w:color="auto"/>
            <w:right w:val="none" w:sz="0" w:space="0" w:color="auto"/>
          </w:divBdr>
          <w:divsChild>
            <w:div w:id="1119105488">
              <w:marLeft w:val="0"/>
              <w:marRight w:val="0"/>
              <w:marTop w:val="0"/>
              <w:marBottom w:val="0"/>
              <w:divBdr>
                <w:top w:val="none" w:sz="0" w:space="0" w:color="auto"/>
                <w:left w:val="none" w:sz="0" w:space="0" w:color="auto"/>
                <w:bottom w:val="none" w:sz="0" w:space="0" w:color="auto"/>
                <w:right w:val="none" w:sz="0" w:space="0" w:color="auto"/>
              </w:divBdr>
            </w:div>
          </w:divsChild>
        </w:div>
        <w:div w:id="1001931088">
          <w:marLeft w:val="0"/>
          <w:marRight w:val="0"/>
          <w:marTop w:val="0"/>
          <w:marBottom w:val="0"/>
          <w:divBdr>
            <w:top w:val="none" w:sz="0" w:space="0" w:color="auto"/>
            <w:left w:val="none" w:sz="0" w:space="0" w:color="auto"/>
            <w:bottom w:val="none" w:sz="0" w:space="0" w:color="auto"/>
            <w:right w:val="none" w:sz="0" w:space="0" w:color="auto"/>
          </w:divBdr>
          <w:divsChild>
            <w:div w:id="1335958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532621">
      <w:bodyDiv w:val="1"/>
      <w:marLeft w:val="0"/>
      <w:marRight w:val="0"/>
      <w:marTop w:val="0"/>
      <w:marBottom w:val="0"/>
      <w:divBdr>
        <w:top w:val="none" w:sz="0" w:space="0" w:color="auto"/>
        <w:left w:val="none" w:sz="0" w:space="0" w:color="auto"/>
        <w:bottom w:val="none" w:sz="0" w:space="0" w:color="auto"/>
        <w:right w:val="none" w:sz="0" w:space="0" w:color="auto"/>
      </w:divBdr>
    </w:div>
    <w:div w:id="1321232307">
      <w:bodyDiv w:val="1"/>
      <w:marLeft w:val="0"/>
      <w:marRight w:val="0"/>
      <w:marTop w:val="0"/>
      <w:marBottom w:val="0"/>
      <w:divBdr>
        <w:top w:val="none" w:sz="0" w:space="0" w:color="auto"/>
        <w:left w:val="none" w:sz="0" w:space="0" w:color="auto"/>
        <w:bottom w:val="none" w:sz="0" w:space="0" w:color="auto"/>
        <w:right w:val="none" w:sz="0" w:space="0" w:color="auto"/>
      </w:divBdr>
    </w:div>
    <w:div w:id="1321301842">
      <w:bodyDiv w:val="1"/>
      <w:marLeft w:val="0"/>
      <w:marRight w:val="0"/>
      <w:marTop w:val="0"/>
      <w:marBottom w:val="0"/>
      <w:divBdr>
        <w:top w:val="none" w:sz="0" w:space="0" w:color="auto"/>
        <w:left w:val="none" w:sz="0" w:space="0" w:color="auto"/>
        <w:bottom w:val="none" w:sz="0" w:space="0" w:color="auto"/>
        <w:right w:val="none" w:sz="0" w:space="0" w:color="auto"/>
      </w:divBdr>
    </w:div>
    <w:div w:id="1321419742">
      <w:bodyDiv w:val="1"/>
      <w:marLeft w:val="0"/>
      <w:marRight w:val="0"/>
      <w:marTop w:val="0"/>
      <w:marBottom w:val="0"/>
      <w:divBdr>
        <w:top w:val="none" w:sz="0" w:space="0" w:color="auto"/>
        <w:left w:val="none" w:sz="0" w:space="0" w:color="auto"/>
        <w:bottom w:val="none" w:sz="0" w:space="0" w:color="auto"/>
        <w:right w:val="none" w:sz="0" w:space="0" w:color="auto"/>
      </w:divBdr>
    </w:div>
    <w:div w:id="1321957644">
      <w:bodyDiv w:val="1"/>
      <w:marLeft w:val="0"/>
      <w:marRight w:val="0"/>
      <w:marTop w:val="0"/>
      <w:marBottom w:val="0"/>
      <w:divBdr>
        <w:top w:val="none" w:sz="0" w:space="0" w:color="auto"/>
        <w:left w:val="none" w:sz="0" w:space="0" w:color="auto"/>
        <w:bottom w:val="none" w:sz="0" w:space="0" w:color="auto"/>
        <w:right w:val="none" w:sz="0" w:space="0" w:color="auto"/>
      </w:divBdr>
    </w:div>
    <w:div w:id="1322077268">
      <w:bodyDiv w:val="1"/>
      <w:marLeft w:val="0"/>
      <w:marRight w:val="0"/>
      <w:marTop w:val="0"/>
      <w:marBottom w:val="0"/>
      <w:divBdr>
        <w:top w:val="none" w:sz="0" w:space="0" w:color="auto"/>
        <w:left w:val="none" w:sz="0" w:space="0" w:color="auto"/>
        <w:bottom w:val="none" w:sz="0" w:space="0" w:color="auto"/>
        <w:right w:val="none" w:sz="0" w:space="0" w:color="auto"/>
      </w:divBdr>
    </w:div>
    <w:div w:id="1322198009">
      <w:bodyDiv w:val="1"/>
      <w:marLeft w:val="0"/>
      <w:marRight w:val="0"/>
      <w:marTop w:val="0"/>
      <w:marBottom w:val="0"/>
      <w:divBdr>
        <w:top w:val="none" w:sz="0" w:space="0" w:color="auto"/>
        <w:left w:val="none" w:sz="0" w:space="0" w:color="auto"/>
        <w:bottom w:val="none" w:sz="0" w:space="0" w:color="auto"/>
        <w:right w:val="none" w:sz="0" w:space="0" w:color="auto"/>
      </w:divBdr>
    </w:div>
    <w:div w:id="1322352363">
      <w:bodyDiv w:val="1"/>
      <w:marLeft w:val="0"/>
      <w:marRight w:val="0"/>
      <w:marTop w:val="0"/>
      <w:marBottom w:val="0"/>
      <w:divBdr>
        <w:top w:val="none" w:sz="0" w:space="0" w:color="auto"/>
        <w:left w:val="none" w:sz="0" w:space="0" w:color="auto"/>
        <w:bottom w:val="none" w:sz="0" w:space="0" w:color="auto"/>
        <w:right w:val="none" w:sz="0" w:space="0" w:color="auto"/>
      </w:divBdr>
    </w:div>
    <w:div w:id="1322732681">
      <w:bodyDiv w:val="1"/>
      <w:marLeft w:val="0"/>
      <w:marRight w:val="0"/>
      <w:marTop w:val="0"/>
      <w:marBottom w:val="0"/>
      <w:divBdr>
        <w:top w:val="none" w:sz="0" w:space="0" w:color="auto"/>
        <w:left w:val="none" w:sz="0" w:space="0" w:color="auto"/>
        <w:bottom w:val="none" w:sz="0" w:space="0" w:color="auto"/>
        <w:right w:val="none" w:sz="0" w:space="0" w:color="auto"/>
      </w:divBdr>
    </w:div>
    <w:div w:id="1323043792">
      <w:bodyDiv w:val="1"/>
      <w:marLeft w:val="0"/>
      <w:marRight w:val="0"/>
      <w:marTop w:val="0"/>
      <w:marBottom w:val="0"/>
      <w:divBdr>
        <w:top w:val="none" w:sz="0" w:space="0" w:color="auto"/>
        <w:left w:val="none" w:sz="0" w:space="0" w:color="auto"/>
        <w:bottom w:val="none" w:sz="0" w:space="0" w:color="auto"/>
        <w:right w:val="none" w:sz="0" w:space="0" w:color="auto"/>
      </w:divBdr>
    </w:div>
    <w:div w:id="1323316793">
      <w:bodyDiv w:val="1"/>
      <w:marLeft w:val="0"/>
      <w:marRight w:val="0"/>
      <w:marTop w:val="0"/>
      <w:marBottom w:val="0"/>
      <w:divBdr>
        <w:top w:val="none" w:sz="0" w:space="0" w:color="auto"/>
        <w:left w:val="none" w:sz="0" w:space="0" w:color="auto"/>
        <w:bottom w:val="none" w:sz="0" w:space="0" w:color="auto"/>
        <w:right w:val="none" w:sz="0" w:space="0" w:color="auto"/>
      </w:divBdr>
    </w:div>
    <w:div w:id="1323385393">
      <w:bodyDiv w:val="1"/>
      <w:marLeft w:val="0"/>
      <w:marRight w:val="0"/>
      <w:marTop w:val="0"/>
      <w:marBottom w:val="0"/>
      <w:divBdr>
        <w:top w:val="none" w:sz="0" w:space="0" w:color="auto"/>
        <w:left w:val="none" w:sz="0" w:space="0" w:color="auto"/>
        <w:bottom w:val="none" w:sz="0" w:space="0" w:color="auto"/>
        <w:right w:val="none" w:sz="0" w:space="0" w:color="auto"/>
      </w:divBdr>
    </w:div>
    <w:div w:id="1323659409">
      <w:bodyDiv w:val="1"/>
      <w:marLeft w:val="0"/>
      <w:marRight w:val="0"/>
      <w:marTop w:val="0"/>
      <w:marBottom w:val="0"/>
      <w:divBdr>
        <w:top w:val="none" w:sz="0" w:space="0" w:color="auto"/>
        <w:left w:val="none" w:sz="0" w:space="0" w:color="auto"/>
        <w:bottom w:val="none" w:sz="0" w:space="0" w:color="auto"/>
        <w:right w:val="none" w:sz="0" w:space="0" w:color="auto"/>
      </w:divBdr>
    </w:div>
    <w:div w:id="1324092442">
      <w:bodyDiv w:val="1"/>
      <w:marLeft w:val="0"/>
      <w:marRight w:val="0"/>
      <w:marTop w:val="0"/>
      <w:marBottom w:val="0"/>
      <w:divBdr>
        <w:top w:val="none" w:sz="0" w:space="0" w:color="auto"/>
        <w:left w:val="none" w:sz="0" w:space="0" w:color="auto"/>
        <w:bottom w:val="none" w:sz="0" w:space="0" w:color="auto"/>
        <w:right w:val="none" w:sz="0" w:space="0" w:color="auto"/>
      </w:divBdr>
    </w:div>
    <w:div w:id="1324312702">
      <w:bodyDiv w:val="1"/>
      <w:marLeft w:val="0"/>
      <w:marRight w:val="0"/>
      <w:marTop w:val="0"/>
      <w:marBottom w:val="0"/>
      <w:divBdr>
        <w:top w:val="none" w:sz="0" w:space="0" w:color="auto"/>
        <w:left w:val="none" w:sz="0" w:space="0" w:color="auto"/>
        <w:bottom w:val="none" w:sz="0" w:space="0" w:color="auto"/>
        <w:right w:val="none" w:sz="0" w:space="0" w:color="auto"/>
      </w:divBdr>
    </w:div>
    <w:div w:id="1324506437">
      <w:bodyDiv w:val="1"/>
      <w:marLeft w:val="0"/>
      <w:marRight w:val="0"/>
      <w:marTop w:val="0"/>
      <w:marBottom w:val="0"/>
      <w:divBdr>
        <w:top w:val="none" w:sz="0" w:space="0" w:color="auto"/>
        <w:left w:val="none" w:sz="0" w:space="0" w:color="auto"/>
        <w:bottom w:val="none" w:sz="0" w:space="0" w:color="auto"/>
        <w:right w:val="none" w:sz="0" w:space="0" w:color="auto"/>
      </w:divBdr>
    </w:div>
    <w:div w:id="1324773143">
      <w:bodyDiv w:val="1"/>
      <w:marLeft w:val="0"/>
      <w:marRight w:val="0"/>
      <w:marTop w:val="0"/>
      <w:marBottom w:val="0"/>
      <w:divBdr>
        <w:top w:val="none" w:sz="0" w:space="0" w:color="auto"/>
        <w:left w:val="none" w:sz="0" w:space="0" w:color="auto"/>
        <w:bottom w:val="none" w:sz="0" w:space="0" w:color="auto"/>
        <w:right w:val="none" w:sz="0" w:space="0" w:color="auto"/>
      </w:divBdr>
    </w:div>
    <w:div w:id="1324817350">
      <w:bodyDiv w:val="1"/>
      <w:marLeft w:val="0"/>
      <w:marRight w:val="0"/>
      <w:marTop w:val="0"/>
      <w:marBottom w:val="0"/>
      <w:divBdr>
        <w:top w:val="none" w:sz="0" w:space="0" w:color="auto"/>
        <w:left w:val="none" w:sz="0" w:space="0" w:color="auto"/>
        <w:bottom w:val="none" w:sz="0" w:space="0" w:color="auto"/>
        <w:right w:val="none" w:sz="0" w:space="0" w:color="auto"/>
      </w:divBdr>
    </w:div>
    <w:div w:id="1325860729">
      <w:bodyDiv w:val="1"/>
      <w:marLeft w:val="0"/>
      <w:marRight w:val="0"/>
      <w:marTop w:val="0"/>
      <w:marBottom w:val="0"/>
      <w:divBdr>
        <w:top w:val="none" w:sz="0" w:space="0" w:color="auto"/>
        <w:left w:val="none" w:sz="0" w:space="0" w:color="auto"/>
        <w:bottom w:val="none" w:sz="0" w:space="0" w:color="auto"/>
        <w:right w:val="none" w:sz="0" w:space="0" w:color="auto"/>
      </w:divBdr>
    </w:div>
    <w:div w:id="1326132566">
      <w:bodyDiv w:val="1"/>
      <w:marLeft w:val="0"/>
      <w:marRight w:val="0"/>
      <w:marTop w:val="0"/>
      <w:marBottom w:val="0"/>
      <w:divBdr>
        <w:top w:val="none" w:sz="0" w:space="0" w:color="auto"/>
        <w:left w:val="none" w:sz="0" w:space="0" w:color="auto"/>
        <w:bottom w:val="none" w:sz="0" w:space="0" w:color="auto"/>
        <w:right w:val="none" w:sz="0" w:space="0" w:color="auto"/>
      </w:divBdr>
    </w:div>
    <w:div w:id="1326788270">
      <w:bodyDiv w:val="1"/>
      <w:marLeft w:val="0"/>
      <w:marRight w:val="0"/>
      <w:marTop w:val="0"/>
      <w:marBottom w:val="0"/>
      <w:divBdr>
        <w:top w:val="none" w:sz="0" w:space="0" w:color="auto"/>
        <w:left w:val="none" w:sz="0" w:space="0" w:color="auto"/>
        <w:bottom w:val="none" w:sz="0" w:space="0" w:color="auto"/>
        <w:right w:val="none" w:sz="0" w:space="0" w:color="auto"/>
      </w:divBdr>
    </w:div>
    <w:div w:id="1327048213">
      <w:bodyDiv w:val="1"/>
      <w:marLeft w:val="0"/>
      <w:marRight w:val="0"/>
      <w:marTop w:val="0"/>
      <w:marBottom w:val="0"/>
      <w:divBdr>
        <w:top w:val="none" w:sz="0" w:space="0" w:color="auto"/>
        <w:left w:val="none" w:sz="0" w:space="0" w:color="auto"/>
        <w:bottom w:val="none" w:sz="0" w:space="0" w:color="auto"/>
        <w:right w:val="none" w:sz="0" w:space="0" w:color="auto"/>
      </w:divBdr>
    </w:div>
    <w:div w:id="1327322734">
      <w:bodyDiv w:val="1"/>
      <w:marLeft w:val="0"/>
      <w:marRight w:val="0"/>
      <w:marTop w:val="0"/>
      <w:marBottom w:val="0"/>
      <w:divBdr>
        <w:top w:val="none" w:sz="0" w:space="0" w:color="auto"/>
        <w:left w:val="none" w:sz="0" w:space="0" w:color="auto"/>
        <w:bottom w:val="none" w:sz="0" w:space="0" w:color="auto"/>
        <w:right w:val="none" w:sz="0" w:space="0" w:color="auto"/>
      </w:divBdr>
    </w:div>
    <w:div w:id="1327710347">
      <w:bodyDiv w:val="1"/>
      <w:marLeft w:val="0"/>
      <w:marRight w:val="0"/>
      <w:marTop w:val="0"/>
      <w:marBottom w:val="0"/>
      <w:divBdr>
        <w:top w:val="none" w:sz="0" w:space="0" w:color="auto"/>
        <w:left w:val="none" w:sz="0" w:space="0" w:color="auto"/>
        <w:bottom w:val="none" w:sz="0" w:space="0" w:color="auto"/>
        <w:right w:val="none" w:sz="0" w:space="0" w:color="auto"/>
      </w:divBdr>
    </w:div>
    <w:div w:id="1328751668">
      <w:bodyDiv w:val="1"/>
      <w:marLeft w:val="0"/>
      <w:marRight w:val="0"/>
      <w:marTop w:val="0"/>
      <w:marBottom w:val="0"/>
      <w:divBdr>
        <w:top w:val="none" w:sz="0" w:space="0" w:color="auto"/>
        <w:left w:val="none" w:sz="0" w:space="0" w:color="auto"/>
        <w:bottom w:val="none" w:sz="0" w:space="0" w:color="auto"/>
        <w:right w:val="none" w:sz="0" w:space="0" w:color="auto"/>
      </w:divBdr>
    </w:div>
    <w:div w:id="1328946580">
      <w:bodyDiv w:val="1"/>
      <w:marLeft w:val="0"/>
      <w:marRight w:val="0"/>
      <w:marTop w:val="0"/>
      <w:marBottom w:val="0"/>
      <w:divBdr>
        <w:top w:val="none" w:sz="0" w:space="0" w:color="auto"/>
        <w:left w:val="none" w:sz="0" w:space="0" w:color="auto"/>
        <w:bottom w:val="none" w:sz="0" w:space="0" w:color="auto"/>
        <w:right w:val="none" w:sz="0" w:space="0" w:color="auto"/>
      </w:divBdr>
    </w:div>
    <w:div w:id="1329089608">
      <w:bodyDiv w:val="1"/>
      <w:marLeft w:val="0"/>
      <w:marRight w:val="0"/>
      <w:marTop w:val="0"/>
      <w:marBottom w:val="0"/>
      <w:divBdr>
        <w:top w:val="none" w:sz="0" w:space="0" w:color="auto"/>
        <w:left w:val="none" w:sz="0" w:space="0" w:color="auto"/>
        <w:bottom w:val="none" w:sz="0" w:space="0" w:color="auto"/>
        <w:right w:val="none" w:sz="0" w:space="0" w:color="auto"/>
      </w:divBdr>
    </w:div>
    <w:div w:id="1329291130">
      <w:bodyDiv w:val="1"/>
      <w:marLeft w:val="0"/>
      <w:marRight w:val="0"/>
      <w:marTop w:val="0"/>
      <w:marBottom w:val="0"/>
      <w:divBdr>
        <w:top w:val="none" w:sz="0" w:space="0" w:color="auto"/>
        <w:left w:val="none" w:sz="0" w:space="0" w:color="auto"/>
        <w:bottom w:val="none" w:sz="0" w:space="0" w:color="auto"/>
        <w:right w:val="none" w:sz="0" w:space="0" w:color="auto"/>
      </w:divBdr>
    </w:div>
    <w:div w:id="1329404374">
      <w:bodyDiv w:val="1"/>
      <w:marLeft w:val="0"/>
      <w:marRight w:val="0"/>
      <w:marTop w:val="0"/>
      <w:marBottom w:val="0"/>
      <w:divBdr>
        <w:top w:val="none" w:sz="0" w:space="0" w:color="auto"/>
        <w:left w:val="none" w:sz="0" w:space="0" w:color="auto"/>
        <w:bottom w:val="none" w:sz="0" w:space="0" w:color="auto"/>
        <w:right w:val="none" w:sz="0" w:space="0" w:color="auto"/>
      </w:divBdr>
    </w:div>
    <w:div w:id="1329670294">
      <w:bodyDiv w:val="1"/>
      <w:marLeft w:val="0"/>
      <w:marRight w:val="0"/>
      <w:marTop w:val="0"/>
      <w:marBottom w:val="0"/>
      <w:divBdr>
        <w:top w:val="none" w:sz="0" w:space="0" w:color="auto"/>
        <w:left w:val="none" w:sz="0" w:space="0" w:color="auto"/>
        <w:bottom w:val="none" w:sz="0" w:space="0" w:color="auto"/>
        <w:right w:val="none" w:sz="0" w:space="0" w:color="auto"/>
      </w:divBdr>
    </w:div>
    <w:div w:id="1330132067">
      <w:bodyDiv w:val="1"/>
      <w:marLeft w:val="0"/>
      <w:marRight w:val="0"/>
      <w:marTop w:val="0"/>
      <w:marBottom w:val="0"/>
      <w:divBdr>
        <w:top w:val="none" w:sz="0" w:space="0" w:color="auto"/>
        <w:left w:val="none" w:sz="0" w:space="0" w:color="auto"/>
        <w:bottom w:val="none" w:sz="0" w:space="0" w:color="auto"/>
        <w:right w:val="none" w:sz="0" w:space="0" w:color="auto"/>
      </w:divBdr>
    </w:div>
    <w:div w:id="1330401041">
      <w:bodyDiv w:val="1"/>
      <w:marLeft w:val="0"/>
      <w:marRight w:val="0"/>
      <w:marTop w:val="0"/>
      <w:marBottom w:val="0"/>
      <w:divBdr>
        <w:top w:val="none" w:sz="0" w:space="0" w:color="auto"/>
        <w:left w:val="none" w:sz="0" w:space="0" w:color="auto"/>
        <w:bottom w:val="none" w:sz="0" w:space="0" w:color="auto"/>
        <w:right w:val="none" w:sz="0" w:space="0" w:color="auto"/>
      </w:divBdr>
    </w:div>
    <w:div w:id="1330448957">
      <w:bodyDiv w:val="1"/>
      <w:marLeft w:val="0"/>
      <w:marRight w:val="0"/>
      <w:marTop w:val="0"/>
      <w:marBottom w:val="0"/>
      <w:divBdr>
        <w:top w:val="none" w:sz="0" w:space="0" w:color="auto"/>
        <w:left w:val="none" w:sz="0" w:space="0" w:color="auto"/>
        <w:bottom w:val="none" w:sz="0" w:space="0" w:color="auto"/>
        <w:right w:val="none" w:sz="0" w:space="0" w:color="auto"/>
      </w:divBdr>
    </w:div>
    <w:div w:id="1330478652">
      <w:bodyDiv w:val="1"/>
      <w:marLeft w:val="0"/>
      <w:marRight w:val="0"/>
      <w:marTop w:val="0"/>
      <w:marBottom w:val="0"/>
      <w:divBdr>
        <w:top w:val="none" w:sz="0" w:space="0" w:color="auto"/>
        <w:left w:val="none" w:sz="0" w:space="0" w:color="auto"/>
        <w:bottom w:val="none" w:sz="0" w:space="0" w:color="auto"/>
        <w:right w:val="none" w:sz="0" w:space="0" w:color="auto"/>
      </w:divBdr>
    </w:div>
    <w:div w:id="1330517905">
      <w:bodyDiv w:val="1"/>
      <w:marLeft w:val="0"/>
      <w:marRight w:val="0"/>
      <w:marTop w:val="0"/>
      <w:marBottom w:val="0"/>
      <w:divBdr>
        <w:top w:val="none" w:sz="0" w:space="0" w:color="auto"/>
        <w:left w:val="none" w:sz="0" w:space="0" w:color="auto"/>
        <w:bottom w:val="none" w:sz="0" w:space="0" w:color="auto"/>
        <w:right w:val="none" w:sz="0" w:space="0" w:color="auto"/>
      </w:divBdr>
    </w:div>
    <w:div w:id="1330521438">
      <w:bodyDiv w:val="1"/>
      <w:marLeft w:val="0"/>
      <w:marRight w:val="0"/>
      <w:marTop w:val="0"/>
      <w:marBottom w:val="0"/>
      <w:divBdr>
        <w:top w:val="none" w:sz="0" w:space="0" w:color="auto"/>
        <w:left w:val="none" w:sz="0" w:space="0" w:color="auto"/>
        <w:bottom w:val="none" w:sz="0" w:space="0" w:color="auto"/>
        <w:right w:val="none" w:sz="0" w:space="0" w:color="auto"/>
      </w:divBdr>
    </w:div>
    <w:div w:id="1330522992">
      <w:bodyDiv w:val="1"/>
      <w:marLeft w:val="0"/>
      <w:marRight w:val="0"/>
      <w:marTop w:val="0"/>
      <w:marBottom w:val="0"/>
      <w:divBdr>
        <w:top w:val="none" w:sz="0" w:space="0" w:color="auto"/>
        <w:left w:val="none" w:sz="0" w:space="0" w:color="auto"/>
        <w:bottom w:val="none" w:sz="0" w:space="0" w:color="auto"/>
        <w:right w:val="none" w:sz="0" w:space="0" w:color="auto"/>
      </w:divBdr>
    </w:div>
    <w:div w:id="1330786417">
      <w:bodyDiv w:val="1"/>
      <w:marLeft w:val="0"/>
      <w:marRight w:val="0"/>
      <w:marTop w:val="0"/>
      <w:marBottom w:val="0"/>
      <w:divBdr>
        <w:top w:val="none" w:sz="0" w:space="0" w:color="auto"/>
        <w:left w:val="none" w:sz="0" w:space="0" w:color="auto"/>
        <w:bottom w:val="none" w:sz="0" w:space="0" w:color="auto"/>
        <w:right w:val="none" w:sz="0" w:space="0" w:color="auto"/>
      </w:divBdr>
    </w:div>
    <w:div w:id="1331637912">
      <w:bodyDiv w:val="1"/>
      <w:marLeft w:val="0"/>
      <w:marRight w:val="0"/>
      <w:marTop w:val="0"/>
      <w:marBottom w:val="0"/>
      <w:divBdr>
        <w:top w:val="none" w:sz="0" w:space="0" w:color="auto"/>
        <w:left w:val="none" w:sz="0" w:space="0" w:color="auto"/>
        <w:bottom w:val="none" w:sz="0" w:space="0" w:color="auto"/>
        <w:right w:val="none" w:sz="0" w:space="0" w:color="auto"/>
      </w:divBdr>
    </w:div>
    <w:div w:id="1332100348">
      <w:bodyDiv w:val="1"/>
      <w:marLeft w:val="0"/>
      <w:marRight w:val="0"/>
      <w:marTop w:val="0"/>
      <w:marBottom w:val="0"/>
      <w:divBdr>
        <w:top w:val="none" w:sz="0" w:space="0" w:color="auto"/>
        <w:left w:val="none" w:sz="0" w:space="0" w:color="auto"/>
        <w:bottom w:val="none" w:sz="0" w:space="0" w:color="auto"/>
        <w:right w:val="none" w:sz="0" w:space="0" w:color="auto"/>
      </w:divBdr>
    </w:div>
    <w:div w:id="1332174768">
      <w:bodyDiv w:val="1"/>
      <w:marLeft w:val="0"/>
      <w:marRight w:val="0"/>
      <w:marTop w:val="0"/>
      <w:marBottom w:val="0"/>
      <w:divBdr>
        <w:top w:val="none" w:sz="0" w:space="0" w:color="auto"/>
        <w:left w:val="none" w:sz="0" w:space="0" w:color="auto"/>
        <w:bottom w:val="none" w:sz="0" w:space="0" w:color="auto"/>
        <w:right w:val="none" w:sz="0" w:space="0" w:color="auto"/>
      </w:divBdr>
    </w:div>
    <w:div w:id="1332175370">
      <w:bodyDiv w:val="1"/>
      <w:marLeft w:val="0"/>
      <w:marRight w:val="0"/>
      <w:marTop w:val="0"/>
      <w:marBottom w:val="0"/>
      <w:divBdr>
        <w:top w:val="none" w:sz="0" w:space="0" w:color="auto"/>
        <w:left w:val="none" w:sz="0" w:space="0" w:color="auto"/>
        <w:bottom w:val="none" w:sz="0" w:space="0" w:color="auto"/>
        <w:right w:val="none" w:sz="0" w:space="0" w:color="auto"/>
      </w:divBdr>
    </w:div>
    <w:div w:id="1332291598">
      <w:bodyDiv w:val="1"/>
      <w:marLeft w:val="0"/>
      <w:marRight w:val="0"/>
      <w:marTop w:val="0"/>
      <w:marBottom w:val="0"/>
      <w:divBdr>
        <w:top w:val="none" w:sz="0" w:space="0" w:color="auto"/>
        <w:left w:val="none" w:sz="0" w:space="0" w:color="auto"/>
        <w:bottom w:val="none" w:sz="0" w:space="0" w:color="auto"/>
        <w:right w:val="none" w:sz="0" w:space="0" w:color="auto"/>
      </w:divBdr>
    </w:div>
    <w:div w:id="1332610237">
      <w:bodyDiv w:val="1"/>
      <w:marLeft w:val="0"/>
      <w:marRight w:val="0"/>
      <w:marTop w:val="0"/>
      <w:marBottom w:val="0"/>
      <w:divBdr>
        <w:top w:val="none" w:sz="0" w:space="0" w:color="auto"/>
        <w:left w:val="none" w:sz="0" w:space="0" w:color="auto"/>
        <w:bottom w:val="none" w:sz="0" w:space="0" w:color="auto"/>
        <w:right w:val="none" w:sz="0" w:space="0" w:color="auto"/>
      </w:divBdr>
    </w:div>
    <w:div w:id="1332756064">
      <w:bodyDiv w:val="1"/>
      <w:marLeft w:val="0"/>
      <w:marRight w:val="0"/>
      <w:marTop w:val="0"/>
      <w:marBottom w:val="0"/>
      <w:divBdr>
        <w:top w:val="none" w:sz="0" w:space="0" w:color="auto"/>
        <w:left w:val="none" w:sz="0" w:space="0" w:color="auto"/>
        <w:bottom w:val="none" w:sz="0" w:space="0" w:color="auto"/>
        <w:right w:val="none" w:sz="0" w:space="0" w:color="auto"/>
      </w:divBdr>
    </w:div>
    <w:div w:id="1333141556">
      <w:bodyDiv w:val="1"/>
      <w:marLeft w:val="0"/>
      <w:marRight w:val="0"/>
      <w:marTop w:val="0"/>
      <w:marBottom w:val="0"/>
      <w:divBdr>
        <w:top w:val="none" w:sz="0" w:space="0" w:color="auto"/>
        <w:left w:val="none" w:sz="0" w:space="0" w:color="auto"/>
        <w:bottom w:val="none" w:sz="0" w:space="0" w:color="auto"/>
        <w:right w:val="none" w:sz="0" w:space="0" w:color="auto"/>
      </w:divBdr>
    </w:div>
    <w:div w:id="1333529376">
      <w:bodyDiv w:val="1"/>
      <w:marLeft w:val="0"/>
      <w:marRight w:val="0"/>
      <w:marTop w:val="0"/>
      <w:marBottom w:val="0"/>
      <w:divBdr>
        <w:top w:val="none" w:sz="0" w:space="0" w:color="auto"/>
        <w:left w:val="none" w:sz="0" w:space="0" w:color="auto"/>
        <w:bottom w:val="none" w:sz="0" w:space="0" w:color="auto"/>
        <w:right w:val="none" w:sz="0" w:space="0" w:color="auto"/>
      </w:divBdr>
    </w:div>
    <w:div w:id="1334068454">
      <w:bodyDiv w:val="1"/>
      <w:marLeft w:val="0"/>
      <w:marRight w:val="0"/>
      <w:marTop w:val="0"/>
      <w:marBottom w:val="0"/>
      <w:divBdr>
        <w:top w:val="none" w:sz="0" w:space="0" w:color="auto"/>
        <w:left w:val="none" w:sz="0" w:space="0" w:color="auto"/>
        <w:bottom w:val="none" w:sz="0" w:space="0" w:color="auto"/>
        <w:right w:val="none" w:sz="0" w:space="0" w:color="auto"/>
      </w:divBdr>
    </w:div>
    <w:div w:id="1334380063">
      <w:bodyDiv w:val="1"/>
      <w:marLeft w:val="0"/>
      <w:marRight w:val="0"/>
      <w:marTop w:val="0"/>
      <w:marBottom w:val="0"/>
      <w:divBdr>
        <w:top w:val="none" w:sz="0" w:space="0" w:color="auto"/>
        <w:left w:val="none" w:sz="0" w:space="0" w:color="auto"/>
        <w:bottom w:val="none" w:sz="0" w:space="0" w:color="auto"/>
        <w:right w:val="none" w:sz="0" w:space="0" w:color="auto"/>
      </w:divBdr>
    </w:div>
    <w:div w:id="1334527617">
      <w:bodyDiv w:val="1"/>
      <w:marLeft w:val="0"/>
      <w:marRight w:val="0"/>
      <w:marTop w:val="0"/>
      <w:marBottom w:val="0"/>
      <w:divBdr>
        <w:top w:val="none" w:sz="0" w:space="0" w:color="auto"/>
        <w:left w:val="none" w:sz="0" w:space="0" w:color="auto"/>
        <w:bottom w:val="none" w:sz="0" w:space="0" w:color="auto"/>
        <w:right w:val="none" w:sz="0" w:space="0" w:color="auto"/>
      </w:divBdr>
    </w:div>
    <w:div w:id="1334844644">
      <w:bodyDiv w:val="1"/>
      <w:marLeft w:val="0"/>
      <w:marRight w:val="0"/>
      <w:marTop w:val="0"/>
      <w:marBottom w:val="0"/>
      <w:divBdr>
        <w:top w:val="none" w:sz="0" w:space="0" w:color="auto"/>
        <w:left w:val="none" w:sz="0" w:space="0" w:color="auto"/>
        <w:bottom w:val="none" w:sz="0" w:space="0" w:color="auto"/>
        <w:right w:val="none" w:sz="0" w:space="0" w:color="auto"/>
      </w:divBdr>
    </w:div>
    <w:div w:id="1335111883">
      <w:bodyDiv w:val="1"/>
      <w:marLeft w:val="0"/>
      <w:marRight w:val="0"/>
      <w:marTop w:val="0"/>
      <w:marBottom w:val="0"/>
      <w:divBdr>
        <w:top w:val="none" w:sz="0" w:space="0" w:color="auto"/>
        <w:left w:val="none" w:sz="0" w:space="0" w:color="auto"/>
        <w:bottom w:val="none" w:sz="0" w:space="0" w:color="auto"/>
        <w:right w:val="none" w:sz="0" w:space="0" w:color="auto"/>
      </w:divBdr>
    </w:div>
    <w:div w:id="1335840731">
      <w:bodyDiv w:val="1"/>
      <w:marLeft w:val="0"/>
      <w:marRight w:val="0"/>
      <w:marTop w:val="0"/>
      <w:marBottom w:val="0"/>
      <w:divBdr>
        <w:top w:val="none" w:sz="0" w:space="0" w:color="auto"/>
        <w:left w:val="none" w:sz="0" w:space="0" w:color="auto"/>
        <w:bottom w:val="none" w:sz="0" w:space="0" w:color="auto"/>
        <w:right w:val="none" w:sz="0" w:space="0" w:color="auto"/>
      </w:divBdr>
    </w:div>
    <w:div w:id="1336032834">
      <w:bodyDiv w:val="1"/>
      <w:marLeft w:val="0"/>
      <w:marRight w:val="0"/>
      <w:marTop w:val="0"/>
      <w:marBottom w:val="0"/>
      <w:divBdr>
        <w:top w:val="none" w:sz="0" w:space="0" w:color="auto"/>
        <w:left w:val="none" w:sz="0" w:space="0" w:color="auto"/>
        <w:bottom w:val="none" w:sz="0" w:space="0" w:color="auto"/>
        <w:right w:val="none" w:sz="0" w:space="0" w:color="auto"/>
      </w:divBdr>
    </w:div>
    <w:div w:id="1336226023">
      <w:bodyDiv w:val="1"/>
      <w:marLeft w:val="0"/>
      <w:marRight w:val="0"/>
      <w:marTop w:val="0"/>
      <w:marBottom w:val="0"/>
      <w:divBdr>
        <w:top w:val="none" w:sz="0" w:space="0" w:color="auto"/>
        <w:left w:val="none" w:sz="0" w:space="0" w:color="auto"/>
        <w:bottom w:val="none" w:sz="0" w:space="0" w:color="auto"/>
        <w:right w:val="none" w:sz="0" w:space="0" w:color="auto"/>
      </w:divBdr>
    </w:div>
    <w:div w:id="1336231452">
      <w:bodyDiv w:val="1"/>
      <w:marLeft w:val="0"/>
      <w:marRight w:val="0"/>
      <w:marTop w:val="0"/>
      <w:marBottom w:val="0"/>
      <w:divBdr>
        <w:top w:val="none" w:sz="0" w:space="0" w:color="auto"/>
        <w:left w:val="none" w:sz="0" w:space="0" w:color="auto"/>
        <w:bottom w:val="none" w:sz="0" w:space="0" w:color="auto"/>
        <w:right w:val="none" w:sz="0" w:space="0" w:color="auto"/>
      </w:divBdr>
    </w:div>
    <w:div w:id="1336344602">
      <w:bodyDiv w:val="1"/>
      <w:marLeft w:val="0"/>
      <w:marRight w:val="0"/>
      <w:marTop w:val="0"/>
      <w:marBottom w:val="0"/>
      <w:divBdr>
        <w:top w:val="none" w:sz="0" w:space="0" w:color="auto"/>
        <w:left w:val="none" w:sz="0" w:space="0" w:color="auto"/>
        <w:bottom w:val="none" w:sz="0" w:space="0" w:color="auto"/>
        <w:right w:val="none" w:sz="0" w:space="0" w:color="auto"/>
      </w:divBdr>
    </w:div>
    <w:div w:id="1336758999">
      <w:bodyDiv w:val="1"/>
      <w:marLeft w:val="0"/>
      <w:marRight w:val="0"/>
      <w:marTop w:val="0"/>
      <w:marBottom w:val="0"/>
      <w:divBdr>
        <w:top w:val="none" w:sz="0" w:space="0" w:color="auto"/>
        <w:left w:val="none" w:sz="0" w:space="0" w:color="auto"/>
        <w:bottom w:val="none" w:sz="0" w:space="0" w:color="auto"/>
        <w:right w:val="none" w:sz="0" w:space="0" w:color="auto"/>
      </w:divBdr>
    </w:div>
    <w:div w:id="1336768676">
      <w:bodyDiv w:val="1"/>
      <w:marLeft w:val="0"/>
      <w:marRight w:val="0"/>
      <w:marTop w:val="0"/>
      <w:marBottom w:val="0"/>
      <w:divBdr>
        <w:top w:val="none" w:sz="0" w:space="0" w:color="auto"/>
        <w:left w:val="none" w:sz="0" w:space="0" w:color="auto"/>
        <w:bottom w:val="none" w:sz="0" w:space="0" w:color="auto"/>
        <w:right w:val="none" w:sz="0" w:space="0" w:color="auto"/>
      </w:divBdr>
    </w:div>
    <w:div w:id="1336811003">
      <w:bodyDiv w:val="1"/>
      <w:marLeft w:val="0"/>
      <w:marRight w:val="0"/>
      <w:marTop w:val="0"/>
      <w:marBottom w:val="0"/>
      <w:divBdr>
        <w:top w:val="none" w:sz="0" w:space="0" w:color="auto"/>
        <w:left w:val="none" w:sz="0" w:space="0" w:color="auto"/>
        <w:bottom w:val="none" w:sz="0" w:space="0" w:color="auto"/>
        <w:right w:val="none" w:sz="0" w:space="0" w:color="auto"/>
      </w:divBdr>
    </w:div>
    <w:div w:id="1336878136">
      <w:bodyDiv w:val="1"/>
      <w:marLeft w:val="0"/>
      <w:marRight w:val="0"/>
      <w:marTop w:val="0"/>
      <w:marBottom w:val="0"/>
      <w:divBdr>
        <w:top w:val="none" w:sz="0" w:space="0" w:color="auto"/>
        <w:left w:val="none" w:sz="0" w:space="0" w:color="auto"/>
        <w:bottom w:val="none" w:sz="0" w:space="0" w:color="auto"/>
        <w:right w:val="none" w:sz="0" w:space="0" w:color="auto"/>
      </w:divBdr>
    </w:div>
    <w:div w:id="1336954992">
      <w:bodyDiv w:val="1"/>
      <w:marLeft w:val="0"/>
      <w:marRight w:val="0"/>
      <w:marTop w:val="0"/>
      <w:marBottom w:val="0"/>
      <w:divBdr>
        <w:top w:val="none" w:sz="0" w:space="0" w:color="auto"/>
        <w:left w:val="none" w:sz="0" w:space="0" w:color="auto"/>
        <w:bottom w:val="none" w:sz="0" w:space="0" w:color="auto"/>
        <w:right w:val="none" w:sz="0" w:space="0" w:color="auto"/>
      </w:divBdr>
    </w:div>
    <w:div w:id="1336956222">
      <w:bodyDiv w:val="1"/>
      <w:marLeft w:val="0"/>
      <w:marRight w:val="0"/>
      <w:marTop w:val="0"/>
      <w:marBottom w:val="0"/>
      <w:divBdr>
        <w:top w:val="none" w:sz="0" w:space="0" w:color="auto"/>
        <w:left w:val="none" w:sz="0" w:space="0" w:color="auto"/>
        <w:bottom w:val="none" w:sz="0" w:space="0" w:color="auto"/>
        <w:right w:val="none" w:sz="0" w:space="0" w:color="auto"/>
      </w:divBdr>
    </w:div>
    <w:div w:id="1337075173">
      <w:bodyDiv w:val="1"/>
      <w:marLeft w:val="0"/>
      <w:marRight w:val="0"/>
      <w:marTop w:val="0"/>
      <w:marBottom w:val="0"/>
      <w:divBdr>
        <w:top w:val="none" w:sz="0" w:space="0" w:color="auto"/>
        <w:left w:val="none" w:sz="0" w:space="0" w:color="auto"/>
        <w:bottom w:val="none" w:sz="0" w:space="0" w:color="auto"/>
        <w:right w:val="none" w:sz="0" w:space="0" w:color="auto"/>
      </w:divBdr>
    </w:div>
    <w:div w:id="1338381546">
      <w:bodyDiv w:val="1"/>
      <w:marLeft w:val="0"/>
      <w:marRight w:val="0"/>
      <w:marTop w:val="0"/>
      <w:marBottom w:val="0"/>
      <w:divBdr>
        <w:top w:val="none" w:sz="0" w:space="0" w:color="auto"/>
        <w:left w:val="none" w:sz="0" w:space="0" w:color="auto"/>
        <w:bottom w:val="none" w:sz="0" w:space="0" w:color="auto"/>
        <w:right w:val="none" w:sz="0" w:space="0" w:color="auto"/>
      </w:divBdr>
    </w:div>
    <w:div w:id="1339236119">
      <w:bodyDiv w:val="1"/>
      <w:marLeft w:val="0"/>
      <w:marRight w:val="0"/>
      <w:marTop w:val="0"/>
      <w:marBottom w:val="0"/>
      <w:divBdr>
        <w:top w:val="none" w:sz="0" w:space="0" w:color="auto"/>
        <w:left w:val="none" w:sz="0" w:space="0" w:color="auto"/>
        <w:bottom w:val="none" w:sz="0" w:space="0" w:color="auto"/>
        <w:right w:val="none" w:sz="0" w:space="0" w:color="auto"/>
      </w:divBdr>
    </w:div>
    <w:div w:id="1339428564">
      <w:bodyDiv w:val="1"/>
      <w:marLeft w:val="0"/>
      <w:marRight w:val="0"/>
      <w:marTop w:val="0"/>
      <w:marBottom w:val="0"/>
      <w:divBdr>
        <w:top w:val="none" w:sz="0" w:space="0" w:color="auto"/>
        <w:left w:val="none" w:sz="0" w:space="0" w:color="auto"/>
        <w:bottom w:val="none" w:sz="0" w:space="0" w:color="auto"/>
        <w:right w:val="none" w:sz="0" w:space="0" w:color="auto"/>
      </w:divBdr>
    </w:div>
    <w:div w:id="1340036861">
      <w:bodyDiv w:val="1"/>
      <w:marLeft w:val="0"/>
      <w:marRight w:val="0"/>
      <w:marTop w:val="0"/>
      <w:marBottom w:val="0"/>
      <w:divBdr>
        <w:top w:val="none" w:sz="0" w:space="0" w:color="auto"/>
        <w:left w:val="none" w:sz="0" w:space="0" w:color="auto"/>
        <w:bottom w:val="none" w:sz="0" w:space="0" w:color="auto"/>
        <w:right w:val="none" w:sz="0" w:space="0" w:color="auto"/>
      </w:divBdr>
    </w:div>
    <w:div w:id="1340044339">
      <w:bodyDiv w:val="1"/>
      <w:marLeft w:val="0"/>
      <w:marRight w:val="0"/>
      <w:marTop w:val="0"/>
      <w:marBottom w:val="0"/>
      <w:divBdr>
        <w:top w:val="none" w:sz="0" w:space="0" w:color="auto"/>
        <w:left w:val="none" w:sz="0" w:space="0" w:color="auto"/>
        <w:bottom w:val="none" w:sz="0" w:space="0" w:color="auto"/>
        <w:right w:val="none" w:sz="0" w:space="0" w:color="auto"/>
      </w:divBdr>
    </w:div>
    <w:div w:id="1340085411">
      <w:bodyDiv w:val="1"/>
      <w:marLeft w:val="0"/>
      <w:marRight w:val="0"/>
      <w:marTop w:val="0"/>
      <w:marBottom w:val="0"/>
      <w:divBdr>
        <w:top w:val="none" w:sz="0" w:space="0" w:color="auto"/>
        <w:left w:val="none" w:sz="0" w:space="0" w:color="auto"/>
        <w:bottom w:val="none" w:sz="0" w:space="0" w:color="auto"/>
        <w:right w:val="none" w:sz="0" w:space="0" w:color="auto"/>
      </w:divBdr>
    </w:div>
    <w:div w:id="1340157729">
      <w:bodyDiv w:val="1"/>
      <w:marLeft w:val="0"/>
      <w:marRight w:val="0"/>
      <w:marTop w:val="0"/>
      <w:marBottom w:val="0"/>
      <w:divBdr>
        <w:top w:val="none" w:sz="0" w:space="0" w:color="auto"/>
        <w:left w:val="none" w:sz="0" w:space="0" w:color="auto"/>
        <w:bottom w:val="none" w:sz="0" w:space="0" w:color="auto"/>
        <w:right w:val="none" w:sz="0" w:space="0" w:color="auto"/>
      </w:divBdr>
    </w:div>
    <w:div w:id="1340541174">
      <w:bodyDiv w:val="1"/>
      <w:marLeft w:val="0"/>
      <w:marRight w:val="0"/>
      <w:marTop w:val="0"/>
      <w:marBottom w:val="0"/>
      <w:divBdr>
        <w:top w:val="none" w:sz="0" w:space="0" w:color="auto"/>
        <w:left w:val="none" w:sz="0" w:space="0" w:color="auto"/>
        <w:bottom w:val="none" w:sz="0" w:space="0" w:color="auto"/>
        <w:right w:val="none" w:sz="0" w:space="0" w:color="auto"/>
      </w:divBdr>
    </w:div>
    <w:div w:id="1340816816">
      <w:bodyDiv w:val="1"/>
      <w:marLeft w:val="0"/>
      <w:marRight w:val="0"/>
      <w:marTop w:val="0"/>
      <w:marBottom w:val="0"/>
      <w:divBdr>
        <w:top w:val="none" w:sz="0" w:space="0" w:color="auto"/>
        <w:left w:val="none" w:sz="0" w:space="0" w:color="auto"/>
        <w:bottom w:val="none" w:sz="0" w:space="0" w:color="auto"/>
        <w:right w:val="none" w:sz="0" w:space="0" w:color="auto"/>
      </w:divBdr>
    </w:div>
    <w:div w:id="1340884482">
      <w:bodyDiv w:val="1"/>
      <w:marLeft w:val="0"/>
      <w:marRight w:val="0"/>
      <w:marTop w:val="0"/>
      <w:marBottom w:val="0"/>
      <w:divBdr>
        <w:top w:val="none" w:sz="0" w:space="0" w:color="auto"/>
        <w:left w:val="none" w:sz="0" w:space="0" w:color="auto"/>
        <w:bottom w:val="none" w:sz="0" w:space="0" w:color="auto"/>
        <w:right w:val="none" w:sz="0" w:space="0" w:color="auto"/>
      </w:divBdr>
    </w:div>
    <w:div w:id="1341078661">
      <w:bodyDiv w:val="1"/>
      <w:marLeft w:val="0"/>
      <w:marRight w:val="0"/>
      <w:marTop w:val="0"/>
      <w:marBottom w:val="0"/>
      <w:divBdr>
        <w:top w:val="none" w:sz="0" w:space="0" w:color="auto"/>
        <w:left w:val="none" w:sz="0" w:space="0" w:color="auto"/>
        <w:bottom w:val="none" w:sz="0" w:space="0" w:color="auto"/>
        <w:right w:val="none" w:sz="0" w:space="0" w:color="auto"/>
      </w:divBdr>
    </w:div>
    <w:div w:id="1341351306">
      <w:bodyDiv w:val="1"/>
      <w:marLeft w:val="0"/>
      <w:marRight w:val="0"/>
      <w:marTop w:val="0"/>
      <w:marBottom w:val="0"/>
      <w:divBdr>
        <w:top w:val="none" w:sz="0" w:space="0" w:color="auto"/>
        <w:left w:val="none" w:sz="0" w:space="0" w:color="auto"/>
        <w:bottom w:val="none" w:sz="0" w:space="0" w:color="auto"/>
        <w:right w:val="none" w:sz="0" w:space="0" w:color="auto"/>
      </w:divBdr>
    </w:div>
    <w:div w:id="1341468285">
      <w:bodyDiv w:val="1"/>
      <w:marLeft w:val="0"/>
      <w:marRight w:val="0"/>
      <w:marTop w:val="0"/>
      <w:marBottom w:val="0"/>
      <w:divBdr>
        <w:top w:val="none" w:sz="0" w:space="0" w:color="auto"/>
        <w:left w:val="none" w:sz="0" w:space="0" w:color="auto"/>
        <w:bottom w:val="none" w:sz="0" w:space="0" w:color="auto"/>
        <w:right w:val="none" w:sz="0" w:space="0" w:color="auto"/>
      </w:divBdr>
    </w:div>
    <w:div w:id="1341545834">
      <w:bodyDiv w:val="1"/>
      <w:marLeft w:val="0"/>
      <w:marRight w:val="0"/>
      <w:marTop w:val="0"/>
      <w:marBottom w:val="0"/>
      <w:divBdr>
        <w:top w:val="none" w:sz="0" w:space="0" w:color="auto"/>
        <w:left w:val="none" w:sz="0" w:space="0" w:color="auto"/>
        <w:bottom w:val="none" w:sz="0" w:space="0" w:color="auto"/>
        <w:right w:val="none" w:sz="0" w:space="0" w:color="auto"/>
      </w:divBdr>
    </w:div>
    <w:div w:id="1342046592">
      <w:bodyDiv w:val="1"/>
      <w:marLeft w:val="0"/>
      <w:marRight w:val="0"/>
      <w:marTop w:val="0"/>
      <w:marBottom w:val="0"/>
      <w:divBdr>
        <w:top w:val="none" w:sz="0" w:space="0" w:color="auto"/>
        <w:left w:val="none" w:sz="0" w:space="0" w:color="auto"/>
        <w:bottom w:val="none" w:sz="0" w:space="0" w:color="auto"/>
        <w:right w:val="none" w:sz="0" w:space="0" w:color="auto"/>
      </w:divBdr>
    </w:div>
    <w:div w:id="1342270317">
      <w:bodyDiv w:val="1"/>
      <w:marLeft w:val="0"/>
      <w:marRight w:val="0"/>
      <w:marTop w:val="0"/>
      <w:marBottom w:val="0"/>
      <w:divBdr>
        <w:top w:val="none" w:sz="0" w:space="0" w:color="auto"/>
        <w:left w:val="none" w:sz="0" w:space="0" w:color="auto"/>
        <w:bottom w:val="none" w:sz="0" w:space="0" w:color="auto"/>
        <w:right w:val="none" w:sz="0" w:space="0" w:color="auto"/>
      </w:divBdr>
    </w:div>
    <w:div w:id="1342315540">
      <w:bodyDiv w:val="1"/>
      <w:marLeft w:val="0"/>
      <w:marRight w:val="0"/>
      <w:marTop w:val="0"/>
      <w:marBottom w:val="0"/>
      <w:divBdr>
        <w:top w:val="none" w:sz="0" w:space="0" w:color="auto"/>
        <w:left w:val="none" w:sz="0" w:space="0" w:color="auto"/>
        <w:bottom w:val="none" w:sz="0" w:space="0" w:color="auto"/>
        <w:right w:val="none" w:sz="0" w:space="0" w:color="auto"/>
      </w:divBdr>
    </w:div>
    <w:div w:id="1342389441">
      <w:bodyDiv w:val="1"/>
      <w:marLeft w:val="0"/>
      <w:marRight w:val="0"/>
      <w:marTop w:val="0"/>
      <w:marBottom w:val="0"/>
      <w:divBdr>
        <w:top w:val="none" w:sz="0" w:space="0" w:color="auto"/>
        <w:left w:val="none" w:sz="0" w:space="0" w:color="auto"/>
        <w:bottom w:val="none" w:sz="0" w:space="0" w:color="auto"/>
        <w:right w:val="none" w:sz="0" w:space="0" w:color="auto"/>
      </w:divBdr>
    </w:div>
    <w:div w:id="1342393656">
      <w:bodyDiv w:val="1"/>
      <w:marLeft w:val="0"/>
      <w:marRight w:val="0"/>
      <w:marTop w:val="0"/>
      <w:marBottom w:val="0"/>
      <w:divBdr>
        <w:top w:val="none" w:sz="0" w:space="0" w:color="auto"/>
        <w:left w:val="none" w:sz="0" w:space="0" w:color="auto"/>
        <w:bottom w:val="none" w:sz="0" w:space="0" w:color="auto"/>
        <w:right w:val="none" w:sz="0" w:space="0" w:color="auto"/>
      </w:divBdr>
    </w:div>
    <w:div w:id="1342506172">
      <w:bodyDiv w:val="1"/>
      <w:marLeft w:val="0"/>
      <w:marRight w:val="0"/>
      <w:marTop w:val="0"/>
      <w:marBottom w:val="0"/>
      <w:divBdr>
        <w:top w:val="none" w:sz="0" w:space="0" w:color="auto"/>
        <w:left w:val="none" w:sz="0" w:space="0" w:color="auto"/>
        <w:bottom w:val="none" w:sz="0" w:space="0" w:color="auto"/>
        <w:right w:val="none" w:sz="0" w:space="0" w:color="auto"/>
      </w:divBdr>
    </w:div>
    <w:div w:id="1343314844">
      <w:bodyDiv w:val="1"/>
      <w:marLeft w:val="0"/>
      <w:marRight w:val="0"/>
      <w:marTop w:val="0"/>
      <w:marBottom w:val="0"/>
      <w:divBdr>
        <w:top w:val="none" w:sz="0" w:space="0" w:color="auto"/>
        <w:left w:val="none" w:sz="0" w:space="0" w:color="auto"/>
        <w:bottom w:val="none" w:sz="0" w:space="0" w:color="auto"/>
        <w:right w:val="none" w:sz="0" w:space="0" w:color="auto"/>
      </w:divBdr>
    </w:div>
    <w:div w:id="1343316899">
      <w:bodyDiv w:val="1"/>
      <w:marLeft w:val="0"/>
      <w:marRight w:val="0"/>
      <w:marTop w:val="0"/>
      <w:marBottom w:val="0"/>
      <w:divBdr>
        <w:top w:val="none" w:sz="0" w:space="0" w:color="auto"/>
        <w:left w:val="none" w:sz="0" w:space="0" w:color="auto"/>
        <w:bottom w:val="none" w:sz="0" w:space="0" w:color="auto"/>
        <w:right w:val="none" w:sz="0" w:space="0" w:color="auto"/>
      </w:divBdr>
    </w:div>
    <w:div w:id="1343625448">
      <w:bodyDiv w:val="1"/>
      <w:marLeft w:val="0"/>
      <w:marRight w:val="0"/>
      <w:marTop w:val="0"/>
      <w:marBottom w:val="0"/>
      <w:divBdr>
        <w:top w:val="none" w:sz="0" w:space="0" w:color="auto"/>
        <w:left w:val="none" w:sz="0" w:space="0" w:color="auto"/>
        <w:bottom w:val="none" w:sz="0" w:space="0" w:color="auto"/>
        <w:right w:val="none" w:sz="0" w:space="0" w:color="auto"/>
      </w:divBdr>
    </w:div>
    <w:div w:id="1344236899">
      <w:bodyDiv w:val="1"/>
      <w:marLeft w:val="0"/>
      <w:marRight w:val="0"/>
      <w:marTop w:val="0"/>
      <w:marBottom w:val="0"/>
      <w:divBdr>
        <w:top w:val="none" w:sz="0" w:space="0" w:color="auto"/>
        <w:left w:val="none" w:sz="0" w:space="0" w:color="auto"/>
        <w:bottom w:val="none" w:sz="0" w:space="0" w:color="auto"/>
        <w:right w:val="none" w:sz="0" w:space="0" w:color="auto"/>
      </w:divBdr>
    </w:div>
    <w:div w:id="1344362964">
      <w:bodyDiv w:val="1"/>
      <w:marLeft w:val="0"/>
      <w:marRight w:val="0"/>
      <w:marTop w:val="0"/>
      <w:marBottom w:val="0"/>
      <w:divBdr>
        <w:top w:val="none" w:sz="0" w:space="0" w:color="auto"/>
        <w:left w:val="none" w:sz="0" w:space="0" w:color="auto"/>
        <w:bottom w:val="none" w:sz="0" w:space="0" w:color="auto"/>
        <w:right w:val="none" w:sz="0" w:space="0" w:color="auto"/>
      </w:divBdr>
    </w:div>
    <w:div w:id="1344670705">
      <w:bodyDiv w:val="1"/>
      <w:marLeft w:val="0"/>
      <w:marRight w:val="0"/>
      <w:marTop w:val="0"/>
      <w:marBottom w:val="0"/>
      <w:divBdr>
        <w:top w:val="none" w:sz="0" w:space="0" w:color="auto"/>
        <w:left w:val="none" w:sz="0" w:space="0" w:color="auto"/>
        <w:bottom w:val="none" w:sz="0" w:space="0" w:color="auto"/>
        <w:right w:val="none" w:sz="0" w:space="0" w:color="auto"/>
      </w:divBdr>
    </w:div>
    <w:div w:id="1345087134">
      <w:bodyDiv w:val="1"/>
      <w:marLeft w:val="0"/>
      <w:marRight w:val="0"/>
      <w:marTop w:val="0"/>
      <w:marBottom w:val="0"/>
      <w:divBdr>
        <w:top w:val="none" w:sz="0" w:space="0" w:color="auto"/>
        <w:left w:val="none" w:sz="0" w:space="0" w:color="auto"/>
        <w:bottom w:val="none" w:sz="0" w:space="0" w:color="auto"/>
        <w:right w:val="none" w:sz="0" w:space="0" w:color="auto"/>
      </w:divBdr>
    </w:div>
    <w:div w:id="1345398926">
      <w:bodyDiv w:val="1"/>
      <w:marLeft w:val="0"/>
      <w:marRight w:val="0"/>
      <w:marTop w:val="0"/>
      <w:marBottom w:val="0"/>
      <w:divBdr>
        <w:top w:val="none" w:sz="0" w:space="0" w:color="auto"/>
        <w:left w:val="none" w:sz="0" w:space="0" w:color="auto"/>
        <w:bottom w:val="none" w:sz="0" w:space="0" w:color="auto"/>
        <w:right w:val="none" w:sz="0" w:space="0" w:color="auto"/>
      </w:divBdr>
    </w:div>
    <w:div w:id="1346788053">
      <w:bodyDiv w:val="1"/>
      <w:marLeft w:val="0"/>
      <w:marRight w:val="0"/>
      <w:marTop w:val="0"/>
      <w:marBottom w:val="0"/>
      <w:divBdr>
        <w:top w:val="none" w:sz="0" w:space="0" w:color="auto"/>
        <w:left w:val="none" w:sz="0" w:space="0" w:color="auto"/>
        <w:bottom w:val="none" w:sz="0" w:space="0" w:color="auto"/>
        <w:right w:val="none" w:sz="0" w:space="0" w:color="auto"/>
      </w:divBdr>
    </w:div>
    <w:div w:id="1347059088">
      <w:bodyDiv w:val="1"/>
      <w:marLeft w:val="0"/>
      <w:marRight w:val="0"/>
      <w:marTop w:val="0"/>
      <w:marBottom w:val="0"/>
      <w:divBdr>
        <w:top w:val="none" w:sz="0" w:space="0" w:color="auto"/>
        <w:left w:val="none" w:sz="0" w:space="0" w:color="auto"/>
        <w:bottom w:val="none" w:sz="0" w:space="0" w:color="auto"/>
        <w:right w:val="none" w:sz="0" w:space="0" w:color="auto"/>
      </w:divBdr>
    </w:div>
    <w:div w:id="1347098915">
      <w:bodyDiv w:val="1"/>
      <w:marLeft w:val="0"/>
      <w:marRight w:val="0"/>
      <w:marTop w:val="0"/>
      <w:marBottom w:val="0"/>
      <w:divBdr>
        <w:top w:val="none" w:sz="0" w:space="0" w:color="auto"/>
        <w:left w:val="none" w:sz="0" w:space="0" w:color="auto"/>
        <w:bottom w:val="none" w:sz="0" w:space="0" w:color="auto"/>
        <w:right w:val="none" w:sz="0" w:space="0" w:color="auto"/>
      </w:divBdr>
    </w:div>
    <w:div w:id="1347168001">
      <w:bodyDiv w:val="1"/>
      <w:marLeft w:val="0"/>
      <w:marRight w:val="0"/>
      <w:marTop w:val="0"/>
      <w:marBottom w:val="0"/>
      <w:divBdr>
        <w:top w:val="none" w:sz="0" w:space="0" w:color="auto"/>
        <w:left w:val="none" w:sz="0" w:space="0" w:color="auto"/>
        <w:bottom w:val="none" w:sz="0" w:space="0" w:color="auto"/>
        <w:right w:val="none" w:sz="0" w:space="0" w:color="auto"/>
      </w:divBdr>
    </w:div>
    <w:div w:id="1347558273">
      <w:bodyDiv w:val="1"/>
      <w:marLeft w:val="0"/>
      <w:marRight w:val="0"/>
      <w:marTop w:val="0"/>
      <w:marBottom w:val="0"/>
      <w:divBdr>
        <w:top w:val="none" w:sz="0" w:space="0" w:color="auto"/>
        <w:left w:val="none" w:sz="0" w:space="0" w:color="auto"/>
        <w:bottom w:val="none" w:sz="0" w:space="0" w:color="auto"/>
        <w:right w:val="none" w:sz="0" w:space="0" w:color="auto"/>
      </w:divBdr>
    </w:div>
    <w:div w:id="1347559146">
      <w:bodyDiv w:val="1"/>
      <w:marLeft w:val="0"/>
      <w:marRight w:val="0"/>
      <w:marTop w:val="0"/>
      <w:marBottom w:val="0"/>
      <w:divBdr>
        <w:top w:val="none" w:sz="0" w:space="0" w:color="auto"/>
        <w:left w:val="none" w:sz="0" w:space="0" w:color="auto"/>
        <w:bottom w:val="none" w:sz="0" w:space="0" w:color="auto"/>
        <w:right w:val="none" w:sz="0" w:space="0" w:color="auto"/>
      </w:divBdr>
    </w:div>
    <w:div w:id="1347751754">
      <w:bodyDiv w:val="1"/>
      <w:marLeft w:val="0"/>
      <w:marRight w:val="0"/>
      <w:marTop w:val="0"/>
      <w:marBottom w:val="0"/>
      <w:divBdr>
        <w:top w:val="none" w:sz="0" w:space="0" w:color="auto"/>
        <w:left w:val="none" w:sz="0" w:space="0" w:color="auto"/>
        <w:bottom w:val="none" w:sz="0" w:space="0" w:color="auto"/>
        <w:right w:val="none" w:sz="0" w:space="0" w:color="auto"/>
      </w:divBdr>
    </w:div>
    <w:div w:id="1347756480">
      <w:bodyDiv w:val="1"/>
      <w:marLeft w:val="0"/>
      <w:marRight w:val="0"/>
      <w:marTop w:val="0"/>
      <w:marBottom w:val="0"/>
      <w:divBdr>
        <w:top w:val="none" w:sz="0" w:space="0" w:color="auto"/>
        <w:left w:val="none" w:sz="0" w:space="0" w:color="auto"/>
        <w:bottom w:val="none" w:sz="0" w:space="0" w:color="auto"/>
        <w:right w:val="none" w:sz="0" w:space="0" w:color="auto"/>
      </w:divBdr>
    </w:div>
    <w:div w:id="1349481480">
      <w:bodyDiv w:val="1"/>
      <w:marLeft w:val="0"/>
      <w:marRight w:val="0"/>
      <w:marTop w:val="0"/>
      <w:marBottom w:val="0"/>
      <w:divBdr>
        <w:top w:val="none" w:sz="0" w:space="0" w:color="auto"/>
        <w:left w:val="none" w:sz="0" w:space="0" w:color="auto"/>
        <w:bottom w:val="none" w:sz="0" w:space="0" w:color="auto"/>
        <w:right w:val="none" w:sz="0" w:space="0" w:color="auto"/>
      </w:divBdr>
    </w:div>
    <w:div w:id="1349483683">
      <w:bodyDiv w:val="1"/>
      <w:marLeft w:val="0"/>
      <w:marRight w:val="0"/>
      <w:marTop w:val="0"/>
      <w:marBottom w:val="0"/>
      <w:divBdr>
        <w:top w:val="none" w:sz="0" w:space="0" w:color="auto"/>
        <w:left w:val="none" w:sz="0" w:space="0" w:color="auto"/>
        <w:bottom w:val="none" w:sz="0" w:space="0" w:color="auto"/>
        <w:right w:val="none" w:sz="0" w:space="0" w:color="auto"/>
      </w:divBdr>
    </w:div>
    <w:div w:id="1349720248">
      <w:bodyDiv w:val="1"/>
      <w:marLeft w:val="0"/>
      <w:marRight w:val="0"/>
      <w:marTop w:val="0"/>
      <w:marBottom w:val="0"/>
      <w:divBdr>
        <w:top w:val="none" w:sz="0" w:space="0" w:color="auto"/>
        <w:left w:val="none" w:sz="0" w:space="0" w:color="auto"/>
        <w:bottom w:val="none" w:sz="0" w:space="0" w:color="auto"/>
        <w:right w:val="none" w:sz="0" w:space="0" w:color="auto"/>
      </w:divBdr>
    </w:div>
    <w:div w:id="1349913651">
      <w:bodyDiv w:val="1"/>
      <w:marLeft w:val="0"/>
      <w:marRight w:val="0"/>
      <w:marTop w:val="0"/>
      <w:marBottom w:val="0"/>
      <w:divBdr>
        <w:top w:val="none" w:sz="0" w:space="0" w:color="auto"/>
        <w:left w:val="none" w:sz="0" w:space="0" w:color="auto"/>
        <w:bottom w:val="none" w:sz="0" w:space="0" w:color="auto"/>
        <w:right w:val="none" w:sz="0" w:space="0" w:color="auto"/>
      </w:divBdr>
    </w:div>
    <w:div w:id="1351028554">
      <w:bodyDiv w:val="1"/>
      <w:marLeft w:val="0"/>
      <w:marRight w:val="0"/>
      <w:marTop w:val="0"/>
      <w:marBottom w:val="0"/>
      <w:divBdr>
        <w:top w:val="none" w:sz="0" w:space="0" w:color="auto"/>
        <w:left w:val="none" w:sz="0" w:space="0" w:color="auto"/>
        <w:bottom w:val="none" w:sz="0" w:space="0" w:color="auto"/>
        <w:right w:val="none" w:sz="0" w:space="0" w:color="auto"/>
      </w:divBdr>
    </w:div>
    <w:div w:id="1351031685">
      <w:bodyDiv w:val="1"/>
      <w:marLeft w:val="0"/>
      <w:marRight w:val="0"/>
      <w:marTop w:val="0"/>
      <w:marBottom w:val="0"/>
      <w:divBdr>
        <w:top w:val="none" w:sz="0" w:space="0" w:color="auto"/>
        <w:left w:val="none" w:sz="0" w:space="0" w:color="auto"/>
        <w:bottom w:val="none" w:sz="0" w:space="0" w:color="auto"/>
        <w:right w:val="none" w:sz="0" w:space="0" w:color="auto"/>
      </w:divBdr>
    </w:div>
    <w:div w:id="1351225588">
      <w:bodyDiv w:val="1"/>
      <w:marLeft w:val="0"/>
      <w:marRight w:val="0"/>
      <w:marTop w:val="0"/>
      <w:marBottom w:val="0"/>
      <w:divBdr>
        <w:top w:val="none" w:sz="0" w:space="0" w:color="auto"/>
        <w:left w:val="none" w:sz="0" w:space="0" w:color="auto"/>
        <w:bottom w:val="none" w:sz="0" w:space="0" w:color="auto"/>
        <w:right w:val="none" w:sz="0" w:space="0" w:color="auto"/>
      </w:divBdr>
    </w:div>
    <w:div w:id="1351642430">
      <w:bodyDiv w:val="1"/>
      <w:marLeft w:val="0"/>
      <w:marRight w:val="0"/>
      <w:marTop w:val="0"/>
      <w:marBottom w:val="0"/>
      <w:divBdr>
        <w:top w:val="none" w:sz="0" w:space="0" w:color="auto"/>
        <w:left w:val="none" w:sz="0" w:space="0" w:color="auto"/>
        <w:bottom w:val="none" w:sz="0" w:space="0" w:color="auto"/>
        <w:right w:val="none" w:sz="0" w:space="0" w:color="auto"/>
      </w:divBdr>
    </w:div>
    <w:div w:id="1351643793">
      <w:bodyDiv w:val="1"/>
      <w:marLeft w:val="0"/>
      <w:marRight w:val="0"/>
      <w:marTop w:val="0"/>
      <w:marBottom w:val="0"/>
      <w:divBdr>
        <w:top w:val="none" w:sz="0" w:space="0" w:color="auto"/>
        <w:left w:val="none" w:sz="0" w:space="0" w:color="auto"/>
        <w:bottom w:val="none" w:sz="0" w:space="0" w:color="auto"/>
        <w:right w:val="none" w:sz="0" w:space="0" w:color="auto"/>
      </w:divBdr>
    </w:div>
    <w:div w:id="1351759709">
      <w:bodyDiv w:val="1"/>
      <w:marLeft w:val="0"/>
      <w:marRight w:val="0"/>
      <w:marTop w:val="0"/>
      <w:marBottom w:val="0"/>
      <w:divBdr>
        <w:top w:val="none" w:sz="0" w:space="0" w:color="auto"/>
        <w:left w:val="none" w:sz="0" w:space="0" w:color="auto"/>
        <w:bottom w:val="none" w:sz="0" w:space="0" w:color="auto"/>
        <w:right w:val="none" w:sz="0" w:space="0" w:color="auto"/>
      </w:divBdr>
    </w:div>
    <w:div w:id="1351764214">
      <w:bodyDiv w:val="1"/>
      <w:marLeft w:val="0"/>
      <w:marRight w:val="0"/>
      <w:marTop w:val="0"/>
      <w:marBottom w:val="0"/>
      <w:divBdr>
        <w:top w:val="none" w:sz="0" w:space="0" w:color="auto"/>
        <w:left w:val="none" w:sz="0" w:space="0" w:color="auto"/>
        <w:bottom w:val="none" w:sz="0" w:space="0" w:color="auto"/>
        <w:right w:val="none" w:sz="0" w:space="0" w:color="auto"/>
      </w:divBdr>
    </w:div>
    <w:div w:id="1351950265">
      <w:bodyDiv w:val="1"/>
      <w:marLeft w:val="0"/>
      <w:marRight w:val="0"/>
      <w:marTop w:val="0"/>
      <w:marBottom w:val="0"/>
      <w:divBdr>
        <w:top w:val="none" w:sz="0" w:space="0" w:color="auto"/>
        <w:left w:val="none" w:sz="0" w:space="0" w:color="auto"/>
        <w:bottom w:val="none" w:sz="0" w:space="0" w:color="auto"/>
        <w:right w:val="none" w:sz="0" w:space="0" w:color="auto"/>
      </w:divBdr>
    </w:div>
    <w:div w:id="1352301593">
      <w:bodyDiv w:val="1"/>
      <w:marLeft w:val="0"/>
      <w:marRight w:val="0"/>
      <w:marTop w:val="0"/>
      <w:marBottom w:val="0"/>
      <w:divBdr>
        <w:top w:val="none" w:sz="0" w:space="0" w:color="auto"/>
        <w:left w:val="none" w:sz="0" w:space="0" w:color="auto"/>
        <w:bottom w:val="none" w:sz="0" w:space="0" w:color="auto"/>
        <w:right w:val="none" w:sz="0" w:space="0" w:color="auto"/>
      </w:divBdr>
    </w:div>
    <w:div w:id="1352803679">
      <w:bodyDiv w:val="1"/>
      <w:marLeft w:val="0"/>
      <w:marRight w:val="0"/>
      <w:marTop w:val="0"/>
      <w:marBottom w:val="0"/>
      <w:divBdr>
        <w:top w:val="none" w:sz="0" w:space="0" w:color="auto"/>
        <w:left w:val="none" w:sz="0" w:space="0" w:color="auto"/>
        <w:bottom w:val="none" w:sz="0" w:space="0" w:color="auto"/>
        <w:right w:val="none" w:sz="0" w:space="0" w:color="auto"/>
      </w:divBdr>
    </w:div>
    <w:div w:id="1352804806">
      <w:bodyDiv w:val="1"/>
      <w:marLeft w:val="0"/>
      <w:marRight w:val="0"/>
      <w:marTop w:val="0"/>
      <w:marBottom w:val="0"/>
      <w:divBdr>
        <w:top w:val="none" w:sz="0" w:space="0" w:color="auto"/>
        <w:left w:val="none" w:sz="0" w:space="0" w:color="auto"/>
        <w:bottom w:val="none" w:sz="0" w:space="0" w:color="auto"/>
        <w:right w:val="none" w:sz="0" w:space="0" w:color="auto"/>
      </w:divBdr>
    </w:div>
    <w:div w:id="1353189534">
      <w:bodyDiv w:val="1"/>
      <w:marLeft w:val="0"/>
      <w:marRight w:val="0"/>
      <w:marTop w:val="0"/>
      <w:marBottom w:val="0"/>
      <w:divBdr>
        <w:top w:val="none" w:sz="0" w:space="0" w:color="auto"/>
        <w:left w:val="none" w:sz="0" w:space="0" w:color="auto"/>
        <w:bottom w:val="none" w:sz="0" w:space="0" w:color="auto"/>
        <w:right w:val="none" w:sz="0" w:space="0" w:color="auto"/>
      </w:divBdr>
    </w:div>
    <w:div w:id="1353191343">
      <w:bodyDiv w:val="1"/>
      <w:marLeft w:val="0"/>
      <w:marRight w:val="0"/>
      <w:marTop w:val="0"/>
      <w:marBottom w:val="0"/>
      <w:divBdr>
        <w:top w:val="none" w:sz="0" w:space="0" w:color="auto"/>
        <w:left w:val="none" w:sz="0" w:space="0" w:color="auto"/>
        <w:bottom w:val="none" w:sz="0" w:space="0" w:color="auto"/>
        <w:right w:val="none" w:sz="0" w:space="0" w:color="auto"/>
      </w:divBdr>
    </w:div>
    <w:div w:id="1353339335">
      <w:bodyDiv w:val="1"/>
      <w:marLeft w:val="0"/>
      <w:marRight w:val="0"/>
      <w:marTop w:val="0"/>
      <w:marBottom w:val="0"/>
      <w:divBdr>
        <w:top w:val="none" w:sz="0" w:space="0" w:color="auto"/>
        <w:left w:val="none" w:sz="0" w:space="0" w:color="auto"/>
        <w:bottom w:val="none" w:sz="0" w:space="0" w:color="auto"/>
        <w:right w:val="none" w:sz="0" w:space="0" w:color="auto"/>
      </w:divBdr>
    </w:div>
    <w:div w:id="1354040135">
      <w:bodyDiv w:val="1"/>
      <w:marLeft w:val="0"/>
      <w:marRight w:val="0"/>
      <w:marTop w:val="0"/>
      <w:marBottom w:val="0"/>
      <w:divBdr>
        <w:top w:val="none" w:sz="0" w:space="0" w:color="auto"/>
        <w:left w:val="none" w:sz="0" w:space="0" w:color="auto"/>
        <w:bottom w:val="none" w:sz="0" w:space="0" w:color="auto"/>
        <w:right w:val="none" w:sz="0" w:space="0" w:color="auto"/>
      </w:divBdr>
    </w:div>
    <w:div w:id="1354720944">
      <w:bodyDiv w:val="1"/>
      <w:marLeft w:val="0"/>
      <w:marRight w:val="0"/>
      <w:marTop w:val="0"/>
      <w:marBottom w:val="0"/>
      <w:divBdr>
        <w:top w:val="none" w:sz="0" w:space="0" w:color="auto"/>
        <w:left w:val="none" w:sz="0" w:space="0" w:color="auto"/>
        <w:bottom w:val="none" w:sz="0" w:space="0" w:color="auto"/>
        <w:right w:val="none" w:sz="0" w:space="0" w:color="auto"/>
      </w:divBdr>
    </w:div>
    <w:div w:id="1354920520">
      <w:bodyDiv w:val="1"/>
      <w:marLeft w:val="0"/>
      <w:marRight w:val="0"/>
      <w:marTop w:val="0"/>
      <w:marBottom w:val="0"/>
      <w:divBdr>
        <w:top w:val="none" w:sz="0" w:space="0" w:color="auto"/>
        <w:left w:val="none" w:sz="0" w:space="0" w:color="auto"/>
        <w:bottom w:val="none" w:sz="0" w:space="0" w:color="auto"/>
        <w:right w:val="none" w:sz="0" w:space="0" w:color="auto"/>
      </w:divBdr>
    </w:div>
    <w:div w:id="1355037974">
      <w:bodyDiv w:val="1"/>
      <w:marLeft w:val="0"/>
      <w:marRight w:val="0"/>
      <w:marTop w:val="0"/>
      <w:marBottom w:val="0"/>
      <w:divBdr>
        <w:top w:val="none" w:sz="0" w:space="0" w:color="auto"/>
        <w:left w:val="none" w:sz="0" w:space="0" w:color="auto"/>
        <w:bottom w:val="none" w:sz="0" w:space="0" w:color="auto"/>
        <w:right w:val="none" w:sz="0" w:space="0" w:color="auto"/>
      </w:divBdr>
    </w:div>
    <w:div w:id="1355762545">
      <w:bodyDiv w:val="1"/>
      <w:marLeft w:val="0"/>
      <w:marRight w:val="0"/>
      <w:marTop w:val="0"/>
      <w:marBottom w:val="0"/>
      <w:divBdr>
        <w:top w:val="none" w:sz="0" w:space="0" w:color="auto"/>
        <w:left w:val="none" w:sz="0" w:space="0" w:color="auto"/>
        <w:bottom w:val="none" w:sz="0" w:space="0" w:color="auto"/>
        <w:right w:val="none" w:sz="0" w:space="0" w:color="auto"/>
      </w:divBdr>
    </w:div>
    <w:div w:id="1355841419">
      <w:bodyDiv w:val="1"/>
      <w:marLeft w:val="0"/>
      <w:marRight w:val="0"/>
      <w:marTop w:val="0"/>
      <w:marBottom w:val="0"/>
      <w:divBdr>
        <w:top w:val="none" w:sz="0" w:space="0" w:color="auto"/>
        <w:left w:val="none" w:sz="0" w:space="0" w:color="auto"/>
        <w:bottom w:val="none" w:sz="0" w:space="0" w:color="auto"/>
        <w:right w:val="none" w:sz="0" w:space="0" w:color="auto"/>
      </w:divBdr>
    </w:div>
    <w:div w:id="1356035486">
      <w:bodyDiv w:val="1"/>
      <w:marLeft w:val="0"/>
      <w:marRight w:val="0"/>
      <w:marTop w:val="0"/>
      <w:marBottom w:val="0"/>
      <w:divBdr>
        <w:top w:val="none" w:sz="0" w:space="0" w:color="auto"/>
        <w:left w:val="none" w:sz="0" w:space="0" w:color="auto"/>
        <w:bottom w:val="none" w:sz="0" w:space="0" w:color="auto"/>
        <w:right w:val="none" w:sz="0" w:space="0" w:color="auto"/>
      </w:divBdr>
    </w:div>
    <w:div w:id="1356343070">
      <w:bodyDiv w:val="1"/>
      <w:marLeft w:val="0"/>
      <w:marRight w:val="0"/>
      <w:marTop w:val="0"/>
      <w:marBottom w:val="0"/>
      <w:divBdr>
        <w:top w:val="none" w:sz="0" w:space="0" w:color="auto"/>
        <w:left w:val="none" w:sz="0" w:space="0" w:color="auto"/>
        <w:bottom w:val="none" w:sz="0" w:space="0" w:color="auto"/>
        <w:right w:val="none" w:sz="0" w:space="0" w:color="auto"/>
      </w:divBdr>
    </w:div>
    <w:div w:id="1356493625">
      <w:bodyDiv w:val="1"/>
      <w:marLeft w:val="0"/>
      <w:marRight w:val="0"/>
      <w:marTop w:val="0"/>
      <w:marBottom w:val="0"/>
      <w:divBdr>
        <w:top w:val="none" w:sz="0" w:space="0" w:color="auto"/>
        <w:left w:val="none" w:sz="0" w:space="0" w:color="auto"/>
        <w:bottom w:val="none" w:sz="0" w:space="0" w:color="auto"/>
        <w:right w:val="none" w:sz="0" w:space="0" w:color="auto"/>
      </w:divBdr>
    </w:div>
    <w:div w:id="1356660929">
      <w:bodyDiv w:val="1"/>
      <w:marLeft w:val="0"/>
      <w:marRight w:val="0"/>
      <w:marTop w:val="0"/>
      <w:marBottom w:val="0"/>
      <w:divBdr>
        <w:top w:val="none" w:sz="0" w:space="0" w:color="auto"/>
        <w:left w:val="none" w:sz="0" w:space="0" w:color="auto"/>
        <w:bottom w:val="none" w:sz="0" w:space="0" w:color="auto"/>
        <w:right w:val="none" w:sz="0" w:space="0" w:color="auto"/>
      </w:divBdr>
    </w:div>
    <w:div w:id="1356924556">
      <w:bodyDiv w:val="1"/>
      <w:marLeft w:val="0"/>
      <w:marRight w:val="0"/>
      <w:marTop w:val="0"/>
      <w:marBottom w:val="0"/>
      <w:divBdr>
        <w:top w:val="none" w:sz="0" w:space="0" w:color="auto"/>
        <w:left w:val="none" w:sz="0" w:space="0" w:color="auto"/>
        <w:bottom w:val="none" w:sz="0" w:space="0" w:color="auto"/>
        <w:right w:val="none" w:sz="0" w:space="0" w:color="auto"/>
      </w:divBdr>
    </w:div>
    <w:div w:id="1356927548">
      <w:bodyDiv w:val="1"/>
      <w:marLeft w:val="0"/>
      <w:marRight w:val="0"/>
      <w:marTop w:val="0"/>
      <w:marBottom w:val="0"/>
      <w:divBdr>
        <w:top w:val="none" w:sz="0" w:space="0" w:color="auto"/>
        <w:left w:val="none" w:sz="0" w:space="0" w:color="auto"/>
        <w:bottom w:val="none" w:sz="0" w:space="0" w:color="auto"/>
        <w:right w:val="none" w:sz="0" w:space="0" w:color="auto"/>
      </w:divBdr>
    </w:div>
    <w:div w:id="1357074920">
      <w:bodyDiv w:val="1"/>
      <w:marLeft w:val="0"/>
      <w:marRight w:val="0"/>
      <w:marTop w:val="0"/>
      <w:marBottom w:val="0"/>
      <w:divBdr>
        <w:top w:val="none" w:sz="0" w:space="0" w:color="auto"/>
        <w:left w:val="none" w:sz="0" w:space="0" w:color="auto"/>
        <w:bottom w:val="none" w:sz="0" w:space="0" w:color="auto"/>
        <w:right w:val="none" w:sz="0" w:space="0" w:color="auto"/>
      </w:divBdr>
    </w:div>
    <w:div w:id="1357341841">
      <w:bodyDiv w:val="1"/>
      <w:marLeft w:val="0"/>
      <w:marRight w:val="0"/>
      <w:marTop w:val="0"/>
      <w:marBottom w:val="0"/>
      <w:divBdr>
        <w:top w:val="none" w:sz="0" w:space="0" w:color="auto"/>
        <w:left w:val="none" w:sz="0" w:space="0" w:color="auto"/>
        <w:bottom w:val="none" w:sz="0" w:space="0" w:color="auto"/>
        <w:right w:val="none" w:sz="0" w:space="0" w:color="auto"/>
      </w:divBdr>
    </w:div>
    <w:div w:id="1357535432">
      <w:bodyDiv w:val="1"/>
      <w:marLeft w:val="0"/>
      <w:marRight w:val="0"/>
      <w:marTop w:val="0"/>
      <w:marBottom w:val="0"/>
      <w:divBdr>
        <w:top w:val="none" w:sz="0" w:space="0" w:color="auto"/>
        <w:left w:val="none" w:sz="0" w:space="0" w:color="auto"/>
        <w:bottom w:val="none" w:sz="0" w:space="0" w:color="auto"/>
        <w:right w:val="none" w:sz="0" w:space="0" w:color="auto"/>
      </w:divBdr>
    </w:div>
    <w:div w:id="1357923952">
      <w:bodyDiv w:val="1"/>
      <w:marLeft w:val="0"/>
      <w:marRight w:val="0"/>
      <w:marTop w:val="0"/>
      <w:marBottom w:val="0"/>
      <w:divBdr>
        <w:top w:val="none" w:sz="0" w:space="0" w:color="auto"/>
        <w:left w:val="none" w:sz="0" w:space="0" w:color="auto"/>
        <w:bottom w:val="none" w:sz="0" w:space="0" w:color="auto"/>
        <w:right w:val="none" w:sz="0" w:space="0" w:color="auto"/>
      </w:divBdr>
    </w:div>
    <w:div w:id="1357998402">
      <w:bodyDiv w:val="1"/>
      <w:marLeft w:val="0"/>
      <w:marRight w:val="0"/>
      <w:marTop w:val="0"/>
      <w:marBottom w:val="0"/>
      <w:divBdr>
        <w:top w:val="none" w:sz="0" w:space="0" w:color="auto"/>
        <w:left w:val="none" w:sz="0" w:space="0" w:color="auto"/>
        <w:bottom w:val="none" w:sz="0" w:space="0" w:color="auto"/>
        <w:right w:val="none" w:sz="0" w:space="0" w:color="auto"/>
      </w:divBdr>
    </w:div>
    <w:div w:id="1358042239">
      <w:bodyDiv w:val="1"/>
      <w:marLeft w:val="0"/>
      <w:marRight w:val="0"/>
      <w:marTop w:val="0"/>
      <w:marBottom w:val="0"/>
      <w:divBdr>
        <w:top w:val="none" w:sz="0" w:space="0" w:color="auto"/>
        <w:left w:val="none" w:sz="0" w:space="0" w:color="auto"/>
        <w:bottom w:val="none" w:sz="0" w:space="0" w:color="auto"/>
        <w:right w:val="none" w:sz="0" w:space="0" w:color="auto"/>
      </w:divBdr>
    </w:div>
    <w:div w:id="1358386128">
      <w:bodyDiv w:val="1"/>
      <w:marLeft w:val="0"/>
      <w:marRight w:val="0"/>
      <w:marTop w:val="0"/>
      <w:marBottom w:val="0"/>
      <w:divBdr>
        <w:top w:val="none" w:sz="0" w:space="0" w:color="auto"/>
        <w:left w:val="none" w:sz="0" w:space="0" w:color="auto"/>
        <w:bottom w:val="none" w:sz="0" w:space="0" w:color="auto"/>
        <w:right w:val="none" w:sz="0" w:space="0" w:color="auto"/>
      </w:divBdr>
    </w:div>
    <w:div w:id="1358695326">
      <w:bodyDiv w:val="1"/>
      <w:marLeft w:val="0"/>
      <w:marRight w:val="0"/>
      <w:marTop w:val="0"/>
      <w:marBottom w:val="0"/>
      <w:divBdr>
        <w:top w:val="none" w:sz="0" w:space="0" w:color="auto"/>
        <w:left w:val="none" w:sz="0" w:space="0" w:color="auto"/>
        <w:bottom w:val="none" w:sz="0" w:space="0" w:color="auto"/>
        <w:right w:val="none" w:sz="0" w:space="0" w:color="auto"/>
      </w:divBdr>
    </w:div>
    <w:div w:id="1360006755">
      <w:bodyDiv w:val="1"/>
      <w:marLeft w:val="0"/>
      <w:marRight w:val="0"/>
      <w:marTop w:val="0"/>
      <w:marBottom w:val="0"/>
      <w:divBdr>
        <w:top w:val="none" w:sz="0" w:space="0" w:color="auto"/>
        <w:left w:val="none" w:sz="0" w:space="0" w:color="auto"/>
        <w:bottom w:val="none" w:sz="0" w:space="0" w:color="auto"/>
        <w:right w:val="none" w:sz="0" w:space="0" w:color="auto"/>
      </w:divBdr>
    </w:div>
    <w:div w:id="1360467282">
      <w:bodyDiv w:val="1"/>
      <w:marLeft w:val="0"/>
      <w:marRight w:val="0"/>
      <w:marTop w:val="0"/>
      <w:marBottom w:val="0"/>
      <w:divBdr>
        <w:top w:val="none" w:sz="0" w:space="0" w:color="auto"/>
        <w:left w:val="none" w:sz="0" w:space="0" w:color="auto"/>
        <w:bottom w:val="none" w:sz="0" w:space="0" w:color="auto"/>
        <w:right w:val="none" w:sz="0" w:space="0" w:color="auto"/>
      </w:divBdr>
    </w:div>
    <w:div w:id="1360618184">
      <w:bodyDiv w:val="1"/>
      <w:marLeft w:val="0"/>
      <w:marRight w:val="0"/>
      <w:marTop w:val="0"/>
      <w:marBottom w:val="0"/>
      <w:divBdr>
        <w:top w:val="none" w:sz="0" w:space="0" w:color="auto"/>
        <w:left w:val="none" w:sz="0" w:space="0" w:color="auto"/>
        <w:bottom w:val="none" w:sz="0" w:space="0" w:color="auto"/>
        <w:right w:val="none" w:sz="0" w:space="0" w:color="auto"/>
      </w:divBdr>
    </w:div>
    <w:div w:id="1360740784">
      <w:bodyDiv w:val="1"/>
      <w:marLeft w:val="0"/>
      <w:marRight w:val="0"/>
      <w:marTop w:val="0"/>
      <w:marBottom w:val="0"/>
      <w:divBdr>
        <w:top w:val="none" w:sz="0" w:space="0" w:color="auto"/>
        <w:left w:val="none" w:sz="0" w:space="0" w:color="auto"/>
        <w:bottom w:val="none" w:sz="0" w:space="0" w:color="auto"/>
        <w:right w:val="none" w:sz="0" w:space="0" w:color="auto"/>
      </w:divBdr>
    </w:div>
    <w:div w:id="1361084175">
      <w:bodyDiv w:val="1"/>
      <w:marLeft w:val="0"/>
      <w:marRight w:val="0"/>
      <w:marTop w:val="0"/>
      <w:marBottom w:val="0"/>
      <w:divBdr>
        <w:top w:val="none" w:sz="0" w:space="0" w:color="auto"/>
        <w:left w:val="none" w:sz="0" w:space="0" w:color="auto"/>
        <w:bottom w:val="none" w:sz="0" w:space="0" w:color="auto"/>
        <w:right w:val="none" w:sz="0" w:space="0" w:color="auto"/>
      </w:divBdr>
    </w:div>
    <w:div w:id="1361203394">
      <w:bodyDiv w:val="1"/>
      <w:marLeft w:val="0"/>
      <w:marRight w:val="0"/>
      <w:marTop w:val="0"/>
      <w:marBottom w:val="0"/>
      <w:divBdr>
        <w:top w:val="none" w:sz="0" w:space="0" w:color="auto"/>
        <w:left w:val="none" w:sz="0" w:space="0" w:color="auto"/>
        <w:bottom w:val="none" w:sz="0" w:space="0" w:color="auto"/>
        <w:right w:val="none" w:sz="0" w:space="0" w:color="auto"/>
      </w:divBdr>
    </w:div>
    <w:div w:id="1361392797">
      <w:bodyDiv w:val="1"/>
      <w:marLeft w:val="0"/>
      <w:marRight w:val="0"/>
      <w:marTop w:val="0"/>
      <w:marBottom w:val="0"/>
      <w:divBdr>
        <w:top w:val="none" w:sz="0" w:space="0" w:color="auto"/>
        <w:left w:val="none" w:sz="0" w:space="0" w:color="auto"/>
        <w:bottom w:val="none" w:sz="0" w:space="0" w:color="auto"/>
        <w:right w:val="none" w:sz="0" w:space="0" w:color="auto"/>
      </w:divBdr>
    </w:div>
    <w:div w:id="1361661598">
      <w:bodyDiv w:val="1"/>
      <w:marLeft w:val="0"/>
      <w:marRight w:val="0"/>
      <w:marTop w:val="0"/>
      <w:marBottom w:val="0"/>
      <w:divBdr>
        <w:top w:val="none" w:sz="0" w:space="0" w:color="auto"/>
        <w:left w:val="none" w:sz="0" w:space="0" w:color="auto"/>
        <w:bottom w:val="none" w:sz="0" w:space="0" w:color="auto"/>
        <w:right w:val="none" w:sz="0" w:space="0" w:color="auto"/>
      </w:divBdr>
    </w:div>
    <w:div w:id="1361663475">
      <w:bodyDiv w:val="1"/>
      <w:marLeft w:val="0"/>
      <w:marRight w:val="0"/>
      <w:marTop w:val="0"/>
      <w:marBottom w:val="0"/>
      <w:divBdr>
        <w:top w:val="none" w:sz="0" w:space="0" w:color="auto"/>
        <w:left w:val="none" w:sz="0" w:space="0" w:color="auto"/>
        <w:bottom w:val="none" w:sz="0" w:space="0" w:color="auto"/>
        <w:right w:val="none" w:sz="0" w:space="0" w:color="auto"/>
      </w:divBdr>
    </w:div>
    <w:div w:id="1362441559">
      <w:bodyDiv w:val="1"/>
      <w:marLeft w:val="0"/>
      <w:marRight w:val="0"/>
      <w:marTop w:val="0"/>
      <w:marBottom w:val="0"/>
      <w:divBdr>
        <w:top w:val="none" w:sz="0" w:space="0" w:color="auto"/>
        <w:left w:val="none" w:sz="0" w:space="0" w:color="auto"/>
        <w:bottom w:val="none" w:sz="0" w:space="0" w:color="auto"/>
        <w:right w:val="none" w:sz="0" w:space="0" w:color="auto"/>
      </w:divBdr>
    </w:div>
    <w:div w:id="1362707461">
      <w:bodyDiv w:val="1"/>
      <w:marLeft w:val="0"/>
      <w:marRight w:val="0"/>
      <w:marTop w:val="0"/>
      <w:marBottom w:val="0"/>
      <w:divBdr>
        <w:top w:val="none" w:sz="0" w:space="0" w:color="auto"/>
        <w:left w:val="none" w:sz="0" w:space="0" w:color="auto"/>
        <w:bottom w:val="none" w:sz="0" w:space="0" w:color="auto"/>
        <w:right w:val="none" w:sz="0" w:space="0" w:color="auto"/>
      </w:divBdr>
    </w:div>
    <w:div w:id="1362822318">
      <w:bodyDiv w:val="1"/>
      <w:marLeft w:val="0"/>
      <w:marRight w:val="0"/>
      <w:marTop w:val="0"/>
      <w:marBottom w:val="0"/>
      <w:divBdr>
        <w:top w:val="none" w:sz="0" w:space="0" w:color="auto"/>
        <w:left w:val="none" w:sz="0" w:space="0" w:color="auto"/>
        <w:bottom w:val="none" w:sz="0" w:space="0" w:color="auto"/>
        <w:right w:val="none" w:sz="0" w:space="0" w:color="auto"/>
      </w:divBdr>
    </w:div>
    <w:div w:id="1363746446">
      <w:bodyDiv w:val="1"/>
      <w:marLeft w:val="0"/>
      <w:marRight w:val="0"/>
      <w:marTop w:val="0"/>
      <w:marBottom w:val="0"/>
      <w:divBdr>
        <w:top w:val="none" w:sz="0" w:space="0" w:color="auto"/>
        <w:left w:val="none" w:sz="0" w:space="0" w:color="auto"/>
        <w:bottom w:val="none" w:sz="0" w:space="0" w:color="auto"/>
        <w:right w:val="none" w:sz="0" w:space="0" w:color="auto"/>
      </w:divBdr>
    </w:div>
    <w:div w:id="1364021320">
      <w:bodyDiv w:val="1"/>
      <w:marLeft w:val="0"/>
      <w:marRight w:val="0"/>
      <w:marTop w:val="0"/>
      <w:marBottom w:val="0"/>
      <w:divBdr>
        <w:top w:val="none" w:sz="0" w:space="0" w:color="auto"/>
        <w:left w:val="none" w:sz="0" w:space="0" w:color="auto"/>
        <w:bottom w:val="none" w:sz="0" w:space="0" w:color="auto"/>
        <w:right w:val="none" w:sz="0" w:space="0" w:color="auto"/>
      </w:divBdr>
    </w:div>
    <w:div w:id="1364206633">
      <w:bodyDiv w:val="1"/>
      <w:marLeft w:val="0"/>
      <w:marRight w:val="0"/>
      <w:marTop w:val="0"/>
      <w:marBottom w:val="0"/>
      <w:divBdr>
        <w:top w:val="none" w:sz="0" w:space="0" w:color="auto"/>
        <w:left w:val="none" w:sz="0" w:space="0" w:color="auto"/>
        <w:bottom w:val="none" w:sz="0" w:space="0" w:color="auto"/>
        <w:right w:val="none" w:sz="0" w:space="0" w:color="auto"/>
      </w:divBdr>
    </w:div>
    <w:div w:id="1364474059">
      <w:bodyDiv w:val="1"/>
      <w:marLeft w:val="0"/>
      <w:marRight w:val="0"/>
      <w:marTop w:val="0"/>
      <w:marBottom w:val="0"/>
      <w:divBdr>
        <w:top w:val="none" w:sz="0" w:space="0" w:color="auto"/>
        <w:left w:val="none" w:sz="0" w:space="0" w:color="auto"/>
        <w:bottom w:val="none" w:sz="0" w:space="0" w:color="auto"/>
        <w:right w:val="none" w:sz="0" w:space="0" w:color="auto"/>
      </w:divBdr>
    </w:div>
    <w:div w:id="1364555864">
      <w:bodyDiv w:val="1"/>
      <w:marLeft w:val="0"/>
      <w:marRight w:val="0"/>
      <w:marTop w:val="0"/>
      <w:marBottom w:val="0"/>
      <w:divBdr>
        <w:top w:val="none" w:sz="0" w:space="0" w:color="auto"/>
        <w:left w:val="none" w:sz="0" w:space="0" w:color="auto"/>
        <w:bottom w:val="none" w:sz="0" w:space="0" w:color="auto"/>
        <w:right w:val="none" w:sz="0" w:space="0" w:color="auto"/>
      </w:divBdr>
    </w:div>
    <w:div w:id="1364748554">
      <w:bodyDiv w:val="1"/>
      <w:marLeft w:val="0"/>
      <w:marRight w:val="0"/>
      <w:marTop w:val="0"/>
      <w:marBottom w:val="0"/>
      <w:divBdr>
        <w:top w:val="none" w:sz="0" w:space="0" w:color="auto"/>
        <w:left w:val="none" w:sz="0" w:space="0" w:color="auto"/>
        <w:bottom w:val="none" w:sz="0" w:space="0" w:color="auto"/>
        <w:right w:val="none" w:sz="0" w:space="0" w:color="auto"/>
      </w:divBdr>
    </w:div>
    <w:div w:id="1365060478">
      <w:bodyDiv w:val="1"/>
      <w:marLeft w:val="0"/>
      <w:marRight w:val="0"/>
      <w:marTop w:val="0"/>
      <w:marBottom w:val="0"/>
      <w:divBdr>
        <w:top w:val="none" w:sz="0" w:space="0" w:color="auto"/>
        <w:left w:val="none" w:sz="0" w:space="0" w:color="auto"/>
        <w:bottom w:val="none" w:sz="0" w:space="0" w:color="auto"/>
        <w:right w:val="none" w:sz="0" w:space="0" w:color="auto"/>
      </w:divBdr>
    </w:div>
    <w:div w:id="1365329633">
      <w:bodyDiv w:val="1"/>
      <w:marLeft w:val="0"/>
      <w:marRight w:val="0"/>
      <w:marTop w:val="0"/>
      <w:marBottom w:val="0"/>
      <w:divBdr>
        <w:top w:val="none" w:sz="0" w:space="0" w:color="auto"/>
        <w:left w:val="none" w:sz="0" w:space="0" w:color="auto"/>
        <w:bottom w:val="none" w:sz="0" w:space="0" w:color="auto"/>
        <w:right w:val="none" w:sz="0" w:space="0" w:color="auto"/>
      </w:divBdr>
    </w:div>
    <w:div w:id="1365407116">
      <w:bodyDiv w:val="1"/>
      <w:marLeft w:val="0"/>
      <w:marRight w:val="0"/>
      <w:marTop w:val="0"/>
      <w:marBottom w:val="0"/>
      <w:divBdr>
        <w:top w:val="none" w:sz="0" w:space="0" w:color="auto"/>
        <w:left w:val="none" w:sz="0" w:space="0" w:color="auto"/>
        <w:bottom w:val="none" w:sz="0" w:space="0" w:color="auto"/>
        <w:right w:val="none" w:sz="0" w:space="0" w:color="auto"/>
      </w:divBdr>
    </w:div>
    <w:div w:id="1365445041">
      <w:bodyDiv w:val="1"/>
      <w:marLeft w:val="0"/>
      <w:marRight w:val="0"/>
      <w:marTop w:val="0"/>
      <w:marBottom w:val="0"/>
      <w:divBdr>
        <w:top w:val="none" w:sz="0" w:space="0" w:color="auto"/>
        <w:left w:val="none" w:sz="0" w:space="0" w:color="auto"/>
        <w:bottom w:val="none" w:sz="0" w:space="0" w:color="auto"/>
        <w:right w:val="none" w:sz="0" w:space="0" w:color="auto"/>
      </w:divBdr>
      <w:divsChild>
        <w:div w:id="53630334">
          <w:marLeft w:val="0"/>
          <w:marRight w:val="0"/>
          <w:marTop w:val="0"/>
          <w:marBottom w:val="0"/>
          <w:divBdr>
            <w:top w:val="none" w:sz="0" w:space="0" w:color="auto"/>
            <w:left w:val="none" w:sz="0" w:space="0" w:color="auto"/>
            <w:bottom w:val="none" w:sz="0" w:space="0" w:color="auto"/>
            <w:right w:val="none" w:sz="0" w:space="0" w:color="auto"/>
          </w:divBdr>
          <w:divsChild>
            <w:div w:id="1138185322">
              <w:marLeft w:val="0"/>
              <w:marRight w:val="0"/>
              <w:marTop w:val="0"/>
              <w:marBottom w:val="0"/>
              <w:divBdr>
                <w:top w:val="none" w:sz="0" w:space="0" w:color="auto"/>
                <w:left w:val="none" w:sz="0" w:space="0" w:color="auto"/>
                <w:bottom w:val="none" w:sz="0" w:space="0" w:color="auto"/>
                <w:right w:val="none" w:sz="0" w:space="0" w:color="auto"/>
              </w:divBdr>
            </w:div>
          </w:divsChild>
        </w:div>
        <w:div w:id="115221210">
          <w:marLeft w:val="0"/>
          <w:marRight w:val="0"/>
          <w:marTop w:val="0"/>
          <w:marBottom w:val="0"/>
          <w:divBdr>
            <w:top w:val="none" w:sz="0" w:space="0" w:color="auto"/>
            <w:left w:val="none" w:sz="0" w:space="0" w:color="auto"/>
            <w:bottom w:val="none" w:sz="0" w:space="0" w:color="auto"/>
            <w:right w:val="none" w:sz="0" w:space="0" w:color="auto"/>
          </w:divBdr>
          <w:divsChild>
            <w:div w:id="762145843">
              <w:marLeft w:val="0"/>
              <w:marRight w:val="0"/>
              <w:marTop w:val="0"/>
              <w:marBottom w:val="0"/>
              <w:divBdr>
                <w:top w:val="none" w:sz="0" w:space="0" w:color="auto"/>
                <w:left w:val="none" w:sz="0" w:space="0" w:color="auto"/>
                <w:bottom w:val="none" w:sz="0" w:space="0" w:color="auto"/>
                <w:right w:val="none" w:sz="0" w:space="0" w:color="auto"/>
              </w:divBdr>
            </w:div>
          </w:divsChild>
        </w:div>
        <w:div w:id="233709493">
          <w:marLeft w:val="0"/>
          <w:marRight w:val="0"/>
          <w:marTop w:val="0"/>
          <w:marBottom w:val="0"/>
          <w:divBdr>
            <w:top w:val="none" w:sz="0" w:space="0" w:color="auto"/>
            <w:left w:val="none" w:sz="0" w:space="0" w:color="auto"/>
            <w:bottom w:val="none" w:sz="0" w:space="0" w:color="auto"/>
            <w:right w:val="none" w:sz="0" w:space="0" w:color="auto"/>
          </w:divBdr>
          <w:divsChild>
            <w:div w:id="2014188169">
              <w:marLeft w:val="0"/>
              <w:marRight w:val="0"/>
              <w:marTop w:val="0"/>
              <w:marBottom w:val="0"/>
              <w:divBdr>
                <w:top w:val="none" w:sz="0" w:space="0" w:color="auto"/>
                <w:left w:val="none" w:sz="0" w:space="0" w:color="auto"/>
                <w:bottom w:val="none" w:sz="0" w:space="0" w:color="auto"/>
                <w:right w:val="none" w:sz="0" w:space="0" w:color="auto"/>
              </w:divBdr>
            </w:div>
          </w:divsChild>
        </w:div>
        <w:div w:id="693842301">
          <w:marLeft w:val="0"/>
          <w:marRight w:val="0"/>
          <w:marTop w:val="0"/>
          <w:marBottom w:val="0"/>
          <w:divBdr>
            <w:top w:val="none" w:sz="0" w:space="0" w:color="auto"/>
            <w:left w:val="none" w:sz="0" w:space="0" w:color="auto"/>
            <w:bottom w:val="none" w:sz="0" w:space="0" w:color="auto"/>
            <w:right w:val="none" w:sz="0" w:space="0" w:color="auto"/>
          </w:divBdr>
          <w:divsChild>
            <w:div w:id="654188857">
              <w:marLeft w:val="0"/>
              <w:marRight w:val="0"/>
              <w:marTop w:val="0"/>
              <w:marBottom w:val="0"/>
              <w:divBdr>
                <w:top w:val="none" w:sz="0" w:space="0" w:color="auto"/>
                <w:left w:val="none" w:sz="0" w:space="0" w:color="auto"/>
                <w:bottom w:val="none" w:sz="0" w:space="0" w:color="auto"/>
                <w:right w:val="none" w:sz="0" w:space="0" w:color="auto"/>
              </w:divBdr>
            </w:div>
          </w:divsChild>
        </w:div>
        <w:div w:id="885290302">
          <w:marLeft w:val="0"/>
          <w:marRight w:val="0"/>
          <w:marTop w:val="0"/>
          <w:marBottom w:val="0"/>
          <w:divBdr>
            <w:top w:val="none" w:sz="0" w:space="0" w:color="auto"/>
            <w:left w:val="none" w:sz="0" w:space="0" w:color="auto"/>
            <w:bottom w:val="none" w:sz="0" w:space="0" w:color="auto"/>
            <w:right w:val="none" w:sz="0" w:space="0" w:color="auto"/>
          </w:divBdr>
          <w:divsChild>
            <w:div w:id="241763880">
              <w:marLeft w:val="0"/>
              <w:marRight w:val="0"/>
              <w:marTop w:val="0"/>
              <w:marBottom w:val="0"/>
              <w:divBdr>
                <w:top w:val="none" w:sz="0" w:space="0" w:color="auto"/>
                <w:left w:val="none" w:sz="0" w:space="0" w:color="auto"/>
                <w:bottom w:val="none" w:sz="0" w:space="0" w:color="auto"/>
                <w:right w:val="none" w:sz="0" w:space="0" w:color="auto"/>
              </w:divBdr>
            </w:div>
          </w:divsChild>
        </w:div>
        <w:div w:id="1049113835">
          <w:marLeft w:val="0"/>
          <w:marRight w:val="0"/>
          <w:marTop w:val="0"/>
          <w:marBottom w:val="0"/>
          <w:divBdr>
            <w:top w:val="none" w:sz="0" w:space="0" w:color="auto"/>
            <w:left w:val="none" w:sz="0" w:space="0" w:color="auto"/>
            <w:bottom w:val="none" w:sz="0" w:space="0" w:color="auto"/>
            <w:right w:val="none" w:sz="0" w:space="0" w:color="auto"/>
          </w:divBdr>
          <w:divsChild>
            <w:div w:id="1540585729">
              <w:marLeft w:val="0"/>
              <w:marRight w:val="0"/>
              <w:marTop w:val="0"/>
              <w:marBottom w:val="0"/>
              <w:divBdr>
                <w:top w:val="none" w:sz="0" w:space="0" w:color="auto"/>
                <w:left w:val="none" w:sz="0" w:space="0" w:color="auto"/>
                <w:bottom w:val="none" w:sz="0" w:space="0" w:color="auto"/>
                <w:right w:val="none" w:sz="0" w:space="0" w:color="auto"/>
              </w:divBdr>
            </w:div>
          </w:divsChild>
        </w:div>
        <w:div w:id="1087193547">
          <w:marLeft w:val="0"/>
          <w:marRight w:val="0"/>
          <w:marTop w:val="0"/>
          <w:marBottom w:val="0"/>
          <w:divBdr>
            <w:top w:val="none" w:sz="0" w:space="0" w:color="auto"/>
            <w:left w:val="none" w:sz="0" w:space="0" w:color="auto"/>
            <w:bottom w:val="none" w:sz="0" w:space="0" w:color="auto"/>
            <w:right w:val="none" w:sz="0" w:space="0" w:color="auto"/>
          </w:divBdr>
          <w:divsChild>
            <w:div w:id="1814760624">
              <w:marLeft w:val="0"/>
              <w:marRight w:val="0"/>
              <w:marTop w:val="0"/>
              <w:marBottom w:val="0"/>
              <w:divBdr>
                <w:top w:val="none" w:sz="0" w:space="0" w:color="auto"/>
                <w:left w:val="none" w:sz="0" w:space="0" w:color="auto"/>
                <w:bottom w:val="none" w:sz="0" w:space="0" w:color="auto"/>
                <w:right w:val="none" w:sz="0" w:space="0" w:color="auto"/>
              </w:divBdr>
            </w:div>
          </w:divsChild>
        </w:div>
        <w:div w:id="1145244413">
          <w:marLeft w:val="0"/>
          <w:marRight w:val="0"/>
          <w:marTop w:val="0"/>
          <w:marBottom w:val="0"/>
          <w:divBdr>
            <w:top w:val="none" w:sz="0" w:space="0" w:color="auto"/>
            <w:left w:val="none" w:sz="0" w:space="0" w:color="auto"/>
            <w:bottom w:val="none" w:sz="0" w:space="0" w:color="auto"/>
            <w:right w:val="none" w:sz="0" w:space="0" w:color="auto"/>
          </w:divBdr>
          <w:divsChild>
            <w:div w:id="2089645072">
              <w:marLeft w:val="0"/>
              <w:marRight w:val="0"/>
              <w:marTop w:val="0"/>
              <w:marBottom w:val="0"/>
              <w:divBdr>
                <w:top w:val="none" w:sz="0" w:space="0" w:color="auto"/>
                <w:left w:val="none" w:sz="0" w:space="0" w:color="auto"/>
                <w:bottom w:val="none" w:sz="0" w:space="0" w:color="auto"/>
                <w:right w:val="none" w:sz="0" w:space="0" w:color="auto"/>
              </w:divBdr>
            </w:div>
          </w:divsChild>
        </w:div>
        <w:div w:id="1343972549">
          <w:marLeft w:val="0"/>
          <w:marRight w:val="0"/>
          <w:marTop w:val="0"/>
          <w:marBottom w:val="0"/>
          <w:divBdr>
            <w:top w:val="none" w:sz="0" w:space="0" w:color="auto"/>
            <w:left w:val="none" w:sz="0" w:space="0" w:color="auto"/>
            <w:bottom w:val="none" w:sz="0" w:space="0" w:color="auto"/>
            <w:right w:val="none" w:sz="0" w:space="0" w:color="auto"/>
          </w:divBdr>
          <w:divsChild>
            <w:div w:id="1972204007">
              <w:marLeft w:val="0"/>
              <w:marRight w:val="0"/>
              <w:marTop w:val="0"/>
              <w:marBottom w:val="0"/>
              <w:divBdr>
                <w:top w:val="none" w:sz="0" w:space="0" w:color="auto"/>
                <w:left w:val="none" w:sz="0" w:space="0" w:color="auto"/>
                <w:bottom w:val="none" w:sz="0" w:space="0" w:color="auto"/>
                <w:right w:val="none" w:sz="0" w:space="0" w:color="auto"/>
              </w:divBdr>
            </w:div>
          </w:divsChild>
        </w:div>
        <w:div w:id="1647202374">
          <w:marLeft w:val="0"/>
          <w:marRight w:val="0"/>
          <w:marTop w:val="0"/>
          <w:marBottom w:val="0"/>
          <w:divBdr>
            <w:top w:val="none" w:sz="0" w:space="0" w:color="auto"/>
            <w:left w:val="none" w:sz="0" w:space="0" w:color="auto"/>
            <w:bottom w:val="none" w:sz="0" w:space="0" w:color="auto"/>
            <w:right w:val="none" w:sz="0" w:space="0" w:color="auto"/>
          </w:divBdr>
          <w:divsChild>
            <w:div w:id="397558784">
              <w:marLeft w:val="0"/>
              <w:marRight w:val="0"/>
              <w:marTop w:val="0"/>
              <w:marBottom w:val="0"/>
              <w:divBdr>
                <w:top w:val="none" w:sz="0" w:space="0" w:color="auto"/>
                <w:left w:val="none" w:sz="0" w:space="0" w:color="auto"/>
                <w:bottom w:val="none" w:sz="0" w:space="0" w:color="auto"/>
                <w:right w:val="none" w:sz="0" w:space="0" w:color="auto"/>
              </w:divBdr>
            </w:div>
          </w:divsChild>
        </w:div>
        <w:div w:id="1757745008">
          <w:marLeft w:val="0"/>
          <w:marRight w:val="0"/>
          <w:marTop w:val="0"/>
          <w:marBottom w:val="0"/>
          <w:divBdr>
            <w:top w:val="none" w:sz="0" w:space="0" w:color="auto"/>
            <w:left w:val="none" w:sz="0" w:space="0" w:color="auto"/>
            <w:bottom w:val="none" w:sz="0" w:space="0" w:color="auto"/>
            <w:right w:val="none" w:sz="0" w:space="0" w:color="auto"/>
          </w:divBdr>
          <w:divsChild>
            <w:div w:id="54514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053479">
      <w:bodyDiv w:val="1"/>
      <w:marLeft w:val="0"/>
      <w:marRight w:val="0"/>
      <w:marTop w:val="0"/>
      <w:marBottom w:val="0"/>
      <w:divBdr>
        <w:top w:val="none" w:sz="0" w:space="0" w:color="auto"/>
        <w:left w:val="none" w:sz="0" w:space="0" w:color="auto"/>
        <w:bottom w:val="none" w:sz="0" w:space="0" w:color="auto"/>
        <w:right w:val="none" w:sz="0" w:space="0" w:color="auto"/>
      </w:divBdr>
    </w:div>
    <w:div w:id="1366323751">
      <w:bodyDiv w:val="1"/>
      <w:marLeft w:val="0"/>
      <w:marRight w:val="0"/>
      <w:marTop w:val="0"/>
      <w:marBottom w:val="0"/>
      <w:divBdr>
        <w:top w:val="none" w:sz="0" w:space="0" w:color="auto"/>
        <w:left w:val="none" w:sz="0" w:space="0" w:color="auto"/>
        <w:bottom w:val="none" w:sz="0" w:space="0" w:color="auto"/>
        <w:right w:val="none" w:sz="0" w:space="0" w:color="auto"/>
      </w:divBdr>
    </w:div>
    <w:div w:id="1366715469">
      <w:bodyDiv w:val="1"/>
      <w:marLeft w:val="0"/>
      <w:marRight w:val="0"/>
      <w:marTop w:val="0"/>
      <w:marBottom w:val="0"/>
      <w:divBdr>
        <w:top w:val="none" w:sz="0" w:space="0" w:color="auto"/>
        <w:left w:val="none" w:sz="0" w:space="0" w:color="auto"/>
        <w:bottom w:val="none" w:sz="0" w:space="0" w:color="auto"/>
        <w:right w:val="none" w:sz="0" w:space="0" w:color="auto"/>
      </w:divBdr>
    </w:div>
    <w:div w:id="1366831729">
      <w:bodyDiv w:val="1"/>
      <w:marLeft w:val="0"/>
      <w:marRight w:val="0"/>
      <w:marTop w:val="0"/>
      <w:marBottom w:val="0"/>
      <w:divBdr>
        <w:top w:val="none" w:sz="0" w:space="0" w:color="auto"/>
        <w:left w:val="none" w:sz="0" w:space="0" w:color="auto"/>
        <w:bottom w:val="none" w:sz="0" w:space="0" w:color="auto"/>
        <w:right w:val="none" w:sz="0" w:space="0" w:color="auto"/>
      </w:divBdr>
    </w:div>
    <w:div w:id="1367021069">
      <w:bodyDiv w:val="1"/>
      <w:marLeft w:val="0"/>
      <w:marRight w:val="0"/>
      <w:marTop w:val="0"/>
      <w:marBottom w:val="0"/>
      <w:divBdr>
        <w:top w:val="none" w:sz="0" w:space="0" w:color="auto"/>
        <w:left w:val="none" w:sz="0" w:space="0" w:color="auto"/>
        <w:bottom w:val="none" w:sz="0" w:space="0" w:color="auto"/>
        <w:right w:val="none" w:sz="0" w:space="0" w:color="auto"/>
      </w:divBdr>
    </w:div>
    <w:div w:id="1367170864">
      <w:bodyDiv w:val="1"/>
      <w:marLeft w:val="0"/>
      <w:marRight w:val="0"/>
      <w:marTop w:val="0"/>
      <w:marBottom w:val="0"/>
      <w:divBdr>
        <w:top w:val="none" w:sz="0" w:space="0" w:color="auto"/>
        <w:left w:val="none" w:sz="0" w:space="0" w:color="auto"/>
        <w:bottom w:val="none" w:sz="0" w:space="0" w:color="auto"/>
        <w:right w:val="none" w:sz="0" w:space="0" w:color="auto"/>
      </w:divBdr>
    </w:div>
    <w:div w:id="1367213003">
      <w:bodyDiv w:val="1"/>
      <w:marLeft w:val="0"/>
      <w:marRight w:val="0"/>
      <w:marTop w:val="0"/>
      <w:marBottom w:val="0"/>
      <w:divBdr>
        <w:top w:val="none" w:sz="0" w:space="0" w:color="auto"/>
        <w:left w:val="none" w:sz="0" w:space="0" w:color="auto"/>
        <w:bottom w:val="none" w:sz="0" w:space="0" w:color="auto"/>
        <w:right w:val="none" w:sz="0" w:space="0" w:color="auto"/>
      </w:divBdr>
    </w:div>
    <w:div w:id="1367297366">
      <w:bodyDiv w:val="1"/>
      <w:marLeft w:val="0"/>
      <w:marRight w:val="0"/>
      <w:marTop w:val="0"/>
      <w:marBottom w:val="0"/>
      <w:divBdr>
        <w:top w:val="none" w:sz="0" w:space="0" w:color="auto"/>
        <w:left w:val="none" w:sz="0" w:space="0" w:color="auto"/>
        <w:bottom w:val="none" w:sz="0" w:space="0" w:color="auto"/>
        <w:right w:val="none" w:sz="0" w:space="0" w:color="auto"/>
      </w:divBdr>
    </w:div>
    <w:div w:id="1367488567">
      <w:bodyDiv w:val="1"/>
      <w:marLeft w:val="0"/>
      <w:marRight w:val="0"/>
      <w:marTop w:val="0"/>
      <w:marBottom w:val="0"/>
      <w:divBdr>
        <w:top w:val="none" w:sz="0" w:space="0" w:color="auto"/>
        <w:left w:val="none" w:sz="0" w:space="0" w:color="auto"/>
        <w:bottom w:val="none" w:sz="0" w:space="0" w:color="auto"/>
        <w:right w:val="none" w:sz="0" w:space="0" w:color="auto"/>
      </w:divBdr>
    </w:div>
    <w:div w:id="1367561086">
      <w:bodyDiv w:val="1"/>
      <w:marLeft w:val="0"/>
      <w:marRight w:val="0"/>
      <w:marTop w:val="0"/>
      <w:marBottom w:val="0"/>
      <w:divBdr>
        <w:top w:val="none" w:sz="0" w:space="0" w:color="auto"/>
        <w:left w:val="none" w:sz="0" w:space="0" w:color="auto"/>
        <w:bottom w:val="none" w:sz="0" w:space="0" w:color="auto"/>
        <w:right w:val="none" w:sz="0" w:space="0" w:color="auto"/>
      </w:divBdr>
    </w:div>
    <w:div w:id="1367605407">
      <w:bodyDiv w:val="1"/>
      <w:marLeft w:val="0"/>
      <w:marRight w:val="0"/>
      <w:marTop w:val="0"/>
      <w:marBottom w:val="0"/>
      <w:divBdr>
        <w:top w:val="none" w:sz="0" w:space="0" w:color="auto"/>
        <w:left w:val="none" w:sz="0" w:space="0" w:color="auto"/>
        <w:bottom w:val="none" w:sz="0" w:space="0" w:color="auto"/>
        <w:right w:val="none" w:sz="0" w:space="0" w:color="auto"/>
      </w:divBdr>
    </w:div>
    <w:div w:id="1367634456">
      <w:bodyDiv w:val="1"/>
      <w:marLeft w:val="0"/>
      <w:marRight w:val="0"/>
      <w:marTop w:val="0"/>
      <w:marBottom w:val="0"/>
      <w:divBdr>
        <w:top w:val="none" w:sz="0" w:space="0" w:color="auto"/>
        <w:left w:val="none" w:sz="0" w:space="0" w:color="auto"/>
        <w:bottom w:val="none" w:sz="0" w:space="0" w:color="auto"/>
        <w:right w:val="none" w:sz="0" w:space="0" w:color="auto"/>
      </w:divBdr>
    </w:div>
    <w:div w:id="1367679202">
      <w:bodyDiv w:val="1"/>
      <w:marLeft w:val="0"/>
      <w:marRight w:val="0"/>
      <w:marTop w:val="0"/>
      <w:marBottom w:val="0"/>
      <w:divBdr>
        <w:top w:val="none" w:sz="0" w:space="0" w:color="auto"/>
        <w:left w:val="none" w:sz="0" w:space="0" w:color="auto"/>
        <w:bottom w:val="none" w:sz="0" w:space="0" w:color="auto"/>
        <w:right w:val="none" w:sz="0" w:space="0" w:color="auto"/>
      </w:divBdr>
    </w:div>
    <w:div w:id="1368025904">
      <w:bodyDiv w:val="1"/>
      <w:marLeft w:val="0"/>
      <w:marRight w:val="0"/>
      <w:marTop w:val="0"/>
      <w:marBottom w:val="0"/>
      <w:divBdr>
        <w:top w:val="none" w:sz="0" w:space="0" w:color="auto"/>
        <w:left w:val="none" w:sz="0" w:space="0" w:color="auto"/>
        <w:bottom w:val="none" w:sz="0" w:space="0" w:color="auto"/>
        <w:right w:val="none" w:sz="0" w:space="0" w:color="auto"/>
      </w:divBdr>
    </w:div>
    <w:div w:id="1368064700">
      <w:bodyDiv w:val="1"/>
      <w:marLeft w:val="0"/>
      <w:marRight w:val="0"/>
      <w:marTop w:val="0"/>
      <w:marBottom w:val="0"/>
      <w:divBdr>
        <w:top w:val="none" w:sz="0" w:space="0" w:color="auto"/>
        <w:left w:val="none" w:sz="0" w:space="0" w:color="auto"/>
        <w:bottom w:val="none" w:sz="0" w:space="0" w:color="auto"/>
        <w:right w:val="none" w:sz="0" w:space="0" w:color="auto"/>
      </w:divBdr>
    </w:div>
    <w:div w:id="1368481035">
      <w:bodyDiv w:val="1"/>
      <w:marLeft w:val="0"/>
      <w:marRight w:val="0"/>
      <w:marTop w:val="0"/>
      <w:marBottom w:val="0"/>
      <w:divBdr>
        <w:top w:val="none" w:sz="0" w:space="0" w:color="auto"/>
        <w:left w:val="none" w:sz="0" w:space="0" w:color="auto"/>
        <w:bottom w:val="none" w:sz="0" w:space="0" w:color="auto"/>
        <w:right w:val="none" w:sz="0" w:space="0" w:color="auto"/>
      </w:divBdr>
    </w:div>
    <w:div w:id="1368488818">
      <w:bodyDiv w:val="1"/>
      <w:marLeft w:val="0"/>
      <w:marRight w:val="0"/>
      <w:marTop w:val="0"/>
      <w:marBottom w:val="0"/>
      <w:divBdr>
        <w:top w:val="none" w:sz="0" w:space="0" w:color="auto"/>
        <w:left w:val="none" w:sz="0" w:space="0" w:color="auto"/>
        <w:bottom w:val="none" w:sz="0" w:space="0" w:color="auto"/>
        <w:right w:val="none" w:sz="0" w:space="0" w:color="auto"/>
      </w:divBdr>
    </w:div>
    <w:div w:id="1368598943">
      <w:bodyDiv w:val="1"/>
      <w:marLeft w:val="0"/>
      <w:marRight w:val="0"/>
      <w:marTop w:val="0"/>
      <w:marBottom w:val="0"/>
      <w:divBdr>
        <w:top w:val="none" w:sz="0" w:space="0" w:color="auto"/>
        <w:left w:val="none" w:sz="0" w:space="0" w:color="auto"/>
        <w:bottom w:val="none" w:sz="0" w:space="0" w:color="auto"/>
        <w:right w:val="none" w:sz="0" w:space="0" w:color="auto"/>
      </w:divBdr>
    </w:div>
    <w:div w:id="1368799050">
      <w:bodyDiv w:val="1"/>
      <w:marLeft w:val="0"/>
      <w:marRight w:val="0"/>
      <w:marTop w:val="0"/>
      <w:marBottom w:val="0"/>
      <w:divBdr>
        <w:top w:val="none" w:sz="0" w:space="0" w:color="auto"/>
        <w:left w:val="none" w:sz="0" w:space="0" w:color="auto"/>
        <w:bottom w:val="none" w:sz="0" w:space="0" w:color="auto"/>
        <w:right w:val="none" w:sz="0" w:space="0" w:color="auto"/>
      </w:divBdr>
    </w:div>
    <w:div w:id="1369070225">
      <w:bodyDiv w:val="1"/>
      <w:marLeft w:val="0"/>
      <w:marRight w:val="0"/>
      <w:marTop w:val="0"/>
      <w:marBottom w:val="0"/>
      <w:divBdr>
        <w:top w:val="none" w:sz="0" w:space="0" w:color="auto"/>
        <w:left w:val="none" w:sz="0" w:space="0" w:color="auto"/>
        <w:bottom w:val="none" w:sz="0" w:space="0" w:color="auto"/>
        <w:right w:val="none" w:sz="0" w:space="0" w:color="auto"/>
      </w:divBdr>
    </w:div>
    <w:div w:id="1369136961">
      <w:bodyDiv w:val="1"/>
      <w:marLeft w:val="0"/>
      <w:marRight w:val="0"/>
      <w:marTop w:val="0"/>
      <w:marBottom w:val="0"/>
      <w:divBdr>
        <w:top w:val="none" w:sz="0" w:space="0" w:color="auto"/>
        <w:left w:val="none" w:sz="0" w:space="0" w:color="auto"/>
        <w:bottom w:val="none" w:sz="0" w:space="0" w:color="auto"/>
        <w:right w:val="none" w:sz="0" w:space="0" w:color="auto"/>
      </w:divBdr>
    </w:div>
    <w:div w:id="1369140539">
      <w:bodyDiv w:val="1"/>
      <w:marLeft w:val="0"/>
      <w:marRight w:val="0"/>
      <w:marTop w:val="0"/>
      <w:marBottom w:val="0"/>
      <w:divBdr>
        <w:top w:val="none" w:sz="0" w:space="0" w:color="auto"/>
        <w:left w:val="none" w:sz="0" w:space="0" w:color="auto"/>
        <w:bottom w:val="none" w:sz="0" w:space="0" w:color="auto"/>
        <w:right w:val="none" w:sz="0" w:space="0" w:color="auto"/>
      </w:divBdr>
    </w:div>
    <w:div w:id="1369260329">
      <w:bodyDiv w:val="1"/>
      <w:marLeft w:val="0"/>
      <w:marRight w:val="0"/>
      <w:marTop w:val="0"/>
      <w:marBottom w:val="0"/>
      <w:divBdr>
        <w:top w:val="none" w:sz="0" w:space="0" w:color="auto"/>
        <w:left w:val="none" w:sz="0" w:space="0" w:color="auto"/>
        <w:bottom w:val="none" w:sz="0" w:space="0" w:color="auto"/>
        <w:right w:val="none" w:sz="0" w:space="0" w:color="auto"/>
      </w:divBdr>
    </w:div>
    <w:div w:id="1369335831">
      <w:bodyDiv w:val="1"/>
      <w:marLeft w:val="0"/>
      <w:marRight w:val="0"/>
      <w:marTop w:val="0"/>
      <w:marBottom w:val="0"/>
      <w:divBdr>
        <w:top w:val="none" w:sz="0" w:space="0" w:color="auto"/>
        <w:left w:val="none" w:sz="0" w:space="0" w:color="auto"/>
        <w:bottom w:val="none" w:sz="0" w:space="0" w:color="auto"/>
        <w:right w:val="none" w:sz="0" w:space="0" w:color="auto"/>
      </w:divBdr>
    </w:div>
    <w:div w:id="1369573366">
      <w:bodyDiv w:val="1"/>
      <w:marLeft w:val="0"/>
      <w:marRight w:val="0"/>
      <w:marTop w:val="0"/>
      <w:marBottom w:val="0"/>
      <w:divBdr>
        <w:top w:val="none" w:sz="0" w:space="0" w:color="auto"/>
        <w:left w:val="none" w:sz="0" w:space="0" w:color="auto"/>
        <w:bottom w:val="none" w:sz="0" w:space="0" w:color="auto"/>
        <w:right w:val="none" w:sz="0" w:space="0" w:color="auto"/>
      </w:divBdr>
    </w:div>
    <w:div w:id="1369649008">
      <w:bodyDiv w:val="1"/>
      <w:marLeft w:val="0"/>
      <w:marRight w:val="0"/>
      <w:marTop w:val="0"/>
      <w:marBottom w:val="0"/>
      <w:divBdr>
        <w:top w:val="none" w:sz="0" w:space="0" w:color="auto"/>
        <w:left w:val="none" w:sz="0" w:space="0" w:color="auto"/>
        <w:bottom w:val="none" w:sz="0" w:space="0" w:color="auto"/>
        <w:right w:val="none" w:sz="0" w:space="0" w:color="auto"/>
      </w:divBdr>
    </w:div>
    <w:div w:id="1369720616">
      <w:bodyDiv w:val="1"/>
      <w:marLeft w:val="0"/>
      <w:marRight w:val="0"/>
      <w:marTop w:val="0"/>
      <w:marBottom w:val="0"/>
      <w:divBdr>
        <w:top w:val="none" w:sz="0" w:space="0" w:color="auto"/>
        <w:left w:val="none" w:sz="0" w:space="0" w:color="auto"/>
        <w:bottom w:val="none" w:sz="0" w:space="0" w:color="auto"/>
        <w:right w:val="none" w:sz="0" w:space="0" w:color="auto"/>
      </w:divBdr>
    </w:div>
    <w:div w:id="1370182856">
      <w:bodyDiv w:val="1"/>
      <w:marLeft w:val="0"/>
      <w:marRight w:val="0"/>
      <w:marTop w:val="0"/>
      <w:marBottom w:val="0"/>
      <w:divBdr>
        <w:top w:val="none" w:sz="0" w:space="0" w:color="auto"/>
        <w:left w:val="none" w:sz="0" w:space="0" w:color="auto"/>
        <w:bottom w:val="none" w:sz="0" w:space="0" w:color="auto"/>
        <w:right w:val="none" w:sz="0" w:space="0" w:color="auto"/>
      </w:divBdr>
    </w:div>
    <w:div w:id="1370377899">
      <w:bodyDiv w:val="1"/>
      <w:marLeft w:val="0"/>
      <w:marRight w:val="0"/>
      <w:marTop w:val="0"/>
      <w:marBottom w:val="0"/>
      <w:divBdr>
        <w:top w:val="none" w:sz="0" w:space="0" w:color="auto"/>
        <w:left w:val="none" w:sz="0" w:space="0" w:color="auto"/>
        <w:bottom w:val="none" w:sz="0" w:space="0" w:color="auto"/>
        <w:right w:val="none" w:sz="0" w:space="0" w:color="auto"/>
      </w:divBdr>
    </w:div>
    <w:div w:id="1370378905">
      <w:bodyDiv w:val="1"/>
      <w:marLeft w:val="0"/>
      <w:marRight w:val="0"/>
      <w:marTop w:val="0"/>
      <w:marBottom w:val="0"/>
      <w:divBdr>
        <w:top w:val="none" w:sz="0" w:space="0" w:color="auto"/>
        <w:left w:val="none" w:sz="0" w:space="0" w:color="auto"/>
        <w:bottom w:val="none" w:sz="0" w:space="0" w:color="auto"/>
        <w:right w:val="none" w:sz="0" w:space="0" w:color="auto"/>
      </w:divBdr>
    </w:div>
    <w:div w:id="1371152256">
      <w:bodyDiv w:val="1"/>
      <w:marLeft w:val="0"/>
      <w:marRight w:val="0"/>
      <w:marTop w:val="0"/>
      <w:marBottom w:val="0"/>
      <w:divBdr>
        <w:top w:val="none" w:sz="0" w:space="0" w:color="auto"/>
        <w:left w:val="none" w:sz="0" w:space="0" w:color="auto"/>
        <w:bottom w:val="none" w:sz="0" w:space="0" w:color="auto"/>
        <w:right w:val="none" w:sz="0" w:space="0" w:color="auto"/>
      </w:divBdr>
      <w:divsChild>
        <w:div w:id="86276147">
          <w:marLeft w:val="0"/>
          <w:marRight w:val="0"/>
          <w:marTop w:val="0"/>
          <w:marBottom w:val="0"/>
          <w:divBdr>
            <w:top w:val="none" w:sz="0" w:space="0" w:color="auto"/>
            <w:left w:val="none" w:sz="0" w:space="0" w:color="auto"/>
            <w:bottom w:val="none" w:sz="0" w:space="0" w:color="auto"/>
            <w:right w:val="none" w:sz="0" w:space="0" w:color="auto"/>
          </w:divBdr>
          <w:divsChild>
            <w:div w:id="1212183503">
              <w:marLeft w:val="0"/>
              <w:marRight w:val="0"/>
              <w:marTop w:val="0"/>
              <w:marBottom w:val="0"/>
              <w:divBdr>
                <w:top w:val="none" w:sz="0" w:space="0" w:color="auto"/>
                <w:left w:val="none" w:sz="0" w:space="0" w:color="auto"/>
                <w:bottom w:val="none" w:sz="0" w:space="0" w:color="auto"/>
                <w:right w:val="none" w:sz="0" w:space="0" w:color="auto"/>
              </w:divBdr>
            </w:div>
          </w:divsChild>
        </w:div>
        <w:div w:id="821850240">
          <w:marLeft w:val="0"/>
          <w:marRight w:val="0"/>
          <w:marTop w:val="0"/>
          <w:marBottom w:val="0"/>
          <w:divBdr>
            <w:top w:val="none" w:sz="0" w:space="0" w:color="auto"/>
            <w:left w:val="none" w:sz="0" w:space="0" w:color="auto"/>
            <w:bottom w:val="none" w:sz="0" w:space="0" w:color="auto"/>
            <w:right w:val="none" w:sz="0" w:space="0" w:color="auto"/>
          </w:divBdr>
          <w:divsChild>
            <w:div w:id="1636259444">
              <w:marLeft w:val="0"/>
              <w:marRight w:val="0"/>
              <w:marTop w:val="0"/>
              <w:marBottom w:val="0"/>
              <w:divBdr>
                <w:top w:val="none" w:sz="0" w:space="0" w:color="auto"/>
                <w:left w:val="none" w:sz="0" w:space="0" w:color="auto"/>
                <w:bottom w:val="none" w:sz="0" w:space="0" w:color="auto"/>
                <w:right w:val="none" w:sz="0" w:space="0" w:color="auto"/>
              </w:divBdr>
            </w:div>
          </w:divsChild>
        </w:div>
        <w:div w:id="1371958882">
          <w:marLeft w:val="0"/>
          <w:marRight w:val="0"/>
          <w:marTop w:val="0"/>
          <w:marBottom w:val="0"/>
          <w:divBdr>
            <w:top w:val="none" w:sz="0" w:space="0" w:color="auto"/>
            <w:left w:val="none" w:sz="0" w:space="0" w:color="auto"/>
            <w:bottom w:val="none" w:sz="0" w:space="0" w:color="auto"/>
            <w:right w:val="none" w:sz="0" w:space="0" w:color="auto"/>
          </w:divBdr>
          <w:divsChild>
            <w:div w:id="1424036237">
              <w:marLeft w:val="0"/>
              <w:marRight w:val="0"/>
              <w:marTop w:val="0"/>
              <w:marBottom w:val="0"/>
              <w:divBdr>
                <w:top w:val="none" w:sz="0" w:space="0" w:color="auto"/>
                <w:left w:val="none" w:sz="0" w:space="0" w:color="auto"/>
                <w:bottom w:val="none" w:sz="0" w:space="0" w:color="auto"/>
                <w:right w:val="none" w:sz="0" w:space="0" w:color="auto"/>
              </w:divBdr>
            </w:div>
          </w:divsChild>
        </w:div>
        <w:div w:id="1473790388">
          <w:marLeft w:val="0"/>
          <w:marRight w:val="0"/>
          <w:marTop w:val="0"/>
          <w:marBottom w:val="0"/>
          <w:divBdr>
            <w:top w:val="none" w:sz="0" w:space="0" w:color="auto"/>
            <w:left w:val="none" w:sz="0" w:space="0" w:color="auto"/>
            <w:bottom w:val="none" w:sz="0" w:space="0" w:color="auto"/>
            <w:right w:val="none" w:sz="0" w:space="0" w:color="auto"/>
          </w:divBdr>
          <w:divsChild>
            <w:div w:id="1484463468">
              <w:marLeft w:val="0"/>
              <w:marRight w:val="0"/>
              <w:marTop w:val="0"/>
              <w:marBottom w:val="0"/>
              <w:divBdr>
                <w:top w:val="none" w:sz="0" w:space="0" w:color="auto"/>
                <w:left w:val="none" w:sz="0" w:space="0" w:color="auto"/>
                <w:bottom w:val="none" w:sz="0" w:space="0" w:color="auto"/>
                <w:right w:val="none" w:sz="0" w:space="0" w:color="auto"/>
              </w:divBdr>
            </w:div>
          </w:divsChild>
        </w:div>
        <w:div w:id="1619219978">
          <w:marLeft w:val="0"/>
          <w:marRight w:val="0"/>
          <w:marTop w:val="0"/>
          <w:marBottom w:val="0"/>
          <w:divBdr>
            <w:top w:val="none" w:sz="0" w:space="0" w:color="auto"/>
            <w:left w:val="none" w:sz="0" w:space="0" w:color="auto"/>
            <w:bottom w:val="none" w:sz="0" w:space="0" w:color="auto"/>
            <w:right w:val="none" w:sz="0" w:space="0" w:color="auto"/>
          </w:divBdr>
          <w:divsChild>
            <w:div w:id="1308973241">
              <w:marLeft w:val="0"/>
              <w:marRight w:val="0"/>
              <w:marTop w:val="0"/>
              <w:marBottom w:val="0"/>
              <w:divBdr>
                <w:top w:val="none" w:sz="0" w:space="0" w:color="auto"/>
                <w:left w:val="none" w:sz="0" w:space="0" w:color="auto"/>
                <w:bottom w:val="none" w:sz="0" w:space="0" w:color="auto"/>
                <w:right w:val="none" w:sz="0" w:space="0" w:color="auto"/>
              </w:divBdr>
            </w:div>
          </w:divsChild>
        </w:div>
        <w:div w:id="1950352650">
          <w:marLeft w:val="0"/>
          <w:marRight w:val="0"/>
          <w:marTop w:val="0"/>
          <w:marBottom w:val="0"/>
          <w:divBdr>
            <w:top w:val="none" w:sz="0" w:space="0" w:color="auto"/>
            <w:left w:val="none" w:sz="0" w:space="0" w:color="auto"/>
            <w:bottom w:val="none" w:sz="0" w:space="0" w:color="auto"/>
            <w:right w:val="none" w:sz="0" w:space="0" w:color="auto"/>
          </w:divBdr>
          <w:divsChild>
            <w:div w:id="1896887953">
              <w:marLeft w:val="0"/>
              <w:marRight w:val="0"/>
              <w:marTop w:val="0"/>
              <w:marBottom w:val="0"/>
              <w:divBdr>
                <w:top w:val="none" w:sz="0" w:space="0" w:color="auto"/>
                <w:left w:val="none" w:sz="0" w:space="0" w:color="auto"/>
                <w:bottom w:val="none" w:sz="0" w:space="0" w:color="auto"/>
                <w:right w:val="none" w:sz="0" w:space="0" w:color="auto"/>
              </w:divBdr>
            </w:div>
          </w:divsChild>
        </w:div>
        <w:div w:id="1994721139">
          <w:marLeft w:val="0"/>
          <w:marRight w:val="0"/>
          <w:marTop w:val="0"/>
          <w:marBottom w:val="0"/>
          <w:divBdr>
            <w:top w:val="none" w:sz="0" w:space="0" w:color="auto"/>
            <w:left w:val="none" w:sz="0" w:space="0" w:color="auto"/>
            <w:bottom w:val="none" w:sz="0" w:space="0" w:color="auto"/>
            <w:right w:val="none" w:sz="0" w:space="0" w:color="auto"/>
          </w:divBdr>
          <w:divsChild>
            <w:div w:id="88961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228658">
      <w:bodyDiv w:val="1"/>
      <w:marLeft w:val="0"/>
      <w:marRight w:val="0"/>
      <w:marTop w:val="0"/>
      <w:marBottom w:val="0"/>
      <w:divBdr>
        <w:top w:val="none" w:sz="0" w:space="0" w:color="auto"/>
        <w:left w:val="none" w:sz="0" w:space="0" w:color="auto"/>
        <w:bottom w:val="none" w:sz="0" w:space="0" w:color="auto"/>
        <w:right w:val="none" w:sz="0" w:space="0" w:color="auto"/>
      </w:divBdr>
    </w:div>
    <w:div w:id="1371414306">
      <w:bodyDiv w:val="1"/>
      <w:marLeft w:val="0"/>
      <w:marRight w:val="0"/>
      <w:marTop w:val="0"/>
      <w:marBottom w:val="0"/>
      <w:divBdr>
        <w:top w:val="none" w:sz="0" w:space="0" w:color="auto"/>
        <w:left w:val="none" w:sz="0" w:space="0" w:color="auto"/>
        <w:bottom w:val="none" w:sz="0" w:space="0" w:color="auto"/>
        <w:right w:val="none" w:sz="0" w:space="0" w:color="auto"/>
      </w:divBdr>
    </w:div>
    <w:div w:id="1371567508">
      <w:bodyDiv w:val="1"/>
      <w:marLeft w:val="0"/>
      <w:marRight w:val="0"/>
      <w:marTop w:val="0"/>
      <w:marBottom w:val="0"/>
      <w:divBdr>
        <w:top w:val="none" w:sz="0" w:space="0" w:color="auto"/>
        <w:left w:val="none" w:sz="0" w:space="0" w:color="auto"/>
        <w:bottom w:val="none" w:sz="0" w:space="0" w:color="auto"/>
        <w:right w:val="none" w:sz="0" w:space="0" w:color="auto"/>
      </w:divBdr>
    </w:div>
    <w:div w:id="1371879245">
      <w:bodyDiv w:val="1"/>
      <w:marLeft w:val="0"/>
      <w:marRight w:val="0"/>
      <w:marTop w:val="0"/>
      <w:marBottom w:val="0"/>
      <w:divBdr>
        <w:top w:val="none" w:sz="0" w:space="0" w:color="auto"/>
        <w:left w:val="none" w:sz="0" w:space="0" w:color="auto"/>
        <w:bottom w:val="none" w:sz="0" w:space="0" w:color="auto"/>
        <w:right w:val="none" w:sz="0" w:space="0" w:color="auto"/>
      </w:divBdr>
    </w:div>
    <w:div w:id="1372069058">
      <w:bodyDiv w:val="1"/>
      <w:marLeft w:val="0"/>
      <w:marRight w:val="0"/>
      <w:marTop w:val="0"/>
      <w:marBottom w:val="0"/>
      <w:divBdr>
        <w:top w:val="none" w:sz="0" w:space="0" w:color="auto"/>
        <w:left w:val="none" w:sz="0" w:space="0" w:color="auto"/>
        <w:bottom w:val="none" w:sz="0" w:space="0" w:color="auto"/>
        <w:right w:val="none" w:sz="0" w:space="0" w:color="auto"/>
      </w:divBdr>
    </w:div>
    <w:div w:id="1372193377">
      <w:bodyDiv w:val="1"/>
      <w:marLeft w:val="0"/>
      <w:marRight w:val="0"/>
      <w:marTop w:val="0"/>
      <w:marBottom w:val="0"/>
      <w:divBdr>
        <w:top w:val="none" w:sz="0" w:space="0" w:color="auto"/>
        <w:left w:val="none" w:sz="0" w:space="0" w:color="auto"/>
        <w:bottom w:val="none" w:sz="0" w:space="0" w:color="auto"/>
        <w:right w:val="none" w:sz="0" w:space="0" w:color="auto"/>
      </w:divBdr>
    </w:div>
    <w:div w:id="1372341582">
      <w:bodyDiv w:val="1"/>
      <w:marLeft w:val="0"/>
      <w:marRight w:val="0"/>
      <w:marTop w:val="0"/>
      <w:marBottom w:val="0"/>
      <w:divBdr>
        <w:top w:val="none" w:sz="0" w:space="0" w:color="auto"/>
        <w:left w:val="none" w:sz="0" w:space="0" w:color="auto"/>
        <w:bottom w:val="none" w:sz="0" w:space="0" w:color="auto"/>
        <w:right w:val="none" w:sz="0" w:space="0" w:color="auto"/>
      </w:divBdr>
    </w:div>
    <w:div w:id="1372341739">
      <w:bodyDiv w:val="1"/>
      <w:marLeft w:val="0"/>
      <w:marRight w:val="0"/>
      <w:marTop w:val="0"/>
      <w:marBottom w:val="0"/>
      <w:divBdr>
        <w:top w:val="none" w:sz="0" w:space="0" w:color="auto"/>
        <w:left w:val="none" w:sz="0" w:space="0" w:color="auto"/>
        <w:bottom w:val="none" w:sz="0" w:space="0" w:color="auto"/>
        <w:right w:val="none" w:sz="0" w:space="0" w:color="auto"/>
      </w:divBdr>
    </w:div>
    <w:div w:id="1372537330">
      <w:bodyDiv w:val="1"/>
      <w:marLeft w:val="0"/>
      <w:marRight w:val="0"/>
      <w:marTop w:val="0"/>
      <w:marBottom w:val="0"/>
      <w:divBdr>
        <w:top w:val="none" w:sz="0" w:space="0" w:color="auto"/>
        <w:left w:val="none" w:sz="0" w:space="0" w:color="auto"/>
        <w:bottom w:val="none" w:sz="0" w:space="0" w:color="auto"/>
        <w:right w:val="none" w:sz="0" w:space="0" w:color="auto"/>
      </w:divBdr>
    </w:div>
    <w:div w:id="1372806942">
      <w:bodyDiv w:val="1"/>
      <w:marLeft w:val="0"/>
      <w:marRight w:val="0"/>
      <w:marTop w:val="0"/>
      <w:marBottom w:val="0"/>
      <w:divBdr>
        <w:top w:val="none" w:sz="0" w:space="0" w:color="auto"/>
        <w:left w:val="none" w:sz="0" w:space="0" w:color="auto"/>
        <w:bottom w:val="none" w:sz="0" w:space="0" w:color="auto"/>
        <w:right w:val="none" w:sz="0" w:space="0" w:color="auto"/>
      </w:divBdr>
    </w:div>
    <w:div w:id="1373310051">
      <w:bodyDiv w:val="1"/>
      <w:marLeft w:val="0"/>
      <w:marRight w:val="0"/>
      <w:marTop w:val="0"/>
      <w:marBottom w:val="0"/>
      <w:divBdr>
        <w:top w:val="none" w:sz="0" w:space="0" w:color="auto"/>
        <w:left w:val="none" w:sz="0" w:space="0" w:color="auto"/>
        <w:bottom w:val="none" w:sz="0" w:space="0" w:color="auto"/>
        <w:right w:val="none" w:sz="0" w:space="0" w:color="auto"/>
      </w:divBdr>
    </w:div>
    <w:div w:id="1373574883">
      <w:bodyDiv w:val="1"/>
      <w:marLeft w:val="0"/>
      <w:marRight w:val="0"/>
      <w:marTop w:val="0"/>
      <w:marBottom w:val="0"/>
      <w:divBdr>
        <w:top w:val="none" w:sz="0" w:space="0" w:color="auto"/>
        <w:left w:val="none" w:sz="0" w:space="0" w:color="auto"/>
        <w:bottom w:val="none" w:sz="0" w:space="0" w:color="auto"/>
        <w:right w:val="none" w:sz="0" w:space="0" w:color="auto"/>
      </w:divBdr>
    </w:div>
    <w:div w:id="1373730050">
      <w:bodyDiv w:val="1"/>
      <w:marLeft w:val="0"/>
      <w:marRight w:val="0"/>
      <w:marTop w:val="0"/>
      <w:marBottom w:val="0"/>
      <w:divBdr>
        <w:top w:val="none" w:sz="0" w:space="0" w:color="auto"/>
        <w:left w:val="none" w:sz="0" w:space="0" w:color="auto"/>
        <w:bottom w:val="none" w:sz="0" w:space="0" w:color="auto"/>
        <w:right w:val="none" w:sz="0" w:space="0" w:color="auto"/>
      </w:divBdr>
    </w:div>
    <w:div w:id="1373924645">
      <w:bodyDiv w:val="1"/>
      <w:marLeft w:val="0"/>
      <w:marRight w:val="0"/>
      <w:marTop w:val="0"/>
      <w:marBottom w:val="0"/>
      <w:divBdr>
        <w:top w:val="none" w:sz="0" w:space="0" w:color="auto"/>
        <w:left w:val="none" w:sz="0" w:space="0" w:color="auto"/>
        <w:bottom w:val="none" w:sz="0" w:space="0" w:color="auto"/>
        <w:right w:val="none" w:sz="0" w:space="0" w:color="auto"/>
      </w:divBdr>
    </w:div>
    <w:div w:id="1374384604">
      <w:bodyDiv w:val="1"/>
      <w:marLeft w:val="0"/>
      <w:marRight w:val="0"/>
      <w:marTop w:val="0"/>
      <w:marBottom w:val="0"/>
      <w:divBdr>
        <w:top w:val="none" w:sz="0" w:space="0" w:color="auto"/>
        <w:left w:val="none" w:sz="0" w:space="0" w:color="auto"/>
        <w:bottom w:val="none" w:sz="0" w:space="0" w:color="auto"/>
        <w:right w:val="none" w:sz="0" w:space="0" w:color="auto"/>
      </w:divBdr>
    </w:div>
    <w:div w:id="1374495947">
      <w:bodyDiv w:val="1"/>
      <w:marLeft w:val="0"/>
      <w:marRight w:val="0"/>
      <w:marTop w:val="0"/>
      <w:marBottom w:val="0"/>
      <w:divBdr>
        <w:top w:val="none" w:sz="0" w:space="0" w:color="auto"/>
        <w:left w:val="none" w:sz="0" w:space="0" w:color="auto"/>
        <w:bottom w:val="none" w:sz="0" w:space="0" w:color="auto"/>
        <w:right w:val="none" w:sz="0" w:space="0" w:color="auto"/>
      </w:divBdr>
    </w:div>
    <w:div w:id="1374693811">
      <w:bodyDiv w:val="1"/>
      <w:marLeft w:val="0"/>
      <w:marRight w:val="0"/>
      <w:marTop w:val="0"/>
      <w:marBottom w:val="0"/>
      <w:divBdr>
        <w:top w:val="none" w:sz="0" w:space="0" w:color="auto"/>
        <w:left w:val="none" w:sz="0" w:space="0" w:color="auto"/>
        <w:bottom w:val="none" w:sz="0" w:space="0" w:color="auto"/>
        <w:right w:val="none" w:sz="0" w:space="0" w:color="auto"/>
      </w:divBdr>
    </w:div>
    <w:div w:id="1375350991">
      <w:bodyDiv w:val="1"/>
      <w:marLeft w:val="0"/>
      <w:marRight w:val="0"/>
      <w:marTop w:val="0"/>
      <w:marBottom w:val="0"/>
      <w:divBdr>
        <w:top w:val="none" w:sz="0" w:space="0" w:color="auto"/>
        <w:left w:val="none" w:sz="0" w:space="0" w:color="auto"/>
        <w:bottom w:val="none" w:sz="0" w:space="0" w:color="auto"/>
        <w:right w:val="none" w:sz="0" w:space="0" w:color="auto"/>
      </w:divBdr>
    </w:div>
    <w:div w:id="1375495630">
      <w:bodyDiv w:val="1"/>
      <w:marLeft w:val="0"/>
      <w:marRight w:val="0"/>
      <w:marTop w:val="0"/>
      <w:marBottom w:val="0"/>
      <w:divBdr>
        <w:top w:val="none" w:sz="0" w:space="0" w:color="auto"/>
        <w:left w:val="none" w:sz="0" w:space="0" w:color="auto"/>
        <w:bottom w:val="none" w:sz="0" w:space="0" w:color="auto"/>
        <w:right w:val="none" w:sz="0" w:space="0" w:color="auto"/>
      </w:divBdr>
    </w:div>
    <w:div w:id="1375733874">
      <w:bodyDiv w:val="1"/>
      <w:marLeft w:val="0"/>
      <w:marRight w:val="0"/>
      <w:marTop w:val="0"/>
      <w:marBottom w:val="0"/>
      <w:divBdr>
        <w:top w:val="none" w:sz="0" w:space="0" w:color="auto"/>
        <w:left w:val="none" w:sz="0" w:space="0" w:color="auto"/>
        <w:bottom w:val="none" w:sz="0" w:space="0" w:color="auto"/>
        <w:right w:val="none" w:sz="0" w:space="0" w:color="auto"/>
      </w:divBdr>
    </w:div>
    <w:div w:id="1375811999">
      <w:bodyDiv w:val="1"/>
      <w:marLeft w:val="0"/>
      <w:marRight w:val="0"/>
      <w:marTop w:val="0"/>
      <w:marBottom w:val="0"/>
      <w:divBdr>
        <w:top w:val="none" w:sz="0" w:space="0" w:color="auto"/>
        <w:left w:val="none" w:sz="0" w:space="0" w:color="auto"/>
        <w:bottom w:val="none" w:sz="0" w:space="0" w:color="auto"/>
        <w:right w:val="none" w:sz="0" w:space="0" w:color="auto"/>
      </w:divBdr>
    </w:div>
    <w:div w:id="1376126547">
      <w:bodyDiv w:val="1"/>
      <w:marLeft w:val="0"/>
      <w:marRight w:val="0"/>
      <w:marTop w:val="0"/>
      <w:marBottom w:val="0"/>
      <w:divBdr>
        <w:top w:val="none" w:sz="0" w:space="0" w:color="auto"/>
        <w:left w:val="none" w:sz="0" w:space="0" w:color="auto"/>
        <w:bottom w:val="none" w:sz="0" w:space="0" w:color="auto"/>
        <w:right w:val="none" w:sz="0" w:space="0" w:color="auto"/>
      </w:divBdr>
    </w:div>
    <w:div w:id="1376466037">
      <w:bodyDiv w:val="1"/>
      <w:marLeft w:val="0"/>
      <w:marRight w:val="0"/>
      <w:marTop w:val="0"/>
      <w:marBottom w:val="0"/>
      <w:divBdr>
        <w:top w:val="none" w:sz="0" w:space="0" w:color="auto"/>
        <w:left w:val="none" w:sz="0" w:space="0" w:color="auto"/>
        <w:bottom w:val="none" w:sz="0" w:space="0" w:color="auto"/>
        <w:right w:val="none" w:sz="0" w:space="0" w:color="auto"/>
      </w:divBdr>
    </w:div>
    <w:div w:id="1376664658">
      <w:bodyDiv w:val="1"/>
      <w:marLeft w:val="0"/>
      <w:marRight w:val="0"/>
      <w:marTop w:val="0"/>
      <w:marBottom w:val="0"/>
      <w:divBdr>
        <w:top w:val="none" w:sz="0" w:space="0" w:color="auto"/>
        <w:left w:val="none" w:sz="0" w:space="0" w:color="auto"/>
        <w:bottom w:val="none" w:sz="0" w:space="0" w:color="auto"/>
        <w:right w:val="none" w:sz="0" w:space="0" w:color="auto"/>
      </w:divBdr>
    </w:div>
    <w:div w:id="1377582567">
      <w:bodyDiv w:val="1"/>
      <w:marLeft w:val="0"/>
      <w:marRight w:val="0"/>
      <w:marTop w:val="0"/>
      <w:marBottom w:val="0"/>
      <w:divBdr>
        <w:top w:val="none" w:sz="0" w:space="0" w:color="auto"/>
        <w:left w:val="none" w:sz="0" w:space="0" w:color="auto"/>
        <w:bottom w:val="none" w:sz="0" w:space="0" w:color="auto"/>
        <w:right w:val="none" w:sz="0" w:space="0" w:color="auto"/>
      </w:divBdr>
    </w:div>
    <w:div w:id="1377584278">
      <w:bodyDiv w:val="1"/>
      <w:marLeft w:val="0"/>
      <w:marRight w:val="0"/>
      <w:marTop w:val="0"/>
      <w:marBottom w:val="0"/>
      <w:divBdr>
        <w:top w:val="none" w:sz="0" w:space="0" w:color="auto"/>
        <w:left w:val="none" w:sz="0" w:space="0" w:color="auto"/>
        <w:bottom w:val="none" w:sz="0" w:space="0" w:color="auto"/>
        <w:right w:val="none" w:sz="0" w:space="0" w:color="auto"/>
      </w:divBdr>
    </w:div>
    <w:div w:id="1378699219">
      <w:bodyDiv w:val="1"/>
      <w:marLeft w:val="0"/>
      <w:marRight w:val="0"/>
      <w:marTop w:val="0"/>
      <w:marBottom w:val="0"/>
      <w:divBdr>
        <w:top w:val="none" w:sz="0" w:space="0" w:color="auto"/>
        <w:left w:val="none" w:sz="0" w:space="0" w:color="auto"/>
        <w:bottom w:val="none" w:sz="0" w:space="0" w:color="auto"/>
        <w:right w:val="none" w:sz="0" w:space="0" w:color="auto"/>
      </w:divBdr>
    </w:div>
    <w:div w:id="1378819860">
      <w:bodyDiv w:val="1"/>
      <w:marLeft w:val="0"/>
      <w:marRight w:val="0"/>
      <w:marTop w:val="0"/>
      <w:marBottom w:val="0"/>
      <w:divBdr>
        <w:top w:val="none" w:sz="0" w:space="0" w:color="auto"/>
        <w:left w:val="none" w:sz="0" w:space="0" w:color="auto"/>
        <w:bottom w:val="none" w:sz="0" w:space="0" w:color="auto"/>
        <w:right w:val="none" w:sz="0" w:space="0" w:color="auto"/>
      </w:divBdr>
    </w:div>
    <w:div w:id="1378891016">
      <w:bodyDiv w:val="1"/>
      <w:marLeft w:val="0"/>
      <w:marRight w:val="0"/>
      <w:marTop w:val="0"/>
      <w:marBottom w:val="0"/>
      <w:divBdr>
        <w:top w:val="none" w:sz="0" w:space="0" w:color="auto"/>
        <w:left w:val="none" w:sz="0" w:space="0" w:color="auto"/>
        <w:bottom w:val="none" w:sz="0" w:space="0" w:color="auto"/>
        <w:right w:val="none" w:sz="0" w:space="0" w:color="auto"/>
      </w:divBdr>
    </w:div>
    <w:div w:id="1379016567">
      <w:bodyDiv w:val="1"/>
      <w:marLeft w:val="0"/>
      <w:marRight w:val="0"/>
      <w:marTop w:val="0"/>
      <w:marBottom w:val="0"/>
      <w:divBdr>
        <w:top w:val="none" w:sz="0" w:space="0" w:color="auto"/>
        <w:left w:val="none" w:sz="0" w:space="0" w:color="auto"/>
        <w:bottom w:val="none" w:sz="0" w:space="0" w:color="auto"/>
        <w:right w:val="none" w:sz="0" w:space="0" w:color="auto"/>
      </w:divBdr>
    </w:div>
    <w:div w:id="1379082986">
      <w:bodyDiv w:val="1"/>
      <w:marLeft w:val="0"/>
      <w:marRight w:val="0"/>
      <w:marTop w:val="0"/>
      <w:marBottom w:val="0"/>
      <w:divBdr>
        <w:top w:val="none" w:sz="0" w:space="0" w:color="auto"/>
        <w:left w:val="none" w:sz="0" w:space="0" w:color="auto"/>
        <w:bottom w:val="none" w:sz="0" w:space="0" w:color="auto"/>
        <w:right w:val="none" w:sz="0" w:space="0" w:color="auto"/>
      </w:divBdr>
    </w:div>
    <w:div w:id="1379403329">
      <w:bodyDiv w:val="1"/>
      <w:marLeft w:val="0"/>
      <w:marRight w:val="0"/>
      <w:marTop w:val="0"/>
      <w:marBottom w:val="0"/>
      <w:divBdr>
        <w:top w:val="none" w:sz="0" w:space="0" w:color="auto"/>
        <w:left w:val="none" w:sz="0" w:space="0" w:color="auto"/>
        <w:bottom w:val="none" w:sz="0" w:space="0" w:color="auto"/>
        <w:right w:val="none" w:sz="0" w:space="0" w:color="auto"/>
      </w:divBdr>
    </w:div>
    <w:div w:id="1379427904">
      <w:bodyDiv w:val="1"/>
      <w:marLeft w:val="0"/>
      <w:marRight w:val="0"/>
      <w:marTop w:val="0"/>
      <w:marBottom w:val="0"/>
      <w:divBdr>
        <w:top w:val="none" w:sz="0" w:space="0" w:color="auto"/>
        <w:left w:val="none" w:sz="0" w:space="0" w:color="auto"/>
        <w:bottom w:val="none" w:sz="0" w:space="0" w:color="auto"/>
        <w:right w:val="none" w:sz="0" w:space="0" w:color="auto"/>
      </w:divBdr>
    </w:div>
    <w:div w:id="1380327803">
      <w:bodyDiv w:val="1"/>
      <w:marLeft w:val="0"/>
      <w:marRight w:val="0"/>
      <w:marTop w:val="0"/>
      <w:marBottom w:val="0"/>
      <w:divBdr>
        <w:top w:val="none" w:sz="0" w:space="0" w:color="auto"/>
        <w:left w:val="none" w:sz="0" w:space="0" w:color="auto"/>
        <w:bottom w:val="none" w:sz="0" w:space="0" w:color="auto"/>
        <w:right w:val="none" w:sz="0" w:space="0" w:color="auto"/>
      </w:divBdr>
    </w:div>
    <w:div w:id="1380397608">
      <w:bodyDiv w:val="1"/>
      <w:marLeft w:val="0"/>
      <w:marRight w:val="0"/>
      <w:marTop w:val="0"/>
      <w:marBottom w:val="0"/>
      <w:divBdr>
        <w:top w:val="none" w:sz="0" w:space="0" w:color="auto"/>
        <w:left w:val="none" w:sz="0" w:space="0" w:color="auto"/>
        <w:bottom w:val="none" w:sz="0" w:space="0" w:color="auto"/>
        <w:right w:val="none" w:sz="0" w:space="0" w:color="auto"/>
      </w:divBdr>
    </w:div>
    <w:div w:id="1381126253">
      <w:bodyDiv w:val="1"/>
      <w:marLeft w:val="0"/>
      <w:marRight w:val="0"/>
      <w:marTop w:val="0"/>
      <w:marBottom w:val="0"/>
      <w:divBdr>
        <w:top w:val="none" w:sz="0" w:space="0" w:color="auto"/>
        <w:left w:val="none" w:sz="0" w:space="0" w:color="auto"/>
        <w:bottom w:val="none" w:sz="0" w:space="0" w:color="auto"/>
        <w:right w:val="none" w:sz="0" w:space="0" w:color="auto"/>
      </w:divBdr>
    </w:div>
    <w:div w:id="1381436224">
      <w:bodyDiv w:val="1"/>
      <w:marLeft w:val="0"/>
      <w:marRight w:val="0"/>
      <w:marTop w:val="0"/>
      <w:marBottom w:val="0"/>
      <w:divBdr>
        <w:top w:val="none" w:sz="0" w:space="0" w:color="auto"/>
        <w:left w:val="none" w:sz="0" w:space="0" w:color="auto"/>
        <w:bottom w:val="none" w:sz="0" w:space="0" w:color="auto"/>
        <w:right w:val="none" w:sz="0" w:space="0" w:color="auto"/>
      </w:divBdr>
    </w:div>
    <w:div w:id="1381438097">
      <w:bodyDiv w:val="1"/>
      <w:marLeft w:val="0"/>
      <w:marRight w:val="0"/>
      <w:marTop w:val="0"/>
      <w:marBottom w:val="0"/>
      <w:divBdr>
        <w:top w:val="none" w:sz="0" w:space="0" w:color="auto"/>
        <w:left w:val="none" w:sz="0" w:space="0" w:color="auto"/>
        <w:bottom w:val="none" w:sz="0" w:space="0" w:color="auto"/>
        <w:right w:val="none" w:sz="0" w:space="0" w:color="auto"/>
      </w:divBdr>
    </w:div>
    <w:div w:id="1381828788">
      <w:bodyDiv w:val="1"/>
      <w:marLeft w:val="0"/>
      <w:marRight w:val="0"/>
      <w:marTop w:val="0"/>
      <w:marBottom w:val="0"/>
      <w:divBdr>
        <w:top w:val="none" w:sz="0" w:space="0" w:color="auto"/>
        <w:left w:val="none" w:sz="0" w:space="0" w:color="auto"/>
        <w:bottom w:val="none" w:sz="0" w:space="0" w:color="auto"/>
        <w:right w:val="none" w:sz="0" w:space="0" w:color="auto"/>
      </w:divBdr>
    </w:div>
    <w:div w:id="1383138541">
      <w:bodyDiv w:val="1"/>
      <w:marLeft w:val="0"/>
      <w:marRight w:val="0"/>
      <w:marTop w:val="0"/>
      <w:marBottom w:val="0"/>
      <w:divBdr>
        <w:top w:val="none" w:sz="0" w:space="0" w:color="auto"/>
        <w:left w:val="none" w:sz="0" w:space="0" w:color="auto"/>
        <w:bottom w:val="none" w:sz="0" w:space="0" w:color="auto"/>
        <w:right w:val="none" w:sz="0" w:space="0" w:color="auto"/>
      </w:divBdr>
    </w:div>
    <w:div w:id="1383866184">
      <w:bodyDiv w:val="1"/>
      <w:marLeft w:val="0"/>
      <w:marRight w:val="0"/>
      <w:marTop w:val="0"/>
      <w:marBottom w:val="0"/>
      <w:divBdr>
        <w:top w:val="none" w:sz="0" w:space="0" w:color="auto"/>
        <w:left w:val="none" w:sz="0" w:space="0" w:color="auto"/>
        <w:bottom w:val="none" w:sz="0" w:space="0" w:color="auto"/>
        <w:right w:val="none" w:sz="0" w:space="0" w:color="auto"/>
      </w:divBdr>
    </w:div>
    <w:div w:id="1384063043">
      <w:bodyDiv w:val="1"/>
      <w:marLeft w:val="0"/>
      <w:marRight w:val="0"/>
      <w:marTop w:val="0"/>
      <w:marBottom w:val="0"/>
      <w:divBdr>
        <w:top w:val="none" w:sz="0" w:space="0" w:color="auto"/>
        <w:left w:val="none" w:sz="0" w:space="0" w:color="auto"/>
        <w:bottom w:val="none" w:sz="0" w:space="0" w:color="auto"/>
        <w:right w:val="none" w:sz="0" w:space="0" w:color="auto"/>
      </w:divBdr>
    </w:div>
    <w:div w:id="1384793349">
      <w:bodyDiv w:val="1"/>
      <w:marLeft w:val="0"/>
      <w:marRight w:val="0"/>
      <w:marTop w:val="0"/>
      <w:marBottom w:val="0"/>
      <w:divBdr>
        <w:top w:val="none" w:sz="0" w:space="0" w:color="auto"/>
        <w:left w:val="none" w:sz="0" w:space="0" w:color="auto"/>
        <w:bottom w:val="none" w:sz="0" w:space="0" w:color="auto"/>
        <w:right w:val="none" w:sz="0" w:space="0" w:color="auto"/>
      </w:divBdr>
    </w:div>
    <w:div w:id="1385520732">
      <w:bodyDiv w:val="1"/>
      <w:marLeft w:val="0"/>
      <w:marRight w:val="0"/>
      <w:marTop w:val="0"/>
      <w:marBottom w:val="0"/>
      <w:divBdr>
        <w:top w:val="none" w:sz="0" w:space="0" w:color="auto"/>
        <w:left w:val="none" w:sz="0" w:space="0" w:color="auto"/>
        <w:bottom w:val="none" w:sz="0" w:space="0" w:color="auto"/>
        <w:right w:val="none" w:sz="0" w:space="0" w:color="auto"/>
      </w:divBdr>
    </w:div>
    <w:div w:id="1385790338">
      <w:bodyDiv w:val="1"/>
      <w:marLeft w:val="0"/>
      <w:marRight w:val="0"/>
      <w:marTop w:val="0"/>
      <w:marBottom w:val="0"/>
      <w:divBdr>
        <w:top w:val="none" w:sz="0" w:space="0" w:color="auto"/>
        <w:left w:val="none" w:sz="0" w:space="0" w:color="auto"/>
        <w:bottom w:val="none" w:sz="0" w:space="0" w:color="auto"/>
        <w:right w:val="none" w:sz="0" w:space="0" w:color="auto"/>
      </w:divBdr>
    </w:div>
    <w:div w:id="1386099750">
      <w:bodyDiv w:val="1"/>
      <w:marLeft w:val="0"/>
      <w:marRight w:val="0"/>
      <w:marTop w:val="0"/>
      <w:marBottom w:val="0"/>
      <w:divBdr>
        <w:top w:val="none" w:sz="0" w:space="0" w:color="auto"/>
        <w:left w:val="none" w:sz="0" w:space="0" w:color="auto"/>
        <w:bottom w:val="none" w:sz="0" w:space="0" w:color="auto"/>
        <w:right w:val="none" w:sz="0" w:space="0" w:color="auto"/>
      </w:divBdr>
    </w:div>
    <w:div w:id="1386102782">
      <w:bodyDiv w:val="1"/>
      <w:marLeft w:val="0"/>
      <w:marRight w:val="0"/>
      <w:marTop w:val="0"/>
      <w:marBottom w:val="0"/>
      <w:divBdr>
        <w:top w:val="none" w:sz="0" w:space="0" w:color="auto"/>
        <w:left w:val="none" w:sz="0" w:space="0" w:color="auto"/>
        <w:bottom w:val="none" w:sz="0" w:space="0" w:color="auto"/>
        <w:right w:val="none" w:sz="0" w:space="0" w:color="auto"/>
      </w:divBdr>
    </w:div>
    <w:div w:id="1386639421">
      <w:bodyDiv w:val="1"/>
      <w:marLeft w:val="0"/>
      <w:marRight w:val="0"/>
      <w:marTop w:val="0"/>
      <w:marBottom w:val="0"/>
      <w:divBdr>
        <w:top w:val="none" w:sz="0" w:space="0" w:color="auto"/>
        <w:left w:val="none" w:sz="0" w:space="0" w:color="auto"/>
        <w:bottom w:val="none" w:sz="0" w:space="0" w:color="auto"/>
        <w:right w:val="none" w:sz="0" w:space="0" w:color="auto"/>
      </w:divBdr>
    </w:div>
    <w:div w:id="1386639644">
      <w:bodyDiv w:val="1"/>
      <w:marLeft w:val="0"/>
      <w:marRight w:val="0"/>
      <w:marTop w:val="0"/>
      <w:marBottom w:val="0"/>
      <w:divBdr>
        <w:top w:val="none" w:sz="0" w:space="0" w:color="auto"/>
        <w:left w:val="none" w:sz="0" w:space="0" w:color="auto"/>
        <w:bottom w:val="none" w:sz="0" w:space="0" w:color="auto"/>
        <w:right w:val="none" w:sz="0" w:space="0" w:color="auto"/>
      </w:divBdr>
    </w:div>
    <w:div w:id="1386641647">
      <w:bodyDiv w:val="1"/>
      <w:marLeft w:val="0"/>
      <w:marRight w:val="0"/>
      <w:marTop w:val="0"/>
      <w:marBottom w:val="0"/>
      <w:divBdr>
        <w:top w:val="none" w:sz="0" w:space="0" w:color="auto"/>
        <w:left w:val="none" w:sz="0" w:space="0" w:color="auto"/>
        <w:bottom w:val="none" w:sz="0" w:space="0" w:color="auto"/>
        <w:right w:val="none" w:sz="0" w:space="0" w:color="auto"/>
      </w:divBdr>
    </w:div>
    <w:div w:id="1386761476">
      <w:bodyDiv w:val="1"/>
      <w:marLeft w:val="0"/>
      <w:marRight w:val="0"/>
      <w:marTop w:val="0"/>
      <w:marBottom w:val="0"/>
      <w:divBdr>
        <w:top w:val="none" w:sz="0" w:space="0" w:color="auto"/>
        <w:left w:val="none" w:sz="0" w:space="0" w:color="auto"/>
        <w:bottom w:val="none" w:sz="0" w:space="0" w:color="auto"/>
        <w:right w:val="none" w:sz="0" w:space="0" w:color="auto"/>
      </w:divBdr>
    </w:div>
    <w:div w:id="1386873677">
      <w:bodyDiv w:val="1"/>
      <w:marLeft w:val="0"/>
      <w:marRight w:val="0"/>
      <w:marTop w:val="0"/>
      <w:marBottom w:val="0"/>
      <w:divBdr>
        <w:top w:val="none" w:sz="0" w:space="0" w:color="auto"/>
        <w:left w:val="none" w:sz="0" w:space="0" w:color="auto"/>
        <w:bottom w:val="none" w:sz="0" w:space="0" w:color="auto"/>
        <w:right w:val="none" w:sz="0" w:space="0" w:color="auto"/>
      </w:divBdr>
    </w:div>
    <w:div w:id="1386952995">
      <w:bodyDiv w:val="1"/>
      <w:marLeft w:val="0"/>
      <w:marRight w:val="0"/>
      <w:marTop w:val="0"/>
      <w:marBottom w:val="0"/>
      <w:divBdr>
        <w:top w:val="none" w:sz="0" w:space="0" w:color="auto"/>
        <w:left w:val="none" w:sz="0" w:space="0" w:color="auto"/>
        <w:bottom w:val="none" w:sz="0" w:space="0" w:color="auto"/>
        <w:right w:val="none" w:sz="0" w:space="0" w:color="auto"/>
      </w:divBdr>
    </w:div>
    <w:div w:id="1387293120">
      <w:bodyDiv w:val="1"/>
      <w:marLeft w:val="0"/>
      <w:marRight w:val="0"/>
      <w:marTop w:val="0"/>
      <w:marBottom w:val="0"/>
      <w:divBdr>
        <w:top w:val="none" w:sz="0" w:space="0" w:color="auto"/>
        <w:left w:val="none" w:sz="0" w:space="0" w:color="auto"/>
        <w:bottom w:val="none" w:sz="0" w:space="0" w:color="auto"/>
        <w:right w:val="none" w:sz="0" w:space="0" w:color="auto"/>
      </w:divBdr>
    </w:div>
    <w:div w:id="1387802179">
      <w:bodyDiv w:val="1"/>
      <w:marLeft w:val="0"/>
      <w:marRight w:val="0"/>
      <w:marTop w:val="0"/>
      <w:marBottom w:val="0"/>
      <w:divBdr>
        <w:top w:val="none" w:sz="0" w:space="0" w:color="auto"/>
        <w:left w:val="none" w:sz="0" w:space="0" w:color="auto"/>
        <w:bottom w:val="none" w:sz="0" w:space="0" w:color="auto"/>
        <w:right w:val="none" w:sz="0" w:space="0" w:color="auto"/>
      </w:divBdr>
    </w:div>
    <w:div w:id="1387995962">
      <w:bodyDiv w:val="1"/>
      <w:marLeft w:val="0"/>
      <w:marRight w:val="0"/>
      <w:marTop w:val="0"/>
      <w:marBottom w:val="0"/>
      <w:divBdr>
        <w:top w:val="none" w:sz="0" w:space="0" w:color="auto"/>
        <w:left w:val="none" w:sz="0" w:space="0" w:color="auto"/>
        <w:bottom w:val="none" w:sz="0" w:space="0" w:color="auto"/>
        <w:right w:val="none" w:sz="0" w:space="0" w:color="auto"/>
      </w:divBdr>
    </w:div>
    <w:div w:id="1388987709">
      <w:bodyDiv w:val="1"/>
      <w:marLeft w:val="0"/>
      <w:marRight w:val="0"/>
      <w:marTop w:val="0"/>
      <w:marBottom w:val="0"/>
      <w:divBdr>
        <w:top w:val="none" w:sz="0" w:space="0" w:color="auto"/>
        <w:left w:val="none" w:sz="0" w:space="0" w:color="auto"/>
        <w:bottom w:val="none" w:sz="0" w:space="0" w:color="auto"/>
        <w:right w:val="none" w:sz="0" w:space="0" w:color="auto"/>
      </w:divBdr>
    </w:div>
    <w:div w:id="1389720061">
      <w:bodyDiv w:val="1"/>
      <w:marLeft w:val="0"/>
      <w:marRight w:val="0"/>
      <w:marTop w:val="0"/>
      <w:marBottom w:val="0"/>
      <w:divBdr>
        <w:top w:val="none" w:sz="0" w:space="0" w:color="auto"/>
        <w:left w:val="none" w:sz="0" w:space="0" w:color="auto"/>
        <w:bottom w:val="none" w:sz="0" w:space="0" w:color="auto"/>
        <w:right w:val="none" w:sz="0" w:space="0" w:color="auto"/>
      </w:divBdr>
    </w:div>
    <w:div w:id="1390373594">
      <w:bodyDiv w:val="1"/>
      <w:marLeft w:val="0"/>
      <w:marRight w:val="0"/>
      <w:marTop w:val="0"/>
      <w:marBottom w:val="0"/>
      <w:divBdr>
        <w:top w:val="none" w:sz="0" w:space="0" w:color="auto"/>
        <w:left w:val="none" w:sz="0" w:space="0" w:color="auto"/>
        <w:bottom w:val="none" w:sz="0" w:space="0" w:color="auto"/>
        <w:right w:val="none" w:sz="0" w:space="0" w:color="auto"/>
      </w:divBdr>
    </w:div>
    <w:div w:id="1390497127">
      <w:bodyDiv w:val="1"/>
      <w:marLeft w:val="0"/>
      <w:marRight w:val="0"/>
      <w:marTop w:val="0"/>
      <w:marBottom w:val="0"/>
      <w:divBdr>
        <w:top w:val="none" w:sz="0" w:space="0" w:color="auto"/>
        <w:left w:val="none" w:sz="0" w:space="0" w:color="auto"/>
        <w:bottom w:val="none" w:sz="0" w:space="0" w:color="auto"/>
        <w:right w:val="none" w:sz="0" w:space="0" w:color="auto"/>
      </w:divBdr>
    </w:div>
    <w:div w:id="1390498346">
      <w:bodyDiv w:val="1"/>
      <w:marLeft w:val="0"/>
      <w:marRight w:val="0"/>
      <w:marTop w:val="0"/>
      <w:marBottom w:val="0"/>
      <w:divBdr>
        <w:top w:val="none" w:sz="0" w:space="0" w:color="auto"/>
        <w:left w:val="none" w:sz="0" w:space="0" w:color="auto"/>
        <w:bottom w:val="none" w:sz="0" w:space="0" w:color="auto"/>
        <w:right w:val="none" w:sz="0" w:space="0" w:color="auto"/>
      </w:divBdr>
    </w:div>
    <w:div w:id="1390617764">
      <w:bodyDiv w:val="1"/>
      <w:marLeft w:val="0"/>
      <w:marRight w:val="0"/>
      <w:marTop w:val="0"/>
      <w:marBottom w:val="0"/>
      <w:divBdr>
        <w:top w:val="none" w:sz="0" w:space="0" w:color="auto"/>
        <w:left w:val="none" w:sz="0" w:space="0" w:color="auto"/>
        <w:bottom w:val="none" w:sz="0" w:space="0" w:color="auto"/>
        <w:right w:val="none" w:sz="0" w:space="0" w:color="auto"/>
      </w:divBdr>
    </w:div>
    <w:div w:id="1391072574">
      <w:bodyDiv w:val="1"/>
      <w:marLeft w:val="0"/>
      <w:marRight w:val="0"/>
      <w:marTop w:val="0"/>
      <w:marBottom w:val="0"/>
      <w:divBdr>
        <w:top w:val="none" w:sz="0" w:space="0" w:color="auto"/>
        <w:left w:val="none" w:sz="0" w:space="0" w:color="auto"/>
        <w:bottom w:val="none" w:sz="0" w:space="0" w:color="auto"/>
        <w:right w:val="none" w:sz="0" w:space="0" w:color="auto"/>
      </w:divBdr>
    </w:div>
    <w:div w:id="1391273409">
      <w:bodyDiv w:val="1"/>
      <w:marLeft w:val="0"/>
      <w:marRight w:val="0"/>
      <w:marTop w:val="0"/>
      <w:marBottom w:val="0"/>
      <w:divBdr>
        <w:top w:val="none" w:sz="0" w:space="0" w:color="auto"/>
        <w:left w:val="none" w:sz="0" w:space="0" w:color="auto"/>
        <w:bottom w:val="none" w:sz="0" w:space="0" w:color="auto"/>
        <w:right w:val="none" w:sz="0" w:space="0" w:color="auto"/>
      </w:divBdr>
    </w:div>
    <w:div w:id="1392197463">
      <w:bodyDiv w:val="1"/>
      <w:marLeft w:val="0"/>
      <w:marRight w:val="0"/>
      <w:marTop w:val="0"/>
      <w:marBottom w:val="0"/>
      <w:divBdr>
        <w:top w:val="none" w:sz="0" w:space="0" w:color="auto"/>
        <w:left w:val="none" w:sz="0" w:space="0" w:color="auto"/>
        <w:bottom w:val="none" w:sz="0" w:space="0" w:color="auto"/>
        <w:right w:val="none" w:sz="0" w:space="0" w:color="auto"/>
      </w:divBdr>
    </w:div>
    <w:div w:id="1392267996">
      <w:bodyDiv w:val="1"/>
      <w:marLeft w:val="0"/>
      <w:marRight w:val="0"/>
      <w:marTop w:val="0"/>
      <w:marBottom w:val="0"/>
      <w:divBdr>
        <w:top w:val="none" w:sz="0" w:space="0" w:color="auto"/>
        <w:left w:val="none" w:sz="0" w:space="0" w:color="auto"/>
        <w:bottom w:val="none" w:sz="0" w:space="0" w:color="auto"/>
        <w:right w:val="none" w:sz="0" w:space="0" w:color="auto"/>
      </w:divBdr>
    </w:div>
    <w:div w:id="1392534033">
      <w:bodyDiv w:val="1"/>
      <w:marLeft w:val="0"/>
      <w:marRight w:val="0"/>
      <w:marTop w:val="0"/>
      <w:marBottom w:val="0"/>
      <w:divBdr>
        <w:top w:val="none" w:sz="0" w:space="0" w:color="auto"/>
        <w:left w:val="none" w:sz="0" w:space="0" w:color="auto"/>
        <w:bottom w:val="none" w:sz="0" w:space="0" w:color="auto"/>
        <w:right w:val="none" w:sz="0" w:space="0" w:color="auto"/>
      </w:divBdr>
    </w:div>
    <w:div w:id="1392540057">
      <w:bodyDiv w:val="1"/>
      <w:marLeft w:val="0"/>
      <w:marRight w:val="0"/>
      <w:marTop w:val="0"/>
      <w:marBottom w:val="0"/>
      <w:divBdr>
        <w:top w:val="none" w:sz="0" w:space="0" w:color="auto"/>
        <w:left w:val="none" w:sz="0" w:space="0" w:color="auto"/>
        <w:bottom w:val="none" w:sz="0" w:space="0" w:color="auto"/>
        <w:right w:val="none" w:sz="0" w:space="0" w:color="auto"/>
      </w:divBdr>
    </w:div>
    <w:div w:id="1392582807">
      <w:bodyDiv w:val="1"/>
      <w:marLeft w:val="0"/>
      <w:marRight w:val="0"/>
      <w:marTop w:val="0"/>
      <w:marBottom w:val="0"/>
      <w:divBdr>
        <w:top w:val="none" w:sz="0" w:space="0" w:color="auto"/>
        <w:left w:val="none" w:sz="0" w:space="0" w:color="auto"/>
        <w:bottom w:val="none" w:sz="0" w:space="0" w:color="auto"/>
        <w:right w:val="none" w:sz="0" w:space="0" w:color="auto"/>
      </w:divBdr>
    </w:div>
    <w:div w:id="1392734958">
      <w:bodyDiv w:val="1"/>
      <w:marLeft w:val="0"/>
      <w:marRight w:val="0"/>
      <w:marTop w:val="0"/>
      <w:marBottom w:val="0"/>
      <w:divBdr>
        <w:top w:val="none" w:sz="0" w:space="0" w:color="auto"/>
        <w:left w:val="none" w:sz="0" w:space="0" w:color="auto"/>
        <w:bottom w:val="none" w:sz="0" w:space="0" w:color="auto"/>
        <w:right w:val="none" w:sz="0" w:space="0" w:color="auto"/>
      </w:divBdr>
    </w:div>
    <w:div w:id="1393235081">
      <w:bodyDiv w:val="1"/>
      <w:marLeft w:val="0"/>
      <w:marRight w:val="0"/>
      <w:marTop w:val="0"/>
      <w:marBottom w:val="0"/>
      <w:divBdr>
        <w:top w:val="none" w:sz="0" w:space="0" w:color="auto"/>
        <w:left w:val="none" w:sz="0" w:space="0" w:color="auto"/>
        <w:bottom w:val="none" w:sz="0" w:space="0" w:color="auto"/>
        <w:right w:val="none" w:sz="0" w:space="0" w:color="auto"/>
      </w:divBdr>
    </w:div>
    <w:div w:id="1393311323">
      <w:bodyDiv w:val="1"/>
      <w:marLeft w:val="0"/>
      <w:marRight w:val="0"/>
      <w:marTop w:val="0"/>
      <w:marBottom w:val="0"/>
      <w:divBdr>
        <w:top w:val="none" w:sz="0" w:space="0" w:color="auto"/>
        <w:left w:val="none" w:sz="0" w:space="0" w:color="auto"/>
        <w:bottom w:val="none" w:sz="0" w:space="0" w:color="auto"/>
        <w:right w:val="none" w:sz="0" w:space="0" w:color="auto"/>
      </w:divBdr>
    </w:div>
    <w:div w:id="1393505509">
      <w:bodyDiv w:val="1"/>
      <w:marLeft w:val="0"/>
      <w:marRight w:val="0"/>
      <w:marTop w:val="0"/>
      <w:marBottom w:val="0"/>
      <w:divBdr>
        <w:top w:val="none" w:sz="0" w:space="0" w:color="auto"/>
        <w:left w:val="none" w:sz="0" w:space="0" w:color="auto"/>
        <w:bottom w:val="none" w:sz="0" w:space="0" w:color="auto"/>
        <w:right w:val="none" w:sz="0" w:space="0" w:color="auto"/>
      </w:divBdr>
    </w:div>
    <w:div w:id="1394233187">
      <w:bodyDiv w:val="1"/>
      <w:marLeft w:val="0"/>
      <w:marRight w:val="0"/>
      <w:marTop w:val="0"/>
      <w:marBottom w:val="0"/>
      <w:divBdr>
        <w:top w:val="none" w:sz="0" w:space="0" w:color="auto"/>
        <w:left w:val="none" w:sz="0" w:space="0" w:color="auto"/>
        <w:bottom w:val="none" w:sz="0" w:space="0" w:color="auto"/>
        <w:right w:val="none" w:sz="0" w:space="0" w:color="auto"/>
      </w:divBdr>
    </w:div>
    <w:div w:id="1395540956">
      <w:bodyDiv w:val="1"/>
      <w:marLeft w:val="0"/>
      <w:marRight w:val="0"/>
      <w:marTop w:val="0"/>
      <w:marBottom w:val="0"/>
      <w:divBdr>
        <w:top w:val="none" w:sz="0" w:space="0" w:color="auto"/>
        <w:left w:val="none" w:sz="0" w:space="0" w:color="auto"/>
        <w:bottom w:val="none" w:sz="0" w:space="0" w:color="auto"/>
        <w:right w:val="none" w:sz="0" w:space="0" w:color="auto"/>
      </w:divBdr>
    </w:div>
    <w:div w:id="1395615392">
      <w:bodyDiv w:val="1"/>
      <w:marLeft w:val="0"/>
      <w:marRight w:val="0"/>
      <w:marTop w:val="0"/>
      <w:marBottom w:val="0"/>
      <w:divBdr>
        <w:top w:val="none" w:sz="0" w:space="0" w:color="auto"/>
        <w:left w:val="none" w:sz="0" w:space="0" w:color="auto"/>
        <w:bottom w:val="none" w:sz="0" w:space="0" w:color="auto"/>
        <w:right w:val="none" w:sz="0" w:space="0" w:color="auto"/>
      </w:divBdr>
    </w:div>
    <w:div w:id="1395812559">
      <w:bodyDiv w:val="1"/>
      <w:marLeft w:val="0"/>
      <w:marRight w:val="0"/>
      <w:marTop w:val="0"/>
      <w:marBottom w:val="0"/>
      <w:divBdr>
        <w:top w:val="none" w:sz="0" w:space="0" w:color="auto"/>
        <w:left w:val="none" w:sz="0" w:space="0" w:color="auto"/>
        <w:bottom w:val="none" w:sz="0" w:space="0" w:color="auto"/>
        <w:right w:val="none" w:sz="0" w:space="0" w:color="auto"/>
      </w:divBdr>
    </w:div>
    <w:div w:id="1395859657">
      <w:bodyDiv w:val="1"/>
      <w:marLeft w:val="0"/>
      <w:marRight w:val="0"/>
      <w:marTop w:val="0"/>
      <w:marBottom w:val="0"/>
      <w:divBdr>
        <w:top w:val="none" w:sz="0" w:space="0" w:color="auto"/>
        <w:left w:val="none" w:sz="0" w:space="0" w:color="auto"/>
        <w:bottom w:val="none" w:sz="0" w:space="0" w:color="auto"/>
        <w:right w:val="none" w:sz="0" w:space="0" w:color="auto"/>
      </w:divBdr>
    </w:div>
    <w:div w:id="1396858938">
      <w:bodyDiv w:val="1"/>
      <w:marLeft w:val="0"/>
      <w:marRight w:val="0"/>
      <w:marTop w:val="0"/>
      <w:marBottom w:val="0"/>
      <w:divBdr>
        <w:top w:val="none" w:sz="0" w:space="0" w:color="auto"/>
        <w:left w:val="none" w:sz="0" w:space="0" w:color="auto"/>
        <w:bottom w:val="none" w:sz="0" w:space="0" w:color="auto"/>
        <w:right w:val="none" w:sz="0" w:space="0" w:color="auto"/>
      </w:divBdr>
    </w:div>
    <w:div w:id="1396902093">
      <w:bodyDiv w:val="1"/>
      <w:marLeft w:val="0"/>
      <w:marRight w:val="0"/>
      <w:marTop w:val="0"/>
      <w:marBottom w:val="0"/>
      <w:divBdr>
        <w:top w:val="none" w:sz="0" w:space="0" w:color="auto"/>
        <w:left w:val="none" w:sz="0" w:space="0" w:color="auto"/>
        <w:bottom w:val="none" w:sz="0" w:space="0" w:color="auto"/>
        <w:right w:val="none" w:sz="0" w:space="0" w:color="auto"/>
      </w:divBdr>
    </w:div>
    <w:div w:id="1397320158">
      <w:bodyDiv w:val="1"/>
      <w:marLeft w:val="0"/>
      <w:marRight w:val="0"/>
      <w:marTop w:val="0"/>
      <w:marBottom w:val="0"/>
      <w:divBdr>
        <w:top w:val="none" w:sz="0" w:space="0" w:color="auto"/>
        <w:left w:val="none" w:sz="0" w:space="0" w:color="auto"/>
        <w:bottom w:val="none" w:sz="0" w:space="0" w:color="auto"/>
        <w:right w:val="none" w:sz="0" w:space="0" w:color="auto"/>
      </w:divBdr>
    </w:div>
    <w:div w:id="1398043328">
      <w:bodyDiv w:val="1"/>
      <w:marLeft w:val="0"/>
      <w:marRight w:val="0"/>
      <w:marTop w:val="0"/>
      <w:marBottom w:val="0"/>
      <w:divBdr>
        <w:top w:val="none" w:sz="0" w:space="0" w:color="auto"/>
        <w:left w:val="none" w:sz="0" w:space="0" w:color="auto"/>
        <w:bottom w:val="none" w:sz="0" w:space="0" w:color="auto"/>
        <w:right w:val="none" w:sz="0" w:space="0" w:color="auto"/>
      </w:divBdr>
    </w:div>
    <w:div w:id="1398284485">
      <w:bodyDiv w:val="1"/>
      <w:marLeft w:val="0"/>
      <w:marRight w:val="0"/>
      <w:marTop w:val="0"/>
      <w:marBottom w:val="0"/>
      <w:divBdr>
        <w:top w:val="none" w:sz="0" w:space="0" w:color="auto"/>
        <w:left w:val="none" w:sz="0" w:space="0" w:color="auto"/>
        <w:bottom w:val="none" w:sz="0" w:space="0" w:color="auto"/>
        <w:right w:val="none" w:sz="0" w:space="0" w:color="auto"/>
      </w:divBdr>
    </w:div>
    <w:div w:id="1398747561">
      <w:bodyDiv w:val="1"/>
      <w:marLeft w:val="0"/>
      <w:marRight w:val="0"/>
      <w:marTop w:val="0"/>
      <w:marBottom w:val="0"/>
      <w:divBdr>
        <w:top w:val="none" w:sz="0" w:space="0" w:color="auto"/>
        <w:left w:val="none" w:sz="0" w:space="0" w:color="auto"/>
        <w:bottom w:val="none" w:sz="0" w:space="0" w:color="auto"/>
        <w:right w:val="none" w:sz="0" w:space="0" w:color="auto"/>
      </w:divBdr>
    </w:div>
    <w:div w:id="1398818929">
      <w:bodyDiv w:val="1"/>
      <w:marLeft w:val="0"/>
      <w:marRight w:val="0"/>
      <w:marTop w:val="0"/>
      <w:marBottom w:val="0"/>
      <w:divBdr>
        <w:top w:val="none" w:sz="0" w:space="0" w:color="auto"/>
        <w:left w:val="none" w:sz="0" w:space="0" w:color="auto"/>
        <w:bottom w:val="none" w:sz="0" w:space="0" w:color="auto"/>
        <w:right w:val="none" w:sz="0" w:space="0" w:color="auto"/>
      </w:divBdr>
    </w:div>
    <w:div w:id="1398892410">
      <w:bodyDiv w:val="1"/>
      <w:marLeft w:val="0"/>
      <w:marRight w:val="0"/>
      <w:marTop w:val="0"/>
      <w:marBottom w:val="0"/>
      <w:divBdr>
        <w:top w:val="none" w:sz="0" w:space="0" w:color="auto"/>
        <w:left w:val="none" w:sz="0" w:space="0" w:color="auto"/>
        <w:bottom w:val="none" w:sz="0" w:space="0" w:color="auto"/>
        <w:right w:val="none" w:sz="0" w:space="0" w:color="auto"/>
      </w:divBdr>
    </w:div>
    <w:div w:id="1398942814">
      <w:bodyDiv w:val="1"/>
      <w:marLeft w:val="0"/>
      <w:marRight w:val="0"/>
      <w:marTop w:val="0"/>
      <w:marBottom w:val="0"/>
      <w:divBdr>
        <w:top w:val="none" w:sz="0" w:space="0" w:color="auto"/>
        <w:left w:val="none" w:sz="0" w:space="0" w:color="auto"/>
        <w:bottom w:val="none" w:sz="0" w:space="0" w:color="auto"/>
        <w:right w:val="none" w:sz="0" w:space="0" w:color="auto"/>
      </w:divBdr>
    </w:div>
    <w:div w:id="1399522555">
      <w:bodyDiv w:val="1"/>
      <w:marLeft w:val="0"/>
      <w:marRight w:val="0"/>
      <w:marTop w:val="0"/>
      <w:marBottom w:val="0"/>
      <w:divBdr>
        <w:top w:val="none" w:sz="0" w:space="0" w:color="auto"/>
        <w:left w:val="none" w:sz="0" w:space="0" w:color="auto"/>
        <w:bottom w:val="none" w:sz="0" w:space="0" w:color="auto"/>
        <w:right w:val="none" w:sz="0" w:space="0" w:color="auto"/>
      </w:divBdr>
    </w:div>
    <w:div w:id="1399859895">
      <w:bodyDiv w:val="1"/>
      <w:marLeft w:val="0"/>
      <w:marRight w:val="0"/>
      <w:marTop w:val="0"/>
      <w:marBottom w:val="0"/>
      <w:divBdr>
        <w:top w:val="none" w:sz="0" w:space="0" w:color="auto"/>
        <w:left w:val="none" w:sz="0" w:space="0" w:color="auto"/>
        <w:bottom w:val="none" w:sz="0" w:space="0" w:color="auto"/>
        <w:right w:val="none" w:sz="0" w:space="0" w:color="auto"/>
      </w:divBdr>
    </w:div>
    <w:div w:id="1399981674">
      <w:bodyDiv w:val="1"/>
      <w:marLeft w:val="0"/>
      <w:marRight w:val="0"/>
      <w:marTop w:val="0"/>
      <w:marBottom w:val="0"/>
      <w:divBdr>
        <w:top w:val="none" w:sz="0" w:space="0" w:color="auto"/>
        <w:left w:val="none" w:sz="0" w:space="0" w:color="auto"/>
        <w:bottom w:val="none" w:sz="0" w:space="0" w:color="auto"/>
        <w:right w:val="none" w:sz="0" w:space="0" w:color="auto"/>
      </w:divBdr>
    </w:div>
    <w:div w:id="1400326284">
      <w:bodyDiv w:val="1"/>
      <w:marLeft w:val="0"/>
      <w:marRight w:val="0"/>
      <w:marTop w:val="0"/>
      <w:marBottom w:val="0"/>
      <w:divBdr>
        <w:top w:val="none" w:sz="0" w:space="0" w:color="auto"/>
        <w:left w:val="none" w:sz="0" w:space="0" w:color="auto"/>
        <w:bottom w:val="none" w:sz="0" w:space="0" w:color="auto"/>
        <w:right w:val="none" w:sz="0" w:space="0" w:color="auto"/>
      </w:divBdr>
    </w:div>
    <w:div w:id="1400403826">
      <w:bodyDiv w:val="1"/>
      <w:marLeft w:val="0"/>
      <w:marRight w:val="0"/>
      <w:marTop w:val="0"/>
      <w:marBottom w:val="0"/>
      <w:divBdr>
        <w:top w:val="none" w:sz="0" w:space="0" w:color="auto"/>
        <w:left w:val="none" w:sz="0" w:space="0" w:color="auto"/>
        <w:bottom w:val="none" w:sz="0" w:space="0" w:color="auto"/>
        <w:right w:val="none" w:sz="0" w:space="0" w:color="auto"/>
      </w:divBdr>
    </w:div>
    <w:div w:id="1401712189">
      <w:bodyDiv w:val="1"/>
      <w:marLeft w:val="0"/>
      <w:marRight w:val="0"/>
      <w:marTop w:val="0"/>
      <w:marBottom w:val="0"/>
      <w:divBdr>
        <w:top w:val="none" w:sz="0" w:space="0" w:color="auto"/>
        <w:left w:val="none" w:sz="0" w:space="0" w:color="auto"/>
        <w:bottom w:val="none" w:sz="0" w:space="0" w:color="auto"/>
        <w:right w:val="none" w:sz="0" w:space="0" w:color="auto"/>
      </w:divBdr>
    </w:div>
    <w:div w:id="1402142856">
      <w:bodyDiv w:val="1"/>
      <w:marLeft w:val="0"/>
      <w:marRight w:val="0"/>
      <w:marTop w:val="0"/>
      <w:marBottom w:val="0"/>
      <w:divBdr>
        <w:top w:val="none" w:sz="0" w:space="0" w:color="auto"/>
        <w:left w:val="none" w:sz="0" w:space="0" w:color="auto"/>
        <w:bottom w:val="none" w:sz="0" w:space="0" w:color="auto"/>
        <w:right w:val="none" w:sz="0" w:space="0" w:color="auto"/>
      </w:divBdr>
    </w:div>
    <w:div w:id="1402213426">
      <w:bodyDiv w:val="1"/>
      <w:marLeft w:val="0"/>
      <w:marRight w:val="0"/>
      <w:marTop w:val="0"/>
      <w:marBottom w:val="0"/>
      <w:divBdr>
        <w:top w:val="none" w:sz="0" w:space="0" w:color="auto"/>
        <w:left w:val="none" w:sz="0" w:space="0" w:color="auto"/>
        <w:bottom w:val="none" w:sz="0" w:space="0" w:color="auto"/>
        <w:right w:val="none" w:sz="0" w:space="0" w:color="auto"/>
      </w:divBdr>
    </w:div>
    <w:div w:id="1402219720">
      <w:bodyDiv w:val="1"/>
      <w:marLeft w:val="0"/>
      <w:marRight w:val="0"/>
      <w:marTop w:val="0"/>
      <w:marBottom w:val="0"/>
      <w:divBdr>
        <w:top w:val="none" w:sz="0" w:space="0" w:color="auto"/>
        <w:left w:val="none" w:sz="0" w:space="0" w:color="auto"/>
        <w:bottom w:val="none" w:sz="0" w:space="0" w:color="auto"/>
        <w:right w:val="none" w:sz="0" w:space="0" w:color="auto"/>
      </w:divBdr>
    </w:div>
    <w:div w:id="1402482542">
      <w:bodyDiv w:val="1"/>
      <w:marLeft w:val="0"/>
      <w:marRight w:val="0"/>
      <w:marTop w:val="0"/>
      <w:marBottom w:val="0"/>
      <w:divBdr>
        <w:top w:val="none" w:sz="0" w:space="0" w:color="auto"/>
        <w:left w:val="none" w:sz="0" w:space="0" w:color="auto"/>
        <w:bottom w:val="none" w:sz="0" w:space="0" w:color="auto"/>
        <w:right w:val="none" w:sz="0" w:space="0" w:color="auto"/>
      </w:divBdr>
    </w:div>
    <w:div w:id="1402485532">
      <w:bodyDiv w:val="1"/>
      <w:marLeft w:val="0"/>
      <w:marRight w:val="0"/>
      <w:marTop w:val="0"/>
      <w:marBottom w:val="0"/>
      <w:divBdr>
        <w:top w:val="none" w:sz="0" w:space="0" w:color="auto"/>
        <w:left w:val="none" w:sz="0" w:space="0" w:color="auto"/>
        <w:bottom w:val="none" w:sz="0" w:space="0" w:color="auto"/>
        <w:right w:val="none" w:sz="0" w:space="0" w:color="auto"/>
      </w:divBdr>
    </w:div>
    <w:div w:id="1403217890">
      <w:bodyDiv w:val="1"/>
      <w:marLeft w:val="0"/>
      <w:marRight w:val="0"/>
      <w:marTop w:val="0"/>
      <w:marBottom w:val="0"/>
      <w:divBdr>
        <w:top w:val="none" w:sz="0" w:space="0" w:color="auto"/>
        <w:left w:val="none" w:sz="0" w:space="0" w:color="auto"/>
        <w:bottom w:val="none" w:sz="0" w:space="0" w:color="auto"/>
        <w:right w:val="none" w:sz="0" w:space="0" w:color="auto"/>
      </w:divBdr>
    </w:div>
    <w:div w:id="1403259650">
      <w:bodyDiv w:val="1"/>
      <w:marLeft w:val="0"/>
      <w:marRight w:val="0"/>
      <w:marTop w:val="0"/>
      <w:marBottom w:val="0"/>
      <w:divBdr>
        <w:top w:val="none" w:sz="0" w:space="0" w:color="auto"/>
        <w:left w:val="none" w:sz="0" w:space="0" w:color="auto"/>
        <w:bottom w:val="none" w:sz="0" w:space="0" w:color="auto"/>
        <w:right w:val="none" w:sz="0" w:space="0" w:color="auto"/>
      </w:divBdr>
    </w:div>
    <w:div w:id="1403411691">
      <w:bodyDiv w:val="1"/>
      <w:marLeft w:val="0"/>
      <w:marRight w:val="0"/>
      <w:marTop w:val="0"/>
      <w:marBottom w:val="0"/>
      <w:divBdr>
        <w:top w:val="none" w:sz="0" w:space="0" w:color="auto"/>
        <w:left w:val="none" w:sz="0" w:space="0" w:color="auto"/>
        <w:bottom w:val="none" w:sz="0" w:space="0" w:color="auto"/>
        <w:right w:val="none" w:sz="0" w:space="0" w:color="auto"/>
      </w:divBdr>
    </w:div>
    <w:div w:id="1403528106">
      <w:bodyDiv w:val="1"/>
      <w:marLeft w:val="0"/>
      <w:marRight w:val="0"/>
      <w:marTop w:val="0"/>
      <w:marBottom w:val="0"/>
      <w:divBdr>
        <w:top w:val="none" w:sz="0" w:space="0" w:color="auto"/>
        <w:left w:val="none" w:sz="0" w:space="0" w:color="auto"/>
        <w:bottom w:val="none" w:sz="0" w:space="0" w:color="auto"/>
        <w:right w:val="none" w:sz="0" w:space="0" w:color="auto"/>
      </w:divBdr>
    </w:div>
    <w:div w:id="1403719924">
      <w:bodyDiv w:val="1"/>
      <w:marLeft w:val="0"/>
      <w:marRight w:val="0"/>
      <w:marTop w:val="0"/>
      <w:marBottom w:val="0"/>
      <w:divBdr>
        <w:top w:val="none" w:sz="0" w:space="0" w:color="auto"/>
        <w:left w:val="none" w:sz="0" w:space="0" w:color="auto"/>
        <w:bottom w:val="none" w:sz="0" w:space="0" w:color="auto"/>
        <w:right w:val="none" w:sz="0" w:space="0" w:color="auto"/>
      </w:divBdr>
    </w:div>
    <w:div w:id="1403989406">
      <w:bodyDiv w:val="1"/>
      <w:marLeft w:val="0"/>
      <w:marRight w:val="0"/>
      <w:marTop w:val="0"/>
      <w:marBottom w:val="0"/>
      <w:divBdr>
        <w:top w:val="none" w:sz="0" w:space="0" w:color="auto"/>
        <w:left w:val="none" w:sz="0" w:space="0" w:color="auto"/>
        <w:bottom w:val="none" w:sz="0" w:space="0" w:color="auto"/>
        <w:right w:val="none" w:sz="0" w:space="0" w:color="auto"/>
      </w:divBdr>
    </w:div>
    <w:div w:id="1404333166">
      <w:bodyDiv w:val="1"/>
      <w:marLeft w:val="0"/>
      <w:marRight w:val="0"/>
      <w:marTop w:val="0"/>
      <w:marBottom w:val="0"/>
      <w:divBdr>
        <w:top w:val="none" w:sz="0" w:space="0" w:color="auto"/>
        <w:left w:val="none" w:sz="0" w:space="0" w:color="auto"/>
        <w:bottom w:val="none" w:sz="0" w:space="0" w:color="auto"/>
        <w:right w:val="none" w:sz="0" w:space="0" w:color="auto"/>
      </w:divBdr>
    </w:div>
    <w:div w:id="1404835497">
      <w:bodyDiv w:val="1"/>
      <w:marLeft w:val="0"/>
      <w:marRight w:val="0"/>
      <w:marTop w:val="0"/>
      <w:marBottom w:val="0"/>
      <w:divBdr>
        <w:top w:val="none" w:sz="0" w:space="0" w:color="auto"/>
        <w:left w:val="none" w:sz="0" w:space="0" w:color="auto"/>
        <w:bottom w:val="none" w:sz="0" w:space="0" w:color="auto"/>
        <w:right w:val="none" w:sz="0" w:space="0" w:color="auto"/>
      </w:divBdr>
    </w:div>
    <w:div w:id="1404835890">
      <w:bodyDiv w:val="1"/>
      <w:marLeft w:val="0"/>
      <w:marRight w:val="0"/>
      <w:marTop w:val="0"/>
      <w:marBottom w:val="0"/>
      <w:divBdr>
        <w:top w:val="none" w:sz="0" w:space="0" w:color="auto"/>
        <w:left w:val="none" w:sz="0" w:space="0" w:color="auto"/>
        <w:bottom w:val="none" w:sz="0" w:space="0" w:color="auto"/>
        <w:right w:val="none" w:sz="0" w:space="0" w:color="auto"/>
      </w:divBdr>
    </w:div>
    <w:div w:id="1405223272">
      <w:bodyDiv w:val="1"/>
      <w:marLeft w:val="0"/>
      <w:marRight w:val="0"/>
      <w:marTop w:val="0"/>
      <w:marBottom w:val="0"/>
      <w:divBdr>
        <w:top w:val="none" w:sz="0" w:space="0" w:color="auto"/>
        <w:left w:val="none" w:sz="0" w:space="0" w:color="auto"/>
        <w:bottom w:val="none" w:sz="0" w:space="0" w:color="auto"/>
        <w:right w:val="none" w:sz="0" w:space="0" w:color="auto"/>
      </w:divBdr>
    </w:div>
    <w:div w:id="1405377469">
      <w:bodyDiv w:val="1"/>
      <w:marLeft w:val="0"/>
      <w:marRight w:val="0"/>
      <w:marTop w:val="0"/>
      <w:marBottom w:val="0"/>
      <w:divBdr>
        <w:top w:val="none" w:sz="0" w:space="0" w:color="auto"/>
        <w:left w:val="none" w:sz="0" w:space="0" w:color="auto"/>
        <w:bottom w:val="none" w:sz="0" w:space="0" w:color="auto"/>
        <w:right w:val="none" w:sz="0" w:space="0" w:color="auto"/>
      </w:divBdr>
    </w:div>
    <w:div w:id="1405447915">
      <w:bodyDiv w:val="1"/>
      <w:marLeft w:val="0"/>
      <w:marRight w:val="0"/>
      <w:marTop w:val="0"/>
      <w:marBottom w:val="0"/>
      <w:divBdr>
        <w:top w:val="none" w:sz="0" w:space="0" w:color="auto"/>
        <w:left w:val="none" w:sz="0" w:space="0" w:color="auto"/>
        <w:bottom w:val="none" w:sz="0" w:space="0" w:color="auto"/>
        <w:right w:val="none" w:sz="0" w:space="0" w:color="auto"/>
      </w:divBdr>
    </w:div>
    <w:div w:id="1405450127">
      <w:bodyDiv w:val="1"/>
      <w:marLeft w:val="0"/>
      <w:marRight w:val="0"/>
      <w:marTop w:val="0"/>
      <w:marBottom w:val="0"/>
      <w:divBdr>
        <w:top w:val="none" w:sz="0" w:space="0" w:color="auto"/>
        <w:left w:val="none" w:sz="0" w:space="0" w:color="auto"/>
        <w:bottom w:val="none" w:sz="0" w:space="0" w:color="auto"/>
        <w:right w:val="none" w:sz="0" w:space="0" w:color="auto"/>
      </w:divBdr>
    </w:div>
    <w:div w:id="1405495722">
      <w:bodyDiv w:val="1"/>
      <w:marLeft w:val="0"/>
      <w:marRight w:val="0"/>
      <w:marTop w:val="0"/>
      <w:marBottom w:val="0"/>
      <w:divBdr>
        <w:top w:val="none" w:sz="0" w:space="0" w:color="auto"/>
        <w:left w:val="none" w:sz="0" w:space="0" w:color="auto"/>
        <w:bottom w:val="none" w:sz="0" w:space="0" w:color="auto"/>
        <w:right w:val="none" w:sz="0" w:space="0" w:color="auto"/>
      </w:divBdr>
    </w:div>
    <w:div w:id="1405762995">
      <w:bodyDiv w:val="1"/>
      <w:marLeft w:val="0"/>
      <w:marRight w:val="0"/>
      <w:marTop w:val="0"/>
      <w:marBottom w:val="0"/>
      <w:divBdr>
        <w:top w:val="none" w:sz="0" w:space="0" w:color="auto"/>
        <w:left w:val="none" w:sz="0" w:space="0" w:color="auto"/>
        <w:bottom w:val="none" w:sz="0" w:space="0" w:color="auto"/>
        <w:right w:val="none" w:sz="0" w:space="0" w:color="auto"/>
      </w:divBdr>
    </w:div>
    <w:div w:id="1406033077">
      <w:bodyDiv w:val="1"/>
      <w:marLeft w:val="0"/>
      <w:marRight w:val="0"/>
      <w:marTop w:val="0"/>
      <w:marBottom w:val="0"/>
      <w:divBdr>
        <w:top w:val="none" w:sz="0" w:space="0" w:color="auto"/>
        <w:left w:val="none" w:sz="0" w:space="0" w:color="auto"/>
        <w:bottom w:val="none" w:sz="0" w:space="0" w:color="auto"/>
        <w:right w:val="none" w:sz="0" w:space="0" w:color="auto"/>
      </w:divBdr>
    </w:div>
    <w:div w:id="1406225619">
      <w:bodyDiv w:val="1"/>
      <w:marLeft w:val="0"/>
      <w:marRight w:val="0"/>
      <w:marTop w:val="0"/>
      <w:marBottom w:val="0"/>
      <w:divBdr>
        <w:top w:val="none" w:sz="0" w:space="0" w:color="auto"/>
        <w:left w:val="none" w:sz="0" w:space="0" w:color="auto"/>
        <w:bottom w:val="none" w:sz="0" w:space="0" w:color="auto"/>
        <w:right w:val="none" w:sz="0" w:space="0" w:color="auto"/>
      </w:divBdr>
    </w:div>
    <w:div w:id="1406369343">
      <w:bodyDiv w:val="1"/>
      <w:marLeft w:val="0"/>
      <w:marRight w:val="0"/>
      <w:marTop w:val="0"/>
      <w:marBottom w:val="0"/>
      <w:divBdr>
        <w:top w:val="none" w:sz="0" w:space="0" w:color="auto"/>
        <w:left w:val="none" w:sz="0" w:space="0" w:color="auto"/>
        <w:bottom w:val="none" w:sz="0" w:space="0" w:color="auto"/>
        <w:right w:val="none" w:sz="0" w:space="0" w:color="auto"/>
      </w:divBdr>
    </w:div>
    <w:div w:id="1406418183">
      <w:bodyDiv w:val="1"/>
      <w:marLeft w:val="0"/>
      <w:marRight w:val="0"/>
      <w:marTop w:val="0"/>
      <w:marBottom w:val="0"/>
      <w:divBdr>
        <w:top w:val="none" w:sz="0" w:space="0" w:color="auto"/>
        <w:left w:val="none" w:sz="0" w:space="0" w:color="auto"/>
        <w:bottom w:val="none" w:sz="0" w:space="0" w:color="auto"/>
        <w:right w:val="none" w:sz="0" w:space="0" w:color="auto"/>
      </w:divBdr>
    </w:div>
    <w:div w:id="1406684306">
      <w:bodyDiv w:val="1"/>
      <w:marLeft w:val="0"/>
      <w:marRight w:val="0"/>
      <w:marTop w:val="0"/>
      <w:marBottom w:val="0"/>
      <w:divBdr>
        <w:top w:val="none" w:sz="0" w:space="0" w:color="auto"/>
        <w:left w:val="none" w:sz="0" w:space="0" w:color="auto"/>
        <w:bottom w:val="none" w:sz="0" w:space="0" w:color="auto"/>
        <w:right w:val="none" w:sz="0" w:space="0" w:color="auto"/>
      </w:divBdr>
    </w:div>
    <w:div w:id="1406952528">
      <w:bodyDiv w:val="1"/>
      <w:marLeft w:val="0"/>
      <w:marRight w:val="0"/>
      <w:marTop w:val="0"/>
      <w:marBottom w:val="0"/>
      <w:divBdr>
        <w:top w:val="none" w:sz="0" w:space="0" w:color="auto"/>
        <w:left w:val="none" w:sz="0" w:space="0" w:color="auto"/>
        <w:bottom w:val="none" w:sz="0" w:space="0" w:color="auto"/>
        <w:right w:val="none" w:sz="0" w:space="0" w:color="auto"/>
      </w:divBdr>
    </w:div>
    <w:div w:id="1406996259">
      <w:bodyDiv w:val="1"/>
      <w:marLeft w:val="0"/>
      <w:marRight w:val="0"/>
      <w:marTop w:val="0"/>
      <w:marBottom w:val="0"/>
      <w:divBdr>
        <w:top w:val="none" w:sz="0" w:space="0" w:color="auto"/>
        <w:left w:val="none" w:sz="0" w:space="0" w:color="auto"/>
        <w:bottom w:val="none" w:sz="0" w:space="0" w:color="auto"/>
        <w:right w:val="none" w:sz="0" w:space="0" w:color="auto"/>
      </w:divBdr>
    </w:div>
    <w:div w:id="1407191279">
      <w:bodyDiv w:val="1"/>
      <w:marLeft w:val="0"/>
      <w:marRight w:val="0"/>
      <w:marTop w:val="0"/>
      <w:marBottom w:val="0"/>
      <w:divBdr>
        <w:top w:val="none" w:sz="0" w:space="0" w:color="auto"/>
        <w:left w:val="none" w:sz="0" w:space="0" w:color="auto"/>
        <w:bottom w:val="none" w:sz="0" w:space="0" w:color="auto"/>
        <w:right w:val="none" w:sz="0" w:space="0" w:color="auto"/>
      </w:divBdr>
    </w:div>
    <w:div w:id="1407341921">
      <w:bodyDiv w:val="1"/>
      <w:marLeft w:val="0"/>
      <w:marRight w:val="0"/>
      <w:marTop w:val="0"/>
      <w:marBottom w:val="0"/>
      <w:divBdr>
        <w:top w:val="none" w:sz="0" w:space="0" w:color="auto"/>
        <w:left w:val="none" w:sz="0" w:space="0" w:color="auto"/>
        <w:bottom w:val="none" w:sz="0" w:space="0" w:color="auto"/>
        <w:right w:val="none" w:sz="0" w:space="0" w:color="auto"/>
      </w:divBdr>
    </w:div>
    <w:div w:id="1407536277">
      <w:bodyDiv w:val="1"/>
      <w:marLeft w:val="0"/>
      <w:marRight w:val="0"/>
      <w:marTop w:val="0"/>
      <w:marBottom w:val="0"/>
      <w:divBdr>
        <w:top w:val="none" w:sz="0" w:space="0" w:color="auto"/>
        <w:left w:val="none" w:sz="0" w:space="0" w:color="auto"/>
        <w:bottom w:val="none" w:sz="0" w:space="0" w:color="auto"/>
        <w:right w:val="none" w:sz="0" w:space="0" w:color="auto"/>
      </w:divBdr>
    </w:div>
    <w:div w:id="1407875169">
      <w:bodyDiv w:val="1"/>
      <w:marLeft w:val="0"/>
      <w:marRight w:val="0"/>
      <w:marTop w:val="0"/>
      <w:marBottom w:val="0"/>
      <w:divBdr>
        <w:top w:val="none" w:sz="0" w:space="0" w:color="auto"/>
        <w:left w:val="none" w:sz="0" w:space="0" w:color="auto"/>
        <w:bottom w:val="none" w:sz="0" w:space="0" w:color="auto"/>
        <w:right w:val="none" w:sz="0" w:space="0" w:color="auto"/>
      </w:divBdr>
    </w:div>
    <w:div w:id="1407921273">
      <w:bodyDiv w:val="1"/>
      <w:marLeft w:val="0"/>
      <w:marRight w:val="0"/>
      <w:marTop w:val="0"/>
      <w:marBottom w:val="0"/>
      <w:divBdr>
        <w:top w:val="none" w:sz="0" w:space="0" w:color="auto"/>
        <w:left w:val="none" w:sz="0" w:space="0" w:color="auto"/>
        <w:bottom w:val="none" w:sz="0" w:space="0" w:color="auto"/>
        <w:right w:val="none" w:sz="0" w:space="0" w:color="auto"/>
      </w:divBdr>
    </w:div>
    <w:div w:id="1408308015">
      <w:bodyDiv w:val="1"/>
      <w:marLeft w:val="0"/>
      <w:marRight w:val="0"/>
      <w:marTop w:val="0"/>
      <w:marBottom w:val="0"/>
      <w:divBdr>
        <w:top w:val="none" w:sz="0" w:space="0" w:color="auto"/>
        <w:left w:val="none" w:sz="0" w:space="0" w:color="auto"/>
        <w:bottom w:val="none" w:sz="0" w:space="0" w:color="auto"/>
        <w:right w:val="none" w:sz="0" w:space="0" w:color="auto"/>
      </w:divBdr>
    </w:div>
    <w:div w:id="1408769544">
      <w:bodyDiv w:val="1"/>
      <w:marLeft w:val="0"/>
      <w:marRight w:val="0"/>
      <w:marTop w:val="0"/>
      <w:marBottom w:val="0"/>
      <w:divBdr>
        <w:top w:val="none" w:sz="0" w:space="0" w:color="auto"/>
        <w:left w:val="none" w:sz="0" w:space="0" w:color="auto"/>
        <w:bottom w:val="none" w:sz="0" w:space="0" w:color="auto"/>
        <w:right w:val="none" w:sz="0" w:space="0" w:color="auto"/>
      </w:divBdr>
    </w:div>
    <w:div w:id="1409575033">
      <w:bodyDiv w:val="1"/>
      <w:marLeft w:val="0"/>
      <w:marRight w:val="0"/>
      <w:marTop w:val="0"/>
      <w:marBottom w:val="0"/>
      <w:divBdr>
        <w:top w:val="none" w:sz="0" w:space="0" w:color="auto"/>
        <w:left w:val="none" w:sz="0" w:space="0" w:color="auto"/>
        <w:bottom w:val="none" w:sz="0" w:space="0" w:color="auto"/>
        <w:right w:val="none" w:sz="0" w:space="0" w:color="auto"/>
      </w:divBdr>
    </w:div>
    <w:div w:id="1410035076">
      <w:bodyDiv w:val="1"/>
      <w:marLeft w:val="0"/>
      <w:marRight w:val="0"/>
      <w:marTop w:val="0"/>
      <w:marBottom w:val="0"/>
      <w:divBdr>
        <w:top w:val="none" w:sz="0" w:space="0" w:color="auto"/>
        <w:left w:val="none" w:sz="0" w:space="0" w:color="auto"/>
        <w:bottom w:val="none" w:sz="0" w:space="0" w:color="auto"/>
        <w:right w:val="none" w:sz="0" w:space="0" w:color="auto"/>
      </w:divBdr>
    </w:div>
    <w:div w:id="1410039137">
      <w:bodyDiv w:val="1"/>
      <w:marLeft w:val="0"/>
      <w:marRight w:val="0"/>
      <w:marTop w:val="0"/>
      <w:marBottom w:val="0"/>
      <w:divBdr>
        <w:top w:val="none" w:sz="0" w:space="0" w:color="auto"/>
        <w:left w:val="none" w:sz="0" w:space="0" w:color="auto"/>
        <w:bottom w:val="none" w:sz="0" w:space="0" w:color="auto"/>
        <w:right w:val="none" w:sz="0" w:space="0" w:color="auto"/>
      </w:divBdr>
    </w:div>
    <w:div w:id="1410539976">
      <w:bodyDiv w:val="1"/>
      <w:marLeft w:val="0"/>
      <w:marRight w:val="0"/>
      <w:marTop w:val="0"/>
      <w:marBottom w:val="0"/>
      <w:divBdr>
        <w:top w:val="none" w:sz="0" w:space="0" w:color="auto"/>
        <w:left w:val="none" w:sz="0" w:space="0" w:color="auto"/>
        <w:bottom w:val="none" w:sz="0" w:space="0" w:color="auto"/>
        <w:right w:val="none" w:sz="0" w:space="0" w:color="auto"/>
      </w:divBdr>
    </w:div>
    <w:div w:id="1411193388">
      <w:bodyDiv w:val="1"/>
      <w:marLeft w:val="0"/>
      <w:marRight w:val="0"/>
      <w:marTop w:val="0"/>
      <w:marBottom w:val="0"/>
      <w:divBdr>
        <w:top w:val="none" w:sz="0" w:space="0" w:color="auto"/>
        <w:left w:val="none" w:sz="0" w:space="0" w:color="auto"/>
        <w:bottom w:val="none" w:sz="0" w:space="0" w:color="auto"/>
        <w:right w:val="none" w:sz="0" w:space="0" w:color="auto"/>
      </w:divBdr>
    </w:div>
    <w:div w:id="1411193473">
      <w:bodyDiv w:val="1"/>
      <w:marLeft w:val="0"/>
      <w:marRight w:val="0"/>
      <w:marTop w:val="0"/>
      <w:marBottom w:val="0"/>
      <w:divBdr>
        <w:top w:val="none" w:sz="0" w:space="0" w:color="auto"/>
        <w:left w:val="none" w:sz="0" w:space="0" w:color="auto"/>
        <w:bottom w:val="none" w:sz="0" w:space="0" w:color="auto"/>
        <w:right w:val="none" w:sz="0" w:space="0" w:color="auto"/>
      </w:divBdr>
    </w:div>
    <w:div w:id="1411385672">
      <w:bodyDiv w:val="1"/>
      <w:marLeft w:val="0"/>
      <w:marRight w:val="0"/>
      <w:marTop w:val="0"/>
      <w:marBottom w:val="0"/>
      <w:divBdr>
        <w:top w:val="none" w:sz="0" w:space="0" w:color="auto"/>
        <w:left w:val="none" w:sz="0" w:space="0" w:color="auto"/>
        <w:bottom w:val="none" w:sz="0" w:space="0" w:color="auto"/>
        <w:right w:val="none" w:sz="0" w:space="0" w:color="auto"/>
      </w:divBdr>
    </w:div>
    <w:div w:id="1411540032">
      <w:bodyDiv w:val="1"/>
      <w:marLeft w:val="0"/>
      <w:marRight w:val="0"/>
      <w:marTop w:val="0"/>
      <w:marBottom w:val="0"/>
      <w:divBdr>
        <w:top w:val="none" w:sz="0" w:space="0" w:color="auto"/>
        <w:left w:val="none" w:sz="0" w:space="0" w:color="auto"/>
        <w:bottom w:val="none" w:sz="0" w:space="0" w:color="auto"/>
        <w:right w:val="none" w:sz="0" w:space="0" w:color="auto"/>
      </w:divBdr>
    </w:div>
    <w:div w:id="1411808142">
      <w:bodyDiv w:val="1"/>
      <w:marLeft w:val="0"/>
      <w:marRight w:val="0"/>
      <w:marTop w:val="0"/>
      <w:marBottom w:val="0"/>
      <w:divBdr>
        <w:top w:val="none" w:sz="0" w:space="0" w:color="auto"/>
        <w:left w:val="none" w:sz="0" w:space="0" w:color="auto"/>
        <w:bottom w:val="none" w:sz="0" w:space="0" w:color="auto"/>
        <w:right w:val="none" w:sz="0" w:space="0" w:color="auto"/>
      </w:divBdr>
    </w:div>
    <w:div w:id="1412190963">
      <w:bodyDiv w:val="1"/>
      <w:marLeft w:val="0"/>
      <w:marRight w:val="0"/>
      <w:marTop w:val="0"/>
      <w:marBottom w:val="0"/>
      <w:divBdr>
        <w:top w:val="none" w:sz="0" w:space="0" w:color="auto"/>
        <w:left w:val="none" w:sz="0" w:space="0" w:color="auto"/>
        <w:bottom w:val="none" w:sz="0" w:space="0" w:color="auto"/>
        <w:right w:val="none" w:sz="0" w:space="0" w:color="auto"/>
      </w:divBdr>
    </w:div>
    <w:div w:id="1412462862">
      <w:bodyDiv w:val="1"/>
      <w:marLeft w:val="0"/>
      <w:marRight w:val="0"/>
      <w:marTop w:val="0"/>
      <w:marBottom w:val="0"/>
      <w:divBdr>
        <w:top w:val="none" w:sz="0" w:space="0" w:color="auto"/>
        <w:left w:val="none" w:sz="0" w:space="0" w:color="auto"/>
        <w:bottom w:val="none" w:sz="0" w:space="0" w:color="auto"/>
        <w:right w:val="none" w:sz="0" w:space="0" w:color="auto"/>
      </w:divBdr>
    </w:div>
    <w:div w:id="1412503780">
      <w:bodyDiv w:val="1"/>
      <w:marLeft w:val="0"/>
      <w:marRight w:val="0"/>
      <w:marTop w:val="0"/>
      <w:marBottom w:val="0"/>
      <w:divBdr>
        <w:top w:val="none" w:sz="0" w:space="0" w:color="auto"/>
        <w:left w:val="none" w:sz="0" w:space="0" w:color="auto"/>
        <w:bottom w:val="none" w:sz="0" w:space="0" w:color="auto"/>
        <w:right w:val="none" w:sz="0" w:space="0" w:color="auto"/>
      </w:divBdr>
    </w:div>
    <w:div w:id="1412777354">
      <w:bodyDiv w:val="1"/>
      <w:marLeft w:val="0"/>
      <w:marRight w:val="0"/>
      <w:marTop w:val="0"/>
      <w:marBottom w:val="0"/>
      <w:divBdr>
        <w:top w:val="none" w:sz="0" w:space="0" w:color="auto"/>
        <w:left w:val="none" w:sz="0" w:space="0" w:color="auto"/>
        <w:bottom w:val="none" w:sz="0" w:space="0" w:color="auto"/>
        <w:right w:val="none" w:sz="0" w:space="0" w:color="auto"/>
      </w:divBdr>
    </w:div>
    <w:div w:id="1413046545">
      <w:bodyDiv w:val="1"/>
      <w:marLeft w:val="0"/>
      <w:marRight w:val="0"/>
      <w:marTop w:val="0"/>
      <w:marBottom w:val="0"/>
      <w:divBdr>
        <w:top w:val="none" w:sz="0" w:space="0" w:color="auto"/>
        <w:left w:val="none" w:sz="0" w:space="0" w:color="auto"/>
        <w:bottom w:val="none" w:sz="0" w:space="0" w:color="auto"/>
        <w:right w:val="none" w:sz="0" w:space="0" w:color="auto"/>
      </w:divBdr>
    </w:div>
    <w:div w:id="1413157024">
      <w:bodyDiv w:val="1"/>
      <w:marLeft w:val="0"/>
      <w:marRight w:val="0"/>
      <w:marTop w:val="0"/>
      <w:marBottom w:val="0"/>
      <w:divBdr>
        <w:top w:val="none" w:sz="0" w:space="0" w:color="auto"/>
        <w:left w:val="none" w:sz="0" w:space="0" w:color="auto"/>
        <w:bottom w:val="none" w:sz="0" w:space="0" w:color="auto"/>
        <w:right w:val="none" w:sz="0" w:space="0" w:color="auto"/>
      </w:divBdr>
    </w:div>
    <w:div w:id="1414157058">
      <w:bodyDiv w:val="1"/>
      <w:marLeft w:val="0"/>
      <w:marRight w:val="0"/>
      <w:marTop w:val="0"/>
      <w:marBottom w:val="0"/>
      <w:divBdr>
        <w:top w:val="none" w:sz="0" w:space="0" w:color="auto"/>
        <w:left w:val="none" w:sz="0" w:space="0" w:color="auto"/>
        <w:bottom w:val="none" w:sz="0" w:space="0" w:color="auto"/>
        <w:right w:val="none" w:sz="0" w:space="0" w:color="auto"/>
      </w:divBdr>
    </w:div>
    <w:div w:id="1416047565">
      <w:bodyDiv w:val="1"/>
      <w:marLeft w:val="0"/>
      <w:marRight w:val="0"/>
      <w:marTop w:val="0"/>
      <w:marBottom w:val="0"/>
      <w:divBdr>
        <w:top w:val="none" w:sz="0" w:space="0" w:color="auto"/>
        <w:left w:val="none" w:sz="0" w:space="0" w:color="auto"/>
        <w:bottom w:val="none" w:sz="0" w:space="0" w:color="auto"/>
        <w:right w:val="none" w:sz="0" w:space="0" w:color="auto"/>
      </w:divBdr>
    </w:div>
    <w:div w:id="1416168771">
      <w:bodyDiv w:val="1"/>
      <w:marLeft w:val="0"/>
      <w:marRight w:val="0"/>
      <w:marTop w:val="0"/>
      <w:marBottom w:val="0"/>
      <w:divBdr>
        <w:top w:val="none" w:sz="0" w:space="0" w:color="auto"/>
        <w:left w:val="none" w:sz="0" w:space="0" w:color="auto"/>
        <w:bottom w:val="none" w:sz="0" w:space="0" w:color="auto"/>
        <w:right w:val="none" w:sz="0" w:space="0" w:color="auto"/>
      </w:divBdr>
    </w:div>
    <w:div w:id="1416777989">
      <w:bodyDiv w:val="1"/>
      <w:marLeft w:val="0"/>
      <w:marRight w:val="0"/>
      <w:marTop w:val="0"/>
      <w:marBottom w:val="0"/>
      <w:divBdr>
        <w:top w:val="none" w:sz="0" w:space="0" w:color="auto"/>
        <w:left w:val="none" w:sz="0" w:space="0" w:color="auto"/>
        <w:bottom w:val="none" w:sz="0" w:space="0" w:color="auto"/>
        <w:right w:val="none" w:sz="0" w:space="0" w:color="auto"/>
      </w:divBdr>
    </w:div>
    <w:div w:id="1416825611">
      <w:bodyDiv w:val="1"/>
      <w:marLeft w:val="0"/>
      <w:marRight w:val="0"/>
      <w:marTop w:val="0"/>
      <w:marBottom w:val="0"/>
      <w:divBdr>
        <w:top w:val="none" w:sz="0" w:space="0" w:color="auto"/>
        <w:left w:val="none" w:sz="0" w:space="0" w:color="auto"/>
        <w:bottom w:val="none" w:sz="0" w:space="0" w:color="auto"/>
        <w:right w:val="none" w:sz="0" w:space="0" w:color="auto"/>
      </w:divBdr>
    </w:div>
    <w:div w:id="1417164613">
      <w:bodyDiv w:val="1"/>
      <w:marLeft w:val="0"/>
      <w:marRight w:val="0"/>
      <w:marTop w:val="0"/>
      <w:marBottom w:val="0"/>
      <w:divBdr>
        <w:top w:val="none" w:sz="0" w:space="0" w:color="auto"/>
        <w:left w:val="none" w:sz="0" w:space="0" w:color="auto"/>
        <w:bottom w:val="none" w:sz="0" w:space="0" w:color="auto"/>
        <w:right w:val="none" w:sz="0" w:space="0" w:color="auto"/>
      </w:divBdr>
      <w:divsChild>
        <w:div w:id="28646182">
          <w:marLeft w:val="0"/>
          <w:marRight w:val="0"/>
          <w:marTop w:val="0"/>
          <w:marBottom w:val="0"/>
          <w:divBdr>
            <w:top w:val="none" w:sz="0" w:space="0" w:color="auto"/>
            <w:left w:val="none" w:sz="0" w:space="0" w:color="auto"/>
            <w:bottom w:val="none" w:sz="0" w:space="0" w:color="auto"/>
            <w:right w:val="none" w:sz="0" w:space="0" w:color="auto"/>
          </w:divBdr>
          <w:divsChild>
            <w:div w:id="633801252">
              <w:marLeft w:val="0"/>
              <w:marRight w:val="0"/>
              <w:marTop w:val="0"/>
              <w:marBottom w:val="0"/>
              <w:divBdr>
                <w:top w:val="none" w:sz="0" w:space="0" w:color="auto"/>
                <w:left w:val="none" w:sz="0" w:space="0" w:color="auto"/>
                <w:bottom w:val="none" w:sz="0" w:space="0" w:color="auto"/>
                <w:right w:val="none" w:sz="0" w:space="0" w:color="auto"/>
              </w:divBdr>
            </w:div>
          </w:divsChild>
        </w:div>
        <w:div w:id="226964002">
          <w:marLeft w:val="0"/>
          <w:marRight w:val="0"/>
          <w:marTop w:val="0"/>
          <w:marBottom w:val="0"/>
          <w:divBdr>
            <w:top w:val="none" w:sz="0" w:space="0" w:color="auto"/>
            <w:left w:val="none" w:sz="0" w:space="0" w:color="auto"/>
            <w:bottom w:val="none" w:sz="0" w:space="0" w:color="auto"/>
            <w:right w:val="none" w:sz="0" w:space="0" w:color="auto"/>
          </w:divBdr>
          <w:divsChild>
            <w:div w:id="1174764049">
              <w:marLeft w:val="0"/>
              <w:marRight w:val="0"/>
              <w:marTop w:val="0"/>
              <w:marBottom w:val="0"/>
              <w:divBdr>
                <w:top w:val="none" w:sz="0" w:space="0" w:color="auto"/>
                <w:left w:val="none" w:sz="0" w:space="0" w:color="auto"/>
                <w:bottom w:val="none" w:sz="0" w:space="0" w:color="auto"/>
                <w:right w:val="none" w:sz="0" w:space="0" w:color="auto"/>
              </w:divBdr>
            </w:div>
          </w:divsChild>
        </w:div>
        <w:div w:id="1439524863">
          <w:marLeft w:val="0"/>
          <w:marRight w:val="0"/>
          <w:marTop w:val="0"/>
          <w:marBottom w:val="0"/>
          <w:divBdr>
            <w:top w:val="none" w:sz="0" w:space="0" w:color="auto"/>
            <w:left w:val="none" w:sz="0" w:space="0" w:color="auto"/>
            <w:bottom w:val="none" w:sz="0" w:space="0" w:color="auto"/>
            <w:right w:val="none" w:sz="0" w:space="0" w:color="auto"/>
          </w:divBdr>
          <w:divsChild>
            <w:div w:id="1752971463">
              <w:marLeft w:val="0"/>
              <w:marRight w:val="0"/>
              <w:marTop w:val="0"/>
              <w:marBottom w:val="0"/>
              <w:divBdr>
                <w:top w:val="none" w:sz="0" w:space="0" w:color="auto"/>
                <w:left w:val="none" w:sz="0" w:space="0" w:color="auto"/>
                <w:bottom w:val="none" w:sz="0" w:space="0" w:color="auto"/>
                <w:right w:val="none" w:sz="0" w:space="0" w:color="auto"/>
              </w:divBdr>
            </w:div>
          </w:divsChild>
        </w:div>
        <w:div w:id="1793009909">
          <w:marLeft w:val="0"/>
          <w:marRight w:val="0"/>
          <w:marTop w:val="0"/>
          <w:marBottom w:val="0"/>
          <w:divBdr>
            <w:top w:val="none" w:sz="0" w:space="0" w:color="auto"/>
            <w:left w:val="none" w:sz="0" w:space="0" w:color="auto"/>
            <w:bottom w:val="none" w:sz="0" w:space="0" w:color="auto"/>
            <w:right w:val="none" w:sz="0" w:space="0" w:color="auto"/>
          </w:divBdr>
          <w:divsChild>
            <w:div w:id="551231069">
              <w:marLeft w:val="0"/>
              <w:marRight w:val="0"/>
              <w:marTop w:val="0"/>
              <w:marBottom w:val="0"/>
              <w:divBdr>
                <w:top w:val="none" w:sz="0" w:space="0" w:color="auto"/>
                <w:left w:val="none" w:sz="0" w:space="0" w:color="auto"/>
                <w:bottom w:val="none" w:sz="0" w:space="0" w:color="auto"/>
                <w:right w:val="none" w:sz="0" w:space="0" w:color="auto"/>
              </w:divBdr>
            </w:div>
          </w:divsChild>
        </w:div>
        <w:div w:id="2079208129">
          <w:marLeft w:val="0"/>
          <w:marRight w:val="0"/>
          <w:marTop w:val="0"/>
          <w:marBottom w:val="0"/>
          <w:divBdr>
            <w:top w:val="none" w:sz="0" w:space="0" w:color="auto"/>
            <w:left w:val="none" w:sz="0" w:space="0" w:color="auto"/>
            <w:bottom w:val="none" w:sz="0" w:space="0" w:color="auto"/>
            <w:right w:val="none" w:sz="0" w:space="0" w:color="auto"/>
          </w:divBdr>
          <w:divsChild>
            <w:div w:id="211512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827721">
      <w:bodyDiv w:val="1"/>
      <w:marLeft w:val="0"/>
      <w:marRight w:val="0"/>
      <w:marTop w:val="0"/>
      <w:marBottom w:val="0"/>
      <w:divBdr>
        <w:top w:val="none" w:sz="0" w:space="0" w:color="auto"/>
        <w:left w:val="none" w:sz="0" w:space="0" w:color="auto"/>
        <w:bottom w:val="none" w:sz="0" w:space="0" w:color="auto"/>
        <w:right w:val="none" w:sz="0" w:space="0" w:color="auto"/>
      </w:divBdr>
    </w:div>
    <w:div w:id="1418135215">
      <w:bodyDiv w:val="1"/>
      <w:marLeft w:val="0"/>
      <w:marRight w:val="0"/>
      <w:marTop w:val="0"/>
      <w:marBottom w:val="0"/>
      <w:divBdr>
        <w:top w:val="none" w:sz="0" w:space="0" w:color="auto"/>
        <w:left w:val="none" w:sz="0" w:space="0" w:color="auto"/>
        <w:bottom w:val="none" w:sz="0" w:space="0" w:color="auto"/>
        <w:right w:val="none" w:sz="0" w:space="0" w:color="auto"/>
      </w:divBdr>
    </w:div>
    <w:div w:id="1418745146">
      <w:bodyDiv w:val="1"/>
      <w:marLeft w:val="0"/>
      <w:marRight w:val="0"/>
      <w:marTop w:val="0"/>
      <w:marBottom w:val="0"/>
      <w:divBdr>
        <w:top w:val="none" w:sz="0" w:space="0" w:color="auto"/>
        <w:left w:val="none" w:sz="0" w:space="0" w:color="auto"/>
        <w:bottom w:val="none" w:sz="0" w:space="0" w:color="auto"/>
        <w:right w:val="none" w:sz="0" w:space="0" w:color="auto"/>
      </w:divBdr>
    </w:div>
    <w:div w:id="1419136300">
      <w:bodyDiv w:val="1"/>
      <w:marLeft w:val="0"/>
      <w:marRight w:val="0"/>
      <w:marTop w:val="0"/>
      <w:marBottom w:val="0"/>
      <w:divBdr>
        <w:top w:val="none" w:sz="0" w:space="0" w:color="auto"/>
        <w:left w:val="none" w:sz="0" w:space="0" w:color="auto"/>
        <w:bottom w:val="none" w:sz="0" w:space="0" w:color="auto"/>
        <w:right w:val="none" w:sz="0" w:space="0" w:color="auto"/>
      </w:divBdr>
    </w:div>
    <w:div w:id="1419864994">
      <w:bodyDiv w:val="1"/>
      <w:marLeft w:val="0"/>
      <w:marRight w:val="0"/>
      <w:marTop w:val="0"/>
      <w:marBottom w:val="0"/>
      <w:divBdr>
        <w:top w:val="none" w:sz="0" w:space="0" w:color="auto"/>
        <w:left w:val="none" w:sz="0" w:space="0" w:color="auto"/>
        <w:bottom w:val="none" w:sz="0" w:space="0" w:color="auto"/>
        <w:right w:val="none" w:sz="0" w:space="0" w:color="auto"/>
      </w:divBdr>
    </w:div>
    <w:div w:id="1420130205">
      <w:bodyDiv w:val="1"/>
      <w:marLeft w:val="0"/>
      <w:marRight w:val="0"/>
      <w:marTop w:val="0"/>
      <w:marBottom w:val="0"/>
      <w:divBdr>
        <w:top w:val="none" w:sz="0" w:space="0" w:color="auto"/>
        <w:left w:val="none" w:sz="0" w:space="0" w:color="auto"/>
        <w:bottom w:val="none" w:sz="0" w:space="0" w:color="auto"/>
        <w:right w:val="none" w:sz="0" w:space="0" w:color="auto"/>
      </w:divBdr>
    </w:div>
    <w:div w:id="1421097766">
      <w:bodyDiv w:val="1"/>
      <w:marLeft w:val="0"/>
      <w:marRight w:val="0"/>
      <w:marTop w:val="0"/>
      <w:marBottom w:val="0"/>
      <w:divBdr>
        <w:top w:val="none" w:sz="0" w:space="0" w:color="auto"/>
        <w:left w:val="none" w:sz="0" w:space="0" w:color="auto"/>
        <w:bottom w:val="none" w:sz="0" w:space="0" w:color="auto"/>
        <w:right w:val="none" w:sz="0" w:space="0" w:color="auto"/>
      </w:divBdr>
    </w:div>
    <w:div w:id="1421289208">
      <w:bodyDiv w:val="1"/>
      <w:marLeft w:val="0"/>
      <w:marRight w:val="0"/>
      <w:marTop w:val="0"/>
      <w:marBottom w:val="0"/>
      <w:divBdr>
        <w:top w:val="none" w:sz="0" w:space="0" w:color="auto"/>
        <w:left w:val="none" w:sz="0" w:space="0" w:color="auto"/>
        <w:bottom w:val="none" w:sz="0" w:space="0" w:color="auto"/>
        <w:right w:val="none" w:sz="0" w:space="0" w:color="auto"/>
      </w:divBdr>
    </w:div>
    <w:div w:id="1421637336">
      <w:bodyDiv w:val="1"/>
      <w:marLeft w:val="0"/>
      <w:marRight w:val="0"/>
      <w:marTop w:val="0"/>
      <w:marBottom w:val="0"/>
      <w:divBdr>
        <w:top w:val="none" w:sz="0" w:space="0" w:color="auto"/>
        <w:left w:val="none" w:sz="0" w:space="0" w:color="auto"/>
        <w:bottom w:val="none" w:sz="0" w:space="0" w:color="auto"/>
        <w:right w:val="none" w:sz="0" w:space="0" w:color="auto"/>
      </w:divBdr>
      <w:divsChild>
        <w:div w:id="570045037">
          <w:marLeft w:val="0"/>
          <w:marRight w:val="0"/>
          <w:marTop w:val="0"/>
          <w:marBottom w:val="0"/>
          <w:divBdr>
            <w:top w:val="none" w:sz="0" w:space="0" w:color="auto"/>
            <w:left w:val="none" w:sz="0" w:space="0" w:color="auto"/>
            <w:bottom w:val="none" w:sz="0" w:space="0" w:color="auto"/>
            <w:right w:val="none" w:sz="0" w:space="0" w:color="auto"/>
          </w:divBdr>
          <w:divsChild>
            <w:div w:id="680471879">
              <w:marLeft w:val="0"/>
              <w:marRight w:val="0"/>
              <w:marTop w:val="0"/>
              <w:marBottom w:val="0"/>
              <w:divBdr>
                <w:top w:val="none" w:sz="0" w:space="0" w:color="auto"/>
                <w:left w:val="none" w:sz="0" w:space="0" w:color="auto"/>
                <w:bottom w:val="none" w:sz="0" w:space="0" w:color="auto"/>
                <w:right w:val="none" w:sz="0" w:space="0" w:color="auto"/>
              </w:divBdr>
            </w:div>
          </w:divsChild>
        </w:div>
        <w:div w:id="710887473">
          <w:marLeft w:val="0"/>
          <w:marRight w:val="0"/>
          <w:marTop w:val="0"/>
          <w:marBottom w:val="0"/>
          <w:divBdr>
            <w:top w:val="none" w:sz="0" w:space="0" w:color="auto"/>
            <w:left w:val="none" w:sz="0" w:space="0" w:color="auto"/>
            <w:bottom w:val="none" w:sz="0" w:space="0" w:color="auto"/>
            <w:right w:val="none" w:sz="0" w:space="0" w:color="auto"/>
          </w:divBdr>
          <w:divsChild>
            <w:div w:id="225990446">
              <w:marLeft w:val="0"/>
              <w:marRight w:val="0"/>
              <w:marTop w:val="0"/>
              <w:marBottom w:val="0"/>
              <w:divBdr>
                <w:top w:val="none" w:sz="0" w:space="0" w:color="auto"/>
                <w:left w:val="none" w:sz="0" w:space="0" w:color="auto"/>
                <w:bottom w:val="none" w:sz="0" w:space="0" w:color="auto"/>
                <w:right w:val="none" w:sz="0" w:space="0" w:color="auto"/>
              </w:divBdr>
            </w:div>
          </w:divsChild>
        </w:div>
        <w:div w:id="1161779059">
          <w:marLeft w:val="0"/>
          <w:marRight w:val="0"/>
          <w:marTop w:val="0"/>
          <w:marBottom w:val="0"/>
          <w:divBdr>
            <w:top w:val="none" w:sz="0" w:space="0" w:color="auto"/>
            <w:left w:val="none" w:sz="0" w:space="0" w:color="auto"/>
            <w:bottom w:val="none" w:sz="0" w:space="0" w:color="auto"/>
            <w:right w:val="none" w:sz="0" w:space="0" w:color="auto"/>
          </w:divBdr>
          <w:divsChild>
            <w:div w:id="1707557154">
              <w:marLeft w:val="0"/>
              <w:marRight w:val="0"/>
              <w:marTop w:val="0"/>
              <w:marBottom w:val="0"/>
              <w:divBdr>
                <w:top w:val="none" w:sz="0" w:space="0" w:color="auto"/>
                <w:left w:val="none" w:sz="0" w:space="0" w:color="auto"/>
                <w:bottom w:val="none" w:sz="0" w:space="0" w:color="auto"/>
                <w:right w:val="none" w:sz="0" w:space="0" w:color="auto"/>
              </w:divBdr>
            </w:div>
          </w:divsChild>
        </w:div>
        <w:div w:id="2121340151">
          <w:marLeft w:val="0"/>
          <w:marRight w:val="0"/>
          <w:marTop w:val="0"/>
          <w:marBottom w:val="0"/>
          <w:divBdr>
            <w:top w:val="none" w:sz="0" w:space="0" w:color="auto"/>
            <w:left w:val="none" w:sz="0" w:space="0" w:color="auto"/>
            <w:bottom w:val="none" w:sz="0" w:space="0" w:color="auto"/>
            <w:right w:val="none" w:sz="0" w:space="0" w:color="auto"/>
          </w:divBdr>
          <w:divsChild>
            <w:div w:id="32998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835338">
      <w:bodyDiv w:val="1"/>
      <w:marLeft w:val="0"/>
      <w:marRight w:val="0"/>
      <w:marTop w:val="0"/>
      <w:marBottom w:val="0"/>
      <w:divBdr>
        <w:top w:val="none" w:sz="0" w:space="0" w:color="auto"/>
        <w:left w:val="none" w:sz="0" w:space="0" w:color="auto"/>
        <w:bottom w:val="none" w:sz="0" w:space="0" w:color="auto"/>
        <w:right w:val="none" w:sz="0" w:space="0" w:color="auto"/>
      </w:divBdr>
    </w:div>
    <w:div w:id="1422028008">
      <w:bodyDiv w:val="1"/>
      <w:marLeft w:val="0"/>
      <w:marRight w:val="0"/>
      <w:marTop w:val="0"/>
      <w:marBottom w:val="0"/>
      <w:divBdr>
        <w:top w:val="none" w:sz="0" w:space="0" w:color="auto"/>
        <w:left w:val="none" w:sz="0" w:space="0" w:color="auto"/>
        <w:bottom w:val="none" w:sz="0" w:space="0" w:color="auto"/>
        <w:right w:val="none" w:sz="0" w:space="0" w:color="auto"/>
      </w:divBdr>
      <w:divsChild>
        <w:div w:id="2010982331">
          <w:marLeft w:val="0"/>
          <w:marRight w:val="0"/>
          <w:marTop w:val="0"/>
          <w:marBottom w:val="0"/>
          <w:divBdr>
            <w:top w:val="none" w:sz="0" w:space="0" w:color="auto"/>
            <w:left w:val="none" w:sz="0" w:space="0" w:color="auto"/>
            <w:bottom w:val="none" w:sz="0" w:space="0" w:color="auto"/>
            <w:right w:val="none" w:sz="0" w:space="0" w:color="auto"/>
          </w:divBdr>
          <w:divsChild>
            <w:div w:id="565647724">
              <w:marLeft w:val="0"/>
              <w:marRight w:val="0"/>
              <w:marTop w:val="0"/>
              <w:marBottom w:val="0"/>
              <w:divBdr>
                <w:top w:val="none" w:sz="0" w:space="0" w:color="auto"/>
                <w:left w:val="none" w:sz="0" w:space="0" w:color="auto"/>
                <w:bottom w:val="none" w:sz="0" w:space="0" w:color="auto"/>
                <w:right w:val="none" w:sz="0" w:space="0" w:color="auto"/>
              </w:divBdr>
              <w:divsChild>
                <w:div w:id="1532915020">
                  <w:marLeft w:val="0"/>
                  <w:marRight w:val="0"/>
                  <w:marTop w:val="0"/>
                  <w:marBottom w:val="0"/>
                  <w:divBdr>
                    <w:top w:val="none" w:sz="0" w:space="0" w:color="auto"/>
                    <w:left w:val="none" w:sz="0" w:space="0" w:color="auto"/>
                    <w:bottom w:val="none" w:sz="0" w:space="0" w:color="auto"/>
                    <w:right w:val="none" w:sz="0" w:space="0" w:color="auto"/>
                  </w:divBdr>
                </w:div>
              </w:divsChild>
            </w:div>
            <w:div w:id="965238096">
              <w:marLeft w:val="0"/>
              <w:marRight w:val="0"/>
              <w:marTop w:val="0"/>
              <w:marBottom w:val="0"/>
              <w:divBdr>
                <w:top w:val="none" w:sz="0" w:space="0" w:color="auto"/>
                <w:left w:val="none" w:sz="0" w:space="0" w:color="auto"/>
                <w:bottom w:val="none" w:sz="0" w:space="0" w:color="auto"/>
                <w:right w:val="none" w:sz="0" w:space="0" w:color="auto"/>
              </w:divBdr>
              <w:divsChild>
                <w:div w:id="730076253">
                  <w:marLeft w:val="0"/>
                  <w:marRight w:val="0"/>
                  <w:marTop w:val="0"/>
                  <w:marBottom w:val="0"/>
                  <w:divBdr>
                    <w:top w:val="none" w:sz="0" w:space="0" w:color="auto"/>
                    <w:left w:val="none" w:sz="0" w:space="0" w:color="auto"/>
                    <w:bottom w:val="none" w:sz="0" w:space="0" w:color="auto"/>
                    <w:right w:val="none" w:sz="0" w:space="0" w:color="auto"/>
                  </w:divBdr>
                  <w:divsChild>
                    <w:div w:id="1608000005">
                      <w:marLeft w:val="0"/>
                      <w:marRight w:val="0"/>
                      <w:marTop w:val="0"/>
                      <w:marBottom w:val="0"/>
                      <w:divBdr>
                        <w:top w:val="none" w:sz="0" w:space="0" w:color="auto"/>
                        <w:left w:val="none" w:sz="0" w:space="0" w:color="auto"/>
                        <w:bottom w:val="none" w:sz="0" w:space="0" w:color="auto"/>
                        <w:right w:val="none" w:sz="0" w:space="0" w:color="auto"/>
                      </w:divBdr>
                      <w:divsChild>
                        <w:div w:id="821507168">
                          <w:marLeft w:val="0"/>
                          <w:marRight w:val="0"/>
                          <w:marTop w:val="0"/>
                          <w:marBottom w:val="0"/>
                          <w:divBdr>
                            <w:top w:val="none" w:sz="0" w:space="0" w:color="auto"/>
                            <w:left w:val="none" w:sz="0" w:space="0" w:color="auto"/>
                            <w:bottom w:val="none" w:sz="0" w:space="0" w:color="auto"/>
                            <w:right w:val="none" w:sz="0" w:space="0" w:color="auto"/>
                          </w:divBdr>
                        </w:div>
                        <w:div w:id="935673895">
                          <w:marLeft w:val="0"/>
                          <w:marRight w:val="0"/>
                          <w:marTop w:val="0"/>
                          <w:marBottom w:val="0"/>
                          <w:divBdr>
                            <w:top w:val="none" w:sz="0" w:space="0" w:color="auto"/>
                            <w:left w:val="none" w:sz="0" w:space="0" w:color="auto"/>
                            <w:bottom w:val="none" w:sz="0" w:space="0" w:color="auto"/>
                            <w:right w:val="none" w:sz="0" w:space="0" w:color="auto"/>
                          </w:divBdr>
                          <w:divsChild>
                            <w:div w:id="86294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2028703">
      <w:bodyDiv w:val="1"/>
      <w:marLeft w:val="0"/>
      <w:marRight w:val="0"/>
      <w:marTop w:val="0"/>
      <w:marBottom w:val="0"/>
      <w:divBdr>
        <w:top w:val="none" w:sz="0" w:space="0" w:color="auto"/>
        <w:left w:val="none" w:sz="0" w:space="0" w:color="auto"/>
        <w:bottom w:val="none" w:sz="0" w:space="0" w:color="auto"/>
        <w:right w:val="none" w:sz="0" w:space="0" w:color="auto"/>
      </w:divBdr>
    </w:div>
    <w:div w:id="1422526465">
      <w:bodyDiv w:val="1"/>
      <w:marLeft w:val="0"/>
      <w:marRight w:val="0"/>
      <w:marTop w:val="0"/>
      <w:marBottom w:val="0"/>
      <w:divBdr>
        <w:top w:val="none" w:sz="0" w:space="0" w:color="auto"/>
        <w:left w:val="none" w:sz="0" w:space="0" w:color="auto"/>
        <w:bottom w:val="none" w:sz="0" w:space="0" w:color="auto"/>
        <w:right w:val="none" w:sz="0" w:space="0" w:color="auto"/>
      </w:divBdr>
    </w:div>
    <w:div w:id="1422798073">
      <w:bodyDiv w:val="1"/>
      <w:marLeft w:val="0"/>
      <w:marRight w:val="0"/>
      <w:marTop w:val="0"/>
      <w:marBottom w:val="0"/>
      <w:divBdr>
        <w:top w:val="none" w:sz="0" w:space="0" w:color="auto"/>
        <w:left w:val="none" w:sz="0" w:space="0" w:color="auto"/>
        <w:bottom w:val="none" w:sz="0" w:space="0" w:color="auto"/>
        <w:right w:val="none" w:sz="0" w:space="0" w:color="auto"/>
      </w:divBdr>
    </w:div>
    <w:div w:id="1423604070">
      <w:bodyDiv w:val="1"/>
      <w:marLeft w:val="0"/>
      <w:marRight w:val="0"/>
      <w:marTop w:val="0"/>
      <w:marBottom w:val="0"/>
      <w:divBdr>
        <w:top w:val="none" w:sz="0" w:space="0" w:color="auto"/>
        <w:left w:val="none" w:sz="0" w:space="0" w:color="auto"/>
        <w:bottom w:val="none" w:sz="0" w:space="0" w:color="auto"/>
        <w:right w:val="none" w:sz="0" w:space="0" w:color="auto"/>
      </w:divBdr>
    </w:div>
    <w:div w:id="1423721111">
      <w:bodyDiv w:val="1"/>
      <w:marLeft w:val="0"/>
      <w:marRight w:val="0"/>
      <w:marTop w:val="0"/>
      <w:marBottom w:val="0"/>
      <w:divBdr>
        <w:top w:val="none" w:sz="0" w:space="0" w:color="auto"/>
        <w:left w:val="none" w:sz="0" w:space="0" w:color="auto"/>
        <w:bottom w:val="none" w:sz="0" w:space="0" w:color="auto"/>
        <w:right w:val="none" w:sz="0" w:space="0" w:color="auto"/>
      </w:divBdr>
    </w:div>
    <w:div w:id="1423798579">
      <w:bodyDiv w:val="1"/>
      <w:marLeft w:val="0"/>
      <w:marRight w:val="0"/>
      <w:marTop w:val="0"/>
      <w:marBottom w:val="0"/>
      <w:divBdr>
        <w:top w:val="none" w:sz="0" w:space="0" w:color="auto"/>
        <w:left w:val="none" w:sz="0" w:space="0" w:color="auto"/>
        <w:bottom w:val="none" w:sz="0" w:space="0" w:color="auto"/>
        <w:right w:val="none" w:sz="0" w:space="0" w:color="auto"/>
      </w:divBdr>
    </w:div>
    <w:div w:id="1424187710">
      <w:bodyDiv w:val="1"/>
      <w:marLeft w:val="0"/>
      <w:marRight w:val="0"/>
      <w:marTop w:val="0"/>
      <w:marBottom w:val="0"/>
      <w:divBdr>
        <w:top w:val="none" w:sz="0" w:space="0" w:color="auto"/>
        <w:left w:val="none" w:sz="0" w:space="0" w:color="auto"/>
        <w:bottom w:val="none" w:sz="0" w:space="0" w:color="auto"/>
        <w:right w:val="none" w:sz="0" w:space="0" w:color="auto"/>
      </w:divBdr>
    </w:div>
    <w:div w:id="1424449954">
      <w:bodyDiv w:val="1"/>
      <w:marLeft w:val="0"/>
      <w:marRight w:val="0"/>
      <w:marTop w:val="0"/>
      <w:marBottom w:val="0"/>
      <w:divBdr>
        <w:top w:val="none" w:sz="0" w:space="0" w:color="auto"/>
        <w:left w:val="none" w:sz="0" w:space="0" w:color="auto"/>
        <w:bottom w:val="none" w:sz="0" w:space="0" w:color="auto"/>
        <w:right w:val="none" w:sz="0" w:space="0" w:color="auto"/>
      </w:divBdr>
    </w:div>
    <w:div w:id="1425540506">
      <w:bodyDiv w:val="1"/>
      <w:marLeft w:val="0"/>
      <w:marRight w:val="0"/>
      <w:marTop w:val="0"/>
      <w:marBottom w:val="0"/>
      <w:divBdr>
        <w:top w:val="none" w:sz="0" w:space="0" w:color="auto"/>
        <w:left w:val="none" w:sz="0" w:space="0" w:color="auto"/>
        <w:bottom w:val="none" w:sz="0" w:space="0" w:color="auto"/>
        <w:right w:val="none" w:sz="0" w:space="0" w:color="auto"/>
      </w:divBdr>
    </w:div>
    <w:div w:id="1425960347">
      <w:bodyDiv w:val="1"/>
      <w:marLeft w:val="0"/>
      <w:marRight w:val="0"/>
      <w:marTop w:val="0"/>
      <w:marBottom w:val="0"/>
      <w:divBdr>
        <w:top w:val="none" w:sz="0" w:space="0" w:color="auto"/>
        <w:left w:val="none" w:sz="0" w:space="0" w:color="auto"/>
        <w:bottom w:val="none" w:sz="0" w:space="0" w:color="auto"/>
        <w:right w:val="none" w:sz="0" w:space="0" w:color="auto"/>
      </w:divBdr>
    </w:div>
    <w:div w:id="1426224894">
      <w:bodyDiv w:val="1"/>
      <w:marLeft w:val="0"/>
      <w:marRight w:val="0"/>
      <w:marTop w:val="0"/>
      <w:marBottom w:val="0"/>
      <w:divBdr>
        <w:top w:val="none" w:sz="0" w:space="0" w:color="auto"/>
        <w:left w:val="none" w:sz="0" w:space="0" w:color="auto"/>
        <w:bottom w:val="none" w:sz="0" w:space="0" w:color="auto"/>
        <w:right w:val="none" w:sz="0" w:space="0" w:color="auto"/>
      </w:divBdr>
    </w:div>
    <w:div w:id="1426269456">
      <w:bodyDiv w:val="1"/>
      <w:marLeft w:val="0"/>
      <w:marRight w:val="0"/>
      <w:marTop w:val="0"/>
      <w:marBottom w:val="0"/>
      <w:divBdr>
        <w:top w:val="none" w:sz="0" w:space="0" w:color="auto"/>
        <w:left w:val="none" w:sz="0" w:space="0" w:color="auto"/>
        <w:bottom w:val="none" w:sz="0" w:space="0" w:color="auto"/>
        <w:right w:val="none" w:sz="0" w:space="0" w:color="auto"/>
      </w:divBdr>
    </w:div>
    <w:div w:id="1426488889">
      <w:bodyDiv w:val="1"/>
      <w:marLeft w:val="0"/>
      <w:marRight w:val="0"/>
      <w:marTop w:val="0"/>
      <w:marBottom w:val="0"/>
      <w:divBdr>
        <w:top w:val="none" w:sz="0" w:space="0" w:color="auto"/>
        <w:left w:val="none" w:sz="0" w:space="0" w:color="auto"/>
        <w:bottom w:val="none" w:sz="0" w:space="0" w:color="auto"/>
        <w:right w:val="none" w:sz="0" w:space="0" w:color="auto"/>
      </w:divBdr>
    </w:div>
    <w:div w:id="1426800481">
      <w:bodyDiv w:val="1"/>
      <w:marLeft w:val="0"/>
      <w:marRight w:val="0"/>
      <w:marTop w:val="0"/>
      <w:marBottom w:val="0"/>
      <w:divBdr>
        <w:top w:val="none" w:sz="0" w:space="0" w:color="auto"/>
        <w:left w:val="none" w:sz="0" w:space="0" w:color="auto"/>
        <w:bottom w:val="none" w:sz="0" w:space="0" w:color="auto"/>
        <w:right w:val="none" w:sz="0" w:space="0" w:color="auto"/>
      </w:divBdr>
    </w:div>
    <w:div w:id="1426997779">
      <w:bodyDiv w:val="1"/>
      <w:marLeft w:val="0"/>
      <w:marRight w:val="0"/>
      <w:marTop w:val="0"/>
      <w:marBottom w:val="0"/>
      <w:divBdr>
        <w:top w:val="none" w:sz="0" w:space="0" w:color="auto"/>
        <w:left w:val="none" w:sz="0" w:space="0" w:color="auto"/>
        <w:bottom w:val="none" w:sz="0" w:space="0" w:color="auto"/>
        <w:right w:val="none" w:sz="0" w:space="0" w:color="auto"/>
      </w:divBdr>
    </w:div>
    <w:div w:id="1427075217">
      <w:bodyDiv w:val="1"/>
      <w:marLeft w:val="0"/>
      <w:marRight w:val="0"/>
      <w:marTop w:val="0"/>
      <w:marBottom w:val="0"/>
      <w:divBdr>
        <w:top w:val="none" w:sz="0" w:space="0" w:color="auto"/>
        <w:left w:val="none" w:sz="0" w:space="0" w:color="auto"/>
        <w:bottom w:val="none" w:sz="0" w:space="0" w:color="auto"/>
        <w:right w:val="none" w:sz="0" w:space="0" w:color="auto"/>
      </w:divBdr>
    </w:div>
    <w:div w:id="1427341279">
      <w:bodyDiv w:val="1"/>
      <w:marLeft w:val="0"/>
      <w:marRight w:val="0"/>
      <w:marTop w:val="0"/>
      <w:marBottom w:val="0"/>
      <w:divBdr>
        <w:top w:val="none" w:sz="0" w:space="0" w:color="auto"/>
        <w:left w:val="none" w:sz="0" w:space="0" w:color="auto"/>
        <w:bottom w:val="none" w:sz="0" w:space="0" w:color="auto"/>
        <w:right w:val="none" w:sz="0" w:space="0" w:color="auto"/>
      </w:divBdr>
    </w:div>
    <w:div w:id="1427534385">
      <w:bodyDiv w:val="1"/>
      <w:marLeft w:val="0"/>
      <w:marRight w:val="0"/>
      <w:marTop w:val="0"/>
      <w:marBottom w:val="0"/>
      <w:divBdr>
        <w:top w:val="none" w:sz="0" w:space="0" w:color="auto"/>
        <w:left w:val="none" w:sz="0" w:space="0" w:color="auto"/>
        <w:bottom w:val="none" w:sz="0" w:space="0" w:color="auto"/>
        <w:right w:val="none" w:sz="0" w:space="0" w:color="auto"/>
      </w:divBdr>
    </w:div>
    <w:div w:id="1427920082">
      <w:bodyDiv w:val="1"/>
      <w:marLeft w:val="0"/>
      <w:marRight w:val="0"/>
      <w:marTop w:val="0"/>
      <w:marBottom w:val="0"/>
      <w:divBdr>
        <w:top w:val="none" w:sz="0" w:space="0" w:color="auto"/>
        <w:left w:val="none" w:sz="0" w:space="0" w:color="auto"/>
        <w:bottom w:val="none" w:sz="0" w:space="0" w:color="auto"/>
        <w:right w:val="none" w:sz="0" w:space="0" w:color="auto"/>
      </w:divBdr>
    </w:div>
    <w:div w:id="1428119277">
      <w:bodyDiv w:val="1"/>
      <w:marLeft w:val="0"/>
      <w:marRight w:val="0"/>
      <w:marTop w:val="0"/>
      <w:marBottom w:val="0"/>
      <w:divBdr>
        <w:top w:val="none" w:sz="0" w:space="0" w:color="auto"/>
        <w:left w:val="none" w:sz="0" w:space="0" w:color="auto"/>
        <w:bottom w:val="none" w:sz="0" w:space="0" w:color="auto"/>
        <w:right w:val="none" w:sz="0" w:space="0" w:color="auto"/>
      </w:divBdr>
    </w:div>
    <w:div w:id="1428379682">
      <w:bodyDiv w:val="1"/>
      <w:marLeft w:val="0"/>
      <w:marRight w:val="0"/>
      <w:marTop w:val="0"/>
      <w:marBottom w:val="0"/>
      <w:divBdr>
        <w:top w:val="none" w:sz="0" w:space="0" w:color="auto"/>
        <w:left w:val="none" w:sz="0" w:space="0" w:color="auto"/>
        <w:bottom w:val="none" w:sz="0" w:space="0" w:color="auto"/>
        <w:right w:val="none" w:sz="0" w:space="0" w:color="auto"/>
      </w:divBdr>
    </w:div>
    <w:div w:id="1428842233">
      <w:bodyDiv w:val="1"/>
      <w:marLeft w:val="0"/>
      <w:marRight w:val="0"/>
      <w:marTop w:val="0"/>
      <w:marBottom w:val="0"/>
      <w:divBdr>
        <w:top w:val="none" w:sz="0" w:space="0" w:color="auto"/>
        <w:left w:val="none" w:sz="0" w:space="0" w:color="auto"/>
        <w:bottom w:val="none" w:sz="0" w:space="0" w:color="auto"/>
        <w:right w:val="none" w:sz="0" w:space="0" w:color="auto"/>
      </w:divBdr>
    </w:div>
    <w:div w:id="1429303236">
      <w:bodyDiv w:val="1"/>
      <w:marLeft w:val="0"/>
      <w:marRight w:val="0"/>
      <w:marTop w:val="0"/>
      <w:marBottom w:val="0"/>
      <w:divBdr>
        <w:top w:val="none" w:sz="0" w:space="0" w:color="auto"/>
        <w:left w:val="none" w:sz="0" w:space="0" w:color="auto"/>
        <w:bottom w:val="none" w:sz="0" w:space="0" w:color="auto"/>
        <w:right w:val="none" w:sz="0" w:space="0" w:color="auto"/>
      </w:divBdr>
    </w:div>
    <w:div w:id="1429693791">
      <w:bodyDiv w:val="1"/>
      <w:marLeft w:val="0"/>
      <w:marRight w:val="0"/>
      <w:marTop w:val="0"/>
      <w:marBottom w:val="0"/>
      <w:divBdr>
        <w:top w:val="none" w:sz="0" w:space="0" w:color="auto"/>
        <w:left w:val="none" w:sz="0" w:space="0" w:color="auto"/>
        <w:bottom w:val="none" w:sz="0" w:space="0" w:color="auto"/>
        <w:right w:val="none" w:sz="0" w:space="0" w:color="auto"/>
      </w:divBdr>
    </w:div>
    <w:div w:id="1429740066">
      <w:bodyDiv w:val="1"/>
      <w:marLeft w:val="0"/>
      <w:marRight w:val="0"/>
      <w:marTop w:val="0"/>
      <w:marBottom w:val="0"/>
      <w:divBdr>
        <w:top w:val="none" w:sz="0" w:space="0" w:color="auto"/>
        <w:left w:val="none" w:sz="0" w:space="0" w:color="auto"/>
        <w:bottom w:val="none" w:sz="0" w:space="0" w:color="auto"/>
        <w:right w:val="none" w:sz="0" w:space="0" w:color="auto"/>
      </w:divBdr>
    </w:div>
    <w:div w:id="1429959120">
      <w:bodyDiv w:val="1"/>
      <w:marLeft w:val="0"/>
      <w:marRight w:val="0"/>
      <w:marTop w:val="0"/>
      <w:marBottom w:val="0"/>
      <w:divBdr>
        <w:top w:val="none" w:sz="0" w:space="0" w:color="auto"/>
        <w:left w:val="none" w:sz="0" w:space="0" w:color="auto"/>
        <w:bottom w:val="none" w:sz="0" w:space="0" w:color="auto"/>
        <w:right w:val="none" w:sz="0" w:space="0" w:color="auto"/>
      </w:divBdr>
    </w:div>
    <w:div w:id="1430003464">
      <w:bodyDiv w:val="1"/>
      <w:marLeft w:val="0"/>
      <w:marRight w:val="0"/>
      <w:marTop w:val="0"/>
      <w:marBottom w:val="0"/>
      <w:divBdr>
        <w:top w:val="none" w:sz="0" w:space="0" w:color="auto"/>
        <w:left w:val="none" w:sz="0" w:space="0" w:color="auto"/>
        <w:bottom w:val="none" w:sz="0" w:space="0" w:color="auto"/>
        <w:right w:val="none" w:sz="0" w:space="0" w:color="auto"/>
      </w:divBdr>
    </w:div>
    <w:div w:id="1430390262">
      <w:bodyDiv w:val="1"/>
      <w:marLeft w:val="0"/>
      <w:marRight w:val="0"/>
      <w:marTop w:val="0"/>
      <w:marBottom w:val="0"/>
      <w:divBdr>
        <w:top w:val="none" w:sz="0" w:space="0" w:color="auto"/>
        <w:left w:val="none" w:sz="0" w:space="0" w:color="auto"/>
        <w:bottom w:val="none" w:sz="0" w:space="0" w:color="auto"/>
        <w:right w:val="none" w:sz="0" w:space="0" w:color="auto"/>
      </w:divBdr>
    </w:div>
    <w:div w:id="1430469159">
      <w:bodyDiv w:val="1"/>
      <w:marLeft w:val="0"/>
      <w:marRight w:val="0"/>
      <w:marTop w:val="0"/>
      <w:marBottom w:val="0"/>
      <w:divBdr>
        <w:top w:val="none" w:sz="0" w:space="0" w:color="auto"/>
        <w:left w:val="none" w:sz="0" w:space="0" w:color="auto"/>
        <w:bottom w:val="none" w:sz="0" w:space="0" w:color="auto"/>
        <w:right w:val="none" w:sz="0" w:space="0" w:color="auto"/>
      </w:divBdr>
    </w:div>
    <w:div w:id="1430469558">
      <w:bodyDiv w:val="1"/>
      <w:marLeft w:val="0"/>
      <w:marRight w:val="0"/>
      <w:marTop w:val="0"/>
      <w:marBottom w:val="0"/>
      <w:divBdr>
        <w:top w:val="none" w:sz="0" w:space="0" w:color="auto"/>
        <w:left w:val="none" w:sz="0" w:space="0" w:color="auto"/>
        <w:bottom w:val="none" w:sz="0" w:space="0" w:color="auto"/>
        <w:right w:val="none" w:sz="0" w:space="0" w:color="auto"/>
      </w:divBdr>
    </w:div>
    <w:div w:id="1430657941">
      <w:bodyDiv w:val="1"/>
      <w:marLeft w:val="0"/>
      <w:marRight w:val="0"/>
      <w:marTop w:val="0"/>
      <w:marBottom w:val="0"/>
      <w:divBdr>
        <w:top w:val="none" w:sz="0" w:space="0" w:color="auto"/>
        <w:left w:val="none" w:sz="0" w:space="0" w:color="auto"/>
        <w:bottom w:val="none" w:sz="0" w:space="0" w:color="auto"/>
        <w:right w:val="none" w:sz="0" w:space="0" w:color="auto"/>
      </w:divBdr>
    </w:div>
    <w:div w:id="1430732531">
      <w:bodyDiv w:val="1"/>
      <w:marLeft w:val="0"/>
      <w:marRight w:val="0"/>
      <w:marTop w:val="0"/>
      <w:marBottom w:val="0"/>
      <w:divBdr>
        <w:top w:val="none" w:sz="0" w:space="0" w:color="auto"/>
        <w:left w:val="none" w:sz="0" w:space="0" w:color="auto"/>
        <w:bottom w:val="none" w:sz="0" w:space="0" w:color="auto"/>
        <w:right w:val="none" w:sz="0" w:space="0" w:color="auto"/>
      </w:divBdr>
    </w:div>
    <w:div w:id="1431197224">
      <w:bodyDiv w:val="1"/>
      <w:marLeft w:val="0"/>
      <w:marRight w:val="0"/>
      <w:marTop w:val="0"/>
      <w:marBottom w:val="0"/>
      <w:divBdr>
        <w:top w:val="none" w:sz="0" w:space="0" w:color="auto"/>
        <w:left w:val="none" w:sz="0" w:space="0" w:color="auto"/>
        <w:bottom w:val="none" w:sz="0" w:space="0" w:color="auto"/>
        <w:right w:val="none" w:sz="0" w:space="0" w:color="auto"/>
      </w:divBdr>
    </w:div>
    <w:div w:id="1431583614">
      <w:bodyDiv w:val="1"/>
      <w:marLeft w:val="0"/>
      <w:marRight w:val="0"/>
      <w:marTop w:val="0"/>
      <w:marBottom w:val="0"/>
      <w:divBdr>
        <w:top w:val="none" w:sz="0" w:space="0" w:color="auto"/>
        <w:left w:val="none" w:sz="0" w:space="0" w:color="auto"/>
        <w:bottom w:val="none" w:sz="0" w:space="0" w:color="auto"/>
        <w:right w:val="none" w:sz="0" w:space="0" w:color="auto"/>
      </w:divBdr>
    </w:div>
    <w:div w:id="1431852251">
      <w:bodyDiv w:val="1"/>
      <w:marLeft w:val="0"/>
      <w:marRight w:val="0"/>
      <w:marTop w:val="0"/>
      <w:marBottom w:val="0"/>
      <w:divBdr>
        <w:top w:val="none" w:sz="0" w:space="0" w:color="auto"/>
        <w:left w:val="none" w:sz="0" w:space="0" w:color="auto"/>
        <w:bottom w:val="none" w:sz="0" w:space="0" w:color="auto"/>
        <w:right w:val="none" w:sz="0" w:space="0" w:color="auto"/>
      </w:divBdr>
    </w:div>
    <w:div w:id="1431856127">
      <w:bodyDiv w:val="1"/>
      <w:marLeft w:val="0"/>
      <w:marRight w:val="0"/>
      <w:marTop w:val="0"/>
      <w:marBottom w:val="0"/>
      <w:divBdr>
        <w:top w:val="none" w:sz="0" w:space="0" w:color="auto"/>
        <w:left w:val="none" w:sz="0" w:space="0" w:color="auto"/>
        <w:bottom w:val="none" w:sz="0" w:space="0" w:color="auto"/>
        <w:right w:val="none" w:sz="0" w:space="0" w:color="auto"/>
      </w:divBdr>
    </w:div>
    <w:div w:id="1432748996">
      <w:bodyDiv w:val="1"/>
      <w:marLeft w:val="0"/>
      <w:marRight w:val="0"/>
      <w:marTop w:val="0"/>
      <w:marBottom w:val="0"/>
      <w:divBdr>
        <w:top w:val="none" w:sz="0" w:space="0" w:color="auto"/>
        <w:left w:val="none" w:sz="0" w:space="0" w:color="auto"/>
        <w:bottom w:val="none" w:sz="0" w:space="0" w:color="auto"/>
        <w:right w:val="none" w:sz="0" w:space="0" w:color="auto"/>
      </w:divBdr>
    </w:div>
    <w:div w:id="1432971668">
      <w:bodyDiv w:val="1"/>
      <w:marLeft w:val="0"/>
      <w:marRight w:val="0"/>
      <w:marTop w:val="0"/>
      <w:marBottom w:val="0"/>
      <w:divBdr>
        <w:top w:val="none" w:sz="0" w:space="0" w:color="auto"/>
        <w:left w:val="none" w:sz="0" w:space="0" w:color="auto"/>
        <w:bottom w:val="none" w:sz="0" w:space="0" w:color="auto"/>
        <w:right w:val="none" w:sz="0" w:space="0" w:color="auto"/>
      </w:divBdr>
    </w:div>
    <w:div w:id="1433353628">
      <w:bodyDiv w:val="1"/>
      <w:marLeft w:val="0"/>
      <w:marRight w:val="0"/>
      <w:marTop w:val="0"/>
      <w:marBottom w:val="0"/>
      <w:divBdr>
        <w:top w:val="none" w:sz="0" w:space="0" w:color="auto"/>
        <w:left w:val="none" w:sz="0" w:space="0" w:color="auto"/>
        <w:bottom w:val="none" w:sz="0" w:space="0" w:color="auto"/>
        <w:right w:val="none" w:sz="0" w:space="0" w:color="auto"/>
      </w:divBdr>
    </w:div>
    <w:div w:id="1433669203">
      <w:bodyDiv w:val="1"/>
      <w:marLeft w:val="0"/>
      <w:marRight w:val="0"/>
      <w:marTop w:val="0"/>
      <w:marBottom w:val="0"/>
      <w:divBdr>
        <w:top w:val="none" w:sz="0" w:space="0" w:color="auto"/>
        <w:left w:val="none" w:sz="0" w:space="0" w:color="auto"/>
        <w:bottom w:val="none" w:sz="0" w:space="0" w:color="auto"/>
        <w:right w:val="none" w:sz="0" w:space="0" w:color="auto"/>
      </w:divBdr>
    </w:div>
    <w:div w:id="1433741128">
      <w:bodyDiv w:val="1"/>
      <w:marLeft w:val="0"/>
      <w:marRight w:val="0"/>
      <w:marTop w:val="0"/>
      <w:marBottom w:val="0"/>
      <w:divBdr>
        <w:top w:val="none" w:sz="0" w:space="0" w:color="auto"/>
        <w:left w:val="none" w:sz="0" w:space="0" w:color="auto"/>
        <w:bottom w:val="none" w:sz="0" w:space="0" w:color="auto"/>
        <w:right w:val="none" w:sz="0" w:space="0" w:color="auto"/>
      </w:divBdr>
    </w:div>
    <w:div w:id="1433819969">
      <w:bodyDiv w:val="1"/>
      <w:marLeft w:val="0"/>
      <w:marRight w:val="0"/>
      <w:marTop w:val="0"/>
      <w:marBottom w:val="0"/>
      <w:divBdr>
        <w:top w:val="none" w:sz="0" w:space="0" w:color="auto"/>
        <w:left w:val="none" w:sz="0" w:space="0" w:color="auto"/>
        <w:bottom w:val="none" w:sz="0" w:space="0" w:color="auto"/>
        <w:right w:val="none" w:sz="0" w:space="0" w:color="auto"/>
      </w:divBdr>
    </w:div>
    <w:div w:id="1434281027">
      <w:bodyDiv w:val="1"/>
      <w:marLeft w:val="0"/>
      <w:marRight w:val="0"/>
      <w:marTop w:val="0"/>
      <w:marBottom w:val="0"/>
      <w:divBdr>
        <w:top w:val="none" w:sz="0" w:space="0" w:color="auto"/>
        <w:left w:val="none" w:sz="0" w:space="0" w:color="auto"/>
        <w:bottom w:val="none" w:sz="0" w:space="0" w:color="auto"/>
        <w:right w:val="none" w:sz="0" w:space="0" w:color="auto"/>
      </w:divBdr>
    </w:div>
    <w:div w:id="1434398494">
      <w:bodyDiv w:val="1"/>
      <w:marLeft w:val="0"/>
      <w:marRight w:val="0"/>
      <w:marTop w:val="0"/>
      <w:marBottom w:val="0"/>
      <w:divBdr>
        <w:top w:val="none" w:sz="0" w:space="0" w:color="auto"/>
        <w:left w:val="none" w:sz="0" w:space="0" w:color="auto"/>
        <w:bottom w:val="none" w:sz="0" w:space="0" w:color="auto"/>
        <w:right w:val="none" w:sz="0" w:space="0" w:color="auto"/>
      </w:divBdr>
    </w:div>
    <w:div w:id="1434521058">
      <w:bodyDiv w:val="1"/>
      <w:marLeft w:val="0"/>
      <w:marRight w:val="0"/>
      <w:marTop w:val="0"/>
      <w:marBottom w:val="0"/>
      <w:divBdr>
        <w:top w:val="none" w:sz="0" w:space="0" w:color="auto"/>
        <w:left w:val="none" w:sz="0" w:space="0" w:color="auto"/>
        <w:bottom w:val="none" w:sz="0" w:space="0" w:color="auto"/>
        <w:right w:val="none" w:sz="0" w:space="0" w:color="auto"/>
      </w:divBdr>
    </w:div>
    <w:div w:id="1434781253">
      <w:bodyDiv w:val="1"/>
      <w:marLeft w:val="0"/>
      <w:marRight w:val="0"/>
      <w:marTop w:val="0"/>
      <w:marBottom w:val="0"/>
      <w:divBdr>
        <w:top w:val="none" w:sz="0" w:space="0" w:color="auto"/>
        <w:left w:val="none" w:sz="0" w:space="0" w:color="auto"/>
        <w:bottom w:val="none" w:sz="0" w:space="0" w:color="auto"/>
        <w:right w:val="none" w:sz="0" w:space="0" w:color="auto"/>
      </w:divBdr>
    </w:div>
    <w:div w:id="1434861305">
      <w:bodyDiv w:val="1"/>
      <w:marLeft w:val="0"/>
      <w:marRight w:val="0"/>
      <w:marTop w:val="0"/>
      <w:marBottom w:val="0"/>
      <w:divBdr>
        <w:top w:val="none" w:sz="0" w:space="0" w:color="auto"/>
        <w:left w:val="none" w:sz="0" w:space="0" w:color="auto"/>
        <w:bottom w:val="none" w:sz="0" w:space="0" w:color="auto"/>
        <w:right w:val="none" w:sz="0" w:space="0" w:color="auto"/>
      </w:divBdr>
    </w:div>
    <w:div w:id="1435201418">
      <w:bodyDiv w:val="1"/>
      <w:marLeft w:val="0"/>
      <w:marRight w:val="0"/>
      <w:marTop w:val="0"/>
      <w:marBottom w:val="0"/>
      <w:divBdr>
        <w:top w:val="none" w:sz="0" w:space="0" w:color="auto"/>
        <w:left w:val="none" w:sz="0" w:space="0" w:color="auto"/>
        <w:bottom w:val="none" w:sz="0" w:space="0" w:color="auto"/>
        <w:right w:val="none" w:sz="0" w:space="0" w:color="auto"/>
      </w:divBdr>
    </w:div>
    <w:div w:id="1435595767">
      <w:bodyDiv w:val="1"/>
      <w:marLeft w:val="0"/>
      <w:marRight w:val="0"/>
      <w:marTop w:val="0"/>
      <w:marBottom w:val="0"/>
      <w:divBdr>
        <w:top w:val="none" w:sz="0" w:space="0" w:color="auto"/>
        <w:left w:val="none" w:sz="0" w:space="0" w:color="auto"/>
        <w:bottom w:val="none" w:sz="0" w:space="0" w:color="auto"/>
        <w:right w:val="none" w:sz="0" w:space="0" w:color="auto"/>
      </w:divBdr>
    </w:div>
    <w:div w:id="1435706954">
      <w:bodyDiv w:val="1"/>
      <w:marLeft w:val="0"/>
      <w:marRight w:val="0"/>
      <w:marTop w:val="0"/>
      <w:marBottom w:val="0"/>
      <w:divBdr>
        <w:top w:val="none" w:sz="0" w:space="0" w:color="auto"/>
        <w:left w:val="none" w:sz="0" w:space="0" w:color="auto"/>
        <w:bottom w:val="none" w:sz="0" w:space="0" w:color="auto"/>
        <w:right w:val="none" w:sz="0" w:space="0" w:color="auto"/>
      </w:divBdr>
    </w:div>
    <w:div w:id="1436048732">
      <w:bodyDiv w:val="1"/>
      <w:marLeft w:val="0"/>
      <w:marRight w:val="0"/>
      <w:marTop w:val="0"/>
      <w:marBottom w:val="0"/>
      <w:divBdr>
        <w:top w:val="none" w:sz="0" w:space="0" w:color="auto"/>
        <w:left w:val="none" w:sz="0" w:space="0" w:color="auto"/>
        <w:bottom w:val="none" w:sz="0" w:space="0" w:color="auto"/>
        <w:right w:val="none" w:sz="0" w:space="0" w:color="auto"/>
      </w:divBdr>
    </w:div>
    <w:div w:id="1436171911">
      <w:bodyDiv w:val="1"/>
      <w:marLeft w:val="0"/>
      <w:marRight w:val="0"/>
      <w:marTop w:val="0"/>
      <w:marBottom w:val="0"/>
      <w:divBdr>
        <w:top w:val="none" w:sz="0" w:space="0" w:color="auto"/>
        <w:left w:val="none" w:sz="0" w:space="0" w:color="auto"/>
        <w:bottom w:val="none" w:sz="0" w:space="0" w:color="auto"/>
        <w:right w:val="none" w:sz="0" w:space="0" w:color="auto"/>
      </w:divBdr>
    </w:div>
    <w:div w:id="1436561213">
      <w:bodyDiv w:val="1"/>
      <w:marLeft w:val="0"/>
      <w:marRight w:val="0"/>
      <w:marTop w:val="0"/>
      <w:marBottom w:val="0"/>
      <w:divBdr>
        <w:top w:val="none" w:sz="0" w:space="0" w:color="auto"/>
        <w:left w:val="none" w:sz="0" w:space="0" w:color="auto"/>
        <w:bottom w:val="none" w:sz="0" w:space="0" w:color="auto"/>
        <w:right w:val="none" w:sz="0" w:space="0" w:color="auto"/>
      </w:divBdr>
    </w:div>
    <w:div w:id="1436633179">
      <w:bodyDiv w:val="1"/>
      <w:marLeft w:val="0"/>
      <w:marRight w:val="0"/>
      <w:marTop w:val="0"/>
      <w:marBottom w:val="0"/>
      <w:divBdr>
        <w:top w:val="none" w:sz="0" w:space="0" w:color="auto"/>
        <w:left w:val="none" w:sz="0" w:space="0" w:color="auto"/>
        <w:bottom w:val="none" w:sz="0" w:space="0" w:color="auto"/>
        <w:right w:val="none" w:sz="0" w:space="0" w:color="auto"/>
      </w:divBdr>
    </w:div>
    <w:div w:id="1436712895">
      <w:bodyDiv w:val="1"/>
      <w:marLeft w:val="0"/>
      <w:marRight w:val="0"/>
      <w:marTop w:val="0"/>
      <w:marBottom w:val="0"/>
      <w:divBdr>
        <w:top w:val="none" w:sz="0" w:space="0" w:color="auto"/>
        <w:left w:val="none" w:sz="0" w:space="0" w:color="auto"/>
        <w:bottom w:val="none" w:sz="0" w:space="0" w:color="auto"/>
        <w:right w:val="none" w:sz="0" w:space="0" w:color="auto"/>
      </w:divBdr>
    </w:div>
    <w:div w:id="1436902577">
      <w:bodyDiv w:val="1"/>
      <w:marLeft w:val="0"/>
      <w:marRight w:val="0"/>
      <w:marTop w:val="0"/>
      <w:marBottom w:val="0"/>
      <w:divBdr>
        <w:top w:val="none" w:sz="0" w:space="0" w:color="auto"/>
        <w:left w:val="none" w:sz="0" w:space="0" w:color="auto"/>
        <w:bottom w:val="none" w:sz="0" w:space="0" w:color="auto"/>
        <w:right w:val="none" w:sz="0" w:space="0" w:color="auto"/>
      </w:divBdr>
    </w:div>
    <w:div w:id="1437015278">
      <w:bodyDiv w:val="1"/>
      <w:marLeft w:val="0"/>
      <w:marRight w:val="0"/>
      <w:marTop w:val="0"/>
      <w:marBottom w:val="0"/>
      <w:divBdr>
        <w:top w:val="none" w:sz="0" w:space="0" w:color="auto"/>
        <w:left w:val="none" w:sz="0" w:space="0" w:color="auto"/>
        <w:bottom w:val="none" w:sz="0" w:space="0" w:color="auto"/>
        <w:right w:val="none" w:sz="0" w:space="0" w:color="auto"/>
      </w:divBdr>
    </w:div>
    <w:div w:id="1437016591">
      <w:bodyDiv w:val="1"/>
      <w:marLeft w:val="0"/>
      <w:marRight w:val="0"/>
      <w:marTop w:val="0"/>
      <w:marBottom w:val="0"/>
      <w:divBdr>
        <w:top w:val="none" w:sz="0" w:space="0" w:color="auto"/>
        <w:left w:val="none" w:sz="0" w:space="0" w:color="auto"/>
        <w:bottom w:val="none" w:sz="0" w:space="0" w:color="auto"/>
        <w:right w:val="none" w:sz="0" w:space="0" w:color="auto"/>
      </w:divBdr>
    </w:div>
    <w:div w:id="1437941859">
      <w:bodyDiv w:val="1"/>
      <w:marLeft w:val="0"/>
      <w:marRight w:val="0"/>
      <w:marTop w:val="0"/>
      <w:marBottom w:val="0"/>
      <w:divBdr>
        <w:top w:val="none" w:sz="0" w:space="0" w:color="auto"/>
        <w:left w:val="none" w:sz="0" w:space="0" w:color="auto"/>
        <w:bottom w:val="none" w:sz="0" w:space="0" w:color="auto"/>
        <w:right w:val="none" w:sz="0" w:space="0" w:color="auto"/>
      </w:divBdr>
    </w:div>
    <w:div w:id="1438208685">
      <w:bodyDiv w:val="1"/>
      <w:marLeft w:val="0"/>
      <w:marRight w:val="0"/>
      <w:marTop w:val="0"/>
      <w:marBottom w:val="0"/>
      <w:divBdr>
        <w:top w:val="none" w:sz="0" w:space="0" w:color="auto"/>
        <w:left w:val="none" w:sz="0" w:space="0" w:color="auto"/>
        <w:bottom w:val="none" w:sz="0" w:space="0" w:color="auto"/>
        <w:right w:val="none" w:sz="0" w:space="0" w:color="auto"/>
      </w:divBdr>
    </w:div>
    <w:div w:id="1438259688">
      <w:bodyDiv w:val="1"/>
      <w:marLeft w:val="0"/>
      <w:marRight w:val="0"/>
      <w:marTop w:val="0"/>
      <w:marBottom w:val="0"/>
      <w:divBdr>
        <w:top w:val="none" w:sz="0" w:space="0" w:color="auto"/>
        <w:left w:val="none" w:sz="0" w:space="0" w:color="auto"/>
        <w:bottom w:val="none" w:sz="0" w:space="0" w:color="auto"/>
        <w:right w:val="none" w:sz="0" w:space="0" w:color="auto"/>
      </w:divBdr>
    </w:div>
    <w:div w:id="1438792424">
      <w:bodyDiv w:val="1"/>
      <w:marLeft w:val="0"/>
      <w:marRight w:val="0"/>
      <w:marTop w:val="0"/>
      <w:marBottom w:val="0"/>
      <w:divBdr>
        <w:top w:val="none" w:sz="0" w:space="0" w:color="auto"/>
        <w:left w:val="none" w:sz="0" w:space="0" w:color="auto"/>
        <w:bottom w:val="none" w:sz="0" w:space="0" w:color="auto"/>
        <w:right w:val="none" w:sz="0" w:space="0" w:color="auto"/>
      </w:divBdr>
    </w:div>
    <w:div w:id="1438989690">
      <w:bodyDiv w:val="1"/>
      <w:marLeft w:val="0"/>
      <w:marRight w:val="0"/>
      <w:marTop w:val="0"/>
      <w:marBottom w:val="0"/>
      <w:divBdr>
        <w:top w:val="none" w:sz="0" w:space="0" w:color="auto"/>
        <w:left w:val="none" w:sz="0" w:space="0" w:color="auto"/>
        <w:bottom w:val="none" w:sz="0" w:space="0" w:color="auto"/>
        <w:right w:val="none" w:sz="0" w:space="0" w:color="auto"/>
      </w:divBdr>
    </w:div>
    <w:div w:id="1439327852">
      <w:bodyDiv w:val="1"/>
      <w:marLeft w:val="0"/>
      <w:marRight w:val="0"/>
      <w:marTop w:val="0"/>
      <w:marBottom w:val="0"/>
      <w:divBdr>
        <w:top w:val="none" w:sz="0" w:space="0" w:color="auto"/>
        <w:left w:val="none" w:sz="0" w:space="0" w:color="auto"/>
        <w:bottom w:val="none" w:sz="0" w:space="0" w:color="auto"/>
        <w:right w:val="none" w:sz="0" w:space="0" w:color="auto"/>
      </w:divBdr>
    </w:div>
    <w:div w:id="1439570314">
      <w:bodyDiv w:val="1"/>
      <w:marLeft w:val="0"/>
      <w:marRight w:val="0"/>
      <w:marTop w:val="0"/>
      <w:marBottom w:val="0"/>
      <w:divBdr>
        <w:top w:val="none" w:sz="0" w:space="0" w:color="auto"/>
        <w:left w:val="none" w:sz="0" w:space="0" w:color="auto"/>
        <w:bottom w:val="none" w:sz="0" w:space="0" w:color="auto"/>
        <w:right w:val="none" w:sz="0" w:space="0" w:color="auto"/>
      </w:divBdr>
    </w:div>
    <w:div w:id="1439792865">
      <w:bodyDiv w:val="1"/>
      <w:marLeft w:val="0"/>
      <w:marRight w:val="0"/>
      <w:marTop w:val="0"/>
      <w:marBottom w:val="0"/>
      <w:divBdr>
        <w:top w:val="none" w:sz="0" w:space="0" w:color="auto"/>
        <w:left w:val="none" w:sz="0" w:space="0" w:color="auto"/>
        <w:bottom w:val="none" w:sz="0" w:space="0" w:color="auto"/>
        <w:right w:val="none" w:sz="0" w:space="0" w:color="auto"/>
      </w:divBdr>
    </w:div>
    <w:div w:id="1439836548">
      <w:bodyDiv w:val="1"/>
      <w:marLeft w:val="0"/>
      <w:marRight w:val="0"/>
      <w:marTop w:val="0"/>
      <w:marBottom w:val="0"/>
      <w:divBdr>
        <w:top w:val="none" w:sz="0" w:space="0" w:color="auto"/>
        <w:left w:val="none" w:sz="0" w:space="0" w:color="auto"/>
        <w:bottom w:val="none" w:sz="0" w:space="0" w:color="auto"/>
        <w:right w:val="none" w:sz="0" w:space="0" w:color="auto"/>
      </w:divBdr>
    </w:div>
    <w:div w:id="1440100603">
      <w:bodyDiv w:val="1"/>
      <w:marLeft w:val="0"/>
      <w:marRight w:val="0"/>
      <w:marTop w:val="0"/>
      <w:marBottom w:val="0"/>
      <w:divBdr>
        <w:top w:val="none" w:sz="0" w:space="0" w:color="auto"/>
        <w:left w:val="none" w:sz="0" w:space="0" w:color="auto"/>
        <w:bottom w:val="none" w:sz="0" w:space="0" w:color="auto"/>
        <w:right w:val="none" w:sz="0" w:space="0" w:color="auto"/>
      </w:divBdr>
    </w:div>
    <w:div w:id="1440906442">
      <w:bodyDiv w:val="1"/>
      <w:marLeft w:val="0"/>
      <w:marRight w:val="0"/>
      <w:marTop w:val="0"/>
      <w:marBottom w:val="0"/>
      <w:divBdr>
        <w:top w:val="none" w:sz="0" w:space="0" w:color="auto"/>
        <w:left w:val="none" w:sz="0" w:space="0" w:color="auto"/>
        <w:bottom w:val="none" w:sz="0" w:space="0" w:color="auto"/>
        <w:right w:val="none" w:sz="0" w:space="0" w:color="auto"/>
      </w:divBdr>
    </w:div>
    <w:div w:id="1441140794">
      <w:bodyDiv w:val="1"/>
      <w:marLeft w:val="0"/>
      <w:marRight w:val="0"/>
      <w:marTop w:val="0"/>
      <w:marBottom w:val="0"/>
      <w:divBdr>
        <w:top w:val="none" w:sz="0" w:space="0" w:color="auto"/>
        <w:left w:val="none" w:sz="0" w:space="0" w:color="auto"/>
        <w:bottom w:val="none" w:sz="0" w:space="0" w:color="auto"/>
        <w:right w:val="none" w:sz="0" w:space="0" w:color="auto"/>
      </w:divBdr>
    </w:div>
    <w:div w:id="1441142051">
      <w:bodyDiv w:val="1"/>
      <w:marLeft w:val="0"/>
      <w:marRight w:val="0"/>
      <w:marTop w:val="0"/>
      <w:marBottom w:val="0"/>
      <w:divBdr>
        <w:top w:val="none" w:sz="0" w:space="0" w:color="auto"/>
        <w:left w:val="none" w:sz="0" w:space="0" w:color="auto"/>
        <w:bottom w:val="none" w:sz="0" w:space="0" w:color="auto"/>
        <w:right w:val="none" w:sz="0" w:space="0" w:color="auto"/>
      </w:divBdr>
    </w:div>
    <w:div w:id="1441295850">
      <w:bodyDiv w:val="1"/>
      <w:marLeft w:val="0"/>
      <w:marRight w:val="0"/>
      <w:marTop w:val="0"/>
      <w:marBottom w:val="0"/>
      <w:divBdr>
        <w:top w:val="none" w:sz="0" w:space="0" w:color="auto"/>
        <w:left w:val="none" w:sz="0" w:space="0" w:color="auto"/>
        <w:bottom w:val="none" w:sz="0" w:space="0" w:color="auto"/>
        <w:right w:val="none" w:sz="0" w:space="0" w:color="auto"/>
      </w:divBdr>
    </w:div>
    <w:div w:id="1441610666">
      <w:bodyDiv w:val="1"/>
      <w:marLeft w:val="0"/>
      <w:marRight w:val="0"/>
      <w:marTop w:val="0"/>
      <w:marBottom w:val="0"/>
      <w:divBdr>
        <w:top w:val="none" w:sz="0" w:space="0" w:color="auto"/>
        <w:left w:val="none" w:sz="0" w:space="0" w:color="auto"/>
        <w:bottom w:val="none" w:sz="0" w:space="0" w:color="auto"/>
        <w:right w:val="none" w:sz="0" w:space="0" w:color="auto"/>
      </w:divBdr>
    </w:div>
    <w:div w:id="1442916606">
      <w:bodyDiv w:val="1"/>
      <w:marLeft w:val="0"/>
      <w:marRight w:val="0"/>
      <w:marTop w:val="0"/>
      <w:marBottom w:val="0"/>
      <w:divBdr>
        <w:top w:val="none" w:sz="0" w:space="0" w:color="auto"/>
        <w:left w:val="none" w:sz="0" w:space="0" w:color="auto"/>
        <w:bottom w:val="none" w:sz="0" w:space="0" w:color="auto"/>
        <w:right w:val="none" w:sz="0" w:space="0" w:color="auto"/>
      </w:divBdr>
    </w:div>
    <w:div w:id="1443693013">
      <w:bodyDiv w:val="1"/>
      <w:marLeft w:val="0"/>
      <w:marRight w:val="0"/>
      <w:marTop w:val="0"/>
      <w:marBottom w:val="0"/>
      <w:divBdr>
        <w:top w:val="none" w:sz="0" w:space="0" w:color="auto"/>
        <w:left w:val="none" w:sz="0" w:space="0" w:color="auto"/>
        <w:bottom w:val="none" w:sz="0" w:space="0" w:color="auto"/>
        <w:right w:val="none" w:sz="0" w:space="0" w:color="auto"/>
      </w:divBdr>
    </w:div>
    <w:div w:id="1443768574">
      <w:bodyDiv w:val="1"/>
      <w:marLeft w:val="0"/>
      <w:marRight w:val="0"/>
      <w:marTop w:val="0"/>
      <w:marBottom w:val="0"/>
      <w:divBdr>
        <w:top w:val="none" w:sz="0" w:space="0" w:color="auto"/>
        <w:left w:val="none" w:sz="0" w:space="0" w:color="auto"/>
        <w:bottom w:val="none" w:sz="0" w:space="0" w:color="auto"/>
        <w:right w:val="none" w:sz="0" w:space="0" w:color="auto"/>
      </w:divBdr>
    </w:div>
    <w:div w:id="1445732469">
      <w:bodyDiv w:val="1"/>
      <w:marLeft w:val="0"/>
      <w:marRight w:val="0"/>
      <w:marTop w:val="0"/>
      <w:marBottom w:val="0"/>
      <w:divBdr>
        <w:top w:val="none" w:sz="0" w:space="0" w:color="auto"/>
        <w:left w:val="none" w:sz="0" w:space="0" w:color="auto"/>
        <w:bottom w:val="none" w:sz="0" w:space="0" w:color="auto"/>
        <w:right w:val="none" w:sz="0" w:space="0" w:color="auto"/>
      </w:divBdr>
    </w:div>
    <w:div w:id="1445810191">
      <w:bodyDiv w:val="1"/>
      <w:marLeft w:val="0"/>
      <w:marRight w:val="0"/>
      <w:marTop w:val="0"/>
      <w:marBottom w:val="0"/>
      <w:divBdr>
        <w:top w:val="none" w:sz="0" w:space="0" w:color="auto"/>
        <w:left w:val="none" w:sz="0" w:space="0" w:color="auto"/>
        <w:bottom w:val="none" w:sz="0" w:space="0" w:color="auto"/>
        <w:right w:val="none" w:sz="0" w:space="0" w:color="auto"/>
      </w:divBdr>
    </w:div>
    <w:div w:id="1446268099">
      <w:bodyDiv w:val="1"/>
      <w:marLeft w:val="0"/>
      <w:marRight w:val="0"/>
      <w:marTop w:val="0"/>
      <w:marBottom w:val="0"/>
      <w:divBdr>
        <w:top w:val="none" w:sz="0" w:space="0" w:color="auto"/>
        <w:left w:val="none" w:sz="0" w:space="0" w:color="auto"/>
        <w:bottom w:val="none" w:sz="0" w:space="0" w:color="auto"/>
        <w:right w:val="none" w:sz="0" w:space="0" w:color="auto"/>
      </w:divBdr>
    </w:div>
    <w:div w:id="1446461998">
      <w:bodyDiv w:val="1"/>
      <w:marLeft w:val="0"/>
      <w:marRight w:val="0"/>
      <w:marTop w:val="0"/>
      <w:marBottom w:val="0"/>
      <w:divBdr>
        <w:top w:val="none" w:sz="0" w:space="0" w:color="auto"/>
        <w:left w:val="none" w:sz="0" w:space="0" w:color="auto"/>
        <w:bottom w:val="none" w:sz="0" w:space="0" w:color="auto"/>
        <w:right w:val="none" w:sz="0" w:space="0" w:color="auto"/>
      </w:divBdr>
    </w:div>
    <w:div w:id="1447311770">
      <w:bodyDiv w:val="1"/>
      <w:marLeft w:val="0"/>
      <w:marRight w:val="0"/>
      <w:marTop w:val="0"/>
      <w:marBottom w:val="0"/>
      <w:divBdr>
        <w:top w:val="none" w:sz="0" w:space="0" w:color="auto"/>
        <w:left w:val="none" w:sz="0" w:space="0" w:color="auto"/>
        <w:bottom w:val="none" w:sz="0" w:space="0" w:color="auto"/>
        <w:right w:val="none" w:sz="0" w:space="0" w:color="auto"/>
      </w:divBdr>
    </w:div>
    <w:div w:id="1447701702">
      <w:bodyDiv w:val="1"/>
      <w:marLeft w:val="0"/>
      <w:marRight w:val="0"/>
      <w:marTop w:val="0"/>
      <w:marBottom w:val="0"/>
      <w:divBdr>
        <w:top w:val="none" w:sz="0" w:space="0" w:color="auto"/>
        <w:left w:val="none" w:sz="0" w:space="0" w:color="auto"/>
        <w:bottom w:val="none" w:sz="0" w:space="0" w:color="auto"/>
        <w:right w:val="none" w:sz="0" w:space="0" w:color="auto"/>
      </w:divBdr>
    </w:div>
    <w:div w:id="1447844401">
      <w:bodyDiv w:val="1"/>
      <w:marLeft w:val="0"/>
      <w:marRight w:val="0"/>
      <w:marTop w:val="0"/>
      <w:marBottom w:val="0"/>
      <w:divBdr>
        <w:top w:val="none" w:sz="0" w:space="0" w:color="auto"/>
        <w:left w:val="none" w:sz="0" w:space="0" w:color="auto"/>
        <w:bottom w:val="none" w:sz="0" w:space="0" w:color="auto"/>
        <w:right w:val="none" w:sz="0" w:space="0" w:color="auto"/>
      </w:divBdr>
    </w:div>
    <w:div w:id="1448311332">
      <w:bodyDiv w:val="1"/>
      <w:marLeft w:val="0"/>
      <w:marRight w:val="0"/>
      <w:marTop w:val="0"/>
      <w:marBottom w:val="0"/>
      <w:divBdr>
        <w:top w:val="none" w:sz="0" w:space="0" w:color="auto"/>
        <w:left w:val="none" w:sz="0" w:space="0" w:color="auto"/>
        <w:bottom w:val="none" w:sz="0" w:space="0" w:color="auto"/>
        <w:right w:val="none" w:sz="0" w:space="0" w:color="auto"/>
      </w:divBdr>
    </w:div>
    <w:div w:id="1448352666">
      <w:bodyDiv w:val="1"/>
      <w:marLeft w:val="0"/>
      <w:marRight w:val="0"/>
      <w:marTop w:val="0"/>
      <w:marBottom w:val="0"/>
      <w:divBdr>
        <w:top w:val="none" w:sz="0" w:space="0" w:color="auto"/>
        <w:left w:val="none" w:sz="0" w:space="0" w:color="auto"/>
        <w:bottom w:val="none" w:sz="0" w:space="0" w:color="auto"/>
        <w:right w:val="none" w:sz="0" w:space="0" w:color="auto"/>
      </w:divBdr>
    </w:div>
    <w:div w:id="1448694024">
      <w:bodyDiv w:val="1"/>
      <w:marLeft w:val="0"/>
      <w:marRight w:val="0"/>
      <w:marTop w:val="0"/>
      <w:marBottom w:val="0"/>
      <w:divBdr>
        <w:top w:val="none" w:sz="0" w:space="0" w:color="auto"/>
        <w:left w:val="none" w:sz="0" w:space="0" w:color="auto"/>
        <w:bottom w:val="none" w:sz="0" w:space="0" w:color="auto"/>
        <w:right w:val="none" w:sz="0" w:space="0" w:color="auto"/>
      </w:divBdr>
    </w:div>
    <w:div w:id="1449155291">
      <w:bodyDiv w:val="1"/>
      <w:marLeft w:val="0"/>
      <w:marRight w:val="0"/>
      <w:marTop w:val="0"/>
      <w:marBottom w:val="0"/>
      <w:divBdr>
        <w:top w:val="none" w:sz="0" w:space="0" w:color="auto"/>
        <w:left w:val="none" w:sz="0" w:space="0" w:color="auto"/>
        <w:bottom w:val="none" w:sz="0" w:space="0" w:color="auto"/>
        <w:right w:val="none" w:sz="0" w:space="0" w:color="auto"/>
      </w:divBdr>
    </w:div>
    <w:div w:id="1449206206">
      <w:bodyDiv w:val="1"/>
      <w:marLeft w:val="0"/>
      <w:marRight w:val="0"/>
      <w:marTop w:val="0"/>
      <w:marBottom w:val="0"/>
      <w:divBdr>
        <w:top w:val="none" w:sz="0" w:space="0" w:color="auto"/>
        <w:left w:val="none" w:sz="0" w:space="0" w:color="auto"/>
        <w:bottom w:val="none" w:sz="0" w:space="0" w:color="auto"/>
        <w:right w:val="none" w:sz="0" w:space="0" w:color="auto"/>
      </w:divBdr>
    </w:div>
    <w:div w:id="1449545225">
      <w:bodyDiv w:val="1"/>
      <w:marLeft w:val="0"/>
      <w:marRight w:val="0"/>
      <w:marTop w:val="0"/>
      <w:marBottom w:val="0"/>
      <w:divBdr>
        <w:top w:val="none" w:sz="0" w:space="0" w:color="auto"/>
        <w:left w:val="none" w:sz="0" w:space="0" w:color="auto"/>
        <w:bottom w:val="none" w:sz="0" w:space="0" w:color="auto"/>
        <w:right w:val="none" w:sz="0" w:space="0" w:color="auto"/>
      </w:divBdr>
    </w:div>
    <w:div w:id="1449815734">
      <w:bodyDiv w:val="1"/>
      <w:marLeft w:val="0"/>
      <w:marRight w:val="0"/>
      <w:marTop w:val="0"/>
      <w:marBottom w:val="0"/>
      <w:divBdr>
        <w:top w:val="none" w:sz="0" w:space="0" w:color="auto"/>
        <w:left w:val="none" w:sz="0" w:space="0" w:color="auto"/>
        <w:bottom w:val="none" w:sz="0" w:space="0" w:color="auto"/>
        <w:right w:val="none" w:sz="0" w:space="0" w:color="auto"/>
      </w:divBdr>
    </w:div>
    <w:div w:id="1450389523">
      <w:bodyDiv w:val="1"/>
      <w:marLeft w:val="0"/>
      <w:marRight w:val="0"/>
      <w:marTop w:val="0"/>
      <w:marBottom w:val="0"/>
      <w:divBdr>
        <w:top w:val="none" w:sz="0" w:space="0" w:color="auto"/>
        <w:left w:val="none" w:sz="0" w:space="0" w:color="auto"/>
        <w:bottom w:val="none" w:sz="0" w:space="0" w:color="auto"/>
        <w:right w:val="none" w:sz="0" w:space="0" w:color="auto"/>
      </w:divBdr>
    </w:div>
    <w:div w:id="1450473467">
      <w:bodyDiv w:val="1"/>
      <w:marLeft w:val="0"/>
      <w:marRight w:val="0"/>
      <w:marTop w:val="0"/>
      <w:marBottom w:val="0"/>
      <w:divBdr>
        <w:top w:val="none" w:sz="0" w:space="0" w:color="auto"/>
        <w:left w:val="none" w:sz="0" w:space="0" w:color="auto"/>
        <w:bottom w:val="none" w:sz="0" w:space="0" w:color="auto"/>
        <w:right w:val="none" w:sz="0" w:space="0" w:color="auto"/>
      </w:divBdr>
    </w:div>
    <w:div w:id="1450584098">
      <w:bodyDiv w:val="1"/>
      <w:marLeft w:val="0"/>
      <w:marRight w:val="0"/>
      <w:marTop w:val="0"/>
      <w:marBottom w:val="0"/>
      <w:divBdr>
        <w:top w:val="none" w:sz="0" w:space="0" w:color="auto"/>
        <w:left w:val="none" w:sz="0" w:space="0" w:color="auto"/>
        <w:bottom w:val="none" w:sz="0" w:space="0" w:color="auto"/>
        <w:right w:val="none" w:sz="0" w:space="0" w:color="auto"/>
      </w:divBdr>
    </w:div>
    <w:div w:id="1450589943">
      <w:bodyDiv w:val="1"/>
      <w:marLeft w:val="0"/>
      <w:marRight w:val="0"/>
      <w:marTop w:val="0"/>
      <w:marBottom w:val="0"/>
      <w:divBdr>
        <w:top w:val="none" w:sz="0" w:space="0" w:color="auto"/>
        <w:left w:val="none" w:sz="0" w:space="0" w:color="auto"/>
        <w:bottom w:val="none" w:sz="0" w:space="0" w:color="auto"/>
        <w:right w:val="none" w:sz="0" w:space="0" w:color="auto"/>
      </w:divBdr>
    </w:div>
    <w:div w:id="1451389198">
      <w:bodyDiv w:val="1"/>
      <w:marLeft w:val="0"/>
      <w:marRight w:val="0"/>
      <w:marTop w:val="0"/>
      <w:marBottom w:val="0"/>
      <w:divBdr>
        <w:top w:val="none" w:sz="0" w:space="0" w:color="auto"/>
        <w:left w:val="none" w:sz="0" w:space="0" w:color="auto"/>
        <w:bottom w:val="none" w:sz="0" w:space="0" w:color="auto"/>
        <w:right w:val="none" w:sz="0" w:space="0" w:color="auto"/>
      </w:divBdr>
    </w:div>
    <w:div w:id="1452894539">
      <w:bodyDiv w:val="1"/>
      <w:marLeft w:val="0"/>
      <w:marRight w:val="0"/>
      <w:marTop w:val="0"/>
      <w:marBottom w:val="0"/>
      <w:divBdr>
        <w:top w:val="none" w:sz="0" w:space="0" w:color="auto"/>
        <w:left w:val="none" w:sz="0" w:space="0" w:color="auto"/>
        <w:bottom w:val="none" w:sz="0" w:space="0" w:color="auto"/>
        <w:right w:val="none" w:sz="0" w:space="0" w:color="auto"/>
      </w:divBdr>
    </w:div>
    <w:div w:id="1452895930">
      <w:bodyDiv w:val="1"/>
      <w:marLeft w:val="0"/>
      <w:marRight w:val="0"/>
      <w:marTop w:val="0"/>
      <w:marBottom w:val="0"/>
      <w:divBdr>
        <w:top w:val="none" w:sz="0" w:space="0" w:color="auto"/>
        <w:left w:val="none" w:sz="0" w:space="0" w:color="auto"/>
        <w:bottom w:val="none" w:sz="0" w:space="0" w:color="auto"/>
        <w:right w:val="none" w:sz="0" w:space="0" w:color="auto"/>
      </w:divBdr>
    </w:div>
    <w:div w:id="1453478979">
      <w:bodyDiv w:val="1"/>
      <w:marLeft w:val="0"/>
      <w:marRight w:val="0"/>
      <w:marTop w:val="0"/>
      <w:marBottom w:val="0"/>
      <w:divBdr>
        <w:top w:val="none" w:sz="0" w:space="0" w:color="auto"/>
        <w:left w:val="none" w:sz="0" w:space="0" w:color="auto"/>
        <w:bottom w:val="none" w:sz="0" w:space="0" w:color="auto"/>
        <w:right w:val="none" w:sz="0" w:space="0" w:color="auto"/>
      </w:divBdr>
    </w:div>
    <w:div w:id="1453816808">
      <w:bodyDiv w:val="1"/>
      <w:marLeft w:val="0"/>
      <w:marRight w:val="0"/>
      <w:marTop w:val="0"/>
      <w:marBottom w:val="0"/>
      <w:divBdr>
        <w:top w:val="none" w:sz="0" w:space="0" w:color="auto"/>
        <w:left w:val="none" w:sz="0" w:space="0" w:color="auto"/>
        <w:bottom w:val="none" w:sz="0" w:space="0" w:color="auto"/>
        <w:right w:val="none" w:sz="0" w:space="0" w:color="auto"/>
      </w:divBdr>
    </w:div>
    <w:div w:id="1453862012">
      <w:bodyDiv w:val="1"/>
      <w:marLeft w:val="0"/>
      <w:marRight w:val="0"/>
      <w:marTop w:val="0"/>
      <w:marBottom w:val="0"/>
      <w:divBdr>
        <w:top w:val="none" w:sz="0" w:space="0" w:color="auto"/>
        <w:left w:val="none" w:sz="0" w:space="0" w:color="auto"/>
        <w:bottom w:val="none" w:sz="0" w:space="0" w:color="auto"/>
        <w:right w:val="none" w:sz="0" w:space="0" w:color="auto"/>
      </w:divBdr>
    </w:div>
    <w:div w:id="1454136128">
      <w:bodyDiv w:val="1"/>
      <w:marLeft w:val="0"/>
      <w:marRight w:val="0"/>
      <w:marTop w:val="0"/>
      <w:marBottom w:val="0"/>
      <w:divBdr>
        <w:top w:val="none" w:sz="0" w:space="0" w:color="auto"/>
        <w:left w:val="none" w:sz="0" w:space="0" w:color="auto"/>
        <w:bottom w:val="none" w:sz="0" w:space="0" w:color="auto"/>
        <w:right w:val="none" w:sz="0" w:space="0" w:color="auto"/>
      </w:divBdr>
    </w:div>
    <w:div w:id="1454254497">
      <w:bodyDiv w:val="1"/>
      <w:marLeft w:val="0"/>
      <w:marRight w:val="0"/>
      <w:marTop w:val="0"/>
      <w:marBottom w:val="0"/>
      <w:divBdr>
        <w:top w:val="none" w:sz="0" w:space="0" w:color="auto"/>
        <w:left w:val="none" w:sz="0" w:space="0" w:color="auto"/>
        <w:bottom w:val="none" w:sz="0" w:space="0" w:color="auto"/>
        <w:right w:val="none" w:sz="0" w:space="0" w:color="auto"/>
      </w:divBdr>
    </w:div>
    <w:div w:id="1454520938">
      <w:bodyDiv w:val="1"/>
      <w:marLeft w:val="0"/>
      <w:marRight w:val="0"/>
      <w:marTop w:val="0"/>
      <w:marBottom w:val="0"/>
      <w:divBdr>
        <w:top w:val="none" w:sz="0" w:space="0" w:color="auto"/>
        <w:left w:val="none" w:sz="0" w:space="0" w:color="auto"/>
        <w:bottom w:val="none" w:sz="0" w:space="0" w:color="auto"/>
        <w:right w:val="none" w:sz="0" w:space="0" w:color="auto"/>
      </w:divBdr>
    </w:div>
    <w:div w:id="1454521920">
      <w:bodyDiv w:val="1"/>
      <w:marLeft w:val="0"/>
      <w:marRight w:val="0"/>
      <w:marTop w:val="0"/>
      <w:marBottom w:val="0"/>
      <w:divBdr>
        <w:top w:val="none" w:sz="0" w:space="0" w:color="auto"/>
        <w:left w:val="none" w:sz="0" w:space="0" w:color="auto"/>
        <w:bottom w:val="none" w:sz="0" w:space="0" w:color="auto"/>
        <w:right w:val="none" w:sz="0" w:space="0" w:color="auto"/>
      </w:divBdr>
      <w:divsChild>
        <w:div w:id="276301818">
          <w:marLeft w:val="0"/>
          <w:marRight w:val="0"/>
          <w:marTop w:val="0"/>
          <w:marBottom w:val="0"/>
          <w:divBdr>
            <w:top w:val="none" w:sz="0" w:space="0" w:color="auto"/>
            <w:left w:val="none" w:sz="0" w:space="0" w:color="auto"/>
            <w:bottom w:val="none" w:sz="0" w:space="0" w:color="auto"/>
            <w:right w:val="none" w:sz="0" w:space="0" w:color="auto"/>
          </w:divBdr>
          <w:divsChild>
            <w:div w:id="454368835">
              <w:marLeft w:val="0"/>
              <w:marRight w:val="0"/>
              <w:marTop w:val="0"/>
              <w:marBottom w:val="0"/>
              <w:divBdr>
                <w:top w:val="none" w:sz="0" w:space="0" w:color="auto"/>
                <w:left w:val="none" w:sz="0" w:space="0" w:color="auto"/>
                <w:bottom w:val="none" w:sz="0" w:space="0" w:color="auto"/>
                <w:right w:val="none" w:sz="0" w:space="0" w:color="auto"/>
              </w:divBdr>
            </w:div>
          </w:divsChild>
        </w:div>
        <w:div w:id="448201224">
          <w:marLeft w:val="0"/>
          <w:marRight w:val="0"/>
          <w:marTop w:val="0"/>
          <w:marBottom w:val="0"/>
          <w:divBdr>
            <w:top w:val="none" w:sz="0" w:space="0" w:color="auto"/>
            <w:left w:val="none" w:sz="0" w:space="0" w:color="auto"/>
            <w:bottom w:val="none" w:sz="0" w:space="0" w:color="auto"/>
            <w:right w:val="none" w:sz="0" w:space="0" w:color="auto"/>
          </w:divBdr>
          <w:divsChild>
            <w:div w:id="1456876284">
              <w:marLeft w:val="0"/>
              <w:marRight w:val="0"/>
              <w:marTop w:val="0"/>
              <w:marBottom w:val="0"/>
              <w:divBdr>
                <w:top w:val="none" w:sz="0" w:space="0" w:color="auto"/>
                <w:left w:val="none" w:sz="0" w:space="0" w:color="auto"/>
                <w:bottom w:val="none" w:sz="0" w:space="0" w:color="auto"/>
                <w:right w:val="none" w:sz="0" w:space="0" w:color="auto"/>
              </w:divBdr>
            </w:div>
          </w:divsChild>
        </w:div>
        <w:div w:id="885486524">
          <w:marLeft w:val="0"/>
          <w:marRight w:val="0"/>
          <w:marTop w:val="0"/>
          <w:marBottom w:val="0"/>
          <w:divBdr>
            <w:top w:val="none" w:sz="0" w:space="0" w:color="auto"/>
            <w:left w:val="none" w:sz="0" w:space="0" w:color="auto"/>
            <w:bottom w:val="none" w:sz="0" w:space="0" w:color="auto"/>
            <w:right w:val="none" w:sz="0" w:space="0" w:color="auto"/>
          </w:divBdr>
          <w:divsChild>
            <w:div w:id="2032878071">
              <w:marLeft w:val="0"/>
              <w:marRight w:val="0"/>
              <w:marTop w:val="0"/>
              <w:marBottom w:val="0"/>
              <w:divBdr>
                <w:top w:val="none" w:sz="0" w:space="0" w:color="auto"/>
                <w:left w:val="none" w:sz="0" w:space="0" w:color="auto"/>
                <w:bottom w:val="none" w:sz="0" w:space="0" w:color="auto"/>
                <w:right w:val="none" w:sz="0" w:space="0" w:color="auto"/>
              </w:divBdr>
            </w:div>
          </w:divsChild>
        </w:div>
        <w:div w:id="937056756">
          <w:marLeft w:val="0"/>
          <w:marRight w:val="0"/>
          <w:marTop w:val="0"/>
          <w:marBottom w:val="0"/>
          <w:divBdr>
            <w:top w:val="none" w:sz="0" w:space="0" w:color="auto"/>
            <w:left w:val="none" w:sz="0" w:space="0" w:color="auto"/>
            <w:bottom w:val="none" w:sz="0" w:space="0" w:color="auto"/>
            <w:right w:val="none" w:sz="0" w:space="0" w:color="auto"/>
          </w:divBdr>
          <w:divsChild>
            <w:div w:id="359357901">
              <w:marLeft w:val="0"/>
              <w:marRight w:val="0"/>
              <w:marTop w:val="0"/>
              <w:marBottom w:val="0"/>
              <w:divBdr>
                <w:top w:val="none" w:sz="0" w:space="0" w:color="auto"/>
                <w:left w:val="none" w:sz="0" w:space="0" w:color="auto"/>
                <w:bottom w:val="none" w:sz="0" w:space="0" w:color="auto"/>
                <w:right w:val="none" w:sz="0" w:space="0" w:color="auto"/>
              </w:divBdr>
            </w:div>
          </w:divsChild>
        </w:div>
        <w:div w:id="1051657672">
          <w:marLeft w:val="0"/>
          <w:marRight w:val="0"/>
          <w:marTop w:val="0"/>
          <w:marBottom w:val="0"/>
          <w:divBdr>
            <w:top w:val="none" w:sz="0" w:space="0" w:color="auto"/>
            <w:left w:val="none" w:sz="0" w:space="0" w:color="auto"/>
            <w:bottom w:val="none" w:sz="0" w:space="0" w:color="auto"/>
            <w:right w:val="none" w:sz="0" w:space="0" w:color="auto"/>
          </w:divBdr>
          <w:divsChild>
            <w:div w:id="739526089">
              <w:marLeft w:val="0"/>
              <w:marRight w:val="0"/>
              <w:marTop w:val="0"/>
              <w:marBottom w:val="0"/>
              <w:divBdr>
                <w:top w:val="none" w:sz="0" w:space="0" w:color="auto"/>
                <w:left w:val="none" w:sz="0" w:space="0" w:color="auto"/>
                <w:bottom w:val="none" w:sz="0" w:space="0" w:color="auto"/>
                <w:right w:val="none" w:sz="0" w:space="0" w:color="auto"/>
              </w:divBdr>
            </w:div>
          </w:divsChild>
        </w:div>
        <w:div w:id="1200243530">
          <w:marLeft w:val="0"/>
          <w:marRight w:val="0"/>
          <w:marTop w:val="0"/>
          <w:marBottom w:val="0"/>
          <w:divBdr>
            <w:top w:val="none" w:sz="0" w:space="0" w:color="auto"/>
            <w:left w:val="none" w:sz="0" w:space="0" w:color="auto"/>
            <w:bottom w:val="none" w:sz="0" w:space="0" w:color="auto"/>
            <w:right w:val="none" w:sz="0" w:space="0" w:color="auto"/>
          </w:divBdr>
          <w:divsChild>
            <w:div w:id="1776292837">
              <w:marLeft w:val="0"/>
              <w:marRight w:val="0"/>
              <w:marTop w:val="0"/>
              <w:marBottom w:val="0"/>
              <w:divBdr>
                <w:top w:val="none" w:sz="0" w:space="0" w:color="auto"/>
                <w:left w:val="none" w:sz="0" w:space="0" w:color="auto"/>
                <w:bottom w:val="none" w:sz="0" w:space="0" w:color="auto"/>
                <w:right w:val="none" w:sz="0" w:space="0" w:color="auto"/>
              </w:divBdr>
            </w:div>
          </w:divsChild>
        </w:div>
        <w:div w:id="1833250414">
          <w:marLeft w:val="0"/>
          <w:marRight w:val="0"/>
          <w:marTop w:val="0"/>
          <w:marBottom w:val="0"/>
          <w:divBdr>
            <w:top w:val="none" w:sz="0" w:space="0" w:color="auto"/>
            <w:left w:val="none" w:sz="0" w:space="0" w:color="auto"/>
            <w:bottom w:val="none" w:sz="0" w:space="0" w:color="auto"/>
            <w:right w:val="none" w:sz="0" w:space="0" w:color="auto"/>
          </w:divBdr>
          <w:divsChild>
            <w:div w:id="1481924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96295">
      <w:bodyDiv w:val="1"/>
      <w:marLeft w:val="0"/>
      <w:marRight w:val="0"/>
      <w:marTop w:val="0"/>
      <w:marBottom w:val="0"/>
      <w:divBdr>
        <w:top w:val="none" w:sz="0" w:space="0" w:color="auto"/>
        <w:left w:val="none" w:sz="0" w:space="0" w:color="auto"/>
        <w:bottom w:val="none" w:sz="0" w:space="0" w:color="auto"/>
        <w:right w:val="none" w:sz="0" w:space="0" w:color="auto"/>
      </w:divBdr>
    </w:div>
    <w:div w:id="1455444783">
      <w:bodyDiv w:val="1"/>
      <w:marLeft w:val="0"/>
      <w:marRight w:val="0"/>
      <w:marTop w:val="0"/>
      <w:marBottom w:val="0"/>
      <w:divBdr>
        <w:top w:val="none" w:sz="0" w:space="0" w:color="auto"/>
        <w:left w:val="none" w:sz="0" w:space="0" w:color="auto"/>
        <w:bottom w:val="none" w:sz="0" w:space="0" w:color="auto"/>
        <w:right w:val="none" w:sz="0" w:space="0" w:color="auto"/>
      </w:divBdr>
    </w:div>
    <w:div w:id="1456290895">
      <w:bodyDiv w:val="1"/>
      <w:marLeft w:val="0"/>
      <w:marRight w:val="0"/>
      <w:marTop w:val="0"/>
      <w:marBottom w:val="0"/>
      <w:divBdr>
        <w:top w:val="none" w:sz="0" w:space="0" w:color="auto"/>
        <w:left w:val="none" w:sz="0" w:space="0" w:color="auto"/>
        <w:bottom w:val="none" w:sz="0" w:space="0" w:color="auto"/>
        <w:right w:val="none" w:sz="0" w:space="0" w:color="auto"/>
      </w:divBdr>
    </w:div>
    <w:div w:id="1456749493">
      <w:bodyDiv w:val="1"/>
      <w:marLeft w:val="0"/>
      <w:marRight w:val="0"/>
      <w:marTop w:val="0"/>
      <w:marBottom w:val="0"/>
      <w:divBdr>
        <w:top w:val="none" w:sz="0" w:space="0" w:color="auto"/>
        <w:left w:val="none" w:sz="0" w:space="0" w:color="auto"/>
        <w:bottom w:val="none" w:sz="0" w:space="0" w:color="auto"/>
        <w:right w:val="none" w:sz="0" w:space="0" w:color="auto"/>
      </w:divBdr>
    </w:div>
    <w:div w:id="1457024733">
      <w:bodyDiv w:val="1"/>
      <w:marLeft w:val="0"/>
      <w:marRight w:val="0"/>
      <w:marTop w:val="0"/>
      <w:marBottom w:val="0"/>
      <w:divBdr>
        <w:top w:val="none" w:sz="0" w:space="0" w:color="auto"/>
        <w:left w:val="none" w:sz="0" w:space="0" w:color="auto"/>
        <w:bottom w:val="none" w:sz="0" w:space="0" w:color="auto"/>
        <w:right w:val="none" w:sz="0" w:space="0" w:color="auto"/>
      </w:divBdr>
    </w:div>
    <w:div w:id="1457063079">
      <w:bodyDiv w:val="1"/>
      <w:marLeft w:val="0"/>
      <w:marRight w:val="0"/>
      <w:marTop w:val="0"/>
      <w:marBottom w:val="0"/>
      <w:divBdr>
        <w:top w:val="none" w:sz="0" w:space="0" w:color="auto"/>
        <w:left w:val="none" w:sz="0" w:space="0" w:color="auto"/>
        <w:bottom w:val="none" w:sz="0" w:space="0" w:color="auto"/>
        <w:right w:val="none" w:sz="0" w:space="0" w:color="auto"/>
      </w:divBdr>
    </w:div>
    <w:div w:id="1457216489">
      <w:bodyDiv w:val="1"/>
      <w:marLeft w:val="0"/>
      <w:marRight w:val="0"/>
      <w:marTop w:val="0"/>
      <w:marBottom w:val="0"/>
      <w:divBdr>
        <w:top w:val="none" w:sz="0" w:space="0" w:color="auto"/>
        <w:left w:val="none" w:sz="0" w:space="0" w:color="auto"/>
        <w:bottom w:val="none" w:sz="0" w:space="0" w:color="auto"/>
        <w:right w:val="none" w:sz="0" w:space="0" w:color="auto"/>
      </w:divBdr>
    </w:div>
    <w:div w:id="1457329758">
      <w:bodyDiv w:val="1"/>
      <w:marLeft w:val="0"/>
      <w:marRight w:val="0"/>
      <w:marTop w:val="0"/>
      <w:marBottom w:val="0"/>
      <w:divBdr>
        <w:top w:val="none" w:sz="0" w:space="0" w:color="auto"/>
        <w:left w:val="none" w:sz="0" w:space="0" w:color="auto"/>
        <w:bottom w:val="none" w:sz="0" w:space="0" w:color="auto"/>
        <w:right w:val="none" w:sz="0" w:space="0" w:color="auto"/>
      </w:divBdr>
    </w:div>
    <w:div w:id="1457795070">
      <w:bodyDiv w:val="1"/>
      <w:marLeft w:val="0"/>
      <w:marRight w:val="0"/>
      <w:marTop w:val="0"/>
      <w:marBottom w:val="0"/>
      <w:divBdr>
        <w:top w:val="none" w:sz="0" w:space="0" w:color="auto"/>
        <w:left w:val="none" w:sz="0" w:space="0" w:color="auto"/>
        <w:bottom w:val="none" w:sz="0" w:space="0" w:color="auto"/>
        <w:right w:val="none" w:sz="0" w:space="0" w:color="auto"/>
      </w:divBdr>
    </w:div>
    <w:div w:id="1457874818">
      <w:bodyDiv w:val="1"/>
      <w:marLeft w:val="0"/>
      <w:marRight w:val="0"/>
      <w:marTop w:val="0"/>
      <w:marBottom w:val="0"/>
      <w:divBdr>
        <w:top w:val="none" w:sz="0" w:space="0" w:color="auto"/>
        <w:left w:val="none" w:sz="0" w:space="0" w:color="auto"/>
        <w:bottom w:val="none" w:sz="0" w:space="0" w:color="auto"/>
        <w:right w:val="none" w:sz="0" w:space="0" w:color="auto"/>
      </w:divBdr>
    </w:div>
    <w:div w:id="1458639128">
      <w:bodyDiv w:val="1"/>
      <w:marLeft w:val="0"/>
      <w:marRight w:val="0"/>
      <w:marTop w:val="0"/>
      <w:marBottom w:val="0"/>
      <w:divBdr>
        <w:top w:val="none" w:sz="0" w:space="0" w:color="auto"/>
        <w:left w:val="none" w:sz="0" w:space="0" w:color="auto"/>
        <w:bottom w:val="none" w:sz="0" w:space="0" w:color="auto"/>
        <w:right w:val="none" w:sz="0" w:space="0" w:color="auto"/>
      </w:divBdr>
    </w:div>
    <w:div w:id="1458909502">
      <w:bodyDiv w:val="1"/>
      <w:marLeft w:val="0"/>
      <w:marRight w:val="0"/>
      <w:marTop w:val="0"/>
      <w:marBottom w:val="0"/>
      <w:divBdr>
        <w:top w:val="none" w:sz="0" w:space="0" w:color="auto"/>
        <w:left w:val="none" w:sz="0" w:space="0" w:color="auto"/>
        <w:bottom w:val="none" w:sz="0" w:space="0" w:color="auto"/>
        <w:right w:val="none" w:sz="0" w:space="0" w:color="auto"/>
      </w:divBdr>
    </w:div>
    <w:div w:id="1459058465">
      <w:bodyDiv w:val="1"/>
      <w:marLeft w:val="0"/>
      <w:marRight w:val="0"/>
      <w:marTop w:val="0"/>
      <w:marBottom w:val="0"/>
      <w:divBdr>
        <w:top w:val="none" w:sz="0" w:space="0" w:color="auto"/>
        <w:left w:val="none" w:sz="0" w:space="0" w:color="auto"/>
        <w:bottom w:val="none" w:sz="0" w:space="0" w:color="auto"/>
        <w:right w:val="none" w:sz="0" w:space="0" w:color="auto"/>
      </w:divBdr>
    </w:div>
    <w:div w:id="1459570737">
      <w:bodyDiv w:val="1"/>
      <w:marLeft w:val="0"/>
      <w:marRight w:val="0"/>
      <w:marTop w:val="0"/>
      <w:marBottom w:val="0"/>
      <w:divBdr>
        <w:top w:val="none" w:sz="0" w:space="0" w:color="auto"/>
        <w:left w:val="none" w:sz="0" w:space="0" w:color="auto"/>
        <w:bottom w:val="none" w:sz="0" w:space="0" w:color="auto"/>
        <w:right w:val="none" w:sz="0" w:space="0" w:color="auto"/>
      </w:divBdr>
    </w:div>
    <w:div w:id="1459762814">
      <w:bodyDiv w:val="1"/>
      <w:marLeft w:val="0"/>
      <w:marRight w:val="0"/>
      <w:marTop w:val="0"/>
      <w:marBottom w:val="0"/>
      <w:divBdr>
        <w:top w:val="none" w:sz="0" w:space="0" w:color="auto"/>
        <w:left w:val="none" w:sz="0" w:space="0" w:color="auto"/>
        <w:bottom w:val="none" w:sz="0" w:space="0" w:color="auto"/>
        <w:right w:val="none" w:sz="0" w:space="0" w:color="auto"/>
      </w:divBdr>
    </w:div>
    <w:div w:id="1460028187">
      <w:bodyDiv w:val="1"/>
      <w:marLeft w:val="0"/>
      <w:marRight w:val="0"/>
      <w:marTop w:val="0"/>
      <w:marBottom w:val="0"/>
      <w:divBdr>
        <w:top w:val="none" w:sz="0" w:space="0" w:color="auto"/>
        <w:left w:val="none" w:sz="0" w:space="0" w:color="auto"/>
        <w:bottom w:val="none" w:sz="0" w:space="0" w:color="auto"/>
        <w:right w:val="none" w:sz="0" w:space="0" w:color="auto"/>
      </w:divBdr>
    </w:div>
    <w:div w:id="1460221726">
      <w:bodyDiv w:val="1"/>
      <w:marLeft w:val="0"/>
      <w:marRight w:val="0"/>
      <w:marTop w:val="0"/>
      <w:marBottom w:val="0"/>
      <w:divBdr>
        <w:top w:val="none" w:sz="0" w:space="0" w:color="auto"/>
        <w:left w:val="none" w:sz="0" w:space="0" w:color="auto"/>
        <w:bottom w:val="none" w:sz="0" w:space="0" w:color="auto"/>
        <w:right w:val="none" w:sz="0" w:space="0" w:color="auto"/>
      </w:divBdr>
    </w:div>
    <w:div w:id="1460294283">
      <w:bodyDiv w:val="1"/>
      <w:marLeft w:val="0"/>
      <w:marRight w:val="0"/>
      <w:marTop w:val="0"/>
      <w:marBottom w:val="0"/>
      <w:divBdr>
        <w:top w:val="none" w:sz="0" w:space="0" w:color="auto"/>
        <w:left w:val="none" w:sz="0" w:space="0" w:color="auto"/>
        <w:bottom w:val="none" w:sz="0" w:space="0" w:color="auto"/>
        <w:right w:val="none" w:sz="0" w:space="0" w:color="auto"/>
      </w:divBdr>
    </w:div>
    <w:div w:id="1461000697">
      <w:bodyDiv w:val="1"/>
      <w:marLeft w:val="0"/>
      <w:marRight w:val="0"/>
      <w:marTop w:val="0"/>
      <w:marBottom w:val="0"/>
      <w:divBdr>
        <w:top w:val="none" w:sz="0" w:space="0" w:color="auto"/>
        <w:left w:val="none" w:sz="0" w:space="0" w:color="auto"/>
        <w:bottom w:val="none" w:sz="0" w:space="0" w:color="auto"/>
        <w:right w:val="none" w:sz="0" w:space="0" w:color="auto"/>
      </w:divBdr>
    </w:div>
    <w:div w:id="1461073593">
      <w:bodyDiv w:val="1"/>
      <w:marLeft w:val="0"/>
      <w:marRight w:val="0"/>
      <w:marTop w:val="0"/>
      <w:marBottom w:val="0"/>
      <w:divBdr>
        <w:top w:val="none" w:sz="0" w:space="0" w:color="auto"/>
        <w:left w:val="none" w:sz="0" w:space="0" w:color="auto"/>
        <w:bottom w:val="none" w:sz="0" w:space="0" w:color="auto"/>
        <w:right w:val="none" w:sz="0" w:space="0" w:color="auto"/>
      </w:divBdr>
    </w:div>
    <w:div w:id="1461151702">
      <w:bodyDiv w:val="1"/>
      <w:marLeft w:val="0"/>
      <w:marRight w:val="0"/>
      <w:marTop w:val="0"/>
      <w:marBottom w:val="0"/>
      <w:divBdr>
        <w:top w:val="none" w:sz="0" w:space="0" w:color="auto"/>
        <w:left w:val="none" w:sz="0" w:space="0" w:color="auto"/>
        <w:bottom w:val="none" w:sz="0" w:space="0" w:color="auto"/>
        <w:right w:val="none" w:sz="0" w:space="0" w:color="auto"/>
      </w:divBdr>
    </w:div>
    <w:div w:id="1461190702">
      <w:bodyDiv w:val="1"/>
      <w:marLeft w:val="0"/>
      <w:marRight w:val="0"/>
      <w:marTop w:val="0"/>
      <w:marBottom w:val="0"/>
      <w:divBdr>
        <w:top w:val="none" w:sz="0" w:space="0" w:color="auto"/>
        <w:left w:val="none" w:sz="0" w:space="0" w:color="auto"/>
        <w:bottom w:val="none" w:sz="0" w:space="0" w:color="auto"/>
        <w:right w:val="none" w:sz="0" w:space="0" w:color="auto"/>
      </w:divBdr>
    </w:div>
    <w:div w:id="1461722659">
      <w:bodyDiv w:val="1"/>
      <w:marLeft w:val="0"/>
      <w:marRight w:val="0"/>
      <w:marTop w:val="0"/>
      <w:marBottom w:val="0"/>
      <w:divBdr>
        <w:top w:val="none" w:sz="0" w:space="0" w:color="auto"/>
        <w:left w:val="none" w:sz="0" w:space="0" w:color="auto"/>
        <w:bottom w:val="none" w:sz="0" w:space="0" w:color="auto"/>
        <w:right w:val="none" w:sz="0" w:space="0" w:color="auto"/>
      </w:divBdr>
    </w:div>
    <w:div w:id="1461916713">
      <w:bodyDiv w:val="1"/>
      <w:marLeft w:val="0"/>
      <w:marRight w:val="0"/>
      <w:marTop w:val="0"/>
      <w:marBottom w:val="0"/>
      <w:divBdr>
        <w:top w:val="none" w:sz="0" w:space="0" w:color="auto"/>
        <w:left w:val="none" w:sz="0" w:space="0" w:color="auto"/>
        <w:bottom w:val="none" w:sz="0" w:space="0" w:color="auto"/>
        <w:right w:val="none" w:sz="0" w:space="0" w:color="auto"/>
      </w:divBdr>
    </w:div>
    <w:div w:id="1462070657">
      <w:bodyDiv w:val="1"/>
      <w:marLeft w:val="0"/>
      <w:marRight w:val="0"/>
      <w:marTop w:val="0"/>
      <w:marBottom w:val="0"/>
      <w:divBdr>
        <w:top w:val="none" w:sz="0" w:space="0" w:color="auto"/>
        <w:left w:val="none" w:sz="0" w:space="0" w:color="auto"/>
        <w:bottom w:val="none" w:sz="0" w:space="0" w:color="auto"/>
        <w:right w:val="none" w:sz="0" w:space="0" w:color="auto"/>
      </w:divBdr>
    </w:div>
    <w:div w:id="1462191657">
      <w:bodyDiv w:val="1"/>
      <w:marLeft w:val="0"/>
      <w:marRight w:val="0"/>
      <w:marTop w:val="0"/>
      <w:marBottom w:val="0"/>
      <w:divBdr>
        <w:top w:val="none" w:sz="0" w:space="0" w:color="auto"/>
        <w:left w:val="none" w:sz="0" w:space="0" w:color="auto"/>
        <w:bottom w:val="none" w:sz="0" w:space="0" w:color="auto"/>
        <w:right w:val="none" w:sz="0" w:space="0" w:color="auto"/>
      </w:divBdr>
    </w:div>
    <w:div w:id="1462266837">
      <w:bodyDiv w:val="1"/>
      <w:marLeft w:val="0"/>
      <w:marRight w:val="0"/>
      <w:marTop w:val="0"/>
      <w:marBottom w:val="0"/>
      <w:divBdr>
        <w:top w:val="none" w:sz="0" w:space="0" w:color="auto"/>
        <w:left w:val="none" w:sz="0" w:space="0" w:color="auto"/>
        <w:bottom w:val="none" w:sz="0" w:space="0" w:color="auto"/>
        <w:right w:val="none" w:sz="0" w:space="0" w:color="auto"/>
      </w:divBdr>
    </w:div>
    <w:div w:id="1462311268">
      <w:bodyDiv w:val="1"/>
      <w:marLeft w:val="0"/>
      <w:marRight w:val="0"/>
      <w:marTop w:val="0"/>
      <w:marBottom w:val="0"/>
      <w:divBdr>
        <w:top w:val="none" w:sz="0" w:space="0" w:color="auto"/>
        <w:left w:val="none" w:sz="0" w:space="0" w:color="auto"/>
        <w:bottom w:val="none" w:sz="0" w:space="0" w:color="auto"/>
        <w:right w:val="none" w:sz="0" w:space="0" w:color="auto"/>
      </w:divBdr>
    </w:div>
    <w:div w:id="1462646378">
      <w:bodyDiv w:val="1"/>
      <w:marLeft w:val="0"/>
      <w:marRight w:val="0"/>
      <w:marTop w:val="0"/>
      <w:marBottom w:val="0"/>
      <w:divBdr>
        <w:top w:val="none" w:sz="0" w:space="0" w:color="auto"/>
        <w:left w:val="none" w:sz="0" w:space="0" w:color="auto"/>
        <w:bottom w:val="none" w:sz="0" w:space="0" w:color="auto"/>
        <w:right w:val="none" w:sz="0" w:space="0" w:color="auto"/>
      </w:divBdr>
    </w:div>
    <w:div w:id="1462721759">
      <w:bodyDiv w:val="1"/>
      <w:marLeft w:val="0"/>
      <w:marRight w:val="0"/>
      <w:marTop w:val="0"/>
      <w:marBottom w:val="0"/>
      <w:divBdr>
        <w:top w:val="none" w:sz="0" w:space="0" w:color="auto"/>
        <w:left w:val="none" w:sz="0" w:space="0" w:color="auto"/>
        <w:bottom w:val="none" w:sz="0" w:space="0" w:color="auto"/>
        <w:right w:val="none" w:sz="0" w:space="0" w:color="auto"/>
      </w:divBdr>
    </w:div>
    <w:div w:id="1462990614">
      <w:bodyDiv w:val="1"/>
      <w:marLeft w:val="0"/>
      <w:marRight w:val="0"/>
      <w:marTop w:val="0"/>
      <w:marBottom w:val="0"/>
      <w:divBdr>
        <w:top w:val="none" w:sz="0" w:space="0" w:color="auto"/>
        <w:left w:val="none" w:sz="0" w:space="0" w:color="auto"/>
        <w:bottom w:val="none" w:sz="0" w:space="0" w:color="auto"/>
        <w:right w:val="none" w:sz="0" w:space="0" w:color="auto"/>
      </w:divBdr>
    </w:div>
    <w:div w:id="1463041660">
      <w:bodyDiv w:val="1"/>
      <w:marLeft w:val="0"/>
      <w:marRight w:val="0"/>
      <w:marTop w:val="0"/>
      <w:marBottom w:val="0"/>
      <w:divBdr>
        <w:top w:val="none" w:sz="0" w:space="0" w:color="auto"/>
        <w:left w:val="none" w:sz="0" w:space="0" w:color="auto"/>
        <w:bottom w:val="none" w:sz="0" w:space="0" w:color="auto"/>
        <w:right w:val="none" w:sz="0" w:space="0" w:color="auto"/>
      </w:divBdr>
    </w:div>
    <w:div w:id="1463185146">
      <w:bodyDiv w:val="1"/>
      <w:marLeft w:val="0"/>
      <w:marRight w:val="0"/>
      <w:marTop w:val="0"/>
      <w:marBottom w:val="0"/>
      <w:divBdr>
        <w:top w:val="none" w:sz="0" w:space="0" w:color="auto"/>
        <w:left w:val="none" w:sz="0" w:space="0" w:color="auto"/>
        <w:bottom w:val="none" w:sz="0" w:space="0" w:color="auto"/>
        <w:right w:val="none" w:sz="0" w:space="0" w:color="auto"/>
      </w:divBdr>
    </w:div>
    <w:div w:id="1463235660">
      <w:bodyDiv w:val="1"/>
      <w:marLeft w:val="0"/>
      <w:marRight w:val="0"/>
      <w:marTop w:val="0"/>
      <w:marBottom w:val="0"/>
      <w:divBdr>
        <w:top w:val="none" w:sz="0" w:space="0" w:color="auto"/>
        <w:left w:val="none" w:sz="0" w:space="0" w:color="auto"/>
        <w:bottom w:val="none" w:sz="0" w:space="0" w:color="auto"/>
        <w:right w:val="none" w:sz="0" w:space="0" w:color="auto"/>
      </w:divBdr>
    </w:div>
    <w:div w:id="1463303017">
      <w:bodyDiv w:val="1"/>
      <w:marLeft w:val="0"/>
      <w:marRight w:val="0"/>
      <w:marTop w:val="0"/>
      <w:marBottom w:val="0"/>
      <w:divBdr>
        <w:top w:val="none" w:sz="0" w:space="0" w:color="auto"/>
        <w:left w:val="none" w:sz="0" w:space="0" w:color="auto"/>
        <w:bottom w:val="none" w:sz="0" w:space="0" w:color="auto"/>
        <w:right w:val="none" w:sz="0" w:space="0" w:color="auto"/>
      </w:divBdr>
    </w:div>
    <w:div w:id="1463420959">
      <w:bodyDiv w:val="1"/>
      <w:marLeft w:val="0"/>
      <w:marRight w:val="0"/>
      <w:marTop w:val="0"/>
      <w:marBottom w:val="0"/>
      <w:divBdr>
        <w:top w:val="none" w:sz="0" w:space="0" w:color="auto"/>
        <w:left w:val="none" w:sz="0" w:space="0" w:color="auto"/>
        <w:bottom w:val="none" w:sz="0" w:space="0" w:color="auto"/>
        <w:right w:val="none" w:sz="0" w:space="0" w:color="auto"/>
      </w:divBdr>
    </w:div>
    <w:div w:id="1463572489">
      <w:bodyDiv w:val="1"/>
      <w:marLeft w:val="0"/>
      <w:marRight w:val="0"/>
      <w:marTop w:val="0"/>
      <w:marBottom w:val="0"/>
      <w:divBdr>
        <w:top w:val="none" w:sz="0" w:space="0" w:color="auto"/>
        <w:left w:val="none" w:sz="0" w:space="0" w:color="auto"/>
        <w:bottom w:val="none" w:sz="0" w:space="0" w:color="auto"/>
        <w:right w:val="none" w:sz="0" w:space="0" w:color="auto"/>
      </w:divBdr>
    </w:div>
    <w:div w:id="1464075398">
      <w:bodyDiv w:val="1"/>
      <w:marLeft w:val="0"/>
      <w:marRight w:val="0"/>
      <w:marTop w:val="0"/>
      <w:marBottom w:val="0"/>
      <w:divBdr>
        <w:top w:val="none" w:sz="0" w:space="0" w:color="auto"/>
        <w:left w:val="none" w:sz="0" w:space="0" w:color="auto"/>
        <w:bottom w:val="none" w:sz="0" w:space="0" w:color="auto"/>
        <w:right w:val="none" w:sz="0" w:space="0" w:color="auto"/>
      </w:divBdr>
    </w:div>
    <w:div w:id="1464273895">
      <w:bodyDiv w:val="1"/>
      <w:marLeft w:val="0"/>
      <w:marRight w:val="0"/>
      <w:marTop w:val="0"/>
      <w:marBottom w:val="0"/>
      <w:divBdr>
        <w:top w:val="none" w:sz="0" w:space="0" w:color="auto"/>
        <w:left w:val="none" w:sz="0" w:space="0" w:color="auto"/>
        <w:bottom w:val="none" w:sz="0" w:space="0" w:color="auto"/>
        <w:right w:val="none" w:sz="0" w:space="0" w:color="auto"/>
      </w:divBdr>
    </w:div>
    <w:div w:id="1465123348">
      <w:bodyDiv w:val="1"/>
      <w:marLeft w:val="0"/>
      <w:marRight w:val="0"/>
      <w:marTop w:val="0"/>
      <w:marBottom w:val="0"/>
      <w:divBdr>
        <w:top w:val="none" w:sz="0" w:space="0" w:color="auto"/>
        <w:left w:val="none" w:sz="0" w:space="0" w:color="auto"/>
        <w:bottom w:val="none" w:sz="0" w:space="0" w:color="auto"/>
        <w:right w:val="none" w:sz="0" w:space="0" w:color="auto"/>
      </w:divBdr>
    </w:div>
    <w:div w:id="1465149419">
      <w:bodyDiv w:val="1"/>
      <w:marLeft w:val="0"/>
      <w:marRight w:val="0"/>
      <w:marTop w:val="0"/>
      <w:marBottom w:val="0"/>
      <w:divBdr>
        <w:top w:val="none" w:sz="0" w:space="0" w:color="auto"/>
        <w:left w:val="none" w:sz="0" w:space="0" w:color="auto"/>
        <w:bottom w:val="none" w:sz="0" w:space="0" w:color="auto"/>
        <w:right w:val="none" w:sz="0" w:space="0" w:color="auto"/>
      </w:divBdr>
    </w:div>
    <w:div w:id="1465267364">
      <w:bodyDiv w:val="1"/>
      <w:marLeft w:val="0"/>
      <w:marRight w:val="0"/>
      <w:marTop w:val="0"/>
      <w:marBottom w:val="0"/>
      <w:divBdr>
        <w:top w:val="none" w:sz="0" w:space="0" w:color="auto"/>
        <w:left w:val="none" w:sz="0" w:space="0" w:color="auto"/>
        <w:bottom w:val="none" w:sz="0" w:space="0" w:color="auto"/>
        <w:right w:val="none" w:sz="0" w:space="0" w:color="auto"/>
      </w:divBdr>
    </w:div>
    <w:div w:id="1465585085">
      <w:bodyDiv w:val="1"/>
      <w:marLeft w:val="0"/>
      <w:marRight w:val="0"/>
      <w:marTop w:val="0"/>
      <w:marBottom w:val="0"/>
      <w:divBdr>
        <w:top w:val="none" w:sz="0" w:space="0" w:color="auto"/>
        <w:left w:val="none" w:sz="0" w:space="0" w:color="auto"/>
        <w:bottom w:val="none" w:sz="0" w:space="0" w:color="auto"/>
        <w:right w:val="none" w:sz="0" w:space="0" w:color="auto"/>
      </w:divBdr>
    </w:div>
    <w:div w:id="1466119314">
      <w:bodyDiv w:val="1"/>
      <w:marLeft w:val="0"/>
      <w:marRight w:val="0"/>
      <w:marTop w:val="0"/>
      <w:marBottom w:val="0"/>
      <w:divBdr>
        <w:top w:val="none" w:sz="0" w:space="0" w:color="auto"/>
        <w:left w:val="none" w:sz="0" w:space="0" w:color="auto"/>
        <w:bottom w:val="none" w:sz="0" w:space="0" w:color="auto"/>
        <w:right w:val="none" w:sz="0" w:space="0" w:color="auto"/>
      </w:divBdr>
    </w:div>
    <w:div w:id="1466505579">
      <w:bodyDiv w:val="1"/>
      <w:marLeft w:val="0"/>
      <w:marRight w:val="0"/>
      <w:marTop w:val="0"/>
      <w:marBottom w:val="0"/>
      <w:divBdr>
        <w:top w:val="none" w:sz="0" w:space="0" w:color="auto"/>
        <w:left w:val="none" w:sz="0" w:space="0" w:color="auto"/>
        <w:bottom w:val="none" w:sz="0" w:space="0" w:color="auto"/>
        <w:right w:val="none" w:sz="0" w:space="0" w:color="auto"/>
      </w:divBdr>
    </w:div>
    <w:div w:id="1466855868">
      <w:bodyDiv w:val="1"/>
      <w:marLeft w:val="0"/>
      <w:marRight w:val="0"/>
      <w:marTop w:val="0"/>
      <w:marBottom w:val="0"/>
      <w:divBdr>
        <w:top w:val="none" w:sz="0" w:space="0" w:color="auto"/>
        <w:left w:val="none" w:sz="0" w:space="0" w:color="auto"/>
        <w:bottom w:val="none" w:sz="0" w:space="0" w:color="auto"/>
        <w:right w:val="none" w:sz="0" w:space="0" w:color="auto"/>
      </w:divBdr>
    </w:div>
    <w:div w:id="1467042372">
      <w:bodyDiv w:val="1"/>
      <w:marLeft w:val="0"/>
      <w:marRight w:val="0"/>
      <w:marTop w:val="0"/>
      <w:marBottom w:val="0"/>
      <w:divBdr>
        <w:top w:val="none" w:sz="0" w:space="0" w:color="auto"/>
        <w:left w:val="none" w:sz="0" w:space="0" w:color="auto"/>
        <w:bottom w:val="none" w:sz="0" w:space="0" w:color="auto"/>
        <w:right w:val="none" w:sz="0" w:space="0" w:color="auto"/>
      </w:divBdr>
    </w:div>
    <w:div w:id="1467160189">
      <w:bodyDiv w:val="1"/>
      <w:marLeft w:val="0"/>
      <w:marRight w:val="0"/>
      <w:marTop w:val="0"/>
      <w:marBottom w:val="0"/>
      <w:divBdr>
        <w:top w:val="none" w:sz="0" w:space="0" w:color="auto"/>
        <w:left w:val="none" w:sz="0" w:space="0" w:color="auto"/>
        <w:bottom w:val="none" w:sz="0" w:space="0" w:color="auto"/>
        <w:right w:val="none" w:sz="0" w:space="0" w:color="auto"/>
      </w:divBdr>
      <w:divsChild>
        <w:div w:id="124009388">
          <w:marLeft w:val="0"/>
          <w:marRight w:val="0"/>
          <w:marTop w:val="0"/>
          <w:marBottom w:val="0"/>
          <w:divBdr>
            <w:top w:val="none" w:sz="0" w:space="0" w:color="auto"/>
            <w:left w:val="none" w:sz="0" w:space="0" w:color="auto"/>
            <w:bottom w:val="none" w:sz="0" w:space="0" w:color="auto"/>
            <w:right w:val="none" w:sz="0" w:space="0" w:color="auto"/>
          </w:divBdr>
          <w:divsChild>
            <w:div w:id="2100174980">
              <w:marLeft w:val="0"/>
              <w:marRight w:val="0"/>
              <w:marTop w:val="0"/>
              <w:marBottom w:val="0"/>
              <w:divBdr>
                <w:top w:val="none" w:sz="0" w:space="0" w:color="auto"/>
                <w:left w:val="none" w:sz="0" w:space="0" w:color="auto"/>
                <w:bottom w:val="none" w:sz="0" w:space="0" w:color="auto"/>
                <w:right w:val="none" w:sz="0" w:space="0" w:color="auto"/>
              </w:divBdr>
            </w:div>
          </w:divsChild>
        </w:div>
        <w:div w:id="887373258">
          <w:marLeft w:val="0"/>
          <w:marRight w:val="0"/>
          <w:marTop w:val="0"/>
          <w:marBottom w:val="0"/>
          <w:divBdr>
            <w:top w:val="none" w:sz="0" w:space="0" w:color="auto"/>
            <w:left w:val="none" w:sz="0" w:space="0" w:color="auto"/>
            <w:bottom w:val="none" w:sz="0" w:space="0" w:color="auto"/>
            <w:right w:val="none" w:sz="0" w:space="0" w:color="auto"/>
          </w:divBdr>
          <w:divsChild>
            <w:div w:id="23866312">
              <w:marLeft w:val="0"/>
              <w:marRight w:val="0"/>
              <w:marTop w:val="0"/>
              <w:marBottom w:val="0"/>
              <w:divBdr>
                <w:top w:val="none" w:sz="0" w:space="0" w:color="auto"/>
                <w:left w:val="none" w:sz="0" w:space="0" w:color="auto"/>
                <w:bottom w:val="none" w:sz="0" w:space="0" w:color="auto"/>
                <w:right w:val="none" w:sz="0" w:space="0" w:color="auto"/>
              </w:divBdr>
            </w:div>
          </w:divsChild>
        </w:div>
        <w:div w:id="1149521503">
          <w:marLeft w:val="0"/>
          <w:marRight w:val="0"/>
          <w:marTop w:val="0"/>
          <w:marBottom w:val="0"/>
          <w:divBdr>
            <w:top w:val="none" w:sz="0" w:space="0" w:color="auto"/>
            <w:left w:val="none" w:sz="0" w:space="0" w:color="auto"/>
            <w:bottom w:val="none" w:sz="0" w:space="0" w:color="auto"/>
            <w:right w:val="none" w:sz="0" w:space="0" w:color="auto"/>
          </w:divBdr>
          <w:divsChild>
            <w:div w:id="1146556652">
              <w:marLeft w:val="0"/>
              <w:marRight w:val="0"/>
              <w:marTop w:val="0"/>
              <w:marBottom w:val="0"/>
              <w:divBdr>
                <w:top w:val="none" w:sz="0" w:space="0" w:color="auto"/>
                <w:left w:val="none" w:sz="0" w:space="0" w:color="auto"/>
                <w:bottom w:val="none" w:sz="0" w:space="0" w:color="auto"/>
                <w:right w:val="none" w:sz="0" w:space="0" w:color="auto"/>
              </w:divBdr>
            </w:div>
          </w:divsChild>
        </w:div>
        <w:div w:id="1461919832">
          <w:marLeft w:val="0"/>
          <w:marRight w:val="0"/>
          <w:marTop w:val="0"/>
          <w:marBottom w:val="0"/>
          <w:divBdr>
            <w:top w:val="none" w:sz="0" w:space="0" w:color="auto"/>
            <w:left w:val="none" w:sz="0" w:space="0" w:color="auto"/>
            <w:bottom w:val="none" w:sz="0" w:space="0" w:color="auto"/>
            <w:right w:val="none" w:sz="0" w:space="0" w:color="auto"/>
          </w:divBdr>
          <w:divsChild>
            <w:div w:id="529340083">
              <w:marLeft w:val="0"/>
              <w:marRight w:val="0"/>
              <w:marTop w:val="0"/>
              <w:marBottom w:val="0"/>
              <w:divBdr>
                <w:top w:val="none" w:sz="0" w:space="0" w:color="auto"/>
                <w:left w:val="none" w:sz="0" w:space="0" w:color="auto"/>
                <w:bottom w:val="none" w:sz="0" w:space="0" w:color="auto"/>
                <w:right w:val="none" w:sz="0" w:space="0" w:color="auto"/>
              </w:divBdr>
            </w:div>
          </w:divsChild>
        </w:div>
        <w:div w:id="1927037650">
          <w:marLeft w:val="0"/>
          <w:marRight w:val="0"/>
          <w:marTop w:val="0"/>
          <w:marBottom w:val="0"/>
          <w:divBdr>
            <w:top w:val="none" w:sz="0" w:space="0" w:color="auto"/>
            <w:left w:val="none" w:sz="0" w:space="0" w:color="auto"/>
            <w:bottom w:val="none" w:sz="0" w:space="0" w:color="auto"/>
            <w:right w:val="none" w:sz="0" w:space="0" w:color="auto"/>
          </w:divBdr>
          <w:divsChild>
            <w:div w:id="1932617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90030">
      <w:bodyDiv w:val="1"/>
      <w:marLeft w:val="0"/>
      <w:marRight w:val="0"/>
      <w:marTop w:val="0"/>
      <w:marBottom w:val="0"/>
      <w:divBdr>
        <w:top w:val="none" w:sz="0" w:space="0" w:color="auto"/>
        <w:left w:val="none" w:sz="0" w:space="0" w:color="auto"/>
        <w:bottom w:val="none" w:sz="0" w:space="0" w:color="auto"/>
        <w:right w:val="none" w:sz="0" w:space="0" w:color="auto"/>
      </w:divBdr>
    </w:div>
    <w:div w:id="1468087128">
      <w:bodyDiv w:val="1"/>
      <w:marLeft w:val="0"/>
      <w:marRight w:val="0"/>
      <w:marTop w:val="0"/>
      <w:marBottom w:val="0"/>
      <w:divBdr>
        <w:top w:val="none" w:sz="0" w:space="0" w:color="auto"/>
        <w:left w:val="none" w:sz="0" w:space="0" w:color="auto"/>
        <w:bottom w:val="none" w:sz="0" w:space="0" w:color="auto"/>
        <w:right w:val="none" w:sz="0" w:space="0" w:color="auto"/>
      </w:divBdr>
    </w:div>
    <w:div w:id="1468817743">
      <w:bodyDiv w:val="1"/>
      <w:marLeft w:val="0"/>
      <w:marRight w:val="0"/>
      <w:marTop w:val="0"/>
      <w:marBottom w:val="0"/>
      <w:divBdr>
        <w:top w:val="none" w:sz="0" w:space="0" w:color="auto"/>
        <w:left w:val="none" w:sz="0" w:space="0" w:color="auto"/>
        <w:bottom w:val="none" w:sz="0" w:space="0" w:color="auto"/>
        <w:right w:val="none" w:sz="0" w:space="0" w:color="auto"/>
      </w:divBdr>
    </w:div>
    <w:div w:id="1469472292">
      <w:bodyDiv w:val="1"/>
      <w:marLeft w:val="0"/>
      <w:marRight w:val="0"/>
      <w:marTop w:val="0"/>
      <w:marBottom w:val="0"/>
      <w:divBdr>
        <w:top w:val="none" w:sz="0" w:space="0" w:color="auto"/>
        <w:left w:val="none" w:sz="0" w:space="0" w:color="auto"/>
        <w:bottom w:val="none" w:sz="0" w:space="0" w:color="auto"/>
        <w:right w:val="none" w:sz="0" w:space="0" w:color="auto"/>
      </w:divBdr>
    </w:div>
    <w:div w:id="1469472625">
      <w:bodyDiv w:val="1"/>
      <w:marLeft w:val="0"/>
      <w:marRight w:val="0"/>
      <w:marTop w:val="0"/>
      <w:marBottom w:val="0"/>
      <w:divBdr>
        <w:top w:val="none" w:sz="0" w:space="0" w:color="auto"/>
        <w:left w:val="none" w:sz="0" w:space="0" w:color="auto"/>
        <w:bottom w:val="none" w:sz="0" w:space="0" w:color="auto"/>
        <w:right w:val="none" w:sz="0" w:space="0" w:color="auto"/>
      </w:divBdr>
    </w:div>
    <w:div w:id="1469544965">
      <w:bodyDiv w:val="1"/>
      <w:marLeft w:val="0"/>
      <w:marRight w:val="0"/>
      <w:marTop w:val="0"/>
      <w:marBottom w:val="0"/>
      <w:divBdr>
        <w:top w:val="none" w:sz="0" w:space="0" w:color="auto"/>
        <w:left w:val="none" w:sz="0" w:space="0" w:color="auto"/>
        <w:bottom w:val="none" w:sz="0" w:space="0" w:color="auto"/>
        <w:right w:val="none" w:sz="0" w:space="0" w:color="auto"/>
      </w:divBdr>
    </w:div>
    <w:div w:id="1470126058">
      <w:bodyDiv w:val="1"/>
      <w:marLeft w:val="0"/>
      <w:marRight w:val="0"/>
      <w:marTop w:val="0"/>
      <w:marBottom w:val="0"/>
      <w:divBdr>
        <w:top w:val="none" w:sz="0" w:space="0" w:color="auto"/>
        <w:left w:val="none" w:sz="0" w:space="0" w:color="auto"/>
        <w:bottom w:val="none" w:sz="0" w:space="0" w:color="auto"/>
        <w:right w:val="none" w:sz="0" w:space="0" w:color="auto"/>
      </w:divBdr>
    </w:div>
    <w:div w:id="1470436217">
      <w:bodyDiv w:val="1"/>
      <w:marLeft w:val="0"/>
      <w:marRight w:val="0"/>
      <w:marTop w:val="0"/>
      <w:marBottom w:val="0"/>
      <w:divBdr>
        <w:top w:val="none" w:sz="0" w:space="0" w:color="auto"/>
        <w:left w:val="none" w:sz="0" w:space="0" w:color="auto"/>
        <w:bottom w:val="none" w:sz="0" w:space="0" w:color="auto"/>
        <w:right w:val="none" w:sz="0" w:space="0" w:color="auto"/>
      </w:divBdr>
    </w:div>
    <w:div w:id="1470442309">
      <w:bodyDiv w:val="1"/>
      <w:marLeft w:val="0"/>
      <w:marRight w:val="0"/>
      <w:marTop w:val="0"/>
      <w:marBottom w:val="0"/>
      <w:divBdr>
        <w:top w:val="none" w:sz="0" w:space="0" w:color="auto"/>
        <w:left w:val="none" w:sz="0" w:space="0" w:color="auto"/>
        <w:bottom w:val="none" w:sz="0" w:space="0" w:color="auto"/>
        <w:right w:val="none" w:sz="0" w:space="0" w:color="auto"/>
      </w:divBdr>
    </w:div>
    <w:div w:id="1470587176">
      <w:bodyDiv w:val="1"/>
      <w:marLeft w:val="0"/>
      <w:marRight w:val="0"/>
      <w:marTop w:val="0"/>
      <w:marBottom w:val="0"/>
      <w:divBdr>
        <w:top w:val="none" w:sz="0" w:space="0" w:color="auto"/>
        <w:left w:val="none" w:sz="0" w:space="0" w:color="auto"/>
        <w:bottom w:val="none" w:sz="0" w:space="0" w:color="auto"/>
        <w:right w:val="none" w:sz="0" w:space="0" w:color="auto"/>
      </w:divBdr>
    </w:div>
    <w:div w:id="1470632778">
      <w:bodyDiv w:val="1"/>
      <w:marLeft w:val="0"/>
      <w:marRight w:val="0"/>
      <w:marTop w:val="0"/>
      <w:marBottom w:val="0"/>
      <w:divBdr>
        <w:top w:val="none" w:sz="0" w:space="0" w:color="auto"/>
        <w:left w:val="none" w:sz="0" w:space="0" w:color="auto"/>
        <w:bottom w:val="none" w:sz="0" w:space="0" w:color="auto"/>
        <w:right w:val="none" w:sz="0" w:space="0" w:color="auto"/>
      </w:divBdr>
    </w:div>
    <w:div w:id="1470636661">
      <w:bodyDiv w:val="1"/>
      <w:marLeft w:val="0"/>
      <w:marRight w:val="0"/>
      <w:marTop w:val="0"/>
      <w:marBottom w:val="0"/>
      <w:divBdr>
        <w:top w:val="none" w:sz="0" w:space="0" w:color="auto"/>
        <w:left w:val="none" w:sz="0" w:space="0" w:color="auto"/>
        <w:bottom w:val="none" w:sz="0" w:space="0" w:color="auto"/>
        <w:right w:val="none" w:sz="0" w:space="0" w:color="auto"/>
      </w:divBdr>
    </w:div>
    <w:div w:id="1470825602">
      <w:bodyDiv w:val="1"/>
      <w:marLeft w:val="0"/>
      <w:marRight w:val="0"/>
      <w:marTop w:val="0"/>
      <w:marBottom w:val="0"/>
      <w:divBdr>
        <w:top w:val="none" w:sz="0" w:space="0" w:color="auto"/>
        <w:left w:val="none" w:sz="0" w:space="0" w:color="auto"/>
        <w:bottom w:val="none" w:sz="0" w:space="0" w:color="auto"/>
        <w:right w:val="none" w:sz="0" w:space="0" w:color="auto"/>
      </w:divBdr>
    </w:div>
    <w:div w:id="1471095742">
      <w:bodyDiv w:val="1"/>
      <w:marLeft w:val="0"/>
      <w:marRight w:val="0"/>
      <w:marTop w:val="0"/>
      <w:marBottom w:val="0"/>
      <w:divBdr>
        <w:top w:val="none" w:sz="0" w:space="0" w:color="auto"/>
        <w:left w:val="none" w:sz="0" w:space="0" w:color="auto"/>
        <w:bottom w:val="none" w:sz="0" w:space="0" w:color="auto"/>
        <w:right w:val="none" w:sz="0" w:space="0" w:color="auto"/>
      </w:divBdr>
    </w:div>
    <w:div w:id="1471511153">
      <w:bodyDiv w:val="1"/>
      <w:marLeft w:val="0"/>
      <w:marRight w:val="0"/>
      <w:marTop w:val="0"/>
      <w:marBottom w:val="0"/>
      <w:divBdr>
        <w:top w:val="none" w:sz="0" w:space="0" w:color="auto"/>
        <w:left w:val="none" w:sz="0" w:space="0" w:color="auto"/>
        <w:bottom w:val="none" w:sz="0" w:space="0" w:color="auto"/>
        <w:right w:val="none" w:sz="0" w:space="0" w:color="auto"/>
      </w:divBdr>
    </w:div>
    <w:div w:id="1471554103">
      <w:bodyDiv w:val="1"/>
      <w:marLeft w:val="0"/>
      <w:marRight w:val="0"/>
      <w:marTop w:val="0"/>
      <w:marBottom w:val="0"/>
      <w:divBdr>
        <w:top w:val="none" w:sz="0" w:space="0" w:color="auto"/>
        <w:left w:val="none" w:sz="0" w:space="0" w:color="auto"/>
        <w:bottom w:val="none" w:sz="0" w:space="0" w:color="auto"/>
        <w:right w:val="none" w:sz="0" w:space="0" w:color="auto"/>
      </w:divBdr>
    </w:div>
    <w:div w:id="1472019721">
      <w:bodyDiv w:val="1"/>
      <w:marLeft w:val="0"/>
      <w:marRight w:val="0"/>
      <w:marTop w:val="0"/>
      <w:marBottom w:val="0"/>
      <w:divBdr>
        <w:top w:val="none" w:sz="0" w:space="0" w:color="auto"/>
        <w:left w:val="none" w:sz="0" w:space="0" w:color="auto"/>
        <w:bottom w:val="none" w:sz="0" w:space="0" w:color="auto"/>
        <w:right w:val="none" w:sz="0" w:space="0" w:color="auto"/>
      </w:divBdr>
    </w:div>
    <w:div w:id="1473014825">
      <w:bodyDiv w:val="1"/>
      <w:marLeft w:val="0"/>
      <w:marRight w:val="0"/>
      <w:marTop w:val="0"/>
      <w:marBottom w:val="0"/>
      <w:divBdr>
        <w:top w:val="none" w:sz="0" w:space="0" w:color="auto"/>
        <w:left w:val="none" w:sz="0" w:space="0" w:color="auto"/>
        <w:bottom w:val="none" w:sz="0" w:space="0" w:color="auto"/>
        <w:right w:val="none" w:sz="0" w:space="0" w:color="auto"/>
      </w:divBdr>
    </w:div>
    <w:div w:id="1473061776">
      <w:bodyDiv w:val="1"/>
      <w:marLeft w:val="0"/>
      <w:marRight w:val="0"/>
      <w:marTop w:val="0"/>
      <w:marBottom w:val="0"/>
      <w:divBdr>
        <w:top w:val="none" w:sz="0" w:space="0" w:color="auto"/>
        <w:left w:val="none" w:sz="0" w:space="0" w:color="auto"/>
        <w:bottom w:val="none" w:sz="0" w:space="0" w:color="auto"/>
        <w:right w:val="none" w:sz="0" w:space="0" w:color="auto"/>
      </w:divBdr>
    </w:div>
    <w:div w:id="1473214625">
      <w:bodyDiv w:val="1"/>
      <w:marLeft w:val="0"/>
      <w:marRight w:val="0"/>
      <w:marTop w:val="0"/>
      <w:marBottom w:val="0"/>
      <w:divBdr>
        <w:top w:val="none" w:sz="0" w:space="0" w:color="auto"/>
        <w:left w:val="none" w:sz="0" w:space="0" w:color="auto"/>
        <w:bottom w:val="none" w:sz="0" w:space="0" w:color="auto"/>
        <w:right w:val="none" w:sz="0" w:space="0" w:color="auto"/>
      </w:divBdr>
    </w:div>
    <w:div w:id="1473252929">
      <w:bodyDiv w:val="1"/>
      <w:marLeft w:val="0"/>
      <w:marRight w:val="0"/>
      <w:marTop w:val="0"/>
      <w:marBottom w:val="0"/>
      <w:divBdr>
        <w:top w:val="none" w:sz="0" w:space="0" w:color="auto"/>
        <w:left w:val="none" w:sz="0" w:space="0" w:color="auto"/>
        <w:bottom w:val="none" w:sz="0" w:space="0" w:color="auto"/>
        <w:right w:val="none" w:sz="0" w:space="0" w:color="auto"/>
      </w:divBdr>
    </w:div>
    <w:div w:id="1473254368">
      <w:bodyDiv w:val="1"/>
      <w:marLeft w:val="0"/>
      <w:marRight w:val="0"/>
      <w:marTop w:val="0"/>
      <w:marBottom w:val="0"/>
      <w:divBdr>
        <w:top w:val="none" w:sz="0" w:space="0" w:color="auto"/>
        <w:left w:val="none" w:sz="0" w:space="0" w:color="auto"/>
        <w:bottom w:val="none" w:sz="0" w:space="0" w:color="auto"/>
        <w:right w:val="none" w:sz="0" w:space="0" w:color="auto"/>
      </w:divBdr>
    </w:div>
    <w:div w:id="1474133839">
      <w:bodyDiv w:val="1"/>
      <w:marLeft w:val="0"/>
      <w:marRight w:val="0"/>
      <w:marTop w:val="0"/>
      <w:marBottom w:val="0"/>
      <w:divBdr>
        <w:top w:val="none" w:sz="0" w:space="0" w:color="auto"/>
        <w:left w:val="none" w:sz="0" w:space="0" w:color="auto"/>
        <w:bottom w:val="none" w:sz="0" w:space="0" w:color="auto"/>
        <w:right w:val="none" w:sz="0" w:space="0" w:color="auto"/>
      </w:divBdr>
    </w:div>
    <w:div w:id="1474324974">
      <w:bodyDiv w:val="1"/>
      <w:marLeft w:val="0"/>
      <w:marRight w:val="0"/>
      <w:marTop w:val="0"/>
      <w:marBottom w:val="0"/>
      <w:divBdr>
        <w:top w:val="none" w:sz="0" w:space="0" w:color="auto"/>
        <w:left w:val="none" w:sz="0" w:space="0" w:color="auto"/>
        <w:bottom w:val="none" w:sz="0" w:space="0" w:color="auto"/>
        <w:right w:val="none" w:sz="0" w:space="0" w:color="auto"/>
      </w:divBdr>
    </w:div>
    <w:div w:id="1474563346">
      <w:bodyDiv w:val="1"/>
      <w:marLeft w:val="0"/>
      <w:marRight w:val="0"/>
      <w:marTop w:val="0"/>
      <w:marBottom w:val="0"/>
      <w:divBdr>
        <w:top w:val="none" w:sz="0" w:space="0" w:color="auto"/>
        <w:left w:val="none" w:sz="0" w:space="0" w:color="auto"/>
        <w:bottom w:val="none" w:sz="0" w:space="0" w:color="auto"/>
        <w:right w:val="none" w:sz="0" w:space="0" w:color="auto"/>
      </w:divBdr>
    </w:div>
    <w:div w:id="1474718341">
      <w:bodyDiv w:val="1"/>
      <w:marLeft w:val="0"/>
      <w:marRight w:val="0"/>
      <w:marTop w:val="0"/>
      <w:marBottom w:val="0"/>
      <w:divBdr>
        <w:top w:val="none" w:sz="0" w:space="0" w:color="auto"/>
        <w:left w:val="none" w:sz="0" w:space="0" w:color="auto"/>
        <w:bottom w:val="none" w:sz="0" w:space="0" w:color="auto"/>
        <w:right w:val="none" w:sz="0" w:space="0" w:color="auto"/>
      </w:divBdr>
    </w:div>
    <w:div w:id="1475027704">
      <w:bodyDiv w:val="1"/>
      <w:marLeft w:val="0"/>
      <w:marRight w:val="0"/>
      <w:marTop w:val="0"/>
      <w:marBottom w:val="0"/>
      <w:divBdr>
        <w:top w:val="none" w:sz="0" w:space="0" w:color="auto"/>
        <w:left w:val="none" w:sz="0" w:space="0" w:color="auto"/>
        <w:bottom w:val="none" w:sz="0" w:space="0" w:color="auto"/>
        <w:right w:val="none" w:sz="0" w:space="0" w:color="auto"/>
      </w:divBdr>
    </w:div>
    <w:div w:id="1475102156">
      <w:bodyDiv w:val="1"/>
      <w:marLeft w:val="0"/>
      <w:marRight w:val="0"/>
      <w:marTop w:val="0"/>
      <w:marBottom w:val="0"/>
      <w:divBdr>
        <w:top w:val="none" w:sz="0" w:space="0" w:color="auto"/>
        <w:left w:val="none" w:sz="0" w:space="0" w:color="auto"/>
        <w:bottom w:val="none" w:sz="0" w:space="0" w:color="auto"/>
        <w:right w:val="none" w:sz="0" w:space="0" w:color="auto"/>
      </w:divBdr>
    </w:div>
    <w:div w:id="1476217940">
      <w:bodyDiv w:val="1"/>
      <w:marLeft w:val="0"/>
      <w:marRight w:val="0"/>
      <w:marTop w:val="0"/>
      <w:marBottom w:val="0"/>
      <w:divBdr>
        <w:top w:val="none" w:sz="0" w:space="0" w:color="auto"/>
        <w:left w:val="none" w:sz="0" w:space="0" w:color="auto"/>
        <w:bottom w:val="none" w:sz="0" w:space="0" w:color="auto"/>
        <w:right w:val="none" w:sz="0" w:space="0" w:color="auto"/>
      </w:divBdr>
    </w:div>
    <w:div w:id="1476491107">
      <w:bodyDiv w:val="1"/>
      <w:marLeft w:val="0"/>
      <w:marRight w:val="0"/>
      <w:marTop w:val="0"/>
      <w:marBottom w:val="0"/>
      <w:divBdr>
        <w:top w:val="none" w:sz="0" w:space="0" w:color="auto"/>
        <w:left w:val="none" w:sz="0" w:space="0" w:color="auto"/>
        <w:bottom w:val="none" w:sz="0" w:space="0" w:color="auto"/>
        <w:right w:val="none" w:sz="0" w:space="0" w:color="auto"/>
      </w:divBdr>
    </w:div>
    <w:div w:id="1477262508">
      <w:bodyDiv w:val="1"/>
      <w:marLeft w:val="0"/>
      <w:marRight w:val="0"/>
      <w:marTop w:val="0"/>
      <w:marBottom w:val="0"/>
      <w:divBdr>
        <w:top w:val="none" w:sz="0" w:space="0" w:color="auto"/>
        <w:left w:val="none" w:sz="0" w:space="0" w:color="auto"/>
        <w:bottom w:val="none" w:sz="0" w:space="0" w:color="auto"/>
        <w:right w:val="none" w:sz="0" w:space="0" w:color="auto"/>
      </w:divBdr>
    </w:div>
    <w:div w:id="1477331452">
      <w:bodyDiv w:val="1"/>
      <w:marLeft w:val="0"/>
      <w:marRight w:val="0"/>
      <w:marTop w:val="0"/>
      <w:marBottom w:val="0"/>
      <w:divBdr>
        <w:top w:val="none" w:sz="0" w:space="0" w:color="auto"/>
        <w:left w:val="none" w:sz="0" w:space="0" w:color="auto"/>
        <w:bottom w:val="none" w:sz="0" w:space="0" w:color="auto"/>
        <w:right w:val="none" w:sz="0" w:space="0" w:color="auto"/>
      </w:divBdr>
    </w:div>
    <w:div w:id="1477457949">
      <w:bodyDiv w:val="1"/>
      <w:marLeft w:val="0"/>
      <w:marRight w:val="0"/>
      <w:marTop w:val="0"/>
      <w:marBottom w:val="0"/>
      <w:divBdr>
        <w:top w:val="none" w:sz="0" w:space="0" w:color="auto"/>
        <w:left w:val="none" w:sz="0" w:space="0" w:color="auto"/>
        <w:bottom w:val="none" w:sz="0" w:space="0" w:color="auto"/>
        <w:right w:val="none" w:sz="0" w:space="0" w:color="auto"/>
      </w:divBdr>
    </w:div>
    <w:div w:id="1477642997">
      <w:bodyDiv w:val="1"/>
      <w:marLeft w:val="0"/>
      <w:marRight w:val="0"/>
      <w:marTop w:val="0"/>
      <w:marBottom w:val="0"/>
      <w:divBdr>
        <w:top w:val="none" w:sz="0" w:space="0" w:color="auto"/>
        <w:left w:val="none" w:sz="0" w:space="0" w:color="auto"/>
        <w:bottom w:val="none" w:sz="0" w:space="0" w:color="auto"/>
        <w:right w:val="none" w:sz="0" w:space="0" w:color="auto"/>
      </w:divBdr>
    </w:div>
    <w:div w:id="1477722192">
      <w:bodyDiv w:val="1"/>
      <w:marLeft w:val="0"/>
      <w:marRight w:val="0"/>
      <w:marTop w:val="0"/>
      <w:marBottom w:val="0"/>
      <w:divBdr>
        <w:top w:val="none" w:sz="0" w:space="0" w:color="auto"/>
        <w:left w:val="none" w:sz="0" w:space="0" w:color="auto"/>
        <w:bottom w:val="none" w:sz="0" w:space="0" w:color="auto"/>
        <w:right w:val="none" w:sz="0" w:space="0" w:color="auto"/>
      </w:divBdr>
    </w:div>
    <w:div w:id="1478110997">
      <w:bodyDiv w:val="1"/>
      <w:marLeft w:val="0"/>
      <w:marRight w:val="0"/>
      <w:marTop w:val="0"/>
      <w:marBottom w:val="0"/>
      <w:divBdr>
        <w:top w:val="none" w:sz="0" w:space="0" w:color="auto"/>
        <w:left w:val="none" w:sz="0" w:space="0" w:color="auto"/>
        <w:bottom w:val="none" w:sz="0" w:space="0" w:color="auto"/>
        <w:right w:val="none" w:sz="0" w:space="0" w:color="auto"/>
      </w:divBdr>
    </w:div>
    <w:div w:id="1478261124">
      <w:bodyDiv w:val="1"/>
      <w:marLeft w:val="0"/>
      <w:marRight w:val="0"/>
      <w:marTop w:val="0"/>
      <w:marBottom w:val="0"/>
      <w:divBdr>
        <w:top w:val="none" w:sz="0" w:space="0" w:color="auto"/>
        <w:left w:val="none" w:sz="0" w:space="0" w:color="auto"/>
        <w:bottom w:val="none" w:sz="0" w:space="0" w:color="auto"/>
        <w:right w:val="none" w:sz="0" w:space="0" w:color="auto"/>
      </w:divBdr>
    </w:div>
    <w:div w:id="1479415115">
      <w:bodyDiv w:val="1"/>
      <w:marLeft w:val="0"/>
      <w:marRight w:val="0"/>
      <w:marTop w:val="0"/>
      <w:marBottom w:val="0"/>
      <w:divBdr>
        <w:top w:val="none" w:sz="0" w:space="0" w:color="auto"/>
        <w:left w:val="none" w:sz="0" w:space="0" w:color="auto"/>
        <w:bottom w:val="none" w:sz="0" w:space="0" w:color="auto"/>
        <w:right w:val="none" w:sz="0" w:space="0" w:color="auto"/>
      </w:divBdr>
    </w:div>
    <w:div w:id="1479418976">
      <w:bodyDiv w:val="1"/>
      <w:marLeft w:val="0"/>
      <w:marRight w:val="0"/>
      <w:marTop w:val="0"/>
      <w:marBottom w:val="0"/>
      <w:divBdr>
        <w:top w:val="none" w:sz="0" w:space="0" w:color="auto"/>
        <w:left w:val="none" w:sz="0" w:space="0" w:color="auto"/>
        <w:bottom w:val="none" w:sz="0" w:space="0" w:color="auto"/>
        <w:right w:val="none" w:sz="0" w:space="0" w:color="auto"/>
      </w:divBdr>
    </w:div>
    <w:div w:id="1479496411">
      <w:bodyDiv w:val="1"/>
      <w:marLeft w:val="0"/>
      <w:marRight w:val="0"/>
      <w:marTop w:val="0"/>
      <w:marBottom w:val="0"/>
      <w:divBdr>
        <w:top w:val="none" w:sz="0" w:space="0" w:color="auto"/>
        <w:left w:val="none" w:sz="0" w:space="0" w:color="auto"/>
        <w:bottom w:val="none" w:sz="0" w:space="0" w:color="auto"/>
        <w:right w:val="none" w:sz="0" w:space="0" w:color="auto"/>
      </w:divBdr>
    </w:div>
    <w:div w:id="1479684673">
      <w:bodyDiv w:val="1"/>
      <w:marLeft w:val="0"/>
      <w:marRight w:val="0"/>
      <w:marTop w:val="0"/>
      <w:marBottom w:val="0"/>
      <w:divBdr>
        <w:top w:val="none" w:sz="0" w:space="0" w:color="auto"/>
        <w:left w:val="none" w:sz="0" w:space="0" w:color="auto"/>
        <w:bottom w:val="none" w:sz="0" w:space="0" w:color="auto"/>
        <w:right w:val="none" w:sz="0" w:space="0" w:color="auto"/>
      </w:divBdr>
    </w:div>
    <w:div w:id="1479954897">
      <w:bodyDiv w:val="1"/>
      <w:marLeft w:val="0"/>
      <w:marRight w:val="0"/>
      <w:marTop w:val="0"/>
      <w:marBottom w:val="0"/>
      <w:divBdr>
        <w:top w:val="none" w:sz="0" w:space="0" w:color="auto"/>
        <w:left w:val="none" w:sz="0" w:space="0" w:color="auto"/>
        <w:bottom w:val="none" w:sz="0" w:space="0" w:color="auto"/>
        <w:right w:val="none" w:sz="0" w:space="0" w:color="auto"/>
      </w:divBdr>
    </w:div>
    <w:div w:id="1480726988">
      <w:bodyDiv w:val="1"/>
      <w:marLeft w:val="0"/>
      <w:marRight w:val="0"/>
      <w:marTop w:val="0"/>
      <w:marBottom w:val="0"/>
      <w:divBdr>
        <w:top w:val="none" w:sz="0" w:space="0" w:color="auto"/>
        <w:left w:val="none" w:sz="0" w:space="0" w:color="auto"/>
        <w:bottom w:val="none" w:sz="0" w:space="0" w:color="auto"/>
        <w:right w:val="none" w:sz="0" w:space="0" w:color="auto"/>
      </w:divBdr>
    </w:div>
    <w:div w:id="1480801411">
      <w:bodyDiv w:val="1"/>
      <w:marLeft w:val="0"/>
      <w:marRight w:val="0"/>
      <w:marTop w:val="0"/>
      <w:marBottom w:val="0"/>
      <w:divBdr>
        <w:top w:val="none" w:sz="0" w:space="0" w:color="auto"/>
        <w:left w:val="none" w:sz="0" w:space="0" w:color="auto"/>
        <w:bottom w:val="none" w:sz="0" w:space="0" w:color="auto"/>
        <w:right w:val="none" w:sz="0" w:space="0" w:color="auto"/>
      </w:divBdr>
    </w:div>
    <w:div w:id="1481193698">
      <w:bodyDiv w:val="1"/>
      <w:marLeft w:val="0"/>
      <w:marRight w:val="0"/>
      <w:marTop w:val="0"/>
      <w:marBottom w:val="0"/>
      <w:divBdr>
        <w:top w:val="none" w:sz="0" w:space="0" w:color="auto"/>
        <w:left w:val="none" w:sz="0" w:space="0" w:color="auto"/>
        <w:bottom w:val="none" w:sz="0" w:space="0" w:color="auto"/>
        <w:right w:val="none" w:sz="0" w:space="0" w:color="auto"/>
      </w:divBdr>
    </w:div>
    <w:div w:id="1481657108">
      <w:bodyDiv w:val="1"/>
      <w:marLeft w:val="0"/>
      <w:marRight w:val="0"/>
      <w:marTop w:val="0"/>
      <w:marBottom w:val="0"/>
      <w:divBdr>
        <w:top w:val="none" w:sz="0" w:space="0" w:color="auto"/>
        <w:left w:val="none" w:sz="0" w:space="0" w:color="auto"/>
        <w:bottom w:val="none" w:sz="0" w:space="0" w:color="auto"/>
        <w:right w:val="none" w:sz="0" w:space="0" w:color="auto"/>
      </w:divBdr>
    </w:div>
    <w:div w:id="1481844159">
      <w:bodyDiv w:val="1"/>
      <w:marLeft w:val="0"/>
      <w:marRight w:val="0"/>
      <w:marTop w:val="0"/>
      <w:marBottom w:val="0"/>
      <w:divBdr>
        <w:top w:val="none" w:sz="0" w:space="0" w:color="auto"/>
        <w:left w:val="none" w:sz="0" w:space="0" w:color="auto"/>
        <w:bottom w:val="none" w:sz="0" w:space="0" w:color="auto"/>
        <w:right w:val="none" w:sz="0" w:space="0" w:color="auto"/>
      </w:divBdr>
    </w:div>
    <w:div w:id="1481922728">
      <w:bodyDiv w:val="1"/>
      <w:marLeft w:val="0"/>
      <w:marRight w:val="0"/>
      <w:marTop w:val="0"/>
      <w:marBottom w:val="0"/>
      <w:divBdr>
        <w:top w:val="none" w:sz="0" w:space="0" w:color="auto"/>
        <w:left w:val="none" w:sz="0" w:space="0" w:color="auto"/>
        <w:bottom w:val="none" w:sz="0" w:space="0" w:color="auto"/>
        <w:right w:val="none" w:sz="0" w:space="0" w:color="auto"/>
      </w:divBdr>
      <w:divsChild>
        <w:div w:id="375353407">
          <w:marLeft w:val="0"/>
          <w:marRight w:val="0"/>
          <w:marTop w:val="0"/>
          <w:marBottom w:val="0"/>
          <w:divBdr>
            <w:top w:val="none" w:sz="0" w:space="0" w:color="auto"/>
            <w:left w:val="none" w:sz="0" w:space="0" w:color="auto"/>
            <w:bottom w:val="none" w:sz="0" w:space="0" w:color="auto"/>
            <w:right w:val="none" w:sz="0" w:space="0" w:color="auto"/>
          </w:divBdr>
          <w:divsChild>
            <w:div w:id="1093551800">
              <w:marLeft w:val="0"/>
              <w:marRight w:val="0"/>
              <w:marTop w:val="0"/>
              <w:marBottom w:val="0"/>
              <w:divBdr>
                <w:top w:val="none" w:sz="0" w:space="0" w:color="auto"/>
                <w:left w:val="none" w:sz="0" w:space="0" w:color="auto"/>
                <w:bottom w:val="none" w:sz="0" w:space="0" w:color="auto"/>
                <w:right w:val="none" w:sz="0" w:space="0" w:color="auto"/>
              </w:divBdr>
            </w:div>
          </w:divsChild>
        </w:div>
        <w:div w:id="420177354">
          <w:marLeft w:val="0"/>
          <w:marRight w:val="0"/>
          <w:marTop w:val="0"/>
          <w:marBottom w:val="0"/>
          <w:divBdr>
            <w:top w:val="none" w:sz="0" w:space="0" w:color="auto"/>
            <w:left w:val="none" w:sz="0" w:space="0" w:color="auto"/>
            <w:bottom w:val="none" w:sz="0" w:space="0" w:color="auto"/>
            <w:right w:val="none" w:sz="0" w:space="0" w:color="auto"/>
          </w:divBdr>
          <w:divsChild>
            <w:div w:id="1656252821">
              <w:marLeft w:val="0"/>
              <w:marRight w:val="0"/>
              <w:marTop w:val="0"/>
              <w:marBottom w:val="0"/>
              <w:divBdr>
                <w:top w:val="none" w:sz="0" w:space="0" w:color="auto"/>
                <w:left w:val="none" w:sz="0" w:space="0" w:color="auto"/>
                <w:bottom w:val="none" w:sz="0" w:space="0" w:color="auto"/>
                <w:right w:val="none" w:sz="0" w:space="0" w:color="auto"/>
              </w:divBdr>
            </w:div>
          </w:divsChild>
        </w:div>
        <w:div w:id="446388218">
          <w:marLeft w:val="0"/>
          <w:marRight w:val="0"/>
          <w:marTop w:val="0"/>
          <w:marBottom w:val="0"/>
          <w:divBdr>
            <w:top w:val="none" w:sz="0" w:space="0" w:color="auto"/>
            <w:left w:val="none" w:sz="0" w:space="0" w:color="auto"/>
            <w:bottom w:val="none" w:sz="0" w:space="0" w:color="auto"/>
            <w:right w:val="none" w:sz="0" w:space="0" w:color="auto"/>
          </w:divBdr>
          <w:divsChild>
            <w:div w:id="1227378254">
              <w:marLeft w:val="0"/>
              <w:marRight w:val="0"/>
              <w:marTop w:val="0"/>
              <w:marBottom w:val="0"/>
              <w:divBdr>
                <w:top w:val="none" w:sz="0" w:space="0" w:color="auto"/>
                <w:left w:val="none" w:sz="0" w:space="0" w:color="auto"/>
                <w:bottom w:val="none" w:sz="0" w:space="0" w:color="auto"/>
                <w:right w:val="none" w:sz="0" w:space="0" w:color="auto"/>
              </w:divBdr>
            </w:div>
          </w:divsChild>
        </w:div>
        <w:div w:id="715010207">
          <w:marLeft w:val="0"/>
          <w:marRight w:val="0"/>
          <w:marTop w:val="0"/>
          <w:marBottom w:val="0"/>
          <w:divBdr>
            <w:top w:val="none" w:sz="0" w:space="0" w:color="auto"/>
            <w:left w:val="none" w:sz="0" w:space="0" w:color="auto"/>
            <w:bottom w:val="none" w:sz="0" w:space="0" w:color="auto"/>
            <w:right w:val="none" w:sz="0" w:space="0" w:color="auto"/>
          </w:divBdr>
          <w:divsChild>
            <w:div w:id="593784617">
              <w:marLeft w:val="0"/>
              <w:marRight w:val="0"/>
              <w:marTop w:val="0"/>
              <w:marBottom w:val="0"/>
              <w:divBdr>
                <w:top w:val="none" w:sz="0" w:space="0" w:color="auto"/>
                <w:left w:val="none" w:sz="0" w:space="0" w:color="auto"/>
                <w:bottom w:val="none" w:sz="0" w:space="0" w:color="auto"/>
                <w:right w:val="none" w:sz="0" w:space="0" w:color="auto"/>
              </w:divBdr>
            </w:div>
          </w:divsChild>
        </w:div>
        <w:div w:id="916671934">
          <w:marLeft w:val="0"/>
          <w:marRight w:val="0"/>
          <w:marTop w:val="0"/>
          <w:marBottom w:val="0"/>
          <w:divBdr>
            <w:top w:val="none" w:sz="0" w:space="0" w:color="auto"/>
            <w:left w:val="none" w:sz="0" w:space="0" w:color="auto"/>
            <w:bottom w:val="none" w:sz="0" w:space="0" w:color="auto"/>
            <w:right w:val="none" w:sz="0" w:space="0" w:color="auto"/>
          </w:divBdr>
          <w:divsChild>
            <w:div w:id="720708979">
              <w:marLeft w:val="0"/>
              <w:marRight w:val="0"/>
              <w:marTop w:val="0"/>
              <w:marBottom w:val="0"/>
              <w:divBdr>
                <w:top w:val="none" w:sz="0" w:space="0" w:color="auto"/>
                <w:left w:val="none" w:sz="0" w:space="0" w:color="auto"/>
                <w:bottom w:val="none" w:sz="0" w:space="0" w:color="auto"/>
                <w:right w:val="none" w:sz="0" w:space="0" w:color="auto"/>
              </w:divBdr>
            </w:div>
          </w:divsChild>
        </w:div>
        <w:div w:id="931009255">
          <w:marLeft w:val="0"/>
          <w:marRight w:val="0"/>
          <w:marTop w:val="0"/>
          <w:marBottom w:val="0"/>
          <w:divBdr>
            <w:top w:val="none" w:sz="0" w:space="0" w:color="auto"/>
            <w:left w:val="none" w:sz="0" w:space="0" w:color="auto"/>
            <w:bottom w:val="none" w:sz="0" w:space="0" w:color="auto"/>
            <w:right w:val="none" w:sz="0" w:space="0" w:color="auto"/>
          </w:divBdr>
          <w:divsChild>
            <w:div w:id="1166240820">
              <w:marLeft w:val="0"/>
              <w:marRight w:val="0"/>
              <w:marTop w:val="0"/>
              <w:marBottom w:val="0"/>
              <w:divBdr>
                <w:top w:val="none" w:sz="0" w:space="0" w:color="auto"/>
                <w:left w:val="none" w:sz="0" w:space="0" w:color="auto"/>
                <w:bottom w:val="none" w:sz="0" w:space="0" w:color="auto"/>
                <w:right w:val="none" w:sz="0" w:space="0" w:color="auto"/>
              </w:divBdr>
            </w:div>
          </w:divsChild>
        </w:div>
        <w:div w:id="1244532643">
          <w:marLeft w:val="0"/>
          <w:marRight w:val="0"/>
          <w:marTop w:val="0"/>
          <w:marBottom w:val="0"/>
          <w:divBdr>
            <w:top w:val="none" w:sz="0" w:space="0" w:color="auto"/>
            <w:left w:val="none" w:sz="0" w:space="0" w:color="auto"/>
            <w:bottom w:val="none" w:sz="0" w:space="0" w:color="auto"/>
            <w:right w:val="none" w:sz="0" w:space="0" w:color="auto"/>
          </w:divBdr>
          <w:divsChild>
            <w:div w:id="1440562209">
              <w:marLeft w:val="0"/>
              <w:marRight w:val="0"/>
              <w:marTop w:val="0"/>
              <w:marBottom w:val="0"/>
              <w:divBdr>
                <w:top w:val="none" w:sz="0" w:space="0" w:color="auto"/>
                <w:left w:val="none" w:sz="0" w:space="0" w:color="auto"/>
                <w:bottom w:val="none" w:sz="0" w:space="0" w:color="auto"/>
                <w:right w:val="none" w:sz="0" w:space="0" w:color="auto"/>
              </w:divBdr>
            </w:div>
          </w:divsChild>
        </w:div>
        <w:div w:id="1351642475">
          <w:marLeft w:val="0"/>
          <w:marRight w:val="0"/>
          <w:marTop w:val="0"/>
          <w:marBottom w:val="0"/>
          <w:divBdr>
            <w:top w:val="none" w:sz="0" w:space="0" w:color="auto"/>
            <w:left w:val="none" w:sz="0" w:space="0" w:color="auto"/>
            <w:bottom w:val="none" w:sz="0" w:space="0" w:color="auto"/>
            <w:right w:val="none" w:sz="0" w:space="0" w:color="auto"/>
          </w:divBdr>
          <w:divsChild>
            <w:div w:id="1769546116">
              <w:marLeft w:val="0"/>
              <w:marRight w:val="0"/>
              <w:marTop w:val="0"/>
              <w:marBottom w:val="0"/>
              <w:divBdr>
                <w:top w:val="none" w:sz="0" w:space="0" w:color="auto"/>
                <w:left w:val="none" w:sz="0" w:space="0" w:color="auto"/>
                <w:bottom w:val="none" w:sz="0" w:space="0" w:color="auto"/>
                <w:right w:val="none" w:sz="0" w:space="0" w:color="auto"/>
              </w:divBdr>
            </w:div>
          </w:divsChild>
        </w:div>
        <w:div w:id="1658879126">
          <w:marLeft w:val="0"/>
          <w:marRight w:val="0"/>
          <w:marTop w:val="0"/>
          <w:marBottom w:val="0"/>
          <w:divBdr>
            <w:top w:val="none" w:sz="0" w:space="0" w:color="auto"/>
            <w:left w:val="none" w:sz="0" w:space="0" w:color="auto"/>
            <w:bottom w:val="none" w:sz="0" w:space="0" w:color="auto"/>
            <w:right w:val="none" w:sz="0" w:space="0" w:color="auto"/>
          </w:divBdr>
          <w:divsChild>
            <w:div w:id="635725944">
              <w:marLeft w:val="0"/>
              <w:marRight w:val="0"/>
              <w:marTop w:val="0"/>
              <w:marBottom w:val="0"/>
              <w:divBdr>
                <w:top w:val="none" w:sz="0" w:space="0" w:color="auto"/>
                <w:left w:val="none" w:sz="0" w:space="0" w:color="auto"/>
                <w:bottom w:val="none" w:sz="0" w:space="0" w:color="auto"/>
                <w:right w:val="none" w:sz="0" w:space="0" w:color="auto"/>
              </w:divBdr>
            </w:div>
          </w:divsChild>
        </w:div>
        <w:div w:id="1779134410">
          <w:marLeft w:val="0"/>
          <w:marRight w:val="0"/>
          <w:marTop w:val="0"/>
          <w:marBottom w:val="0"/>
          <w:divBdr>
            <w:top w:val="none" w:sz="0" w:space="0" w:color="auto"/>
            <w:left w:val="none" w:sz="0" w:space="0" w:color="auto"/>
            <w:bottom w:val="none" w:sz="0" w:space="0" w:color="auto"/>
            <w:right w:val="none" w:sz="0" w:space="0" w:color="auto"/>
          </w:divBdr>
          <w:divsChild>
            <w:div w:id="262540932">
              <w:marLeft w:val="0"/>
              <w:marRight w:val="0"/>
              <w:marTop w:val="0"/>
              <w:marBottom w:val="0"/>
              <w:divBdr>
                <w:top w:val="none" w:sz="0" w:space="0" w:color="auto"/>
                <w:left w:val="none" w:sz="0" w:space="0" w:color="auto"/>
                <w:bottom w:val="none" w:sz="0" w:space="0" w:color="auto"/>
                <w:right w:val="none" w:sz="0" w:space="0" w:color="auto"/>
              </w:divBdr>
            </w:div>
          </w:divsChild>
        </w:div>
        <w:div w:id="2012249299">
          <w:marLeft w:val="0"/>
          <w:marRight w:val="0"/>
          <w:marTop w:val="0"/>
          <w:marBottom w:val="0"/>
          <w:divBdr>
            <w:top w:val="none" w:sz="0" w:space="0" w:color="auto"/>
            <w:left w:val="none" w:sz="0" w:space="0" w:color="auto"/>
            <w:bottom w:val="none" w:sz="0" w:space="0" w:color="auto"/>
            <w:right w:val="none" w:sz="0" w:space="0" w:color="auto"/>
          </w:divBdr>
          <w:divsChild>
            <w:div w:id="136926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043826">
      <w:bodyDiv w:val="1"/>
      <w:marLeft w:val="0"/>
      <w:marRight w:val="0"/>
      <w:marTop w:val="0"/>
      <w:marBottom w:val="0"/>
      <w:divBdr>
        <w:top w:val="none" w:sz="0" w:space="0" w:color="auto"/>
        <w:left w:val="none" w:sz="0" w:space="0" w:color="auto"/>
        <w:bottom w:val="none" w:sz="0" w:space="0" w:color="auto"/>
        <w:right w:val="none" w:sz="0" w:space="0" w:color="auto"/>
      </w:divBdr>
    </w:div>
    <w:div w:id="1482118325">
      <w:bodyDiv w:val="1"/>
      <w:marLeft w:val="0"/>
      <w:marRight w:val="0"/>
      <w:marTop w:val="0"/>
      <w:marBottom w:val="0"/>
      <w:divBdr>
        <w:top w:val="none" w:sz="0" w:space="0" w:color="auto"/>
        <w:left w:val="none" w:sz="0" w:space="0" w:color="auto"/>
        <w:bottom w:val="none" w:sz="0" w:space="0" w:color="auto"/>
        <w:right w:val="none" w:sz="0" w:space="0" w:color="auto"/>
      </w:divBdr>
    </w:div>
    <w:div w:id="1482430835">
      <w:bodyDiv w:val="1"/>
      <w:marLeft w:val="0"/>
      <w:marRight w:val="0"/>
      <w:marTop w:val="0"/>
      <w:marBottom w:val="0"/>
      <w:divBdr>
        <w:top w:val="none" w:sz="0" w:space="0" w:color="auto"/>
        <w:left w:val="none" w:sz="0" w:space="0" w:color="auto"/>
        <w:bottom w:val="none" w:sz="0" w:space="0" w:color="auto"/>
        <w:right w:val="none" w:sz="0" w:space="0" w:color="auto"/>
      </w:divBdr>
    </w:div>
    <w:div w:id="1482498941">
      <w:bodyDiv w:val="1"/>
      <w:marLeft w:val="0"/>
      <w:marRight w:val="0"/>
      <w:marTop w:val="0"/>
      <w:marBottom w:val="0"/>
      <w:divBdr>
        <w:top w:val="none" w:sz="0" w:space="0" w:color="auto"/>
        <w:left w:val="none" w:sz="0" w:space="0" w:color="auto"/>
        <w:bottom w:val="none" w:sz="0" w:space="0" w:color="auto"/>
        <w:right w:val="none" w:sz="0" w:space="0" w:color="auto"/>
      </w:divBdr>
    </w:div>
    <w:div w:id="1483933472">
      <w:bodyDiv w:val="1"/>
      <w:marLeft w:val="0"/>
      <w:marRight w:val="0"/>
      <w:marTop w:val="0"/>
      <w:marBottom w:val="0"/>
      <w:divBdr>
        <w:top w:val="none" w:sz="0" w:space="0" w:color="auto"/>
        <w:left w:val="none" w:sz="0" w:space="0" w:color="auto"/>
        <w:bottom w:val="none" w:sz="0" w:space="0" w:color="auto"/>
        <w:right w:val="none" w:sz="0" w:space="0" w:color="auto"/>
      </w:divBdr>
    </w:div>
    <w:div w:id="1484735004">
      <w:bodyDiv w:val="1"/>
      <w:marLeft w:val="0"/>
      <w:marRight w:val="0"/>
      <w:marTop w:val="0"/>
      <w:marBottom w:val="0"/>
      <w:divBdr>
        <w:top w:val="none" w:sz="0" w:space="0" w:color="auto"/>
        <w:left w:val="none" w:sz="0" w:space="0" w:color="auto"/>
        <w:bottom w:val="none" w:sz="0" w:space="0" w:color="auto"/>
        <w:right w:val="none" w:sz="0" w:space="0" w:color="auto"/>
      </w:divBdr>
    </w:div>
    <w:div w:id="1484850438">
      <w:bodyDiv w:val="1"/>
      <w:marLeft w:val="0"/>
      <w:marRight w:val="0"/>
      <w:marTop w:val="0"/>
      <w:marBottom w:val="0"/>
      <w:divBdr>
        <w:top w:val="none" w:sz="0" w:space="0" w:color="auto"/>
        <w:left w:val="none" w:sz="0" w:space="0" w:color="auto"/>
        <w:bottom w:val="none" w:sz="0" w:space="0" w:color="auto"/>
        <w:right w:val="none" w:sz="0" w:space="0" w:color="auto"/>
      </w:divBdr>
    </w:div>
    <w:div w:id="1484853016">
      <w:bodyDiv w:val="1"/>
      <w:marLeft w:val="0"/>
      <w:marRight w:val="0"/>
      <w:marTop w:val="0"/>
      <w:marBottom w:val="0"/>
      <w:divBdr>
        <w:top w:val="none" w:sz="0" w:space="0" w:color="auto"/>
        <w:left w:val="none" w:sz="0" w:space="0" w:color="auto"/>
        <w:bottom w:val="none" w:sz="0" w:space="0" w:color="auto"/>
        <w:right w:val="none" w:sz="0" w:space="0" w:color="auto"/>
      </w:divBdr>
    </w:div>
    <w:div w:id="1485509018">
      <w:bodyDiv w:val="1"/>
      <w:marLeft w:val="0"/>
      <w:marRight w:val="0"/>
      <w:marTop w:val="0"/>
      <w:marBottom w:val="0"/>
      <w:divBdr>
        <w:top w:val="none" w:sz="0" w:space="0" w:color="auto"/>
        <w:left w:val="none" w:sz="0" w:space="0" w:color="auto"/>
        <w:bottom w:val="none" w:sz="0" w:space="0" w:color="auto"/>
        <w:right w:val="none" w:sz="0" w:space="0" w:color="auto"/>
      </w:divBdr>
    </w:div>
    <w:div w:id="1485510457">
      <w:bodyDiv w:val="1"/>
      <w:marLeft w:val="0"/>
      <w:marRight w:val="0"/>
      <w:marTop w:val="0"/>
      <w:marBottom w:val="0"/>
      <w:divBdr>
        <w:top w:val="none" w:sz="0" w:space="0" w:color="auto"/>
        <w:left w:val="none" w:sz="0" w:space="0" w:color="auto"/>
        <w:bottom w:val="none" w:sz="0" w:space="0" w:color="auto"/>
        <w:right w:val="none" w:sz="0" w:space="0" w:color="auto"/>
      </w:divBdr>
    </w:div>
    <w:div w:id="1485658853">
      <w:bodyDiv w:val="1"/>
      <w:marLeft w:val="0"/>
      <w:marRight w:val="0"/>
      <w:marTop w:val="0"/>
      <w:marBottom w:val="0"/>
      <w:divBdr>
        <w:top w:val="none" w:sz="0" w:space="0" w:color="auto"/>
        <w:left w:val="none" w:sz="0" w:space="0" w:color="auto"/>
        <w:bottom w:val="none" w:sz="0" w:space="0" w:color="auto"/>
        <w:right w:val="none" w:sz="0" w:space="0" w:color="auto"/>
      </w:divBdr>
    </w:div>
    <w:div w:id="1485899995">
      <w:bodyDiv w:val="1"/>
      <w:marLeft w:val="0"/>
      <w:marRight w:val="0"/>
      <w:marTop w:val="0"/>
      <w:marBottom w:val="0"/>
      <w:divBdr>
        <w:top w:val="none" w:sz="0" w:space="0" w:color="auto"/>
        <w:left w:val="none" w:sz="0" w:space="0" w:color="auto"/>
        <w:bottom w:val="none" w:sz="0" w:space="0" w:color="auto"/>
        <w:right w:val="none" w:sz="0" w:space="0" w:color="auto"/>
      </w:divBdr>
    </w:div>
    <w:div w:id="1485974669">
      <w:bodyDiv w:val="1"/>
      <w:marLeft w:val="0"/>
      <w:marRight w:val="0"/>
      <w:marTop w:val="0"/>
      <w:marBottom w:val="0"/>
      <w:divBdr>
        <w:top w:val="none" w:sz="0" w:space="0" w:color="auto"/>
        <w:left w:val="none" w:sz="0" w:space="0" w:color="auto"/>
        <w:bottom w:val="none" w:sz="0" w:space="0" w:color="auto"/>
        <w:right w:val="none" w:sz="0" w:space="0" w:color="auto"/>
      </w:divBdr>
    </w:div>
    <w:div w:id="1486042377">
      <w:bodyDiv w:val="1"/>
      <w:marLeft w:val="0"/>
      <w:marRight w:val="0"/>
      <w:marTop w:val="0"/>
      <w:marBottom w:val="0"/>
      <w:divBdr>
        <w:top w:val="none" w:sz="0" w:space="0" w:color="auto"/>
        <w:left w:val="none" w:sz="0" w:space="0" w:color="auto"/>
        <w:bottom w:val="none" w:sz="0" w:space="0" w:color="auto"/>
        <w:right w:val="none" w:sz="0" w:space="0" w:color="auto"/>
      </w:divBdr>
    </w:div>
    <w:div w:id="1486166615">
      <w:bodyDiv w:val="1"/>
      <w:marLeft w:val="0"/>
      <w:marRight w:val="0"/>
      <w:marTop w:val="0"/>
      <w:marBottom w:val="0"/>
      <w:divBdr>
        <w:top w:val="none" w:sz="0" w:space="0" w:color="auto"/>
        <w:left w:val="none" w:sz="0" w:space="0" w:color="auto"/>
        <w:bottom w:val="none" w:sz="0" w:space="0" w:color="auto"/>
        <w:right w:val="none" w:sz="0" w:space="0" w:color="auto"/>
      </w:divBdr>
    </w:div>
    <w:div w:id="1486582354">
      <w:bodyDiv w:val="1"/>
      <w:marLeft w:val="0"/>
      <w:marRight w:val="0"/>
      <w:marTop w:val="0"/>
      <w:marBottom w:val="0"/>
      <w:divBdr>
        <w:top w:val="none" w:sz="0" w:space="0" w:color="auto"/>
        <w:left w:val="none" w:sz="0" w:space="0" w:color="auto"/>
        <w:bottom w:val="none" w:sz="0" w:space="0" w:color="auto"/>
        <w:right w:val="none" w:sz="0" w:space="0" w:color="auto"/>
      </w:divBdr>
    </w:div>
    <w:div w:id="1486894519">
      <w:bodyDiv w:val="1"/>
      <w:marLeft w:val="0"/>
      <w:marRight w:val="0"/>
      <w:marTop w:val="0"/>
      <w:marBottom w:val="0"/>
      <w:divBdr>
        <w:top w:val="none" w:sz="0" w:space="0" w:color="auto"/>
        <w:left w:val="none" w:sz="0" w:space="0" w:color="auto"/>
        <w:bottom w:val="none" w:sz="0" w:space="0" w:color="auto"/>
        <w:right w:val="none" w:sz="0" w:space="0" w:color="auto"/>
      </w:divBdr>
    </w:div>
    <w:div w:id="1487478243">
      <w:bodyDiv w:val="1"/>
      <w:marLeft w:val="0"/>
      <w:marRight w:val="0"/>
      <w:marTop w:val="0"/>
      <w:marBottom w:val="0"/>
      <w:divBdr>
        <w:top w:val="none" w:sz="0" w:space="0" w:color="auto"/>
        <w:left w:val="none" w:sz="0" w:space="0" w:color="auto"/>
        <w:bottom w:val="none" w:sz="0" w:space="0" w:color="auto"/>
        <w:right w:val="none" w:sz="0" w:space="0" w:color="auto"/>
      </w:divBdr>
    </w:div>
    <w:div w:id="1487891602">
      <w:bodyDiv w:val="1"/>
      <w:marLeft w:val="0"/>
      <w:marRight w:val="0"/>
      <w:marTop w:val="0"/>
      <w:marBottom w:val="0"/>
      <w:divBdr>
        <w:top w:val="none" w:sz="0" w:space="0" w:color="auto"/>
        <w:left w:val="none" w:sz="0" w:space="0" w:color="auto"/>
        <w:bottom w:val="none" w:sz="0" w:space="0" w:color="auto"/>
        <w:right w:val="none" w:sz="0" w:space="0" w:color="auto"/>
      </w:divBdr>
    </w:div>
    <w:div w:id="1487937734">
      <w:bodyDiv w:val="1"/>
      <w:marLeft w:val="0"/>
      <w:marRight w:val="0"/>
      <w:marTop w:val="0"/>
      <w:marBottom w:val="0"/>
      <w:divBdr>
        <w:top w:val="none" w:sz="0" w:space="0" w:color="auto"/>
        <w:left w:val="none" w:sz="0" w:space="0" w:color="auto"/>
        <w:bottom w:val="none" w:sz="0" w:space="0" w:color="auto"/>
        <w:right w:val="none" w:sz="0" w:space="0" w:color="auto"/>
      </w:divBdr>
    </w:div>
    <w:div w:id="1488470768">
      <w:bodyDiv w:val="1"/>
      <w:marLeft w:val="0"/>
      <w:marRight w:val="0"/>
      <w:marTop w:val="0"/>
      <w:marBottom w:val="0"/>
      <w:divBdr>
        <w:top w:val="none" w:sz="0" w:space="0" w:color="auto"/>
        <w:left w:val="none" w:sz="0" w:space="0" w:color="auto"/>
        <w:bottom w:val="none" w:sz="0" w:space="0" w:color="auto"/>
        <w:right w:val="none" w:sz="0" w:space="0" w:color="auto"/>
      </w:divBdr>
    </w:div>
    <w:div w:id="1488742980">
      <w:bodyDiv w:val="1"/>
      <w:marLeft w:val="0"/>
      <w:marRight w:val="0"/>
      <w:marTop w:val="0"/>
      <w:marBottom w:val="0"/>
      <w:divBdr>
        <w:top w:val="none" w:sz="0" w:space="0" w:color="auto"/>
        <w:left w:val="none" w:sz="0" w:space="0" w:color="auto"/>
        <w:bottom w:val="none" w:sz="0" w:space="0" w:color="auto"/>
        <w:right w:val="none" w:sz="0" w:space="0" w:color="auto"/>
      </w:divBdr>
    </w:div>
    <w:div w:id="1489133433">
      <w:bodyDiv w:val="1"/>
      <w:marLeft w:val="0"/>
      <w:marRight w:val="0"/>
      <w:marTop w:val="0"/>
      <w:marBottom w:val="0"/>
      <w:divBdr>
        <w:top w:val="none" w:sz="0" w:space="0" w:color="auto"/>
        <w:left w:val="none" w:sz="0" w:space="0" w:color="auto"/>
        <w:bottom w:val="none" w:sz="0" w:space="0" w:color="auto"/>
        <w:right w:val="none" w:sz="0" w:space="0" w:color="auto"/>
      </w:divBdr>
    </w:div>
    <w:div w:id="1489592734">
      <w:bodyDiv w:val="1"/>
      <w:marLeft w:val="0"/>
      <w:marRight w:val="0"/>
      <w:marTop w:val="0"/>
      <w:marBottom w:val="0"/>
      <w:divBdr>
        <w:top w:val="none" w:sz="0" w:space="0" w:color="auto"/>
        <w:left w:val="none" w:sz="0" w:space="0" w:color="auto"/>
        <w:bottom w:val="none" w:sz="0" w:space="0" w:color="auto"/>
        <w:right w:val="none" w:sz="0" w:space="0" w:color="auto"/>
      </w:divBdr>
    </w:div>
    <w:div w:id="1489904537">
      <w:bodyDiv w:val="1"/>
      <w:marLeft w:val="0"/>
      <w:marRight w:val="0"/>
      <w:marTop w:val="0"/>
      <w:marBottom w:val="0"/>
      <w:divBdr>
        <w:top w:val="none" w:sz="0" w:space="0" w:color="auto"/>
        <w:left w:val="none" w:sz="0" w:space="0" w:color="auto"/>
        <w:bottom w:val="none" w:sz="0" w:space="0" w:color="auto"/>
        <w:right w:val="none" w:sz="0" w:space="0" w:color="auto"/>
      </w:divBdr>
    </w:div>
    <w:div w:id="1490321241">
      <w:bodyDiv w:val="1"/>
      <w:marLeft w:val="0"/>
      <w:marRight w:val="0"/>
      <w:marTop w:val="0"/>
      <w:marBottom w:val="0"/>
      <w:divBdr>
        <w:top w:val="none" w:sz="0" w:space="0" w:color="auto"/>
        <w:left w:val="none" w:sz="0" w:space="0" w:color="auto"/>
        <w:bottom w:val="none" w:sz="0" w:space="0" w:color="auto"/>
        <w:right w:val="none" w:sz="0" w:space="0" w:color="auto"/>
      </w:divBdr>
    </w:div>
    <w:div w:id="1490367448">
      <w:bodyDiv w:val="1"/>
      <w:marLeft w:val="0"/>
      <w:marRight w:val="0"/>
      <w:marTop w:val="0"/>
      <w:marBottom w:val="0"/>
      <w:divBdr>
        <w:top w:val="none" w:sz="0" w:space="0" w:color="auto"/>
        <w:left w:val="none" w:sz="0" w:space="0" w:color="auto"/>
        <w:bottom w:val="none" w:sz="0" w:space="0" w:color="auto"/>
        <w:right w:val="none" w:sz="0" w:space="0" w:color="auto"/>
      </w:divBdr>
    </w:div>
    <w:div w:id="1490436698">
      <w:bodyDiv w:val="1"/>
      <w:marLeft w:val="0"/>
      <w:marRight w:val="0"/>
      <w:marTop w:val="0"/>
      <w:marBottom w:val="0"/>
      <w:divBdr>
        <w:top w:val="none" w:sz="0" w:space="0" w:color="auto"/>
        <w:left w:val="none" w:sz="0" w:space="0" w:color="auto"/>
        <w:bottom w:val="none" w:sz="0" w:space="0" w:color="auto"/>
        <w:right w:val="none" w:sz="0" w:space="0" w:color="auto"/>
      </w:divBdr>
    </w:div>
    <w:div w:id="1490559411">
      <w:bodyDiv w:val="1"/>
      <w:marLeft w:val="0"/>
      <w:marRight w:val="0"/>
      <w:marTop w:val="0"/>
      <w:marBottom w:val="0"/>
      <w:divBdr>
        <w:top w:val="none" w:sz="0" w:space="0" w:color="auto"/>
        <w:left w:val="none" w:sz="0" w:space="0" w:color="auto"/>
        <w:bottom w:val="none" w:sz="0" w:space="0" w:color="auto"/>
        <w:right w:val="none" w:sz="0" w:space="0" w:color="auto"/>
      </w:divBdr>
    </w:div>
    <w:div w:id="1491099399">
      <w:bodyDiv w:val="1"/>
      <w:marLeft w:val="0"/>
      <w:marRight w:val="0"/>
      <w:marTop w:val="0"/>
      <w:marBottom w:val="0"/>
      <w:divBdr>
        <w:top w:val="none" w:sz="0" w:space="0" w:color="auto"/>
        <w:left w:val="none" w:sz="0" w:space="0" w:color="auto"/>
        <w:bottom w:val="none" w:sz="0" w:space="0" w:color="auto"/>
        <w:right w:val="none" w:sz="0" w:space="0" w:color="auto"/>
      </w:divBdr>
    </w:div>
    <w:div w:id="1491214468">
      <w:bodyDiv w:val="1"/>
      <w:marLeft w:val="0"/>
      <w:marRight w:val="0"/>
      <w:marTop w:val="0"/>
      <w:marBottom w:val="0"/>
      <w:divBdr>
        <w:top w:val="none" w:sz="0" w:space="0" w:color="auto"/>
        <w:left w:val="none" w:sz="0" w:space="0" w:color="auto"/>
        <w:bottom w:val="none" w:sz="0" w:space="0" w:color="auto"/>
        <w:right w:val="none" w:sz="0" w:space="0" w:color="auto"/>
      </w:divBdr>
    </w:div>
    <w:div w:id="1491798324">
      <w:bodyDiv w:val="1"/>
      <w:marLeft w:val="0"/>
      <w:marRight w:val="0"/>
      <w:marTop w:val="0"/>
      <w:marBottom w:val="0"/>
      <w:divBdr>
        <w:top w:val="none" w:sz="0" w:space="0" w:color="auto"/>
        <w:left w:val="none" w:sz="0" w:space="0" w:color="auto"/>
        <w:bottom w:val="none" w:sz="0" w:space="0" w:color="auto"/>
        <w:right w:val="none" w:sz="0" w:space="0" w:color="auto"/>
      </w:divBdr>
    </w:div>
    <w:div w:id="1491870326">
      <w:bodyDiv w:val="1"/>
      <w:marLeft w:val="0"/>
      <w:marRight w:val="0"/>
      <w:marTop w:val="0"/>
      <w:marBottom w:val="0"/>
      <w:divBdr>
        <w:top w:val="none" w:sz="0" w:space="0" w:color="auto"/>
        <w:left w:val="none" w:sz="0" w:space="0" w:color="auto"/>
        <w:bottom w:val="none" w:sz="0" w:space="0" w:color="auto"/>
        <w:right w:val="none" w:sz="0" w:space="0" w:color="auto"/>
      </w:divBdr>
    </w:div>
    <w:div w:id="1492058833">
      <w:bodyDiv w:val="1"/>
      <w:marLeft w:val="0"/>
      <w:marRight w:val="0"/>
      <w:marTop w:val="0"/>
      <w:marBottom w:val="0"/>
      <w:divBdr>
        <w:top w:val="none" w:sz="0" w:space="0" w:color="auto"/>
        <w:left w:val="none" w:sz="0" w:space="0" w:color="auto"/>
        <w:bottom w:val="none" w:sz="0" w:space="0" w:color="auto"/>
        <w:right w:val="none" w:sz="0" w:space="0" w:color="auto"/>
      </w:divBdr>
    </w:div>
    <w:div w:id="1492258097">
      <w:bodyDiv w:val="1"/>
      <w:marLeft w:val="0"/>
      <w:marRight w:val="0"/>
      <w:marTop w:val="0"/>
      <w:marBottom w:val="0"/>
      <w:divBdr>
        <w:top w:val="none" w:sz="0" w:space="0" w:color="auto"/>
        <w:left w:val="none" w:sz="0" w:space="0" w:color="auto"/>
        <w:bottom w:val="none" w:sz="0" w:space="0" w:color="auto"/>
        <w:right w:val="none" w:sz="0" w:space="0" w:color="auto"/>
      </w:divBdr>
    </w:div>
    <w:div w:id="1492984498">
      <w:bodyDiv w:val="1"/>
      <w:marLeft w:val="0"/>
      <w:marRight w:val="0"/>
      <w:marTop w:val="0"/>
      <w:marBottom w:val="0"/>
      <w:divBdr>
        <w:top w:val="none" w:sz="0" w:space="0" w:color="auto"/>
        <w:left w:val="none" w:sz="0" w:space="0" w:color="auto"/>
        <w:bottom w:val="none" w:sz="0" w:space="0" w:color="auto"/>
        <w:right w:val="none" w:sz="0" w:space="0" w:color="auto"/>
      </w:divBdr>
    </w:div>
    <w:div w:id="1493064004">
      <w:bodyDiv w:val="1"/>
      <w:marLeft w:val="0"/>
      <w:marRight w:val="0"/>
      <w:marTop w:val="0"/>
      <w:marBottom w:val="0"/>
      <w:divBdr>
        <w:top w:val="none" w:sz="0" w:space="0" w:color="auto"/>
        <w:left w:val="none" w:sz="0" w:space="0" w:color="auto"/>
        <w:bottom w:val="none" w:sz="0" w:space="0" w:color="auto"/>
        <w:right w:val="none" w:sz="0" w:space="0" w:color="auto"/>
      </w:divBdr>
    </w:div>
    <w:div w:id="1493445242">
      <w:bodyDiv w:val="1"/>
      <w:marLeft w:val="0"/>
      <w:marRight w:val="0"/>
      <w:marTop w:val="0"/>
      <w:marBottom w:val="0"/>
      <w:divBdr>
        <w:top w:val="none" w:sz="0" w:space="0" w:color="auto"/>
        <w:left w:val="none" w:sz="0" w:space="0" w:color="auto"/>
        <w:bottom w:val="none" w:sz="0" w:space="0" w:color="auto"/>
        <w:right w:val="none" w:sz="0" w:space="0" w:color="auto"/>
      </w:divBdr>
    </w:div>
    <w:div w:id="1494030201">
      <w:bodyDiv w:val="1"/>
      <w:marLeft w:val="0"/>
      <w:marRight w:val="0"/>
      <w:marTop w:val="0"/>
      <w:marBottom w:val="0"/>
      <w:divBdr>
        <w:top w:val="none" w:sz="0" w:space="0" w:color="auto"/>
        <w:left w:val="none" w:sz="0" w:space="0" w:color="auto"/>
        <w:bottom w:val="none" w:sz="0" w:space="0" w:color="auto"/>
        <w:right w:val="none" w:sz="0" w:space="0" w:color="auto"/>
      </w:divBdr>
    </w:div>
    <w:div w:id="1494564256">
      <w:bodyDiv w:val="1"/>
      <w:marLeft w:val="0"/>
      <w:marRight w:val="0"/>
      <w:marTop w:val="0"/>
      <w:marBottom w:val="0"/>
      <w:divBdr>
        <w:top w:val="none" w:sz="0" w:space="0" w:color="auto"/>
        <w:left w:val="none" w:sz="0" w:space="0" w:color="auto"/>
        <w:bottom w:val="none" w:sz="0" w:space="0" w:color="auto"/>
        <w:right w:val="none" w:sz="0" w:space="0" w:color="auto"/>
      </w:divBdr>
    </w:div>
    <w:div w:id="1494877184">
      <w:bodyDiv w:val="1"/>
      <w:marLeft w:val="0"/>
      <w:marRight w:val="0"/>
      <w:marTop w:val="0"/>
      <w:marBottom w:val="0"/>
      <w:divBdr>
        <w:top w:val="none" w:sz="0" w:space="0" w:color="auto"/>
        <w:left w:val="none" w:sz="0" w:space="0" w:color="auto"/>
        <w:bottom w:val="none" w:sz="0" w:space="0" w:color="auto"/>
        <w:right w:val="none" w:sz="0" w:space="0" w:color="auto"/>
      </w:divBdr>
    </w:div>
    <w:div w:id="1495490169">
      <w:bodyDiv w:val="1"/>
      <w:marLeft w:val="0"/>
      <w:marRight w:val="0"/>
      <w:marTop w:val="0"/>
      <w:marBottom w:val="0"/>
      <w:divBdr>
        <w:top w:val="none" w:sz="0" w:space="0" w:color="auto"/>
        <w:left w:val="none" w:sz="0" w:space="0" w:color="auto"/>
        <w:bottom w:val="none" w:sz="0" w:space="0" w:color="auto"/>
        <w:right w:val="none" w:sz="0" w:space="0" w:color="auto"/>
      </w:divBdr>
      <w:divsChild>
        <w:div w:id="1804613925">
          <w:marLeft w:val="0"/>
          <w:marRight w:val="0"/>
          <w:marTop w:val="0"/>
          <w:marBottom w:val="0"/>
          <w:divBdr>
            <w:top w:val="none" w:sz="0" w:space="0" w:color="auto"/>
            <w:left w:val="none" w:sz="0" w:space="0" w:color="auto"/>
            <w:bottom w:val="none" w:sz="0" w:space="0" w:color="auto"/>
            <w:right w:val="none" w:sz="0" w:space="0" w:color="auto"/>
          </w:divBdr>
          <w:divsChild>
            <w:div w:id="1844660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496073108">
      <w:bodyDiv w:val="1"/>
      <w:marLeft w:val="0"/>
      <w:marRight w:val="0"/>
      <w:marTop w:val="0"/>
      <w:marBottom w:val="0"/>
      <w:divBdr>
        <w:top w:val="none" w:sz="0" w:space="0" w:color="auto"/>
        <w:left w:val="none" w:sz="0" w:space="0" w:color="auto"/>
        <w:bottom w:val="none" w:sz="0" w:space="0" w:color="auto"/>
        <w:right w:val="none" w:sz="0" w:space="0" w:color="auto"/>
      </w:divBdr>
    </w:div>
    <w:div w:id="1496872155">
      <w:bodyDiv w:val="1"/>
      <w:marLeft w:val="0"/>
      <w:marRight w:val="0"/>
      <w:marTop w:val="0"/>
      <w:marBottom w:val="0"/>
      <w:divBdr>
        <w:top w:val="none" w:sz="0" w:space="0" w:color="auto"/>
        <w:left w:val="none" w:sz="0" w:space="0" w:color="auto"/>
        <w:bottom w:val="none" w:sz="0" w:space="0" w:color="auto"/>
        <w:right w:val="none" w:sz="0" w:space="0" w:color="auto"/>
      </w:divBdr>
    </w:div>
    <w:div w:id="1496873107">
      <w:bodyDiv w:val="1"/>
      <w:marLeft w:val="0"/>
      <w:marRight w:val="0"/>
      <w:marTop w:val="0"/>
      <w:marBottom w:val="0"/>
      <w:divBdr>
        <w:top w:val="none" w:sz="0" w:space="0" w:color="auto"/>
        <w:left w:val="none" w:sz="0" w:space="0" w:color="auto"/>
        <w:bottom w:val="none" w:sz="0" w:space="0" w:color="auto"/>
        <w:right w:val="none" w:sz="0" w:space="0" w:color="auto"/>
      </w:divBdr>
    </w:div>
    <w:div w:id="1497653711">
      <w:bodyDiv w:val="1"/>
      <w:marLeft w:val="0"/>
      <w:marRight w:val="0"/>
      <w:marTop w:val="0"/>
      <w:marBottom w:val="0"/>
      <w:divBdr>
        <w:top w:val="none" w:sz="0" w:space="0" w:color="auto"/>
        <w:left w:val="none" w:sz="0" w:space="0" w:color="auto"/>
        <w:bottom w:val="none" w:sz="0" w:space="0" w:color="auto"/>
        <w:right w:val="none" w:sz="0" w:space="0" w:color="auto"/>
      </w:divBdr>
    </w:div>
    <w:div w:id="1498106736">
      <w:bodyDiv w:val="1"/>
      <w:marLeft w:val="0"/>
      <w:marRight w:val="0"/>
      <w:marTop w:val="0"/>
      <w:marBottom w:val="0"/>
      <w:divBdr>
        <w:top w:val="none" w:sz="0" w:space="0" w:color="auto"/>
        <w:left w:val="none" w:sz="0" w:space="0" w:color="auto"/>
        <w:bottom w:val="none" w:sz="0" w:space="0" w:color="auto"/>
        <w:right w:val="none" w:sz="0" w:space="0" w:color="auto"/>
      </w:divBdr>
    </w:div>
    <w:div w:id="1498232419">
      <w:bodyDiv w:val="1"/>
      <w:marLeft w:val="0"/>
      <w:marRight w:val="0"/>
      <w:marTop w:val="0"/>
      <w:marBottom w:val="0"/>
      <w:divBdr>
        <w:top w:val="none" w:sz="0" w:space="0" w:color="auto"/>
        <w:left w:val="none" w:sz="0" w:space="0" w:color="auto"/>
        <w:bottom w:val="none" w:sz="0" w:space="0" w:color="auto"/>
        <w:right w:val="none" w:sz="0" w:space="0" w:color="auto"/>
      </w:divBdr>
    </w:div>
    <w:div w:id="1498378056">
      <w:bodyDiv w:val="1"/>
      <w:marLeft w:val="0"/>
      <w:marRight w:val="0"/>
      <w:marTop w:val="0"/>
      <w:marBottom w:val="0"/>
      <w:divBdr>
        <w:top w:val="none" w:sz="0" w:space="0" w:color="auto"/>
        <w:left w:val="none" w:sz="0" w:space="0" w:color="auto"/>
        <w:bottom w:val="none" w:sz="0" w:space="0" w:color="auto"/>
        <w:right w:val="none" w:sz="0" w:space="0" w:color="auto"/>
      </w:divBdr>
    </w:div>
    <w:div w:id="1498380582">
      <w:bodyDiv w:val="1"/>
      <w:marLeft w:val="0"/>
      <w:marRight w:val="0"/>
      <w:marTop w:val="0"/>
      <w:marBottom w:val="0"/>
      <w:divBdr>
        <w:top w:val="none" w:sz="0" w:space="0" w:color="auto"/>
        <w:left w:val="none" w:sz="0" w:space="0" w:color="auto"/>
        <w:bottom w:val="none" w:sz="0" w:space="0" w:color="auto"/>
        <w:right w:val="none" w:sz="0" w:space="0" w:color="auto"/>
      </w:divBdr>
    </w:div>
    <w:div w:id="1498425059">
      <w:bodyDiv w:val="1"/>
      <w:marLeft w:val="0"/>
      <w:marRight w:val="0"/>
      <w:marTop w:val="0"/>
      <w:marBottom w:val="0"/>
      <w:divBdr>
        <w:top w:val="none" w:sz="0" w:space="0" w:color="auto"/>
        <w:left w:val="none" w:sz="0" w:space="0" w:color="auto"/>
        <w:bottom w:val="none" w:sz="0" w:space="0" w:color="auto"/>
        <w:right w:val="none" w:sz="0" w:space="0" w:color="auto"/>
      </w:divBdr>
    </w:div>
    <w:div w:id="1498612133">
      <w:bodyDiv w:val="1"/>
      <w:marLeft w:val="0"/>
      <w:marRight w:val="0"/>
      <w:marTop w:val="0"/>
      <w:marBottom w:val="0"/>
      <w:divBdr>
        <w:top w:val="none" w:sz="0" w:space="0" w:color="auto"/>
        <w:left w:val="none" w:sz="0" w:space="0" w:color="auto"/>
        <w:bottom w:val="none" w:sz="0" w:space="0" w:color="auto"/>
        <w:right w:val="none" w:sz="0" w:space="0" w:color="auto"/>
      </w:divBdr>
    </w:div>
    <w:div w:id="1498612624">
      <w:bodyDiv w:val="1"/>
      <w:marLeft w:val="0"/>
      <w:marRight w:val="0"/>
      <w:marTop w:val="0"/>
      <w:marBottom w:val="0"/>
      <w:divBdr>
        <w:top w:val="none" w:sz="0" w:space="0" w:color="auto"/>
        <w:left w:val="none" w:sz="0" w:space="0" w:color="auto"/>
        <w:bottom w:val="none" w:sz="0" w:space="0" w:color="auto"/>
        <w:right w:val="none" w:sz="0" w:space="0" w:color="auto"/>
      </w:divBdr>
    </w:div>
    <w:div w:id="1498614713">
      <w:bodyDiv w:val="1"/>
      <w:marLeft w:val="0"/>
      <w:marRight w:val="0"/>
      <w:marTop w:val="0"/>
      <w:marBottom w:val="0"/>
      <w:divBdr>
        <w:top w:val="none" w:sz="0" w:space="0" w:color="auto"/>
        <w:left w:val="none" w:sz="0" w:space="0" w:color="auto"/>
        <w:bottom w:val="none" w:sz="0" w:space="0" w:color="auto"/>
        <w:right w:val="none" w:sz="0" w:space="0" w:color="auto"/>
      </w:divBdr>
    </w:div>
    <w:div w:id="1498956967">
      <w:bodyDiv w:val="1"/>
      <w:marLeft w:val="0"/>
      <w:marRight w:val="0"/>
      <w:marTop w:val="0"/>
      <w:marBottom w:val="0"/>
      <w:divBdr>
        <w:top w:val="none" w:sz="0" w:space="0" w:color="auto"/>
        <w:left w:val="none" w:sz="0" w:space="0" w:color="auto"/>
        <w:bottom w:val="none" w:sz="0" w:space="0" w:color="auto"/>
        <w:right w:val="none" w:sz="0" w:space="0" w:color="auto"/>
      </w:divBdr>
    </w:div>
    <w:div w:id="1499031325">
      <w:bodyDiv w:val="1"/>
      <w:marLeft w:val="0"/>
      <w:marRight w:val="0"/>
      <w:marTop w:val="0"/>
      <w:marBottom w:val="0"/>
      <w:divBdr>
        <w:top w:val="none" w:sz="0" w:space="0" w:color="auto"/>
        <w:left w:val="none" w:sz="0" w:space="0" w:color="auto"/>
        <w:bottom w:val="none" w:sz="0" w:space="0" w:color="auto"/>
        <w:right w:val="none" w:sz="0" w:space="0" w:color="auto"/>
      </w:divBdr>
    </w:div>
    <w:div w:id="1499267282">
      <w:bodyDiv w:val="1"/>
      <w:marLeft w:val="0"/>
      <w:marRight w:val="0"/>
      <w:marTop w:val="0"/>
      <w:marBottom w:val="0"/>
      <w:divBdr>
        <w:top w:val="none" w:sz="0" w:space="0" w:color="auto"/>
        <w:left w:val="none" w:sz="0" w:space="0" w:color="auto"/>
        <w:bottom w:val="none" w:sz="0" w:space="0" w:color="auto"/>
        <w:right w:val="none" w:sz="0" w:space="0" w:color="auto"/>
      </w:divBdr>
    </w:div>
    <w:div w:id="1499422683">
      <w:bodyDiv w:val="1"/>
      <w:marLeft w:val="0"/>
      <w:marRight w:val="0"/>
      <w:marTop w:val="0"/>
      <w:marBottom w:val="0"/>
      <w:divBdr>
        <w:top w:val="none" w:sz="0" w:space="0" w:color="auto"/>
        <w:left w:val="none" w:sz="0" w:space="0" w:color="auto"/>
        <w:bottom w:val="none" w:sz="0" w:space="0" w:color="auto"/>
        <w:right w:val="none" w:sz="0" w:space="0" w:color="auto"/>
      </w:divBdr>
    </w:div>
    <w:div w:id="1499465043">
      <w:bodyDiv w:val="1"/>
      <w:marLeft w:val="0"/>
      <w:marRight w:val="0"/>
      <w:marTop w:val="0"/>
      <w:marBottom w:val="0"/>
      <w:divBdr>
        <w:top w:val="none" w:sz="0" w:space="0" w:color="auto"/>
        <w:left w:val="none" w:sz="0" w:space="0" w:color="auto"/>
        <w:bottom w:val="none" w:sz="0" w:space="0" w:color="auto"/>
        <w:right w:val="none" w:sz="0" w:space="0" w:color="auto"/>
      </w:divBdr>
    </w:div>
    <w:div w:id="1499731601">
      <w:bodyDiv w:val="1"/>
      <w:marLeft w:val="0"/>
      <w:marRight w:val="0"/>
      <w:marTop w:val="0"/>
      <w:marBottom w:val="0"/>
      <w:divBdr>
        <w:top w:val="none" w:sz="0" w:space="0" w:color="auto"/>
        <w:left w:val="none" w:sz="0" w:space="0" w:color="auto"/>
        <w:bottom w:val="none" w:sz="0" w:space="0" w:color="auto"/>
        <w:right w:val="none" w:sz="0" w:space="0" w:color="auto"/>
      </w:divBdr>
    </w:div>
    <w:div w:id="1499807705">
      <w:bodyDiv w:val="1"/>
      <w:marLeft w:val="0"/>
      <w:marRight w:val="0"/>
      <w:marTop w:val="0"/>
      <w:marBottom w:val="0"/>
      <w:divBdr>
        <w:top w:val="none" w:sz="0" w:space="0" w:color="auto"/>
        <w:left w:val="none" w:sz="0" w:space="0" w:color="auto"/>
        <w:bottom w:val="none" w:sz="0" w:space="0" w:color="auto"/>
        <w:right w:val="none" w:sz="0" w:space="0" w:color="auto"/>
      </w:divBdr>
    </w:div>
    <w:div w:id="1500196912">
      <w:bodyDiv w:val="1"/>
      <w:marLeft w:val="0"/>
      <w:marRight w:val="0"/>
      <w:marTop w:val="0"/>
      <w:marBottom w:val="0"/>
      <w:divBdr>
        <w:top w:val="none" w:sz="0" w:space="0" w:color="auto"/>
        <w:left w:val="none" w:sz="0" w:space="0" w:color="auto"/>
        <w:bottom w:val="none" w:sz="0" w:space="0" w:color="auto"/>
        <w:right w:val="none" w:sz="0" w:space="0" w:color="auto"/>
      </w:divBdr>
    </w:div>
    <w:div w:id="1500343580">
      <w:bodyDiv w:val="1"/>
      <w:marLeft w:val="0"/>
      <w:marRight w:val="0"/>
      <w:marTop w:val="0"/>
      <w:marBottom w:val="0"/>
      <w:divBdr>
        <w:top w:val="none" w:sz="0" w:space="0" w:color="auto"/>
        <w:left w:val="none" w:sz="0" w:space="0" w:color="auto"/>
        <w:bottom w:val="none" w:sz="0" w:space="0" w:color="auto"/>
        <w:right w:val="none" w:sz="0" w:space="0" w:color="auto"/>
      </w:divBdr>
    </w:div>
    <w:div w:id="1500849404">
      <w:bodyDiv w:val="1"/>
      <w:marLeft w:val="0"/>
      <w:marRight w:val="0"/>
      <w:marTop w:val="0"/>
      <w:marBottom w:val="0"/>
      <w:divBdr>
        <w:top w:val="none" w:sz="0" w:space="0" w:color="auto"/>
        <w:left w:val="none" w:sz="0" w:space="0" w:color="auto"/>
        <w:bottom w:val="none" w:sz="0" w:space="0" w:color="auto"/>
        <w:right w:val="none" w:sz="0" w:space="0" w:color="auto"/>
      </w:divBdr>
    </w:div>
    <w:div w:id="1501113993">
      <w:bodyDiv w:val="1"/>
      <w:marLeft w:val="0"/>
      <w:marRight w:val="0"/>
      <w:marTop w:val="0"/>
      <w:marBottom w:val="0"/>
      <w:divBdr>
        <w:top w:val="none" w:sz="0" w:space="0" w:color="auto"/>
        <w:left w:val="none" w:sz="0" w:space="0" w:color="auto"/>
        <w:bottom w:val="none" w:sz="0" w:space="0" w:color="auto"/>
        <w:right w:val="none" w:sz="0" w:space="0" w:color="auto"/>
      </w:divBdr>
    </w:div>
    <w:div w:id="1501117780">
      <w:bodyDiv w:val="1"/>
      <w:marLeft w:val="0"/>
      <w:marRight w:val="0"/>
      <w:marTop w:val="0"/>
      <w:marBottom w:val="0"/>
      <w:divBdr>
        <w:top w:val="none" w:sz="0" w:space="0" w:color="auto"/>
        <w:left w:val="none" w:sz="0" w:space="0" w:color="auto"/>
        <w:bottom w:val="none" w:sz="0" w:space="0" w:color="auto"/>
        <w:right w:val="none" w:sz="0" w:space="0" w:color="auto"/>
      </w:divBdr>
    </w:div>
    <w:div w:id="1501774692">
      <w:bodyDiv w:val="1"/>
      <w:marLeft w:val="0"/>
      <w:marRight w:val="0"/>
      <w:marTop w:val="0"/>
      <w:marBottom w:val="0"/>
      <w:divBdr>
        <w:top w:val="none" w:sz="0" w:space="0" w:color="auto"/>
        <w:left w:val="none" w:sz="0" w:space="0" w:color="auto"/>
        <w:bottom w:val="none" w:sz="0" w:space="0" w:color="auto"/>
        <w:right w:val="none" w:sz="0" w:space="0" w:color="auto"/>
      </w:divBdr>
    </w:div>
    <w:div w:id="1501894664">
      <w:bodyDiv w:val="1"/>
      <w:marLeft w:val="0"/>
      <w:marRight w:val="0"/>
      <w:marTop w:val="0"/>
      <w:marBottom w:val="0"/>
      <w:divBdr>
        <w:top w:val="none" w:sz="0" w:space="0" w:color="auto"/>
        <w:left w:val="none" w:sz="0" w:space="0" w:color="auto"/>
        <w:bottom w:val="none" w:sz="0" w:space="0" w:color="auto"/>
        <w:right w:val="none" w:sz="0" w:space="0" w:color="auto"/>
      </w:divBdr>
    </w:div>
    <w:div w:id="1502088120">
      <w:bodyDiv w:val="1"/>
      <w:marLeft w:val="0"/>
      <w:marRight w:val="0"/>
      <w:marTop w:val="0"/>
      <w:marBottom w:val="0"/>
      <w:divBdr>
        <w:top w:val="none" w:sz="0" w:space="0" w:color="auto"/>
        <w:left w:val="none" w:sz="0" w:space="0" w:color="auto"/>
        <w:bottom w:val="none" w:sz="0" w:space="0" w:color="auto"/>
        <w:right w:val="none" w:sz="0" w:space="0" w:color="auto"/>
      </w:divBdr>
    </w:div>
    <w:div w:id="1502239571">
      <w:bodyDiv w:val="1"/>
      <w:marLeft w:val="0"/>
      <w:marRight w:val="0"/>
      <w:marTop w:val="0"/>
      <w:marBottom w:val="0"/>
      <w:divBdr>
        <w:top w:val="none" w:sz="0" w:space="0" w:color="auto"/>
        <w:left w:val="none" w:sz="0" w:space="0" w:color="auto"/>
        <w:bottom w:val="none" w:sz="0" w:space="0" w:color="auto"/>
        <w:right w:val="none" w:sz="0" w:space="0" w:color="auto"/>
      </w:divBdr>
    </w:div>
    <w:div w:id="1502355356">
      <w:bodyDiv w:val="1"/>
      <w:marLeft w:val="0"/>
      <w:marRight w:val="0"/>
      <w:marTop w:val="0"/>
      <w:marBottom w:val="0"/>
      <w:divBdr>
        <w:top w:val="none" w:sz="0" w:space="0" w:color="auto"/>
        <w:left w:val="none" w:sz="0" w:space="0" w:color="auto"/>
        <w:bottom w:val="none" w:sz="0" w:space="0" w:color="auto"/>
        <w:right w:val="none" w:sz="0" w:space="0" w:color="auto"/>
      </w:divBdr>
      <w:divsChild>
        <w:div w:id="1837186016">
          <w:marLeft w:val="0"/>
          <w:marRight w:val="0"/>
          <w:marTop w:val="0"/>
          <w:marBottom w:val="0"/>
          <w:divBdr>
            <w:top w:val="none" w:sz="0" w:space="0" w:color="auto"/>
            <w:left w:val="none" w:sz="0" w:space="0" w:color="auto"/>
            <w:bottom w:val="none" w:sz="0" w:space="0" w:color="auto"/>
            <w:right w:val="none" w:sz="0" w:space="0" w:color="auto"/>
          </w:divBdr>
          <w:divsChild>
            <w:div w:id="1697192965">
              <w:marLeft w:val="0"/>
              <w:marRight w:val="0"/>
              <w:marTop w:val="0"/>
              <w:marBottom w:val="0"/>
              <w:divBdr>
                <w:top w:val="none" w:sz="0" w:space="0" w:color="auto"/>
                <w:left w:val="none" w:sz="0" w:space="0" w:color="auto"/>
                <w:bottom w:val="none" w:sz="0" w:space="0" w:color="auto"/>
                <w:right w:val="none" w:sz="0" w:space="0" w:color="auto"/>
              </w:divBdr>
            </w:div>
          </w:divsChild>
        </w:div>
        <w:div w:id="1849446532">
          <w:marLeft w:val="0"/>
          <w:marRight w:val="0"/>
          <w:marTop w:val="0"/>
          <w:marBottom w:val="0"/>
          <w:divBdr>
            <w:top w:val="none" w:sz="0" w:space="0" w:color="auto"/>
            <w:left w:val="none" w:sz="0" w:space="0" w:color="auto"/>
            <w:bottom w:val="none" w:sz="0" w:space="0" w:color="auto"/>
            <w:right w:val="none" w:sz="0" w:space="0" w:color="auto"/>
          </w:divBdr>
          <w:divsChild>
            <w:div w:id="754663978">
              <w:marLeft w:val="0"/>
              <w:marRight w:val="0"/>
              <w:marTop w:val="0"/>
              <w:marBottom w:val="0"/>
              <w:divBdr>
                <w:top w:val="none" w:sz="0" w:space="0" w:color="auto"/>
                <w:left w:val="none" w:sz="0" w:space="0" w:color="auto"/>
                <w:bottom w:val="none" w:sz="0" w:space="0" w:color="auto"/>
                <w:right w:val="none" w:sz="0" w:space="0" w:color="auto"/>
              </w:divBdr>
            </w:div>
          </w:divsChild>
        </w:div>
        <w:div w:id="2134447257">
          <w:marLeft w:val="0"/>
          <w:marRight w:val="0"/>
          <w:marTop w:val="0"/>
          <w:marBottom w:val="0"/>
          <w:divBdr>
            <w:top w:val="none" w:sz="0" w:space="0" w:color="auto"/>
            <w:left w:val="none" w:sz="0" w:space="0" w:color="auto"/>
            <w:bottom w:val="none" w:sz="0" w:space="0" w:color="auto"/>
            <w:right w:val="none" w:sz="0" w:space="0" w:color="auto"/>
          </w:divBdr>
          <w:divsChild>
            <w:div w:id="208063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03630">
      <w:bodyDiv w:val="1"/>
      <w:marLeft w:val="0"/>
      <w:marRight w:val="0"/>
      <w:marTop w:val="0"/>
      <w:marBottom w:val="0"/>
      <w:divBdr>
        <w:top w:val="none" w:sz="0" w:space="0" w:color="auto"/>
        <w:left w:val="none" w:sz="0" w:space="0" w:color="auto"/>
        <w:bottom w:val="none" w:sz="0" w:space="0" w:color="auto"/>
        <w:right w:val="none" w:sz="0" w:space="0" w:color="auto"/>
      </w:divBdr>
    </w:div>
    <w:div w:id="1502621842">
      <w:bodyDiv w:val="1"/>
      <w:marLeft w:val="0"/>
      <w:marRight w:val="0"/>
      <w:marTop w:val="0"/>
      <w:marBottom w:val="0"/>
      <w:divBdr>
        <w:top w:val="none" w:sz="0" w:space="0" w:color="auto"/>
        <w:left w:val="none" w:sz="0" w:space="0" w:color="auto"/>
        <w:bottom w:val="none" w:sz="0" w:space="0" w:color="auto"/>
        <w:right w:val="none" w:sz="0" w:space="0" w:color="auto"/>
      </w:divBdr>
    </w:div>
    <w:div w:id="1503007230">
      <w:bodyDiv w:val="1"/>
      <w:marLeft w:val="0"/>
      <w:marRight w:val="0"/>
      <w:marTop w:val="0"/>
      <w:marBottom w:val="0"/>
      <w:divBdr>
        <w:top w:val="none" w:sz="0" w:space="0" w:color="auto"/>
        <w:left w:val="none" w:sz="0" w:space="0" w:color="auto"/>
        <w:bottom w:val="none" w:sz="0" w:space="0" w:color="auto"/>
        <w:right w:val="none" w:sz="0" w:space="0" w:color="auto"/>
      </w:divBdr>
    </w:div>
    <w:div w:id="1503231005">
      <w:bodyDiv w:val="1"/>
      <w:marLeft w:val="0"/>
      <w:marRight w:val="0"/>
      <w:marTop w:val="0"/>
      <w:marBottom w:val="0"/>
      <w:divBdr>
        <w:top w:val="none" w:sz="0" w:space="0" w:color="auto"/>
        <w:left w:val="none" w:sz="0" w:space="0" w:color="auto"/>
        <w:bottom w:val="none" w:sz="0" w:space="0" w:color="auto"/>
        <w:right w:val="none" w:sz="0" w:space="0" w:color="auto"/>
      </w:divBdr>
    </w:div>
    <w:div w:id="1503543174">
      <w:bodyDiv w:val="1"/>
      <w:marLeft w:val="0"/>
      <w:marRight w:val="0"/>
      <w:marTop w:val="0"/>
      <w:marBottom w:val="0"/>
      <w:divBdr>
        <w:top w:val="none" w:sz="0" w:space="0" w:color="auto"/>
        <w:left w:val="none" w:sz="0" w:space="0" w:color="auto"/>
        <w:bottom w:val="none" w:sz="0" w:space="0" w:color="auto"/>
        <w:right w:val="none" w:sz="0" w:space="0" w:color="auto"/>
      </w:divBdr>
    </w:div>
    <w:div w:id="1503592706">
      <w:bodyDiv w:val="1"/>
      <w:marLeft w:val="0"/>
      <w:marRight w:val="0"/>
      <w:marTop w:val="0"/>
      <w:marBottom w:val="0"/>
      <w:divBdr>
        <w:top w:val="none" w:sz="0" w:space="0" w:color="auto"/>
        <w:left w:val="none" w:sz="0" w:space="0" w:color="auto"/>
        <w:bottom w:val="none" w:sz="0" w:space="0" w:color="auto"/>
        <w:right w:val="none" w:sz="0" w:space="0" w:color="auto"/>
      </w:divBdr>
    </w:div>
    <w:div w:id="1503929458">
      <w:bodyDiv w:val="1"/>
      <w:marLeft w:val="0"/>
      <w:marRight w:val="0"/>
      <w:marTop w:val="0"/>
      <w:marBottom w:val="0"/>
      <w:divBdr>
        <w:top w:val="none" w:sz="0" w:space="0" w:color="auto"/>
        <w:left w:val="none" w:sz="0" w:space="0" w:color="auto"/>
        <w:bottom w:val="none" w:sz="0" w:space="0" w:color="auto"/>
        <w:right w:val="none" w:sz="0" w:space="0" w:color="auto"/>
      </w:divBdr>
    </w:div>
    <w:div w:id="1504204222">
      <w:bodyDiv w:val="1"/>
      <w:marLeft w:val="0"/>
      <w:marRight w:val="0"/>
      <w:marTop w:val="0"/>
      <w:marBottom w:val="0"/>
      <w:divBdr>
        <w:top w:val="none" w:sz="0" w:space="0" w:color="auto"/>
        <w:left w:val="none" w:sz="0" w:space="0" w:color="auto"/>
        <w:bottom w:val="none" w:sz="0" w:space="0" w:color="auto"/>
        <w:right w:val="none" w:sz="0" w:space="0" w:color="auto"/>
      </w:divBdr>
    </w:div>
    <w:div w:id="1504397602">
      <w:bodyDiv w:val="1"/>
      <w:marLeft w:val="0"/>
      <w:marRight w:val="0"/>
      <w:marTop w:val="0"/>
      <w:marBottom w:val="0"/>
      <w:divBdr>
        <w:top w:val="none" w:sz="0" w:space="0" w:color="auto"/>
        <w:left w:val="none" w:sz="0" w:space="0" w:color="auto"/>
        <w:bottom w:val="none" w:sz="0" w:space="0" w:color="auto"/>
        <w:right w:val="none" w:sz="0" w:space="0" w:color="auto"/>
      </w:divBdr>
    </w:div>
    <w:div w:id="1505708817">
      <w:bodyDiv w:val="1"/>
      <w:marLeft w:val="0"/>
      <w:marRight w:val="0"/>
      <w:marTop w:val="0"/>
      <w:marBottom w:val="0"/>
      <w:divBdr>
        <w:top w:val="none" w:sz="0" w:space="0" w:color="auto"/>
        <w:left w:val="none" w:sz="0" w:space="0" w:color="auto"/>
        <w:bottom w:val="none" w:sz="0" w:space="0" w:color="auto"/>
        <w:right w:val="none" w:sz="0" w:space="0" w:color="auto"/>
      </w:divBdr>
    </w:div>
    <w:div w:id="1505781479">
      <w:bodyDiv w:val="1"/>
      <w:marLeft w:val="0"/>
      <w:marRight w:val="0"/>
      <w:marTop w:val="0"/>
      <w:marBottom w:val="0"/>
      <w:divBdr>
        <w:top w:val="none" w:sz="0" w:space="0" w:color="auto"/>
        <w:left w:val="none" w:sz="0" w:space="0" w:color="auto"/>
        <w:bottom w:val="none" w:sz="0" w:space="0" w:color="auto"/>
        <w:right w:val="none" w:sz="0" w:space="0" w:color="auto"/>
      </w:divBdr>
    </w:div>
    <w:div w:id="1506088008">
      <w:bodyDiv w:val="1"/>
      <w:marLeft w:val="0"/>
      <w:marRight w:val="0"/>
      <w:marTop w:val="0"/>
      <w:marBottom w:val="0"/>
      <w:divBdr>
        <w:top w:val="none" w:sz="0" w:space="0" w:color="auto"/>
        <w:left w:val="none" w:sz="0" w:space="0" w:color="auto"/>
        <w:bottom w:val="none" w:sz="0" w:space="0" w:color="auto"/>
        <w:right w:val="none" w:sz="0" w:space="0" w:color="auto"/>
      </w:divBdr>
    </w:div>
    <w:div w:id="1506825315">
      <w:bodyDiv w:val="1"/>
      <w:marLeft w:val="0"/>
      <w:marRight w:val="0"/>
      <w:marTop w:val="0"/>
      <w:marBottom w:val="0"/>
      <w:divBdr>
        <w:top w:val="none" w:sz="0" w:space="0" w:color="auto"/>
        <w:left w:val="none" w:sz="0" w:space="0" w:color="auto"/>
        <w:bottom w:val="none" w:sz="0" w:space="0" w:color="auto"/>
        <w:right w:val="none" w:sz="0" w:space="0" w:color="auto"/>
      </w:divBdr>
    </w:div>
    <w:div w:id="1506827106">
      <w:bodyDiv w:val="1"/>
      <w:marLeft w:val="0"/>
      <w:marRight w:val="0"/>
      <w:marTop w:val="0"/>
      <w:marBottom w:val="0"/>
      <w:divBdr>
        <w:top w:val="none" w:sz="0" w:space="0" w:color="auto"/>
        <w:left w:val="none" w:sz="0" w:space="0" w:color="auto"/>
        <w:bottom w:val="none" w:sz="0" w:space="0" w:color="auto"/>
        <w:right w:val="none" w:sz="0" w:space="0" w:color="auto"/>
      </w:divBdr>
    </w:div>
    <w:div w:id="1506936518">
      <w:bodyDiv w:val="1"/>
      <w:marLeft w:val="0"/>
      <w:marRight w:val="0"/>
      <w:marTop w:val="0"/>
      <w:marBottom w:val="0"/>
      <w:divBdr>
        <w:top w:val="none" w:sz="0" w:space="0" w:color="auto"/>
        <w:left w:val="none" w:sz="0" w:space="0" w:color="auto"/>
        <w:bottom w:val="none" w:sz="0" w:space="0" w:color="auto"/>
        <w:right w:val="none" w:sz="0" w:space="0" w:color="auto"/>
      </w:divBdr>
    </w:div>
    <w:div w:id="1507011519">
      <w:bodyDiv w:val="1"/>
      <w:marLeft w:val="0"/>
      <w:marRight w:val="0"/>
      <w:marTop w:val="0"/>
      <w:marBottom w:val="0"/>
      <w:divBdr>
        <w:top w:val="none" w:sz="0" w:space="0" w:color="auto"/>
        <w:left w:val="none" w:sz="0" w:space="0" w:color="auto"/>
        <w:bottom w:val="none" w:sz="0" w:space="0" w:color="auto"/>
        <w:right w:val="none" w:sz="0" w:space="0" w:color="auto"/>
      </w:divBdr>
    </w:div>
    <w:div w:id="1507015223">
      <w:bodyDiv w:val="1"/>
      <w:marLeft w:val="0"/>
      <w:marRight w:val="0"/>
      <w:marTop w:val="0"/>
      <w:marBottom w:val="0"/>
      <w:divBdr>
        <w:top w:val="none" w:sz="0" w:space="0" w:color="auto"/>
        <w:left w:val="none" w:sz="0" w:space="0" w:color="auto"/>
        <w:bottom w:val="none" w:sz="0" w:space="0" w:color="auto"/>
        <w:right w:val="none" w:sz="0" w:space="0" w:color="auto"/>
      </w:divBdr>
    </w:div>
    <w:div w:id="1507211838">
      <w:bodyDiv w:val="1"/>
      <w:marLeft w:val="0"/>
      <w:marRight w:val="0"/>
      <w:marTop w:val="0"/>
      <w:marBottom w:val="0"/>
      <w:divBdr>
        <w:top w:val="none" w:sz="0" w:space="0" w:color="auto"/>
        <w:left w:val="none" w:sz="0" w:space="0" w:color="auto"/>
        <w:bottom w:val="none" w:sz="0" w:space="0" w:color="auto"/>
        <w:right w:val="none" w:sz="0" w:space="0" w:color="auto"/>
      </w:divBdr>
    </w:div>
    <w:div w:id="1507592372">
      <w:bodyDiv w:val="1"/>
      <w:marLeft w:val="0"/>
      <w:marRight w:val="0"/>
      <w:marTop w:val="0"/>
      <w:marBottom w:val="0"/>
      <w:divBdr>
        <w:top w:val="none" w:sz="0" w:space="0" w:color="auto"/>
        <w:left w:val="none" w:sz="0" w:space="0" w:color="auto"/>
        <w:bottom w:val="none" w:sz="0" w:space="0" w:color="auto"/>
        <w:right w:val="none" w:sz="0" w:space="0" w:color="auto"/>
      </w:divBdr>
    </w:div>
    <w:div w:id="1508014196">
      <w:bodyDiv w:val="1"/>
      <w:marLeft w:val="0"/>
      <w:marRight w:val="0"/>
      <w:marTop w:val="0"/>
      <w:marBottom w:val="0"/>
      <w:divBdr>
        <w:top w:val="none" w:sz="0" w:space="0" w:color="auto"/>
        <w:left w:val="none" w:sz="0" w:space="0" w:color="auto"/>
        <w:bottom w:val="none" w:sz="0" w:space="0" w:color="auto"/>
        <w:right w:val="none" w:sz="0" w:space="0" w:color="auto"/>
      </w:divBdr>
    </w:div>
    <w:div w:id="1508520117">
      <w:bodyDiv w:val="1"/>
      <w:marLeft w:val="0"/>
      <w:marRight w:val="0"/>
      <w:marTop w:val="0"/>
      <w:marBottom w:val="0"/>
      <w:divBdr>
        <w:top w:val="none" w:sz="0" w:space="0" w:color="auto"/>
        <w:left w:val="none" w:sz="0" w:space="0" w:color="auto"/>
        <w:bottom w:val="none" w:sz="0" w:space="0" w:color="auto"/>
        <w:right w:val="none" w:sz="0" w:space="0" w:color="auto"/>
      </w:divBdr>
    </w:div>
    <w:div w:id="1508597296">
      <w:bodyDiv w:val="1"/>
      <w:marLeft w:val="0"/>
      <w:marRight w:val="0"/>
      <w:marTop w:val="0"/>
      <w:marBottom w:val="0"/>
      <w:divBdr>
        <w:top w:val="none" w:sz="0" w:space="0" w:color="auto"/>
        <w:left w:val="none" w:sz="0" w:space="0" w:color="auto"/>
        <w:bottom w:val="none" w:sz="0" w:space="0" w:color="auto"/>
        <w:right w:val="none" w:sz="0" w:space="0" w:color="auto"/>
      </w:divBdr>
    </w:div>
    <w:div w:id="1509713320">
      <w:bodyDiv w:val="1"/>
      <w:marLeft w:val="0"/>
      <w:marRight w:val="0"/>
      <w:marTop w:val="0"/>
      <w:marBottom w:val="0"/>
      <w:divBdr>
        <w:top w:val="none" w:sz="0" w:space="0" w:color="auto"/>
        <w:left w:val="none" w:sz="0" w:space="0" w:color="auto"/>
        <w:bottom w:val="none" w:sz="0" w:space="0" w:color="auto"/>
        <w:right w:val="none" w:sz="0" w:space="0" w:color="auto"/>
      </w:divBdr>
    </w:div>
    <w:div w:id="1510488523">
      <w:bodyDiv w:val="1"/>
      <w:marLeft w:val="0"/>
      <w:marRight w:val="0"/>
      <w:marTop w:val="0"/>
      <w:marBottom w:val="0"/>
      <w:divBdr>
        <w:top w:val="none" w:sz="0" w:space="0" w:color="auto"/>
        <w:left w:val="none" w:sz="0" w:space="0" w:color="auto"/>
        <w:bottom w:val="none" w:sz="0" w:space="0" w:color="auto"/>
        <w:right w:val="none" w:sz="0" w:space="0" w:color="auto"/>
      </w:divBdr>
    </w:div>
    <w:div w:id="1510562644">
      <w:bodyDiv w:val="1"/>
      <w:marLeft w:val="0"/>
      <w:marRight w:val="0"/>
      <w:marTop w:val="0"/>
      <w:marBottom w:val="0"/>
      <w:divBdr>
        <w:top w:val="none" w:sz="0" w:space="0" w:color="auto"/>
        <w:left w:val="none" w:sz="0" w:space="0" w:color="auto"/>
        <w:bottom w:val="none" w:sz="0" w:space="0" w:color="auto"/>
        <w:right w:val="none" w:sz="0" w:space="0" w:color="auto"/>
      </w:divBdr>
      <w:divsChild>
        <w:div w:id="13388338">
          <w:marLeft w:val="0"/>
          <w:marRight w:val="0"/>
          <w:marTop w:val="0"/>
          <w:marBottom w:val="0"/>
          <w:divBdr>
            <w:top w:val="none" w:sz="0" w:space="0" w:color="auto"/>
            <w:left w:val="none" w:sz="0" w:space="0" w:color="auto"/>
            <w:bottom w:val="none" w:sz="0" w:space="0" w:color="auto"/>
            <w:right w:val="none" w:sz="0" w:space="0" w:color="auto"/>
          </w:divBdr>
          <w:divsChild>
            <w:div w:id="919371538">
              <w:marLeft w:val="0"/>
              <w:marRight w:val="0"/>
              <w:marTop w:val="0"/>
              <w:marBottom w:val="0"/>
              <w:divBdr>
                <w:top w:val="none" w:sz="0" w:space="0" w:color="auto"/>
                <w:left w:val="none" w:sz="0" w:space="0" w:color="auto"/>
                <w:bottom w:val="none" w:sz="0" w:space="0" w:color="auto"/>
                <w:right w:val="none" w:sz="0" w:space="0" w:color="auto"/>
              </w:divBdr>
            </w:div>
          </w:divsChild>
        </w:div>
        <w:div w:id="60100551">
          <w:marLeft w:val="0"/>
          <w:marRight w:val="0"/>
          <w:marTop w:val="0"/>
          <w:marBottom w:val="0"/>
          <w:divBdr>
            <w:top w:val="none" w:sz="0" w:space="0" w:color="auto"/>
            <w:left w:val="none" w:sz="0" w:space="0" w:color="auto"/>
            <w:bottom w:val="none" w:sz="0" w:space="0" w:color="auto"/>
            <w:right w:val="none" w:sz="0" w:space="0" w:color="auto"/>
          </w:divBdr>
          <w:divsChild>
            <w:div w:id="1699164851">
              <w:marLeft w:val="0"/>
              <w:marRight w:val="0"/>
              <w:marTop w:val="0"/>
              <w:marBottom w:val="0"/>
              <w:divBdr>
                <w:top w:val="none" w:sz="0" w:space="0" w:color="auto"/>
                <w:left w:val="none" w:sz="0" w:space="0" w:color="auto"/>
                <w:bottom w:val="none" w:sz="0" w:space="0" w:color="auto"/>
                <w:right w:val="none" w:sz="0" w:space="0" w:color="auto"/>
              </w:divBdr>
            </w:div>
          </w:divsChild>
        </w:div>
        <w:div w:id="151800376">
          <w:marLeft w:val="0"/>
          <w:marRight w:val="0"/>
          <w:marTop w:val="0"/>
          <w:marBottom w:val="0"/>
          <w:divBdr>
            <w:top w:val="none" w:sz="0" w:space="0" w:color="auto"/>
            <w:left w:val="none" w:sz="0" w:space="0" w:color="auto"/>
            <w:bottom w:val="none" w:sz="0" w:space="0" w:color="auto"/>
            <w:right w:val="none" w:sz="0" w:space="0" w:color="auto"/>
          </w:divBdr>
          <w:divsChild>
            <w:div w:id="1145901701">
              <w:marLeft w:val="0"/>
              <w:marRight w:val="0"/>
              <w:marTop w:val="0"/>
              <w:marBottom w:val="0"/>
              <w:divBdr>
                <w:top w:val="none" w:sz="0" w:space="0" w:color="auto"/>
                <w:left w:val="none" w:sz="0" w:space="0" w:color="auto"/>
                <w:bottom w:val="none" w:sz="0" w:space="0" w:color="auto"/>
                <w:right w:val="none" w:sz="0" w:space="0" w:color="auto"/>
              </w:divBdr>
            </w:div>
          </w:divsChild>
        </w:div>
        <w:div w:id="639965163">
          <w:marLeft w:val="0"/>
          <w:marRight w:val="0"/>
          <w:marTop w:val="0"/>
          <w:marBottom w:val="0"/>
          <w:divBdr>
            <w:top w:val="none" w:sz="0" w:space="0" w:color="auto"/>
            <w:left w:val="none" w:sz="0" w:space="0" w:color="auto"/>
            <w:bottom w:val="none" w:sz="0" w:space="0" w:color="auto"/>
            <w:right w:val="none" w:sz="0" w:space="0" w:color="auto"/>
          </w:divBdr>
          <w:divsChild>
            <w:div w:id="1441607077">
              <w:marLeft w:val="0"/>
              <w:marRight w:val="0"/>
              <w:marTop w:val="0"/>
              <w:marBottom w:val="0"/>
              <w:divBdr>
                <w:top w:val="none" w:sz="0" w:space="0" w:color="auto"/>
                <w:left w:val="none" w:sz="0" w:space="0" w:color="auto"/>
                <w:bottom w:val="none" w:sz="0" w:space="0" w:color="auto"/>
                <w:right w:val="none" w:sz="0" w:space="0" w:color="auto"/>
              </w:divBdr>
            </w:div>
          </w:divsChild>
        </w:div>
        <w:div w:id="1511482760">
          <w:marLeft w:val="0"/>
          <w:marRight w:val="0"/>
          <w:marTop w:val="0"/>
          <w:marBottom w:val="0"/>
          <w:divBdr>
            <w:top w:val="none" w:sz="0" w:space="0" w:color="auto"/>
            <w:left w:val="none" w:sz="0" w:space="0" w:color="auto"/>
            <w:bottom w:val="none" w:sz="0" w:space="0" w:color="auto"/>
            <w:right w:val="none" w:sz="0" w:space="0" w:color="auto"/>
          </w:divBdr>
          <w:divsChild>
            <w:div w:id="30751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634729">
      <w:bodyDiv w:val="1"/>
      <w:marLeft w:val="0"/>
      <w:marRight w:val="0"/>
      <w:marTop w:val="0"/>
      <w:marBottom w:val="0"/>
      <w:divBdr>
        <w:top w:val="none" w:sz="0" w:space="0" w:color="auto"/>
        <w:left w:val="none" w:sz="0" w:space="0" w:color="auto"/>
        <w:bottom w:val="none" w:sz="0" w:space="0" w:color="auto"/>
        <w:right w:val="none" w:sz="0" w:space="0" w:color="auto"/>
      </w:divBdr>
    </w:div>
    <w:div w:id="1510827145">
      <w:bodyDiv w:val="1"/>
      <w:marLeft w:val="0"/>
      <w:marRight w:val="0"/>
      <w:marTop w:val="0"/>
      <w:marBottom w:val="0"/>
      <w:divBdr>
        <w:top w:val="none" w:sz="0" w:space="0" w:color="auto"/>
        <w:left w:val="none" w:sz="0" w:space="0" w:color="auto"/>
        <w:bottom w:val="none" w:sz="0" w:space="0" w:color="auto"/>
        <w:right w:val="none" w:sz="0" w:space="0" w:color="auto"/>
      </w:divBdr>
    </w:div>
    <w:div w:id="1510827274">
      <w:bodyDiv w:val="1"/>
      <w:marLeft w:val="0"/>
      <w:marRight w:val="0"/>
      <w:marTop w:val="0"/>
      <w:marBottom w:val="0"/>
      <w:divBdr>
        <w:top w:val="none" w:sz="0" w:space="0" w:color="auto"/>
        <w:left w:val="none" w:sz="0" w:space="0" w:color="auto"/>
        <w:bottom w:val="none" w:sz="0" w:space="0" w:color="auto"/>
        <w:right w:val="none" w:sz="0" w:space="0" w:color="auto"/>
      </w:divBdr>
    </w:div>
    <w:div w:id="1510875397">
      <w:bodyDiv w:val="1"/>
      <w:marLeft w:val="0"/>
      <w:marRight w:val="0"/>
      <w:marTop w:val="0"/>
      <w:marBottom w:val="0"/>
      <w:divBdr>
        <w:top w:val="none" w:sz="0" w:space="0" w:color="auto"/>
        <w:left w:val="none" w:sz="0" w:space="0" w:color="auto"/>
        <w:bottom w:val="none" w:sz="0" w:space="0" w:color="auto"/>
        <w:right w:val="none" w:sz="0" w:space="0" w:color="auto"/>
      </w:divBdr>
    </w:div>
    <w:div w:id="1510949110">
      <w:bodyDiv w:val="1"/>
      <w:marLeft w:val="0"/>
      <w:marRight w:val="0"/>
      <w:marTop w:val="0"/>
      <w:marBottom w:val="0"/>
      <w:divBdr>
        <w:top w:val="none" w:sz="0" w:space="0" w:color="auto"/>
        <w:left w:val="none" w:sz="0" w:space="0" w:color="auto"/>
        <w:bottom w:val="none" w:sz="0" w:space="0" w:color="auto"/>
        <w:right w:val="none" w:sz="0" w:space="0" w:color="auto"/>
      </w:divBdr>
    </w:div>
    <w:div w:id="1511260721">
      <w:bodyDiv w:val="1"/>
      <w:marLeft w:val="0"/>
      <w:marRight w:val="0"/>
      <w:marTop w:val="0"/>
      <w:marBottom w:val="0"/>
      <w:divBdr>
        <w:top w:val="none" w:sz="0" w:space="0" w:color="auto"/>
        <w:left w:val="none" w:sz="0" w:space="0" w:color="auto"/>
        <w:bottom w:val="none" w:sz="0" w:space="0" w:color="auto"/>
        <w:right w:val="none" w:sz="0" w:space="0" w:color="auto"/>
      </w:divBdr>
    </w:div>
    <w:div w:id="1511411524">
      <w:bodyDiv w:val="1"/>
      <w:marLeft w:val="0"/>
      <w:marRight w:val="0"/>
      <w:marTop w:val="0"/>
      <w:marBottom w:val="0"/>
      <w:divBdr>
        <w:top w:val="none" w:sz="0" w:space="0" w:color="auto"/>
        <w:left w:val="none" w:sz="0" w:space="0" w:color="auto"/>
        <w:bottom w:val="none" w:sz="0" w:space="0" w:color="auto"/>
        <w:right w:val="none" w:sz="0" w:space="0" w:color="auto"/>
      </w:divBdr>
    </w:div>
    <w:div w:id="1511607625">
      <w:bodyDiv w:val="1"/>
      <w:marLeft w:val="0"/>
      <w:marRight w:val="0"/>
      <w:marTop w:val="0"/>
      <w:marBottom w:val="0"/>
      <w:divBdr>
        <w:top w:val="none" w:sz="0" w:space="0" w:color="auto"/>
        <w:left w:val="none" w:sz="0" w:space="0" w:color="auto"/>
        <w:bottom w:val="none" w:sz="0" w:space="0" w:color="auto"/>
        <w:right w:val="none" w:sz="0" w:space="0" w:color="auto"/>
      </w:divBdr>
    </w:div>
    <w:div w:id="1511873017">
      <w:bodyDiv w:val="1"/>
      <w:marLeft w:val="0"/>
      <w:marRight w:val="0"/>
      <w:marTop w:val="0"/>
      <w:marBottom w:val="0"/>
      <w:divBdr>
        <w:top w:val="none" w:sz="0" w:space="0" w:color="auto"/>
        <w:left w:val="none" w:sz="0" w:space="0" w:color="auto"/>
        <w:bottom w:val="none" w:sz="0" w:space="0" w:color="auto"/>
        <w:right w:val="none" w:sz="0" w:space="0" w:color="auto"/>
      </w:divBdr>
    </w:div>
    <w:div w:id="1511994055">
      <w:bodyDiv w:val="1"/>
      <w:marLeft w:val="0"/>
      <w:marRight w:val="0"/>
      <w:marTop w:val="0"/>
      <w:marBottom w:val="0"/>
      <w:divBdr>
        <w:top w:val="none" w:sz="0" w:space="0" w:color="auto"/>
        <w:left w:val="none" w:sz="0" w:space="0" w:color="auto"/>
        <w:bottom w:val="none" w:sz="0" w:space="0" w:color="auto"/>
        <w:right w:val="none" w:sz="0" w:space="0" w:color="auto"/>
      </w:divBdr>
    </w:div>
    <w:div w:id="1512183668">
      <w:bodyDiv w:val="1"/>
      <w:marLeft w:val="0"/>
      <w:marRight w:val="0"/>
      <w:marTop w:val="0"/>
      <w:marBottom w:val="0"/>
      <w:divBdr>
        <w:top w:val="none" w:sz="0" w:space="0" w:color="auto"/>
        <w:left w:val="none" w:sz="0" w:space="0" w:color="auto"/>
        <w:bottom w:val="none" w:sz="0" w:space="0" w:color="auto"/>
        <w:right w:val="none" w:sz="0" w:space="0" w:color="auto"/>
      </w:divBdr>
    </w:div>
    <w:div w:id="1512597437">
      <w:bodyDiv w:val="1"/>
      <w:marLeft w:val="0"/>
      <w:marRight w:val="0"/>
      <w:marTop w:val="0"/>
      <w:marBottom w:val="0"/>
      <w:divBdr>
        <w:top w:val="none" w:sz="0" w:space="0" w:color="auto"/>
        <w:left w:val="none" w:sz="0" w:space="0" w:color="auto"/>
        <w:bottom w:val="none" w:sz="0" w:space="0" w:color="auto"/>
        <w:right w:val="none" w:sz="0" w:space="0" w:color="auto"/>
      </w:divBdr>
    </w:div>
    <w:div w:id="1513031913">
      <w:bodyDiv w:val="1"/>
      <w:marLeft w:val="0"/>
      <w:marRight w:val="0"/>
      <w:marTop w:val="0"/>
      <w:marBottom w:val="0"/>
      <w:divBdr>
        <w:top w:val="none" w:sz="0" w:space="0" w:color="auto"/>
        <w:left w:val="none" w:sz="0" w:space="0" w:color="auto"/>
        <w:bottom w:val="none" w:sz="0" w:space="0" w:color="auto"/>
        <w:right w:val="none" w:sz="0" w:space="0" w:color="auto"/>
      </w:divBdr>
    </w:div>
    <w:div w:id="1513257146">
      <w:bodyDiv w:val="1"/>
      <w:marLeft w:val="0"/>
      <w:marRight w:val="0"/>
      <w:marTop w:val="0"/>
      <w:marBottom w:val="0"/>
      <w:divBdr>
        <w:top w:val="none" w:sz="0" w:space="0" w:color="auto"/>
        <w:left w:val="none" w:sz="0" w:space="0" w:color="auto"/>
        <w:bottom w:val="none" w:sz="0" w:space="0" w:color="auto"/>
        <w:right w:val="none" w:sz="0" w:space="0" w:color="auto"/>
      </w:divBdr>
    </w:div>
    <w:div w:id="1513641670">
      <w:bodyDiv w:val="1"/>
      <w:marLeft w:val="0"/>
      <w:marRight w:val="0"/>
      <w:marTop w:val="0"/>
      <w:marBottom w:val="0"/>
      <w:divBdr>
        <w:top w:val="none" w:sz="0" w:space="0" w:color="auto"/>
        <w:left w:val="none" w:sz="0" w:space="0" w:color="auto"/>
        <w:bottom w:val="none" w:sz="0" w:space="0" w:color="auto"/>
        <w:right w:val="none" w:sz="0" w:space="0" w:color="auto"/>
      </w:divBdr>
    </w:div>
    <w:div w:id="1513951265">
      <w:bodyDiv w:val="1"/>
      <w:marLeft w:val="0"/>
      <w:marRight w:val="0"/>
      <w:marTop w:val="0"/>
      <w:marBottom w:val="0"/>
      <w:divBdr>
        <w:top w:val="none" w:sz="0" w:space="0" w:color="auto"/>
        <w:left w:val="none" w:sz="0" w:space="0" w:color="auto"/>
        <w:bottom w:val="none" w:sz="0" w:space="0" w:color="auto"/>
        <w:right w:val="none" w:sz="0" w:space="0" w:color="auto"/>
      </w:divBdr>
    </w:div>
    <w:div w:id="1514146043">
      <w:bodyDiv w:val="1"/>
      <w:marLeft w:val="0"/>
      <w:marRight w:val="0"/>
      <w:marTop w:val="0"/>
      <w:marBottom w:val="0"/>
      <w:divBdr>
        <w:top w:val="none" w:sz="0" w:space="0" w:color="auto"/>
        <w:left w:val="none" w:sz="0" w:space="0" w:color="auto"/>
        <w:bottom w:val="none" w:sz="0" w:space="0" w:color="auto"/>
        <w:right w:val="none" w:sz="0" w:space="0" w:color="auto"/>
      </w:divBdr>
    </w:div>
    <w:div w:id="1514421857">
      <w:bodyDiv w:val="1"/>
      <w:marLeft w:val="0"/>
      <w:marRight w:val="0"/>
      <w:marTop w:val="0"/>
      <w:marBottom w:val="0"/>
      <w:divBdr>
        <w:top w:val="none" w:sz="0" w:space="0" w:color="auto"/>
        <w:left w:val="none" w:sz="0" w:space="0" w:color="auto"/>
        <w:bottom w:val="none" w:sz="0" w:space="0" w:color="auto"/>
        <w:right w:val="none" w:sz="0" w:space="0" w:color="auto"/>
      </w:divBdr>
    </w:div>
    <w:div w:id="1514566606">
      <w:bodyDiv w:val="1"/>
      <w:marLeft w:val="0"/>
      <w:marRight w:val="0"/>
      <w:marTop w:val="0"/>
      <w:marBottom w:val="0"/>
      <w:divBdr>
        <w:top w:val="none" w:sz="0" w:space="0" w:color="auto"/>
        <w:left w:val="none" w:sz="0" w:space="0" w:color="auto"/>
        <w:bottom w:val="none" w:sz="0" w:space="0" w:color="auto"/>
        <w:right w:val="none" w:sz="0" w:space="0" w:color="auto"/>
      </w:divBdr>
    </w:div>
    <w:div w:id="1515192396">
      <w:bodyDiv w:val="1"/>
      <w:marLeft w:val="0"/>
      <w:marRight w:val="0"/>
      <w:marTop w:val="0"/>
      <w:marBottom w:val="0"/>
      <w:divBdr>
        <w:top w:val="none" w:sz="0" w:space="0" w:color="auto"/>
        <w:left w:val="none" w:sz="0" w:space="0" w:color="auto"/>
        <w:bottom w:val="none" w:sz="0" w:space="0" w:color="auto"/>
        <w:right w:val="none" w:sz="0" w:space="0" w:color="auto"/>
      </w:divBdr>
    </w:div>
    <w:div w:id="1515877244">
      <w:bodyDiv w:val="1"/>
      <w:marLeft w:val="0"/>
      <w:marRight w:val="0"/>
      <w:marTop w:val="0"/>
      <w:marBottom w:val="0"/>
      <w:divBdr>
        <w:top w:val="none" w:sz="0" w:space="0" w:color="auto"/>
        <w:left w:val="none" w:sz="0" w:space="0" w:color="auto"/>
        <w:bottom w:val="none" w:sz="0" w:space="0" w:color="auto"/>
        <w:right w:val="none" w:sz="0" w:space="0" w:color="auto"/>
      </w:divBdr>
    </w:div>
    <w:div w:id="1516455479">
      <w:bodyDiv w:val="1"/>
      <w:marLeft w:val="0"/>
      <w:marRight w:val="0"/>
      <w:marTop w:val="0"/>
      <w:marBottom w:val="0"/>
      <w:divBdr>
        <w:top w:val="none" w:sz="0" w:space="0" w:color="auto"/>
        <w:left w:val="none" w:sz="0" w:space="0" w:color="auto"/>
        <w:bottom w:val="none" w:sz="0" w:space="0" w:color="auto"/>
        <w:right w:val="none" w:sz="0" w:space="0" w:color="auto"/>
      </w:divBdr>
    </w:div>
    <w:div w:id="1517308643">
      <w:bodyDiv w:val="1"/>
      <w:marLeft w:val="0"/>
      <w:marRight w:val="0"/>
      <w:marTop w:val="0"/>
      <w:marBottom w:val="0"/>
      <w:divBdr>
        <w:top w:val="none" w:sz="0" w:space="0" w:color="auto"/>
        <w:left w:val="none" w:sz="0" w:space="0" w:color="auto"/>
        <w:bottom w:val="none" w:sz="0" w:space="0" w:color="auto"/>
        <w:right w:val="none" w:sz="0" w:space="0" w:color="auto"/>
      </w:divBdr>
    </w:div>
    <w:div w:id="1518619422">
      <w:bodyDiv w:val="1"/>
      <w:marLeft w:val="0"/>
      <w:marRight w:val="0"/>
      <w:marTop w:val="0"/>
      <w:marBottom w:val="0"/>
      <w:divBdr>
        <w:top w:val="none" w:sz="0" w:space="0" w:color="auto"/>
        <w:left w:val="none" w:sz="0" w:space="0" w:color="auto"/>
        <w:bottom w:val="none" w:sz="0" w:space="0" w:color="auto"/>
        <w:right w:val="none" w:sz="0" w:space="0" w:color="auto"/>
      </w:divBdr>
    </w:div>
    <w:div w:id="1518737186">
      <w:bodyDiv w:val="1"/>
      <w:marLeft w:val="0"/>
      <w:marRight w:val="0"/>
      <w:marTop w:val="0"/>
      <w:marBottom w:val="0"/>
      <w:divBdr>
        <w:top w:val="none" w:sz="0" w:space="0" w:color="auto"/>
        <w:left w:val="none" w:sz="0" w:space="0" w:color="auto"/>
        <w:bottom w:val="none" w:sz="0" w:space="0" w:color="auto"/>
        <w:right w:val="none" w:sz="0" w:space="0" w:color="auto"/>
      </w:divBdr>
    </w:div>
    <w:div w:id="1518960190">
      <w:bodyDiv w:val="1"/>
      <w:marLeft w:val="0"/>
      <w:marRight w:val="0"/>
      <w:marTop w:val="0"/>
      <w:marBottom w:val="0"/>
      <w:divBdr>
        <w:top w:val="none" w:sz="0" w:space="0" w:color="auto"/>
        <w:left w:val="none" w:sz="0" w:space="0" w:color="auto"/>
        <w:bottom w:val="none" w:sz="0" w:space="0" w:color="auto"/>
        <w:right w:val="none" w:sz="0" w:space="0" w:color="auto"/>
      </w:divBdr>
    </w:div>
    <w:div w:id="1519083504">
      <w:bodyDiv w:val="1"/>
      <w:marLeft w:val="0"/>
      <w:marRight w:val="0"/>
      <w:marTop w:val="0"/>
      <w:marBottom w:val="0"/>
      <w:divBdr>
        <w:top w:val="none" w:sz="0" w:space="0" w:color="auto"/>
        <w:left w:val="none" w:sz="0" w:space="0" w:color="auto"/>
        <w:bottom w:val="none" w:sz="0" w:space="0" w:color="auto"/>
        <w:right w:val="none" w:sz="0" w:space="0" w:color="auto"/>
      </w:divBdr>
    </w:div>
    <w:div w:id="1519194260">
      <w:bodyDiv w:val="1"/>
      <w:marLeft w:val="0"/>
      <w:marRight w:val="0"/>
      <w:marTop w:val="0"/>
      <w:marBottom w:val="0"/>
      <w:divBdr>
        <w:top w:val="none" w:sz="0" w:space="0" w:color="auto"/>
        <w:left w:val="none" w:sz="0" w:space="0" w:color="auto"/>
        <w:bottom w:val="none" w:sz="0" w:space="0" w:color="auto"/>
        <w:right w:val="none" w:sz="0" w:space="0" w:color="auto"/>
      </w:divBdr>
    </w:div>
    <w:div w:id="1519196875">
      <w:bodyDiv w:val="1"/>
      <w:marLeft w:val="0"/>
      <w:marRight w:val="0"/>
      <w:marTop w:val="0"/>
      <w:marBottom w:val="0"/>
      <w:divBdr>
        <w:top w:val="none" w:sz="0" w:space="0" w:color="auto"/>
        <w:left w:val="none" w:sz="0" w:space="0" w:color="auto"/>
        <w:bottom w:val="none" w:sz="0" w:space="0" w:color="auto"/>
        <w:right w:val="none" w:sz="0" w:space="0" w:color="auto"/>
      </w:divBdr>
    </w:div>
    <w:div w:id="1519271578">
      <w:bodyDiv w:val="1"/>
      <w:marLeft w:val="0"/>
      <w:marRight w:val="0"/>
      <w:marTop w:val="0"/>
      <w:marBottom w:val="0"/>
      <w:divBdr>
        <w:top w:val="none" w:sz="0" w:space="0" w:color="auto"/>
        <w:left w:val="none" w:sz="0" w:space="0" w:color="auto"/>
        <w:bottom w:val="none" w:sz="0" w:space="0" w:color="auto"/>
        <w:right w:val="none" w:sz="0" w:space="0" w:color="auto"/>
      </w:divBdr>
    </w:div>
    <w:div w:id="1520118390">
      <w:bodyDiv w:val="1"/>
      <w:marLeft w:val="0"/>
      <w:marRight w:val="0"/>
      <w:marTop w:val="0"/>
      <w:marBottom w:val="0"/>
      <w:divBdr>
        <w:top w:val="none" w:sz="0" w:space="0" w:color="auto"/>
        <w:left w:val="none" w:sz="0" w:space="0" w:color="auto"/>
        <w:bottom w:val="none" w:sz="0" w:space="0" w:color="auto"/>
        <w:right w:val="none" w:sz="0" w:space="0" w:color="auto"/>
      </w:divBdr>
    </w:div>
    <w:div w:id="1520390327">
      <w:bodyDiv w:val="1"/>
      <w:marLeft w:val="0"/>
      <w:marRight w:val="0"/>
      <w:marTop w:val="0"/>
      <w:marBottom w:val="0"/>
      <w:divBdr>
        <w:top w:val="none" w:sz="0" w:space="0" w:color="auto"/>
        <w:left w:val="none" w:sz="0" w:space="0" w:color="auto"/>
        <w:bottom w:val="none" w:sz="0" w:space="0" w:color="auto"/>
        <w:right w:val="none" w:sz="0" w:space="0" w:color="auto"/>
      </w:divBdr>
    </w:div>
    <w:div w:id="1520465646">
      <w:bodyDiv w:val="1"/>
      <w:marLeft w:val="0"/>
      <w:marRight w:val="0"/>
      <w:marTop w:val="0"/>
      <w:marBottom w:val="0"/>
      <w:divBdr>
        <w:top w:val="none" w:sz="0" w:space="0" w:color="auto"/>
        <w:left w:val="none" w:sz="0" w:space="0" w:color="auto"/>
        <w:bottom w:val="none" w:sz="0" w:space="0" w:color="auto"/>
        <w:right w:val="none" w:sz="0" w:space="0" w:color="auto"/>
      </w:divBdr>
    </w:div>
    <w:div w:id="1520772125">
      <w:bodyDiv w:val="1"/>
      <w:marLeft w:val="0"/>
      <w:marRight w:val="0"/>
      <w:marTop w:val="0"/>
      <w:marBottom w:val="0"/>
      <w:divBdr>
        <w:top w:val="none" w:sz="0" w:space="0" w:color="auto"/>
        <w:left w:val="none" w:sz="0" w:space="0" w:color="auto"/>
        <w:bottom w:val="none" w:sz="0" w:space="0" w:color="auto"/>
        <w:right w:val="none" w:sz="0" w:space="0" w:color="auto"/>
      </w:divBdr>
    </w:div>
    <w:div w:id="1520772868">
      <w:bodyDiv w:val="1"/>
      <w:marLeft w:val="0"/>
      <w:marRight w:val="0"/>
      <w:marTop w:val="0"/>
      <w:marBottom w:val="0"/>
      <w:divBdr>
        <w:top w:val="none" w:sz="0" w:space="0" w:color="auto"/>
        <w:left w:val="none" w:sz="0" w:space="0" w:color="auto"/>
        <w:bottom w:val="none" w:sz="0" w:space="0" w:color="auto"/>
        <w:right w:val="none" w:sz="0" w:space="0" w:color="auto"/>
      </w:divBdr>
    </w:div>
    <w:div w:id="1520852478">
      <w:bodyDiv w:val="1"/>
      <w:marLeft w:val="0"/>
      <w:marRight w:val="0"/>
      <w:marTop w:val="0"/>
      <w:marBottom w:val="0"/>
      <w:divBdr>
        <w:top w:val="none" w:sz="0" w:space="0" w:color="auto"/>
        <w:left w:val="none" w:sz="0" w:space="0" w:color="auto"/>
        <w:bottom w:val="none" w:sz="0" w:space="0" w:color="auto"/>
        <w:right w:val="none" w:sz="0" w:space="0" w:color="auto"/>
      </w:divBdr>
    </w:div>
    <w:div w:id="1521428028">
      <w:bodyDiv w:val="1"/>
      <w:marLeft w:val="0"/>
      <w:marRight w:val="0"/>
      <w:marTop w:val="0"/>
      <w:marBottom w:val="0"/>
      <w:divBdr>
        <w:top w:val="none" w:sz="0" w:space="0" w:color="auto"/>
        <w:left w:val="none" w:sz="0" w:space="0" w:color="auto"/>
        <w:bottom w:val="none" w:sz="0" w:space="0" w:color="auto"/>
        <w:right w:val="none" w:sz="0" w:space="0" w:color="auto"/>
      </w:divBdr>
    </w:div>
    <w:div w:id="1521820888">
      <w:bodyDiv w:val="1"/>
      <w:marLeft w:val="0"/>
      <w:marRight w:val="0"/>
      <w:marTop w:val="0"/>
      <w:marBottom w:val="0"/>
      <w:divBdr>
        <w:top w:val="none" w:sz="0" w:space="0" w:color="auto"/>
        <w:left w:val="none" w:sz="0" w:space="0" w:color="auto"/>
        <w:bottom w:val="none" w:sz="0" w:space="0" w:color="auto"/>
        <w:right w:val="none" w:sz="0" w:space="0" w:color="auto"/>
      </w:divBdr>
    </w:div>
    <w:div w:id="1521821134">
      <w:bodyDiv w:val="1"/>
      <w:marLeft w:val="0"/>
      <w:marRight w:val="0"/>
      <w:marTop w:val="0"/>
      <w:marBottom w:val="0"/>
      <w:divBdr>
        <w:top w:val="none" w:sz="0" w:space="0" w:color="auto"/>
        <w:left w:val="none" w:sz="0" w:space="0" w:color="auto"/>
        <w:bottom w:val="none" w:sz="0" w:space="0" w:color="auto"/>
        <w:right w:val="none" w:sz="0" w:space="0" w:color="auto"/>
      </w:divBdr>
    </w:div>
    <w:div w:id="1522009332">
      <w:bodyDiv w:val="1"/>
      <w:marLeft w:val="0"/>
      <w:marRight w:val="0"/>
      <w:marTop w:val="0"/>
      <w:marBottom w:val="0"/>
      <w:divBdr>
        <w:top w:val="none" w:sz="0" w:space="0" w:color="auto"/>
        <w:left w:val="none" w:sz="0" w:space="0" w:color="auto"/>
        <w:bottom w:val="none" w:sz="0" w:space="0" w:color="auto"/>
        <w:right w:val="none" w:sz="0" w:space="0" w:color="auto"/>
      </w:divBdr>
    </w:div>
    <w:div w:id="1522016376">
      <w:bodyDiv w:val="1"/>
      <w:marLeft w:val="0"/>
      <w:marRight w:val="0"/>
      <w:marTop w:val="0"/>
      <w:marBottom w:val="0"/>
      <w:divBdr>
        <w:top w:val="none" w:sz="0" w:space="0" w:color="auto"/>
        <w:left w:val="none" w:sz="0" w:space="0" w:color="auto"/>
        <w:bottom w:val="none" w:sz="0" w:space="0" w:color="auto"/>
        <w:right w:val="none" w:sz="0" w:space="0" w:color="auto"/>
      </w:divBdr>
    </w:div>
    <w:div w:id="1522358985">
      <w:bodyDiv w:val="1"/>
      <w:marLeft w:val="0"/>
      <w:marRight w:val="0"/>
      <w:marTop w:val="0"/>
      <w:marBottom w:val="0"/>
      <w:divBdr>
        <w:top w:val="none" w:sz="0" w:space="0" w:color="auto"/>
        <w:left w:val="none" w:sz="0" w:space="0" w:color="auto"/>
        <w:bottom w:val="none" w:sz="0" w:space="0" w:color="auto"/>
        <w:right w:val="none" w:sz="0" w:space="0" w:color="auto"/>
      </w:divBdr>
    </w:div>
    <w:div w:id="1522669264">
      <w:bodyDiv w:val="1"/>
      <w:marLeft w:val="0"/>
      <w:marRight w:val="0"/>
      <w:marTop w:val="0"/>
      <w:marBottom w:val="0"/>
      <w:divBdr>
        <w:top w:val="none" w:sz="0" w:space="0" w:color="auto"/>
        <w:left w:val="none" w:sz="0" w:space="0" w:color="auto"/>
        <w:bottom w:val="none" w:sz="0" w:space="0" w:color="auto"/>
        <w:right w:val="none" w:sz="0" w:space="0" w:color="auto"/>
      </w:divBdr>
    </w:div>
    <w:div w:id="1523058411">
      <w:bodyDiv w:val="1"/>
      <w:marLeft w:val="0"/>
      <w:marRight w:val="0"/>
      <w:marTop w:val="0"/>
      <w:marBottom w:val="0"/>
      <w:divBdr>
        <w:top w:val="none" w:sz="0" w:space="0" w:color="auto"/>
        <w:left w:val="none" w:sz="0" w:space="0" w:color="auto"/>
        <w:bottom w:val="none" w:sz="0" w:space="0" w:color="auto"/>
        <w:right w:val="none" w:sz="0" w:space="0" w:color="auto"/>
      </w:divBdr>
    </w:div>
    <w:div w:id="1523666612">
      <w:bodyDiv w:val="1"/>
      <w:marLeft w:val="0"/>
      <w:marRight w:val="0"/>
      <w:marTop w:val="0"/>
      <w:marBottom w:val="0"/>
      <w:divBdr>
        <w:top w:val="none" w:sz="0" w:space="0" w:color="auto"/>
        <w:left w:val="none" w:sz="0" w:space="0" w:color="auto"/>
        <w:bottom w:val="none" w:sz="0" w:space="0" w:color="auto"/>
        <w:right w:val="none" w:sz="0" w:space="0" w:color="auto"/>
      </w:divBdr>
    </w:div>
    <w:div w:id="1523669224">
      <w:bodyDiv w:val="1"/>
      <w:marLeft w:val="0"/>
      <w:marRight w:val="0"/>
      <w:marTop w:val="0"/>
      <w:marBottom w:val="0"/>
      <w:divBdr>
        <w:top w:val="none" w:sz="0" w:space="0" w:color="auto"/>
        <w:left w:val="none" w:sz="0" w:space="0" w:color="auto"/>
        <w:bottom w:val="none" w:sz="0" w:space="0" w:color="auto"/>
        <w:right w:val="none" w:sz="0" w:space="0" w:color="auto"/>
      </w:divBdr>
    </w:div>
    <w:div w:id="1523860392">
      <w:bodyDiv w:val="1"/>
      <w:marLeft w:val="0"/>
      <w:marRight w:val="0"/>
      <w:marTop w:val="0"/>
      <w:marBottom w:val="0"/>
      <w:divBdr>
        <w:top w:val="none" w:sz="0" w:space="0" w:color="auto"/>
        <w:left w:val="none" w:sz="0" w:space="0" w:color="auto"/>
        <w:bottom w:val="none" w:sz="0" w:space="0" w:color="auto"/>
        <w:right w:val="none" w:sz="0" w:space="0" w:color="auto"/>
      </w:divBdr>
    </w:div>
    <w:div w:id="1523978281">
      <w:bodyDiv w:val="1"/>
      <w:marLeft w:val="0"/>
      <w:marRight w:val="0"/>
      <w:marTop w:val="0"/>
      <w:marBottom w:val="0"/>
      <w:divBdr>
        <w:top w:val="none" w:sz="0" w:space="0" w:color="auto"/>
        <w:left w:val="none" w:sz="0" w:space="0" w:color="auto"/>
        <w:bottom w:val="none" w:sz="0" w:space="0" w:color="auto"/>
        <w:right w:val="none" w:sz="0" w:space="0" w:color="auto"/>
      </w:divBdr>
    </w:div>
    <w:div w:id="1524436036">
      <w:bodyDiv w:val="1"/>
      <w:marLeft w:val="0"/>
      <w:marRight w:val="0"/>
      <w:marTop w:val="0"/>
      <w:marBottom w:val="0"/>
      <w:divBdr>
        <w:top w:val="none" w:sz="0" w:space="0" w:color="auto"/>
        <w:left w:val="none" w:sz="0" w:space="0" w:color="auto"/>
        <w:bottom w:val="none" w:sz="0" w:space="0" w:color="auto"/>
        <w:right w:val="none" w:sz="0" w:space="0" w:color="auto"/>
      </w:divBdr>
    </w:div>
    <w:div w:id="1524518358">
      <w:bodyDiv w:val="1"/>
      <w:marLeft w:val="0"/>
      <w:marRight w:val="0"/>
      <w:marTop w:val="0"/>
      <w:marBottom w:val="0"/>
      <w:divBdr>
        <w:top w:val="none" w:sz="0" w:space="0" w:color="auto"/>
        <w:left w:val="none" w:sz="0" w:space="0" w:color="auto"/>
        <w:bottom w:val="none" w:sz="0" w:space="0" w:color="auto"/>
        <w:right w:val="none" w:sz="0" w:space="0" w:color="auto"/>
      </w:divBdr>
    </w:div>
    <w:div w:id="1525093103">
      <w:bodyDiv w:val="1"/>
      <w:marLeft w:val="0"/>
      <w:marRight w:val="0"/>
      <w:marTop w:val="0"/>
      <w:marBottom w:val="0"/>
      <w:divBdr>
        <w:top w:val="none" w:sz="0" w:space="0" w:color="auto"/>
        <w:left w:val="none" w:sz="0" w:space="0" w:color="auto"/>
        <w:bottom w:val="none" w:sz="0" w:space="0" w:color="auto"/>
        <w:right w:val="none" w:sz="0" w:space="0" w:color="auto"/>
      </w:divBdr>
    </w:div>
    <w:div w:id="1525439616">
      <w:bodyDiv w:val="1"/>
      <w:marLeft w:val="0"/>
      <w:marRight w:val="0"/>
      <w:marTop w:val="0"/>
      <w:marBottom w:val="0"/>
      <w:divBdr>
        <w:top w:val="none" w:sz="0" w:space="0" w:color="auto"/>
        <w:left w:val="none" w:sz="0" w:space="0" w:color="auto"/>
        <w:bottom w:val="none" w:sz="0" w:space="0" w:color="auto"/>
        <w:right w:val="none" w:sz="0" w:space="0" w:color="auto"/>
      </w:divBdr>
    </w:div>
    <w:div w:id="1525632633">
      <w:bodyDiv w:val="1"/>
      <w:marLeft w:val="0"/>
      <w:marRight w:val="0"/>
      <w:marTop w:val="0"/>
      <w:marBottom w:val="0"/>
      <w:divBdr>
        <w:top w:val="none" w:sz="0" w:space="0" w:color="auto"/>
        <w:left w:val="none" w:sz="0" w:space="0" w:color="auto"/>
        <w:bottom w:val="none" w:sz="0" w:space="0" w:color="auto"/>
        <w:right w:val="none" w:sz="0" w:space="0" w:color="auto"/>
      </w:divBdr>
    </w:div>
    <w:div w:id="1526214635">
      <w:bodyDiv w:val="1"/>
      <w:marLeft w:val="0"/>
      <w:marRight w:val="0"/>
      <w:marTop w:val="0"/>
      <w:marBottom w:val="0"/>
      <w:divBdr>
        <w:top w:val="none" w:sz="0" w:space="0" w:color="auto"/>
        <w:left w:val="none" w:sz="0" w:space="0" w:color="auto"/>
        <w:bottom w:val="none" w:sz="0" w:space="0" w:color="auto"/>
        <w:right w:val="none" w:sz="0" w:space="0" w:color="auto"/>
      </w:divBdr>
    </w:div>
    <w:div w:id="1526480213">
      <w:bodyDiv w:val="1"/>
      <w:marLeft w:val="0"/>
      <w:marRight w:val="0"/>
      <w:marTop w:val="0"/>
      <w:marBottom w:val="0"/>
      <w:divBdr>
        <w:top w:val="none" w:sz="0" w:space="0" w:color="auto"/>
        <w:left w:val="none" w:sz="0" w:space="0" w:color="auto"/>
        <w:bottom w:val="none" w:sz="0" w:space="0" w:color="auto"/>
        <w:right w:val="none" w:sz="0" w:space="0" w:color="auto"/>
      </w:divBdr>
    </w:div>
    <w:div w:id="1527210772">
      <w:bodyDiv w:val="1"/>
      <w:marLeft w:val="0"/>
      <w:marRight w:val="0"/>
      <w:marTop w:val="0"/>
      <w:marBottom w:val="0"/>
      <w:divBdr>
        <w:top w:val="none" w:sz="0" w:space="0" w:color="auto"/>
        <w:left w:val="none" w:sz="0" w:space="0" w:color="auto"/>
        <w:bottom w:val="none" w:sz="0" w:space="0" w:color="auto"/>
        <w:right w:val="none" w:sz="0" w:space="0" w:color="auto"/>
      </w:divBdr>
    </w:div>
    <w:div w:id="1527519812">
      <w:bodyDiv w:val="1"/>
      <w:marLeft w:val="0"/>
      <w:marRight w:val="0"/>
      <w:marTop w:val="0"/>
      <w:marBottom w:val="0"/>
      <w:divBdr>
        <w:top w:val="none" w:sz="0" w:space="0" w:color="auto"/>
        <w:left w:val="none" w:sz="0" w:space="0" w:color="auto"/>
        <w:bottom w:val="none" w:sz="0" w:space="0" w:color="auto"/>
        <w:right w:val="none" w:sz="0" w:space="0" w:color="auto"/>
      </w:divBdr>
    </w:div>
    <w:div w:id="1527522546">
      <w:bodyDiv w:val="1"/>
      <w:marLeft w:val="0"/>
      <w:marRight w:val="0"/>
      <w:marTop w:val="0"/>
      <w:marBottom w:val="0"/>
      <w:divBdr>
        <w:top w:val="none" w:sz="0" w:space="0" w:color="auto"/>
        <w:left w:val="none" w:sz="0" w:space="0" w:color="auto"/>
        <w:bottom w:val="none" w:sz="0" w:space="0" w:color="auto"/>
        <w:right w:val="none" w:sz="0" w:space="0" w:color="auto"/>
      </w:divBdr>
    </w:div>
    <w:div w:id="1527793554">
      <w:bodyDiv w:val="1"/>
      <w:marLeft w:val="0"/>
      <w:marRight w:val="0"/>
      <w:marTop w:val="0"/>
      <w:marBottom w:val="0"/>
      <w:divBdr>
        <w:top w:val="none" w:sz="0" w:space="0" w:color="auto"/>
        <w:left w:val="none" w:sz="0" w:space="0" w:color="auto"/>
        <w:bottom w:val="none" w:sz="0" w:space="0" w:color="auto"/>
        <w:right w:val="none" w:sz="0" w:space="0" w:color="auto"/>
      </w:divBdr>
    </w:div>
    <w:div w:id="1528175962">
      <w:bodyDiv w:val="1"/>
      <w:marLeft w:val="0"/>
      <w:marRight w:val="0"/>
      <w:marTop w:val="0"/>
      <w:marBottom w:val="0"/>
      <w:divBdr>
        <w:top w:val="none" w:sz="0" w:space="0" w:color="auto"/>
        <w:left w:val="none" w:sz="0" w:space="0" w:color="auto"/>
        <w:bottom w:val="none" w:sz="0" w:space="0" w:color="auto"/>
        <w:right w:val="none" w:sz="0" w:space="0" w:color="auto"/>
      </w:divBdr>
    </w:div>
    <w:div w:id="1528253658">
      <w:bodyDiv w:val="1"/>
      <w:marLeft w:val="0"/>
      <w:marRight w:val="0"/>
      <w:marTop w:val="0"/>
      <w:marBottom w:val="0"/>
      <w:divBdr>
        <w:top w:val="none" w:sz="0" w:space="0" w:color="auto"/>
        <w:left w:val="none" w:sz="0" w:space="0" w:color="auto"/>
        <w:bottom w:val="none" w:sz="0" w:space="0" w:color="auto"/>
        <w:right w:val="none" w:sz="0" w:space="0" w:color="auto"/>
      </w:divBdr>
    </w:div>
    <w:div w:id="1528257803">
      <w:bodyDiv w:val="1"/>
      <w:marLeft w:val="0"/>
      <w:marRight w:val="0"/>
      <w:marTop w:val="0"/>
      <w:marBottom w:val="0"/>
      <w:divBdr>
        <w:top w:val="none" w:sz="0" w:space="0" w:color="auto"/>
        <w:left w:val="none" w:sz="0" w:space="0" w:color="auto"/>
        <w:bottom w:val="none" w:sz="0" w:space="0" w:color="auto"/>
        <w:right w:val="none" w:sz="0" w:space="0" w:color="auto"/>
      </w:divBdr>
    </w:div>
    <w:div w:id="1528369522">
      <w:bodyDiv w:val="1"/>
      <w:marLeft w:val="0"/>
      <w:marRight w:val="0"/>
      <w:marTop w:val="0"/>
      <w:marBottom w:val="0"/>
      <w:divBdr>
        <w:top w:val="none" w:sz="0" w:space="0" w:color="auto"/>
        <w:left w:val="none" w:sz="0" w:space="0" w:color="auto"/>
        <w:bottom w:val="none" w:sz="0" w:space="0" w:color="auto"/>
        <w:right w:val="none" w:sz="0" w:space="0" w:color="auto"/>
      </w:divBdr>
    </w:div>
    <w:div w:id="1528375036">
      <w:bodyDiv w:val="1"/>
      <w:marLeft w:val="0"/>
      <w:marRight w:val="0"/>
      <w:marTop w:val="0"/>
      <w:marBottom w:val="0"/>
      <w:divBdr>
        <w:top w:val="none" w:sz="0" w:space="0" w:color="auto"/>
        <w:left w:val="none" w:sz="0" w:space="0" w:color="auto"/>
        <w:bottom w:val="none" w:sz="0" w:space="0" w:color="auto"/>
        <w:right w:val="none" w:sz="0" w:space="0" w:color="auto"/>
      </w:divBdr>
    </w:div>
    <w:div w:id="1528981734">
      <w:bodyDiv w:val="1"/>
      <w:marLeft w:val="0"/>
      <w:marRight w:val="0"/>
      <w:marTop w:val="0"/>
      <w:marBottom w:val="0"/>
      <w:divBdr>
        <w:top w:val="none" w:sz="0" w:space="0" w:color="auto"/>
        <w:left w:val="none" w:sz="0" w:space="0" w:color="auto"/>
        <w:bottom w:val="none" w:sz="0" w:space="0" w:color="auto"/>
        <w:right w:val="none" w:sz="0" w:space="0" w:color="auto"/>
      </w:divBdr>
    </w:div>
    <w:div w:id="1529028726">
      <w:bodyDiv w:val="1"/>
      <w:marLeft w:val="0"/>
      <w:marRight w:val="0"/>
      <w:marTop w:val="0"/>
      <w:marBottom w:val="0"/>
      <w:divBdr>
        <w:top w:val="none" w:sz="0" w:space="0" w:color="auto"/>
        <w:left w:val="none" w:sz="0" w:space="0" w:color="auto"/>
        <w:bottom w:val="none" w:sz="0" w:space="0" w:color="auto"/>
        <w:right w:val="none" w:sz="0" w:space="0" w:color="auto"/>
      </w:divBdr>
    </w:div>
    <w:div w:id="1529827455">
      <w:bodyDiv w:val="1"/>
      <w:marLeft w:val="0"/>
      <w:marRight w:val="0"/>
      <w:marTop w:val="0"/>
      <w:marBottom w:val="0"/>
      <w:divBdr>
        <w:top w:val="none" w:sz="0" w:space="0" w:color="auto"/>
        <w:left w:val="none" w:sz="0" w:space="0" w:color="auto"/>
        <w:bottom w:val="none" w:sz="0" w:space="0" w:color="auto"/>
        <w:right w:val="none" w:sz="0" w:space="0" w:color="auto"/>
      </w:divBdr>
    </w:div>
    <w:div w:id="1529830083">
      <w:bodyDiv w:val="1"/>
      <w:marLeft w:val="0"/>
      <w:marRight w:val="0"/>
      <w:marTop w:val="0"/>
      <w:marBottom w:val="0"/>
      <w:divBdr>
        <w:top w:val="none" w:sz="0" w:space="0" w:color="auto"/>
        <w:left w:val="none" w:sz="0" w:space="0" w:color="auto"/>
        <w:bottom w:val="none" w:sz="0" w:space="0" w:color="auto"/>
        <w:right w:val="none" w:sz="0" w:space="0" w:color="auto"/>
      </w:divBdr>
    </w:div>
    <w:div w:id="1530413998">
      <w:bodyDiv w:val="1"/>
      <w:marLeft w:val="0"/>
      <w:marRight w:val="0"/>
      <w:marTop w:val="0"/>
      <w:marBottom w:val="0"/>
      <w:divBdr>
        <w:top w:val="none" w:sz="0" w:space="0" w:color="auto"/>
        <w:left w:val="none" w:sz="0" w:space="0" w:color="auto"/>
        <w:bottom w:val="none" w:sz="0" w:space="0" w:color="auto"/>
        <w:right w:val="none" w:sz="0" w:space="0" w:color="auto"/>
      </w:divBdr>
    </w:div>
    <w:div w:id="1530492352">
      <w:bodyDiv w:val="1"/>
      <w:marLeft w:val="0"/>
      <w:marRight w:val="0"/>
      <w:marTop w:val="0"/>
      <w:marBottom w:val="0"/>
      <w:divBdr>
        <w:top w:val="none" w:sz="0" w:space="0" w:color="auto"/>
        <w:left w:val="none" w:sz="0" w:space="0" w:color="auto"/>
        <w:bottom w:val="none" w:sz="0" w:space="0" w:color="auto"/>
        <w:right w:val="none" w:sz="0" w:space="0" w:color="auto"/>
      </w:divBdr>
    </w:div>
    <w:div w:id="1530604664">
      <w:bodyDiv w:val="1"/>
      <w:marLeft w:val="0"/>
      <w:marRight w:val="0"/>
      <w:marTop w:val="0"/>
      <w:marBottom w:val="0"/>
      <w:divBdr>
        <w:top w:val="none" w:sz="0" w:space="0" w:color="auto"/>
        <w:left w:val="none" w:sz="0" w:space="0" w:color="auto"/>
        <w:bottom w:val="none" w:sz="0" w:space="0" w:color="auto"/>
        <w:right w:val="none" w:sz="0" w:space="0" w:color="auto"/>
      </w:divBdr>
    </w:div>
    <w:div w:id="1530681966">
      <w:bodyDiv w:val="1"/>
      <w:marLeft w:val="0"/>
      <w:marRight w:val="0"/>
      <w:marTop w:val="0"/>
      <w:marBottom w:val="0"/>
      <w:divBdr>
        <w:top w:val="none" w:sz="0" w:space="0" w:color="auto"/>
        <w:left w:val="none" w:sz="0" w:space="0" w:color="auto"/>
        <w:bottom w:val="none" w:sz="0" w:space="0" w:color="auto"/>
        <w:right w:val="none" w:sz="0" w:space="0" w:color="auto"/>
      </w:divBdr>
    </w:div>
    <w:div w:id="1530755889">
      <w:bodyDiv w:val="1"/>
      <w:marLeft w:val="0"/>
      <w:marRight w:val="0"/>
      <w:marTop w:val="0"/>
      <w:marBottom w:val="0"/>
      <w:divBdr>
        <w:top w:val="none" w:sz="0" w:space="0" w:color="auto"/>
        <w:left w:val="none" w:sz="0" w:space="0" w:color="auto"/>
        <w:bottom w:val="none" w:sz="0" w:space="0" w:color="auto"/>
        <w:right w:val="none" w:sz="0" w:space="0" w:color="auto"/>
      </w:divBdr>
    </w:div>
    <w:div w:id="1530944991">
      <w:bodyDiv w:val="1"/>
      <w:marLeft w:val="0"/>
      <w:marRight w:val="0"/>
      <w:marTop w:val="0"/>
      <w:marBottom w:val="0"/>
      <w:divBdr>
        <w:top w:val="none" w:sz="0" w:space="0" w:color="auto"/>
        <w:left w:val="none" w:sz="0" w:space="0" w:color="auto"/>
        <w:bottom w:val="none" w:sz="0" w:space="0" w:color="auto"/>
        <w:right w:val="none" w:sz="0" w:space="0" w:color="auto"/>
      </w:divBdr>
    </w:div>
    <w:div w:id="1531256732">
      <w:bodyDiv w:val="1"/>
      <w:marLeft w:val="0"/>
      <w:marRight w:val="0"/>
      <w:marTop w:val="0"/>
      <w:marBottom w:val="0"/>
      <w:divBdr>
        <w:top w:val="none" w:sz="0" w:space="0" w:color="auto"/>
        <w:left w:val="none" w:sz="0" w:space="0" w:color="auto"/>
        <w:bottom w:val="none" w:sz="0" w:space="0" w:color="auto"/>
        <w:right w:val="none" w:sz="0" w:space="0" w:color="auto"/>
      </w:divBdr>
    </w:div>
    <w:div w:id="1531651052">
      <w:bodyDiv w:val="1"/>
      <w:marLeft w:val="0"/>
      <w:marRight w:val="0"/>
      <w:marTop w:val="0"/>
      <w:marBottom w:val="0"/>
      <w:divBdr>
        <w:top w:val="none" w:sz="0" w:space="0" w:color="auto"/>
        <w:left w:val="none" w:sz="0" w:space="0" w:color="auto"/>
        <w:bottom w:val="none" w:sz="0" w:space="0" w:color="auto"/>
        <w:right w:val="none" w:sz="0" w:space="0" w:color="auto"/>
      </w:divBdr>
    </w:div>
    <w:div w:id="1531844758">
      <w:bodyDiv w:val="1"/>
      <w:marLeft w:val="0"/>
      <w:marRight w:val="0"/>
      <w:marTop w:val="0"/>
      <w:marBottom w:val="0"/>
      <w:divBdr>
        <w:top w:val="none" w:sz="0" w:space="0" w:color="auto"/>
        <w:left w:val="none" w:sz="0" w:space="0" w:color="auto"/>
        <w:bottom w:val="none" w:sz="0" w:space="0" w:color="auto"/>
        <w:right w:val="none" w:sz="0" w:space="0" w:color="auto"/>
      </w:divBdr>
    </w:div>
    <w:div w:id="1531869519">
      <w:bodyDiv w:val="1"/>
      <w:marLeft w:val="0"/>
      <w:marRight w:val="0"/>
      <w:marTop w:val="0"/>
      <w:marBottom w:val="0"/>
      <w:divBdr>
        <w:top w:val="none" w:sz="0" w:space="0" w:color="auto"/>
        <w:left w:val="none" w:sz="0" w:space="0" w:color="auto"/>
        <w:bottom w:val="none" w:sz="0" w:space="0" w:color="auto"/>
        <w:right w:val="none" w:sz="0" w:space="0" w:color="auto"/>
      </w:divBdr>
    </w:div>
    <w:div w:id="1532106587">
      <w:bodyDiv w:val="1"/>
      <w:marLeft w:val="0"/>
      <w:marRight w:val="0"/>
      <w:marTop w:val="0"/>
      <w:marBottom w:val="0"/>
      <w:divBdr>
        <w:top w:val="none" w:sz="0" w:space="0" w:color="auto"/>
        <w:left w:val="none" w:sz="0" w:space="0" w:color="auto"/>
        <w:bottom w:val="none" w:sz="0" w:space="0" w:color="auto"/>
        <w:right w:val="none" w:sz="0" w:space="0" w:color="auto"/>
      </w:divBdr>
    </w:div>
    <w:div w:id="1532494999">
      <w:bodyDiv w:val="1"/>
      <w:marLeft w:val="0"/>
      <w:marRight w:val="0"/>
      <w:marTop w:val="0"/>
      <w:marBottom w:val="0"/>
      <w:divBdr>
        <w:top w:val="none" w:sz="0" w:space="0" w:color="auto"/>
        <w:left w:val="none" w:sz="0" w:space="0" w:color="auto"/>
        <w:bottom w:val="none" w:sz="0" w:space="0" w:color="auto"/>
        <w:right w:val="none" w:sz="0" w:space="0" w:color="auto"/>
      </w:divBdr>
    </w:div>
    <w:div w:id="1532720376">
      <w:bodyDiv w:val="1"/>
      <w:marLeft w:val="0"/>
      <w:marRight w:val="0"/>
      <w:marTop w:val="0"/>
      <w:marBottom w:val="0"/>
      <w:divBdr>
        <w:top w:val="none" w:sz="0" w:space="0" w:color="auto"/>
        <w:left w:val="none" w:sz="0" w:space="0" w:color="auto"/>
        <w:bottom w:val="none" w:sz="0" w:space="0" w:color="auto"/>
        <w:right w:val="none" w:sz="0" w:space="0" w:color="auto"/>
      </w:divBdr>
    </w:div>
    <w:div w:id="1532838847">
      <w:bodyDiv w:val="1"/>
      <w:marLeft w:val="0"/>
      <w:marRight w:val="0"/>
      <w:marTop w:val="0"/>
      <w:marBottom w:val="0"/>
      <w:divBdr>
        <w:top w:val="none" w:sz="0" w:space="0" w:color="auto"/>
        <w:left w:val="none" w:sz="0" w:space="0" w:color="auto"/>
        <w:bottom w:val="none" w:sz="0" w:space="0" w:color="auto"/>
        <w:right w:val="none" w:sz="0" w:space="0" w:color="auto"/>
      </w:divBdr>
    </w:div>
    <w:div w:id="1532954516">
      <w:bodyDiv w:val="1"/>
      <w:marLeft w:val="0"/>
      <w:marRight w:val="0"/>
      <w:marTop w:val="0"/>
      <w:marBottom w:val="0"/>
      <w:divBdr>
        <w:top w:val="none" w:sz="0" w:space="0" w:color="auto"/>
        <w:left w:val="none" w:sz="0" w:space="0" w:color="auto"/>
        <w:bottom w:val="none" w:sz="0" w:space="0" w:color="auto"/>
        <w:right w:val="none" w:sz="0" w:space="0" w:color="auto"/>
      </w:divBdr>
    </w:div>
    <w:div w:id="1533764879">
      <w:bodyDiv w:val="1"/>
      <w:marLeft w:val="0"/>
      <w:marRight w:val="0"/>
      <w:marTop w:val="0"/>
      <w:marBottom w:val="0"/>
      <w:divBdr>
        <w:top w:val="none" w:sz="0" w:space="0" w:color="auto"/>
        <w:left w:val="none" w:sz="0" w:space="0" w:color="auto"/>
        <w:bottom w:val="none" w:sz="0" w:space="0" w:color="auto"/>
        <w:right w:val="none" w:sz="0" w:space="0" w:color="auto"/>
      </w:divBdr>
    </w:div>
    <w:div w:id="1533805263">
      <w:bodyDiv w:val="1"/>
      <w:marLeft w:val="0"/>
      <w:marRight w:val="0"/>
      <w:marTop w:val="0"/>
      <w:marBottom w:val="0"/>
      <w:divBdr>
        <w:top w:val="none" w:sz="0" w:space="0" w:color="auto"/>
        <w:left w:val="none" w:sz="0" w:space="0" w:color="auto"/>
        <w:bottom w:val="none" w:sz="0" w:space="0" w:color="auto"/>
        <w:right w:val="none" w:sz="0" w:space="0" w:color="auto"/>
      </w:divBdr>
    </w:div>
    <w:div w:id="1534415841">
      <w:bodyDiv w:val="1"/>
      <w:marLeft w:val="0"/>
      <w:marRight w:val="0"/>
      <w:marTop w:val="0"/>
      <w:marBottom w:val="0"/>
      <w:divBdr>
        <w:top w:val="none" w:sz="0" w:space="0" w:color="auto"/>
        <w:left w:val="none" w:sz="0" w:space="0" w:color="auto"/>
        <w:bottom w:val="none" w:sz="0" w:space="0" w:color="auto"/>
        <w:right w:val="none" w:sz="0" w:space="0" w:color="auto"/>
      </w:divBdr>
    </w:div>
    <w:div w:id="1534921473">
      <w:bodyDiv w:val="1"/>
      <w:marLeft w:val="0"/>
      <w:marRight w:val="0"/>
      <w:marTop w:val="0"/>
      <w:marBottom w:val="0"/>
      <w:divBdr>
        <w:top w:val="none" w:sz="0" w:space="0" w:color="auto"/>
        <w:left w:val="none" w:sz="0" w:space="0" w:color="auto"/>
        <w:bottom w:val="none" w:sz="0" w:space="0" w:color="auto"/>
        <w:right w:val="none" w:sz="0" w:space="0" w:color="auto"/>
      </w:divBdr>
    </w:div>
    <w:div w:id="1535656673">
      <w:bodyDiv w:val="1"/>
      <w:marLeft w:val="0"/>
      <w:marRight w:val="0"/>
      <w:marTop w:val="0"/>
      <w:marBottom w:val="0"/>
      <w:divBdr>
        <w:top w:val="none" w:sz="0" w:space="0" w:color="auto"/>
        <w:left w:val="none" w:sz="0" w:space="0" w:color="auto"/>
        <w:bottom w:val="none" w:sz="0" w:space="0" w:color="auto"/>
        <w:right w:val="none" w:sz="0" w:space="0" w:color="auto"/>
      </w:divBdr>
    </w:div>
    <w:div w:id="1535657762">
      <w:bodyDiv w:val="1"/>
      <w:marLeft w:val="0"/>
      <w:marRight w:val="0"/>
      <w:marTop w:val="0"/>
      <w:marBottom w:val="0"/>
      <w:divBdr>
        <w:top w:val="none" w:sz="0" w:space="0" w:color="auto"/>
        <w:left w:val="none" w:sz="0" w:space="0" w:color="auto"/>
        <w:bottom w:val="none" w:sz="0" w:space="0" w:color="auto"/>
        <w:right w:val="none" w:sz="0" w:space="0" w:color="auto"/>
      </w:divBdr>
    </w:div>
    <w:div w:id="1535771707">
      <w:bodyDiv w:val="1"/>
      <w:marLeft w:val="0"/>
      <w:marRight w:val="0"/>
      <w:marTop w:val="0"/>
      <w:marBottom w:val="0"/>
      <w:divBdr>
        <w:top w:val="none" w:sz="0" w:space="0" w:color="auto"/>
        <w:left w:val="none" w:sz="0" w:space="0" w:color="auto"/>
        <w:bottom w:val="none" w:sz="0" w:space="0" w:color="auto"/>
        <w:right w:val="none" w:sz="0" w:space="0" w:color="auto"/>
      </w:divBdr>
    </w:div>
    <w:div w:id="1536238192">
      <w:bodyDiv w:val="1"/>
      <w:marLeft w:val="0"/>
      <w:marRight w:val="0"/>
      <w:marTop w:val="0"/>
      <w:marBottom w:val="0"/>
      <w:divBdr>
        <w:top w:val="none" w:sz="0" w:space="0" w:color="auto"/>
        <w:left w:val="none" w:sz="0" w:space="0" w:color="auto"/>
        <w:bottom w:val="none" w:sz="0" w:space="0" w:color="auto"/>
        <w:right w:val="none" w:sz="0" w:space="0" w:color="auto"/>
      </w:divBdr>
    </w:div>
    <w:div w:id="1536499307">
      <w:bodyDiv w:val="1"/>
      <w:marLeft w:val="0"/>
      <w:marRight w:val="0"/>
      <w:marTop w:val="0"/>
      <w:marBottom w:val="0"/>
      <w:divBdr>
        <w:top w:val="none" w:sz="0" w:space="0" w:color="auto"/>
        <w:left w:val="none" w:sz="0" w:space="0" w:color="auto"/>
        <w:bottom w:val="none" w:sz="0" w:space="0" w:color="auto"/>
        <w:right w:val="none" w:sz="0" w:space="0" w:color="auto"/>
      </w:divBdr>
    </w:div>
    <w:div w:id="1536850912">
      <w:bodyDiv w:val="1"/>
      <w:marLeft w:val="0"/>
      <w:marRight w:val="0"/>
      <w:marTop w:val="0"/>
      <w:marBottom w:val="0"/>
      <w:divBdr>
        <w:top w:val="none" w:sz="0" w:space="0" w:color="auto"/>
        <w:left w:val="none" w:sz="0" w:space="0" w:color="auto"/>
        <w:bottom w:val="none" w:sz="0" w:space="0" w:color="auto"/>
        <w:right w:val="none" w:sz="0" w:space="0" w:color="auto"/>
      </w:divBdr>
    </w:div>
    <w:div w:id="1538395692">
      <w:bodyDiv w:val="1"/>
      <w:marLeft w:val="0"/>
      <w:marRight w:val="0"/>
      <w:marTop w:val="0"/>
      <w:marBottom w:val="0"/>
      <w:divBdr>
        <w:top w:val="none" w:sz="0" w:space="0" w:color="auto"/>
        <w:left w:val="none" w:sz="0" w:space="0" w:color="auto"/>
        <w:bottom w:val="none" w:sz="0" w:space="0" w:color="auto"/>
        <w:right w:val="none" w:sz="0" w:space="0" w:color="auto"/>
      </w:divBdr>
    </w:div>
    <w:div w:id="1538548791">
      <w:bodyDiv w:val="1"/>
      <w:marLeft w:val="0"/>
      <w:marRight w:val="0"/>
      <w:marTop w:val="0"/>
      <w:marBottom w:val="0"/>
      <w:divBdr>
        <w:top w:val="none" w:sz="0" w:space="0" w:color="auto"/>
        <w:left w:val="none" w:sz="0" w:space="0" w:color="auto"/>
        <w:bottom w:val="none" w:sz="0" w:space="0" w:color="auto"/>
        <w:right w:val="none" w:sz="0" w:space="0" w:color="auto"/>
      </w:divBdr>
    </w:div>
    <w:div w:id="1538860156">
      <w:bodyDiv w:val="1"/>
      <w:marLeft w:val="0"/>
      <w:marRight w:val="0"/>
      <w:marTop w:val="0"/>
      <w:marBottom w:val="0"/>
      <w:divBdr>
        <w:top w:val="none" w:sz="0" w:space="0" w:color="auto"/>
        <w:left w:val="none" w:sz="0" w:space="0" w:color="auto"/>
        <w:bottom w:val="none" w:sz="0" w:space="0" w:color="auto"/>
        <w:right w:val="none" w:sz="0" w:space="0" w:color="auto"/>
      </w:divBdr>
    </w:div>
    <w:div w:id="1540245455">
      <w:bodyDiv w:val="1"/>
      <w:marLeft w:val="0"/>
      <w:marRight w:val="0"/>
      <w:marTop w:val="0"/>
      <w:marBottom w:val="0"/>
      <w:divBdr>
        <w:top w:val="none" w:sz="0" w:space="0" w:color="auto"/>
        <w:left w:val="none" w:sz="0" w:space="0" w:color="auto"/>
        <w:bottom w:val="none" w:sz="0" w:space="0" w:color="auto"/>
        <w:right w:val="none" w:sz="0" w:space="0" w:color="auto"/>
      </w:divBdr>
    </w:div>
    <w:div w:id="1540586415">
      <w:bodyDiv w:val="1"/>
      <w:marLeft w:val="0"/>
      <w:marRight w:val="0"/>
      <w:marTop w:val="0"/>
      <w:marBottom w:val="0"/>
      <w:divBdr>
        <w:top w:val="none" w:sz="0" w:space="0" w:color="auto"/>
        <w:left w:val="none" w:sz="0" w:space="0" w:color="auto"/>
        <w:bottom w:val="none" w:sz="0" w:space="0" w:color="auto"/>
        <w:right w:val="none" w:sz="0" w:space="0" w:color="auto"/>
      </w:divBdr>
    </w:div>
    <w:div w:id="1541042538">
      <w:bodyDiv w:val="1"/>
      <w:marLeft w:val="0"/>
      <w:marRight w:val="0"/>
      <w:marTop w:val="0"/>
      <w:marBottom w:val="0"/>
      <w:divBdr>
        <w:top w:val="none" w:sz="0" w:space="0" w:color="auto"/>
        <w:left w:val="none" w:sz="0" w:space="0" w:color="auto"/>
        <w:bottom w:val="none" w:sz="0" w:space="0" w:color="auto"/>
        <w:right w:val="none" w:sz="0" w:space="0" w:color="auto"/>
      </w:divBdr>
    </w:div>
    <w:div w:id="1541165280">
      <w:bodyDiv w:val="1"/>
      <w:marLeft w:val="0"/>
      <w:marRight w:val="0"/>
      <w:marTop w:val="0"/>
      <w:marBottom w:val="0"/>
      <w:divBdr>
        <w:top w:val="none" w:sz="0" w:space="0" w:color="auto"/>
        <w:left w:val="none" w:sz="0" w:space="0" w:color="auto"/>
        <w:bottom w:val="none" w:sz="0" w:space="0" w:color="auto"/>
        <w:right w:val="none" w:sz="0" w:space="0" w:color="auto"/>
      </w:divBdr>
    </w:div>
    <w:div w:id="1541481243">
      <w:bodyDiv w:val="1"/>
      <w:marLeft w:val="0"/>
      <w:marRight w:val="0"/>
      <w:marTop w:val="0"/>
      <w:marBottom w:val="0"/>
      <w:divBdr>
        <w:top w:val="none" w:sz="0" w:space="0" w:color="auto"/>
        <w:left w:val="none" w:sz="0" w:space="0" w:color="auto"/>
        <w:bottom w:val="none" w:sz="0" w:space="0" w:color="auto"/>
        <w:right w:val="none" w:sz="0" w:space="0" w:color="auto"/>
      </w:divBdr>
    </w:div>
    <w:div w:id="1541822241">
      <w:bodyDiv w:val="1"/>
      <w:marLeft w:val="0"/>
      <w:marRight w:val="0"/>
      <w:marTop w:val="0"/>
      <w:marBottom w:val="0"/>
      <w:divBdr>
        <w:top w:val="none" w:sz="0" w:space="0" w:color="auto"/>
        <w:left w:val="none" w:sz="0" w:space="0" w:color="auto"/>
        <w:bottom w:val="none" w:sz="0" w:space="0" w:color="auto"/>
        <w:right w:val="none" w:sz="0" w:space="0" w:color="auto"/>
      </w:divBdr>
    </w:div>
    <w:div w:id="1541893212">
      <w:bodyDiv w:val="1"/>
      <w:marLeft w:val="0"/>
      <w:marRight w:val="0"/>
      <w:marTop w:val="0"/>
      <w:marBottom w:val="0"/>
      <w:divBdr>
        <w:top w:val="none" w:sz="0" w:space="0" w:color="auto"/>
        <w:left w:val="none" w:sz="0" w:space="0" w:color="auto"/>
        <w:bottom w:val="none" w:sz="0" w:space="0" w:color="auto"/>
        <w:right w:val="none" w:sz="0" w:space="0" w:color="auto"/>
      </w:divBdr>
    </w:div>
    <w:div w:id="1542012058">
      <w:bodyDiv w:val="1"/>
      <w:marLeft w:val="0"/>
      <w:marRight w:val="0"/>
      <w:marTop w:val="0"/>
      <w:marBottom w:val="0"/>
      <w:divBdr>
        <w:top w:val="none" w:sz="0" w:space="0" w:color="auto"/>
        <w:left w:val="none" w:sz="0" w:space="0" w:color="auto"/>
        <w:bottom w:val="none" w:sz="0" w:space="0" w:color="auto"/>
        <w:right w:val="none" w:sz="0" w:space="0" w:color="auto"/>
      </w:divBdr>
    </w:div>
    <w:div w:id="1542354638">
      <w:bodyDiv w:val="1"/>
      <w:marLeft w:val="0"/>
      <w:marRight w:val="0"/>
      <w:marTop w:val="0"/>
      <w:marBottom w:val="0"/>
      <w:divBdr>
        <w:top w:val="none" w:sz="0" w:space="0" w:color="auto"/>
        <w:left w:val="none" w:sz="0" w:space="0" w:color="auto"/>
        <w:bottom w:val="none" w:sz="0" w:space="0" w:color="auto"/>
        <w:right w:val="none" w:sz="0" w:space="0" w:color="auto"/>
      </w:divBdr>
    </w:div>
    <w:div w:id="1542355796">
      <w:bodyDiv w:val="1"/>
      <w:marLeft w:val="0"/>
      <w:marRight w:val="0"/>
      <w:marTop w:val="0"/>
      <w:marBottom w:val="0"/>
      <w:divBdr>
        <w:top w:val="none" w:sz="0" w:space="0" w:color="auto"/>
        <w:left w:val="none" w:sz="0" w:space="0" w:color="auto"/>
        <w:bottom w:val="none" w:sz="0" w:space="0" w:color="auto"/>
        <w:right w:val="none" w:sz="0" w:space="0" w:color="auto"/>
      </w:divBdr>
    </w:div>
    <w:div w:id="1542548450">
      <w:bodyDiv w:val="1"/>
      <w:marLeft w:val="0"/>
      <w:marRight w:val="0"/>
      <w:marTop w:val="0"/>
      <w:marBottom w:val="0"/>
      <w:divBdr>
        <w:top w:val="none" w:sz="0" w:space="0" w:color="auto"/>
        <w:left w:val="none" w:sz="0" w:space="0" w:color="auto"/>
        <w:bottom w:val="none" w:sz="0" w:space="0" w:color="auto"/>
        <w:right w:val="none" w:sz="0" w:space="0" w:color="auto"/>
      </w:divBdr>
    </w:div>
    <w:div w:id="1542983475">
      <w:bodyDiv w:val="1"/>
      <w:marLeft w:val="0"/>
      <w:marRight w:val="0"/>
      <w:marTop w:val="0"/>
      <w:marBottom w:val="0"/>
      <w:divBdr>
        <w:top w:val="none" w:sz="0" w:space="0" w:color="auto"/>
        <w:left w:val="none" w:sz="0" w:space="0" w:color="auto"/>
        <w:bottom w:val="none" w:sz="0" w:space="0" w:color="auto"/>
        <w:right w:val="none" w:sz="0" w:space="0" w:color="auto"/>
      </w:divBdr>
    </w:div>
    <w:div w:id="1543054035">
      <w:bodyDiv w:val="1"/>
      <w:marLeft w:val="0"/>
      <w:marRight w:val="0"/>
      <w:marTop w:val="0"/>
      <w:marBottom w:val="0"/>
      <w:divBdr>
        <w:top w:val="none" w:sz="0" w:space="0" w:color="auto"/>
        <w:left w:val="none" w:sz="0" w:space="0" w:color="auto"/>
        <w:bottom w:val="none" w:sz="0" w:space="0" w:color="auto"/>
        <w:right w:val="none" w:sz="0" w:space="0" w:color="auto"/>
      </w:divBdr>
    </w:div>
    <w:div w:id="1543247555">
      <w:bodyDiv w:val="1"/>
      <w:marLeft w:val="0"/>
      <w:marRight w:val="0"/>
      <w:marTop w:val="0"/>
      <w:marBottom w:val="0"/>
      <w:divBdr>
        <w:top w:val="none" w:sz="0" w:space="0" w:color="auto"/>
        <w:left w:val="none" w:sz="0" w:space="0" w:color="auto"/>
        <w:bottom w:val="none" w:sz="0" w:space="0" w:color="auto"/>
        <w:right w:val="none" w:sz="0" w:space="0" w:color="auto"/>
      </w:divBdr>
    </w:div>
    <w:div w:id="1543900845">
      <w:bodyDiv w:val="1"/>
      <w:marLeft w:val="0"/>
      <w:marRight w:val="0"/>
      <w:marTop w:val="0"/>
      <w:marBottom w:val="0"/>
      <w:divBdr>
        <w:top w:val="none" w:sz="0" w:space="0" w:color="auto"/>
        <w:left w:val="none" w:sz="0" w:space="0" w:color="auto"/>
        <w:bottom w:val="none" w:sz="0" w:space="0" w:color="auto"/>
        <w:right w:val="none" w:sz="0" w:space="0" w:color="auto"/>
      </w:divBdr>
    </w:div>
    <w:div w:id="1543976629">
      <w:bodyDiv w:val="1"/>
      <w:marLeft w:val="0"/>
      <w:marRight w:val="0"/>
      <w:marTop w:val="0"/>
      <w:marBottom w:val="0"/>
      <w:divBdr>
        <w:top w:val="none" w:sz="0" w:space="0" w:color="auto"/>
        <w:left w:val="none" w:sz="0" w:space="0" w:color="auto"/>
        <w:bottom w:val="none" w:sz="0" w:space="0" w:color="auto"/>
        <w:right w:val="none" w:sz="0" w:space="0" w:color="auto"/>
      </w:divBdr>
    </w:div>
    <w:div w:id="1544710881">
      <w:bodyDiv w:val="1"/>
      <w:marLeft w:val="0"/>
      <w:marRight w:val="0"/>
      <w:marTop w:val="0"/>
      <w:marBottom w:val="0"/>
      <w:divBdr>
        <w:top w:val="none" w:sz="0" w:space="0" w:color="auto"/>
        <w:left w:val="none" w:sz="0" w:space="0" w:color="auto"/>
        <w:bottom w:val="none" w:sz="0" w:space="0" w:color="auto"/>
        <w:right w:val="none" w:sz="0" w:space="0" w:color="auto"/>
      </w:divBdr>
    </w:div>
    <w:div w:id="1544751431">
      <w:bodyDiv w:val="1"/>
      <w:marLeft w:val="0"/>
      <w:marRight w:val="0"/>
      <w:marTop w:val="0"/>
      <w:marBottom w:val="0"/>
      <w:divBdr>
        <w:top w:val="none" w:sz="0" w:space="0" w:color="auto"/>
        <w:left w:val="none" w:sz="0" w:space="0" w:color="auto"/>
        <w:bottom w:val="none" w:sz="0" w:space="0" w:color="auto"/>
        <w:right w:val="none" w:sz="0" w:space="0" w:color="auto"/>
      </w:divBdr>
    </w:div>
    <w:div w:id="1544902713">
      <w:bodyDiv w:val="1"/>
      <w:marLeft w:val="0"/>
      <w:marRight w:val="0"/>
      <w:marTop w:val="0"/>
      <w:marBottom w:val="0"/>
      <w:divBdr>
        <w:top w:val="none" w:sz="0" w:space="0" w:color="auto"/>
        <w:left w:val="none" w:sz="0" w:space="0" w:color="auto"/>
        <w:bottom w:val="none" w:sz="0" w:space="0" w:color="auto"/>
        <w:right w:val="none" w:sz="0" w:space="0" w:color="auto"/>
      </w:divBdr>
    </w:div>
    <w:div w:id="1544903259">
      <w:bodyDiv w:val="1"/>
      <w:marLeft w:val="0"/>
      <w:marRight w:val="0"/>
      <w:marTop w:val="0"/>
      <w:marBottom w:val="0"/>
      <w:divBdr>
        <w:top w:val="none" w:sz="0" w:space="0" w:color="auto"/>
        <w:left w:val="none" w:sz="0" w:space="0" w:color="auto"/>
        <w:bottom w:val="none" w:sz="0" w:space="0" w:color="auto"/>
        <w:right w:val="none" w:sz="0" w:space="0" w:color="auto"/>
      </w:divBdr>
    </w:div>
    <w:div w:id="1545095704">
      <w:bodyDiv w:val="1"/>
      <w:marLeft w:val="0"/>
      <w:marRight w:val="0"/>
      <w:marTop w:val="0"/>
      <w:marBottom w:val="0"/>
      <w:divBdr>
        <w:top w:val="none" w:sz="0" w:space="0" w:color="auto"/>
        <w:left w:val="none" w:sz="0" w:space="0" w:color="auto"/>
        <w:bottom w:val="none" w:sz="0" w:space="0" w:color="auto"/>
        <w:right w:val="none" w:sz="0" w:space="0" w:color="auto"/>
      </w:divBdr>
    </w:div>
    <w:div w:id="1545361403">
      <w:bodyDiv w:val="1"/>
      <w:marLeft w:val="0"/>
      <w:marRight w:val="0"/>
      <w:marTop w:val="0"/>
      <w:marBottom w:val="0"/>
      <w:divBdr>
        <w:top w:val="none" w:sz="0" w:space="0" w:color="auto"/>
        <w:left w:val="none" w:sz="0" w:space="0" w:color="auto"/>
        <w:bottom w:val="none" w:sz="0" w:space="0" w:color="auto"/>
        <w:right w:val="none" w:sz="0" w:space="0" w:color="auto"/>
      </w:divBdr>
    </w:div>
    <w:div w:id="1545631190">
      <w:bodyDiv w:val="1"/>
      <w:marLeft w:val="0"/>
      <w:marRight w:val="0"/>
      <w:marTop w:val="0"/>
      <w:marBottom w:val="0"/>
      <w:divBdr>
        <w:top w:val="none" w:sz="0" w:space="0" w:color="auto"/>
        <w:left w:val="none" w:sz="0" w:space="0" w:color="auto"/>
        <w:bottom w:val="none" w:sz="0" w:space="0" w:color="auto"/>
        <w:right w:val="none" w:sz="0" w:space="0" w:color="auto"/>
      </w:divBdr>
    </w:div>
    <w:div w:id="1545944946">
      <w:bodyDiv w:val="1"/>
      <w:marLeft w:val="0"/>
      <w:marRight w:val="0"/>
      <w:marTop w:val="0"/>
      <w:marBottom w:val="0"/>
      <w:divBdr>
        <w:top w:val="none" w:sz="0" w:space="0" w:color="auto"/>
        <w:left w:val="none" w:sz="0" w:space="0" w:color="auto"/>
        <w:bottom w:val="none" w:sz="0" w:space="0" w:color="auto"/>
        <w:right w:val="none" w:sz="0" w:space="0" w:color="auto"/>
      </w:divBdr>
    </w:div>
    <w:div w:id="1546792761">
      <w:bodyDiv w:val="1"/>
      <w:marLeft w:val="0"/>
      <w:marRight w:val="0"/>
      <w:marTop w:val="0"/>
      <w:marBottom w:val="0"/>
      <w:divBdr>
        <w:top w:val="none" w:sz="0" w:space="0" w:color="auto"/>
        <w:left w:val="none" w:sz="0" w:space="0" w:color="auto"/>
        <w:bottom w:val="none" w:sz="0" w:space="0" w:color="auto"/>
        <w:right w:val="none" w:sz="0" w:space="0" w:color="auto"/>
      </w:divBdr>
    </w:div>
    <w:div w:id="1546988957">
      <w:bodyDiv w:val="1"/>
      <w:marLeft w:val="0"/>
      <w:marRight w:val="0"/>
      <w:marTop w:val="0"/>
      <w:marBottom w:val="0"/>
      <w:divBdr>
        <w:top w:val="none" w:sz="0" w:space="0" w:color="auto"/>
        <w:left w:val="none" w:sz="0" w:space="0" w:color="auto"/>
        <w:bottom w:val="none" w:sz="0" w:space="0" w:color="auto"/>
        <w:right w:val="none" w:sz="0" w:space="0" w:color="auto"/>
      </w:divBdr>
    </w:div>
    <w:div w:id="1547595990">
      <w:bodyDiv w:val="1"/>
      <w:marLeft w:val="0"/>
      <w:marRight w:val="0"/>
      <w:marTop w:val="0"/>
      <w:marBottom w:val="0"/>
      <w:divBdr>
        <w:top w:val="none" w:sz="0" w:space="0" w:color="auto"/>
        <w:left w:val="none" w:sz="0" w:space="0" w:color="auto"/>
        <w:bottom w:val="none" w:sz="0" w:space="0" w:color="auto"/>
        <w:right w:val="none" w:sz="0" w:space="0" w:color="auto"/>
      </w:divBdr>
    </w:div>
    <w:div w:id="1548029973">
      <w:bodyDiv w:val="1"/>
      <w:marLeft w:val="0"/>
      <w:marRight w:val="0"/>
      <w:marTop w:val="0"/>
      <w:marBottom w:val="0"/>
      <w:divBdr>
        <w:top w:val="none" w:sz="0" w:space="0" w:color="auto"/>
        <w:left w:val="none" w:sz="0" w:space="0" w:color="auto"/>
        <w:bottom w:val="none" w:sz="0" w:space="0" w:color="auto"/>
        <w:right w:val="none" w:sz="0" w:space="0" w:color="auto"/>
      </w:divBdr>
    </w:div>
    <w:div w:id="1548443898">
      <w:bodyDiv w:val="1"/>
      <w:marLeft w:val="0"/>
      <w:marRight w:val="0"/>
      <w:marTop w:val="0"/>
      <w:marBottom w:val="0"/>
      <w:divBdr>
        <w:top w:val="none" w:sz="0" w:space="0" w:color="auto"/>
        <w:left w:val="none" w:sz="0" w:space="0" w:color="auto"/>
        <w:bottom w:val="none" w:sz="0" w:space="0" w:color="auto"/>
        <w:right w:val="none" w:sz="0" w:space="0" w:color="auto"/>
      </w:divBdr>
    </w:div>
    <w:div w:id="1548444774">
      <w:bodyDiv w:val="1"/>
      <w:marLeft w:val="0"/>
      <w:marRight w:val="0"/>
      <w:marTop w:val="0"/>
      <w:marBottom w:val="0"/>
      <w:divBdr>
        <w:top w:val="none" w:sz="0" w:space="0" w:color="auto"/>
        <w:left w:val="none" w:sz="0" w:space="0" w:color="auto"/>
        <w:bottom w:val="none" w:sz="0" w:space="0" w:color="auto"/>
        <w:right w:val="none" w:sz="0" w:space="0" w:color="auto"/>
      </w:divBdr>
    </w:div>
    <w:div w:id="1548563363">
      <w:bodyDiv w:val="1"/>
      <w:marLeft w:val="0"/>
      <w:marRight w:val="0"/>
      <w:marTop w:val="0"/>
      <w:marBottom w:val="0"/>
      <w:divBdr>
        <w:top w:val="none" w:sz="0" w:space="0" w:color="auto"/>
        <w:left w:val="none" w:sz="0" w:space="0" w:color="auto"/>
        <w:bottom w:val="none" w:sz="0" w:space="0" w:color="auto"/>
        <w:right w:val="none" w:sz="0" w:space="0" w:color="auto"/>
      </w:divBdr>
    </w:div>
    <w:div w:id="1549031811">
      <w:bodyDiv w:val="1"/>
      <w:marLeft w:val="0"/>
      <w:marRight w:val="0"/>
      <w:marTop w:val="0"/>
      <w:marBottom w:val="0"/>
      <w:divBdr>
        <w:top w:val="none" w:sz="0" w:space="0" w:color="auto"/>
        <w:left w:val="none" w:sz="0" w:space="0" w:color="auto"/>
        <w:bottom w:val="none" w:sz="0" w:space="0" w:color="auto"/>
        <w:right w:val="none" w:sz="0" w:space="0" w:color="auto"/>
      </w:divBdr>
    </w:div>
    <w:div w:id="1549141944">
      <w:bodyDiv w:val="1"/>
      <w:marLeft w:val="0"/>
      <w:marRight w:val="0"/>
      <w:marTop w:val="0"/>
      <w:marBottom w:val="0"/>
      <w:divBdr>
        <w:top w:val="none" w:sz="0" w:space="0" w:color="auto"/>
        <w:left w:val="none" w:sz="0" w:space="0" w:color="auto"/>
        <w:bottom w:val="none" w:sz="0" w:space="0" w:color="auto"/>
        <w:right w:val="none" w:sz="0" w:space="0" w:color="auto"/>
      </w:divBdr>
    </w:div>
    <w:div w:id="1549301983">
      <w:bodyDiv w:val="1"/>
      <w:marLeft w:val="0"/>
      <w:marRight w:val="0"/>
      <w:marTop w:val="0"/>
      <w:marBottom w:val="0"/>
      <w:divBdr>
        <w:top w:val="none" w:sz="0" w:space="0" w:color="auto"/>
        <w:left w:val="none" w:sz="0" w:space="0" w:color="auto"/>
        <w:bottom w:val="none" w:sz="0" w:space="0" w:color="auto"/>
        <w:right w:val="none" w:sz="0" w:space="0" w:color="auto"/>
      </w:divBdr>
    </w:div>
    <w:div w:id="1549759992">
      <w:bodyDiv w:val="1"/>
      <w:marLeft w:val="0"/>
      <w:marRight w:val="0"/>
      <w:marTop w:val="0"/>
      <w:marBottom w:val="0"/>
      <w:divBdr>
        <w:top w:val="none" w:sz="0" w:space="0" w:color="auto"/>
        <w:left w:val="none" w:sz="0" w:space="0" w:color="auto"/>
        <w:bottom w:val="none" w:sz="0" w:space="0" w:color="auto"/>
        <w:right w:val="none" w:sz="0" w:space="0" w:color="auto"/>
      </w:divBdr>
    </w:div>
    <w:div w:id="1550220473">
      <w:bodyDiv w:val="1"/>
      <w:marLeft w:val="0"/>
      <w:marRight w:val="0"/>
      <w:marTop w:val="0"/>
      <w:marBottom w:val="0"/>
      <w:divBdr>
        <w:top w:val="none" w:sz="0" w:space="0" w:color="auto"/>
        <w:left w:val="none" w:sz="0" w:space="0" w:color="auto"/>
        <w:bottom w:val="none" w:sz="0" w:space="0" w:color="auto"/>
        <w:right w:val="none" w:sz="0" w:space="0" w:color="auto"/>
      </w:divBdr>
    </w:div>
    <w:div w:id="1550335484">
      <w:bodyDiv w:val="1"/>
      <w:marLeft w:val="0"/>
      <w:marRight w:val="0"/>
      <w:marTop w:val="0"/>
      <w:marBottom w:val="0"/>
      <w:divBdr>
        <w:top w:val="none" w:sz="0" w:space="0" w:color="auto"/>
        <w:left w:val="none" w:sz="0" w:space="0" w:color="auto"/>
        <w:bottom w:val="none" w:sz="0" w:space="0" w:color="auto"/>
        <w:right w:val="none" w:sz="0" w:space="0" w:color="auto"/>
      </w:divBdr>
    </w:div>
    <w:div w:id="1550454200">
      <w:bodyDiv w:val="1"/>
      <w:marLeft w:val="0"/>
      <w:marRight w:val="0"/>
      <w:marTop w:val="0"/>
      <w:marBottom w:val="0"/>
      <w:divBdr>
        <w:top w:val="none" w:sz="0" w:space="0" w:color="auto"/>
        <w:left w:val="none" w:sz="0" w:space="0" w:color="auto"/>
        <w:bottom w:val="none" w:sz="0" w:space="0" w:color="auto"/>
        <w:right w:val="none" w:sz="0" w:space="0" w:color="auto"/>
      </w:divBdr>
    </w:div>
    <w:div w:id="1550797002">
      <w:bodyDiv w:val="1"/>
      <w:marLeft w:val="0"/>
      <w:marRight w:val="0"/>
      <w:marTop w:val="0"/>
      <w:marBottom w:val="0"/>
      <w:divBdr>
        <w:top w:val="none" w:sz="0" w:space="0" w:color="auto"/>
        <w:left w:val="none" w:sz="0" w:space="0" w:color="auto"/>
        <w:bottom w:val="none" w:sz="0" w:space="0" w:color="auto"/>
        <w:right w:val="none" w:sz="0" w:space="0" w:color="auto"/>
      </w:divBdr>
    </w:div>
    <w:div w:id="1550848029">
      <w:bodyDiv w:val="1"/>
      <w:marLeft w:val="0"/>
      <w:marRight w:val="0"/>
      <w:marTop w:val="0"/>
      <w:marBottom w:val="0"/>
      <w:divBdr>
        <w:top w:val="none" w:sz="0" w:space="0" w:color="auto"/>
        <w:left w:val="none" w:sz="0" w:space="0" w:color="auto"/>
        <w:bottom w:val="none" w:sz="0" w:space="0" w:color="auto"/>
        <w:right w:val="none" w:sz="0" w:space="0" w:color="auto"/>
      </w:divBdr>
    </w:div>
    <w:div w:id="1551041764">
      <w:bodyDiv w:val="1"/>
      <w:marLeft w:val="0"/>
      <w:marRight w:val="0"/>
      <w:marTop w:val="0"/>
      <w:marBottom w:val="0"/>
      <w:divBdr>
        <w:top w:val="none" w:sz="0" w:space="0" w:color="auto"/>
        <w:left w:val="none" w:sz="0" w:space="0" w:color="auto"/>
        <w:bottom w:val="none" w:sz="0" w:space="0" w:color="auto"/>
        <w:right w:val="none" w:sz="0" w:space="0" w:color="auto"/>
      </w:divBdr>
    </w:div>
    <w:div w:id="1551067895">
      <w:bodyDiv w:val="1"/>
      <w:marLeft w:val="0"/>
      <w:marRight w:val="0"/>
      <w:marTop w:val="0"/>
      <w:marBottom w:val="0"/>
      <w:divBdr>
        <w:top w:val="none" w:sz="0" w:space="0" w:color="auto"/>
        <w:left w:val="none" w:sz="0" w:space="0" w:color="auto"/>
        <w:bottom w:val="none" w:sz="0" w:space="0" w:color="auto"/>
        <w:right w:val="none" w:sz="0" w:space="0" w:color="auto"/>
      </w:divBdr>
    </w:div>
    <w:div w:id="1551070063">
      <w:bodyDiv w:val="1"/>
      <w:marLeft w:val="0"/>
      <w:marRight w:val="0"/>
      <w:marTop w:val="0"/>
      <w:marBottom w:val="0"/>
      <w:divBdr>
        <w:top w:val="none" w:sz="0" w:space="0" w:color="auto"/>
        <w:left w:val="none" w:sz="0" w:space="0" w:color="auto"/>
        <w:bottom w:val="none" w:sz="0" w:space="0" w:color="auto"/>
        <w:right w:val="none" w:sz="0" w:space="0" w:color="auto"/>
      </w:divBdr>
    </w:div>
    <w:div w:id="1551073092">
      <w:bodyDiv w:val="1"/>
      <w:marLeft w:val="0"/>
      <w:marRight w:val="0"/>
      <w:marTop w:val="0"/>
      <w:marBottom w:val="0"/>
      <w:divBdr>
        <w:top w:val="none" w:sz="0" w:space="0" w:color="auto"/>
        <w:left w:val="none" w:sz="0" w:space="0" w:color="auto"/>
        <w:bottom w:val="none" w:sz="0" w:space="0" w:color="auto"/>
        <w:right w:val="none" w:sz="0" w:space="0" w:color="auto"/>
      </w:divBdr>
    </w:div>
    <w:div w:id="1551183784">
      <w:bodyDiv w:val="1"/>
      <w:marLeft w:val="0"/>
      <w:marRight w:val="0"/>
      <w:marTop w:val="0"/>
      <w:marBottom w:val="0"/>
      <w:divBdr>
        <w:top w:val="none" w:sz="0" w:space="0" w:color="auto"/>
        <w:left w:val="none" w:sz="0" w:space="0" w:color="auto"/>
        <w:bottom w:val="none" w:sz="0" w:space="0" w:color="auto"/>
        <w:right w:val="none" w:sz="0" w:space="0" w:color="auto"/>
      </w:divBdr>
    </w:div>
    <w:div w:id="1551259565">
      <w:bodyDiv w:val="1"/>
      <w:marLeft w:val="0"/>
      <w:marRight w:val="0"/>
      <w:marTop w:val="0"/>
      <w:marBottom w:val="0"/>
      <w:divBdr>
        <w:top w:val="none" w:sz="0" w:space="0" w:color="auto"/>
        <w:left w:val="none" w:sz="0" w:space="0" w:color="auto"/>
        <w:bottom w:val="none" w:sz="0" w:space="0" w:color="auto"/>
        <w:right w:val="none" w:sz="0" w:space="0" w:color="auto"/>
      </w:divBdr>
    </w:div>
    <w:div w:id="1551500342">
      <w:bodyDiv w:val="1"/>
      <w:marLeft w:val="0"/>
      <w:marRight w:val="0"/>
      <w:marTop w:val="0"/>
      <w:marBottom w:val="0"/>
      <w:divBdr>
        <w:top w:val="none" w:sz="0" w:space="0" w:color="auto"/>
        <w:left w:val="none" w:sz="0" w:space="0" w:color="auto"/>
        <w:bottom w:val="none" w:sz="0" w:space="0" w:color="auto"/>
        <w:right w:val="none" w:sz="0" w:space="0" w:color="auto"/>
      </w:divBdr>
    </w:div>
    <w:div w:id="1552157013">
      <w:bodyDiv w:val="1"/>
      <w:marLeft w:val="0"/>
      <w:marRight w:val="0"/>
      <w:marTop w:val="0"/>
      <w:marBottom w:val="0"/>
      <w:divBdr>
        <w:top w:val="none" w:sz="0" w:space="0" w:color="auto"/>
        <w:left w:val="none" w:sz="0" w:space="0" w:color="auto"/>
        <w:bottom w:val="none" w:sz="0" w:space="0" w:color="auto"/>
        <w:right w:val="none" w:sz="0" w:space="0" w:color="auto"/>
      </w:divBdr>
    </w:div>
    <w:div w:id="1552307281">
      <w:bodyDiv w:val="1"/>
      <w:marLeft w:val="0"/>
      <w:marRight w:val="0"/>
      <w:marTop w:val="0"/>
      <w:marBottom w:val="0"/>
      <w:divBdr>
        <w:top w:val="none" w:sz="0" w:space="0" w:color="auto"/>
        <w:left w:val="none" w:sz="0" w:space="0" w:color="auto"/>
        <w:bottom w:val="none" w:sz="0" w:space="0" w:color="auto"/>
        <w:right w:val="none" w:sz="0" w:space="0" w:color="auto"/>
      </w:divBdr>
    </w:div>
    <w:div w:id="1552308077">
      <w:bodyDiv w:val="1"/>
      <w:marLeft w:val="0"/>
      <w:marRight w:val="0"/>
      <w:marTop w:val="0"/>
      <w:marBottom w:val="0"/>
      <w:divBdr>
        <w:top w:val="none" w:sz="0" w:space="0" w:color="auto"/>
        <w:left w:val="none" w:sz="0" w:space="0" w:color="auto"/>
        <w:bottom w:val="none" w:sz="0" w:space="0" w:color="auto"/>
        <w:right w:val="none" w:sz="0" w:space="0" w:color="auto"/>
      </w:divBdr>
    </w:div>
    <w:div w:id="1552572817">
      <w:bodyDiv w:val="1"/>
      <w:marLeft w:val="0"/>
      <w:marRight w:val="0"/>
      <w:marTop w:val="0"/>
      <w:marBottom w:val="0"/>
      <w:divBdr>
        <w:top w:val="none" w:sz="0" w:space="0" w:color="auto"/>
        <w:left w:val="none" w:sz="0" w:space="0" w:color="auto"/>
        <w:bottom w:val="none" w:sz="0" w:space="0" w:color="auto"/>
        <w:right w:val="none" w:sz="0" w:space="0" w:color="auto"/>
      </w:divBdr>
    </w:div>
    <w:div w:id="1552575475">
      <w:bodyDiv w:val="1"/>
      <w:marLeft w:val="0"/>
      <w:marRight w:val="0"/>
      <w:marTop w:val="0"/>
      <w:marBottom w:val="0"/>
      <w:divBdr>
        <w:top w:val="none" w:sz="0" w:space="0" w:color="auto"/>
        <w:left w:val="none" w:sz="0" w:space="0" w:color="auto"/>
        <w:bottom w:val="none" w:sz="0" w:space="0" w:color="auto"/>
        <w:right w:val="none" w:sz="0" w:space="0" w:color="auto"/>
      </w:divBdr>
    </w:div>
    <w:div w:id="1553034882">
      <w:bodyDiv w:val="1"/>
      <w:marLeft w:val="0"/>
      <w:marRight w:val="0"/>
      <w:marTop w:val="0"/>
      <w:marBottom w:val="0"/>
      <w:divBdr>
        <w:top w:val="none" w:sz="0" w:space="0" w:color="auto"/>
        <w:left w:val="none" w:sz="0" w:space="0" w:color="auto"/>
        <w:bottom w:val="none" w:sz="0" w:space="0" w:color="auto"/>
        <w:right w:val="none" w:sz="0" w:space="0" w:color="auto"/>
      </w:divBdr>
    </w:div>
    <w:div w:id="1553073537">
      <w:bodyDiv w:val="1"/>
      <w:marLeft w:val="0"/>
      <w:marRight w:val="0"/>
      <w:marTop w:val="0"/>
      <w:marBottom w:val="0"/>
      <w:divBdr>
        <w:top w:val="none" w:sz="0" w:space="0" w:color="auto"/>
        <w:left w:val="none" w:sz="0" w:space="0" w:color="auto"/>
        <w:bottom w:val="none" w:sz="0" w:space="0" w:color="auto"/>
        <w:right w:val="none" w:sz="0" w:space="0" w:color="auto"/>
      </w:divBdr>
    </w:div>
    <w:div w:id="1553275935">
      <w:bodyDiv w:val="1"/>
      <w:marLeft w:val="0"/>
      <w:marRight w:val="0"/>
      <w:marTop w:val="0"/>
      <w:marBottom w:val="0"/>
      <w:divBdr>
        <w:top w:val="none" w:sz="0" w:space="0" w:color="auto"/>
        <w:left w:val="none" w:sz="0" w:space="0" w:color="auto"/>
        <w:bottom w:val="none" w:sz="0" w:space="0" w:color="auto"/>
        <w:right w:val="none" w:sz="0" w:space="0" w:color="auto"/>
      </w:divBdr>
    </w:div>
    <w:div w:id="1553537903">
      <w:bodyDiv w:val="1"/>
      <w:marLeft w:val="0"/>
      <w:marRight w:val="0"/>
      <w:marTop w:val="0"/>
      <w:marBottom w:val="0"/>
      <w:divBdr>
        <w:top w:val="none" w:sz="0" w:space="0" w:color="auto"/>
        <w:left w:val="none" w:sz="0" w:space="0" w:color="auto"/>
        <w:bottom w:val="none" w:sz="0" w:space="0" w:color="auto"/>
        <w:right w:val="none" w:sz="0" w:space="0" w:color="auto"/>
      </w:divBdr>
    </w:div>
    <w:div w:id="1553686978">
      <w:bodyDiv w:val="1"/>
      <w:marLeft w:val="0"/>
      <w:marRight w:val="0"/>
      <w:marTop w:val="0"/>
      <w:marBottom w:val="0"/>
      <w:divBdr>
        <w:top w:val="none" w:sz="0" w:space="0" w:color="auto"/>
        <w:left w:val="none" w:sz="0" w:space="0" w:color="auto"/>
        <w:bottom w:val="none" w:sz="0" w:space="0" w:color="auto"/>
        <w:right w:val="none" w:sz="0" w:space="0" w:color="auto"/>
      </w:divBdr>
    </w:div>
    <w:div w:id="1553812180">
      <w:bodyDiv w:val="1"/>
      <w:marLeft w:val="0"/>
      <w:marRight w:val="0"/>
      <w:marTop w:val="0"/>
      <w:marBottom w:val="0"/>
      <w:divBdr>
        <w:top w:val="none" w:sz="0" w:space="0" w:color="auto"/>
        <w:left w:val="none" w:sz="0" w:space="0" w:color="auto"/>
        <w:bottom w:val="none" w:sz="0" w:space="0" w:color="auto"/>
        <w:right w:val="none" w:sz="0" w:space="0" w:color="auto"/>
      </w:divBdr>
    </w:div>
    <w:div w:id="1554001689">
      <w:bodyDiv w:val="1"/>
      <w:marLeft w:val="0"/>
      <w:marRight w:val="0"/>
      <w:marTop w:val="0"/>
      <w:marBottom w:val="0"/>
      <w:divBdr>
        <w:top w:val="none" w:sz="0" w:space="0" w:color="auto"/>
        <w:left w:val="none" w:sz="0" w:space="0" w:color="auto"/>
        <w:bottom w:val="none" w:sz="0" w:space="0" w:color="auto"/>
        <w:right w:val="none" w:sz="0" w:space="0" w:color="auto"/>
      </w:divBdr>
    </w:div>
    <w:div w:id="1554004392">
      <w:bodyDiv w:val="1"/>
      <w:marLeft w:val="0"/>
      <w:marRight w:val="0"/>
      <w:marTop w:val="0"/>
      <w:marBottom w:val="0"/>
      <w:divBdr>
        <w:top w:val="none" w:sz="0" w:space="0" w:color="auto"/>
        <w:left w:val="none" w:sz="0" w:space="0" w:color="auto"/>
        <w:bottom w:val="none" w:sz="0" w:space="0" w:color="auto"/>
        <w:right w:val="none" w:sz="0" w:space="0" w:color="auto"/>
      </w:divBdr>
    </w:div>
    <w:div w:id="1554270052">
      <w:bodyDiv w:val="1"/>
      <w:marLeft w:val="0"/>
      <w:marRight w:val="0"/>
      <w:marTop w:val="0"/>
      <w:marBottom w:val="0"/>
      <w:divBdr>
        <w:top w:val="none" w:sz="0" w:space="0" w:color="auto"/>
        <w:left w:val="none" w:sz="0" w:space="0" w:color="auto"/>
        <w:bottom w:val="none" w:sz="0" w:space="0" w:color="auto"/>
        <w:right w:val="none" w:sz="0" w:space="0" w:color="auto"/>
      </w:divBdr>
    </w:div>
    <w:div w:id="1554468384">
      <w:bodyDiv w:val="1"/>
      <w:marLeft w:val="0"/>
      <w:marRight w:val="0"/>
      <w:marTop w:val="0"/>
      <w:marBottom w:val="0"/>
      <w:divBdr>
        <w:top w:val="none" w:sz="0" w:space="0" w:color="auto"/>
        <w:left w:val="none" w:sz="0" w:space="0" w:color="auto"/>
        <w:bottom w:val="none" w:sz="0" w:space="0" w:color="auto"/>
        <w:right w:val="none" w:sz="0" w:space="0" w:color="auto"/>
      </w:divBdr>
    </w:div>
    <w:div w:id="1554807875">
      <w:bodyDiv w:val="1"/>
      <w:marLeft w:val="0"/>
      <w:marRight w:val="0"/>
      <w:marTop w:val="0"/>
      <w:marBottom w:val="0"/>
      <w:divBdr>
        <w:top w:val="none" w:sz="0" w:space="0" w:color="auto"/>
        <w:left w:val="none" w:sz="0" w:space="0" w:color="auto"/>
        <w:bottom w:val="none" w:sz="0" w:space="0" w:color="auto"/>
        <w:right w:val="none" w:sz="0" w:space="0" w:color="auto"/>
      </w:divBdr>
    </w:div>
    <w:div w:id="1555894881">
      <w:bodyDiv w:val="1"/>
      <w:marLeft w:val="0"/>
      <w:marRight w:val="0"/>
      <w:marTop w:val="0"/>
      <w:marBottom w:val="0"/>
      <w:divBdr>
        <w:top w:val="none" w:sz="0" w:space="0" w:color="auto"/>
        <w:left w:val="none" w:sz="0" w:space="0" w:color="auto"/>
        <w:bottom w:val="none" w:sz="0" w:space="0" w:color="auto"/>
        <w:right w:val="none" w:sz="0" w:space="0" w:color="auto"/>
      </w:divBdr>
    </w:div>
    <w:div w:id="1556307073">
      <w:bodyDiv w:val="1"/>
      <w:marLeft w:val="0"/>
      <w:marRight w:val="0"/>
      <w:marTop w:val="0"/>
      <w:marBottom w:val="0"/>
      <w:divBdr>
        <w:top w:val="none" w:sz="0" w:space="0" w:color="auto"/>
        <w:left w:val="none" w:sz="0" w:space="0" w:color="auto"/>
        <w:bottom w:val="none" w:sz="0" w:space="0" w:color="auto"/>
        <w:right w:val="none" w:sz="0" w:space="0" w:color="auto"/>
      </w:divBdr>
    </w:div>
    <w:div w:id="1556505281">
      <w:bodyDiv w:val="1"/>
      <w:marLeft w:val="0"/>
      <w:marRight w:val="0"/>
      <w:marTop w:val="0"/>
      <w:marBottom w:val="0"/>
      <w:divBdr>
        <w:top w:val="none" w:sz="0" w:space="0" w:color="auto"/>
        <w:left w:val="none" w:sz="0" w:space="0" w:color="auto"/>
        <w:bottom w:val="none" w:sz="0" w:space="0" w:color="auto"/>
        <w:right w:val="none" w:sz="0" w:space="0" w:color="auto"/>
      </w:divBdr>
    </w:div>
    <w:div w:id="1556621063">
      <w:bodyDiv w:val="1"/>
      <w:marLeft w:val="0"/>
      <w:marRight w:val="0"/>
      <w:marTop w:val="0"/>
      <w:marBottom w:val="0"/>
      <w:divBdr>
        <w:top w:val="none" w:sz="0" w:space="0" w:color="auto"/>
        <w:left w:val="none" w:sz="0" w:space="0" w:color="auto"/>
        <w:bottom w:val="none" w:sz="0" w:space="0" w:color="auto"/>
        <w:right w:val="none" w:sz="0" w:space="0" w:color="auto"/>
      </w:divBdr>
    </w:div>
    <w:div w:id="1556696214">
      <w:bodyDiv w:val="1"/>
      <w:marLeft w:val="0"/>
      <w:marRight w:val="0"/>
      <w:marTop w:val="0"/>
      <w:marBottom w:val="0"/>
      <w:divBdr>
        <w:top w:val="none" w:sz="0" w:space="0" w:color="auto"/>
        <w:left w:val="none" w:sz="0" w:space="0" w:color="auto"/>
        <w:bottom w:val="none" w:sz="0" w:space="0" w:color="auto"/>
        <w:right w:val="none" w:sz="0" w:space="0" w:color="auto"/>
      </w:divBdr>
    </w:div>
    <w:div w:id="1556774653">
      <w:bodyDiv w:val="1"/>
      <w:marLeft w:val="0"/>
      <w:marRight w:val="0"/>
      <w:marTop w:val="0"/>
      <w:marBottom w:val="0"/>
      <w:divBdr>
        <w:top w:val="none" w:sz="0" w:space="0" w:color="auto"/>
        <w:left w:val="none" w:sz="0" w:space="0" w:color="auto"/>
        <w:bottom w:val="none" w:sz="0" w:space="0" w:color="auto"/>
        <w:right w:val="none" w:sz="0" w:space="0" w:color="auto"/>
      </w:divBdr>
    </w:div>
    <w:div w:id="1556967819">
      <w:bodyDiv w:val="1"/>
      <w:marLeft w:val="0"/>
      <w:marRight w:val="0"/>
      <w:marTop w:val="0"/>
      <w:marBottom w:val="0"/>
      <w:divBdr>
        <w:top w:val="none" w:sz="0" w:space="0" w:color="auto"/>
        <w:left w:val="none" w:sz="0" w:space="0" w:color="auto"/>
        <w:bottom w:val="none" w:sz="0" w:space="0" w:color="auto"/>
        <w:right w:val="none" w:sz="0" w:space="0" w:color="auto"/>
      </w:divBdr>
    </w:div>
    <w:div w:id="1557469251">
      <w:bodyDiv w:val="1"/>
      <w:marLeft w:val="0"/>
      <w:marRight w:val="0"/>
      <w:marTop w:val="0"/>
      <w:marBottom w:val="0"/>
      <w:divBdr>
        <w:top w:val="none" w:sz="0" w:space="0" w:color="auto"/>
        <w:left w:val="none" w:sz="0" w:space="0" w:color="auto"/>
        <w:bottom w:val="none" w:sz="0" w:space="0" w:color="auto"/>
        <w:right w:val="none" w:sz="0" w:space="0" w:color="auto"/>
      </w:divBdr>
    </w:div>
    <w:div w:id="1557928709">
      <w:bodyDiv w:val="1"/>
      <w:marLeft w:val="0"/>
      <w:marRight w:val="0"/>
      <w:marTop w:val="0"/>
      <w:marBottom w:val="0"/>
      <w:divBdr>
        <w:top w:val="none" w:sz="0" w:space="0" w:color="auto"/>
        <w:left w:val="none" w:sz="0" w:space="0" w:color="auto"/>
        <w:bottom w:val="none" w:sz="0" w:space="0" w:color="auto"/>
        <w:right w:val="none" w:sz="0" w:space="0" w:color="auto"/>
      </w:divBdr>
    </w:div>
    <w:div w:id="1558127139">
      <w:bodyDiv w:val="1"/>
      <w:marLeft w:val="0"/>
      <w:marRight w:val="0"/>
      <w:marTop w:val="0"/>
      <w:marBottom w:val="0"/>
      <w:divBdr>
        <w:top w:val="none" w:sz="0" w:space="0" w:color="auto"/>
        <w:left w:val="none" w:sz="0" w:space="0" w:color="auto"/>
        <w:bottom w:val="none" w:sz="0" w:space="0" w:color="auto"/>
        <w:right w:val="none" w:sz="0" w:space="0" w:color="auto"/>
      </w:divBdr>
    </w:div>
    <w:div w:id="1558708843">
      <w:bodyDiv w:val="1"/>
      <w:marLeft w:val="0"/>
      <w:marRight w:val="0"/>
      <w:marTop w:val="0"/>
      <w:marBottom w:val="0"/>
      <w:divBdr>
        <w:top w:val="none" w:sz="0" w:space="0" w:color="auto"/>
        <w:left w:val="none" w:sz="0" w:space="0" w:color="auto"/>
        <w:bottom w:val="none" w:sz="0" w:space="0" w:color="auto"/>
        <w:right w:val="none" w:sz="0" w:space="0" w:color="auto"/>
      </w:divBdr>
    </w:div>
    <w:div w:id="1558855081">
      <w:bodyDiv w:val="1"/>
      <w:marLeft w:val="0"/>
      <w:marRight w:val="0"/>
      <w:marTop w:val="0"/>
      <w:marBottom w:val="0"/>
      <w:divBdr>
        <w:top w:val="none" w:sz="0" w:space="0" w:color="auto"/>
        <w:left w:val="none" w:sz="0" w:space="0" w:color="auto"/>
        <w:bottom w:val="none" w:sz="0" w:space="0" w:color="auto"/>
        <w:right w:val="none" w:sz="0" w:space="0" w:color="auto"/>
      </w:divBdr>
    </w:div>
    <w:div w:id="1558930636">
      <w:bodyDiv w:val="1"/>
      <w:marLeft w:val="0"/>
      <w:marRight w:val="0"/>
      <w:marTop w:val="0"/>
      <w:marBottom w:val="0"/>
      <w:divBdr>
        <w:top w:val="none" w:sz="0" w:space="0" w:color="auto"/>
        <w:left w:val="none" w:sz="0" w:space="0" w:color="auto"/>
        <w:bottom w:val="none" w:sz="0" w:space="0" w:color="auto"/>
        <w:right w:val="none" w:sz="0" w:space="0" w:color="auto"/>
      </w:divBdr>
    </w:div>
    <w:div w:id="1559050794">
      <w:bodyDiv w:val="1"/>
      <w:marLeft w:val="0"/>
      <w:marRight w:val="0"/>
      <w:marTop w:val="0"/>
      <w:marBottom w:val="0"/>
      <w:divBdr>
        <w:top w:val="none" w:sz="0" w:space="0" w:color="auto"/>
        <w:left w:val="none" w:sz="0" w:space="0" w:color="auto"/>
        <w:bottom w:val="none" w:sz="0" w:space="0" w:color="auto"/>
        <w:right w:val="none" w:sz="0" w:space="0" w:color="auto"/>
      </w:divBdr>
    </w:div>
    <w:div w:id="1559128350">
      <w:bodyDiv w:val="1"/>
      <w:marLeft w:val="0"/>
      <w:marRight w:val="0"/>
      <w:marTop w:val="0"/>
      <w:marBottom w:val="0"/>
      <w:divBdr>
        <w:top w:val="none" w:sz="0" w:space="0" w:color="auto"/>
        <w:left w:val="none" w:sz="0" w:space="0" w:color="auto"/>
        <w:bottom w:val="none" w:sz="0" w:space="0" w:color="auto"/>
        <w:right w:val="none" w:sz="0" w:space="0" w:color="auto"/>
      </w:divBdr>
    </w:div>
    <w:div w:id="1559592296">
      <w:bodyDiv w:val="1"/>
      <w:marLeft w:val="0"/>
      <w:marRight w:val="0"/>
      <w:marTop w:val="0"/>
      <w:marBottom w:val="0"/>
      <w:divBdr>
        <w:top w:val="none" w:sz="0" w:space="0" w:color="auto"/>
        <w:left w:val="none" w:sz="0" w:space="0" w:color="auto"/>
        <w:bottom w:val="none" w:sz="0" w:space="0" w:color="auto"/>
        <w:right w:val="none" w:sz="0" w:space="0" w:color="auto"/>
      </w:divBdr>
    </w:div>
    <w:div w:id="1559629419">
      <w:bodyDiv w:val="1"/>
      <w:marLeft w:val="0"/>
      <w:marRight w:val="0"/>
      <w:marTop w:val="0"/>
      <w:marBottom w:val="0"/>
      <w:divBdr>
        <w:top w:val="none" w:sz="0" w:space="0" w:color="auto"/>
        <w:left w:val="none" w:sz="0" w:space="0" w:color="auto"/>
        <w:bottom w:val="none" w:sz="0" w:space="0" w:color="auto"/>
        <w:right w:val="none" w:sz="0" w:space="0" w:color="auto"/>
      </w:divBdr>
    </w:div>
    <w:div w:id="1560245835">
      <w:bodyDiv w:val="1"/>
      <w:marLeft w:val="0"/>
      <w:marRight w:val="0"/>
      <w:marTop w:val="0"/>
      <w:marBottom w:val="0"/>
      <w:divBdr>
        <w:top w:val="none" w:sz="0" w:space="0" w:color="auto"/>
        <w:left w:val="none" w:sz="0" w:space="0" w:color="auto"/>
        <w:bottom w:val="none" w:sz="0" w:space="0" w:color="auto"/>
        <w:right w:val="none" w:sz="0" w:space="0" w:color="auto"/>
      </w:divBdr>
    </w:div>
    <w:div w:id="1560633997">
      <w:bodyDiv w:val="1"/>
      <w:marLeft w:val="0"/>
      <w:marRight w:val="0"/>
      <w:marTop w:val="0"/>
      <w:marBottom w:val="0"/>
      <w:divBdr>
        <w:top w:val="none" w:sz="0" w:space="0" w:color="auto"/>
        <w:left w:val="none" w:sz="0" w:space="0" w:color="auto"/>
        <w:bottom w:val="none" w:sz="0" w:space="0" w:color="auto"/>
        <w:right w:val="none" w:sz="0" w:space="0" w:color="auto"/>
      </w:divBdr>
    </w:div>
    <w:div w:id="1561012611">
      <w:bodyDiv w:val="1"/>
      <w:marLeft w:val="0"/>
      <w:marRight w:val="0"/>
      <w:marTop w:val="0"/>
      <w:marBottom w:val="0"/>
      <w:divBdr>
        <w:top w:val="none" w:sz="0" w:space="0" w:color="auto"/>
        <w:left w:val="none" w:sz="0" w:space="0" w:color="auto"/>
        <w:bottom w:val="none" w:sz="0" w:space="0" w:color="auto"/>
        <w:right w:val="none" w:sz="0" w:space="0" w:color="auto"/>
      </w:divBdr>
    </w:div>
    <w:div w:id="1561818900">
      <w:bodyDiv w:val="1"/>
      <w:marLeft w:val="0"/>
      <w:marRight w:val="0"/>
      <w:marTop w:val="0"/>
      <w:marBottom w:val="0"/>
      <w:divBdr>
        <w:top w:val="none" w:sz="0" w:space="0" w:color="auto"/>
        <w:left w:val="none" w:sz="0" w:space="0" w:color="auto"/>
        <w:bottom w:val="none" w:sz="0" w:space="0" w:color="auto"/>
        <w:right w:val="none" w:sz="0" w:space="0" w:color="auto"/>
      </w:divBdr>
    </w:div>
    <w:div w:id="1562136033">
      <w:bodyDiv w:val="1"/>
      <w:marLeft w:val="0"/>
      <w:marRight w:val="0"/>
      <w:marTop w:val="0"/>
      <w:marBottom w:val="0"/>
      <w:divBdr>
        <w:top w:val="none" w:sz="0" w:space="0" w:color="auto"/>
        <w:left w:val="none" w:sz="0" w:space="0" w:color="auto"/>
        <w:bottom w:val="none" w:sz="0" w:space="0" w:color="auto"/>
        <w:right w:val="none" w:sz="0" w:space="0" w:color="auto"/>
      </w:divBdr>
    </w:div>
    <w:div w:id="1562249608">
      <w:bodyDiv w:val="1"/>
      <w:marLeft w:val="0"/>
      <w:marRight w:val="0"/>
      <w:marTop w:val="0"/>
      <w:marBottom w:val="0"/>
      <w:divBdr>
        <w:top w:val="none" w:sz="0" w:space="0" w:color="auto"/>
        <w:left w:val="none" w:sz="0" w:space="0" w:color="auto"/>
        <w:bottom w:val="none" w:sz="0" w:space="0" w:color="auto"/>
        <w:right w:val="none" w:sz="0" w:space="0" w:color="auto"/>
      </w:divBdr>
    </w:div>
    <w:div w:id="1562322727">
      <w:bodyDiv w:val="1"/>
      <w:marLeft w:val="0"/>
      <w:marRight w:val="0"/>
      <w:marTop w:val="0"/>
      <w:marBottom w:val="0"/>
      <w:divBdr>
        <w:top w:val="none" w:sz="0" w:space="0" w:color="auto"/>
        <w:left w:val="none" w:sz="0" w:space="0" w:color="auto"/>
        <w:bottom w:val="none" w:sz="0" w:space="0" w:color="auto"/>
        <w:right w:val="none" w:sz="0" w:space="0" w:color="auto"/>
      </w:divBdr>
    </w:div>
    <w:div w:id="1562523298">
      <w:bodyDiv w:val="1"/>
      <w:marLeft w:val="0"/>
      <w:marRight w:val="0"/>
      <w:marTop w:val="0"/>
      <w:marBottom w:val="0"/>
      <w:divBdr>
        <w:top w:val="none" w:sz="0" w:space="0" w:color="auto"/>
        <w:left w:val="none" w:sz="0" w:space="0" w:color="auto"/>
        <w:bottom w:val="none" w:sz="0" w:space="0" w:color="auto"/>
        <w:right w:val="none" w:sz="0" w:space="0" w:color="auto"/>
      </w:divBdr>
    </w:div>
    <w:div w:id="1562594531">
      <w:bodyDiv w:val="1"/>
      <w:marLeft w:val="0"/>
      <w:marRight w:val="0"/>
      <w:marTop w:val="0"/>
      <w:marBottom w:val="0"/>
      <w:divBdr>
        <w:top w:val="none" w:sz="0" w:space="0" w:color="auto"/>
        <w:left w:val="none" w:sz="0" w:space="0" w:color="auto"/>
        <w:bottom w:val="none" w:sz="0" w:space="0" w:color="auto"/>
        <w:right w:val="none" w:sz="0" w:space="0" w:color="auto"/>
      </w:divBdr>
    </w:div>
    <w:div w:id="1562979529">
      <w:bodyDiv w:val="1"/>
      <w:marLeft w:val="0"/>
      <w:marRight w:val="0"/>
      <w:marTop w:val="0"/>
      <w:marBottom w:val="0"/>
      <w:divBdr>
        <w:top w:val="none" w:sz="0" w:space="0" w:color="auto"/>
        <w:left w:val="none" w:sz="0" w:space="0" w:color="auto"/>
        <w:bottom w:val="none" w:sz="0" w:space="0" w:color="auto"/>
        <w:right w:val="none" w:sz="0" w:space="0" w:color="auto"/>
      </w:divBdr>
    </w:div>
    <w:div w:id="1562986703">
      <w:bodyDiv w:val="1"/>
      <w:marLeft w:val="0"/>
      <w:marRight w:val="0"/>
      <w:marTop w:val="0"/>
      <w:marBottom w:val="0"/>
      <w:divBdr>
        <w:top w:val="none" w:sz="0" w:space="0" w:color="auto"/>
        <w:left w:val="none" w:sz="0" w:space="0" w:color="auto"/>
        <w:bottom w:val="none" w:sz="0" w:space="0" w:color="auto"/>
        <w:right w:val="none" w:sz="0" w:space="0" w:color="auto"/>
      </w:divBdr>
    </w:div>
    <w:div w:id="1563296733">
      <w:bodyDiv w:val="1"/>
      <w:marLeft w:val="0"/>
      <w:marRight w:val="0"/>
      <w:marTop w:val="0"/>
      <w:marBottom w:val="0"/>
      <w:divBdr>
        <w:top w:val="none" w:sz="0" w:space="0" w:color="auto"/>
        <w:left w:val="none" w:sz="0" w:space="0" w:color="auto"/>
        <w:bottom w:val="none" w:sz="0" w:space="0" w:color="auto"/>
        <w:right w:val="none" w:sz="0" w:space="0" w:color="auto"/>
      </w:divBdr>
    </w:div>
    <w:div w:id="1563326985">
      <w:bodyDiv w:val="1"/>
      <w:marLeft w:val="0"/>
      <w:marRight w:val="0"/>
      <w:marTop w:val="0"/>
      <w:marBottom w:val="0"/>
      <w:divBdr>
        <w:top w:val="none" w:sz="0" w:space="0" w:color="auto"/>
        <w:left w:val="none" w:sz="0" w:space="0" w:color="auto"/>
        <w:bottom w:val="none" w:sz="0" w:space="0" w:color="auto"/>
        <w:right w:val="none" w:sz="0" w:space="0" w:color="auto"/>
      </w:divBdr>
    </w:div>
    <w:div w:id="1563448851">
      <w:bodyDiv w:val="1"/>
      <w:marLeft w:val="0"/>
      <w:marRight w:val="0"/>
      <w:marTop w:val="0"/>
      <w:marBottom w:val="0"/>
      <w:divBdr>
        <w:top w:val="none" w:sz="0" w:space="0" w:color="auto"/>
        <w:left w:val="none" w:sz="0" w:space="0" w:color="auto"/>
        <w:bottom w:val="none" w:sz="0" w:space="0" w:color="auto"/>
        <w:right w:val="none" w:sz="0" w:space="0" w:color="auto"/>
      </w:divBdr>
    </w:div>
    <w:div w:id="1564675849">
      <w:bodyDiv w:val="1"/>
      <w:marLeft w:val="0"/>
      <w:marRight w:val="0"/>
      <w:marTop w:val="0"/>
      <w:marBottom w:val="0"/>
      <w:divBdr>
        <w:top w:val="none" w:sz="0" w:space="0" w:color="auto"/>
        <w:left w:val="none" w:sz="0" w:space="0" w:color="auto"/>
        <w:bottom w:val="none" w:sz="0" w:space="0" w:color="auto"/>
        <w:right w:val="none" w:sz="0" w:space="0" w:color="auto"/>
      </w:divBdr>
    </w:div>
    <w:div w:id="1564952431">
      <w:bodyDiv w:val="1"/>
      <w:marLeft w:val="0"/>
      <w:marRight w:val="0"/>
      <w:marTop w:val="0"/>
      <w:marBottom w:val="0"/>
      <w:divBdr>
        <w:top w:val="none" w:sz="0" w:space="0" w:color="auto"/>
        <w:left w:val="none" w:sz="0" w:space="0" w:color="auto"/>
        <w:bottom w:val="none" w:sz="0" w:space="0" w:color="auto"/>
        <w:right w:val="none" w:sz="0" w:space="0" w:color="auto"/>
      </w:divBdr>
    </w:div>
    <w:div w:id="1565481598">
      <w:bodyDiv w:val="1"/>
      <w:marLeft w:val="0"/>
      <w:marRight w:val="0"/>
      <w:marTop w:val="0"/>
      <w:marBottom w:val="0"/>
      <w:divBdr>
        <w:top w:val="none" w:sz="0" w:space="0" w:color="auto"/>
        <w:left w:val="none" w:sz="0" w:space="0" w:color="auto"/>
        <w:bottom w:val="none" w:sz="0" w:space="0" w:color="auto"/>
        <w:right w:val="none" w:sz="0" w:space="0" w:color="auto"/>
      </w:divBdr>
    </w:div>
    <w:div w:id="1565532424">
      <w:bodyDiv w:val="1"/>
      <w:marLeft w:val="0"/>
      <w:marRight w:val="0"/>
      <w:marTop w:val="0"/>
      <w:marBottom w:val="0"/>
      <w:divBdr>
        <w:top w:val="none" w:sz="0" w:space="0" w:color="auto"/>
        <w:left w:val="none" w:sz="0" w:space="0" w:color="auto"/>
        <w:bottom w:val="none" w:sz="0" w:space="0" w:color="auto"/>
        <w:right w:val="none" w:sz="0" w:space="0" w:color="auto"/>
      </w:divBdr>
    </w:div>
    <w:div w:id="1565795522">
      <w:bodyDiv w:val="1"/>
      <w:marLeft w:val="0"/>
      <w:marRight w:val="0"/>
      <w:marTop w:val="0"/>
      <w:marBottom w:val="0"/>
      <w:divBdr>
        <w:top w:val="none" w:sz="0" w:space="0" w:color="auto"/>
        <w:left w:val="none" w:sz="0" w:space="0" w:color="auto"/>
        <w:bottom w:val="none" w:sz="0" w:space="0" w:color="auto"/>
        <w:right w:val="none" w:sz="0" w:space="0" w:color="auto"/>
      </w:divBdr>
    </w:div>
    <w:div w:id="1565946692">
      <w:bodyDiv w:val="1"/>
      <w:marLeft w:val="0"/>
      <w:marRight w:val="0"/>
      <w:marTop w:val="0"/>
      <w:marBottom w:val="0"/>
      <w:divBdr>
        <w:top w:val="none" w:sz="0" w:space="0" w:color="auto"/>
        <w:left w:val="none" w:sz="0" w:space="0" w:color="auto"/>
        <w:bottom w:val="none" w:sz="0" w:space="0" w:color="auto"/>
        <w:right w:val="none" w:sz="0" w:space="0" w:color="auto"/>
      </w:divBdr>
    </w:div>
    <w:div w:id="1565992802">
      <w:bodyDiv w:val="1"/>
      <w:marLeft w:val="0"/>
      <w:marRight w:val="0"/>
      <w:marTop w:val="0"/>
      <w:marBottom w:val="0"/>
      <w:divBdr>
        <w:top w:val="none" w:sz="0" w:space="0" w:color="auto"/>
        <w:left w:val="none" w:sz="0" w:space="0" w:color="auto"/>
        <w:bottom w:val="none" w:sz="0" w:space="0" w:color="auto"/>
        <w:right w:val="none" w:sz="0" w:space="0" w:color="auto"/>
      </w:divBdr>
    </w:div>
    <w:div w:id="1566068698">
      <w:bodyDiv w:val="1"/>
      <w:marLeft w:val="0"/>
      <w:marRight w:val="0"/>
      <w:marTop w:val="0"/>
      <w:marBottom w:val="0"/>
      <w:divBdr>
        <w:top w:val="none" w:sz="0" w:space="0" w:color="auto"/>
        <w:left w:val="none" w:sz="0" w:space="0" w:color="auto"/>
        <w:bottom w:val="none" w:sz="0" w:space="0" w:color="auto"/>
        <w:right w:val="none" w:sz="0" w:space="0" w:color="auto"/>
      </w:divBdr>
    </w:div>
    <w:div w:id="1566798400">
      <w:bodyDiv w:val="1"/>
      <w:marLeft w:val="0"/>
      <w:marRight w:val="0"/>
      <w:marTop w:val="0"/>
      <w:marBottom w:val="0"/>
      <w:divBdr>
        <w:top w:val="none" w:sz="0" w:space="0" w:color="auto"/>
        <w:left w:val="none" w:sz="0" w:space="0" w:color="auto"/>
        <w:bottom w:val="none" w:sz="0" w:space="0" w:color="auto"/>
        <w:right w:val="none" w:sz="0" w:space="0" w:color="auto"/>
      </w:divBdr>
    </w:div>
    <w:div w:id="1567032859">
      <w:bodyDiv w:val="1"/>
      <w:marLeft w:val="0"/>
      <w:marRight w:val="0"/>
      <w:marTop w:val="0"/>
      <w:marBottom w:val="0"/>
      <w:divBdr>
        <w:top w:val="none" w:sz="0" w:space="0" w:color="auto"/>
        <w:left w:val="none" w:sz="0" w:space="0" w:color="auto"/>
        <w:bottom w:val="none" w:sz="0" w:space="0" w:color="auto"/>
        <w:right w:val="none" w:sz="0" w:space="0" w:color="auto"/>
      </w:divBdr>
    </w:div>
    <w:div w:id="1567103913">
      <w:bodyDiv w:val="1"/>
      <w:marLeft w:val="0"/>
      <w:marRight w:val="0"/>
      <w:marTop w:val="0"/>
      <w:marBottom w:val="0"/>
      <w:divBdr>
        <w:top w:val="none" w:sz="0" w:space="0" w:color="auto"/>
        <w:left w:val="none" w:sz="0" w:space="0" w:color="auto"/>
        <w:bottom w:val="none" w:sz="0" w:space="0" w:color="auto"/>
        <w:right w:val="none" w:sz="0" w:space="0" w:color="auto"/>
      </w:divBdr>
    </w:div>
    <w:div w:id="1567643104">
      <w:bodyDiv w:val="1"/>
      <w:marLeft w:val="0"/>
      <w:marRight w:val="0"/>
      <w:marTop w:val="0"/>
      <w:marBottom w:val="0"/>
      <w:divBdr>
        <w:top w:val="none" w:sz="0" w:space="0" w:color="auto"/>
        <w:left w:val="none" w:sz="0" w:space="0" w:color="auto"/>
        <w:bottom w:val="none" w:sz="0" w:space="0" w:color="auto"/>
        <w:right w:val="none" w:sz="0" w:space="0" w:color="auto"/>
      </w:divBdr>
    </w:div>
    <w:div w:id="1568149998">
      <w:bodyDiv w:val="1"/>
      <w:marLeft w:val="0"/>
      <w:marRight w:val="0"/>
      <w:marTop w:val="0"/>
      <w:marBottom w:val="0"/>
      <w:divBdr>
        <w:top w:val="none" w:sz="0" w:space="0" w:color="auto"/>
        <w:left w:val="none" w:sz="0" w:space="0" w:color="auto"/>
        <w:bottom w:val="none" w:sz="0" w:space="0" w:color="auto"/>
        <w:right w:val="none" w:sz="0" w:space="0" w:color="auto"/>
      </w:divBdr>
    </w:div>
    <w:div w:id="1568488958">
      <w:bodyDiv w:val="1"/>
      <w:marLeft w:val="0"/>
      <w:marRight w:val="0"/>
      <w:marTop w:val="0"/>
      <w:marBottom w:val="0"/>
      <w:divBdr>
        <w:top w:val="none" w:sz="0" w:space="0" w:color="auto"/>
        <w:left w:val="none" w:sz="0" w:space="0" w:color="auto"/>
        <w:bottom w:val="none" w:sz="0" w:space="0" w:color="auto"/>
        <w:right w:val="none" w:sz="0" w:space="0" w:color="auto"/>
      </w:divBdr>
    </w:div>
    <w:div w:id="1568759608">
      <w:bodyDiv w:val="1"/>
      <w:marLeft w:val="0"/>
      <w:marRight w:val="0"/>
      <w:marTop w:val="0"/>
      <w:marBottom w:val="0"/>
      <w:divBdr>
        <w:top w:val="none" w:sz="0" w:space="0" w:color="auto"/>
        <w:left w:val="none" w:sz="0" w:space="0" w:color="auto"/>
        <w:bottom w:val="none" w:sz="0" w:space="0" w:color="auto"/>
        <w:right w:val="none" w:sz="0" w:space="0" w:color="auto"/>
      </w:divBdr>
    </w:div>
    <w:div w:id="1568807604">
      <w:bodyDiv w:val="1"/>
      <w:marLeft w:val="0"/>
      <w:marRight w:val="0"/>
      <w:marTop w:val="0"/>
      <w:marBottom w:val="0"/>
      <w:divBdr>
        <w:top w:val="none" w:sz="0" w:space="0" w:color="auto"/>
        <w:left w:val="none" w:sz="0" w:space="0" w:color="auto"/>
        <w:bottom w:val="none" w:sz="0" w:space="0" w:color="auto"/>
        <w:right w:val="none" w:sz="0" w:space="0" w:color="auto"/>
      </w:divBdr>
    </w:div>
    <w:div w:id="1569195979">
      <w:bodyDiv w:val="1"/>
      <w:marLeft w:val="0"/>
      <w:marRight w:val="0"/>
      <w:marTop w:val="0"/>
      <w:marBottom w:val="0"/>
      <w:divBdr>
        <w:top w:val="none" w:sz="0" w:space="0" w:color="auto"/>
        <w:left w:val="none" w:sz="0" w:space="0" w:color="auto"/>
        <w:bottom w:val="none" w:sz="0" w:space="0" w:color="auto"/>
        <w:right w:val="none" w:sz="0" w:space="0" w:color="auto"/>
      </w:divBdr>
    </w:div>
    <w:div w:id="1570310432">
      <w:bodyDiv w:val="1"/>
      <w:marLeft w:val="0"/>
      <w:marRight w:val="0"/>
      <w:marTop w:val="0"/>
      <w:marBottom w:val="0"/>
      <w:divBdr>
        <w:top w:val="none" w:sz="0" w:space="0" w:color="auto"/>
        <w:left w:val="none" w:sz="0" w:space="0" w:color="auto"/>
        <w:bottom w:val="none" w:sz="0" w:space="0" w:color="auto"/>
        <w:right w:val="none" w:sz="0" w:space="0" w:color="auto"/>
      </w:divBdr>
    </w:div>
    <w:div w:id="1570654008">
      <w:bodyDiv w:val="1"/>
      <w:marLeft w:val="0"/>
      <w:marRight w:val="0"/>
      <w:marTop w:val="0"/>
      <w:marBottom w:val="0"/>
      <w:divBdr>
        <w:top w:val="none" w:sz="0" w:space="0" w:color="auto"/>
        <w:left w:val="none" w:sz="0" w:space="0" w:color="auto"/>
        <w:bottom w:val="none" w:sz="0" w:space="0" w:color="auto"/>
        <w:right w:val="none" w:sz="0" w:space="0" w:color="auto"/>
      </w:divBdr>
    </w:div>
    <w:div w:id="1570729317">
      <w:bodyDiv w:val="1"/>
      <w:marLeft w:val="0"/>
      <w:marRight w:val="0"/>
      <w:marTop w:val="0"/>
      <w:marBottom w:val="0"/>
      <w:divBdr>
        <w:top w:val="none" w:sz="0" w:space="0" w:color="auto"/>
        <w:left w:val="none" w:sz="0" w:space="0" w:color="auto"/>
        <w:bottom w:val="none" w:sz="0" w:space="0" w:color="auto"/>
        <w:right w:val="none" w:sz="0" w:space="0" w:color="auto"/>
      </w:divBdr>
    </w:div>
    <w:div w:id="1570775160">
      <w:bodyDiv w:val="1"/>
      <w:marLeft w:val="0"/>
      <w:marRight w:val="0"/>
      <w:marTop w:val="0"/>
      <w:marBottom w:val="0"/>
      <w:divBdr>
        <w:top w:val="none" w:sz="0" w:space="0" w:color="auto"/>
        <w:left w:val="none" w:sz="0" w:space="0" w:color="auto"/>
        <w:bottom w:val="none" w:sz="0" w:space="0" w:color="auto"/>
        <w:right w:val="none" w:sz="0" w:space="0" w:color="auto"/>
      </w:divBdr>
    </w:div>
    <w:div w:id="1570967069">
      <w:bodyDiv w:val="1"/>
      <w:marLeft w:val="0"/>
      <w:marRight w:val="0"/>
      <w:marTop w:val="0"/>
      <w:marBottom w:val="0"/>
      <w:divBdr>
        <w:top w:val="none" w:sz="0" w:space="0" w:color="auto"/>
        <w:left w:val="none" w:sz="0" w:space="0" w:color="auto"/>
        <w:bottom w:val="none" w:sz="0" w:space="0" w:color="auto"/>
        <w:right w:val="none" w:sz="0" w:space="0" w:color="auto"/>
      </w:divBdr>
    </w:div>
    <w:div w:id="1571423518">
      <w:bodyDiv w:val="1"/>
      <w:marLeft w:val="0"/>
      <w:marRight w:val="0"/>
      <w:marTop w:val="0"/>
      <w:marBottom w:val="0"/>
      <w:divBdr>
        <w:top w:val="none" w:sz="0" w:space="0" w:color="auto"/>
        <w:left w:val="none" w:sz="0" w:space="0" w:color="auto"/>
        <w:bottom w:val="none" w:sz="0" w:space="0" w:color="auto"/>
        <w:right w:val="none" w:sz="0" w:space="0" w:color="auto"/>
      </w:divBdr>
    </w:div>
    <w:div w:id="1571425420">
      <w:bodyDiv w:val="1"/>
      <w:marLeft w:val="0"/>
      <w:marRight w:val="0"/>
      <w:marTop w:val="0"/>
      <w:marBottom w:val="0"/>
      <w:divBdr>
        <w:top w:val="none" w:sz="0" w:space="0" w:color="auto"/>
        <w:left w:val="none" w:sz="0" w:space="0" w:color="auto"/>
        <w:bottom w:val="none" w:sz="0" w:space="0" w:color="auto"/>
        <w:right w:val="none" w:sz="0" w:space="0" w:color="auto"/>
      </w:divBdr>
    </w:div>
    <w:div w:id="1571575652">
      <w:bodyDiv w:val="1"/>
      <w:marLeft w:val="0"/>
      <w:marRight w:val="0"/>
      <w:marTop w:val="0"/>
      <w:marBottom w:val="0"/>
      <w:divBdr>
        <w:top w:val="none" w:sz="0" w:space="0" w:color="auto"/>
        <w:left w:val="none" w:sz="0" w:space="0" w:color="auto"/>
        <w:bottom w:val="none" w:sz="0" w:space="0" w:color="auto"/>
        <w:right w:val="none" w:sz="0" w:space="0" w:color="auto"/>
      </w:divBdr>
    </w:div>
    <w:div w:id="1571648604">
      <w:bodyDiv w:val="1"/>
      <w:marLeft w:val="0"/>
      <w:marRight w:val="0"/>
      <w:marTop w:val="0"/>
      <w:marBottom w:val="0"/>
      <w:divBdr>
        <w:top w:val="none" w:sz="0" w:space="0" w:color="auto"/>
        <w:left w:val="none" w:sz="0" w:space="0" w:color="auto"/>
        <w:bottom w:val="none" w:sz="0" w:space="0" w:color="auto"/>
        <w:right w:val="none" w:sz="0" w:space="0" w:color="auto"/>
      </w:divBdr>
    </w:div>
    <w:div w:id="1572036673">
      <w:bodyDiv w:val="1"/>
      <w:marLeft w:val="0"/>
      <w:marRight w:val="0"/>
      <w:marTop w:val="0"/>
      <w:marBottom w:val="0"/>
      <w:divBdr>
        <w:top w:val="none" w:sz="0" w:space="0" w:color="auto"/>
        <w:left w:val="none" w:sz="0" w:space="0" w:color="auto"/>
        <w:bottom w:val="none" w:sz="0" w:space="0" w:color="auto"/>
        <w:right w:val="none" w:sz="0" w:space="0" w:color="auto"/>
      </w:divBdr>
    </w:div>
    <w:div w:id="1572429393">
      <w:bodyDiv w:val="1"/>
      <w:marLeft w:val="0"/>
      <w:marRight w:val="0"/>
      <w:marTop w:val="0"/>
      <w:marBottom w:val="0"/>
      <w:divBdr>
        <w:top w:val="none" w:sz="0" w:space="0" w:color="auto"/>
        <w:left w:val="none" w:sz="0" w:space="0" w:color="auto"/>
        <w:bottom w:val="none" w:sz="0" w:space="0" w:color="auto"/>
        <w:right w:val="none" w:sz="0" w:space="0" w:color="auto"/>
      </w:divBdr>
    </w:div>
    <w:div w:id="1572614949">
      <w:bodyDiv w:val="1"/>
      <w:marLeft w:val="0"/>
      <w:marRight w:val="0"/>
      <w:marTop w:val="0"/>
      <w:marBottom w:val="0"/>
      <w:divBdr>
        <w:top w:val="none" w:sz="0" w:space="0" w:color="auto"/>
        <w:left w:val="none" w:sz="0" w:space="0" w:color="auto"/>
        <w:bottom w:val="none" w:sz="0" w:space="0" w:color="auto"/>
        <w:right w:val="none" w:sz="0" w:space="0" w:color="auto"/>
      </w:divBdr>
    </w:div>
    <w:div w:id="1573273369">
      <w:bodyDiv w:val="1"/>
      <w:marLeft w:val="0"/>
      <w:marRight w:val="0"/>
      <w:marTop w:val="0"/>
      <w:marBottom w:val="0"/>
      <w:divBdr>
        <w:top w:val="none" w:sz="0" w:space="0" w:color="auto"/>
        <w:left w:val="none" w:sz="0" w:space="0" w:color="auto"/>
        <w:bottom w:val="none" w:sz="0" w:space="0" w:color="auto"/>
        <w:right w:val="none" w:sz="0" w:space="0" w:color="auto"/>
      </w:divBdr>
    </w:div>
    <w:div w:id="1573539943">
      <w:bodyDiv w:val="1"/>
      <w:marLeft w:val="0"/>
      <w:marRight w:val="0"/>
      <w:marTop w:val="0"/>
      <w:marBottom w:val="0"/>
      <w:divBdr>
        <w:top w:val="none" w:sz="0" w:space="0" w:color="auto"/>
        <w:left w:val="none" w:sz="0" w:space="0" w:color="auto"/>
        <w:bottom w:val="none" w:sz="0" w:space="0" w:color="auto"/>
        <w:right w:val="none" w:sz="0" w:space="0" w:color="auto"/>
      </w:divBdr>
    </w:div>
    <w:div w:id="1573543063">
      <w:bodyDiv w:val="1"/>
      <w:marLeft w:val="0"/>
      <w:marRight w:val="0"/>
      <w:marTop w:val="0"/>
      <w:marBottom w:val="0"/>
      <w:divBdr>
        <w:top w:val="none" w:sz="0" w:space="0" w:color="auto"/>
        <w:left w:val="none" w:sz="0" w:space="0" w:color="auto"/>
        <w:bottom w:val="none" w:sz="0" w:space="0" w:color="auto"/>
        <w:right w:val="none" w:sz="0" w:space="0" w:color="auto"/>
      </w:divBdr>
    </w:div>
    <w:div w:id="1573813176">
      <w:bodyDiv w:val="1"/>
      <w:marLeft w:val="0"/>
      <w:marRight w:val="0"/>
      <w:marTop w:val="0"/>
      <w:marBottom w:val="0"/>
      <w:divBdr>
        <w:top w:val="none" w:sz="0" w:space="0" w:color="auto"/>
        <w:left w:val="none" w:sz="0" w:space="0" w:color="auto"/>
        <w:bottom w:val="none" w:sz="0" w:space="0" w:color="auto"/>
        <w:right w:val="none" w:sz="0" w:space="0" w:color="auto"/>
      </w:divBdr>
    </w:div>
    <w:div w:id="1574004683">
      <w:bodyDiv w:val="1"/>
      <w:marLeft w:val="0"/>
      <w:marRight w:val="0"/>
      <w:marTop w:val="0"/>
      <w:marBottom w:val="0"/>
      <w:divBdr>
        <w:top w:val="none" w:sz="0" w:space="0" w:color="auto"/>
        <w:left w:val="none" w:sz="0" w:space="0" w:color="auto"/>
        <w:bottom w:val="none" w:sz="0" w:space="0" w:color="auto"/>
        <w:right w:val="none" w:sz="0" w:space="0" w:color="auto"/>
      </w:divBdr>
    </w:div>
    <w:div w:id="1574271236">
      <w:bodyDiv w:val="1"/>
      <w:marLeft w:val="0"/>
      <w:marRight w:val="0"/>
      <w:marTop w:val="0"/>
      <w:marBottom w:val="0"/>
      <w:divBdr>
        <w:top w:val="none" w:sz="0" w:space="0" w:color="auto"/>
        <w:left w:val="none" w:sz="0" w:space="0" w:color="auto"/>
        <w:bottom w:val="none" w:sz="0" w:space="0" w:color="auto"/>
        <w:right w:val="none" w:sz="0" w:space="0" w:color="auto"/>
      </w:divBdr>
    </w:div>
    <w:div w:id="1574584927">
      <w:bodyDiv w:val="1"/>
      <w:marLeft w:val="0"/>
      <w:marRight w:val="0"/>
      <w:marTop w:val="0"/>
      <w:marBottom w:val="0"/>
      <w:divBdr>
        <w:top w:val="none" w:sz="0" w:space="0" w:color="auto"/>
        <w:left w:val="none" w:sz="0" w:space="0" w:color="auto"/>
        <w:bottom w:val="none" w:sz="0" w:space="0" w:color="auto"/>
        <w:right w:val="none" w:sz="0" w:space="0" w:color="auto"/>
      </w:divBdr>
    </w:div>
    <w:div w:id="1574776596">
      <w:bodyDiv w:val="1"/>
      <w:marLeft w:val="0"/>
      <w:marRight w:val="0"/>
      <w:marTop w:val="0"/>
      <w:marBottom w:val="0"/>
      <w:divBdr>
        <w:top w:val="none" w:sz="0" w:space="0" w:color="auto"/>
        <w:left w:val="none" w:sz="0" w:space="0" w:color="auto"/>
        <w:bottom w:val="none" w:sz="0" w:space="0" w:color="auto"/>
        <w:right w:val="none" w:sz="0" w:space="0" w:color="auto"/>
      </w:divBdr>
    </w:div>
    <w:div w:id="1574857483">
      <w:bodyDiv w:val="1"/>
      <w:marLeft w:val="0"/>
      <w:marRight w:val="0"/>
      <w:marTop w:val="0"/>
      <w:marBottom w:val="0"/>
      <w:divBdr>
        <w:top w:val="none" w:sz="0" w:space="0" w:color="auto"/>
        <w:left w:val="none" w:sz="0" w:space="0" w:color="auto"/>
        <w:bottom w:val="none" w:sz="0" w:space="0" w:color="auto"/>
        <w:right w:val="none" w:sz="0" w:space="0" w:color="auto"/>
      </w:divBdr>
    </w:div>
    <w:div w:id="1575042812">
      <w:bodyDiv w:val="1"/>
      <w:marLeft w:val="0"/>
      <w:marRight w:val="0"/>
      <w:marTop w:val="0"/>
      <w:marBottom w:val="0"/>
      <w:divBdr>
        <w:top w:val="none" w:sz="0" w:space="0" w:color="auto"/>
        <w:left w:val="none" w:sz="0" w:space="0" w:color="auto"/>
        <w:bottom w:val="none" w:sz="0" w:space="0" w:color="auto"/>
        <w:right w:val="none" w:sz="0" w:space="0" w:color="auto"/>
      </w:divBdr>
    </w:div>
    <w:div w:id="1575313638">
      <w:bodyDiv w:val="1"/>
      <w:marLeft w:val="0"/>
      <w:marRight w:val="0"/>
      <w:marTop w:val="0"/>
      <w:marBottom w:val="0"/>
      <w:divBdr>
        <w:top w:val="none" w:sz="0" w:space="0" w:color="auto"/>
        <w:left w:val="none" w:sz="0" w:space="0" w:color="auto"/>
        <w:bottom w:val="none" w:sz="0" w:space="0" w:color="auto"/>
        <w:right w:val="none" w:sz="0" w:space="0" w:color="auto"/>
      </w:divBdr>
    </w:div>
    <w:div w:id="1575504091">
      <w:bodyDiv w:val="1"/>
      <w:marLeft w:val="0"/>
      <w:marRight w:val="0"/>
      <w:marTop w:val="0"/>
      <w:marBottom w:val="0"/>
      <w:divBdr>
        <w:top w:val="none" w:sz="0" w:space="0" w:color="auto"/>
        <w:left w:val="none" w:sz="0" w:space="0" w:color="auto"/>
        <w:bottom w:val="none" w:sz="0" w:space="0" w:color="auto"/>
        <w:right w:val="none" w:sz="0" w:space="0" w:color="auto"/>
      </w:divBdr>
    </w:div>
    <w:div w:id="1575630071">
      <w:bodyDiv w:val="1"/>
      <w:marLeft w:val="0"/>
      <w:marRight w:val="0"/>
      <w:marTop w:val="0"/>
      <w:marBottom w:val="0"/>
      <w:divBdr>
        <w:top w:val="none" w:sz="0" w:space="0" w:color="auto"/>
        <w:left w:val="none" w:sz="0" w:space="0" w:color="auto"/>
        <w:bottom w:val="none" w:sz="0" w:space="0" w:color="auto"/>
        <w:right w:val="none" w:sz="0" w:space="0" w:color="auto"/>
      </w:divBdr>
    </w:div>
    <w:div w:id="1575698255">
      <w:bodyDiv w:val="1"/>
      <w:marLeft w:val="0"/>
      <w:marRight w:val="0"/>
      <w:marTop w:val="0"/>
      <w:marBottom w:val="0"/>
      <w:divBdr>
        <w:top w:val="none" w:sz="0" w:space="0" w:color="auto"/>
        <w:left w:val="none" w:sz="0" w:space="0" w:color="auto"/>
        <w:bottom w:val="none" w:sz="0" w:space="0" w:color="auto"/>
        <w:right w:val="none" w:sz="0" w:space="0" w:color="auto"/>
      </w:divBdr>
    </w:div>
    <w:div w:id="1575891411">
      <w:bodyDiv w:val="1"/>
      <w:marLeft w:val="0"/>
      <w:marRight w:val="0"/>
      <w:marTop w:val="0"/>
      <w:marBottom w:val="0"/>
      <w:divBdr>
        <w:top w:val="none" w:sz="0" w:space="0" w:color="auto"/>
        <w:left w:val="none" w:sz="0" w:space="0" w:color="auto"/>
        <w:bottom w:val="none" w:sz="0" w:space="0" w:color="auto"/>
        <w:right w:val="none" w:sz="0" w:space="0" w:color="auto"/>
      </w:divBdr>
    </w:div>
    <w:div w:id="1576016131">
      <w:bodyDiv w:val="1"/>
      <w:marLeft w:val="0"/>
      <w:marRight w:val="0"/>
      <w:marTop w:val="0"/>
      <w:marBottom w:val="0"/>
      <w:divBdr>
        <w:top w:val="none" w:sz="0" w:space="0" w:color="auto"/>
        <w:left w:val="none" w:sz="0" w:space="0" w:color="auto"/>
        <w:bottom w:val="none" w:sz="0" w:space="0" w:color="auto"/>
        <w:right w:val="none" w:sz="0" w:space="0" w:color="auto"/>
      </w:divBdr>
    </w:div>
    <w:div w:id="1576478302">
      <w:bodyDiv w:val="1"/>
      <w:marLeft w:val="0"/>
      <w:marRight w:val="0"/>
      <w:marTop w:val="0"/>
      <w:marBottom w:val="0"/>
      <w:divBdr>
        <w:top w:val="none" w:sz="0" w:space="0" w:color="auto"/>
        <w:left w:val="none" w:sz="0" w:space="0" w:color="auto"/>
        <w:bottom w:val="none" w:sz="0" w:space="0" w:color="auto"/>
        <w:right w:val="none" w:sz="0" w:space="0" w:color="auto"/>
      </w:divBdr>
    </w:div>
    <w:div w:id="1576627493">
      <w:bodyDiv w:val="1"/>
      <w:marLeft w:val="0"/>
      <w:marRight w:val="0"/>
      <w:marTop w:val="0"/>
      <w:marBottom w:val="0"/>
      <w:divBdr>
        <w:top w:val="none" w:sz="0" w:space="0" w:color="auto"/>
        <w:left w:val="none" w:sz="0" w:space="0" w:color="auto"/>
        <w:bottom w:val="none" w:sz="0" w:space="0" w:color="auto"/>
        <w:right w:val="none" w:sz="0" w:space="0" w:color="auto"/>
      </w:divBdr>
    </w:div>
    <w:div w:id="1577016630">
      <w:bodyDiv w:val="1"/>
      <w:marLeft w:val="0"/>
      <w:marRight w:val="0"/>
      <w:marTop w:val="0"/>
      <w:marBottom w:val="0"/>
      <w:divBdr>
        <w:top w:val="none" w:sz="0" w:space="0" w:color="auto"/>
        <w:left w:val="none" w:sz="0" w:space="0" w:color="auto"/>
        <w:bottom w:val="none" w:sz="0" w:space="0" w:color="auto"/>
        <w:right w:val="none" w:sz="0" w:space="0" w:color="auto"/>
      </w:divBdr>
    </w:div>
    <w:div w:id="1577127667">
      <w:bodyDiv w:val="1"/>
      <w:marLeft w:val="0"/>
      <w:marRight w:val="0"/>
      <w:marTop w:val="0"/>
      <w:marBottom w:val="0"/>
      <w:divBdr>
        <w:top w:val="none" w:sz="0" w:space="0" w:color="auto"/>
        <w:left w:val="none" w:sz="0" w:space="0" w:color="auto"/>
        <w:bottom w:val="none" w:sz="0" w:space="0" w:color="auto"/>
        <w:right w:val="none" w:sz="0" w:space="0" w:color="auto"/>
      </w:divBdr>
    </w:div>
    <w:div w:id="1577128459">
      <w:bodyDiv w:val="1"/>
      <w:marLeft w:val="0"/>
      <w:marRight w:val="0"/>
      <w:marTop w:val="0"/>
      <w:marBottom w:val="0"/>
      <w:divBdr>
        <w:top w:val="none" w:sz="0" w:space="0" w:color="auto"/>
        <w:left w:val="none" w:sz="0" w:space="0" w:color="auto"/>
        <w:bottom w:val="none" w:sz="0" w:space="0" w:color="auto"/>
        <w:right w:val="none" w:sz="0" w:space="0" w:color="auto"/>
      </w:divBdr>
    </w:div>
    <w:div w:id="1577284660">
      <w:bodyDiv w:val="1"/>
      <w:marLeft w:val="0"/>
      <w:marRight w:val="0"/>
      <w:marTop w:val="0"/>
      <w:marBottom w:val="0"/>
      <w:divBdr>
        <w:top w:val="none" w:sz="0" w:space="0" w:color="auto"/>
        <w:left w:val="none" w:sz="0" w:space="0" w:color="auto"/>
        <w:bottom w:val="none" w:sz="0" w:space="0" w:color="auto"/>
        <w:right w:val="none" w:sz="0" w:space="0" w:color="auto"/>
      </w:divBdr>
    </w:div>
    <w:div w:id="1577399975">
      <w:bodyDiv w:val="1"/>
      <w:marLeft w:val="0"/>
      <w:marRight w:val="0"/>
      <w:marTop w:val="0"/>
      <w:marBottom w:val="0"/>
      <w:divBdr>
        <w:top w:val="none" w:sz="0" w:space="0" w:color="auto"/>
        <w:left w:val="none" w:sz="0" w:space="0" w:color="auto"/>
        <w:bottom w:val="none" w:sz="0" w:space="0" w:color="auto"/>
        <w:right w:val="none" w:sz="0" w:space="0" w:color="auto"/>
      </w:divBdr>
    </w:div>
    <w:div w:id="1577477449">
      <w:bodyDiv w:val="1"/>
      <w:marLeft w:val="0"/>
      <w:marRight w:val="0"/>
      <w:marTop w:val="0"/>
      <w:marBottom w:val="0"/>
      <w:divBdr>
        <w:top w:val="none" w:sz="0" w:space="0" w:color="auto"/>
        <w:left w:val="none" w:sz="0" w:space="0" w:color="auto"/>
        <w:bottom w:val="none" w:sz="0" w:space="0" w:color="auto"/>
        <w:right w:val="none" w:sz="0" w:space="0" w:color="auto"/>
      </w:divBdr>
    </w:div>
    <w:div w:id="1577664929">
      <w:bodyDiv w:val="1"/>
      <w:marLeft w:val="0"/>
      <w:marRight w:val="0"/>
      <w:marTop w:val="0"/>
      <w:marBottom w:val="0"/>
      <w:divBdr>
        <w:top w:val="none" w:sz="0" w:space="0" w:color="auto"/>
        <w:left w:val="none" w:sz="0" w:space="0" w:color="auto"/>
        <w:bottom w:val="none" w:sz="0" w:space="0" w:color="auto"/>
        <w:right w:val="none" w:sz="0" w:space="0" w:color="auto"/>
      </w:divBdr>
    </w:div>
    <w:div w:id="1577669053">
      <w:bodyDiv w:val="1"/>
      <w:marLeft w:val="0"/>
      <w:marRight w:val="0"/>
      <w:marTop w:val="0"/>
      <w:marBottom w:val="0"/>
      <w:divBdr>
        <w:top w:val="none" w:sz="0" w:space="0" w:color="auto"/>
        <w:left w:val="none" w:sz="0" w:space="0" w:color="auto"/>
        <w:bottom w:val="none" w:sz="0" w:space="0" w:color="auto"/>
        <w:right w:val="none" w:sz="0" w:space="0" w:color="auto"/>
      </w:divBdr>
    </w:div>
    <w:div w:id="1578049242">
      <w:bodyDiv w:val="1"/>
      <w:marLeft w:val="0"/>
      <w:marRight w:val="0"/>
      <w:marTop w:val="0"/>
      <w:marBottom w:val="0"/>
      <w:divBdr>
        <w:top w:val="none" w:sz="0" w:space="0" w:color="auto"/>
        <w:left w:val="none" w:sz="0" w:space="0" w:color="auto"/>
        <w:bottom w:val="none" w:sz="0" w:space="0" w:color="auto"/>
        <w:right w:val="none" w:sz="0" w:space="0" w:color="auto"/>
      </w:divBdr>
    </w:div>
    <w:div w:id="1578512758">
      <w:bodyDiv w:val="1"/>
      <w:marLeft w:val="0"/>
      <w:marRight w:val="0"/>
      <w:marTop w:val="0"/>
      <w:marBottom w:val="0"/>
      <w:divBdr>
        <w:top w:val="none" w:sz="0" w:space="0" w:color="auto"/>
        <w:left w:val="none" w:sz="0" w:space="0" w:color="auto"/>
        <w:bottom w:val="none" w:sz="0" w:space="0" w:color="auto"/>
        <w:right w:val="none" w:sz="0" w:space="0" w:color="auto"/>
      </w:divBdr>
    </w:div>
    <w:div w:id="1578705699">
      <w:bodyDiv w:val="1"/>
      <w:marLeft w:val="0"/>
      <w:marRight w:val="0"/>
      <w:marTop w:val="0"/>
      <w:marBottom w:val="0"/>
      <w:divBdr>
        <w:top w:val="none" w:sz="0" w:space="0" w:color="auto"/>
        <w:left w:val="none" w:sz="0" w:space="0" w:color="auto"/>
        <w:bottom w:val="none" w:sz="0" w:space="0" w:color="auto"/>
        <w:right w:val="none" w:sz="0" w:space="0" w:color="auto"/>
      </w:divBdr>
    </w:div>
    <w:div w:id="1578901343">
      <w:bodyDiv w:val="1"/>
      <w:marLeft w:val="0"/>
      <w:marRight w:val="0"/>
      <w:marTop w:val="0"/>
      <w:marBottom w:val="0"/>
      <w:divBdr>
        <w:top w:val="none" w:sz="0" w:space="0" w:color="auto"/>
        <w:left w:val="none" w:sz="0" w:space="0" w:color="auto"/>
        <w:bottom w:val="none" w:sz="0" w:space="0" w:color="auto"/>
        <w:right w:val="none" w:sz="0" w:space="0" w:color="auto"/>
      </w:divBdr>
    </w:div>
    <w:div w:id="1579515621">
      <w:bodyDiv w:val="1"/>
      <w:marLeft w:val="0"/>
      <w:marRight w:val="0"/>
      <w:marTop w:val="0"/>
      <w:marBottom w:val="0"/>
      <w:divBdr>
        <w:top w:val="none" w:sz="0" w:space="0" w:color="auto"/>
        <w:left w:val="none" w:sz="0" w:space="0" w:color="auto"/>
        <w:bottom w:val="none" w:sz="0" w:space="0" w:color="auto"/>
        <w:right w:val="none" w:sz="0" w:space="0" w:color="auto"/>
      </w:divBdr>
    </w:div>
    <w:div w:id="1579712340">
      <w:bodyDiv w:val="1"/>
      <w:marLeft w:val="0"/>
      <w:marRight w:val="0"/>
      <w:marTop w:val="0"/>
      <w:marBottom w:val="0"/>
      <w:divBdr>
        <w:top w:val="none" w:sz="0" w:space="0" w:color="auto"/>
        <w:left w:val="none" w:sz="0" w:space="0" w:color="auto"/>
        <w:bottom w:val="none" w:sz="0" w:space="0" w:color="auto"/>
        <w:right w:val="none" w:sz="0" w:space="0" w:color="auto"/>
      </w:divBdr>
    </w:div>
    <w:div w:id="1580673410">
      <w:bodyDiv w:val="1"/>
      <w:marLeft w:val="0"/>
      <w:marRight w:val="0"/>
      <w:marTop w:val="0"/>
      <w:marBottom w:val="0"/>
      <w:divBdr>
        <w:top w:val="none" w:sz="0" w:space="0" w:color="auto"/>
        <w:left w:val="none" w:sz="0" w:space="0" w:color="auto"/>
        <w:bottom w:val="none" w:sz="0" w:space="0" w:color="auto"/>
        <w:right w:val="none" w:sz="0" w:space="0" w:color="auto"/>
      </w:divBdr>
    </w:div>
    <w:div w:id="1580753179">
      <w:bodyDiv w:val="1"/>
      <w:marLeft w:val="0"/>
      <w:marRight w:val="0"/>
      <w:marTop w:val="0"/>
      <w:marBottom w:val="0"/>
      <w:divBdr>
        <w:top w:val="none" w:sz="0" w:space="0" w:color="auto"/>
        <w:left w:val="none" w:sz="0" w:space="0" w:color="auto"/>
        <w:bottom w:val="none" w:sz="0" w:space="0" w:color="auto"/>
        <w:right w:val="none" w:sz="0" w:space="0" w:color="auto"/>
      </w:divBdr>
    </w:div>
    <w:div w:id="1581325520">
      <w:bodyDiv w:val="1"/>
      <w:marLeft w:val="0"/>
      <w:marRight w:val="0"/>
      <w:marTop w:val="0"/>
      <w:marBottom w:val="0"/>
      <w:divBdr>
        <w:top w:val="none" w:sz="0" w:space="0" w:color="auto"/>
        <w:left w:val="none" w:sz="0" w:space="0" w:color="auto"/>
        <w:bottom w:val="none" w:sz="0" w:space="0" w:color="auto"/>
        <w:right w:val="none" w:sz="0" w:space="0" w:color="auto"/>
      </w:divBdr>
    </w:div>
    <w:div w:id="1581872030">
      <w:bodyDiv w:val="1"/>
      <w:marLeft w:val="0"/>
      <w:marRight w:val="0"/>
      <w:marTop w:val="0"/>
      <w:marBottom w:val="0"/>
      <w:divBdr>
        <w:top w:val="none" w:sz="0" w:space="0" w:color="auto"/>
        <w:left w:val="none" w:sz="0" w:space="0" w:color="auto"/>
        <w:bottom w:val="none" w:sz="0" w:space="0" w:color="auto"/>
        <w:right w:val="none" w:sz="0" w:space="0" w:color="auto"/>
      </w:divBdr>
    </w:div>
    <w:div w:id="1582331996">
      <w:bodyDiv w:val="1"/>
      <w:marLeft w:val="0"/>
      <w:marRight w:val="0"/>
      <w:marTop w:val="0"/>
      <w:marBottom w:val="0"/>
      <w:divBdr>
        <w:top w:val="none" w:sz="0" w:space="0" w:color="auto"/>
        <w:left w:val="none" w:sz="0" w:space="0" w:color="auto"/>
        <w:bottom w:val="none" w:sz="0" w:space="0" w:color="auto"/>
        <w:right w:val="none" w:sz="0" w:space="0" w:color="auto"/>
      </w:divBdr>
    </w:div>
    <w:div w:id="1582374224">
      <w:bodyDiv w:val="1"/>
      <w:marLeft w:val="0"/>
      <w:marRight w:val="0"/>
      <w:marTop w:val="0"/>
      <w:marBottom w:val="0"/>
      <w:divBdr>
        <w:top w:val="none" w:sz="0" w:space="0" w:color="auto"/>
        <w:left w:val="none" w:sz="0" w:space="0" w:color="auto"/>
        <w:bottom w:val="none" w:sz="0" w:space="0" w:color="auto"/>
        <w:right w:val="none" w:sz="0" w:space="0" w:color="auto"/>
      </w:divBdr>
    </w:div>
    <w:div w:id="1583366859">
      <w:bodyDiv w:val="1"/>
      <w:marLeft w:val="0"/>
      <w:marRight w:val="0"/>
      <w:marTop w:val="0"/>
      <w:marBottom w:val="0"/>
      <w:divBdr>
        <w:top w:val="none" w:sz="0" w:space="0" w:color="auto"/>
        <w:left w:val="none" w:sz="0" w:space="0" w:color="auto"/>
        <w:bottom w:val="none" w:sz="0" w:space="0" w:color="auto"/>
        <w:right w:val="none" w:sz="0" w:space="0" w:color="auto"/>
      </w:divBdr>
    </w:div>
    <w:div w:id="1583443482">
      <w:bodyDiv w:val="1"/>
      <w:marLeft w:val="0"/>
      <w:marRight w:val="0"/>
      <w:marTop w:val="0"/>
      <w:marBottom w:val="0"/>
      <w:divBdr>
        <w:top w:val="none" w:sz="0" w:space="0" w:color="auto"/>
        <w:left w:val="none" w:sz="0" w:space="0" w:color="auto"/>
        <w:bottom w:val="none" w:sz="0" w:space="0" w:color="auto"/>
        <w:right w:val="none" w:sz="0" w:space="0" w:color="auto"/>
      </w:divBdr>
    </w:div>
    <w:div w:id="1583684593">
      <w:bodyDiv w:val="1"/>
      <w:marLeft w:val="0"/>
      <w:marRight w:val="0"/>
      <w:marTop w:val="0"/>
      <w:marBottom w:val="0"/>
      <w:divBdr>
        <w:top w:val="none" w:sz="0" w:space="0" w:color="auto"/>
        <w:left w:val="none" w:sz="0" w:space="0" w:color="auto"/>
        <w:bottom w:val="none" w:sz="0" w:space="0" w:color="auto"/>
        <w:right w:val="none" w:sz="0" w:space="0" w:color="auto"/>
      </w:divBdr>
    </w:div>
    <w:div w:id="1583878216">
      <w:bodyDiv w:val="1"/>
      <w:marLeft w:val="0"/>
      <w:marRight w:val="0"/>
      <w:marTop w:val="0"/>
      <w:marBottom w:val="0"/>
      <w:divBdr>
        <w:top w:val="none" w:sz="0" w:space="0" w:color="auto"/>
        <w:left w:val="none" w:sz="0" w:space="0" w:color="auto"/>
        <w:bottom w:val="none" w:sz="0" w:space="0" w:color="auto"/>
        <w:right w:val="none" w:sz="0" w:space="0" w:color="auto"/>
      </w:divBdr>
    </w:div>
    <w:div w:id="1583950507">
      <w:bodyDiv w:val="1"/>
      <w:marLeft w:val="0"/>
      <w:marRight w:val="0"/>
      <w:marTop w:val="0"/>
      <w:marBottom w:val="0"/>
      <w:divBdr>
        <w:top w:val="none" w:sz="0" w:space="0" w:color="auto"/>
        <w:left w:val="none" w:sz="0" w:space="0" w:color="auto"/>
        <w:bottom w:val="none" w:sz="0" w:space="0" w:color="auto"/>
        <w:right w:val="none" w:sz="0" w:space="0" w:color="auto"/>
      </w:divBdr>
    </w:div>
    <w:div w:id="1584141798">
      <w:bodyDiv w:val="1"/>
      <w:marLeft w:val="0"/>
      <w:marRight w:val="0"/>
      <w:marTop w:val="0"/>
      <w:marBottom w:val="0"/>
      <w:divBdr>
        <w:top w:val="none" w:sz="0" w:space="0" w:color="auto"/>
        <w:left w:val="none" w:sz="0" w:space="0" w:color="auto"/>
        <w:bottom w:val="none" w:sz="0" w:space="0" w:color="auto"/>
        <w:right w:val="none" w:sz="0" w:space="0" w:color="auto"/>
      </w:divBdr>
    </w:div>
    <w:div w:id="1584146275">
      <w:bodyDiv w:val="1"/>
      <w:marLeft w:val="0"/>
      <w:marRight w:val="0"/>
      <w:marTop w:val="0"/>
      <w:marBottom w:val="0"/>
      <w:divBdr>
        <w:top w:val="none" w:sz="0" w:space="0" w:color="auto"/>
        <w:left w:val="none" w:sz="0" w:space="0" w:color="auto"/>
        <w:bottom w:val="none" w:sz="0" w:space="0" w:color="auto"/>
        <w:right w:val="none" w:sz="0" w:space="0" w:color="auto"/>
      </w:divBdr>
    </w:div>
    <w:div w:id="1584409374">
      <w:bodyDiv w:val="1"/>
      <w:marLeft w:val="0"/>
      <w:marRight w:val="0"/>
      <w:marTop w:val="0"/>
      <w:marBottom w:val="0"/>
      <w:divBdr>
        <w:top w:val="none" w:sz="0" w:space="0" w:color="auto"/>
        <w:left w:val="none" w:sz="0" w:space="0" w:color="auto"/>
        <w:bottom w:val="none" w:sz="0" w:space="0" w:color="auto"/>
        <w:right w:val="none" w:sz="0" w:space="0" w:color="auto"/>
      </w:divBdr>
    </w:div>
    <w:div w:id="1584685580">
      <w:bodyDiv w:val="1"/>
      <w:marLeft w:val="0"/>
      <w:marRight w:val="0"/>
      <w:marTop w:val="0"/>
      <w:marBottom w:val="0"/>
      <w:divBdr>
        <w:top w:val="none" w:sz="0" w:space="0" w:color="auto"/>
        <w:left w:val="none" w:sz="0" w:space="0" w:color="auto"/>
        <w:bottom w:val="none" w:sz="0" w:space="0" w:color="auto"/>
        <w:right w:val="none" w:sz="0" w:space="0" w:color="auto"/>
      </w:divBdr>
    </w:div>
    <w:div w:id="1585215436">
      <w:bodyDiv w:val="1"/>
      <w:marLeft w:val="0"/>
      <w:marRight w:val="0"/>
      <w:marTop w:val="0"/>
      <w:marBottom w:val="0"/>
      <w:divBdr>
        <w:top w:val="none" w:sz="0" w:space="0" w:color="auto"/>
        <w:left w:val="none" w:sz="0" w:space="0" w:color="auto"/>
        <w:bottom w:val="none" w:sz="0" w:space="0" w:color="auto"/>
        <w:right w:val="none" w:sz="0" w:space="0" w:color="auto"/>
      </w:divBdr>
    </w:div>
    <w:div w:id="1585382886">
      <w:bodyDiv w:val="1"/>
      <w:marLeft w:val="0"/>
      <w:marRight w:val="0"/>
      <w:marTop w:val="0"/>
      <w:marBottom w:val="0"/>
      <w:divBdr>
        <w:top w:val="none" w:sz="0" w:space="0" w:color="auto"/>
        <w:left w:val="none" w:sz="0" w:space="0" w:color="auto"/>
        <w:bottom w:val="none" w:sz="0" w:space="0" w:color="auto"/>
        <w:right w:val="none" w:sz="0" w:space="0" w:color="auto"/>
      </w:divBdr>
    </w:div>
    <w:div w:id="1585413932">
      <w:bodyDiv w:val="1"/>
      <w:marLeft w:val="0"/>
      <w:marRight w:val="0"/>
      <w:marTop w:val="0"/>
      <w:marBottom w:val="0"/>
      <w:divBdr>
        <w:top w:val="none" w:sz="0" w:space="0" w:color="auto"/>
        <w:left w:val="none" w:sz="0" w:space="0" w:color="auto"/>
        <w:bottom w:val="none" w:sz="0" w:space="0" w:color="auto"/>
        <w:right w:val="none" w:sz="0" w:space="0" w:color="auto"/>
      </w:divBdr>
    </w:div>
    <w:div w:id="1585532414">
      <w:bodyDiv w:val="1"/>
      <w:marLeft w:val="0"/>
      <w:marRight w:val="0"/>
      <w:marTop w:val="0"/>
      <w:marBottom w:val="0"/>
      <w:divBdr>
        <w:top w:val="none" w:sz="0" w:space="0" w:color="auto"/>
        <w:left w:val="none" w:sz="0" w:space="0" w:color="auto"/>
        <w:bottom w:val="none" w:sz="0" w:space="0" w:color="auto"/>
        <w:right w:val="none" w:sz="0" w:space="0" w:color="auto"/>
      </w:divBdr>
    </w:div>
    <w:div w:id="1586301887">
      <w:bodyDiv w:val="1"/>
      <w:marLeft w:val="0"/>
      <w:marRight w:val="0"/>
      <w:marTop w:val="0"/>
      <w:marBottom w:val="0"/>
      <w:divBdr>
        <w:top w:val="none" w:sz="0" w:space="0" w:color="auto"/>
        <w:left w:val="none" w:sz="0" w:space="0" w:color="auto"/>
        <w:bottom w:val="none" w:sz="0" w:space="0" w:color="auto"/>
        <w:right w:val="none" w:sz="0" w:space="0" w:color="auto"/>
      </w:divBdr>
    </w:div>
    <w:div w:id="1586304601">
      <w:bodyDiv w:val="1"/>
      <w:marLeft w:val="0"/>
      <w:marRight w:val="0"/>
      <w:marTop w:val="0"/>
      <w:marBottom w:val="0"/>
      <w:divBdr>
        <w:top w:val="none" w:sz="0" w:space="0" w:color="auto"/>
        <w:left w:val="none" w:sz="0" w:space="0" w:color="auto"/>
        <w:bottom w:val="none" w:sz="0" w:space="0" w:color="auto"/>
        <w:right w:val="none" w:sz="0" w:space="0" w:color="auto"/>
      </w:divBdr>
    </w:div>
    <w:div w:id="1586567573">
      <w:bodyDiv w:val="1"/>
      <w:marLeft w:val="0"/>
      <w:marRight w:val="0"/>
      <w:marTop w:val="0"/>
      <w:marBottom w:val="0"/>
      <w:divBdr>
        <w:top w:val="none" w:sz="0" w:space="0" w:color="auto"/>
        <w:left w:val="none" w:sz="0" w:space="0" w:color="auto"/>
        <w:bottom w:val="none" w:sz="0" w:space="0" w:color="auto"/>
        <w:right w:val="none" w:sz="0" w:space="0" w:color="auto"/>
      </w:divBdr>
    </w:div>
    <w:div w:id="1586574948">
      <w:bodyDiv w:val="1"/>
      <w:marLeft w:val="0"/>
      <w:marRight w:val="0"/>
      <w:marTop w:val="0"/>
      <w:marBottom w:val="0"/>
      <w:divBdr>
        <w:top w:val="none" w:sz="0" w:space="0" w:color="auto"/>
        <w:left w:val="none" w:sz="0" w:space="0" w:color="auto"/>
        <w:bottom w:val="none" w:sz="0" w:space="0" w:color="auto"/>
        <w:right w:val="none" w:sz="0" w:space="0" w:color="auto"/>
      </w:divBdr>
    </w:div>
    <w:div w:id="1586720838">
      <w:bodyDiv w:val="1"/>
      <w:marLeft w:val="0"/>
      <w:marRight w:val="0"/>
      <w:marTop w:val="0"/>
      <w:marBottom w:val="0"/>
      <w:divBdr>
        <w:top w:val="none" w:sz="0" w:space="0" w:color="auto"/>
        <w:left w:val="none" w:sz="0" w:space="0" w:color="auto"/>
        <w:bottom w:val="none" w:sz="0" w:space="0" w:color="auto"/>
        <w:right w:val="none" w:sz="0" w:space="0" w:color="auto"/>
      </w:divBdr>
    </w:div>
    <w:div w:id="1587495374">
      <w:bodyDiv w:val="1"/>
      <w:marLeft w:val="0"/>
      <w:marRight w:val="0"/>
      <w:marTop w:val="0"/>
      <w:marBottom w:val="0"/>
      <w:divBdr>
        <w:top w:val="none" w:sz="0" w:space="0" w:color="auto"/>
        <w:left w:val="none" w:sz="0" w:space="0" w:color="auto"/>
        <w:bottom w:val="none" w:sz="0" w:space="0" w:color="auto"/>
        <w:right w:val="none" w:sz="0" w:space="0" w:color="auto"/>
      </w:divBdr>
    </w:div>
    <w:div w:id="1587760789">
      <w:bodyDiv w:val="1"/>
      <w:marLeft w:val="0"/>
      <w:marRight w:val="0"/>
      <w:marTop w:val="0"/>
      <w:marBottom w:val="0"/>
      <w:divBdr>
        <w:top w:val="none" w:sz="0" w:space="0" w:color="auto"/>
        <w:left w:val="none" w:sz="0" w:space="0" w:color="auto"/>
        <w:bottom w:val="none" w:sz="0" w:space="0" w:color="auto"/>
        <w:right w:val="none" w:sz="0" w:space="0" w:color="auto"/>
      </w:divBdr>
    </w:div>
    <w:div w:id="1588341930">
      <w:bodyDiv w:val="1"/>
      <w:marLeft w:val="0"/>
      <w:marRight w:val="0"/>
      <w:marTop w:val="0"/>
      <w:marBottom w:val="0"/>
      <w:divBdr>
        <w:top w:val="none" w:sz="0" w:space="0" w:color="auto"/>
        <w:left w:val="none" w:sz="0" w:space="0" w:color="auto"/>
        <w:bottom w:val="none" w:sz="0" w:space="0" w:color="auto"/>
        <w:right w:val="none" w:sz="0" w:space="0" w:color="auto"/>
      </w:divBdr>
    </w:div>
    <w:div w:id="1588493196">
      <w:bodyDiv w:val="1"/>
      <w:marLeft w:val="0"/>
      <w:marRight w:val="0"/>
      <w:marTop w:val="0"/>
      <w:marBottom w:val="0"/>
      <w:divBdr>
        <w:top w:val="none" w:sz="0" w:space="0" w:color="auto"/>
        <w:left w:val="none" w:sz="0" w:space="0" w:color="auto"/>
        <w:bottom w:val="none" w:sz="0" w:space="0" w:color="auto"/>
        <w:right w:val="none" w:sz="0" w:space="0" w:color="auto"/>
      </w:divBdr>
    </w:div>
    <w:div w:id="1589462443">
      <w:bodyDiv w:val="1"/>
      <w:marLeft w:val="0"/>
      <w:marRight w:val="0"/>
      <w:marTop w:val="0"/>
      <w:marBottom w:val="0"/>
      <w:divBdr>
        <w:top w:val="none" w:sz="0" w:space="0" w:color="auto"/>
        <w:left w:val="none" w:sz="0" w:space="0" w:color="auto"/>
        <w:bottom w:val="none" w:sz="0" w:space="0" w:color="auto"/>
        <w:right w:val="none" w:sz="0" w:space="0" w:color="auto"/>
      </w:divBdr>
    </w:div>
    <w:div w:id="1589465698">
      <w:bodyDiv w:val="1"/>
      <w:marLeft w:val="0"/>
      <w:marRight w:val="0"/>
      <w:marTop w:val="0"/>
      <w:marBottom w:val="0"/>
      <w:divBdr>
        <w:top w:val="none" w:sz="0" w:space="0" w:color="auto"/>
        <w:left w:val="none" w:sz="0" w:space="0" w:color="auto"/>
        <w:bottom w:val="none" w:sz="0" w:space="0" w:color="auto"/>
        <w:right w:val="none" w:sz="0" w:space="0" w:color="auto"/>
      </w:divBdr>
    </w:div>
    <w:div w:id="1589532570">
      <w:bodyDiv w:val="1"/>
      <w:marLeft w:val="0"/>
      <w:marRight w:val="0"/>
      <w:marTop w:val="0"/>
      <w:marBottom w:val="0"/>
      <w:divBdr>
        <w:top w:val="none" w:sz="0" w:space="0" w:color="auto"/>
        <w:left w:val="none" w:sz="0" w:space="0" w:color="auto"/>
        <w:bottom w:val="none" w:sz="0" w:space="0" w:color="auto"/>
        <w:right w:val="none" w:sz="0" w:space="0" w:color="auto"/>
      </w:divBdr>
    </w:div>
    <w:div w:id="1589804442">
      <w:bodyDiv w:val="1"/>
      <w:marLeft w:val="0"/>
      <w:marRight w:val="0"/>
      <w:marTop w:val="0"/>
      <w:marBottom w:val="0"/>
      <w:divBdr>
        <w:top w:val="none" w:sz="0" w:space="0" w:color="auto"/>
        <w:left w:val="none" w:sz="0" w:space="0" w:color="auto"/>
        <w:bottom w:val="none" w:sz="0" w:space="0" w:color="auto"/>
        <w:right w:val="none" w:sz="0" w:space="0" w:color="auto"/>
      </w:divBdr>
    </w:div>
    <w:div w:id="1589971006">
      <w:bodyDiv w:val="1"/>
      <w:marLeft w:val="0"/>
      <w:marRight w:val="0"/>
      <w:marTop w:val="0"/>
      <w:marBottom w:val="0"/>
      <w:divBdr>
        <w:top w:val="none" w:sz="0" w:space="0" w:color="auto"/>
        <w:left w:val="none" w:sz="0" w:space="0" w:color="auto"/>
        <w:bottom w:val="none" w:sz="0" w:space="0" w:color="auto"/>
        <w:right w:val="none" w:sz="0" w:space="0" w:color="auto"/>
      </w:divBdr>
    </w:div>
    <w:div w:id="1590120444">
      <w:bodyDiv w:val="1"/>
      <w:marLeft w:val="0"/>
      <w:marRight w:val="0"/>
      <w:marTop w:val="0"/>
      <w:marBottom w:val="0"/>
      <w:divBdr>
        <w:top w:val="none" w:sz="0" w:space="0" w:color="auto"/>
        <w:left w:val="none" w:sz="0" w:space="0" w:color="auto"/>
        <w:bottom w:val="none" w:sz="0" w:space="0" w:color="auto"/>
        <w:right w:val="none" w:sz="0" w:space="0" w:color="auto"/>
      </w:divBdr>
    </w:div>
    <w:div w:id="1590234255">
      <w:bodyDiv w:val="1"/>
      <w:marLeft w:val="0"/>
      <w:marRight w:val="0"/>
      <w:marTop w:val="0"/>
      <w:marBottom w:val="0"/>
      <w:divBdr>
        <w:top w:val="none" w:sz="0" w:space="0" w:color="auto"/>
        <w:left w:val="none" w:sz="0" w:space="0" w:color="auto"/>
        <w:bottom w:val="none" w:sz="0" w:space="0" w:color="auto"/>
        <w:right w:val="none" w:sz="0" w:space="0" w:color="auto"/>
      </w:divBdr>
    </w:div>
    <w:div w:id="1591237721">
      <w:bodyDiv w:val="1"/>
      <w:marLeft w:val="0"/>
      <w:marRight w:val="0"/>
      <w:marTop w:val="0"/>
      <w:marBottom w:val="0"/>
      <w:divBdr>
        <w:top w:val="none" w:sz="0" w:space="0" w:color="auto"/>
        <w:left w:val="none" w:sz="0" w:space="0" w:color="auto"/>
        <w:bottom w:val="none" w:sz="0" w:space="0" w:color="auto"/>
        <w:right w:val="none" w:sz="0" w:space="0" w:color="auto"/>
      </w:divBdr>
    </w:div>
    <w:div w:id="1591306510">
      <w:bodyDiv w:val="1"/>
      <w:marLeft w:val="0"/>
      <w:marRight w:val="0"/>
      <w:marTop w:val="0"/>
      <w:marBottom w:val="0"/>
      <w:divBdr>
        <w:top w:val="none" w:sz="0" w:space="0" w:color="auto"/>
        <w:left w:val="none" w:sz="0" w:space="0" w:color="auto"/>
        <w:bottom w:val="none" w:sz="0" w:space="0" w:color="auto"/>
        <w:right w:val="none" w:sz="0" w:space="0" w:color="auto"/>
      </w:divBdr>
    </w:div>
    <w:div w:id="1591424165">
      <w:bodyDiv w:val="1"/>
      <w:marLeft w:val="0"/>
      <w:marRight w:val="0"/>
      <w:marTop w:val="0"/>
      <w:marBottom w:val="0"/>
      <w:divBdr>
        <w:top w:val="none" w:sz="0" w:space="0" w:color="auto"/>
        <w:left w:val="none" w:sz="0" w:space="0" w:color="auto"/>
        <w:bottom w:val="none" w:sz="0" w:space="0" w:color="auto"/>
        <w:right w:val="none" w:sz="0" w:space="0" w:color="auto"/>
      </w:divBdr>
    </w:div>
    <w:div w:id="1591549615">
      <w:bodyDiv w:val="1"/>
      <w:marLeft w:val="0"/>
      <w:marRight w:val="0"/>
      <w:marTop w:val="0"/>
      <w:marBottom w:val="0"/>
      <w:divBdr>
        <w:top w:val="none" w:sz="0" w:space="0" w:color="auto"/>
        <w:left w:val="none" w:sz="0" w:space="0" w:color="auto"/>
        <w:bottom w:val="none" w:sz="0" w:space="0" w:color="auto"/>
        <w:right w:val="none" w:sz="0" w:space="0" w:color="auto"/>
      </w:divBdr>
    </w:div>
    <w:div w:id="1591620361">
      <w:bodyDiv w:val="1"/>
      <w:marLeft w:val="0"/>
      <w:marRight w:val="0"/>
      <w:marTop w:val="0"/>
      <w:marBottom w:val="0"/>
      <w:divBdr>
        <w:top w:val="none" w:sz="0" w:space="0" w:color="auto"/>
        <w:left w:val="none" w:sz="0" w:space="0" w:color="auto"/>
        <w:bottom w:val="none" w:sz="0" w:space="0" w:color="auto"/>
        <w:right w:val="none" w:sz="0" w:space="0" w:color="auto"/>
      </w:divBdr>
    </w:div>
    <w:div w:id="1591743252">
      <w:bodyDiv w:val="1"/>
      <w:marLeft w:val="0"/>
      <w:marRight w:val="0"/>
      <w:marTop w:val="0"/>
      <w:marBottom w:val="0"/>
      <w:divBdr>
        <w:top w:val="none" w:sz="0" w:space="0" w:color="auto"/>
        <w:left w:val="none" w:sz="0" w:space="0" w:color="auto"/>
        <w:bottom w:val="none" w:sz="0" w:space="0" w:color="auto"/>
        <w:right w:val="none" w:sz="0" w:space="0" w:color="auto"/>
      </w:divBdr>
    </w:div>
    <w:div w:id="1593049318">
      <w:bodyDiv w:val="1"/>
      <w:marLeft w:val="0"/>
      <w:marRight w:val="0"/>
      <w:marTop w:val="0"/>
      <w:marBottom w:val="0"/>
      <w:divBdr>
        <w:top w:val="none" w:sz="0" w:space="0" w:color="auto"/>
        <w:left w:val="none" w:sz="0" w:space="0" w:color="auto"/>
        <w:bottom w:val="none" w:sz="0" w:space="0" w:color="auto"/>
        <w:right w:val="none" w:sz="0" w:space="0" w:color="auto"/>
      </w:divBdr>
    </w:div>
    <w:div w:id="1593464038">
      <w:bodyDiv w:val="1"/>
      <w:marLeft w:val="0"/>
      <w:marRight w:val="0"/>
      <w:marTop w:val="0"/>
      <w:marBottom w:val="0"/>
      <w:divBdr>
        <w:top w:val="none" w:sz="0" w:space="0" w:color="auto"/>
        <w:left w:val="none" w:sz="0" w:space="0" w:color="auto"/>
        <w:bottom w:val="none" w:sz="0" w:space="0" w:color="auto"/>
        <w:right w:val="none" w:sz="0" w:space="0" w:color="auto"/>
      </w:divBdr>
    </w:div>
    <w:div w:id="1593777419">
      <w:bodyDiv w:val="1"/>
      <w:marLeft w:val="0"/>
      <w:marRight w:val="0"/>
      <w:marTop w:val="0"/>
      <w:marBottom w:val="0"/>
      <w:divBdr>
        <w:top w:val="none" w:sz="0" w:space="0" w:color="auto"/>
        <w:left w:val="none" w:sz="0" w:space="0" w:color="auto"/>
        <w:bottom w:val="none" w:sz="0" w:space="0" w:color="auto"/>
        <w:right w:val="none" w:sz="0" w:space="0" w:color="auto"/>
      </w:divBdr>
    </w:div>
    <w:div w:id="1594053226">
      <w:bodyDiv w:val="1"/>
      <w:marLeft w:val="0"/>
      <w:marRight w:val="0"/>
      <w:marTop w:val="0"/>
      <w:marBottom w:val="0"/>
      <w:divBdr>
        <w:top w:val="none" w:sz="0" w:space="0" w:color="auto"/>
        <w:left w:val="none" w:sz="0" w:space="0" w:color="auto"/>
        <w:bottom w:val="none" w:sz="0" w:space="0" w:color="auto"/>
        <w:right w:val="none" w:sz="0" w:space="0" w:color="auto"/>
      </w:divBdr>
    </w:div>
    <w:div w:id="1594122705">
      <w:bodyDiv w:val="1"/>
      <w:marLeft w:val="0"/>
      <w:marRight w:val="0"/>
      <w:marTop w:val="0"/>
      <w:marBottom w:val="0"/>
      <w:divBdr>
        <w:top w:val="none" w:sz="0" w:space="0" w:color="auto"/>
        <w:left w:val="none" w:sz="0" w:space="0" w:color="auto"/>
        <w:bottom w:val="none" w:sz="0" w:space="0" w:color="auto"/>
        <w:right w:val="none" w:sz="0" w:space="0" w:color="auto"/>
      </w:divBdr>
    </w:div>
    <w:div w:id="1594194840">
      <w:bodyDiv w:val="1"/>
      <w:marLeft w:val="0"/>
      <w:marRight w:val="0"/>
      <w:marTop w:val="0"/>
      <w:marBottom w:val="0"/>
      <w:divBdr>
        <w:top w:val="none" w:sz="0" w:space="0" w:color="auto"/>
        <w:left w:val="none" w:sz="0" w:space="0" w:color="auto"/>
        <w:bottom w:val="none" w:sz="0" w:space="0" w:color="auto"/>
        <w:right w:val="none" w:sz="0" w:space="0" w:color="auto"/>
      </w:divBdr>
    </w:div>
    <w:div w:id="1594430485">
      <w:bodyDiv w:val="1"/>
      <w:marLeft w:val="0"/>
      <w:marRight w:val="0"/>
      <w:marTop w:val="0"/>
      <w:marBottom w:val="0"/>
      <w:divBdr>
        <w:top w:val="none" w:sz="0" w:space="0" w:color="auto"/>
        <w:left w:val="none" w:sz="0" w:space="0" w:color="auto"/>
        <w:bottom w:val="none" w:sz="0" w:space="0" w:color="auto"/>
        <w:right w:val="none" w:sz="0" w:space="0" w:color="auto"/>
      </w:divBdr>
    </w:div>
    <w:div w:id="1594587158">
      <w:bodyDiv w:val="1"/>
      <w:marLeft w:val="0"/>
      <w:marRight w:val="0"/>
      <w:marTop w:val="0"/>
      <w:marBottom w:val="0"/>
      <w:divBdr>
        <w:top w:val="none" w:sz="0" w:space="0" w:color="auto"/>
        <w:left w:val="none" w:sz="0" w:space="0" w:color="auto"/>
        <w:bottom w:val="none" w:sz="0" w:space="0" w:color="auto"/>
        <w:right w:val="none" w:sz="0" w:space="0" w:color="auto"/>
      </w:divBdr>
    </w:div>
    <w:div w:id="1594632666">
      <w:bodyDiv w:val="1"/>
      <w:marLeft w:val="0"/>
      <w:marRight w:val="0"/>
      <w:marTop w:val="0"/>
      <w:marBottom w:val="0"/>
      <w:divBdr>
        <w:top w:val="none" w:sz="0" w:space="0" w:color="auto"/>
        <w:left w:val="none" w:sz="0" w:space="0" w:color="auto"/>
        <w:bottom w:val="none" w:sz="0" w:space="0" w:color="auto"/>
        <w:right w:val="none" w:sz="0" w:space="0" w:color="auto"/>
      </w:divBdr>
    </w:div>
    <w:div w:id="1594823425">
      <w:bodyDiv w:val="1"/>
      <w:marLeft w:val="0"/>
      <w:marRight w:val="0"/>
      <w:marTop w:val="0"/>
      <w:marBottom w:val="0"/>
      <w:divBdr>
        <w:top w:val="none" w:sz="0" w:space="0" w:color="auto"/>
        <w:left w:val="none" w:sz="0" w:space="0" w:color="auto"/>
        <w:bottom w:val="none" w:sz="0" w:space="0" w:color="auto"/>
        <w:right w:val="none" w:sz="0" w:space="0" w:color="auto"/>
      </w:divBdr>
    </w:div>
    <w:div w:id="1594896603">
      <w:bodyDiv w:val="1"/>
      <w:marLeft w:val="0"/>
      <w:marRight w:val="0"/>
      <w:marTop w:val="0"/>
      <w:marBottom w:val="0"/>
      <w:divBdr>
        <w:top w:val="none" w:sz="0" w:space="0" w:color="auto"/>
        <w:left w:val="none" w:sz="0" w:space="0" w:color="auto"/>
        <w:bottom w:val="none" w:sz="0" w:space="0" w:color="auto"/>
        <w:right w:val="none" w:sz="0" w:space="0" w:color="auto"/>
      </w:divBdr>
    </w:div>
    <w:div w:id="1595238671">
      <w:bodyDiv w:val="1"/>
      <w:marLeft w:val="0"/>
      <w:marRight w:val="0"/>
      <w:marTop w:val="0"/>
      <w:marBottom w:val="0"/>
      <w:divBdr>
        <w:top w:val="none" w:sz="0" w:space="0" w:color="auto"/>
        <w:left w:val="none" w:sz="0" w:space="0" w:color="auto"/>
        <w:bottom w:val="none" w:sz="0" w:space="0" w:color="auto"/>
        <w:right w:val="none" w:sz="0" w:space="0" w:color="auto"/>
      </w:divBdr>
    </w:div>
    <w:div w:id="1595476039">
      <w:bodyDiv w:val="1"/>
      <w:marLeft w:val="0"/>
      <w:marRight w:val="0"/>
      <w:marTop w:val="0"/>
      <w:marBottom w:val="0"/>
      <w:divBdr>
        <w:top w:val="none" w:sz="0" w:space="0" w:color="auto"/>
        <w:left w:val="none" w:sz="0" w:space="0" w:color="auto"/>
        <w:bottom w:val="none" w:sz="0" w:space="0" w:color="auto"/>
        <w:right w:val="none" w:sz="0" w:space="0" w:color="auto"/>
      </w:divBdr>
    </w:div>
    <w:div w:id="1595894867">
      <w:bodyDiv w:val="1"/>
      <w:marLeft w:val="0"/>
      <w:marRight w:val="0"/>
      <w:marTop w:val="0"/>
      <w:marBottom w:val="0"/>
      <w:divBdr>
        <w:top w:val="none" w:sz="0" w:space="0" w:color="auto"/>
        <w:left w:val="none" w:sz="0" w:space="0" w:color="auto"/>
        <w:bottom w:val="none" w:sz="0" w:space="0" w:color="auto"/>
        <w:right w:val="none" w:sz="0" w:space="0" w:color="auto"/>
      </w:divBdr>
    </w:div>
    <w:div w:id="1595938992">
      <w:bodyDiv w:val="1"/>
      <w:marLeft w:val="0"/>
      <w:marRight w:val="0"/>
      <w:marTop w:val="0"/>
      <w:marBottom w:val="0"/>
      <w:divBdr>
        <w:top w:val="none" w:sz="0" w:space="0" w:color="auto"/>
        <w:left w:val="none" w:sz="0" w:space="0" w:color="auto"/>
        <w:bottom w:val="none" w:sz="0" w:space="0" w:color="auto"/>
        <w:right w:val="none" w:sz="0" w:space="0" w:color="auto"/>
      </w:divBdr>
    </w:div>
    <w:div w:id="1595941406">
      <w:bodyDiv w:val="1"/>
      <w:marLeft w:val="0"/>
      <w:marRight w:val="0"/>
      <w:marTop w:val="0"/>
      <w:marBottom w:val="0"/>
      <w:divBdr>
        <w:top w:val="none" w:sz="0" w:space="0" w:color="auto"/>
        <w:left w:val="none" w:sz="0" w:space="0" w:color="auto"/>
        <w:bottom w:val="none" w:sz="0" w:space="0" w:color="auto"/>
        <w:right w:val="none" w:sz="0" w:space="0" w:color="auto"/>
      </w:divBdr>
    </w:div>
    <w:div w:id="1596595555">
      <w:bodyDiv w:val="1"/>
      <w:marLeft w:val="0"/>
      <w:marRight w:val="0"/>
      <w:marTop w:val="0"/>
      <w:marBottom w:val="0"/>
      <w:divBdr>
        <w:top w:val="none" w:sz="0" w:space="0" w:color="auto"/>
        <w:left w:val="none" w:sz="0" w:space="0" w:color="auto"/>
        <w:bottom w:val="none" w:sz="0" w:space="0" w:color="auto"/>
        <w:right w:val="none" w:sz="0" w:space="0" w:color="auto"/>
      </w:divBdr>
    </w:div>
    <w:div w:id="1596665217">
      <w:bodyDiv w:val="1"/>
      <w:marLeft w:val="0"/>
      <w:marRight w:val="0"/>
      <w:marTop w:val="0"/>
      <w:marBottom w:val="0"/>
      <w:divBdr>
        <w:top w:val="none" w:sz="0" w:space="0" w:color="auto"/>
        <w:left w:val="none" w:sz="0" w:space="0" w:color="auto"/>
        <w:bottom w:val="none" w:sz="0" w:space="0" w:color="auto"/>
        <w:right w:val="none" w:sz="0" w:space="0" w:color="auto"/>
      </w:divBdr>
    </w:div>
    <w:div w:id="1596668369">
      <w:bodyDiv w:val="1"/>
      <w:marLeft w:val="0"/>
      <w:marRight w:val="0"/>
      <w:marTop w:val="0"/>
      <w:marBottom w:val="0"/>
      <w:divBdr>
        <w:top w:val="none" w:sz="0" w:space="0" w:color="auto"/>
        <w:left w:val="none" w:sz="0" w:space="0" w:color="auto"/>
        <w:bottom w:val="none" w:sz="0" w:space="0" w:color="auto"/>
        <w:right w:val="none" w:sz="0" w:space="0" w:color="auto"/>
      </w:divBdr>
    </w:div>
    <w:div w:id="1596672210">
      <w:bodyDiv w:val="1"/>
      <w:marLeft w:val="0"/>
      <w:marRight w:val="0"/>
      <w:marTop w:val="0"/>
      <w:marBottom w:val="0"/>
      <w:divBdr>
        <w:top w:val="none" w:sz="0" w:space="0" w:color="auto"/>
        <w:left w:val="none" w:sz="0" w:space="0" w:color="auto"/>
        <w:bottom w:val="none" w:sz="0" w:space="0" w:color="auto"/>
        <w:right w:val="none" w:sz="0" w:space="0" w:color="auto"/>
      </w:divBdr>
    </w:div>
    <w:div w:id="1596744345">
      <w:bodyDiv w:val="1"/>
      <w:marLeft w:val="0"/>
      <w:marRight w:val="0"/>
      <w:marTop w:val="0"/>
      <w:marBottom w:val="0"/>
      <w:divBdr>
        <w:top w:val="none" w:sz="0" w:space="0" w:color="auto"/>
        <w:left w:val="none" w:sz="0" w:space="0" w:color="auto"/>
        <w:bottom w:val="none" w:sz="0" w:space="0" w:color="auto"/>
        <w:right w:val="none" w:sz="0" w:space="0" w:color="auto"/>
      </w:divBdr>
    </w:div>
    <w:div w:id="1597665447">
      <w:bodyDiv w:val="1"/>
      <w:marLeft w:val="0"/>
      <w:marRight w:val="0"/>
      <w:marTop w:val="0"/>
      <w:marBottom w:val="0"/>
      <w:divBdr>
        <w:top w:val="none" w:sz="0" w:space="0" w:color="auto"/>
        <w:left w:val="none" w:sz="0" w:space="0" w:color="auto"/>
        <w:bottom w:val="none" w:sz="0" w:space="0" w:color="auto"/>
        <w:right w:val="none" w:sz="0" w:space="0" w:color="auto"/>
      </w:divBdr>
    </w:div>
    <w:div w:id="1597709261">
      <w:bodyDiv w:val="1"/>
      <w:marLeft w:val="0"/>
      <w:marRight w:val="0"/>
      <w:marTop w:val="0"/>
      <w:marBottom w:val="0"/>
      <w:divBdr>
        <w:top w:val="none" w:sz="0" w:space="0" w:color="auto"/>
        <w:left w:val="none" w:sz="0" w:space="0" w:color="auto"/>
        <w:bottom w:val="none" w:sz="0" w:space="0" w:color="auto"/>
        <w:right w:val="none" w:sz="0" w:space="0" w:color="auto"/>
      </w:divBdr>
    </w:div>
    <w:div w:id="1598126933">
      <w:bodyDiv w:val="1"/>
      <w:marLeft w:val="0"/>
      <w:marRight w:val="0"/>
      <w:marTop w:val="0"/>
      <w:marBottom w:val="0"/>
      <w:divBdr>
        <w:top w:val="none" w:sz="0" w:space="0" w:color="auto"/>
        <w:left w:val="none" w:sz="0" w:space="0" w:color="auto"/>
        <w:bottom w:val="none" w:sz="0" w:space="0" w:color="auto"/>
        <w:right w:val="none" w:sz="0" w:space="0" w:color="auto"/>
      </w:divBdr>
    </w:div>
    <w:div w:id="1598294457">
      <w:bodyDiv w:val="1"/>
      <w:marLeft w:val="0"/>
      <w:marRight w:val="0"/>
      <w:marTop w:val="0"/>
      <w:marBottom w:val="0"/>
      <w:divBdr>
        <w:top w:val="none" w:sz="0" w:space="0" w:color="auto"/>
        <w:left w:val="none" w:sz="0" w:space="0" w:color="auto"/>
        <w:bottom w:val="none" w:sz="0" w:space="0" w:color="auto"/>
        <w:right w:val="none" w:sz="0" w:space="0" w:color="auto"/>
      </w:divBdr>
    </w:div>
    <w:div w:id="1598363660">
      <w:bodyDiv w:val="1"/>
      <w:marLeft w:val="0"/>
      <w:marRight w:val="0"/>
      <w:marTop w:val="0"/>
      <w:marBottom w:val="0"/>
      <w:divBdr>
        <w:top w:val="none" w:sz="0" w:space="0" w:color="auto"/>
        <w:left w:val="none" w:sz="0" w:space="0" w:color="auto"/>
        <w:bottom w:val="none" w:sz="0" w:space="0" w:color="auto"/>
        <w:right w:val="none" w:sz="0" w:space="0" w:color="auto"/>
      </w:divBdr>
    </w:div>
    <w:div w:id="1598363927">
      <w:bodyDiv w:val="1"/>
      <w:marLeft w:val="0"/>
      <w:marRight w:val="0"/>
      <w:marTop w:val="0"/>
      <w:marBottom w:val="0"/>
      <w:divBdr>
        <w:top w:val="none" w:sz="0" w:space="0" w:color="auto"/>
        <w:left w:val="none" w:sz="0" w:space="0" w:color="auto"/>
        <w:bottom w:val="none" w:sz="0" w:space="0" w:color="auto"/>
        <w:right w:val="none" w:sz="0" w:space="0" w:color="auto"/>
      </w:divBdr>
    </w:div>
    <w:div w:id="1598631390">
      <w:bodyDiv w:val="1"/>
      <w:marLeft w:val="0"/>
      <w:marRight w:val="0"/>
      <w:marTop w:val="0"/>
      <w:marBottom w:val="0"/>
      <w:divBdr>
        <w:top w:val="none" w:sz="0" w:space="0" w:color="auto"/>
        <w:left w:val="none" w:sz="0" w:space="0" w:color="auto"/>
        <w:bottom w:val="none" w:sz="0" w:space="0" w:color="auto"/>
        <w:right w:val="none" w:sz="0" w:space="0" w:color="auto"/>
      </w:divBdr>
    </w:div>
    <w:div w:id="1598713191">
      <w:bodyDiv w:val="1"/>
      <w:marLeft w:val="0"/>
      <w:marRight w:val="0"/>
      <w:marTop w:val="0"/>
      <w:marBottom w:val="0"/>
      <w:divBdr>
        <w:top w:val="none" w:sz="0" w:space="0" w:color="auto"/>
        <w:left w:val="none" w:sz="0" w:space="0" w:color="auto"/>
        <w:bottom w:val="none" w:sz="0" w:space="0" w:color="auto"/>
        <w:right w:val="none" w:sz="0" w:space="0" w:color="auto"/>
      </w:divBdr>
    </w:div>
    <w:div w:id="1599098367">
      <w:bodyDiv w:val="1"/>
      <w:marLeft w:val="0"/>
      <w:marRight w:val="0"/>
      <w:marTop w:val="0"/>
      <w:marBottom w:val="0"/>
      <w:divBdr>
        <w:top w:val="none" w:sz="0" w:space="0" w:color="auto"/>
        <w:left w:val="none" w:sz="0" w:space="0" w:color="auto"/>
        <w:bottom w:val="none" w:sz="0" w:space="0" w:color="auto"/>
        <w:right w:val="none" w:sz="0" w:space="0" w:color="auto"/>
      </w:divBdr>
    </w:div>
    <w:div w:id="1599211465">
      <w:bodyDiv w:val="1"/>
      <w:marLeft w:val="0"/>
      <w:marRight w:val="0"/>
      <w:marTop w:val="0"/>
      <w:marBottom w:val="0"/>
      <w:divBdr>
        <w:top w:val="none" w:sz="0" w:space="0" w:color="auto"/>
        <w:left w:val="none" w:sz="0" w:space="0" w:color="auto"/>
        <w:bottom w:val="none" w:sz="0" w:space="0" w:color="auto"/>
        <w:right w:val="none" w:sz="0" w:space="0" w:color="auto"/>
      </w:divBdr>
    </w:div>
    <w:div w:id="1599557170">
      <w:bodyDiv w:val="1"/>
      <w:marLeft w:val="0"/>
      <w:marRight w:val="0"/>
      <w:marTop w:val="0"/>
      <w:marBottom w:val="0"/>
      <w:divBdr>
        <w:top w:val="none" w:sz="0" w:space="0" w:color="auto"/>
        <w:left w:val="none" w:sz="0" w:space="0" w:color="auto"/>
        <w:bottom w:val="none" w:sz="0" w:space="0" w:color="auto"/>
        <w:right w:val="none" w:sz="0" w:space="0" w:color="auto"/>
      </w:divBdr>
    </w:div>
    <w:div w:id="1600260454">
      <w:bodyDiv w:val="1"/>
      <w:marLeft w:val="0"/>
      <w:marRight w:val="0"/>
      <w:marTop w:val="0"/>
      <w:marBottom w:val="0"/>
      <w:divBdr>
        <w:top w:val="none" w:sz="0" w:space="0" w:color="auto"/>
        <w:left w:val="none" w:sz="0" w:space="0" w:color="auto"/>
        <w:bottom w:val="none" w:sz="0" w:space="0" w:color="auto"/>
        <w:right w:val="none" w:sz="0" w:space="0" w:color="auto"/>
      </w:divBdr>
    </w:div>
    <w:div w:id="1600524278">
      <w:bodyDiv w:val="1"/>
      <w:marLeft w:val="0"/>
      <w:marRight w:val="0"/>
      <w:marTop w:val="0"/>
      <w:marBottom w:val="0"/>
      <w:divBdr>
        <w:top w:val="none" w:sz="0" w:space="0" w:color="auto"/>
        <w:left w:val="none" w:sz="0" w:space="0" w:color="auto"/>
        <w:bottom w:val="none" w:sz="0" w:space="0" w:color="auto"/>
        <w:right w:val="none" w:sz="0" w:space="0" w:color="auto"/>
      </w:divBdr>
    </w:div>
    <w:div w:id="1600604142">
      <w:bodyDiv w:val="1"/>
      <w:marLeft w:val="0"/>
      <w:marRight w:val="0"/>
      <w:marTop w:val="0"/>
      <w:marBottom w:val="0"/>
      <w:divBdr>
        <w:top w:val="none" w:sz="0" w:space="0" w:color="auto"/>
        <w:left w:val="none" w:sz="0" w:space="0" w:color="auto"/>
        <w:bottom w:val="none" w:sz="0" w:space="0" w:color="auto"/>
        <w:right w:val="none" w:sz="0" w:space="0" w:color="auto"/>
      </w:divBdr>
    </w:div>
    <w:div w:id="1600870235">
      <w:bodyDiv w:val="1"/>
      <w:marLeft w:val="0"/>
      <w:marRight w:val="0"/>
      <w:marTop w:val="0"/>
      <w:marBottom w:val="0"/>
      <w:divBdr>
        <w:top w:val="none" w:sz="0" w:space="0" w:color="auto"/>
        <w:left w:val="none" w:sz="0" w:space="0" w:color="auto"/>
        <w:bottom w:val="none" w:sz="0" w:space="0" w:color="auto"/>
        <w:right w:val="none" w:sz="0" w:space="0" w:color="auto"/>
      </w:divBdr>
    </w:div>
    <w:div w:id="1601793740">
      <w:bodyDiv w:val="1"/>
      <w:marLeft w:val="0"/>
      <w:marRight w:val="0"/>
      <w:marTop w:val="0"/>
      <w:marBottom w:val="0"/>
      <w:divBdr>
        <w:top w:val="none" w:sz="0" w:space="0" w:color="auto"/>
        <w:left w:val="none" w:sz="0" w:space="0" w:color="auto"/>
        <w:bottom w:val="none" w:sz="0" w:space="0" w:color="auto"/>
        <w:right w:val="none" w:sz="0" w:space="0" w:color="auto"/>
      </w:divBdr>
    </w:div>
    <w:div w:id="1602029729">
      <w:bodyDiv w:val="1"/>
      <w:marLeft w:val="0"/>
      <w:marRight w:val="0"/>
      <w:marTop w:val="0"/>
      <w:marBottom w:val="0"/>
      <w:divBdr>
        <w:top w:val="none" w:sz="0" w:space="0" w:color="auto"/>
        <w:left w:val="none" w:sz="0" w:space="0" w:color="auto"/>
        <w:bottom w:val="none" w:sz="0" w:space="0" w:color="auto"/>
        <w:right w:val="none" w:sz="0" w:space="0" w:color="auto"/>
      </w:divBdr>
    </w:div>
    <w:div w:id="1602179411">
      <w:bodyDiv w:val="1"/>
      <w:marLeft w:val="0"/>
      <w:marRight w:val="0"/>
      <w:marTop w:val="0"/>
      <w:marBottom w:val="0"/>
      <w:divBdr>
        <w:top w:val="none" w:sz="0" w:space="0" w:color="auto"/>
        <w:left w:val="none" w:sz="0" w:space="0" w:color="auto"/>
        <w:bottom w:val="none" w:sz="0" w:space="0" w:color="auto"/>
        <w:right w:val="none" w:sz="0" w:space="0" w:color="auto"/>
      </w:divBdr>
    </w:div>
    <w:div w:id="1602571652">
      <w:bodyDiv w:val="1"/>
      <w:marLeft w:val="0"/>
      <w:marRight w:val="0"/>
      <w:marTop w:val="0"/>
      <w:marBottom w:val="0"/>
      <w:divBdr>
        <w:top w:val="none" w:sz="0" w:space="0" w:color="auto"/>
        <w:left w:val="none" w:sz="0" w:space="0" w:color="auto"/>
        <w:bottom w:val="none" w:sz="0" w:space="0" w:color="auto"/>
        <w:right w:val="none" w:sz="0" w:space="0" w:color="auto"/>
      </w:divBdr>
    </w:div>
    <w:div w:id="1602909022">
      <w:bodyDiv w:val="1"/>
      <w:marLeft w:val="0"/>
      <w:marRight w:val="0"/>
      <w:marTop w:val="0"/>
      <w:marBottom w:val="0"/>
      <w:divBdr>
        <w:top w:val="none" w:sz="0" w:space="0" w:color="auto"/>
        <w:left w:val="none" w:sz="0" w:space="0" w:color="auto"/>
        <w:bottom w:val="none" w:sz="0" w:space="0" w:color="auto"/>
        <w:right w:val="none" w:sz="0" w:space="0" w:color="auto"/>
      </w:divBdr>
    </w:div>
    <w:div w:id="1603145039">
      <w:bodyDiv w:val="1"/>
      <w:marLeft w:val="0"/>
      <w:marRight w:val="0"/>
      <w:marTop w:val="0"/>
      <w:marBottom w:val="0"/>
      <w:divBdr>
        <w:top w:val="none" w:sz="0" w:space="0" w:color="auto"/>
        <w:left w:val="none" w:sz="0" w:space="0" w:color="auto"/>
        <w:bottom w:val="none" w:sz="0" w:space="0" w:color="auto"/>
        <w:right w:val="none" w:sz="0" w:space="0" w:color="auto"/>
      </w:divBdr>
    </w:div>
    <w:div w:id="1603535844">
      <w:bodyDiv w:val="1"/>
      <w:marLeft w:val="0"/>
      <w:marRight w:val="0"/>
      <w:marTop w:val="0"/>
      <w:marBottom w:val="0"/>
      <w:divBdr>
        <w:top w:val="none" w:sz="0" w:space="0" w:color="auto"/>
        <w:left w:val="none" w:sz="0" w:space="0" w:color="auto"/>
        <w:bottom w:val="none" w:sz="0" w:space="0" w:color="auto"/>
        <w:right w:val="none" w:sz="0" w:space="0" w:color="auto"/>
      </w:divBdr>
    </w:div>
    <w:div w:id="1603537775">
      <w:bodyDiv w:val="1"/>
      <w:marLeft w:val="0"/>
      <w:marRight w:val="0"/>
      <w:marTop w:val="0"/>
      <w:marBottom w:val="0"/>
      <w:divBdr>
        <w:top w:val="none" w:sz="0" w:space="0" w:color="auto"/>
        <w:left w:val="none" w:sz="0" w:space="0" w:color="auto"/>
        <w:bottom w:val="none" w:sz="0" w:space="0" w:color="auto"/>
        <w:right w:val="none" w:sz="0" w:space="0" w:color="auto"/>
      </w:divBdr>
    </w:div>
    <w:div w:id="1603881092">
      <w:bodyDiv w:val="1"/>
      <w:marLeft w:val="0"/>
      <w:marRight w:val="0"/>
      <w:marTop w:val="0"/>
      <w:marBottom w:val="0"/>
      <w:divBdr>
        <w:top w:val="none" w:sz="0" w:space="0" w:color="auto"/>
        <w:left w:val="none" w:sz="0" w:space="0" w:color="auto"/>
        <w:bottom w:val="none" w:sz="0" w:space="0" w:color="auto"/>
        <w:right w:val="none" w:sz="0" w:space="0" w:color="auto"/>
      </w:divBdr>
    </w:div>
    <w:div w:id="1604387069">
      <w:bodyDiv w:val="1"/>
      <w:marLeft w:val="0"/>
      <w:marRight w:val="0"/>
      <w:marTop w:val="0"/>
      <w:marBottom w:val="0"/>
      <w:divBdr>
        <w:top w:val="none" w:sz="0" w:space="0" w:color="auto"/>
        <w:left w:val="none" w:sz="0" w:space="0" w:color="auto"/>
        <w:bottom w:val="none" w:sz="0" w:space="0" w:color="auto"/>
        <w:right w:val="none" w:sz="0" w:space="0" w:color="auto"/>
      </w:divBdr>
    </w:div>
    <w:div w:id="1604453443">
      <w:bodyDiv w:val="1"/>
      <w:marLeft w:val="0"/>
      <w:marRight w:val="0"/>
      <w:marTop w:val="0"/>
      <w:marBottom w:val="0"/>
      <w:divBdr>
        <w:top w:val="none" w:sz="0" w:space="0" w:color="auto"/>
        <w:left w:val="none" w:sz="0" w:space="0" w:color="auto"/>
        <w:bottom w:val="none" w:sz="0" w:space="0" w:color="auto"/>
        <w:right w:val="none" w:sz="0" w:space="0" w:color="auto"/>
      </w:divBdr>
    </w:div>
    <w:div w:id="1604462491">
      <w:bodyDiv w:val="1"/>
      <w:marLeft w:val="0"/>
      <w:marRight w:val="0"/>
      <w:marTop w:val="0"/>
      <w:marBottom w:val="0"/>
      <w:divBdr>
        <w:top w:val="none" w:sz="0" w:space="0" w:color="auto"/>
        <w:left w:val="none" w:sz="0" w:space="0" w:color="auto"/>
        <w:bottom w:val="none" w:sz="0" w:space="0" w:color="auto"/>
        <w:right w:val="none" w:sz="0" w:space="0" w:color="auto"/>
      </w:divBdr>
    </w:div>
    <w:div w:id="1605381466">
      <w:bodyDiv w:val="1"/>
      <w:marLeft w:val="0"/>
      <w:marRight w:val="0"/>
      <w:marTop w:val="0"/>
      <w:marBottom w:val="0"/>
      <w:divBdr>
        <w:top w:val="none" w:sz="0" w:space="0" w:color="auto"/>
        <w:left w:val="none" w:sz="0" w:space="0" w:color="auto"/>
        <w:bottom w:val="none" w:sz="0" w:space="0" w:color="auto"/>
        <w:right w:val="none" w:sz="0" w:space="0" w:color="auto"/>
      </w:divBdr>
    </w:div>
    <w:div w:id="1605459111">
      <w:bodyDiv w:val="1"/>
      <w:marLeft w:val="0"/>
      <w:marRight w:val="0"/>
      <w:marTop w:val="0"/>
      <w:marBottom w:val="0"/>
      <w:divBdr>
        <w:top w:val="none" w:sz="0" w:space="0" w:color="auto"/>
        <w:left w:val="none" w:sz="0" w:space="0" w:color="auto"/>
        <w:bottom w:val="none" w:sz="0" w:space="0" w:color="auto"/>
        <w:right w:val="none" w:sz="0" w:space="0" w:color="auto"/>
      </w:divBdr>
    </w:div>
    <w:div w:id="1605723249">
      <w:bodyDiv w:val="1"/>
      <w:marLeft w:val="0"/>
      <w:marRight w:val="0"/>
      <w:marTop w:val="0"/>
      <w:marBottom w:val="0"/>
      <w:divBdr>
        <w:top w:val="none" w:sz="0" w:space="0" w:color="auto"/>
        <w:left w:val="none" w:sz="0" w:space="0" w:color="auto"/>
        <w:bottom w:val="none" w:sz="0" w:space="0" w:color="auto"/>
        <w:right w:val="none" w:sz="0" w:space="0" w:color="auto"/>
      </w:divBdr>
    </w:div>
    <w:div w:id="1605839320">
      <w:bodyDiv w:val="1"/>
      <w:marLeft w:val="0"/>
      <w:marRight w:val="0"/>
      <w:marTop w:val="0"/>
      <w:marBottom w:val="0"/>
      <w:divBdr>
        <w:top w:val="none" w:sz="0" w:space="0" w:color="auto"/>
        <w:left w:val="none" w:sz="0" w:space="0" w:color="auto"/>
        <w:bottom w:val="none" w:sz="0" w:space="0" w:color="auto"/>
        <w:right w:val="none" w:sz="0" w:space="0" w:color="auto"/>
      </w:divBdr>
    </w:div>
    <w:div w:id="1605990433">
      <w:bodyDiv w:val="1"/>
      <w:marLeft w:val="0"/>
      <w:marRight w:val="0"/>
      <w:marTop w:val="0"/>
      <w:marBottom w:val="0"/>
      <w:divBdr>
        <w:top w:val="none" w:sz="0" w:space="0" w:color="auto"/>
        <w:left w:val="none" w:sz="0" w:space="0" w:color="auto"/>
        <w:bottom w:val="none" w:sz="0" w:space="0" w:color="auto"/>
        <w:right w:val="none" w:sz="0" w:space="0" w:color="auto"/>
      </w:divBdr>
    </w:div>
    <w:div w:id="1606498489">
      <w:bodyDiv w:val="1"/>
      <w:marLeft w:val="0"/>
      <w:marRight w:val="0"/>
      <w:marTop w:val="0"/>
      <w:marBottom w:val="0"/>
      <w:divBdr>
        <w:top w:val="none" w:sz="0" w:space="0" w:color="auto"/>
        <w:left w:val="none" w:sz="0" w:space="0" w:color="auto"/>
        <w:bottom w:val="none" w:sz="0" w:space="0" w:color="auto"/>
        <w:right w:val="none" w:sz="0" w:space="0" w:color="auto"/>
      </w:divBdr>
    </w:div>
    <w:div w:id="1607228718">
      <w:bodyDiv w:val="1"/>
      <w:marLeft w:val="0"/>
      <w:marRight w:val="0"/>
      <w:marTop w:val="0"/>
      <w:marBottom w:val="0"/>
      <w:divBdr>
        <w:top w:val="none" w:sz="0" w:space="0" w:color="auto"/>
        <w:left w:val="none" w:sz="0" w:space="0" w:color="auto"/>
        <w:bottom w:val="none" w:sz="0" w:space="0" w:color="auto"/>
        <w:right w:val="none" w:sz="0" w:space="0" w:color="auto"/>
      </w:divBdr>
    </w:div>
    <w:div w:id="1607301182">
      <w:bodyDiv w:val="1"/>
      <w:marLeft w:val="0"/>
      <w:marRight w:val="0"/>
      <w:marTop w:val="0"/>
      <w:marBottom w:val="0"/>
      <w:divBdr>
        <w:top w:val="none" w:sz="0" w:space="0" w:color="auto"/>
        <w:left w:val="none" w:sz="0" w:space="0" w:color="auto"/>
        <w:bottom w:val="none" w:sz="0" w:space="0" w:color="auto"/>
        <w:right w:val="none" w:sz="0" w:space="0" w:color="auto"/>
      </w:divBdr>
    </w:div>
    <w:div w:id="1608389493">
      <w:bodyDiv w:val="1"/>
      <w:marLeft w:val="0"/>
      <w:marRight w:val="0"/>
      <w:marTop w:val="0"/>
      <w:marBottom w:val="0"/>
      <w:divBdr>
        <w:top w:val="none" w:sz="0" w:space="0" w:color="auto"/>
        <w:left w:val="none" w:sz="0" w:space="0" w:color="auto"/>
        <w:bottom w:val="none" w:sz="0" w:space="0" w:color="auto"/>
        <w:right w:val="none" w:sz="0" w:space="0" w:color="auto"/>
      </w:divBdr>
    </w:div>
    <w:div w:id="1608733330">
      <w:bodyDiv w:val="1"/>
      <w:marLeft w:val="0"/>
      <w:marRight w:val="0"/>
      <w:marTop w:val="0"/>
      <w:marBottom w:val="0"/>
      <w:divBdr>
        <w:top w:val="none" w:sz="0" w:space="0" w:color="auto"/>
        <w:left w:val="none" w:sz="0" w:space="0" w:color="auto"/>
        <w:bottom w:val="none" w:sz="0" w:space="0" w:color="auto"/>
        <w:right w:val="none" w:sz="0" w:space="0" w:color="auto"/>
      </w:divBdr>
    </w:div>
    <w:div w:id="1608929403">
      <w:bodyDiv w:val="1"/>
      <w:marLeft w:val="0"/>
      <w:marRight w:val="0"/>
      <w:marTop w:val="0"/>
      <w:marBottom w:val="0"/>
      <w:divBdr>
        <w:top w:val="none" w:sz="0" w:space="0" w:color="auto"/>
        <w:left w:val="none" w:sz="0" w:space="0" w:color="auto"/>
        <w:bottom w:val="none" w:sz="0" w:space="0" w:color="auto"/>
        <w:right w:val="none" w:sz="0" w:space="0" w:color="auto"/>
      </w:divBdr>
    </w:div>
    <w:div w:id="1609196206">
      <w:bodyDiv w:val="1"/>
      <w:marLeft w:val="0"/>
      <w:marRight w:val="0"/>
      <w:marTop w:val="0"/>
      <w:marBottom w:val="0"/>
      <w:divBdr>
        <w:top w:val="none" w:sz="0" w:space="0" w:color="auto"/>
        <w:left w:val="none" w:sz="0" w:space="0" w:color="auto"/>
        <w:bottom w:val="none" w:sz="0" w:space="0" w:color="auto"/>
        <w:right w:val="none" w:sz="0" w:space="0" w:color="auto"/>
      </w:divBdr>
    </w:div>
    <w:div w:id="1609578718">
      <w:bodyDiv w:val="1"/>
      <w:marLeft w:val="0"/>
      <w:marRight w:val="0"/>
      <w:marTop w:val="0"/>
      <w:marBottom w:val="0"/>
      <w:divBdr>
        <w:top w:val="none" w:sz="0" w:space="0" w:color="auto"/>
        <w:left w:val="none" w:sz="0" w:space="0" w:color="auto"/>
        <w:bottom w:val="none" w:sz="0" w:space="0" w:color="auto"/>
        <w:right w:val="none" w:sz="0" w:space="0" w:color="auto"/>
      </w:divBdr>
    </w:div>
    <w:div w:id="1609658798">
      <w:bodyDiv w:val="1"/>
      <w:marLeft w:val="0"/>
      <w:marRight w:val="0"/>
      <w:marTop w:val="0"/>
      <w:marBottom w:val="0"/>
      <w:divBdr>
        <w:top w:val="none" w:sz="0" w:space="0" w:color="auto"/>
        <w:left w:val="none" w:sz="0" w:space="0" w:color="auto"/>
        <w:bottom w:val="none" w:sz="0" w:space="0" w:color="auto"/>
        <w:right w:val="none" w:sz="0" w:space="0" w:color="auto"/>
      </w:divBdr>
    </w:div>
    <w:div w:id="1609778212">
      <w:bodyDiv w:val="1"/>
      <w:marLeft w:val="0"/>
      <w:marRight w:val="0"/>
      <w:marTop w:val="0"/>
      <w:marBottom w:val="0"/>
      <w:divBdr>
        <w:top w:val="none" w:sz="0" w:space="0" w:color="auto"/>
        <w:left w:val="none" w:sz="0" w:space="0" w:color="auto"/>
        <w:bottom w:val="none" w:sz="0" w:space="0" w:color="auto"/>
        <w:right w:val="none" w:sz="0" w:space="0" w:color="auto"/>
      </w:divBdr>
    </w:div>
    <w:div w:id="1610312799">
      <w:bodyDiv w:val="1"/>
      <w:marLeft w:val="0"/>
      <w:marRight w:val="0"/>
      <w:marTop w:val="0"/>
      <w:marBottom w:val="0"/>
      <w:divBdr>
        <w:top w:val="none" w:sz="0" w:space="0" w:color="auto"/>
        <w:left w:val="none" w:sz="0" w:space="0" w:color="auto"/>
        <w:bottom w:val="none" w:sz="0" w:space="0" w:color="auto"/>
        <w:right w:val="none" w:sz="0" w:space="0" w:color="auto"/>
      </w:divBdr>
    </w:div>
    <w:div w:id="1610814583">
      <w:bodyDiv w:val="1"/>
      <w:marLeft w:val="0"/>
      <w:marRight w:val="0"/>
      <w:marTop w:val="0"/>
      <w:marBottom w:val="0"/>
      <w:divBdr>
        <w:top w:val="none" w:sz="0" w:space="0" w:color="auto"/>
        <w:left w:val="none" w:sz="0" w:space="0" w:color="auto"/>
        <w:bottom w:val="none" w:sz="0" w:space="0" w:color="auto"/>
        <w:right w:val="none" w:sz="0" w:space="0" w:color="auto"/>
      </w:divBdr>
    </w:div>
    <w:div w:id="1610820563">
      <w:bodyDiv w:val="1"/>
      <w:marLeft w:val="0"/>
      <w:marRight w:val="0"/>
      <w:marTop w:val="0"/>
      <w:marBottom w:val="0"/>
      <w:divBdr>
        <w:top w:val="none" w:sz="0" w:space="0" w:color="auto"/>
        <w:left w:val="none" w:sz="0" w:space="0" w:color="auto"/>
        <w:bottom w:val="none" w:sz="0" w:space="0" w:color="auto"/>
        <w:right w:val="none" w:sz="0" w:space="0" w:color="auto"/>
      </w:divBdr>
    </w:div>
    <w:div w:id="1610887562">
      <w:bodyDiv w:val="1"/>
      <w:marLeft w:val="0"/>
      <w:marRight w:val="0"/>
      <w:marTop w:val="0"/>
      <w:marBottom w:val="0"/>
      <w:divBdr>
        <w:top w:val="none" w:sz="0" w:space="0" w:color="auto"/>
        <w:left w:val="none" w:sz="0" w:space="0" w:color="auto"/>
        <w:bottom w:val="none" w:sz="0" w:space="0" w:color="auto"/>
        <w:right w:val="none" w:sz="0" w:space="0" w:color="auto"/>
      </w:divBdr>
    </w:div>
    <w:div w:id="1611090385">
      <w:bodyDiv w:val="1"/>
      <w:marLeft w:val="0"/>
      <w:marRight w:val="0"/>
      <w:marTop w:val="0"/>
      <w:marBottom w:val="0"/>
      <w:divBdr>
        <w:top w:val="none" w:sz="0" w:space="0" w:color="auto"/>
        <w:left w:val="none" w:sz="0" w:space="0" w:color="auto"/>
        <w:bottom w:val="none" w:sz="0" w:space="0" w:color="auto"/>
        <w:right w:val="none" w:sz="0" w:space="0" w:color="auto"/>
      </w:divBdr>
    </w:div>
    <w:div w:id="1611358844">
      <w:bodyDiv w:val="1"/>
      <w:marLeft w:val="0"/>
      <w:marRight w:val="0"/>
      <w:marTop w:val="0"/>
      <w:marBottom w:val="0"/>
      <w:divBdr>
        <w:top w:val="none" w:sz="0" w:space="0" w:color="auto"/>
        <w:left w:val="none" w:sz="0" w:space="0" w:color="auto"/>
        <w:bottom w:val="none" w:sz="0" w:space="0" w:color="auto"/>
        <w:right w:val="none" w:sz="0" w:space="0" w:color="auto"/>
      </w:divBdr>
    </w:div>
    <w:div w:id="1611543671">
      <w:bodyDiv w:val="1"/>
      <w:marLeft w:val="0"/>
      <w:marRight w:val="0"/>
      <w:marTop w:val="0"/>
      <w:marBottom w:val="0"/>
      <w:divBdr>
        <w:top w:val="none" w:sz="0" w:space="0" w:color="auto"/>
        <w:left w:val="none" w:sz="0" w:space="0" w:color="auto"/>
        <w:bottom w:val="none" w:sz="0" w:space="0" w:color="auto"/>
        <w:right w:val="none" w:sz="0" w:space="0" w:color="auto"/>
      </w:divBdr>
    </w:div>
    <w:div w:id="1611669237">
      <w:bodyDiv w:val="1"/>
      <w:marLeft w:val="0"/>
      <w:marRight w:val="0"/>
      <w:marTop w:val="0"/>
      <w:marBottom w:val="0"/>
      <w:divBdr>
        <w:top w:val="none" w:sz="0" w:space="0" w:color="auto"/>
        <w:left w:val="none" w:sz="0" w:space="0" w:color="auto"/>
        <w:bottom w:val="none" w:sz="0" w:space="0" w:color="auto"/>
        <w:right w:val="none" w:sz="0" w:space="0" w:color="auto"/>
      </w:divBdr>
    </w:div>
    <w:div w:id="1612123046">
      <w:bodyDiv w:val="1"/>
      <w:marLeft w:val="0"/>
      <w:marRight w:val="0"/>
      <w:marTop w:val="0"/>
      <w:marBottom w:val="0"/>
      <w:divBdr>
        <w:top w:val="none" w:sz="0" w:space="0" w:color="auto"/>
        <w:left w:val="none" w:sz="0" w:space="0" w:color="auto"/>
        <w:bottom w:val="none" w:sz="0" w:space="0" w:color="auto"/>
        <w:right w:val="none" w:sz="0" w:space="0" w:color="auto"/>
      </w:divBdr>
    </w:div>
    <w:div w:id="1612322630">
      <w:bodyDiv w:val="1"/>
      <w:marLeft w:val="0"/>
      <w:marRight w:val="0"/>
      <w:marTop w:val="0"/>
      <w:marBottom w:val="0"/>
      <w:divBdr>
        <w:top w:val="none" w:sz="0" w:space="0" w:color="auto"/>
        <w:left w:val="none" w:sz="0" w:space="0" w:color="auto"/>
        <w:bottom w:val="none" w:sz="0" w:space="0" w:color="auto"/>
        <w:right w:val="none" w:sz="0" w:space="0" w:color="auto"/>
      </w:divBdr>
    </w:div>
    <w:div w:id="1612472237">
      <w:bodyDiv w:val="1"/>
      <w:marLeft w:val="0"/>
      <w:marRight w:val="0"/>
      <w:marTop w:val="0"/>
      <w:marBottom w:val="0"/>
      <w:divBdr>
        <w:top w:val="none" w:sz="0" w:space="0" w:color="auto"/>
        <w:left w:val="none" w:sz="0" w:space="0" w:color="auto"/>
        <w:bottom w:val="none" w:sz="0" w:space="0" w:color="auto"/>
        <w:right w:val="none" w:sz="0" w:space="0" w:color="auto"/>
      </w:divBdr>
    </w:div>
    <w:div w:id="1612856135">
      <w:bodyDiv w:val="1"/>
      <w:marLeft w:val="0"/>
      <w:marRight w:val="0"/>
      <w:marTop w:val="0"/>
      <w:marBottom w:val="0"/>
      <w:divBdr>
        <w:top w:val="none" w:sz="0" w:space="0" w:color="auto"/>
        <w:left w:val="none" w:sz="0" w:space="0" w:color="auto"/>
        <w:bottom w:val="none" w:sz="0" w:space="0" w:color="auto"/>
        <w:right w:val="none" w:sz="0" w:space="0" w:color="auto"/>
      </w:divBdr>
    </w:div>
    <w:div w:id="1613124632">
      <w:bodyDiv w:val="1"/>
      <w:marLeft w:val="0"/>
      <w:marRight w:val="0"/>
      <w:marTop w:val="0"/>
      <w:marBottom w:val="0"/>
      <w:divBdr>
        <w:top w:val="none" w:sz="0" w:space="0" w:color="auto"/>
        <w:left w:val="none" w:sz="0" w:space="0" w:color="auto"/>
        <w:bottom w:val="none" w:sz="0" w:space="0" w:color="auto"/>
        <w:right w:val="none" w:sz="0" w:space="0" w:color="auto"/>
      </w:divBdr>
    </w:div>
    <w:div w:id="1613590630">
      <w:bodyDiv w:val="1"/>
      <w:marLeft w:val="0"/>
      <w:marRight w:val="0"/>
      <w:marTop w:val="0"/>
      <w:marBottom w:val="0"/>
      <w:divBdr>
        <w:top w:val="none" w:sz="0" w:space="0" w:color="auto"/>
        <w:left w:val="none" w:sz="0" w:space="0" w:color="auto"/>
        <w:bottom w:val="none" w:sz="0" w:space="0" w:color="auto"/>
        <w:right w:val="none" w:sz="0" w:space="0" w:color="auto"/>
      </w:divBdr>
    </w:div>
    <w:div w:id="1613828542">
      <w:bodyDiv w:val="1"/>
      <w:marLeft w:val="0"/>
      <w:marRight w:val="0"/>
      <w:marTop w:val="0"/>
      <w:marBottom w:val="0"/>
      <w:divBdr>
        <w:top w:val="none" w:sz="0" w:space="0" w:color="auto"/>
        <w:left w:val="none" w:sz="0" w:space="0" w:color="auto"/>
        <w:bottom w:val="none" w:sz="0" w:space="0" w:color="auto"/>
        <w:right w:val="none" w:sz="0" w:space="0" w:color="auto"/>
      </w:divBdr>
    </w:div>
    <w:div w:id="1614047249">
      <w:bodyDiv w:val="1"/>
      <w:marLeft w:val="0"/>
      <w:marRight w:val="0"/>
      <w:marTop w:val="0"/>
      <w:marBottom w:val="0"/>
      <w:divBdr>
        <w:top w:val="none" w:sz="0" w:space="0" w:color="auto"/>
        <w:left w:val="none" w:sz="0" w:space="0" w:color="auto"/>
        <w:bottom w:val="none" w:sz="0" w:space="0" w:color="auto"/>
        <w:right w:val="none" w:sz="0" w:space="0" w:color="auto"/>
      </w:divBdr>
    </w:div>
    <w:div w:id="1614283753">
      <w:bodyDiv w:val="1"/>
      <w:marLeft w:val="0"/>
      <w:marRight w:val="0"/>
      <w:marTop w:val="0"/>
      <w:marBottom w:val="0"/>
      <w:divBdr>
        <w:top w:val="none" w:sz="0" w:space="0" w:color="auto"/>
        <w:left w:val="none" w:sz="0" w:space="0" w:color="auto"/>
        <w:bottom w:val="none" w:sz="0" w:space="0" w:color="auto"/>
        <w:right w:val="none" w:sz="0" w:space="0" w:color="auto"/>
      </w:divBdr>
    </w:div>
    <w:div w:id="1614434133">
      <w:bodyDiv w:val="1"/>
      <w:marLeft w:val="0"/>
      <w:marRight w:val="0"/>
      <w:marTop w:val="0"/>
      <w:marBottom w:val="0"/>
      <w:divBdr>
        <w:top w:val="none" w:sz="0" w:space="0" w:color="auto"/>
        <w:left w:val="none" w:sz="0" w:space="0" w:color="auto"/>
        <w:bottom w:val="none" w:sz="0" w:space="0" w:color="auto"/>
        <w:right w:val="none" w:sz="0" w:space="0" w:color="auto"/>
      </w:divBdr>
    </w:div>
    <w:div w:id="1614823954">
      <w:bodyDiv w:val="1"/>
      <w:marLeft w:val="0"/>
      <w:marRight w:val="0"/>
      <w:marTop w:val="0"/>
      <w:marBottom w:val="0"/>
      <w:divBdr>
        <w:top w:val="none" w:sz="0" w:space="0" w:color="auto"/>
        <w:left w:val="none" w:sz="0" w:space="0" w:color="auto"/>
        <w:bottom w:val="none" w:sz="0" w:space="0" w:color="auto"/>
        <w:right w:val="none" w:sz="0" w:space="0" w:color="auto"/>
      </w:divBdr>
    </w:div>
    <w:div w:id="1614900797">
      <w:bodyDiv w:val="1"/>
      <w:marLeft w:val="0"/>
      <w:marRight w:val="0"/>
      <w:marTop w:val="0"/>
      <w:marBottom w:val="0"/>
      <w:divBdr>
        <w:top w:val="none" w:sz="0" w:space="0" w:color="auto"/>
        <w:left w:val="none" w:sz="0" w:space="0" w:color="auto"/>
        <w:bottom w:val="none" w:sz="0" w:space="0" w:color="auto"/>
        <w:right w:val="none" w:sz="0" w:space="0" w:color="auto"/>
      </w:divBdr>
    </w:div>
    <w:div w:id="1615137417">
      <w:bodyDiv w:val="1"/>
      <w:marLeft w:val="0"/>
      <w:marRight w:val="0"/>
      <w:marTop w:val="0"/>
      <w:marBottom w:val="0"/>
      <w:divBdr>
        <w:top w:val="none" w:sz="0" w:space="0" w:color="auto"/>
        <w:left w:val="none" w:sz="0" w:space="0" w:color="auto"/>
        <w:bottom w:val="none" w:sz="0" w:space="0" w:color="auto"/>
        <w:right w:val="none" w:sz="0" w:space="0" w:color="auto"/>
      </w:divBdr>
    </w:div>
    <w:div w:id="1615288499">
      <w:bodyDiv w:val="1"/>
      <w:marLeft w:val="0"/>
      <w:marRight w:val="0"/>
      <w:marTop w:val="0"/>
      <w:marBottom w:val="0"/>
      <w:divBdr>
        <w:top w:val="none" w:sz="0" w:space="0" w:color="auto"/>
        <w:left w:val="none" w:sz="0" w:space="0" w:color="auto"/>
        <w:bottom w:val="none" w:sz="0" w:space="0" w:color="auto"/>
        <w:right w:val="none" w:sz="0" w:space="0" w:color="auto"/>
      </w:divBdr>
    </w:div>
    <w:div w:id="1615483223">
      <w:bodyDiv w:val="1"/>
      <w:marLeft w:val="0"/>
      <w:marRight w:val="0"/>
      <w:marTop w:val="0"/>
      <w:marBottom w:val="0"/>
      <w:divBdr>
        <w:top w:val="none" w:sz="0" w:space="0" w:color="auto"/>
        <w:left w:val="none" w:sz="0" w:space="0" w:color="auto"/>
        <w:bottom w:val="none" w:sz="0" w:space="0" w:color="auto"/>
        <w:right w:val="none" w:sz="0" w:space="0" w:color="auto"/>
      </w:divBdr>
    </w:div>
    <w:div w:id="1616400333">
      <w:bodyDiv w:val="1"/>
      <w:marLeft w:val="0"/>
      <w:marRight w:val="0"/>
      <w:marTop w:val="0"/>
      <w:marBottom w:val="0"/>
      <w:divBdr>
        <w:top w:val="none" w:sz="0" w:space="0" w:color="auto"/>
        <w:left w:val="none" w:sz="0" w:space="0" w:color="auto"/>
        <w:bottom w:val="none" w:sz="0" w:space="0" w:color="auto"/>
        <w:right w:val="none" w:sz="0" w:space="0" w:color="auto"/>
      </w:divBdr>
    </w:div>
    <w:div w:id="1616717365">
      <w:bodyDiv w:val="1"/>
      <w:marLeft w:val="0"/>
      <w:marRight w:val="0"/>
      <w:marTop w:val="0"/>
      <w:marBottom w:val="0"/>
      <w:divBdr>
        <w:top w:val="none" w:sz="0" w:space="0" w:color="auto"/>
        <w:left w:val="none" w:sz="0" w:space="0" w:color="auto"/>
        <w:bottom w:val="none" w:sz="0" w:space="0" w:color="auto"/>
        <w:right w:val="none" w:sz="0" w:space="0" w:color="auto"/>
      </w:divBdr>
    </w:div>
    <w:div w:id="1617179991">
      <w:bodyDiv w:val="1"/>
      <w:marLeft w:val="0"/>
      <w:marRight w:val="0"/>
      <w:marTop w:val="0"/>
      <w:marBottom w:val="0"/>
      <w:divBdr>
        <w:top w:val="none" w:sz="0" w:space="0" w:color="auto"/>
        <w:left w:val="none" w:sz="0" w:space="0" w:color="auto"/>
        <w:bottom w:val="none" w:sz="0" w:space="0" w:color="auto"/>
        <w:right w:val="none" w:sz="0" w:space="0" w:color="auto"/>
      </w:divBdr>
    </w:div>
    <w:div w:id="1617253124">
      <w:bodyDiv w:val="1"/>
      <w:marLeft w:val="0"/>
      <w:marRight w:val="0"/>
      <w:marTop w:val="0"/>
      <w:marBottom w:val="0"/>
      <w:divBdr>
        <w:top w:val="none" w:sz="0" w:space="0" w:color="auto"/>
        <w:left w:val="none" w:sz="0" w:space="0" w:color="auto"/>
        <w:bottom w:val="none" w:sz="0" w:space="0" w:color="auto"/>
        <w:right w:val="none" w:sz="0" w:space="0" w:color="auto"/>
      </w:divBdr>
    </w:div>
    <w:div w:id="1617444390">
      <w:bodyDiv w:val="1"/>
      <w:marLeft w:val="0"/>
      <w:marRight w:val="0"/>
      <w:marTop w:val="0"/>
      <w:marBottom w:val="0"/>
      <w:divBdr>
        <w:top w:val="none" w:sz="0" w:space="0" w:color="auto"/>
        <w:left w:val="none" w:sz="0" w:space="0" w:color="auto"/>
        <w:bottom w:val="none" w:sz="0" w:space="0" w:color="auto"/>
        <w:right w:val="none" w:sz="0" w:space="0" w:color="auto"/>
      </w:divBdr>
    </w:div>
    <w:div w:id="1617561002">
      <w:bodyDiv w:val="1"/>
      <w:marLeft w:val="0"/>
      <w:marRight w:val="0"/>
      <w:marTop w:val="0"/>
      <w:marBottom w:val="0"/>
      <w:divBdr>
        <w:top w:val="none" w:sz="0" w:space="0" w:color="auto"/>
        <w:left w:val="none" w:sz="0" w:space="0" w:color="auto"/>
        <w:bottom w:val="none" w:sz="0" w:space="0" w:color="auto"/>
        <w:right w:val="none" w:sz="0" w:space="0" w:color="auto"/>
      </w:divBdr>
    </w:div>
    <w:div w:id="1618444255">
      <w:bodyDiv w:val="1"/>
      <w:marLeft w:val="0"/>
      <w:marRight w:val="0"/>
      <w:marTop w:val="0"/>
      <w:marBottom w:val="0"/>
      <w:divBdr>
        <w:top w:val="none" w:sz="0" w:space="0" w:color="auto"/>
        <w:left w:val="none" w:sz="0" w:space="0" w:color="auto"/>
        <w:bottom w:val="none" w:sz="0" w:space="0" w:color="auto"/>
        <w:right w:val="none" w:sz="0" w:space="0" w:color="auto"/>
      </w:divBdr>
    </w:div>
    <w:div w:id="1618564183">
      <w:bodyDiv w:val="1"/>
      <w:marLeft w:val="0"/>
      <w:marRight w:val="0"/>
      <w:marTop w:val="0"/>
      <w:marBottom w:val="0"/>
      <w:divBdr>
        <w:top w:val="none" w:sz="0" w:space="0" w:color="auto"/>
        <w:left w:val="none" w:sz="0" w:space="0" w:color="auto"/>
        <w:bottom w:val="none" w:sz="0" w:space="0" w:color="auto"/>
        <w:right w:val="none" w:sz="0" w:space="0" w:color="auto"/>
      </w:divBdr>
    </w:div>
    <w:div w:id="1618829992">
      <w:bodyDiv w:val="1"/>
      <w:marLeft w:val="0"/>
      <w:marRight w:val="0"/>
      <w:marTop w:val="0"/>
      <w:marBottom w:val="0"/>
      <w:divBdr>
        <w:top w:val="none" w:sz="0" w:space="0" w:color="auto"/>
        <w:left w:val="none" w:sz="0" w:space="0" w:color="auto"/>
        <w:bottom w:val="none" w:sz="0" w:space="0" w:color="auto"/>
        <w:right w:val="none" w:sz="0" w:space="0" w:color="auto"/>
      </w:divBdr>
    </w:div>
    <w:div w:id="1619491039">
      <w:bodyDiv w:val="1"/>
      <w:marLeft w:val="0"/>
      <w:marRight w:val="0"/>
      <w:marTop w:val="0"/>
      <w:marBottom w:val="0"/>
      <w:divBdr>
        <w:top w:val="none" w:sz="0" w:space="0" w:color="auto"/>
        <w:left w:val="none" w:sz="0" w:space="0" w:color="auto"/>
        <w:bottom w:val="none" w:sz="0" w:space="0" w:color="auto"/>
        <w:right w:val="none" w:sz="0" w:space="0" w:color="auto"/>
      </w:divBdr>
    </w:div>
    <w:div w:id="1619793551">
      <w:bodyDiv w:val="1"/>
      <w:marLeft w:val="0"/>
      <w:marRight w:val="0"/>
      <w:marTop w:val="0"/>
      <w:marBottom w:val="0"/>
      <w:divBdr>
        <w:top w:val="none" w:sz="0" w:space="0" w:color="auto"/>
        <w:left w:val="none" w:sz="0" w:space="0" w:color="auto"/>
        <w:bottom w:val="none" w:sz="0" w:space="0" w:color="auto"/>
        <w:right w:val="none" w:sz="0" w:space="0" w:color="auto"/>
      </w:divBdr>
    </w:div>
    <w:div w:id="1619990864">
      <w:bodyDiv w:val="1"/>
      <w:marLeft w:val="0"/>
      <w:marRight w:val="0"/>
      <w:marTop w:val="0"/>
      <w:marBottom w:val="0"/>
      <w:divBdr>
        <w:top w:val="none" w:sz="0" w:space="0" w:color="auto"/>
        <w:left w:val="none" w:sz="0" w:space="0" w:color="auto"/>
        <w:bottom w:val="none" w:sz="0" w:space="0" w:color="auto"/>
        <w:right w:val="none" w:sz="0" w:space="0" w:color="auto"/>
      </w:divBdr>
    </w:div>
    <w:div w:id="1620145315">
      <w:bodyDiv w:val="1"/>
      <w:marLeft w:val="0"/>
      <w:marRight w:val="0"/>
      <w:marTop w:val="0"/>
      <w:marBottom w:val="0"/>
      <w:divBdr>
        <w:top w:val="none" w:sz="0" w:space="0" w:color="auto"/>
        <w:left w:val="none" w:sz="0" w:space="0" w:color="auto"/>
        <w:bottom w:val="none" w:sz="0" w:space="0" w:color="auto"/>
        <w:right w:val="none" w:sz="0" w:space="0" w:color="auto"/>
      </w:divBdr>
    </w:div>
    <w:div w:id="1620330521">
      <w:bodyDiv w:val="1"/>
      <w:marLeft w:val="0"/>
      <w:marRight w:val="0"/>
      <w:marTop w:val="0"/>
      <w:marBottom w:val="0"/>
      <w:divBdr>
        <w:top w:val="none" w:sz="0" w:space="0" w:color="auto"/>
        <w:left w:val="none" w:sz="0" w:space="0" w:color="auto"/>
        <w:bottom w:val="none" w:sz="0" w:space="0" w:color="auto"/>
        <w:right w:val="none" w:sz="0" w:space="0" w:color="auto"/>
      </w:divBdr>
    </w:div>
    <w:div w:id="1620338301">
      <w:bodyDiv w:val="1"/>
      <w:marLeft w:val="0"/>
      <w:marRight w:val="0"/>
      <w:marTop w:val="0"/>
      <w:marBottom w:val="0"/>
      <w:divBdr>
        <w:top w:val="none" w:sz="0" w:space="0" w:color="auto"/>
        <w:left w:val="none" w:sz="0" w:space="0" w:color="auto"/>
        <w:bottom w:val="none" w:sz="0" w:space="0" w:color="auto"/>
        <w:right w:val="none" w:sz="0" w:space="0" w:color="auto"/>
      </w:divBdr>
    </w:div>
    <w:div w:id="1620575442">
      <w:bodyDiv w:val="1"/>
      <w:marLeft w:val="0"/>
      <w:marRight w:val="0"/>
      <w:marTop w:val="0"/>
      <w:marBottom w:val="0"/>
      <w:divBdr>
        <w:top w:val="none" w:sz="0" w:space="0" w:color="auto"/>
        <w:left w:val="none" w:sz="0" w:space="0" w:color="auto"/>
        <w:bottom w:val="none" w:sz="0" w:space="0" w:color="auto"/>
        <w:right w:val="none" w:sz="0" w:space="0" w:color="auto"/>
      </w:divBdr>
    </w:div>
    <w:div w:id="1621764316">
      <w:bodyDiv w:val="1"/>
      <w:marLeft w:val="0"/>
      <w:marRight w:val="0"/>
      <w:marTop w:val="0"/>
      <w:marBottom w:val="0"/>
      <w:divBdr>
        <w:top w:val="none" w:sz="0" w:space="0" w:color="auto"/>
        <w:left w:val="none" w:sz="0" w:space="0" w:color="auto"/>
        <w:bottom w:val="none" w:sz="0" w:space="0" w:color="auto"/>
        <w:right w:val="none" w:sz="0" w:space="0" w:color="auto"/>
      </w:divBdr>
    </w:div>
    <w:div w:id="1622300168">
      <w:bodyDiv w:val="1"/>
      <w:marLeft w:val="0"/>
      <w:marRight w:val="0"/>
      <w:marTop w:val="0"/>
      <w:marBottom w:val="0"/>
      <w:divBdr>
        <w:top w:val="none" w:sz="0" w:space="0" w:color="auto"/>
        <w:left w:val="none" w:sz="0" w:space="0" w:color="auto"/>
        <w:bottom w:val="none" w:sz="0" w:space="0" w:color="auto"/>
        <w:right w:val="none" w:sz="0" w:space="0" w:color="auto"/>
      </w:divBdr>
    </w:div>
    <w:div w:id="1622417561">
      <w:bodyDiv w:val="1"/>
      <w:marLeft w:val="0"/>
      <w:marRight w:val="0"/>
      <w:marTop w:val="0"/>
      <w:marBottom w:val="0"/>
      <w:divBdr>
        <w:top w:val="none" w:sz="0" w:space="0" w:color="auto"/>
        <w:left w:val="none" w:sz="0" w:space="0" w:color="auto"/>
        <w:bottom w:val="none" w:sz="0" w:space="0" w:color="auto"/>
        <w:right w:val="none" w:sz="0" w:space="0" w:color="auto"/>
      </w:divBdr>
    </w:div>
    <w:div w:id="1622421509">
      <w:bodyDiv w:val="1"/>
      <w:marLeft w:val="0"/>
      <w:marRight w:val="0"/>
      <w:marTop w:val="0"/>
      <w:marBottom w:val="0"/>
      <w:divBdr>
        <w:top w:val="none" w:sz="0" w:space="0" w:color="auto"/>
        <w:left w:val="none" w:sz="0" w:space="0" w:color="auto"/>
        <w:bottom w:val="none" w:sz="0" w:space="0" w:color="auto"/>
        <w:right w:val="none" w:sz="0" w:space="0" w:color="auto"/>
      </w:divBdr>
    </w:div>
    <w:div w:id="1622682908">
      <w:bodyDiv w:val="1"/>
      <w:marLeft w:val="0"/>
      <w:marRight w:val="0"/>
      <w:marTop w:val="0"/>
      <w:marBottom w:val="0"/>
      <w:divBdr>
        <w:top w:val="none" w:sz="0" w:space="0" w:color="auto"/>
        <w:left w:val="none" w:sz="0" w:space="0" w:color="auto"/>
        <w:bottom w:val="none" w:sz="0" w:space="0" w:color="auto"/>
        <w:right w:val="none" w:sz="0" w:space="0" w:color="auto"/>
      </w:divBdr>
    </w:div>
    <w:div w:id="1623227708">
      <w:bodyDiv w:val="1"/>
      <w:marLeft w:val="0"/>
      <w:marRight w:val="0"/>
      <w:marTop w:val="0"/>
      <w:marBottom w:val="0"/>
      <w:divBdr>
        <w:top w:val="none" w:sz="0" w:space="0" w:color="auto"/>
        <w:left w:val="none" w:sz="0" w:space="0" w:color="auto"/>
        <w:bottom w:val="none" w:sz="0" w:space="0" w:color="auto"/>
        <w:right w:val="none" w:sz="0" w:space="0" w:color="auto"/>
      </w:divBdr>
    </w:div>
    <w:div w:id="1623417309">
      <w:bodyDiv w:val="1"/>
      <w:marLeft w:val="0"/>
      <w:marRight w:val="0"/>
      <w:marTop w:val="0"/>
      <w:marBottom w:val="0"/>
      <w:divBdr>
        <w:top w:val="none" w:sz="0" w:space="0" w:color="auto"/>
        <w:left w:val="none" w:sz="0" w:space="0" w:color="auto"/>
        <w:bottom w:val="none" w:sz="0" w:space="0" w:color="auto"/>
        <w:right w:val="none" w:sz="0" w:space="0" w:color="auto"/>
      </w:divBdr>
    </w:div>
    <w:div w:id="1623926080">
      <w:bodyDiv w:val="1"/>
      <w:marLeft w:val="0"/>
      <w:marRight w:val="0"/>
      <w:marTop w:val="0"/>
      <w:marBottom w:val="0"/>
      <w:divBdr>
        <w:top w:val="none" w:sz="0" w:space="0" w:color="auto"/>
        <w:left w:val="none" w:sz="0" w:space="0" w:color="auto"/>
        <w:bottom w:val="none" w:sz="0" w:space="0" w:color="auto"/>
        <w:right w:val="none" w:sz="0" w:space="0" w:color="auto"/>
      </w:divBdr>
    </w:div>
    <w:div w:id="1623994948">
      <w:bodyDiv w:val="1"/>
      <w:marLeft w:val="0"/>
      <w:marRight w:val="0"/>
      <w:marTop w:val="0"/>
      <w:marBottom w:val="0"/>
      <w:divBdr>
        <w:top w:val="none" w:sz="0" w:space="0" w:color="auto"/>
        <w:left w:val="none" w:sz="0" w:space="0" w:color="auto"/>
        <w:bottom w:val="none" w:sz="0" w:space="0" w:color="auto"/>
        <w:right w:val="none" w:sz="0" w:space="0" w:color="auto"/>
      </w:divBdr>
    </w:div>
    <w:div w:id="1624268147">
      <w:bodyDiv w:val="1"/>
      <w:marLeft w:val="0"/>
      <w:marRight w:val="0"/>
      <w:marTop w:val="0"/>
      <w:marBottom w:val="0"/>
      <w:divBdr>
        <w:top w:val="none" w:sz="0" w:space="0" w:color="auto"/>
        <w:left w:val="none" w:sz="0" w:space="0" w:color="auto"/>
        <w:bottom w:val="none" w:sz="0" w:space="0" w:color="auto"/>
        <w:right w:val="none" w:sz="0" w:space="0" w:color="auto"/>
      </w:divBdr>
    </w:div>
    <w:div w:id="1624573966">
      <w:bodyDiv w:val="1"/>
      <w:marLeft w:val="0"/>
      <w:marRight w:val="0"/>
      <w:marTop w:val="0"/>
      <w:marBottom w:val="0"/>
      <w:divBdr>
        <w:top w:val="none" w:sz="0" w:space="0" w:color="auto"/>
        <w:left w:val="none" w:sz="0" w:space="0" w:color="auto"/>
        <w:bottom w:val="none" w:sz="0" w:space="0" w:color="auto"/>
        <w:right w:val="none" w:sz="0" w:space="0" w:color="auto"/>
      </w:divBdr>
    </w:div>
    <w:div w:id="1624992751">
      <w:bodyDiv w:val="1"/>
      <w:marLeft w:val="0"/>
      <w:marRight w:val="0"/>
      <w:marTop w:val="0"/>
      <w:marBottom w:val="0"/>
      <w:divBdr>
        <w:top w:val="none" w:sz="0" w:space="0" w:color="auto"/>
        <w:left w:val="none" w:sz="0" w:space="0" w:color="auto"/>
        <w:bottom w:val="none" w:sz="0" w:space="0" w:color="auto"/>
        <w:right w:val="none" w:sz="0" w:space="0" w:color="auto"/>
      </w:divBdr>
    </w:div>
    <w:div w:id="1625036613">
      <w:bodyDiv w:val="1"/>
      <w:marLeft w:val="0"/>
      <w:marRight w:val="0"/>
      <w:marTop w:val="0"/>
      <w:marBottom w:val="0"/>
      <w:divBdr>
        <w:top w:val="none" w:sz="0" w:space="0" w:color="auto"/>
        <w:left w:val="none" w:sz="0" w:space="0" w:color="auto"/>
        <w:bottom w:val="none" w:sz="0" w:space="0" w:color="auto"/>
        <w:right w:val="none" w:sz="0" w:space="0" w:color="auto"/>
      </w:divBdr>
    </w:div>
    <w:div w:id="1626692353">
      <w:bodyDiv w:val="1"/>
      <w:marLeft w:val="0"/>
      <w:marRight w:val="0"/>
      <w:marTop w:val="0"/>
      <w:marBottom w:val="0"/>
      <w:divBdr>
        <w:top w:val="none" w:sz="0" w:space="0" w:color="auto"/>
        <w:left w:val="none" w:sz="0" w:space="0" w:color="auto"/>
        <w:bottom w:val="none" w:sz="0" w:space="0" w:color="auto"/>
        <w:right w:val="none" w:sz="0" w:space="0" w:color="auto"/>
      </w:divBdr>
    </w:div>
    <w:div w:id="1627002590">
      <w:bodyDiv w:val="1"/>
      <w:marLeft w:val="0"/>
      <w:marRight w:val="0"/>
      <w:marTop w:val="0"/>
      <w:marBottom w:val="0"/>
      <w:divBdr>
        <w:top w:val="none" w:sz="0" w:space="0" w:color="auto"/>
        <w:left w:val="none" w:sz="0" w:space="0" w:color="auto"/>
        <w:bottom w:val="none" w:sz="0" w:space="0" w:color="auto"/>
        <w:right w:val="none" w:sz="0" w:space="0" w:color="auto"/>
      </w:divBdr>
    </w:div>
    <w:div w:id="1627392028">
      <w:bodyDiv w:val="1"/>
      <w:marLeft w:val="0"/>
      <w:marRight w:val="0"/>
      <w:marTop w:val="0"/>
      <w:marBottom w:val="0"/>
      <w:divBdr>
        <w:top w:val="none" w:sz="0" w:space="0" w:color="auto"/>
        <w:left w:val="none" w:sz="0" w:space="0" w:color="auto"/>
        <w:bottom w:val="none" w:sz="0" w:space="0" w:color="auto"/>
        <w:right w:val="none" w:sz="0" w:space="0" w:color="auto"/>
      </w:divBdr>
    </w:div>
    <w:div w:id="1627932284">
      <w:bodyDiv w:val="1"/>
      <w:marLeft w:val="0"/>
      <w:marRight w:val="0"/>
      <w:marTop w:val="0"/>
      <w:marBottom w:val="0"/>
      <w:divBdr>
        <w:top w:val="none" w:sz="0" w:space="0" w:color="auto"/>
        <w:left w:val="none" w:sz="0" w:space="0" w:color="auto"/>
        <w:bottom w:val="none" w:sz="0" w:space="0" w:color="auto"/>
        <w:right w:val="none" w:sz="0" w:space="0" w:color="auto"/>
      </w:divBdr>
    </w:div>
    <w:div w:id="1628777192">
      <w:bodyDiv w:val="1"/>
      <w:marLeft w:val="0"/>
      <w:marRight w:val="0"/>
      <w:marTop w:val="0"/>
      <w:marBottom w:val="0"/>
      <w:divBdr>
        <w:top w:val="none" w:sz="0" w:space="0" w:color="auto"/>
        <w:left w:val="none" w:sz="0" w:space="0" w:color="auto"/>
        <w:bottom w:val="none" w:sz="0" w:space="0" w:color="auto"/>
        <w:right w:val="none" w:sz="0" w:space="0" w:color="auto"/>
      </w:divBdr>
    </w:div>
    <w:div w:id="1628778046">
      <w:bodyDiv w:val="1"/>
      <w:marLeft w:val="0"/>
      <w:marRight w:val="0"/>
      <w:marTop w:val="0"/>
      <w:marBottom w:val="0"/>
      <w:divBdr>
        <w:top w:val="none" w:sz="0" w:space="0" w:color="auto"/>
        <w:left w:val="none" w:sz="0" w:space="0" w:color="auto"/>
        <w:bottom w:val="none" w:sz="0" w:space="0" w:color="auto"/>
        <w:right w:val="none" w:sz="0" w:space="0" w:color="auto"/>
      </w:divBdr>
    </w:div>
    <w:div w:id="1628856006">
      <w:bodyDiv w:val="1"/>
      <w:marLeft w:val="0"/>
      <w:marRight w:val="0"/>
      <w:marTop w:val="0"/>
      <w:marBottom w:val="0"/>
      <w:divBdr>
        <w:top w:val="none" w:sz="0" w:space="0" w:color="auto"/>
        <w:left w:val="none" w:sz="0" w:space="0" w:color="auto"/>
        <w:bottom w:val="none" w:sz="0" w:space="0" w:color="auto"/>
        <w:right w:val="none" w:sz="0" w:space="0" w:color="auto"/>
      </w:divBdr>
      <w:divsChild>
        <w:div w:id="852305758">
          <w:marLeft w:val="0"/>
          <w:marRight w:val="0"/>
          <w:marTop w:val="240"/>
          <w:marBottom w:val="240"/>
          <w:divBdr>
            <w:top w:val="single" w:sz="2" w:space="0" w:color="auto"/>
            <w:left w:val="single" w:sz="2" w:space="0" w:color="auto"/>
            <w:bottom w:val="single" w:sz="2" w:space="0" w:color="auto"/>
            <w:right w:val="single" w:sz="2" w:space="0" w:color="auto"/>
          </w:divBdr>
          <w:divsChild>
            <w:div w:id="115772567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629118486">
      <w:bodyDiv w:val="1"/>
      <w:marLeft w:val="0"/>
      <w:marRight w:val="0"/>
      <w:marTop w:val="0"/>
      <w:marBottom w:val="0"/>
      <w:divBdr>
        <w:top w:val="none" w:sz="0" w:space="0" w:color="auto"/>
        <w:left w:val="none" w:sz="0" w:space="0" w:color="auto"/>
        <w:bottom w:val="none" w:sz="0" w:space="0" w:color="auto"/>
        <w:right w:val="none" w:sz="0" w:space="0" w:color="auto"/>
      </w:divBdr>
    </w:div>
    <w:div w:id="1629168480">
      <w:bodyDiv w:val="1"/>
      <w:marLeft w:val="0"/>
      <w:marRight w:val="0"/>
      <w:marTop w:val="0"/>
      <w:marBottom w:val="0"/>
      <w:divBdr>
        <w:top w:val="none" w:sz="0" w:space="0" w:color="auto"/>
        <w:left w:val="none" w:sz="0" w:space="0" w:color="auto"/>
        <w:bottom w:val="none" w:sz="0" w:space="0" w:color="auto"/>
        <w:right w:val="none" w:sz="0" w:space="0" w:color="auto"/>
      </w:divBdr>
    </w:div>
    <w:div w:id="1629238196">
      <w:bodyDiv w:val="1"/>
      <w:marLeft w:val="0"/>
      <w:marRight w:val="0"/>
      <w:marTop w:val="0"/>
      <w:marBottom w:val="0"/>
      <w:divBdr>
        <w:top w:val="none" w:sz="0" w:space="0" w:color="auto"/>
        <w:left w:val="none" w:sz="0" w:space="0" w:color="auto"/>
        <w:bottom w:val="none" w:sz="0" w:space="0" w:color="auto"/>
        <w:right w:val="none" w:sz="0" w:space="0" w:color="auto"/>
      </w:divBdr>
    </w:div>
    <w:div w:id="1629241683">
      <w:bodyDiv w:val="1"/>
      <w:marLeft w:val="0"/>
      <w:marRight w:val="0"/>
      <w:marTop w:val="0"/>
      <w:marBottom w:val="0"/>
      <w:divBdr>
        <w:top w:val="none" w:sz="0" w:space="0" w:color="auto"/>
        <w:left w:val="none" w:sz="0" w:space="0" w:color="auto"/>
        <w:bottom w:val="none" w:sz="0" w:space="0" w:color="auto"/>
        <w:right w:val="none" w:sz="0" w:space="0" w:color="auto"/>
      </w:divBdr>
    </w:div>
    <w:div w:id="1630166927">
      <w:bodyDiv w:val="1"/>
      <w:marLeft w:val="0"/>
      <w:marRight w:val="0"/>
      <w:marTop w:val="0"/>
      <w:marBottom w:val="0"/>
      <w:divBdr>
        <w:top w:val="none" w:sz="0" w:space="0" w:color="auto"/>
        <w:left w:val="none" w:sz="0" w:space="0" w:color="auto"/>
        <w:bottom w:val="none" w:sz="0" w:space="0" w:color="auto"/>
        <w:right w:val="none" w:sz="0" w:space="0" w:color="auto"/>
      </w:divBdr>
    </w:div>
    <w:div w:id="1630430797">
      <w:bodyDiv w:val="1"/>
      <w:marLeft w:val="0"/>
      <w:marRight w:val="0"/>
      <w:marTop w:val="0"/>
      <w:marBottom w:val="0"/>
      <w:divBdr>
        <w:top w:val="none" w:sz="0" w:space="0" w:color="auto"/>
        <w:left w:val="none" w:sz="0" w:space="0" w:color="auto"/>
        <w:bottom w:val="none" w:sz="0" w:space="0" w:color="auto"/>
        <w:right w:val="none" w:sz="0" w:space="0" w:color="auto"/>
      </w:divBdr>
    </w:div>
    <w:div w:id="1630431915">
      <w:bodyDiv w:val="1"/>
      <w:marLeft w:val="0"/>
      <w:marRight w:val="0"/>
      <w:marTop w:val="0"/>
      <w:marBottom w:val="0"/>
      <w:divBdr>
        <w:top w:val="none" w:sz="0" w:space="0" w:color="auto"/>
        <w:left w:val="none" w:sz="0" w:space="0" w:color="auto"/>
        <w:bottom w:val="none" w:sz="0" w:space="0" w:color="auto"/>
        <w:right w:val="none" w:sz="0" w:space="0" w:color="auto"/>
      </w:divBdr>
    </w:div>
    <w:div w:id="1630626212">
      <w:bodyDiv w:val="1"/>
      <w:marLeft w:val="0"/>
      <w:marRight w:val="0"/>
      <w:marTop w:val="0"/>
      <w:marBottom w:val="0"/>
      <w:divBdr>
        <w:top w:val="none" w:sz="0" w:space="0" w:color="auto"/>
        <w:left w:val="none" w:sz="0" w:space="0" w:color="auto"/>
        <w:bottom w:val="none" w:sz="0" w:space="0" w:color="auto"/>
        <w:right w:val="none" w:sz="0" w:space="0" w:color="auto"/>
      </w:divBdr>
    </w:div>
    <w:div w:id="1630891549">
      <w:bodyDiv w:val="1"/>
      <w:marLeft w:val="0"/>
      <w:marRight w:val="0"/>
      <w:marTop w:val="0"/>
      <w:marBottom w:val="0"/>
      <w:divBdr>
        <w:top w:val="none" w:sz="0" w:space="0" w:color="auto"/>
        <w:left w:val="none" w:sz="0" w:space="0" w:color="auto"/>
        <w:bottom w:val="none" w:sz="0" w:space="0" w:color="auto"/>
        <w:right w:val="none" w:sz="0" w:space="0" w:color="auto"/>
      </w:divBdr>
    </w:div>
    <w:div w:id="1630937859">
      <w:bodyDiv w:val="1"/>
      <w:marLeft w:val="0"/>
      <w:marRight w:val="0"/>
      <w:marTop w:val="0"/>
      <w:marBottom w:val="0"/>
      <w:divBdr>
        <w:top w:val="none" w:sz="0" w:space="0" w:color="auto"/>
        <w:left w:val="none" w:sz="0" w:space="0" w:color="auto"/>
        <w:bottom w:val="none" w:sz="0" w:space="0" w:color="auto"/>
        <w:right w:val="none" w:sz="0" w:space="0" w:color="auto"/>
      </w:divBdr>
    </w:div>
    <w:div w:id="1631087915">
      <w:bodyDiv w:val="1"/>
      <w:marLeft w:val="0"/>
      <w:marRight w:val="0"/>
      <w:marTop w:val="0"/>
      <w:marBottom w:val="0"/>
      <w:divBdr>
        <w:top w:val="none" w:sz="0" w:space="0" w:color="auto"/>
        <w:left w:val="none" w:sz="0" w:space="0" w:color="auto"/>
        <w:bottom w:val="none" w:sz="0" w:space="0" w:color="auto"/>
        <w:right w:val="none" w:sz="0" w:space="0" w:color="auto"/>
      </w:divBdr>
    </w:div>
    <w:div w:id="1631089544">
      <w:bodyDiv w:val="1"/>
      <w:marLeft w:val="0"/>
      <w:marRight w:val="0"/>
      <w:marTop w:val="0"/>
      <w:marBottom w:val="0"/>
      <w:divBdr>
        <w:top w:val="none" w:sz="0" w:space="0" w:color="auto"/>
        <w:left w:val="none" w:sz="0" w:space="0" w:color="auto"/>
        <w:bottom w:val="none" w:sz="0" w:space="0" w:color="auto"/>
        <w:right w:val="none" w:sz="0" w:space="0" w:color="auto"/>
      </w:divBdr>
    </w:div>
    <w:div w:id="1631519732">
      <w:bodyDiv w:val="1"/>
      <w:marLeft w:val="0"/>
      <w:marRight w:val="0"/>
      <w:marTop w:val="0"/>
      <w:marBottom w:val="0"/>
      <w:divBdr>
        <w:top w:val="none" w:sz="0" w:space="0" w:color="auto"/>
        <w:left w:val="none" w:sz="0" w:space="0" w:color="auto"/>
        <w:bottom w:val="none" w:sz="0" w:space="0" w:color="auto"/>
        <w:right w:val="none" w:sz="0" w:space="0" w:color="auto"/>
      </w:divBdr>
    </w:div>
    <w:div w:id="1631865749">
      <w:bodyDiv w:val="1"/>
      <w:marLeft w:val="0"/>
      <w:marRight w:val="0"/>
      <w:marTop w:val="0"/>
      <w:marBottom w:val="0"/>
      <w:divBdr>
        <w:top w:val="none" w:sz="0" w:space="0" w:color="auto"/>
        <w:left w:val="none" w:sz="0" w:space="0" w:color="auto"/>
        <w:bottom w:val="none" w:sz="0" w:space="0" w:color="auto"/>
        <w:right w:val="none" w:sz="0" w:space="0" w:color="auto"/>
      </w:divBdr>
    </w:div>
    <w:div w:id="1631979299">
      <w:bodyDiv w:val="1"/>
      <w:marLeft w:val="0"/>
      <w:marRight w:val="0"/>
      <w:marTop w:val="0"/>
      <w:marBottom w:val="0"/>
      <w:divBdr>
        <w:top w:val="none" w:sz="0" w:space="0" w:color="auto"/>
        <w:left w:val="none" w:sz="0" w:space="0" w:color="auto"/>
        <w:bottom w:val="none" w:sz="0" w:space="0" w:color="auto"/>
        <w:right w:val="none" w:sz="0" w:space="0" w:color="auto"/>
      </w:divBdr>
    </w:div>
    <w:div w:id="1632052149">
      <w:bodyDiv w:val="1"/>
      <w:marLeft w:val="0"/>
      <w:marRight w:val="0"/>
      <w:marTop w:val="0"/>
      <w:marBottom w:val="0"/>
      <w:divBdr>
        <w:top w:val="none" w:sz="0" w:space="0" w:color="auto"/>
        <w:left w:val="none" w:sz="0" w:space="0" w:color="auto"/>
        <w:bottom w:val="none" w:sz="0" w:space="0" w:color="auto"/>
        <w:right w:val="none" w:sz="0" w:space="0" w:color="auto"/>
      </w:divBdr>
    </w:div>
    <w:div w:id="1632402196">
      <w:bodyDiv w:val="1"/>
      <w:marLeft w:val="0"/>
      <w:marRight w:val="0"/>
      <w:marTop w:val="0"/>
      <w:marBottom w:val="0"/>
      <w:divBdr>
        <w:top w:val="none" w:sz="0" w:space="0" w:color="auto"/>
        <w:left w:val="none" w:sz="0" w:space="0" w:color="auto"/>
        <w:bottom w:val="none" w:sz="0" w:space="0" w:color="auto"/>
        <w:right w:val="none" w:sz="0" w:space="0" w:color="auto"/>
      </w:divBdr>
    </w:div>
    <w:div w:id="1632662211">
      <w:bodyDiv w:val="1"/>
      <w:marLeft w:val="0"/>
      <w:marRight w:val="0"/>
      <w:marTop w:val="0"/>
      <w:marBottom w:val="0"/>
      <w:divBdr>
        <w:top w:val="none" w:sz="0" w:space="0" w:color="auto"/>
        <w:left w:val="none" w:sz="0" w:space="0" w:color="auto"/>
        <w:bottom w:val="none" w:sz="0" w:space="0" w:color="auto"/>
        <w:right w:val="none" w:sz="0" w:space="0" w:color="auto"/>
      </w:divBdr>
    </w:div>
    <w:div w:id="1632975397">
      <w:bodyDiv w:val="1"/>
      <w:marLeft w:val="0"/>
      <w:marRight w:val="0"/>
      <w:marTop w:val="0"/>
      <w:marBottom w:val="0"/>
      <w:divBdr>
        <w:top w:val="none" w:sz="0" w:space="0" w:color="auto"/>
        <w:left w:val="none" w:sz="0" w:space="0" w:color="auto"/>
        <w:bottom w:val="none" w:sz="0" w:space="0" w:color="auto"/>
        <w:right w:val="none" w:sz="0" w:space="0" w:color="auto"/>
      </w:divBdr>
    </w:div>
    <w:div w:id="1633051842">
      <w:bodyDiv w:val="1"/>
      <w:marLeft w:val="0"/>
      <w:marRight w:val="0"/>
      <w:marTop w:val="0"/>
      <w:marBottom w:val="0"/>
      <w:divBdr>
        <w:top w:val="none" w:sz="0" w:space="0" w:color="auto"/>
        <w:left w:val="none" w:sz="0" w:space="0" w:color="auto"/>
        <w:bottom w:val="none" w:sz="0" w:space="0" w:color="auto"/>
        <w:right w:val="none" w:sz="0" w:space="0" w:color="auto"/>
      </w:divBdr>
    </w:div>
    <w:div w:id="1633364430">
      <w:bodyDiv w:val="1"/>
      <w:marLeft w:val="0"/>
      <w:marRight w:val="0"/>
      <w:marTop w:val="0"/>
      <w:marBottom w:val="0"/>
      <w:divBdr>
        <w:top w:val="none" w:sz="0" w:space="0" w:color="auto"/>
        <w:left w:val="none" w:sz="0" w:space="0" w:color="auto"/>
        <w:bottom w:val="none" w:sz="0" w:space="0" w:color="auto"/>
        <w:right w:val="none" w:sz="0" w:space="0" w:color="auto"/>
      </w:divBdr>
    </w:div>
    <w:div w:id="1633558117">
      <w:bodyDiv w:val="1"/>
      <w:marLeft w:val="0"/>
      <w:marRight w:val="0"/>
      <w:marTop w:val="0"/>
      <w:marBottom w:val="0"/>
      <w:divBdr>
        <w:top w:val="none" w:sz="0" w:space="0" w:color="auto"/>
        <w:left w:val="none" w:sz="0" w:space="0" w:color="auto"/>
        <w:bottom w:val="none" w:sz="0" w:space="0" w:color="auto"/>
        <w:right w:val="none" w:sz="0" w:space="0" w:color="auto"/>
      </w:divBdr>
    </w:div>
    <w:div w:id="1633635046">
      <w:bodyDiv w:val="1"/>
      <w:marLeft w:val="0"/>
      <w:marRight w:val="0"/>
      <w:marTop w:val="0"/>
      <w:marBottom w:val="0"/>
      <w:divBdr>
        <w:top w:val="none" w:sz="0" w:space="0" w:color="auto"/>
        <w:left w:val="none" w:sz="0" w:space="0" w:color="auto"/>
        <w:bottom w:val="none" w:sz="0" w:space="0" w:color="auto"/>
        <w:right w:val="none" w:sz="0" w:space="0" w:color="auto"/>
      </w:divBdr>
    </w:div>
    <w:div w:id="1634477627">
      <w:bodyDiv w:val="1"/>
      <w:marLeft w:val="0"/>
      <w:marRight w:val="0"/>
      <w:marTop w:val="0"/>
      <w:marBottom w:val="0"/>
      <w:divBdr>
        <w:top w:val="none" w:sz="0" w:space="0" w:color="auto"/>
        <w:left w:val="none" w:sz="0" w:space="0" w:color="auto"/>
        <w:bottom w:val="none" w:sz="0" w:space="0" w:color="auto"/>
        <w:right w:val="none" w:sz="0" w:space="0" w:color="auto"/>
      </w:divBdr>
    </w:div>
    <w:div w:id="1634560866">
      <w:bodyDiv w:val="1"/>
      <w:marLeft w:val="0"/>
      <w:marRight w:val="0"/>
      <w:marTop w:val="0"/>
      <w:marBottom w:val="0"/>
      <w:divBdr>
        <w:top w:val="none" w:sz="0" w:space="0" w:color="auto"/>
        <w:left w:val="none" w:sz="0" w:space="0" w:color="auto"/>
        <w:bottom w:val="none" w:sz="0" w:space="0" w:color="auto"/>
        <w:right w:val="none" w:sz="0" w:space="0" w:color="auto"/>
      </w:divBdr>
    </w:div>
    <w:div w:id="1634675998">
      <w:bodyDiv w:val="1"/>
      <w:marLeft w:val="0"/>
      <w:marRight w:val="0"/>
      <w:marTop w:val="0"/>
      <w:marBottom w:val="0"/>
      <w:divBdr>
        <w:top w:val="none" w:sz="0" w:space="0" w:color="auto"/>
        <w:left w:val="none" w:sz="0" w:space="0" w:color="auto"/>
        <w:bottom w:val="none" w:sz="0" w:space="0" w:color="auto"/>
        <w:right w:val="none" w:sz="0" w:space="0" w:color="auto"/>
      </w:divBdr>
    </w:div>
    <w:div w:id="1634679693">
      <w:bodyDiv w:val="1"/>
      <w:marLeft w:val="0"/>
      <w:marRight w:val="0"/>
      <w:marTop w:val="0"/>
      <w:marBottom w:val="0"/>
      <w:divBdr>
        <w:top w:val="none" w:sz="0" w:space="0" w:color="auto"/>
        <w:left w:val="none" w:sz="0" w:space="0" w:color="auto"/>
        <w:bottom w:val="none" w:sz="0" w:space="0" w:color="auto"/>
        <w:right w:val="none" w:sz="0" w:space="0" w:color="auto"/>
      </w:divBdr>
    </w:div>
    <w:div w:id="1635259879">
      <w:bodyDiv w:val="1"/>
      <w:marLeft w:val="0"/>
      <w:marRight w:val="0"/>
      <w:marTop w:val="0"/>
      <w:marBottom w:val="0"/>
      <w:divBdr>
        <w:top w:val="none" w:sz="0" w:space="0" w:color="auto"/>
        <w:left w:val="none" w:sz="0" w:space="0" w:color="auto"/>
        <w:bottom w:val="none" w:sz="0" w:space="0" w:color="auto"/>
        <w:right w:val="none" w:sz="0" w:space="0" w:color="auto"/>
      </w:divBdr>
    </w:div>
    <w:div w:id="1635716439">
      <w:bodyDiv w:val="1"/>
      <w:marLeft w:val="0"/>
      <w:marRight w:val="0"/>
      <w:marTop w:val="0"/>
      <w:marBottom w:val="0"/>
      <w:divBdr>
        <w:top w:val="none" w:sz="0" w:space="0" w:color="auto"/>
        <w:left w:val="none" w:sz="0" w:space="0" w:color="auto"/>
        <w:bottom w:val="none" w:sz="0" w:space="0" w:color="auto"/>
        <w:right w:val="none" w:sz="0" w:space="0" w:color="auto"/>
      </w:divBdr>
    </w:div>
    <w:div w:id="1635720570">
      <w:bodyDiv w:val="1"/>
      <w:marLeft w:val="0"/>
      <w:marRight w:val="0"/>
      <w:marTop w:val="0"/>
      <w:marBottom w:val="0"/>
      <w:divBdr>
        <w:top w:val="none" w:sz="0" w:space="0" w:color="auto"/>
        <w:left w:val="none" w:sz="0" w:space="0" w:color="auto"/>
        <w:bottom w:val="none" w:sz="0" w:space="0" w:color="auto"/>
        <w:right w:val="none" w:sz="0" w:space="0" w:color="auto"/>
      </w:divBdr>
    </w:div>
    <w:div w:id="1635987731">
      <w:bodyDiv w:val="1"/>
      <w:marLeft w:val="0"/>
      <w:marRight w:val="0"/>
      <w:marTop w:val="0"/>
      <w:marBottom w:val="0"/>
      <w:divBdr>
        <w:top w:val="none" w:sz="0" w:space="0" w:color="auto"/>
        <w:left w:val="none" w:sz="0" w:space="0" w:color="auto"/>
        <w:bottom w:val="none" w:sz="0" w:space="0" w:color="auto"/>
        <w:right w:val="none" w:sz="0" w:space="0" w:color="auto"/>
      </w:divBdr>
    </w:div>
    <w:div w:id="1636181362">
      <w:bodyDiv w:val="1"/>
      <w:marLeft w:val="0"/>
      <w:marRight w:val="0"/>
      <w:marTop w:val="0"/>
      <w:marBottom w:val="0"/>
      <w:divBdr>
        <w:top w:val="none" w:sz="0" w:space="0" w:color="auto"/>
        <w:left w:val="none" w:sz="0" w:space="0" w:color="auto"/>
        <w:bottom w:val="none" w:sz="0" w:space="0" w:color="auto"/>
        <w:right w:val="none" w:sz="0" w:space="0" w:color="auto"/>
      </w:divBdr>
    </w:div>
    <w:div w:id="1636251189">
      <w:bodyDiv w:val="1"/>
      <w:marLeft w:val="0"/>
      <w:marRight w:val="0"/>
      <w:marTop w:val="0"/>
      <w:marBottom w:val="0"/>
      <w:divBdr>
        <w:top w:val="none" w:sz="0" w:space="0" w:color="auto"/>
        <w:left w:val="none" w:sz="0" w:space="0" w:color="auto"/>
        <w:bottom w:val="none" w:sz="0" w:space="0" w:color="auto"/>
        <w:right w:val="none" w:sz="0" w:space="0" w:color="auto"/>
      </w:divBdr>
    </w:div>
    <w:div w:id="1636254966">
      <w:bodyDiv w:val="1"/>
      <w:marLeft w:val="0"/>
      <w:marRight w:val="0"/>
      <w:marTop w:val="0"/>
      <w:marBottom w:val="0"/>
      <w:divBdr>
        <w:top w:val="none" w:sz="0" w:space="0" w:color="auto"/>
        <w:left w:val="none" w:sz="0" w:space="0" w:color="auto"/>
        <w:bottom w:val="none" w:sz="0" w:space="0" w:color="auto"/>
        <w:right w:val="none" w:sz="0" w:space="0" w:color="auto"/>
      </w:divBdr>
    </w:div>
    <w:div w:id="1636718254">
      <w:bodyDiv w:val="1"/>
      <w:marLeft w:val="0"/>
      <w:marRight w:val="0"/>
      <w:marTop w:val="0"/>
      <w:marBottom w:val="0"/>
      <w:divBdr>
        <w:top w:val="none" w:sz="0" w:space="0" w:color="auto"/>
        <w:left w:val="none" w:sz="0" w:space="0" w:color="auto"/>
        <w:bottom w:val="none" w:sz="0" w:space="0" w:color="auto"/>
        <w:right w:val="none" w:sz="0" w:space="0" w:color="auto"/>
      </w:divBdr>
    </w:div>
    <w:div w:id="1636837907">
      <w:bodyDiv w:val="1"/>
      <w:marLeft w:val="0"/>
      <w:marRight w:val="0"/>
      <w:marTop w:val="0"/>
      <w:marBottom w:val="0"/>
      <w:divBdr>
        <w:top w:val="none" w:sz="0" w:space="0" w:color="auto"/>
        <w:left w:val="none" w:sz="0" w:space="0" w:color="auto"/>
        <w:bottom w:val="none" w:sz="0" w:space="0" w:color="auto"/>
        <w:right w:val="none" w:sz="0" w:space="0" w:color="auto"/>
      </w:divBdr>
    </w:div>
    <w:div w:id="1636911451">
      <w:bodyDiv w:val="1"/>
      <w:marLeft w:val="0"/>
      <w:marRight w:val="0"/>
      <w:marTop w:val="0"/>
      <w:marBottom w:val="0"/>
      <w:divBdr>
        <w:top w:val="none" w:sz="0" w:space="0" w:color="auto"/>
        <w:left w:val="none" w:sz="0" w:space="0" w:color="auto"/>
        <w:bottom w:val="none" w:sz="0" w:space="0" w:color="auto"/>
        <w:right w:val="none" w:sz="0" w:space="0" w:color="auto"/>
      </w:divBdr>
    </w:div>
    <w:div w:id="1637296166">
      <w:bodyDiv w:val="1"/>
      <w:marLeft w:val="0"/>
      <w:marRight w:val="0"/>
      <w:marTop w:val="0"/>
      <w:marBottom w:val="0"/>
      <w:divBdr>
        <w:top w:val="none" w:sz="0" w:space="0" w:color="auto"/>
        <w:left w:val="none" w:sz="0" w:space="0" w:color="auto"/>
        <w:bottom w:val="none" w:sz="0" w:space="0" w:color="auto"/>
        <w:right w:val="none" w:sz="0" w:space="0" w:color="auto"/>
      </w:divBdr>
    </w:div>
    <w:div w:id="1637374355">
      <w:bodyDiv w:val="1"/>
      <w:marLeft w:val="0"/>
      <w:marRight w:val="0"/>
      <w:marTop w:val="0"/>
      <w:marBottom w:val="0"/>
      <w:divBdr>
        <w:top w:val="none" w:sz="0" w:space="0" w:color="auto"/>
        <w:left w:val="none" w:sz="0" w:space="0" w:color="auto"/>
        <w:bottom w:val="none" w:sz="0" w:space="0" w:color="auto"/>
        <w:right w:val="none" w:sz="0" w:space="0" w:color="auto"/>
      </w:divBdr>
    </w:div>
    <w:div w:id="1638221077">
      <w:bodyDiv w:val="1"/>
      <w:marLeft w:val="0"/>
      <w:marRight w:val="0"/>
      <w:marTop w:val="0"/>
      <w:marBottom w:val="0"/>
      <w:divBdr>
        <w:top w:val="none" w:sz="0" w:space="0" w:color="auto"/>
        <w:left w:val="none" w:sz="0" w:space="0" w:color="auto"/>
        <w:bottom w:val="none" w:sz="0" w:space="0" w:color="auto"/>
        <w:right w:val="none" w:sz="0" w:space="0" w:color="auto"/>
      </w:divBdr>
    </w:div>
    <w:div w:id="1638297501">
      <w:bodyDiv w:val="1"/>
      <w:marLeft w:val="0"/>
      <w:marRight w:val="0"/>
      <w:marTop w:val="0"/>
      <w:marBottom w:val="0"/>
      <w:divBdr>
        <w:top w:val="none" w:sz="0" w:space="0" w:color="auto"/>
        <w:left w:val="none" w:sz="0" w:space="0" w:color="auto"/>
        <w:bottom w:val="none" w:sz="0" w:space="0" w:color="auto"/>
        <w:right w:val="none" w:sz="0" w:space="0" w:color="auto"/>
      </w:divBdr>
    </w:div>
    <w:div w:id="1638679878">
      <w:bodyDiv w:val="1"/>
      <w:marLeft w:val="0"/>
      <w:marRight w:val="0"/>
      <w:marTop w:val="0"/>
      <w:marBottom w:val="0"/>
      <w:divBdr>
        <w:top w:val="none" w:sz="0" w:space="0" w:color="auto"/>
        <w:left w:val="none" w:sz="0" w:space="0" w:color="auto"/>
        <w:bottom w:val="none" w:sz="0" w:space="0" w:color="auto"/>
        <w:right w:val="none" w:sz="0" w:space="0" w:color="auto"/>
      </w:divBdr>
    </w:div>
    <w:div w:id="1638879315">
      <w:bodyDiv w:val="1"/>
      <w:marLeft w:val="0"/>
      <w:marRight w:val="0"/>
      <w:marTop w:val="0"/>
      <w:marBottom w:val="0"/>
      <w:divBdr>
        <w:top w:val="none" w:sz="0" w:space="0" w:color="auto"/>
        <w:left w:val="none" w:sz="0" w:space="0" w:color="auto"/>
        <w:bottom w:val="none" w:sz="0" w:space="0" w:color="auto"/>
        <w:right w:val="none" w:sz="0" w:space="0" w:color="auto"/>
      </w:divBdr>
    </w:div>
    <w:div w:id="1639066610">
      <w:bodyDiv w:val="1"/>
      <w:marLeft w:val="0"/>
      <w:marRight w:val="0"/>
      <w:marTop w:val="0"/>
      <w:marBottom w:val="0"/>
      <w:divBdr>
        <w:top w:val="none" w:sz="0" w:space="0" w:color="auto"/>
        <w:left w:val="none" w:sz="0" w:space="0" w:color="auto"/>
        <w:bottom w:val="none" w:sz="0" w:space="0" w:color="auto"/>
        <w:right w:val="none" w:sz="0" w:space="0" w:color="auto"/>
      </w:divBdr>
    </w:div>
    <w:div w:id="1639141498">
      <w:bodyDiv w:val="1"/>
      <w:marLeft w:val="0"/>
      <w:marRight w:val="0"/>
      <w:marTop w:val="0"/>
      <w:marBottom w:val="0"/>
      <w:divBdr>
        <w:top w:val="none" w:sz="0" w:space="0" w:color="auto"/>
        <w:left w:val="none" w:sz="0" w:space="0" w:color="auto"/>
        <w:bottom w:val="none" w:sz="0" w:space="0" w:color="auto"/>
        <w:right w:val="none" w:sz="0" w:space="0" w:color="auto"/>
      </w:divBdr>
    </w:div>
    <w:div w:id="1639798100">
      <w:bodyDiv w:val="1"/>
      <w:marLeft w:val="0"/>
      <w:marRight w:val="0"/>
      <w:marTop w:val="0"/>
      <w:marBottom w:val="0"/>
      <w:divBdr>
        <w:top w:val="none" w:sz="0" w:space="0" w:color="auto"/>
        <w:left w:val="none" w:sz="0" w:space="0" w:color="auto"/>
        <w:bottom w:val="none" w:sz="0" w:space="0" w:color="auto"/>
        <w:right w:val="none" w:sz="0" w:space="0" w:color="auto"/>
      </w:divBdr>
    </w:div>
    <w:div w:id="1639914262">
      <w:bodyDiv w:val="1"/>
      <w:marLeft w:val="0"/>
      <w:marRight w:val="0"/>
      <w:marTop w:val="0"/>
      <w:marBottom w:val="0"/>
      <w:divBdr>
        <w:top w:val="none" w:sz="0" w:space="0" w:color="auto"/>
        <w:left w:val="none" w:sz="0" w:space="0" w:color="auto"/>
        <w:bottom w:val="none" w:sz="0" w:space="0" w:color="auto"/>
        <w:right w:val="none" w:sz="0" w:space="0" w:color="auto"/>
      </w:divBdr>
    </w:div>
    <w:div w:id="1640306059">
      <w:bodyDiv w:val="1"/>
      <w:marLeft w:val="0"/>
      <w:marRight w:val="0"/>
      <w:marTop w:val="0"/>
      <w:marBottom w:val="0"/>
      <w:divBdr>
        <w:top w:val="none" w:sz="0" w:space="0" w:color="auto"/>
        <w:left w:val="none" w:sz="0" w:space="0" w:color="auto"/>
        <w:bottom w:val="none" w:sz="0" w:space="0" w:color="auto"/>
        <w:right w:val="none" w:sz="0" w:space="0" w:color="auto"/>
      </w:divBdr>
    </w:div>
    <w:div w:id="1641884713">
      <w:bodyDiv w:val="1"/>
      <w:marLeft w:val="0"/>
      <w:marRight w:val="0"/>
      <w:marTop w:val="0"/>
      <w:marBottom w:val="0"/>
      <w:divBdr>
        <w:top w:val="none" w:sz="0" w:space="0" w:color="auto"/>
        <w:left w:val="none" w:sz="0" w:space="0" w:color="auto"/>
        <w:bottom w:val="none" w:sz="0" w:space="0" w:color="auto"/>
        <w:right w:val="none" w:sz="0" w:space="0" w:color="auto"/>
      </w:divBdr>
    </w:div>
    <w:div w:id="1643000990">
      <w:bodyDiv w:val="1"/>
      <w:marLeft w:val="0"/>
      <w:marRight w:val="0"/>
      <w:marTop w:val="0"/>
      <w:marBottom w:val="0"/>
      <w:divBdr>
        <w:top w:val="none" w:sz="0" w:space="0" w:color="auto"/>
        <w:left w:val="none" w:sz="0" w:space="0" w:color="auto"/>
        <w:bottom w:val="none" w:sz="0" w:space="0" w:color="auto"/>
        <w:right w:val="none" w:sz="0" w:space="0" w:color="auto"/>
      </w:divBdr>
    </w:div>
    <w:div w:id="1643002827">
      <w:bodyDiv w:val="1"/>
      <w:marLeft w:val="0"/>
      <w:marRight w:val="0"/>
      <w:marTop w:val="0"/>
      <w:marBottom w:val="0"/>
      <w:divBdr>
        <w:top w:val="none" w:sz="0" w:space="0" w:color="auto"/>
        <w:left w:val="none" w:sz="0" w:space="0" w:color="auto"/>
        <w:bottom w:val="none" w:sz="0" w:space="0" w:color="auto"/>
        <w:right w:val="none" w:sz="0" w:space="0" w:color="auto"/>
      </w:divBdr>
    </w:div>
    <w:div w:id="1643121582">
      <w:bodyDiv w:val="1"/>
      <w:marLeft w:val="0"/>
      <w:marRight w:val="0"/>
      <w:marTop w:val="0"/>
      <w:marBottom w:val="0"/>
      <w:divBdr>
        <w:top w:val="none" w:sz="0" w:space="0" w:color="auto"/>
        <w:left w:val="none" w:sz="0" w:space="0" w:color="auto"/>
        <w:bottom w:val="none" w:sz="0" w:space="0" w:color="auto"/>
        <w:right w:val="none" w:sz="0" w:space="0" w:color="auto"/>
      </w:divBdr>
    </w:div>
    <w:div w:id="1643194758">
      <w:bodyDiv w:val="1"/>
      <w:marLeft w:val="0"/>
      <w:marRight w:val="0"/>
      <w:marTop w:val="0"/>
      <w:marBottom w:val="0"/>
      <w:divBdr>
        <w:top w:val="none" w:sz="0" w:space="0" w:color="auto"/>
        <w:left w:val="none" w:sz="0" w:space="0" w:color="auto"/>
        <w:bottom w:val="none" w:sz="0" w:space="0" w:color="auto"/>
        <w:right w:val="none" w:sz="0" w:space="0" w:color="auto"/>
      </w:divBdr>
    </w:div>
    <w:div w:id="1643266345">
      <w:bodyDiv w:val="1"/>
      <w:marLeft w:val="0"/>
      <w:marRight w:val="0"/>
      <w:marTop w:val="0"/>
      <w:marBottom w:val="0"/>
      <w:divBdr>
        <w:top w:val="none" w:sz="0" w:space="0" w:color="auto"/>
        <w:left w:val="none" w:sz="0" w:space="0" w:color="auto"/>
        <w:bottom w:val="none" w:sz="0" w:space="0" w:color="auto"/>
        <w:right w:val="none" w:sz="0" w:space="0" w:color="auto"/>
      </w:divBdr>
    </w:div>
    <w:div w:id="1643995263">
      <w:bodyDiv w:val="1"/>
      <w:marLeft w:val="0"/>
      <w:marRight w:val="0"/>
      <w:marTop w:val="0"/>
      <w:marBottom w:val="0"/>
      <w:divBdr>
        <w:top w:val="none" w:sz="0" w:space="0" w:color="auto"/>
        <w:left w:val="none" w:sz="0" w:space="0" w:color="auto"/>
        <w:bottom w:val="none" w:sz="0" w:space="0" w:color="auto"/>
        <w:right w:val="none" w:sz="0" w:space="0" w:color="auto"/>
      </w:divBdr>
    </w:div>
    <w:div w:id="1644122084">
      <w:bodyDiv w:val="1"/>
      <w:marLeft w:val="0"/>
      <w:marRight w:val="0"/>
      <w:marTop w:val="0"/>
      <w:marBottom w:val="0"/>
      <w:divBdr>
        <w:top w:val="none" w:sz="0" w:space="0" w:color="auto"/>
        <w:left w:val="none" w:sz="0" w:space="0" w:color="auto"/>
        <w:bottom w:val="none" w:sz="0" w:space="0" w:color="auto"/>
        <w:right w:val="none" w:sz="0" w:space="0" w:color="auto"/>
      </w:divBdr>
    </w:div>
    <w:div w:id="1644237604">
      <w:bodyDiv w:val="1"/>
      <w:marLeft w:val="0"/>
      <w:marRight w:val="0"/>
      <w:marTop w:val="0"/>
      <w:marBottom w:val="0"/>
      <w:divBdr>
        <w:top w:val="none" w:sz="0" w:space="0" w:color="auto"/>
        <w:left w:val="none" w:sz="0" w:space="0" w:color="auto"/>
        <w:bottom w:val="none" w:sz="0" w:space="0" w:color="auto"/>
        <w:right w:val="none" w:sz="0" w:space="0" w:color="auto"/>
      </w:divBdr>
    </w:div>
    <w:div w:id="1644501539">
      <w:bodyDiv w:val="1"/>
      <w:marLeft w:val="0"/>
      <w:marRight w:val="0"/>
      <w:marTop w:val="0"/>
      <w:marBottom w:val="0"/>
      <w:divBdr>
        <w:top w:val="none" w:sz="0" w:space="0" w:color="auto"/>
        <w:left w:val="none" w:sz="0" w:space="0" w:color="auto"/>
        <w:bottom w:val="none" w:sz="0" w:space="0" w:color="auto"/>
        <w:right w:val="none" w:sz="0" w:space="0" w:color="auto"/>
      </w:divBdr>
    </w:div>
    <w:div w:id="1644505529">
      <w:bodyDiv w:val="1"/>
      <w:marLeft w:val="0"/>
      <w:marRight w:val="0"/>
      <w:marTop w:val="0"/>
      <w:marBottom w:val="0"/>
      <w:divBdr>
        <w:top w:val="none" w:sz="0" w:space="0" w:color="auto"/>
        <w:left w:val="none" w:sz="0" w:space="0" w:color="auto"/>
        <w:bottom w:val="none" w:sz="0" w:space="0" w:color="auto"/>
        <w:right w:val="none" w:sz="0" w:space="0" w:color="auto"/>
      </w:divBdr>
    </w:div>
    <w:div w:id="1644895147">
      <w:bodyDiv w:val="1"/>
      <w:marLeft w:val="0"/>
      <w:marRight w:val="0"/>
      <w:marTop w:val="0"/>
      <w:marBottom w:val="0"/>
      <w:divBdr>
        <w:top w:val="none" w:sz="0" w:space="0" w:color="auto"/>
        <w:left w:val="none" w:sz="0" w:space="0" w:color="auto"/>
        <w:bottom w:val="none" w:sz="0" w:space="0" w:color="auto"/>
        <w:right w:val="none" w:sz="0" w:space="0" w:color="auto"/>
      </w:divBdr>
    </w:div>
    <w:div w:id="1644962156">
      <w:bodyDiv w:val="1"/>
      <w:marLeft w:val="0"/>
      <w:marRight w:val="0"/>
      <w:marTop w:val="0"/>
      <w:marBottom w:val="0"/>
      <w:divBdr>
        <w:top w:val="none" w:sz="0" w:space="0" w:color="auto"/>
        <w:left w:val="none" w:sz="0" w:space="0" w:color="auto"/>
        <w:bottom w:val="none" w:sz="0" w:space="0" w:color="auto"/>
        <w:right w:val="none" w:sz="0" w:space="0" w:color="auto"/>
      </w:divBdr>
    </w:div>
    <w:div w:id="1645309407">
      <w:bodyDiv w:val="1"/>
      <w:marLeft w:val="0"/>
      <w:marRight w:val="0"/>
      <w:marTop w:val="0"/>
      <w:marBottom w:val="0"/>
      <w:divBdr>
        <w:top w:val="none" w:sz="0" w:space="0" w:color="auto"/>
        <w:left w:val="none" w:sz="0" w:space="0" w:color="auto"/>
        <w:bottom w:val="none" w:sz="0" w:space="0" w:color="auto"/>
        <w:right w:val="none" w:sz="0" w:space="0" w:color="auto"/>
      </w:divBdr>
    </w:div>
    <w:div w:id="1645309802">
      <w:bodyDiv w:val="1"/>
      <w:marLeft w:val="0"/>
      <w:marRight w:val="0"/>
      <w:marTop w:val="0"/>
      <w:marBottom w:val="0"/>
      <w:divBdr>
        <w:top w:val="none" w:sz="0" w:space="0" w:color="auto"/>
        <w:left w:val="none" w:sz="0" w:space="0" w:color="auto"/>
        <w:bottom w:val="none" w:sz="0" w:space="0" w:color="auto"/>
        <w:right w:val="none" w:sz="0" w:space="0" w:color="auto"/>
      </w:divBdr>
    </w:div>
    <w:div w:id="1645432167">
      <w:bodyDiv w:val="1"/>
      <w:marLeft w:val="0"/>
      <w:marRight w:val="0"/>
      <w:marTop w:val="0"/>
      <w:marBottom w:val="0"/>
      <w:divBdr>
        <w:top w:val="none" w:sz="0" w:space="0" w:color="auto"/>
        <w:left w:val="none" w:sz="0" w:space="0" w:color="auto"/>
        <w:bottom w:val="none" w:sz="0" w:space="0" w:color="auto"/>
        <w:right w:val="none" w:sz="0" w:space="0" w:color="auto"/>
      </w:divBdr>
    </w:div>
    <w:div w:id="1646005759">
      <w:bodyDiv w:val="1"/>
      <w:marLeft w:val="0"/>
      <w:marRight w:val="0"/>
      <w:marTop w:val="0"/>
      <w:marBottom w:val="0"/>
      <w:divBdr>
        <w:top w:val="none" w:sz="0" w:space="0" w:color="auto"/>
        <w:left w:val="none" w:sz="0" w:space="0" w:color="auto"/>
        <w:bottom w:val="none" w:sz="0" w:space="0" w:color="auto"/>
        <w:right w:val="none" w:sz="0" w:space="0" w:color="auto"/>
      </w:divBdr>
    </w:div>
    <w:div w:id="1646201536">
      <w:bodyDiv w:val="1"/>
      <w:marLeft w:val="0"/>
      <w:marRight w:val="0"/>
      <w:marTop w:val="0"/>
      <w:marBottom w:val="0"/>
      <w:divBdr>
        <w:top w:val="none" w:sz="0" w:space="0" w:color="auto"/>
        <w:left w:val="none" w:sz="0" w:space="0" w:color="auto"/>
        <w:bottom w:val="none" w:sz="0" w:space="0" w:color="auto"/>
        <w:right w:val="none" w:sz="0" w:space="0" w:color="auto"/>
      </w:divBdr>
    </w:div>
    <w:div w:id="1646818493">
      <w:bodyDiv w:val="1"/>
      <w:marLeft w:val="0"/>
      <w:marRight w:val="0"/>
      <w:marTop w:val="0"/>
      <w:marBottom w:val="0"/>
      <w:divBdr>
        <w:top w:val="none" w:sz="0" w:space="0" w:color="auto"/>
        <w:left w:val="none" w:sz="0" w:space="0" w:color="auto"/>
        <w:bottom w:val="none" w:sz="0" w:space="0" w:color="auto"/>
        <w:right w:val="none" w:sz="0" w:space="0" w:color="auto"/>
      </w:divBdr>
    </w:div>
    <w:div w:id="1646858387">
      <w:bodyDiv w:val="1"/>
      <w:marLeft w:val="0"/>
      <w:marRight w:val="0"/>
      <w:marTop w:val="0"/>
      <w:marBottom w:val="0"/>
      <w:divBdr>
        <w:top w:val="none" w:sz="0" w:space="0" w:color="auto"/>
        <w:left w:val="none" w:sz="0" w:space="0" w:color="auto"/>
        <w:bottom w:val="none" w:sz="0" w:space="0" w:color="auto"/>
        <w:right w:val="none" w:sz="0" w:space="0" w:color="auto"/>
      </w:divBdr>
    </w:div>
    <w:div w:id="1647201345">
      <w:bodyDiv w:val="1"/>
      <w:marLeft w:val="0"/>
      <w:marRight w:val="0"/>
      <w:marTop w:val="0"/>
      <w:marBottom w:val="0"/>
      <w:divBdr>
        <w:top w:val="none" w:sz="0" w:space="0" w:color="auto"/>
        <w:left w:val="none" w:sz="0" w:space="0" w:color="auto"/>
        <w:bottom w:val="none" w:sz="0" w:space="0" w:color="auto"/>
        <w:right w:val="none" w:sz="0" w:space="0" w:color="auto"/>
      </w:divBdr>
    </w:div>
    <w:div w:id="1648120099">
      <w:bodyDiv w:val="1"/>
      <w:marLeft w:val="0"/>
      <w:marRight w:val="0"/>
      <w:marTop w:val="0"/>
      <w:marBottom w:val="0"/>
      <w:divBdr>
        <w:top w:val="none" w:sz="0" w:space="0" w:color="auto"/>
        <w:left w:val="none" w:sz="0" w:space="0" w:color="auto"/>
        <w:bottom w:val="none" w:sz="0" w:space="0" w:color="auto"/>
        <w:right w:val="none" w:sz="0" w:space="0" w:color="auto"/>
      </w:divBdr>
    </w:div>
    <w:div w:id="1648126854">
      <w:bodyDiv w:val="1"/>
      <w:marLeft w:val="0"/>
      <w:marRight w:val="0"/>
      <w:marTop w:val="0"/>
      <w:marBottom w:val="0"/>
      <w:divBdr>
        <w:top w:val="none" w:sz="0" w:space="0" w:color="auto"/>
        <w:left w:val="none" w:sz="0" w:space="0" w:color="auto"/>
        <w:bottom w:val="none" w:sz="0" w:space="0" w:color="auto"/>
        <w:right w:val="none" w:sz="0" w:space="0" w:color="auto"/>
      </w:divBdr>
    </w:div>
    <w:div w:id="1648585122">
      <w:bodyDiv w:val="1"/>
      <w:marLeft w:val="0"/>
      <w:marRight w:val="0"/>
      <w:marTop w:val="0"/>
      <w:marBottom w:val="0"/>
      <w:divBdr>
        <w:top w:val="none" w:sz="0" w:space="0" w:color="auto"/>
        <w:left w:val="none" w:sz="0" w:space="0" w:color="auto"/>
        <w:bottom w:val="none" w:sz="0" w:space="0" w:color="auto"/>
        <w:right w:val="none" w:sz="0" w:space="0" w:color="auto"/>
      </w:divBdr>
    </w:div>
    <w:div w:id="1648626200">
      <w:bodyDiv w:val="1"/>
      <w:marLeft w:val="0"/>
      <w:marRight w:val="0"/>
      <w:marTop w:val="0"/>
      <w:marBottom w:val="0"/>
      <w:divBdr>
        <w:top w:val="none" w:sz="0" w:space="0" w:color="auto"/>
        <w:left w:val="none" w:sz="0" w:space="0" w:color="auto"/>
        <w:bottom w:val="none" w:sz="0" w:space="0" w:color="auto"/>
        <w:right w:val="none" w:sz="0" w:space="0" w:color="auto"/>
      </w:divBdr>
    </w:div>
    <w:div w:id="1648627645">
      <w:bodyDiv w:val="1"/>
      <w:marLeft w:val="0"/>
      <w:marRight w:val="0"/>
      <w:marTop w:val="0"/>
      <w:marBottom w:val="0"/>
      <w:divBdr>
        <w:top w:val="none" w:sz="0" w:space="0" w:color="auto"/>
        <w:left w:val="none" w:sz="0" w:space="0" w:color="auto"/>
        <w:bottom w:val="none" w:sz="0" w:space="0" w:color="auto"/>
        <w:right w:val="none" w:sz="0" w:space="0" w:color="auto"/>
      </w:divBdr>
    </w:div>
    <w:div w:id="1649091526">
      <w:bodyDiv w:val="1"/>
      <w:marLeft w:val="0"/>
      <w:marRight w:val="0"/>
      <w:marTop w:val="0"/>
      <w:marBottom w:val="0"/>
      <w:divBdr>
        <w:top w:val="none" w:sz="0" w:space="0" w:color="auto"/>
        <w:left w:val="none" w:sz="0" w:space="0" w:color="auto"/>
        <w:bottom w:val="none" w:sz="0" w:space="0" w:color="auto"/>
        <w:right w:val="none" w:sz="0" w:space="0" w:color="auto"/>
      </w:divBdr>
    </w:div>
    <w:div w:id="1649239782">
      <w:bodyDiv w:val="1"/>
      <w:marLeft w:val="0"/>
      <w:marRight w:val="0"/>
      <w:marTop w:val="0"/>
      <w:marBottom w:val="0"/>
      <w:divBdr>
        <w:top w:val="none" w:sz="0" w:space="0" w:color="auto"/>
        <w:left w:val="none" w:sz="0" w:space="0" w:color="auto"/>
        <w:bottom w:val="none" w:sz="0" w:space="0" w:color="auto"/>
        <w:right w:val="none" w:sz="0" w:space="0" w:color="auto"/>
      </w:divBdr>
    </w:div>
    <w:div w:id="1649360514">
      <w:bodyDiv w:val="1"/>
      <w:marLeft w:val="0"/>
      <w:marRight w:val="0"/>
      <w:marTop w:val="0"/>
      <w:marBottom w:val="0"/>
      <w:divBdr>
        <w:top w:val="none" w:sz="0" w:space="0" w:color="auto"/>
        <w:left w:val="none" w:sz="0" w:space="0" w:color="auto"/>
        <w:bottom w:val="none" w:sz="0" w:space="0" w:color="auto"/>
        <w:right w:val="none" w:sz="0" w:space="0" w:color="auto"/>
      </w:divBdr>
    </w:div>
    <w:div w:id="1649552525">
      <w:bodyDiv w:val="1"/>
      <w:marLeft w:val="0"/>
      <w:marRight w:val="0"/>
      <w:marTop w:val="0"/>
      <w:marBottom w:val="0"/>
      <w:divBdr>
        <w:top w:val="none" w:sz="0" w:space="0" w:color="auto"/>
        <w:left w:val="none" w:sz="0" w:space="0" w:color="auto"/>
        <w:bottom w:val="none" w:sz="0" w:space="0" w:color="auto"/>
        <w:right w:val="none" w:sz="0" w:space="0" w:color="auto"/>
      </w:divBdr>
    </w:div>
    <w:div w:id="1650015369">
      <w:bodyDiv w:val="1"/>
      <w:marLeft w:val="0"/>
      <w:marRight w:val="0"/>
      <w:marTop w:val="0"/>
      <w:marBottom w:val="0"/>
      <w:divBdr>
        <w:top w:val="none" w:sz="0" w:space="0" w:color="auto"/>
        <w:left w:val="none" w:sz="0" w:space="0" w:color="auto"/>
        <w:bottom w:val="none" w:sz="0" w:space="0" w:color="auto"/>
        <w:right w:val="none" w:sz="0" w:space="0" w:color="auto"/>
      </w:divBdr>
    </w:div>
    <w:div w:id="1650866382">
      <w:bodyDiv w:val="1"/>
      <w:marLeft w:val="0"/>
      <w:marRight w:val="0"/>
      <w:marTop w:val="0"/>
      <w:marBottom w:val="0"/>
      <w:divBdr>
        <w:top w:val="none" w:sz="0" w:space="0" w:color="auto"/>
        <w:left w:val="none" w:sz="0" w:space="0" w:color="auto"/>
        <w:bottom w:val="none" w:sz="0" w:space="0" w:color="auto"/>
        <w:right w:val="none" w:sz="0" w:space="0" w:color="auto"/>
      </w:divBdr>
    </w:div>
    <w:div w:id="1650938206">
      <w:bodyDiv w:val="1"/>
      <w:marLeft w:val="0"/>
      <w:marRight w:val="0"/>
      <w:marTop w:val="0"/>
      <w:marBottom w:val="0"/>
      <w:divBdr>
        <w:top w:val="none" w:sz="0" w:space="0" w:color="auto"/>
        <w:left w:val="none" w:sz="0" w:space="0" w:color="auto"/>
        <w:bottom w:val="none" w:sz="0" w:space="0" w:color="auto"/>
        <w:right w:val="none" w:sz="0" w:space="0" w:color="auto"/>
      </w:divBdr>
    </w:div>
    <w:div w:id="1650984537">
      <w:bodyDiv w:val="1"/>
      <w:marLeft w:val="0"/>
      <w:marRight w:val="0"/>
      <w:marTop w:val="0"/>
      <w:marBottom w:val="0"/>
      <w:divBdr>
        <w:top w:val="none" w:sz="0" w:space="0" w:color="auto"/>
        <w:left w:val="none" w:sz="0" w:space="0" w:color="auto"/>
        <w:bottom w:val="none" w:sz="0" w:space="0" w:color="auto"/>
        <w:right w:val="none" w:sz="0" w:space="0" w:color="auto"/>
      </w:divBdr>
    </w:div>
    <w:div w:id="1651057300">
      <w:bodyDiv w:val="1"/>
      <w:marLeft w:val="0"/>
      <w:marRight w:val="0"/>
      <w:marTop w:val="0"/>
      <w:marBottom w:val="0"/>
      <w:divBdr>
        <w:top w:val="none" w:sz="0" w:space="0" w:color="auto"/>
        <w:left w:val="none" w:sz="0" w:space="0" w:color="auto"/>
        <w:bottom w:val="none" w:sz="0" w:space="0" w:color="auto"/>
        <w:right w:val="none" w:sz="0" w:space="0" w:color="auto"/>
      </w:divBdr>
    </w:div>
    <w:div w:id="1651325809">
      <w:bodyDiv w:val="1"/>
      <w:marLeft w:val="0"/>
      <w:marRight w:val="0"/>
      <w:marTop w:val="0"/>
      <w:marBottom w:val="0"/>
      <w:divBdr>
        <w:top w:val="none" w:sz="0" w:space="0" w:color="auto"/>
        <w:left w:val="none" w:sz="0" w:space="0" w:color="auto"/>
        <w:bottom w:val="none" w:sz="0" w:space="0" w:color="auto"/>
        <w:right w:val="none" w:sz="0" w:space="0" w:color="auto"/>
      </w:divBdr>
    </w:div>
    <w:div w:id="1651405540">
      <w:bodyDiv w:val="1"/>
      <w:marLeft w:val="0"/>
      <w:marRight w:val="0"/>
      <w:marTop w:val="0"/>
      <w:marBottom w:val="0"/>
      <w:divBdr>
        <w:top w:val="none" w:sz="0" w:space="0" w:color="auto"/>
        <w:left w:val="none" w:sz="0" w:space="0" w:color="auto"/>
        <w:bottom w:val="none" w:sz="0" w:space="0" w:color="auto"/>
        <w:right w:val="none" w:sz="0" w:space="0" w:color="auto"/>
      </w:divBdr>
    </w:div>
    <w:div w:id="1651472236">
      <w:bodyDiv w:val="1"/>
      <w:marLeft w:val="0"/>
      <w:marRight w:val="0"/>
      <w:marTop w:val="0"/>
      <w:marBottom w:val="0"/>
      <w:divBdr>
        <w:top w:val="none" w:sz="0" w:space="0" w:color="auto"/>
        <w:left w:val="none" w:sz="0" w:space="0" w:color="auto"/>
        <w:bottom w:val="none" w:sz="0" w:space="0" w:color="auto"/>
        <w:right w:val="none" w:sz="0" w:space="0" w:color="auto"/>
      </w:divBdr>
    </w:div>
    <w:div w:id="1651520384">
      <w:bodyDiv w:val="1"/>
      <w:marLeft w:val="0"/>
      <w:marRight w:val="0"/>
      <w:marTop w:val="0"/>
      <w:marBottom w:val="0"/>
      <w:divBdr>
        <w:top w:val="none" w:sz="0" w:space="0" w:color="auto"/>
        <w:left w:val="none" w:sz="0" w:space="0" w:color="auto"/>
        <w:bottom w:val="none" w:sz="0" w:space="0" w:color="auto"/>
        <w:right w:val="none" w:sz="0" w:space="0" w:color="auto"/>
      </w:divBdr>
    </w:div>
    <w:div w:id="1651640740">
      <w:bodyDiv w:val="1"/>
      <w:marLeft w:val="0"/>
      <w:marRight w:val="0"/>
      <w:marTop w:val="0"/>
      <w:marBottom w:val="0"/>
      <w:divBdr>
        <w:top w:val="none" w:sz="0" w:space="0" w:color="auto"/>
        <w:left w:val="none" w:sz="0" w:space="0" w:color="auto"/>
        <w:bottom w:val="none" w:sz="0" w:space="0" w:color="auto"/>
        <w:right w:val="none" w:sz="0" w:space="0" w:color="auto"/>
      </w:divBdr>
    </w:div>
    <w:div w:id="1651908579">
      <w:bodyDiv w:val="1"/>
      <w:marLeft w:val="0"/>
      <w:marRight w:val="0"/>
      <w:marTop w:val="0"/>
      <w:marBottom w:val="0"/>
      <w:divBdr>
        <w:top w:val="none" w:sz="0" w:space="0" w:color="auto"/>
        <w:left w:val="none" w:sz="0" w:space="0" w:color="auto"/>
        <w:bottom w:val="none" w:sz="0" w:space="0" w:color="auto"/>
        <w:right w:val="none" w:sz="0" w:space="0" w:color="auto"/>
      </w:divBdr>
    </w:div>
    <w:div w:id="1651984850">
      <w:bodyDiv w:val="1"/>
      <w:marLeft w:val="0"/>
      <w:marRight w:val="0"/>
      <w:marTop w:val="0"/>
      <w:marBottom w:val="0"/>
      <w:divBdr>
        <w:top w:val="none" w:sz="0" w:space="0" w:color="auto"/>
        <w:left w:val="none" w:sz="0" w:space="0" w:color="auto"/>
        <w:bottom w:val="none" w:sz="0" w:space="0" w:color="auto"/>
        <w:right w:val="none" w:sz="0" w:space="0" w:color="auto"/>
      </w:divBdr>
    </w:div>
    <w:div w:id="1652521165">
      <w:bodyDiv w:val="1"/>
      <w:marLeft w:val="0"/>
      <w:marRight w:val="0"/>
      <w:marTop w:val="0"/>
      <w:marBottom w:val="0"/>
      <w:divBdr>
        <w:top w:val="none" w:sz="0" w:space="0" w:color="auto"/>
        <w:left w:val="none" w:sz="0" w:space="0" w:color="auto"/>
        <w:bottom w:val="none" w:sz="0" w:space="0" w:color="auto"/>
        <w:right w:val="none" w:sz="0" w:space="0" w:color="auto"/>
      </w:divBdr>
    </w:div>
    <w:div w:id="1653676845">
      <w:bodyDiv w:val="1"/>
      <w:marLeft w:val="0"/>
      <w:marRight w:val="0"/>
      <w:marTop w:val="0"/>
      <w:marBottom w:val="0"/>
      <w:divBdr>
        <w:top w:val="none" w:sz="0" w:space="0" w:color="auto"/>
        <w:left w:val="none" w:sz="0" w:space="0" w:color="auto"/>
        <w:bottom w:val="none" w:sz="0" w:space="0" w:color="auto"/>
        <w:right w:val="none" w:sz="0" w:space="0" w:color="auto"/>
      </w:divBdr>
    </w:div>
    <w:div w:id="1653950675">
      <w:bodyDiv w:val="1"/>
      <w:marLeft w:val="0"/>
      <w:marRight w:val="0"/>
      <w:marTop w:val="0"/>
      <w:marBottom w:val="0"/>
      <w:divBdr>
        <w:top w:val="none" w:sz="0" w:space="0" w:color="auto"/>
        <w:left w:val="none" w:sz="0" w:space="0" w:color="auto"/>
        <w:bottom w:val="none" w:sz="0" w:space="0" w:color="auto"/>
        <w:right w:val="none" w:sz="0" w:space="0" w:color="auto"/>
      </w:divBdr>
    </w:div>
    <w:div w:id="1654064316">
      <w:bodyDiv w:val="1"/>
      <w:marLeft w:val="0"/>
      <w:marRight w:val="0"/>
      <w:marTop w:val="0"/>
      <w:marBottom w:val="0"/>
      <w:divBdr>
        <w:top w:val="none" w:sz="0" w:space="0" w:color="auto"/>
        <w:left w:val="none" w:sz="0" w:space="0" w:color="auto"/>
        <w:bottom w:val="none" w:sz="0" w:space="0" w:color="auto"/>
        <w:right w:val="none" w:sz="0" w:space="0" w:color="auto"/>
      </w:divBdr>
    </w:div>
    <w:div w:id="1654065430">
      <w:bodyDiv w:val="1"/>
      <w:marLeft w:val="0"/>
      <w:marRight w:val="0"/>
      <w:marTop w:val="0"/>
      <w:marBottom w:val="0"/>
      <w:divBdr>
        <w:top w:val="none" w:sz="0" w:space="0" w:color="auto"/>
        <w:left w:val="none" w:sz="0" w:space="0" w:color="auto"/>
        <w:bottom w:val="none" w:sz="0" w:space="0" w:color="auto"/>
        <w:right w:val="none" w:sz="0" w:space="0" w:color="auto"/>
      </w:divBdr>
    </w:div>
    <w:div w:id="1654142706">
      <w:bodyDiv w:val="1"/>
      <w:marLeft w:val="0"/>
      <w:marRight w:val="0"/>
      <w:marTop w:val="0"/>
      <w:marBottom w:val="0"/>
      <w:divBdr>
        <w:top w:val="none" w:sz="0" w:space="0" w:color="auto"/>
        <w:left w:val="none" w:sz="0" w:space="0" w:color="auto"/>
        <w:bottom w:val="none" w:sz="0" w:space="0" w:color="auto"/>
        <w:right w:val="none" w:sz="0" w:space="0" w:color="auto"/>
      </w:divBdr>
    </w:div>
    <w:div w:id="1656253183">
      <w:bodyDiv w:val="1"/>
      <w:marLeft w:val="0"/>
      <w:marRight w:val="0"/>
      <w:marTop w:val="0"/>
      <w:marBottom w:val="0"/>
      <w:divBdr>
        <w:top w:val="none" w:sz="0" w:space="0" w:color="auto"/>
        <w:left w:val="none" w:sz="0" w:space="0" w:color="auto"/>
        <w:bottom w:val="none" w:sz="0" w:space="0" w:color="auto"/>
        <w:right w:val="none" w:sz="0" w:space="0" w:color="auto"/>
      </w:divBdr>
    </w:div>
    <w:div w:id="1656255646">
      <w:bodyDiv w:val="1"/>
      <w:marLeft w:val="0"/>
      <w:marRight w:val="0"/>
      <w:marTop w:val="0"/>
      <w:marBottom w:val="0"/>
      <w:divBdr>
        <w:top w:val="none" w:sz="0" w:space="0" w:color="auto"/>
        <w:left w:val="none" w:sz="0" w:space="0" w:color="auto"/>
        <w:bottom w:val="none" w:sz="0" w:space="0" w:color="auto"/>
        <w:right w:val="none" w:sz="0" w:space="0" w:color="auto"/>
      </w:divBdr>
    </w:div>
    <w:div w:id="1656295164">
      <w:bodyDiv w:val="1"/>
      <w:marLeft w:val="0"/>
      <w:marRight w:val="0"/>
      <w:marTop w:val="0"/>
      <w:marBottom w:val="0"/>
      <w:divBdr>
        <w:top w:val="none" w:sz="0" w:space="0" w:color="auto"/>
        <w:left w:val="none" w:sz="0" w:space="0" w:color="auto"/>
        <w:bottom w:val="none" w:sz="0" w:space="0" w:color="auto"/>
        <w:right w:val="none" w:sz="0" w:space="0" w:color="auto"/>
      </w:divBdr>
    </w:div>
    <w:div w:id="1656301338">
      <w:bodyDiv w:val="1"/>
      <w:marLeft w:val="0"/>
      <w:marRight w:val="0"/>
      <w:marTop w:val="0"/>
      <w:marBottom w:val="0"/>
      <w:divBdr>
        <w:top w:val="none" w:sz="0" w:space="0" w:color="auto"/>
        <w:left w:val="none" w:sz="0" w:space="0" w:color="auto"/>
        <w:bottom w:val="none" w:sz="0" w:space="0" w:color="auto"/>
        <w:right w:val="none" w:sz="0" w:space="0" w:color="auto"/>
      </w:divBdr>
    </w:div>
    <w:div w:id="1656520509">
      <w:bodyDiv w:val="1"/>
      <w:marLeft w:val="0"/>
      <w:marRight w:val="0"/>
      <w:marTop w:val="0"/>
      <w:marBottom w:val="0"/>
      <w:divBdr>
        <w:top w:val="none" w:sz="0" w:space="0" w:color="auto"/>
        <w:left w:val="none" w:sz="0" w:space="0" w:color="auto"/>
        <w:bottom w:val="none" w:sz="0" w:space="0" w:color="auto"/>
        <w:right w:val="none" w:sz="0" w:space="0" w:color="auto"/>
      </w:divBdr>
    </w:div>
    <w:div w:id="1656834528">
      <w:bodyDiv w:val="1"/>
      <w:marLeft w:val="0"/>
      <w:marRight w:val="0"/>
      <w:marTop w:val="0"/>
      <w:marBottom w:val="0"/>
      <w:divBdr>
        <w:top w:val="none" w:sz="0" w:space="0" w:color="auto"/>
        <w:left w:val="none" w:sz="0" w:space="0" w:color="auto"/>
        <w:bottom w:val="none" w:sz="0" w:space="0" w:color="auto"/>
        <w:right w:val="none" w:sz="0" w:space="0" w:color="auto"/>
      </w:divBdr>
    </w:div>
    <w:div w:id="1657149434">
      <w:bodyDiv w:val="1"/>
      <w:marLeft w:val="0"/>
      <w:marRight w:val="0"/>
      <w:marTop w:val="0"/>
      <w:marBottom w:val="0"/>
      <w:divBdr>
        <w:top w:val="none" w:sz="0" w:space="0" w:color="auto"/>
        <w:left w:val="none" w:sz="0" w:space="0" w:color="auto"/>
        <w:bottom w:val="none" w:sz="0" w:space="0" w:color="auto"/>
        <w:right w:val="none" w:sz="0" w:space="0" w:color="auto"/>
      </w:divBdr>
    </w:div>
    <w:div w:id="1657149581">
      <w:bodyDiv w:val="1"/>
      <w:marLeft w:val="0"/>
      <w:marRight w:val="0"/>
      <w:marTop w:val="0"/>
      <w:marBottom w:val="0"/>
      <w:divBdr>
        <w:top w:val="none" w:sz="0" w:space="0" w:color="auto"/>
        <w:left w:val="none" w:sz="0" w:space="0" w:color="auto"/>
        <w:bottom w:val="none" w:sz="0" w:space="0" w:color="auto"/>
        <w:right w:val="none" w:sz="0" w:space="0" w:color="auto"/>
      </w:divBdr>
    </w:div>
    <w:div w:id="1657298422">
      <w:bodyDiv w:val="1"/>
      <w:marLeft w:val="0"/>
      <w:marRight w:val="0"/>
      <w:marTop w:val="0"/>
      <w:marBottom w:val="0"/>
      <w:divBdr>
        <w:top w:val="none" w:sz="0" w:space="0" w:color="auto"/>
        <w:left w:val="none" w:sz="0" w:space="0" w:color="auto"/>
        <w:bottom w:val="none" w:sz="0" w:space="0" w:color="auto"/>
        <w:right w:val="none" w:sz="0" w:space="0" w:color="auto"/>
      </w:divBdr>
    </w:div>
    <w:div w:id="1658150819">
      <w:bodyDiv w:val="1"/>
      <w:marLeft w:val="0"/>
      <w:marRight w:val="0"/>
      <w:marTop w:val="0"/>
      <w:marBottom w:val="0"/>
      <w:divBdr>
        <w:top w:val="none" w:sz="0" w:space="0" w:color="auto"/>
        <w:left w:val="none" w:sz="0" w:space="0" w:color="auto"/>
        <w:bottom w:val="none" w:sz="0" w:space="0" w:color="auto"/>
        <w:right w:val="none" w:sz="0" w:space="0" w:color="auto"/>
      </w:divBdr>
    </w:div>
    <w:div w:id="1658261372">
      <w:bodyDiv w:val="1"/>
      <w:marLeft w:val="0"/>
      <w:marRight w:val="0"/>
      <w:marTop w:val="0"/>
      <w:marBottom w:val="0"/>
      <w:divBdr>
        <w:top w:val="none" w:sz="0" w:space="0" w:color="auto"/>
        <w:left w:val="none" w:sz="0" w:space="0" w:color="auto"/>
        <w:bottom w:val="none" w:sz="0" w:space="0" w:color="auto"/>
        <w:right w:val="none" w:sz="0" w:space="0" w:color="auto"/>
      </w:divBdr>
    </w:div>
    <w:div w:id="1658269504">
      <w:bodyDiv w:val="1"/>
      <w:marLeft w:val="0"/>
      <w:marRight w:val="0"/>
      <w:marTop w:val="0"/>
      <w:marBottom w:val="0"/>
      <w:divBdr>
        <w:top w:val="none" w:sz="0" w:space="0" w:color="auto"/>
        <w:left w:val="none" w:sz="0" w:space="0" w:color="auto"/>
        <w:bottom w:val="none" w:sz="0" w:space="0" w:color="auto"/>
        <w:right w:val="none" w:sz="0" w:space="0" w:color="auto"/>
      </w:divBdr>
    </w:div>
    <w:div w:id="1658536759">
      <w:bodyDiv w:val="1"/>
      <w:marLeft w:val="0"/>
      <w:marRight w:val="0"/>
      <w:marTop w:val="0"/>
      <w:marBottom w:val="0"/>
      <w:divBdr>
        <w:top w:val="none" w:sz="0" w:space="0" w:color="auto"/>
        <w:left w:val="none" w:sz="0" w:space="0" w:color="auto"/>
        <w:bottom w:val="none" w:sz="0" w:space="0" w:color="auto"/>
        <w:right w:val="none" w:sz="0" w:space="0" w:color="auto"/>
      </w:divBdr>
    </w:div>
    <w:div w:id="1658802614">
      <w:bodyDiv w:val="1"/>
      <w:marLeft w:val="0"/>
      <w:marRight w:val="0"/>
      <w:marTop w:val="0"/>
      <w:marBottom w:val="0"/>
      <w:divBdr>
        <w:top w:val="none" w:sz="0" w:space="0" w:color="auto"/>
        <w:left w:val="none" w:sz="0" w:space="0" w:color="auto"/>
        <w:bottom w:val="none" w:sz="0" w:space="0" w:color="auto"/>
        <w:right w:val="none" w:sz="0" w:space="0" w:color="auto"/>
      </w:divBdr>
    </w:div>
    <w:div w:id="1658848846">
      <w:bodyDiv w:val="1"/>
      <w:marLeft w:val="0"/>
      <w:marRight w:val="0"/>
      <w:marTop w:val="0"/>
      <w:marBottom w:val="0"/>
      <w:divBdr>
        <w:top w:val="none" w:sz="0" w:space="0" w:color="auto"/>
        <w:left w:val="none" w:sz="0" w:space="0" w:color="auto"/>
        <w:bottom w:val="none" w:sz="0" w:space="0" w:color="auto"/>
        <w:right w:val="none" w:sz="0" w:space="0" w:color="auto"/>
      </w:divBdr>
    </w:div>
    <w:div w:id="1659112074">
      <w:bodyDiv w:val="1"/>
      <w:marLeft w:val="0"/>
      <w:marRight w:val="0"/>
      <w:marTop w:val="0"/>
      <w:marBottom w:val="0"/>
      <w:divBdr>
        <w:top w:val="none" w:sz="0" w:space="0" w:color="auto"/>
        <w:left w:val="none" w:sz="0" w:space="0" w:color="auto"/>
        <w:bottom w:val="none" w:sz="0" w:space="0" w:color="auto"/>
        <w:right w:val="none" w:sz="0" w:space="0" w:color="auto"/>
      </w:divBdr>
    </w:div>
    <w:div w:id="1659267461">
      <w:bodyDiv w:val="1"/>
      <w:marLeft w:val="0"/>
      <w:marRight w:val="0"/>
      <w:marTop w:val="0"/>
      <w:marBottom w:val="0"/>
      <w:divBdr>
        <w:top w:val="none" w:sz="0" w:space="0" w:color="auto"/>
        <w:left w:val="none" w:sz="0" w:space="0" w:color="auto"/>
        <w:bottom w:val="none" w:sz="0" w:space="0" w:color="auto"/>
        <w:right w:val="none" w:sz="0" w:space="0" w:color="auto"/>
      </w:divBdr>
    </w:div>
    <w:div w:id="1659308777">
      <w:bodyDiv w:val="1"/>
      <w:marLeft w:val="0"/>
      <w:marRight w:val="0"/>
      <w:marTop w:val="0"/>
      <w:marBottom w:val="0"/>
      <w:divBdr>
        <w:top w:val="none" w:sz="0" w:space="0" w:color="auto"/>
        <w:left w:val="none" w:sz="0" w:space="0" w:color="auto"/>
        <w:bottom w:val="none" w:sz="0" w:space="0" w:color="auto"/>
        <w:right w:val="none" w:sz="0" w:space="0" w:color="auto"/>
      </w:divBdr>
    </w:div>
    <w:div w:id="1659653333">
      <w:bodyDiv w:val="1"/>
      <w:marLeft w:val="0"/>
      <w:marRight w:val="0"/>
      <w:marTop w:val="0"/>
      <w:marBottom w:val="0"/>
      <w:divBdr>
        <w:top w:val="none" w:sz="0" w:space="0" w:color="auto"/>
        <w:left w:val="none" w:sz="0" w:space="0" w:color="auto"/>
        <w:bottom w:val="none" w:sz="0" w:space="0" w:color="auto"/>
        <w:right w:val="none" w:sz="0" w:space="0" w:color="auto"/>
      </w:divBdr>
    </w:div>
    <w:div w:id="1661421085">
      <w:bodyDiv w:val="1"/>
      <w:marLeft w:val="0"/>
      <w:marRight w:val="0"/>
      <w:marTop w:val="0"/>
      <w:marBottom w:val="0"/>
      <w:divBdr>
        <w:top w:val="none" w:sz="0" w:space="0" w:color="auto"/>
        <w:left w:val="none" w:sz="0" w:space="0" w:color="auto"/>
        <w:bottom w:val="none" w:sz="0" w:space="0" w:color="auto"/>
        <w:right w:val="none" w:sz="0" w:space="0" w:color="auto"/>
      </w:divBdr>
    </w:div>
    <w:div w:id="1661543759">
      <w:bodyDiv w:val="1"/>
      <w:marLeft w:val="0"/>
      <w:marRight w:val="0"/>
      <w:marTop w:val="0"/>
      <w:marBottom w:val="0"/>
      <w:divBdr>
        <w:top w:val="none" w:sz="0" w:space="0" w:color="auto"/>
        <w:left w:val="none" w:sz="0" w:space="0" w:color="auto"/>
        <w:bottom w:val="none" w:sz="0" w:space="0" w:color="auto"/>
        <w:right w:val="none" w:sz="0" w:space="0" w:color="auto"/>
      </w:divBdr>
    </w:div>
    <w:div w:id="1661737862">
      <w:bodyDiv w:val="1"/>
      <w:marLeft w:val="0"/>
      <w:marRight w:val="0"/>
      <w:marTop w:val="0"/>
      <w:marBottom w:val="0"/>
      <w:divBdr>
        <w:top w:val="none" w:sz="0" w:space="0" w:color="auto"/>
        <w:left w:val="none" w:sz="0" w:space="0" w:color="auto"/>
        <w:bottom w:val="none" w:sz="0" w:space="0" w:color="auto"/>
        <w:right w:val="none" w:sz="0" w:space="0" w:color="auto"/>
      </w:divBdr>
    </w:div>
    <w:div w:id="1662663169">
      <w:bodyDiv w:val="1"/>
      <w:marLeft w:val="0"/>
      <w:marRight w:val="0"/>
      <w:marTop w:val="0"/>
      <w:marBottom w:val="0"/>
      <w:divBdr>
        <w:top w:val="none" w:sz="0" w:space="0" w:color="auto"/>
        <w:left w:val="none" w:sz="0" w:space="0" w:color="auto"/>
        <w:bottom w:val="none" w:sz="0" w:space="0" w:color="auto"/>
        <w:right w:val="none" w:sz="0" w:space="0" w:color="auto"/>
      </w:divBdr>
    </w:div>
    <w:div w:id="1662781452">
      <w:bodyDiv w:val="1"/>
      <w:marLeft w:val="0"/>
      <w:marRight w:val="0"/>
      <w:marTop w:val="0"/>
      <w:marBottom w:val="0"/>
      <w:divBdr>
        <w:top w:val="none" w:sz="0" w:space="0" w:color="auto"/>
        <w:left w:val="none" w:sz="0" w:space="0" w:color="auto"/>
        <w:bottom w:val="none" w:sz="0" w:space="0" w:color="auto"/>
        <w:right w:val="none" w:sz="0" w:space="0" w:color="auto"/>
      </w:divBdr>
    </w:div>
    <w:div w:id="1663314217">
      <w:bodyDiv w:val="1"/>
      <w:marLeft w:val="0"/>
      <w:marRight w:val="0"/>
      <w:marTop w:val="0"/>
      <w:marBottom w:val="0"/>
      <w:divBdr>
        <w:top w:val="none" w:sz="0" w:space="0" w:color="auto"/>
        <w:left w:val="none" w:sz="0" w:space="0" w:color="auto"/>
        <w:bottom w:val="none" w:sz="0" w:space="0" w:color="auto"/>
        <w:right w:val="none" w:sz="0" w:space="0" w:color="auto"/>
      </w:divBdr>
    </w:div>
    <w:div w:id="1663317089">
      <w:bodyDiv w:val="1"/>
      <w:marLeft w:val="0"/>
      <w:marRight w:val="0"/>
      <w:marTop w:val="0"/>
      <w:marBottom w:val="0"/>
      <w:divBdr>
        <w:top w:val="none" w:sz="0" w:space="0" w:color="auto"/>
        <w:left w:val="none" w:sz="0" w:space="0" w:color="auto"/>
        <w:bottom w:val="none" w:sz="0" w:space="0" w:color="auto"/>
        <w:right w:val="none" w:sz="0" w:space="0" w:color="auto"/>
      </w:divBdr>
    </w:div>
    <w:div w:id="1663392943">
      <w:bodyDiv w:val="1"/>
      <w:marLeft w:val="0"/>
      <w:marRight w:val="0"/>
      <w:marTop w:val="0"/>
      <w:marBottom w:val="0"/>
      <w:divBdr>
        <w:top w:val="none" w:sz="0" w:space="0" w:color="auto"/>
        <w:left w:val="none" w:sz="0" w:space="0" w:color="auto"/>
        <w:bottom w:val="none" w:sz="0" w:space="0" w:color="auto"/>
        <w:right w:val="none" w:sz="0" w:space="0" w:color="auto"/>
      </w:divBdr>
    </w:div>
    <w:div w:id="1665666769">
      <w:bodyDiv w:val="1"/>
      <w:marLeft w:val="0"/>
      <w:marRight w:val="0"/>
      <w:marTop w:val="0"/>
      <w:marBottom w:val="0"/>
      <w:divBdr>
        <w:top w:val="none" w:sz="0" w:space="0" w:color="auto"/>
        <w:left w:val="none" w:sz="0" w:space="0" w:color="auto"/>
        <w:bottom w:val="none" w:sz="0" w:space="0" w:color="auto"/>
        <w:right w:val="none" w:sz="0" w:space="0" w:color="auto"/>
      </w:divBdr>
    </w:div>
    <w:div w:id="1665667607">
      <w:bodyDiv w:val="1"/>
      <w:marLeft w:val="0"/>
      <w:marRight w:val="0"/>
      <w:marTop w:val="0"/>
      <w:marBottom w:val="0"/>
      <w:divBdr>
        <w:top w:val="none" w:sz="0" w:space="0" w:color="auto"/>
        <w:left w:val="none" w:sz="0" w:space="0" w:color="auto"/>
        <w:bottom w:val="none" w:sz="0" w:space="0" w:color="auto"/>
        <w:right w:val="none" w:sz="0" w:space="0" w:color="auto"/>
      </w:divBdr>
    </w:div>
    <w:div w:id="1665892334">
      <w:bodyDiv w:val="1"/>
      <w:marLeft w:val="0"/>
      <w:marRight w:val="0"/>
      <w:marTop w:val="0"/>
      <w:marBottom w:val="0"/>
      <w:divBdr>
        <w:top w:val="none" w:sz="0" w:space="0" w:color="auto"/>
        <w:left w:val="none" w:sz="0" w:space="0" w:color="auto"/>
        <w:bottom w:val="none" w:sz="0" w:space="0" w:color="auto"/>
        <w:right w:val="none" w:sz="0" w:space="0" w:color="auto"/>
      </w:divBdr>
    </w:div>
    <w:div w:id="1666083095">
      <w:bodyDiv w:val="1"/>
      <w:marLeft w:val="0"/>
      <w:marRight w:val="0"/>
      <w:marTop w:val="0"/>
      <w:marBottom w:val="0"/>
      <w:divBdr>
        <w:top w:val="none" w:sz="0" w:space="0" w:color="auto"/>
        <w:left w:val="none" w:sz="0" w:space="0" w:color="auto"/>
        <w:bottom w:val="none" w:sz="0" w:space="0" w:color="auto"/>
        <w:right w:val="none" w:sz="0" w:space="0" w:color="auto"/>
      </w:divBdr>
    </w:div>
    <w:div w:id="1666206249">
      <w:bodyDiv w:val="1"/>
      <w:marLeft w:val="0"/>
      <w:marRight w:val="0"/>
      <w:marTop w:val="0"/>
      <w:marBottom w:val="0"/>
      <w:divBdr>
        <w:top w:val="none" w:sz="0" w:space="0" w:color="auto"/>
        <w:left w:val="none" w:sz="0" w:space="0" w:color="auto"/>
        <w:bottom w:val="none" w:sz="0" w:space="0" w:color="auto"/>
        <w:right w:val="none" w:sz="0" w:space="0" w:color="auto"/>
      </w:divBdr>
    </w:div>
    <w:div w:id="1666325336">
      <w:bodyDiv w:val="1"/>
      <w:marLeft w:val="0"/>
      <w:marRight w:val="0"/>
      <w:marTop w:val="0"/>
      <w:marBottom w:val="0"/>
      <w:divBdr>
        <w:top w:val="none" w:sz="0" w:space="0" w:color="auto"/>
        <w:left w:val="none" w:sz="0" w:space="0" w:color="auto"/>
        <w:bottom w:val="none" w:sz="0" w:space="0" w:color="auto"/>
        <w:right w:val="none" w:sz="0" w:space="0" w:color="auto"/>
      </w:divBdr>
    </w:div>
    <w:div w:id="1666670055">
      <w:bodyDiv w:val="1"/>
      <w:marLeft w:val="0"/>
      <w:marRight w:val="0"/>
      <w:marTop w:val="0"/>
      <w:marBottom w:val="0"/>
      <w:divBdr>
        <w:top w:val="none" w:sz="0" w:space="0" w:color="auto"/>
        <w:left w:val="none" w:sz="0" w:space="0" w:color="auto"/>
        <w:bottom w:val="none" w:sz="0" w:space="0" w:color="auto"/>
        <w:right w:val="none" w:sz="0" w:space="0" w:color="auto"/>
      </w:divBdr>
    </w:div>
    <w:div w:id="1666744019">
      <w:bodyDiv w:val="1"/>
      <w:marLeft w:val="0"/>
      <w:marRight w:val="0"/>
      <w:marTop w:val="0"/>
      <w:marBottom w:val="0"/>
      <w:divBdr>
        <w:top w:val="none" w:sz="0" w:space="0" w:color="auto"/>
        <w:left w:val="none" w:sz="0" w:space="0" w:color="auto"/>
        <w:bottom w:val="none" w:sz="0" w:space="0" w:color="auto"/>
        <w:right w:val="none" w:sz="0" w:space="0" w:color="auto"/>
      </w:divBdr>
    </w:div>
    <w:div w:id="1666858801">
      <w:bodyDiv w:val="1"/>
      <w:marLeft w:val="0"/>
      <w:marRight w:val="0"/>
      <w:marTop w:val="0"/>
      <w:marBottom w:val="0"/>
      <w:divBdr>
        <w:top w:val="none" w:sz="0" w:space="0" w:color="auto"/>
        <w:left w:val="none" w:sz="0" w:space="0" w:color="auto"/>
        <w:bottom w:val="none" w:sz="0" w:space="0" w:color="auto"/>
        <w:right w:val="none" w:sz="0" w:space="0" w:color="auto"/>
      </w:divBdr>
    </w:div>
    <w:div w:id="1666936369">
      <w:bodyDiv w:val="1"/>
      <w:marLeft w:val="0"/>
      <w:marRight w:val="0"/>
      <w:marTop w:val="0"/>
      <w:marBottom w:val="0"/>
      <w:divBdr>
        <w:top w:val="none" w:sz="0" w:space="0" w:color="auto"/>
        <w:left w:val="none" w:sz="0" w:space="0" w:color="auto"/>
        <w:bottom w:val="none" w:sz="0" w:space="0" w:color="auto"/>
        <w:right w:val="none" w:sz="0" w:space="0" w:color="auto"/>
      </w:divBdr>
    </w:div>
    <w:div w:id="1666937607">
      <w:bodyDiv w:val="1"/>
      <w:marLeft w:val="0"/>
      <w:marRight w:val="0"/>
      <w:marTop w:val="0"/>
      <w:marBottom w:val="0"/>
      <w:divBdr>
        <w:top w:val="none" w:sz="0" w:space="0" w:color="auto"/>
        <w:left w:val="none" w:sz="0" w:space="0" w:color="auto"/>
        <w:bottom w:val="none" w:sz="0" w:space="0" w:color="auto"/>
        <w:right w:val="none" w:sz="0" w:space="0" w:color="auto"/>
      </w:divBdr>
    </w:div>
    <w:div w:id="1666977833">
      <w:bodyDiv w:val="1"/>
      <w:marLeft w:val="0"/>
      <w:marRight w:val="0"/>
      <w:marTop w:val="0"/>
      <w:marBottom w:val="0"/>
      <w:divBdr>
        <w:top w:val="none" w:sz="0" w:space="0" w:color="auto"/>
        <w:left w:val="none" w:sz="0" w:space="0" w:color="auto"/>
        <w:bottom w:val="none" w:sz="0" w:space="0" w:color="auto"/>
        <w:right w:val="none" w:sz="0" w:space="0" w:color="auto"/>
      </w:divBdr>
    </w:div>
    <w:div w:id="1667129712">
      <w:bodyDiv w:val="1"/>
      <w:marLeft w:val="0"/>
      <w:marRight w:val="0"/>
      <w:marTop w:val="0"/>
      <w:marBottom w:val="0"/>
      <w:divBdr>
        <w:top w:val="none" w:sz="0" w:space="0" w:color="auto"/>
        <w:left w:val="none" w:sz="0" w:space="0" w:color="auto"/>
        <w:bottom w:val="none" w:sz="0" w:space="0" w:color="auto"/>
        <w:right w:val="none" w:sz="0" w:space="0" w:color="auto"/>
      </w:divBdr>
    </w:div>
    <w:div w:id="1668248637">
      <w:bodyDiv w:val="1"/>
      <w:marLeft w:val="0"/>
      <w:marRight w:val="0"/>
      <w:marTop w:val="0"/>
      <w:marBottom w:val="0"/>
      <w:divBdr>
        <w:top w:val="none" w:sz="0" w:space="0" w:color="auto"/>
        <w:left w:val="none" w:sz="0" w:space="0" w:color="auto"/>
        <w:bottom w:val="none" w:sz="0" w:space="0" w:color="auto"/>
        <w:right w:val="none" w:sz="0" w:space="0" w:color="auto"/>
      </w:divBdr>
    </w:div>
    <w:div w:id="1668289744">
      <w:bodyDiv w:val="1"/>
      <w:marLeft w:val="0"/>
      <w:marRight w:val="0"/>
      <w:marTop w:val="0"/>
      <w:marBottom w:val="0"/>
      <w:divBdr>
        <w:top w:val="none" w:sz="0" w:space="0" w:color="auto"/>
        <w:left w:val="none" w:sz="0" w:space="0" w:color="auto"/>
        <w:bottom w:val="none" w:sz="0" w:space="0" w:color="auto"/>
        <w:right w:val="none" w:sz="0" w:space="0" w:color="auto"/>
      </w:divBdr>
    </w:div>
    <w:div w:id="1668437091">
      <w:bodyDiv w:val="1"/>
      <w:marLeft w:val="0"/>
      <w:marRight w:val="0"/>
      <w:marTop w:val="0"/>
      <w:marBottom w:val="0"/>
      <w:divBdr>
        <w:top w:val="none" w:sz="0" w:space="0" w:color="auto"/>
        <w:left w:val="none" w:sz="0" w:space="0" w:color="auto"/>
        <w:bottom w:val="none" w:sz="0" w:space="0" w:color="auto"/>
        <w:right w:val="none" w:sz="0" w:space="0" w:color="auto"/>
      </w:divBdr>
    </w:div>
    <w:div w:id="1668706943">
      <w:bodyDiv w:val="1"/>
      <w:marLeft w:val="0"/>
      <w:marRight w:val="0"/>
      <w:marTop w:val="0"/>
      <w:marBottom w:val="0"/>
      <w:divBdr>
        <w:top w:val="none" w:sz="0" w:space="0" w:color="auto"/>
        <w:left w:val="none" w:sz="0" w:space="0" w:color="auto"/>
        <w:bottom w:val="none" w:sz="0" w:space="0" w:color="auto"/>
        <w:right w:val="none" w:sz="0" w:space="0" w:color="auto"/>
      </w:divBdr>
    </w:div>
    <w:div w:id="1669138319">
      <w:bodyDiv w:val="1"/>
      <w:marLeft w:val="0"/>
      <w:marRight w:val="0"/>
      <w:marTop w:val="0"/>
      <w:marBottom w:val="0"/>
      <w:divBdr>
        <w:top w:val="none" w:sz="0" w:space="0" w:color="auto"/>
        <w:left w:val="none" w:sz="0" w:space="0" w:color="auto"/>
        <w:bottom w:val="none" w:sz="0" w:space="0" w:color="auto"/>
        <w:right w:val="none" w:sz="0" w:space="0" w:color="auto"/>
      </w:divBdr>
    </w:div>
    <w:div w:id="1669357416">
      <w:bodyDiv w:val="1"/>
      <w:marLeft w:val="0"/>
      <w:marRight w:val="0"/>
      <w:marTop w:val="0"/>
      <w:marBottom w:val="0"/>
      <w:divBdr>
        <w:top w:val="none" w:sz="0" w:space="0" w:color="auto"/>
        <w:left w:val="none" w:sz="0" w:space="0" w:color="auto"/>
        <w:bottom w:val="none" w:sz="0" w:space="0" w:color="auto"/>
        <w:right w:val="none" w:sz="0" w:space="0" w:color="auto"/>
      </w:divBdr>
    </w:div>
    <w:div w:id="1669552288">
      <w:bodyDiv w:val="1"/>
      <w:marLeft w:val="0"/>
      <w:marRight w:val="0"/>
      <w:marTop w:val="0"/>
      <w:marBottom w:val="0"/>
      <w:divBdr>
        <w:top w:val="none" w:sz="0" w:space="0" w:color="auto"/>
        <w:left w:val="none" w:sz="0" w:space="0" w:color="auto"/>
        <w:bottom w:val="none" w:sz="0" w:space="0" w:color="auto"/>
        <w:right w:val="none" w:sz="0" w:space="0" w:color="auto"/>
      </w:divBdr>
    </w:div>
    <w:div w:id="1669743936">
      <w:bodyDiv w:val="1"/>
      <w:marLeft w:val="0"/>
      <w:marRight w:val="0"/>
      <w:marTop w:val="0"/>
      <w:marBottom w:val="0"/>
      <w:divBdr>
        <w:top w:val="none" w:sz="0" w:space="0" w:color="auto"/>
        <w:left w:val="none" w:sz="0" w:space="0" w:color="auto"/>
        <w:bottom w:val="none" w:sz="0" w:space="0" w:color="auto"/>
        <w:right w:val="none" w:sz="0" w:space="0" w:color="auto"/>
      </w:divBdr>
    </w:div>
    <w:div w:id="1669867630">
      <w:bodyDiv w:val="1"/>
      <w:marLeft w:val="0"/>
      <w:marRight w:val="0"/>
      <w:marTop w:val="0"/>
      <w:marBottom w:val="0"/>
      <w:divBdr>
        <w:top w:val="none" w:sz="0" w:space="0" w:color="auto"/>
        <w:left w:val="none" w:sz="0" w:space="0" w:color="auto"/>
        <w:bottom w:val="none" w:sz="0" w:space="0" w:color="auto"/>
        <w:right w:val="none" w:sz="0" w:space="0" w:color="auto"/>
      </w:divBdr>
    </w:div>
    <w:div w:id="1670255426">
      <w:bodyDiv w:val="1"/>
      <w:marLeft w:val="0"/>
      <w:marRight w:val="0"/>
      <w:marTop w:val="0"/>
      <w:marBottom w:val="0"/>
      <w:divBdr>
        <w:top w:val="none" w:sz="0" w:space="0" w:color="auto"/>
        <w:left w:val="none" w:sz="0" w:space="0" w:color="auto"/>
        <w:bottom w:val="none" w:sz="0" w:space="0" w:color="auto"/>
        <w:right w:val="none" w:sz="0" w:space="0" w:color="auto"/>
      </w:divBdr>
    </w:div>
    <w:div w:id="1670327067">
      <w:bodyDiv w:val="1"/>
      <w:marLeft w:val="0"/>
      <w:marRight w:val="0"/>
      <w:marTop w:val="0"/>
      <w:marBottom w:val="0"/>
      <w:divBdr>
        <w:top w:val="none" w:sz="0" w:space="0" w:color="auto"/>
        <w:left w:val="none" w:sz="0" w:space="0" w:color="auto"/>
        <w:bottom w:val="none" w:sz="0" w:space="0" w:color="auto"/>
        <w:right w:val="none" w:sz="0" w:space="0" w:color="auto"/>
      </w:divBdr>
    </w:div>
    <w:div w:id="1670479180">
      <w:bodyDiv w:val="1"/>
      <w:marLeft w:val="0"/>
      <w:marRight w:val="0"/>
      <w:marTop w:val="0"/>
      <w:marBottom w:val="0"/>
      <w:divBdr>
        <w:top w:val="none" w:sz="0" w:space="0" w:color="auto"/>
        <w:left w:val="none" w:sz="0" w:space="0" w:color="auto"/>
        <w:bottom w:val="none" w:sz="0" w:space="0" w:color="auto"/>
        <w:right w:val="none" w:sz="0" w:space="0" w:color="auto"/>
      </w:divBdr>
    </w:div>
    <w:div w:id="1670719504">
      <w:bodyDiv w:val="1"/>
      <w:marLeft w:val="0"/>
      <w:marRight w:val="0"/>
      <w:marTop w:val="0"/>
      <w:marBottom w:val="0"/>
      <w:divBdr>
        <w:top w:val="none" w:sz="0" w:space="0" w:color="auto"/>
        <w:left w:val="none" w:sz="0" w:space="0" w:color="auto"/>
        <w:bottom w:val="none" w:sz="0" w:space="0" w:color="auto"/>
        <w:right w:val="none" w:sz="0" w:space="0" w:color="auto"/>
      </w:divBdr>
    </w:div>
    <w:div w:id="1670907012">
      <w:bodyDiv w:val="1"/>
      <w:marLeft w:val="0"/>
      <w:marRight w:val="0"/>
      <w:marTop w:val="0"/>
      <w:marBottom w:val="0"/>
      <w:divBdr>
        <w:top w:val="none" w:sz="0" w:space="0" w:color="auto"/>
        <w:left w:val="none" w:sz="0" w:space="0" w:color="auto"/>
        <w:bottom w:val="none" w:sz="0" w:space="0" w:color="auto"/>
        <w:right w:val="none" w:sz="0" w:space="0" w:color="auto"/>
      </w:divBdr>
    </w:div>
    <w:div w:id="1671328616">
      <w:bodyDiv w:val="1"/>
      <w:marLeft w:val="0"/>
      <w:marRight w:val="0"/>
      <w:marTop w:val="0"/>
      <w:marBottom w:val="0"/>
      <w:divBdr>
        <w:top w:val="none" w:sz="0" w:space="0" w:color="auto"/>
        <w:left w:val="none" w:sz="0" w:space="0" w:color="auto"/>
        <w:bottom w:val="none" w:sz="0" w:space="0" w:color="auto"/>
        <w:right w:val="none" w:sz="0" w:space="0" w:color="auto"/>
      </w:divBdr>
    </w:div>
    <w:div w:id="1671372339">
      <w:bodyDiv w:val="1"/>
      <w:marLeft w:val="0"/>
      <w:marRight w:val="0"/>
      <w:marTop w:val="0"/>
      <w:marBottom w:val="0"/>
      <w:divBdr>
        <w:top w:val="none" w:sz="0" w:space="0" w:color="auto"/>
        <w:left w:val="none" w:sz="0" w:space="0" w:color="auto"/>
        <w:bottom w:val="none" w:sz="0" w:space="0" w:color="auto"/>
        <w:right w:val="none" w:sz="0" w:space="0" w:color="auto"/>
      </w:divBdr>
    </w:div>
    <w:div w:id="1672293225">
      <w:bodyDiv w:val="1"/>
      <w:marLeft w:val="0"/>
      <w:marRight w:val="0"/>
      <w:marTop w:val="0"/>
      <w:marBottom w:val="0"/>
      <w:divBdr>
        <w:top w:val="none" w:sz="0" w:space="0" w:color="auto"/>
        <w:left w:val="none" w:sz="0" w:space="0" w:color="auto"/>
        <w:bottom w:val="none" w:sz="0" w:space="0" w:color="auto"/>
        <w:right w:val="none" w:sz="0" w:space="0" w:color="auto"/>
      </w:divBdr>
    </w:div>
    <w:div w:id="1672299120">
      <w:bodyDiv w:val="1"/>
      <w:marLeft w:val="0"/>
      <w:marRight w:val="0"/>
      <w:marTop w:val="0"/>
      <w:marBottom w:val="0"/>
      <w:divBdr>
        <w:top w:val="none" w:sz="0" w:space="0" w:color="auto"/>
        <w:left w:val="none" w:sz="0" w:space="0" w:color="auto"/>
        <w:bottom w:val="none" w:sz="0" w:space="0" w:color="auto"/>
        <w:right w:val="none" w:sz="0" w:space="0" w:color="auto"/>
      </w:divBdr>
    </w:div>
    <w:div w:id="1672374411">
      <w:bodyDiv w:val="1"/>
      <w:marLeft w:val="0"/>
      <w:marRight w:val="0"/>
      <w:marTop w:val="0"/>
      <w:marBottom w:val="0"/>
      <w:divBdr>
        <w:top w:val="none" w:sz="0" w:space="0" w:color="auto"/>
        <w:left w:val="none" w:sz="0" w:space="0" w:color="auto"/>
        <w:bottom w:val="none" w:sz="0" w:space="0" w:color="auto"/>
        <w:right w:val="none" w:sz="0" w:space="0" w:color="auto"/>
      </w:divBdr>
    </w:div>
    <w:div w:id="1673871915">
      <w:bodyDiv w:val="1"/>
      <w:marLeft w:val="0"/>
      <w:marRight w:val="0"/>
      <w:marTop w:val="0"/>
      <w:marBottom w:val="0"/>
      <w:divBdr>
        <w:top w:val="none" w:sz="0" w:space="0" w:color="auto"/>
        <w:left w:val="none" w:sz="0" w:space="0" w:color="auto"/>
        <w:bottom w:val="none" w:sz="0" w:space="0" w:color="auto"/>
        <w:right w:val="none" w:sz="0" w:space="0" w:color="auto"/>
      </w:divBdr>
    </w:div>
    <w:div w:id="1674408240">
      <w:bodyDiv w:val="1"/>
      <w:marLeft w:val="0"/>
      <w:marRight w:val="0"/>
      <w:marTop w:val="0"/>
      <w:marBottom w:val="0"/>
      <w:divBdr>
        <w:top w:val="none" w:sz="0" w:space="0" w:color="auto"/>
        <w:left w:val="none" w:sz="0" w:space="0" w:color="auto"/>
        <w:bottom w:val="none" w:sz="0" w:space="0" w:color="auto"/>
        <w:right w:val="none" w:sz="0" w:space="0" w:color="auto"/>
      </w:divBdr>
    </w:div>
    <w:div w:id="1675257193">
      <w:bodyDiv w:val="1"/>
      <w:marLeft w:val="0"/>
      <w:marRight w:val="0"/>
      <w:marTop w:val="0"/>
      <w:marBottom w:val="0"/>
      <w:divBdr>
        <w:top w:val="none" w:sz="0" w:space="0" w:color="auto"/>
        <w:left w:val="none" w:sz="0" w:space="0" w:color="auto"/>
        <w:bottom w:val="none" w:sz="0" w:space="0" w:color="auto"/>
        <w:right w:val="none" w:sz="0" w:space="0" w:color="auto"/>
      </w:divBdr>
    </w:div>
    <w:div w:id="1675302470">
      <w:bodyDiv w:val="1"/>
      <w:marLeft w:val="0"/>
      <w:marRight w:val="0"/>
      <w:marTop w:val="0"/>
      <w:marBottom w:val="0"/>
      <w:divBdr>
        <w:top w:val="none" w:sz="0" w:space="0" w:color="auto"/>
        <w:left w:val="none" w:sz="0" w:space="0" w:color="auto"/>
        <w:bottom w:val="none" w:sz="0" w:space="0" w:color="auto"/>
        <w:right w:val="none" w:sz="0" w:space="0" w:color="auto"/>
      </w:divBdr>
    </w:div>
    <w:div w:id="1675451386">
      <w:bodyDiv w:val="1"/>
      <w:marLeft w:val="0"/>
      <w:marRight w:val="0"/>
      <w:marTop w:val="0"/>
      <w:marBottom w:val="0"/>
      <w:divBdr>
        <w:top w:val="none" w:sz="0" w:space="0" w:color="auto"/>
        <w:left w:val="none" w:sz="0" w:space="0" w:color="auto"/>
        <w:bottom w:val="none" w:sz="0" w:space="0" w:color="auto"/>
        <w:right w:val="none" w:sz="0" w:space="0" w:color="auto"/>
      </w:divBdr>
    </w:div>
    <w:div w:id="1675917692">
      <w:bodyDiv w:val="1"/>
      <w:marLeft w:val="0"/>
      <w:marRight w:val="0"/>
      <w:marTop w:val="0"/>
      <w:marBottom w:val="0"/>
      <w:divBdr>
        <w:top w:val="none" w:sz="0" w:space="0" w:color="auto"/>
        <w:left w:val="none" w:sz="0" w:space="0" w:color="auto"/>
        <w:bottom w:val="none" w:sz="0" w:space="0" w:color="auto"/>
        <w:right w:val="none" w:sz="0" w:space="0" w:color="auto"/>
      </w:divBdr>
    </w:div>
    <w:div w:id="1676419839">
      <w:bodyDiv w:val="1"/>
      <w:marLeft w:val="0"/>
      <w:marRight w:val="0"/>
      <w:marTop w:val="0"/>
      <w:marBottom w:val="0"/>
      <w:divBdr>
        <w:top w:val="none" w:sz="0" w:space="0" w:color="auto"/>
        <w:left w:val="none" w:sz="0" w:space="0" w:color="auto"/>
        <w:bottom w:val="none" w:sz="0" w:space="0" w:color="auto"/>
        <w:right w:val="none" w:sz="0" w:space="0" w:color="auto"/>
      </w:divBdr>
    </w:div>
    <w:div w:id="1676423015">
      <w:bodyDiv w:val="1"/>
      <w:marLeft w:val="0"/>
      <w:marRight w:val="0"/>
      <w:marTop w:val="0"/>
      <w:marBottom w:val="0"/>
      <w:divBdr>
        <w:top w:val="none" w:sz="0" w:space="0" w:color="auto"/>
        <w:left w:val="none" w:sz="0" w:space="0" w:color="auto"/>
        <w:bottom w:val="none" w:sz="0" w:space="0" w:color="auto"/>
        <w:right w:val="none" w:sz="0" w:space="0" w:color="auto"/>
      </w:divBdr>
    </w:div>
    <w:div w:id="1676493333">
      <w:bodyDiv w:val="1"/>
      <w:marLeft w:val="0"/>
      <w:marRight w:val="0"/>
      <w:marTop w:val="0"/>
      <w:marBottom w:val="0"/>
      <w:divBdr>
        <w:top w:val="none" w:sz="0" w:space="0" w:color="auto"/>
        <w:left w:val="none" w:sz="0" w:space="0" w:color="auto"/>
        <w:bottom w:val="none" w:sz="0" w:space="0" w:color="auto"/>
        <w:right w:val="none" w:sz="0" w:space="0" w:color="auto"/>
      </w:divBdr>
    </w:div>
    <w:div w:id="1676810244">
      <w:bodyDiv w:val="1"/>
      <w:marLeft w:val="0"/>
      <w:marRight w:val="0"/>
      <w:marTop w:val="0"/>
      <w:marBottom w:val="0"/>
      <w:divBdr>
        <w:top w:val="none" w:sz="0" w:space="0" w:color="auto"/>
        <w:left w:val="none" w:sz="0" w:space="0" w:color="auto"/>
        <w:bottom w:val="none" w:sz="0" w:space="0" w:color="auto"/>
        <w:right w:val="none" w:sz="0" w:space="0" w:color="auto"/>
      </w:divBdr>
    </w:div>
    <w:div w:id="1677539792">
      <w:bodyDiv w:val="1"/>
      <w:marLeft w:val="0"/>
      <w:marRight w:val="0"/>
      <w:marTop w:val="0"/>
      <w:marBottom w:val="0"/>
      <w:divBdr>
        <w:top w:val="none" w:sz="0" w:space="0" w:color="auto"/>
        <w:left w:val="none" w:sz="0" w:space="0" w:color="auto"/>
        <w:bottom w:val="none" w:sz="0" w:space="0" w:color="auto"/>
        <w:right w:val="none" w:sz="0" w:space="0" w:color="auto"/>
      </w:divBdr>
    </w:div>
    <w:div w:id="1678070538">
      <w:bodyDiv w:val="1"/>
      <w:marLeft w:val="0"/>
      <w:marRight w:val="0"/>
      <w:marTop w:val="0"/>
      <w:marBottom w:val="0"/>
      <w:divBdr>
        <w:top w:val="none" w:sz="0" w:space="0" w:color="auto"/>
        <w:left w:val="none" w:sz="0" w:space="0" w:color="auto"/>
        <w:bottom w:val="none" w:sz="0" w:space="0" w:color="auto"/>
        <w:right w:val="none" w:sz="0" w:space="0" w:color="auto"/>
      </w:divBdr>
    </w:div>
    <w:div w:id="1678265764">
      <w:bodyDiv w:val="1"/>
      <w:marLeft w:val="0"/>
      <w:marRight w:val="0"/>
      <w:marTop w:val="0"/>
      <w:marBottom w:val="0"/>
      <w:divBdr>
        <w:top w:val="none" w:sz="0" w:space="0" w:color="auto"/>
        <w:left w:val="none" w:sz="0" w:space="0" w:color="auto"/>
        <w:bottom w:val="none" w:sz="0" w:space="0" w:color="auto"/>
        <w:right w:val="none" w:sz="0" w:space="0" w:color="auto"/>
      </w:divBdr>
    </w:div>
    <w:div w:id="1678268973">
      <w:bodyDiv w:val="1"/>
      <w:marLeft w:val="0"/>
      <w:marRight w:val="0"/>
      <w:marTop w:val="0"/>
      <w:marBottom w:val="0"/>
      <w:divBdr>
        <w:top w:val="none" w:sz="0" w:space="0" w:color="auto"/>
        <w:left w:val="none" w:sz="0" w:space="0" w:color="auto"/>
        <w:bottom w:val="none" w:sz="0" w:space="0" w:color="auto"/>
        <w:right w:val="none" w:sz="0" w:space="0" w:color="auto"/>
      </w:divBdr>
    </w:div>
    <w:div w:id="1678924041">
      <w:bodyDiv w:val="1"/>
      <w:marLeft w:val="0"/>
      <w:marRight w:val="0"/>
      <w:marTop w:val="0"/>
      <w:marBottom w:val="0"/>
      <w:divBdr>
        <w:top w:val="none" w:sz="0" w:space="0" w:color="auto"/>
        <w:left w:val="none" w:sz="0" w:space="0" w:color="auto"/>
        <w:bottom w:val="none" w:sz="0" w:space="0" w:color="auto"/>
        <w:right w:val="none" w:sz="0" w:space="0" w:color="auto"/>
      </w:divBdr>
    </w:div>
    <w:div w:id="1679578572">
      <w:bodyDiv w:val="1"/>
      <w:marLeft w:val="0"/>
      <w:marRight w:val="0"/>
      <w:marTop w:val="0"/>
      <w:marBottom w:val="0"/>
      <w:divBdr>
        <w:top w:val="none" w:sz="0" w:space="0" w:color="auto"/>
        <w:left w:val="none" w:sz="0" w:space="0" w:color="auto"/>
        <w:bottom w:val="none" w:sz="0" w:space="0" w:color="auto"/>
        <w:right w:val="none" w:sz="0" w:space="0" w:color="auto"/>
      </w:divBdr>
    </w:div>
    <w:div w:id="1679770599">
      <w:bodyDiv w:val="1"/>
      <w:marLeft w:val="0"/>
      <w:marRight w:val="0"/>
      <w:marTop w:val="0"/>
      <w:marBottom w:val="0"/>
      <w:divBdr>
        <w:top w:val="none" w:sz="0" w:space="0" w:color="auto"/>
        <w:left w:val="none" w:sz="0" w:space="0" w:color="auto"/>
        <w:bottom w:val="none" w:sz="0" w:space="0" w:color="auto"/>
        <w:right w:val="none" w:sz="0" w:space="0" w:color="auto"/>
      </w:divBdr>
    </w:div>
    <w:div w:id="1679775156">
      <w:bodyDiv w:val="1"/>
      <w:marLeft w:val="0"/>
      <w:marRight w:val="0"/>
      <w:marTop w:val="0"/>
      <w:marBottom w:val="0"/>
      <w:divBdr>
        <w:top w:val="none" w:sz="0" w:space="0" w:color="auto"/>
        <w:left w:val="none" w:sz="0" w:space="0" w:color="auto"/>
        <w:bottom w:val="none" w:sz="0" w:space="0" w:color="auto"/>
        <w:right w:val="none" w:sz="0" w:space="0" w:color="auto"/>
      </w:divBdr>
    </w:div>
    <w:div w:id="1679887031">
      <w:bodyDiv w:val="1"/>
      <w:marLeft w:val="0"/>
      <w:marRight w:val="0"/>
      <w:marTop w:val="0"/>
      <w:marBottom w:val="0"/>
      <w:divBdr>
        <w:top w:val="none" w:sz="0" w:space="0" w:color="auto"/>
        <w:left w:val="none" w:sz="0" w:space="0" w:color="auto"/>
        <w:bottom w:val="none" w:sz="0" w:space="0" w:color="auto"/>
        <w:right w:val="none" w:sz="0" w:space="0" w:color="auto"/>
      </w:divBdr>
    </w:div>
    <w:div w:id="1679891971">
      <w:bodyDiv w:val="1"/>
      <w:marLeft w:val="0"/>
      <w:marRight w:val="0"/>
      <w:marTop w:val="0"/>
      <w:marBottom w:val="0"/>
      <w:divBdr>
        <w:top w:val="none" w:sz="0" w:space="0" w:color="auto"/>
        <w:left w:val="none" w:sz="0" w:space="0" w:color="auto"/>
        <w:bottom w:val="none" w:sz="0" w:space="0" w:color="auto"/>
        <w:right w:val="none" w:sz="0" w:space="0" w:color="auto"/>
      </w:divBdr>
    </w:div>
    <w:div w:id="1680229269">
      <w:bodyDiv w:val="1"/>
      <w:marLeft w:val="0"/>
      <w:marRight w:val="0"/>
      <w:marTop w:val="0"/>
      <w:marBottom w:val="0"/>
      <w:divBdr>
        <w:top w:val="none" w:sz="0" w:space="0" w:color="auto"/>
        <w:left w:val="none" w:sz="0" w:space="0" w:color="auto"/>
        <w:bottom w:val="none" w:sz="0" w:space="0" w:color="auto"/>
        <w:right w:val="none" w:sz="0" w:space="0" w:color="auto"/>
      </w:divBdr>
    </w:div>
    <w:div w:id="1680351493">
      <w:bodyDiv w:val="1"/>
      <w:marLeft w:val="0"/>
      <w:marRight w:val="0"/>
      <w:marTop w:val="0"/>
      <w:marBottom w:val="0"/>
      <w:divBdr>
        <w:top w:val="none" w:sz="0" w:space="0" w:color="auto"/>
        <w:left w:val="none" w:sz="0" w:space="0" w:color="auto"/>
        <w:bottom w:val="none" w:sz="0" w:space="0" w:color="auto"/>
        <w:right w:val="none" w:sz="0" w:space="0" w:color="auto"/>
      </w:divBdr>
    </w:div>
    <w:div w:id="1680621088">
      <w:bodyDiv w:val="1"/>
      <w:marLeft w:val="0"/>
      <w:marRight w:val="0"/>
      <w:marTop w:val="0"/>
      <w:marBottom w:val="0"/>
      <w:divBdr>
        <w:top w:val="none" w:sz="0" w:space="0" w:color="auto"/>
        <w:left w:val="none" w:sz="0" w:space="0" w:color="auto"/>
        <w:bottom w:val="none" w:sz="0" w:space="0" w:color="auto"/>
        <w:right w:val="none" w:sz="0" w:space="0" w:color="auto"/>
      </w:divBdr>
    </w:div>
    <w:div w:id="1681928454">
      <w:bodyDiv w:val="1"/>
      <w:marLeft w:val="0"/>
      <w:marRight w:val="0"/>
      <w:marTop w:val="0"/>
      <w:marBottom w:val="0"/>
      <w:divBdr>
        <w:top w:val="none" w:sz="0" w:space="0" w:color="auto"/>
        <w:left w:val="none" w:sz="0" w:space="0" w:color="auto"/>
        <w:bottom w:val="none" w:sz="0" w:space="0" w:color="auto"/>
        <w:right w:val="none" w:sz="0" w:space="0" w:color="auto"/>
      </w:divBdr>
    </w:div>
    <w:div w:id="1682312504">
      <w:bodyDiv w:val="1"/>
      <w:marLeft w:val="0"/>
      <w:marRight w:val="0"/>
      <w:marTop w:val="0"/>
      <w:marBottom w:val="0"/>
      <w:divBdr>
        <w:top w:val="none" w:sz="0" w:space="0" w:color="auto"/>
        <w:left w:val="none" w:sz="0" w:space="0" w:color="auto"/>
        <w:bottom w:val="none" w:sz="0" w:space="0" w:color="auto"/>
        <w:right w:val="none" w:sz="0" w:space="0" w:color="auto"/>
      </w:divBdr>
    </w:div>
    <w:div w:id="1682390571">
      <w:bodyDiv w:val="1"/>
      <w:marLeft w:val="0"/>
      <w:marRight w:val="0"/>
      <w:marTop w:val="0"/>
      <w:marBottom w:val="0"/>
      <w:divBdr>
        <w:top w:val="none" w:sz="0" w:space="0" w:color="auto"/>
        <w:left w:val="none" w:sz="0" w:space="0" w:color="auto"/>
        <w:bottom w:val="none" w:sz="0" w:space="0" w:color="auto"/>
        <w:right w:val="none" w:sz="0" w:space="0" w:color="auto"/>
      </w:divBdr>
    </w:div>
    <w:div w:id="1682586638">
      <w:bodyDiv w:val="1"/>
      <w:marLeft w:val="0"/>
      <w:marRight w:val="0"/>
      <w:marTop w:val="0"/>
      <w:marBottom w:val="0"/>
      <w:divBdr>
        <w:top w:val="none" w:sz="0" w:space="0" w:color="auto"/>
        <w:left w:val="none" w:sz="0" w:space="0" w:color="auto"/>
        <w:bottom w:val="none" w:sz="0" w:space="0" w:color="auto"/>
        <w:right w:val="none" w:sz="0" w:space="0" w:color="auto"/>
      </w:divBdr>
    </w:div>
    <w:div w:id="1682781205">
      <w:bodyDiv w:val="1"/>
      <w:marLeft w:val="0"/>
      <w:marRight w:val="0"/>
      <w:marTop w:val="0"/>
      <w:marBottom w:val="0"/>
      <w:divBdr>
        <w:top w:val="none" w:sz="0" w:space="0" w:color="auto"/>
        <w:left w:val="none" w:sz="0" w:space="0" w:color="auto"/>
        <w:bottom w:val="none" w:sz="0" w:space="0" w:color="auto"/>
        <w:right w:val="none" w:sz="0" w:space="0" w:color="auto"/>
      </w:divBdr>
    </w:div>
    <w:div w:id="1683048482">
      <w:bodyDiv w:val="1"/>
      <w:marLeft w:val="0"/>
      <w:marRight w:val="0"/>
      <w:marTop w:val="0"/>
      <w:marBottom w:val="0"/>
      <w:divBdr>
        <w:top w:val="none" w:sz="0" w:space="0" w:color="auto"/>
        <w:left w:val="none" w:sz="0" w:space="0" w:color="auto"/>
        <w:bottom w:val="none" w:sz="0" w:space="0" w:color="auto"/>
        <w:right w:val="none" w:sz="0" w:space="0" w:color="auto"/>
      </w:divBdr>
    </w:div>
    <w:div w:id="1683123891">
      <w:bodyDiv w:val="1"/>
      <w:marLeft w:val="0"/>
      <w:marRight w:val="0"/>
      <w:marTop w:val="0"/>
      <w:marBottom w:val="0"/>
      <w:divBdr>
        <w:top w:val="none" w:sz="0" w:space="0" w:color="auto"/>
        <w:left w:val="none" w:sz="0" w:space="0" w:color="auto"/>
        <w:bottom w:val="none" w:sz="0" w:space="0" w:color="auto"/>
        <w:right w:val="none" w:sz="0" w:space="0" w:color="auto"/>
      </w:divBdr>
    </w:div>
    <w:div w:id="1683360184">
      <w:bodyDiv w:val="1"/>
      <w:marLeft w:val="0"/>
      <w:marRight w:val="0"/>
      <w:marTop w:val="0"/>
      <w:marBottom w:val="0"/>
      <w:divBdr>
        <w:top w:val="none" w:sz="0" w:space="0" w:color="auto"/>
        <w:left w:val="none" w:sz="0" w:space="0" w:color="auto"/>
        <w:bottom w:val="none" w:sz="0" w:space="0" w:color="auto"/>
        <w:right w:val="none" w:sz="0" w:space="0" w:color="auto"/>
      </w:divBdr>
    </w:div>
    <w:div w:id="1683432460">
      <w:bodyDiv w:val="1"/>
      <w:marLeft w:val="0"/>
      <w:marRight w:val="0"/>
      <w:marTop w:val="0"/>
      <w:marBottom w:val="0"/>
      <w:divBdr>
        <w:top w:val="none" w:sz="0" w:space="0" w:color="auto"/>
        <w:left w:val="none" w:sz="0" w:space="0" w:color="auto"/>
        <w:bottom w:val="none" w:sz="0" w:space="0" w:color="auto"/>
        <w:right w:val="none" w:sz="0" w:space="0" w:color="auto"/>
      </w:divBdr>
      <w:divsChild>
        <w:div w:id="670987044">
          <w:marLeft w:val="0"/>
          <w:marRight w:val="0"/>
          <w:marTop w:val="0"/>
          <w:marBottom w:val="0"/>
          <w:divBdr>
            <w:top w:val="none" w:sz="0" w:space="0" w:color="auto"/>
            <w:left w:val="none" w:sz="0" w:space="0" w:color="auto"/>
            <w:bottom w:val="none" w:sz="0" w:space="0" w:color="auto"/>
            <w:right w:val="none" w:sz="0" w:space="0" w:color="auto"/>
          </w:divBdr>
          <w:divsChild>
            <w:div w:id="460415447">
              <w:marLeft w:val="0"/>
              <w:marRight w:val="0"/>
              <w:marTop w:val="0"/>
              <w:marBottom w:val="0"/>
              <w:divBdr>
                <w:top w:val="none" w:sz="0" w:space="0" w:color="auto"/>
                <w:left w:val="none" w:sz="0" w:space="0" w:color="auto"/>
                <w:bottom w:val="none" w:sz="0" w:space="0" w:color="auto"/>
                <w:right w:val="none" w:sz="0" w:space="0" w:color="auto"/>
              </w:divBdr>
              <w:divsChild>
                <w:div w:id="1881167565">
                  <w:marLeft w:val="0"/>
                  <w:marRight w:val="0"/>
                  <w:marTop w:val="0"/>
                  <w:marBottom w:val="0"/>
                  <w:divBdr>
                    <w:top w:val="none" w:sz="0" w:space="0" w:color="auto"/>
                    <w:left w:val="none" w:sz="0" w:space="0" w:color="auto"/>
                    <w:bottom w:val="none" w:sz="0" w:space="0" w:color="auto"/>
                    <w:right w:val="none" w:sz="0" w:space="0" w:color="auto"/>
                  </w:divBdr>
                </w:div>
              </w:divsChild>
            </w:div>
            <w:div w:id="518355374">
              <w:marLeft w:val="0"/>
              <w:marRight w:val="0"/>
              <w:marTop w:val="0"/>
              <w:marBottom w:val="0"/>
              <w:divBdr>
                <w:top w:val="none" w:sz="0" w:space="0" w:color="auto"/>
                <w:left w:val="none" w:sz="0" w:space="0" w:color="auto"/>
                <w:bottom w:val="none" w:sz="0" w:space="0" w:color="auto"/>
                <w:right w:val="none" w:sz="0" w:space="0" w:color="auto"/>
              </w:divBdr>
              <w:divsChild>
                <w:div w:id="510609040">
                  <w:marLeft w:val="0"/>
                  <w:marRight w:val="0"/>
                  <w:marTop w:val="0"/>
                  <w:marBottom w:val="0"/>
                  <w:divBdr>
                    <w:top w:val="none" w:sz="0" w:space="0" w:color="auto"/>
                    <w:left w:val="none" w:sz="0" w:space="0" w:color="auto"/>
                    <w:bottom w:val="none" w:sz="0" w:space="0" w:color="auto"/>
                    <w:right w:val="none" w:sz="0" w:space="0" w:color="auto"/>
                  </w:divBdr>
                  <w:divsChild>
                    <w:div w:id="158734949">
                      <w:marLeft w:val="0"/>
                      <w:marRight w:val="0"/>
                      <w:marTop w:val="0"/>
                      <w:marBottom w:val="0"/>
                      <w:divBdr>
                        <w:top w:val="none" w:sz="0" w:space="0" w:color="auto"/>
                        <w:left w:val="none" w:sz="0" w:space="0" w:color="auto"/>
                        <w:bottom w:val="none" w:sz="0" w:space="0" w:color="auto"/>
                        <w:right w:val="none" w:sz="0" w:space="0" w:color="auto"/>
                      </w:divBdr>
                      <w:divsChild>
                        <w:div w:id="431628893">
                          <w:marLeft w:val="0"/>
                          <w:marRight w:val="0"/>
                          <w:marTop w:val="0"/>
                          <w:marBottom w:val="0"/>
                          <w:divBdr>
                            <w:top w:val="none" w:sz="0" w:space="0" w:color="auto"/>
                            <w:left w:val="none" w:sz="0" w:space="0" w:color="auto"/>
                            <w:bottom w:val="none" w:sz="0" w:space="0" w:color="auto"/>
                            <w:right w:val="none" w:sz="0" w:space="0" w:color="auto"/>
                          </w:divBdr>
                          <w:divsChild>
                            <w:div w:id="1048803944">
                              <w:marLeft w:val="0"/>
                              <w:marRight w:val="0"/>
                              <w:marTop w:val="0"/>
                              <w:marBottom w:val="0"/>
                              <w:divBdr>
                                <w:top w:val="none" w:sz="0" w:space="0" w:color="auto"/>
                                <w:left w:val="none" w:sz="0" w:space="0" w:color="auto"/>
                                <w:bottom w:val="none" w:sz="0" w:space="0" w:color="auto"/>
                                <w:right w:val="none" w:sz="0" w:space="0" w:color="auto"/>
                              </w:divBdr>
                            </w:div>
                          </w:divsChild>
                        </w:div>
                        <w:div w:id="142537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785236">
              <w:blockQuote w:val="1"/>
              <w:marLeft w:val="720"/>
              <w:marRight w:val="720"/>
              <w:marTop w:val="100"/>
              <w:marBottom w:val="100"/>
              <w:divBdr>
                <w:top w:val="none" w:sz="0" w:space="0" w:color="auto"/>
                <w:left w:val="none" w:sz="0" w:space="0" w:color="auto"/>
                <w:bottom w:val="none" w:sz="0" w:space="0" w:color="auto"/>
                <w:right w:val="none" w:sz="0" w:space="0" w:color="auto"/>
              </w:divBdr>
            </w:div>
            <w:div w:id="759371231">
              <w:marLeft w:val="0"/>
              <w:marRight w:val="0"/>
              <w:marTop w:val="0"/>
              <w:marBottom w:val="0"/>
              <w:divBdr>
                <w:top w:val="none" w:sz="0" w:space="0" w:color="auto"/>
                <w:left w:val="none" w:sz="0" w:space="0" w:color="auto"/>
                <w:bottom w:val="none" w:sz="0" w:space="0" w:color="auto"/>
                <w:right w:val="none" w:sz="0" w:space="0" w:color="auto"/>
              </w:divBdr>
              <w:divsChild>
                <w:div w:id="1305545153">
                  <w:marLeft w:val="0"/>
                  <w:marRight w:val="0"/>
                  <w:marTop w:val="0"/>
                  <w:marBottom w:val="0"/>
                  <w:divBdr>
                    <w:top w:val="none" w:sz="0" w:space="0" w:color="auto"/>
                    <w:left w:val="none" w:sz="0" w:space="0" w:color="auto"/>
                    <w:bottom w:val="none" w:sz="0" w:space="0" w:color="auto"/>
                    <w:right w:val="none" w:sz="0" w:space="0" w:color="auto"/>
                  </w:divBdr>
                </w:div>
              </w:divsChild>
            </w:div>
            <w:div w:id="1046754216">
              <w:marLeft w:val="0"/>
              <w:marRight w:val="0"/>
              <w:marTop w:val="0"/>
              <w:marBottom w:val="0"/>
              <w:divBdr>
                <w:top w:val="none" w:sz="0" w:space="0" w:color="auto"/>
                <w:left w:val="none" w:sz="0" w:space="0" w:color="auto"/>
                <w:bottom w:val="none" w:sz="0" w:space="0" w:color="auto"/>
                <w:right w:val="none" w:sz="0" w:space="0" w:color="auto"/>
              </w:divBdr>
              <w:divsChild>
                <w:div w:id="1082023527">
                  <w:marLeft w:val="0"/>
                  <w:marRight w:val="0"/>
                  <w:marTop w:val="0"/>
                  <w:marBottom w:val="0"/>
                  <w:divBdr>
                    <w:top w:val="none" w:sz="0" w:space="0" w:color="auto"/>
                    <w:left w:val="none" w:sz="0" w:space="0" w:color="auto"/>
                    <w:bottom w:val="none" w:sz="0" w:space="0" w:color="auto"/>
                    <w:right w:val="none" w:sz="0" w:space="0" w:color="auto"/>
                  </w:divBdr>
                </w:div>
              </w:divsChild>
            </w:div>
            <w:div w:id="1377463898">
              <w:marLeft w:val="0"/>
              <w:marRight w:val="0"/>
              <w:marTop w:val="0"/>
              <w:marBottom w:val="0"/>
              <w:divBdr>
                <w:top w:val="none" w:sz="0" w:space="0" w:color="auto"/>
                <w:left w:val="none" w:sz="0" w:space="0" w:color="auto"/>
                <w:bottom w:val="none" w:sz="0" w:space="0" w:color="auto"/>
                <w:right w:val="none" w:sz="0" w:space="0" w:color="auto"/>
              </w:divBdr>
              <w:divsChild>
                <w:div w:id="623462751">
                  <w:marLeft w:val="0"/>
                  <w:marRight w:val="0"/>
                  <w:marTop w:val="0"/>
                  <w:marBottom w:val="0"/>
                  <w:divBdr>
                    <w:top w:val="none" w:sz="0" w:space="0" w:color="auto"/>
                    <w:left w:val="none" w:sz="0" w:space="0" w:color="auto"/>
                    <w:bottom w:val="none" w:sz="0" w:space="0" w:color="auto"/>
                    <w:right w:val="none" w:sz="0" w:space="0" w:color="auto"/>
                  </w:divBdr>
                </w:div>
              </w:divsChild>
            </w:div>
            <w:div w:id="1429689807">
              <w:marLeft w:val="0"/>
              <w:marRight w:val="0"/>
              <w:marTop w:val="0"/>
              <w:marBottom w:val="0"/>
              <w:divBdr>
                <w:top w:val="none" w:sz="0" w:space="0" w:color="auto"/>
                <w:left w:val="none" w:sz="0" w:space="0" w:color="auto"/>
                <w:bottom w:val="none" w:sz="0" w:space="0" w:color="auto"/>
                <w:right w:val="none" w:sz="0" w:space="0" w:color="auto"/>
              </w:divBdr>
              <w:divsChild>
                <w:div w:id="23829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510213">
      <w:bodyDiv w:val="1"/>
      <w:marLeft w:val="0"/>
      <w:marRight w:val="0"/>
      <w:marTop w:val="0"/>
      <w:marBottom w:val="0"/>
      <w:divBdr>
        <w:top w:val="none" w:sz="0" w:space="0" w:color="auto"/>
        <w:left w:val="none" w:sz="0" w:space="0" w:color="auto"/>
        <w:bottom w:val="none" w:sz="0" w:space="0" w:color="auto"/>
        <w:right w:val="none" w:sz="0" w:space="0" w:color="auto"/>
      </w:divBdr>
    </w:div>
    <w:div w:id="1684237656">
      <w:bodyDiv w:val="1"/>
      <w:marLeft w:val="0"/>
      <w:marRight w:val="0"/>
      <w:marTop w:val="0"/>
      <w:marBottom w:val="0"/>
      <w:divBdr>
        <w:top w:val="none" w:sz="0" w:space="0" w:color="auto"/>
        <w:left w:val="none" w:sz="0" w:space="0" w:color="auto"/>
        <w:bottom w:val="none" w:sz="0" w:space="0" w:color="auto"/>
        <w:right w:val="none" w:sz="0" w:space="0" w:color="auto"/>
      </w:divBdr>
    </w:div>
    <w:div w:id="1684551958">
      <w:bodyDiv w:val="1"/>
      <w:marLeft w:val="0"/>
      <w:marRight w:val="0"/>
      <w:marTop w:val="0"/>
      <w:marBottom w:val="0"/>
      <w:divBdr>
        <w:top w:val="none" w:sz="0" w:space="0" w:color="auto"/>
        <w:left w:val="none" w:sz="0" w:space="0" w:color="auto"/>
        <w:bottom w:val="none" w:sz="0" w:space="0" w:color="auto"/>
        <w:right w:val="none" w:sz="0" w:space="0" w:color="auto"/>
      </w:divBdr>
    </w:div>
    <w:div w:id="1685089074">
      <w:bodyDiv w:val="1"/>
      <w:marLeft w:val="0"/>
      <w:marRight w:val="0"/>
      <w:marTop w:val="0"/>
      <w:marBottom w:val="0"/>
      <w:divBdr>
        <w:top w:val="none" w:sz="0" w:space="0" w:color="auto"/>
        <w:left w:val="none" w:sz="0" w:space="0" w:color="auto"/>
        <w:bottom w:val="none" w:sz="0" w:space="0" w:color="auto"/>
        <w:right w:val="none" w:sz="0" w:space="0" w:color="auto"/>
      </w:divBdr>
    </w:div>
    <w:div w:id="1685669114">
      <w:bodyDiv w:val="1"/>
      <w:marLeft w:val="0"/>
      <w:marRight w:val="0"/>
      <w:marTop w:val="0"/>
      <w:marBottom w:val="0"/>
      <w:divBdr>
        <w:top w:val="none" w:sz="0" w:space="0" w:color="auto"/>
        <w:left w:val="none" w:sz="0" w:space="0" w:color="auto"/>
        <w:bottom w:val="none" w:sz="0" w:space="0" w:color="auto"/>
        <w:right w:val="none" w:sz="0" w:space="0" w:color="auto"/>
      </w:divBdr>
    </w:div>
    <w:div w:id="1685672615">
      <w:bodyDiv w:val="1"/>
      <w:marLeft w:val="0"/>
      <w:marRight w:val="0"/>
      <w:marTop w:val="0"/>
      <w:marBottom w:val="0"/>
      <w:divBdr>
        <w:top w:val="none" w:sz="0" w:space="0" w:color="auto"/>
        <w:left w:val="none" w:sz="0" w:space="0" w:color="auto"/>
        <w:bottom w:val="none" w:sz="0" w:space="0" w:color="auto"/>
        <w:right w:val="none" w:sz="0" w:space="0" w:color="auto"/>
      </w:divBdr>
    </w:div>
    <w:div w:id="1685744621">
      <w:bodyDiv w:val="1"/>
      <w:marLeft w:val="0"/>
      <w:marRight w:val="0"/>
      <w:marTop w:val="0"/>
      <w:marBottom w:val="0"/>
      <w:divBdr>
        <w:top w:val="none" w:sz="0" w:space="0" w:color="auto"/>
        <w:left w:val="none" w:sz="0" w:space="0" w:color="auto"/>
        <w:bottom w:val="none" w:sz="0" w:space="0" w:color="auto"/>
        <w:right w:val="none" w:sz="0" w:space="0" w:color="auto"/>
      </w:divBdr>
    </w:div>
    <w:div w:id="1686521653">
      <w:bodyDiv w:val="1"/>
      <w:marLeft w:val="0"/>
      <w:marRight w:val="0"/>
      <w:marTop w:val="0"/>
      <w:marBottom w:val="0"/>
      <w:divBdr>
        <w:top w:val="none" w:sz="0" w:space="0" w:color="auto"/>
        <w:left w:val="none" w:sz="0" w:space="0" w:color="auto"/>
        <w:bottom w:val="none" w:sz="0" w:space="0" w:color="auto"/>
        <w:right w:val="none" w:sz="0" w:space="0" w:color="auto"/>
      </w:divBdr>
    </w:div>
    <w:div w:id="1686783982">
      <w:bodyDiv w:val="1"/>
      <w:marLeft w:val="0"/>
      <w:marRight w:val="0"/>
      <w:marTop w:val="0"/>
      <w:marBottom w:val="0"/>
      <w:divBdr>
        <w:top w:val="none" w:sz="0" w:space="0" w:color="auto"/>
        <w:left w:val="none" w:sz="0" w:space="0" w:color="auto"/>
        <w:bottom w:val="none" w:sz="0" w:space="0" w:color="auto"/>
        <w:right w:val="none" w:sz="0" w:space="0" w:color="auto"/>
      </w:divBdr>
    </w:div>
    <w:div w:id="1686974421">
      <w:bodyDiv w:val="1"/>
      <w:marLeft w:val="0"/>
      <w:marRight w:val="0"/>
      <w:marTop w:val="0"/>
      <w:marBottom w:val="0"/>
      <w:divBdr>
        <w:top w:val="none" w:sz="0" w:space="0" w:color="auto"/>
        <w:left w:val="none" w:sz="0" w:space="0" w:color="auto"/>
        <w:bottom w:val="none" w:sz="0" w:space="0" w:color="auto"/>
        <w:right w:val="none" w:sz="0" w:space="0" w:color="auto"/>
      </w:divBdr>
    </w:div>
    <w:div w:id="1687125542">
      <w:bodyDiv w:val="1"/>
      <w:marLeft w:val="0"/>
      <w:marRight w:val="0"/>
      <w:marTop w:val="0"/>
      <w:marBottom w:val="0"/>
      <w:divBdr>
        <w:top w:val="none" w:sz="0" w:space="0" w:color="auto"/>
        <w:left w:val="none" w:sz="0" w:space="0" w:color="auto"/>
        <w:bottom w:val="none" w:sz="0" w:space="0" w:color="auto"/>
        <w:right w:val="none" w:sz="0" w:space="0" w:color="auto"/>
      </w:divBdr>
    </w:div>
    <w:div w:id="1687176311">
      <w:bodyDiv w:val="1"/>
      <w:marLeft w:val="0"/>
      <w:marRight w:val="0"/>
      <w:marTop w:val="0"/>
      <w:marBottom w:val="0"/>
      <w:divBdr>
        <w:top w:val="none" w:sz="0" w:space="0" w:color="auto"/>
        <w:left w:val="none" w:sz="0" w:space="0" w:color="auto"/>
        <w:bottom w:val="none" w:sz="0" w:space="0" w:color="auto"/>
        <w:right w:val="none" w:sz="0" w:space="0" w:color="auto"/>
      </w:divBdr>
    </w:div>
    <w:div w:id="1687974486">
      <w:bodyDiv w:val="1"/>
      <w:marLeft w:val="0"/>
      <w:marRight w:val="0"/>
      <w:marTop w:val="0"/>
      <w:marBottom w:val="0"/>
      <w:divBdr>
        <w:top w:val="none" w:sz="0" w:space="0" w:color="auto"/>
        <w:left w:val="none" w:sz="0" w:space="0" w:color="auto"/>
        <w:bottom w:val="none" w:sz="0" w:space="0" w:color="auto"/>
        <w:right w:val="none" w:sz="0" w:space="0" w:color="auto"/>
      </w:divBdr>
    </w:div>
    <w:div w:id="1688940494">
      <w:bodyDiv w:val="1"/>
      <w:marLeft w:val="0"/>
      <w:marRight w:val="0"/>
      <w:marTop w:val="0"/>
      <w:marBottom w:val="0"/>
      <w:divBdr>
        <w:top w:val="none" w:sz="0" w:space="0" w:color="auto"/>
        <w:left w:val="none" w:sz="0" w:space="0" w:color="auto"/>
        <w:bottom w:val="none" w:sz="0" w:space="0" w:color="auto"/>
        <w:right w:val="none" w:sz="0" w:space="0" w:color="auto"/>
      </w:divBdr>
    </w:div>
    <w:div w:id="1689481223">
      <w:bodyDiv w:val="1"/>
      <w:marLeft w:val="0"/>
      <w:marRight w:val="0"/>
      <w:marTop w:val="0"/>
      <w:marBottom w:val="0"/>
      <w:divBdr>
        <w:top w:val="none" w:sz="0" w:space="0" w:color="auto"/>
        <w:left w:val="none" w:sz="0" w:space="0" w:color="auto"/>
        <w:bottom w:val="none" w:sz="0" w:space="0" w:color="auto"/>
        <w:right w:val="none" w:sz="0" w:space="0" w:color="auto"/>
      </w:divBdr>
    </w:div>
    <w:div w:id="1689870221">
      <w:bodyDiv w:val="1"/>
      <w:marLeft w:val="0"/>
      <w:marRight w:val="0"/>
      <w:marTop w:val="0"/>
      <w:marBottom w:val="0"/>
      <w:divBdr>
        <w:top w:val="none" w:sz="0" w:space="0" w:color="auto"/>
        <w:left w:val="none" w:sz="0" w:space="0" w:color="auto"/>
        <w:bottom w:val="none" w:sz="0" w:space="0" w:color="auto"/>
        <w:right w:val="none" w:sz="0" w:space="0" w:color="auto"/>
      </w:divBdr>
    </w:div>
    <w:div w:id="1689914325">
      <w:bodyDiv w:val="1"/>
      <w:marLeft w:val="0"/>
      <w:marRight w:val="0"/>
      <w:marTop w:val="0"/>
      <w:marBottom w:val="0"/>
      <w:divBdr>
        <w:top w:val="none" w:sz="0" w:space="0" w:color="auto"/>
        <w:left w:val="none" w:sz="0" w:space="0" w:color="auto"/>
        <w:bottom w:val="none" w:sz="0" w:space="0" w:color="auto"/>
        <w:right w:val="none" w:sz="0" w:space="0" w:color="auto"/>
      </w:divBdr>
    </w:div>
    <w:div w:id="1690184651">
      <w:bodyDiv w:val="1"/>
      <w:marLeft w:val="0"/>
      <w:marRight w:val="0"/>
      <w:marTop w:val="0"/>
      <w:marBottom w:val="0"/>
      <w:divBdr>
        <w:top w:val="none" w:sz="0" w:space="0" w:color="auto"/>
        <w:left w:val="none" w:sz="0" w:space="0" w:color="auto"/>
        <w:bottom w:val="none" w:sz="0" w:space="0" w:color="auto"/>
        <w:right w:val="none" w:sz="0" w:space="0" w:color="auto"/>
      </w:divBdr>
    </w:div>
    <w:div w:id="1690257849">
      <w:bodyDiv w:val="1"/>
      <w:marLeft w:val="0"/>
      <w:marRight w:val="0"/>
      <w:marTop w:val="0"/>
      <w:marBottom w:val="0"/>
      <w:divBdr>
        <w:top w:val="none" w:sz="0" w:space="0" w:color="auto"/>
        <w:left w:val="none" w:sz="0" w:space="0" w:color="auto"/>
        <w:bottom w:val="none" w:sz="0" w:space="0" w:color="auto"/>
        <w:right w:val="none" w:sz="0" w:space="0" w:color="auto"/>
      </w:divBdr>
    </w:div>
    <w:div w:id="1690373332">
      <w:bodyDiv w:val="1"/>
      <w:marLeft w:val="0"/>
      <w:marRight w:val="0"/>
      <w:marTop w:val="0"/>
      <w:marBottom w:val="0"/>
      <w:divBdr>
        <w:top w:val="none" w:sz="0" w:space="0" w:color="auto"/>
        <w:left w:val="none" w:sz="0" w:space="0" w:color="auto"/>
        <w:bottom w:val="none" w:sz="0" w:space="0" w:color="auto"/>
        <w:right w:val="none" w:sz="0" w:space="0" w:color="auto"/>
      </w:divBdr>
    </w:div>
    <w:div w:id="1690376071">
      <w:bodyDiv w:val="1"/>
      <w:marLeft w:val="0"/>
      <w:marRight w:val="0"/>
      <w:marTop w:val="0"/>
      <w:marBottom w:val="0"/>
      <w:divBdr>
        <w:top w:val="none" w:sz="0" w:space="0" w:color="auto"/>
        <w:left w:val="none" w:sz="0" w:space="0" w:color="auto"/>
        <w:bottom w:val="none" w:sz="0" w:space="0" w:color="auto"/>
        <w:right w:val="none" w:sz="0" w:space="0" w:color="auto"/>
      </w:divBdr>
    </w:div>
    <w:div w:id="1691250787">
      <w:bodyDiv w:val="1"/>
      <w:marLeft w:val="0"/>
      <w:marRight w:val="0"/>
      <w:marTop w:val="0"/>
      <w:marBottom w:val="0"/>
      <w:divBdr>
        <w:top w:val="none" w:sz="0" w:space="0" w:color="auto"/>
        <w:left w:val="none" w:sz="0" w:space="0" w:color="auto"/>
        <w:bottom w:val="none" w:sz="0" w:space="0" w:color="auto"/>
        <w:right w:val="none" w:sz="0" w:space="0" w:color="auto"/>
      </w:divBdr>
    </w:div>
    <w:div w:id="1691836089">
      <w:bodyDiv w:val="1"/>
      <w:marLeft w:val="0"/>
      <w:marRight w:val="0"/>
      <w:marTop w:val="0"/>
      <w:marBottom w:val="0"/>
      <w:divBdr>
        <w:top w:val="none" w:sz="0" w:space="0" w:color="auto"/>
        <w:left w:val="none" w:sz="0" w:space="0" w:color="auto"/>
        <w:bottom w:val="none" w:sz="0" w:space="0" w:color="auto"/>
        <w:right w:val="none" w:sz="0" w:space="0" w:color="auto"/>
      </w:divBdr>
    </w:div>
    <w:div w:id="1691908273">
      <w:bodyDiv w:val="1"/>
      <w:marLeft w:val="0"/>
      <w:marRight w:val="0"/>
      <w:marTop w:val="0"/>
      <w:marBottom w:val="0"/>
      <w:divBdr>
        <w:top w:val="none" w:sz="0" w:space="0" w:color="auto"/>
        <w:left w:val="none" w:sz="0" w:space="0" w:color="auto"/>
        <w:bottom w:val="none" w:sz="0" w:space="0" w:color="auto"/>
        <w:right w:val="none" w:sz="0" w:space="0" w:color="auto"/>
      </w:divBdr>
    </w:div>
    <w:div w:id="1691957145">
      <w:bodyDiv w:val="1"/>
      <w:marLeft w:val="0"/>
      <w:marRight w:val="0"/>
      <w:marTop w:val="0"/>
      <w:marBottom w:val="0"/>
      <w:divBdr>
        <w:top w:val="none" w:sz="0" w:space="0" w:color="auto"/>
        <w:left w:val="none" w:sz="0" w:space="0" w:color="auto"/>
        <w:bottom w:val="none" w:sz="0" w:space="0" w:color="auto"/>
        <w:right w:val="none" w:sz="0" w:space="0" w:color="auto"/>
      </w:divBdr>
    </w:div>
    <w:div w:id="1693529804">
      <w:bodyDiv w:val="1"/>
      <w:marLeft w:val="0"/>
      <w:marRight w:val="0"/>
      <w:marTop w:val="0"/>
      <w:marBottom w:val="0"/>
      <w:divBdr>
        <w:top w:val="none" w:sz="0" w:space="0" w:color="auto"/>
        <w:left w:val="none" w:sz="0" w:space="0" w:color="auto"/>
        <w:bottom w:val="none" w:sz="0" w:space="0" w:color="auto"/>
        <w:right w:val="none" w:sz="0" w:space="0" w:color="auto"/>
      </w:divBdr>
    </w:div>
    <w:div w:id="1693609671">
      <w:bodyDiv w:val="1"/>
      <w:marLeft w:val="0"/>
      <w:marRight w:val="0"/>
      <w:marTop w:val="0"/>
      <w:marBottom w:val="0"/>
      <w:divBdr>
        <w:top w:val="none" w:sz="0" w:space="0" w:color="auto"/>
        <w:left w:val="none" w:sz="0" w:space="0" w:color="auto"/>
        <w:bottom w:val="none" w:sz="0" w:space="0" w:color="auto"/>
        <w:right w:val="none" w:sz="0" w:space="0" w:color="auto"/>
      </w:divBdr>
    </w:div>
    <w:div w:id="1693997696">
      <w:bodyDiv w:val="1"/>
      <w:marLeft w:val="0"/>
      <w:marRight w:val="0"/>
      <w:marTop w:val="0"/>
      <w:marBottom w:val="0"/>
      <w:divBdr>
        <w:top w:val="none" w:sz="0" w:space="0" w:color="auto"/>
        <w:left w:val="none" w:sz="0" w:space="0" w:color="auto"/>
        <w:bottom w:val="none" w:sz="0" w:space="0" w:color="auto"/>
        <w:right w:val="none" w:sz="0" w:space="0" w:color="auto"/>
      </w:divBdr>
    </w:div>
    <w:div w:id="1694110952">
      <w:bodyDiv w:val="1"/>
      <w:marLeft w:val="0"/>
      <w:marRight w:val="0"/>
      <w:marTop w:val="0"/>
      <w:marBottom w:val="0"/>
      <w:divBdr>
        <w:top w:val="none" w:sz="0" w:space="0" w:color="auto"/>
        <w:left w:val="none" w:sz="0" w:space="0" w:color="auto"/>
        <w:bottom w:val="none" w:sz="0" w:space="0" w:color="auto"/>
        <w:right w:val="none" w:sz="0" w:space="0" w:color="auto"/>
      </w:divBdr>
    </w:div>
    <w:div w:id="1694263980">
      <w:bodyDiv w:val="1"/>
      <w:marLeft w:val="0"/>
      <w:marRight w:val="0"/>
      <w:marTop w:val="0"/>
      <w:marBottom w:val="0"/>
      <w:divBdr>
        <w:top w:val="none" w:sz="0" w:space="0" w:color="auto"/>
        <w:left w:val="none" w:sz="0" w:space="0" w:color="auto"/>
        <w:bottom w:val="none" w:sz="0" w:space="0" w:color="auto"/>
        <w:right w:val="none" w:sz="0" w:space="0" w:color="auto"/>
      </w:divBdr>
    </w:div>
    <w:div w:id="1694531518">
      <w:bodyDiv w:val="1"/>
      <w:marLeft w:val="0"/>
      <w:marRight w:val="0"/>
      <w:marTop w:val="0"/>
      <w:marBottom w:val="0"/>
      <w:divBdr>
        <w:top w:val="none" w:sz="0" w:space="0" w:color="auto"/>
        <w:left w:val="none" w:sz="0" w:space="0" w:color="auto"/>
        <w:bottom w:val="none" w:sz="0" w:space="0" w:color="auto"/>
        <w:right w:val="none" w:sz="0" w:space="0" w:color="auto"/>
      </w:divBdr>
    </w:div>
    <w:div w:id="1694571623">
      <w:bodyDiv w:val="1"/>
      <w:marLeft w:val="0"/>
      <w:marRight w:val="0"/>
      <w:marTop w:val="0"/>
      <w:marBottom w:val="0"/>
      <w:divBdr>
        <w:top w:val="none" w:sz="0" w:space="0" w:color="auto"/>
        <w:left w:val="none" w:sz="0" w:space="0" w:color="auto"/>
        <w:bottom w:val="none" w:sz="0" w:space="0" w:color="auto"/>
        <w:right w:val="none" w:sz="0" w:space="0" w:color="auto"/>
      </w:divBdr>
    </w:div>
    <w:div w:id="1694651501">
      <w:bodyDiv w:val="1"/>
      <w:marLeft w:val="0"/>
      <w:marRight w:val="0"/>
      <w:marTop w:val="0"/>
      <w:marBottom w:val="0"/>
      <w:divBdr>
        <w:top w:val="none" w:sz="0" w:space="0" w:color="auto"/>
        <w:left w:val="none" w:sz="0" w:space="0" w:color="auto"/>
        <w:bottom w:val="none" w:sz="0" w:space="0" w:color="auto"/>
        <w:right w:val="none" w:sz="0" w:space="0" w:color="auto"/>
      </w:divBdr>
    </w:div>
    <w:div w:id="1694916117">
      <w:bodyDiv w:val="1"/>
      <w:marLeft w:val="0"/>
      <w:marRight w:val="0"/>
      <w:marTop w:val="0"/>
      <w:marBottom w:val="0"/>
      <w:divBdr>
        <w:top w:val="none" w:sz="0" w:space="0" w:color="auto"/>
        <w:left w:val="none" w:sz="0" w:space="0" w:color="auto"/>
        <w:bottom w:val="none" w:sz="0" w:space="0" w:color="auto"/>
        <w:right w:val="none" w:sz="0" w:space="0" w:color="auto"/>
      </w:divBdr>
    </w:div>
    <w:div w:id="1695031389">
      <w:bodyDiv w:val="1"/>
      <w:marLeft w:val="0"/>
      <w:marRight w:val="0"/>
      <w:marTop w:val="0"/>
      <w:marBottom w:val="0"/>
      <w:divBdr>
        <w:top w:val="none" w:sz="0" w:space="0" w:color="auto"/>
        <w:left w:val="none" w:sz="0" w:space="0" w:color="auto"/>
        <w:bottom w:val="none" w:sz="0" w:space="0" w:color="auto"/>
        <w:right w:val="none" w:sz="0" w:space="0" w:color="auto"/>
      </w:divBdr>
    </w:div>
    <w:div w:id="1695615868">
      <w:bodyDiv w:val="1"/>
      <w:marLeft w:val="0"/>
      <w:marRight w:val="0"/>
      <w:marTop w:val="0"/>
      <w:marBottom w:val="0"/>
      <w:divBdr>
        <w:top w:val="none" w:sz="0" w:space="0" w:color="auto"/>
        <w:left w:val="none" w:sz="0" w:space="0" w:color="auto"/>
        <w:bottom w:val="none" w:sz="0" w:space="0" w:color="auto"/>
        <w:right w:val="none" w:sz="0" w:space="0" w:color="auto"/>
      </w:divBdr>
    </w:div>
    <w:div w:id="1696618059">
      <w:bodyDiv w:val="1"/>
      <w:marLeft w:val="0"/>
      <w:marRight w:val="0"/>
      <w:marTop w:val="0"/>
      <w:marBottom w:val="0"/>
      <w:divBdr>
        <w:top w:val="none" w:sz="0" w:space="0" w:color="auto"/>
        <w:left w:val="none" w:sz="0" w:space="0" w:color="auto"/>
        <w:bottom w:val="none" w:sz="0" w:space="0" w:color="auto"/>
        <w:right w:val="none" w:sz="0" w:space="0" w:color="auto"/>
      </w:divBdr>
    </w:div>
    <w:div w:id="1696689187">
      <w:bodyDiv w:val="1"/>
      <w:marLeft w:val="0"/>
      <w:marRight w:val="0"/>
      <w:marTop w:val="0"/>
      <w:marBottom w:val="0"/>
      <w:divBdr>
        <w:top w:val="none" w:sz="0" w:space="0" w:color="auto"/>
        <w:left w:val="none" w:sz="0" w:space="0" w:color="auto"/>
        <w:bottom w:val="none" w:sz="0" w:space="0" w:color="auto"/>
        <w:right w:val="none" w:sz="0" w:space="0" w:color="auto"/>
      </w:divBdr>
    </w:div>
    <w:div w:id="1696805628">
      <w:bodyDiv w:val="1"/>
      <w:marLeft w:val="0"/>
      <w:marRight w:val="0"/>
      <w:marTop w:val="0"/>
      <w:marBottom w:val="0"/>
      <w:divBdr>
        <w:top w:val="none" w:sz="0" w:space="0" w:color="auto"/>
        <w:left w:val="none" w:sz="0" w:space="0" w:color="auto"/>
        <w:bottom w:val="none" w:sz="0" w:space="0" w:color="auto"/>
        <w:right w:val="none" w:sz="0" w:space="0" w:color="auto"/>
      </w:divBdr>
    </w:div>
    <w:div w:id="1697467186">
      <w:bodyDiv w:val="1"/>
      <w:marLeft w:val="0"/>
      <w:marRight w:val="0"/>
      <w:marTop w:val="0"/>
      <w:marBottom w:val="0"/>
      <w:divBdr>
        <w:top w:val="none" w:sz="0" w:space="0" w:color="auto"/>
        <w:left w:val="none" w:sz="0" w:space="0" w:color="auto"/>
        <w:bottom w:val="none" w:sz="0" w:space="0" w:color="auto"/>
        <w:right w:val="none" w:sz="0" w:space="0" w:color="auto"/>
      </w:divBdr>
    </w:div>
    <w:div w:id="1697731607">
      <w:bodyDiv w:val="1"/>
      <w:marLeft w:val="0"/>
      <w:marRight w:val="0"/>
      <w:marTop w:val="0"/>
      <w:marBottom w:val="0"/>
      <w:divBdr>
        <w:top w:val="none" w:sz="0" w:space="0" w:color="auto"/>
        <w:left w:val="none" w:sz="0" w:space="0" w:color="auto"/>
        <w:bottom w:val="none" w:sz="0" w:space="0" w:color="auto"/>
        <w:right w:val="none" w:sz="0" w:space="0" w:color="auto"/>
      </w:divBdr>
    </w:div>
    <w:div w:id="1697776506">
      <w:bodyDiv w:val="1"/>
      <w:marLeft w:val="0"/>
      <w:marRight w:val="0"/>
      <w:marTop w:val="0"/>
      <w:marBottom w:val="0"/>
      <w:divBdr>
        <w:top w:val="none" w:sz="0" w:space="0" w:color="auto"/>
        <w:left w:val="none" w:sz="0" w:space="0" w:color="auto"/>
        <w:bottom w:val="none" w:sz="0" w:space="0" w:color="auto"/>
        <w:right w:val="none" w:sz="0" w:space="0" w:color="auto"/>
      </w:divBdr>
    </w:div>
    <w:div w:id="1697926099">
      <w:bodyDiv w:val="1"/>
      <w:marLeft w:val="0"/>
      <w:marRight w:val="0"/>
      <w:marTop w:val="0"/>
      <w:marBottom w:val="0"/>
      <w:divBdr>
        <w:top w:val="none" w:sz="0" w:space="0" w:color="auto"/>
        <w:left w:val="none" w:sz="0" w:space="0" w:color="auto"/>
        <w:bottom w:val="none" w:sz="0" w:space="0" w:color="auto"/>
        <w:right w:val="none" w:sz="0" w:space="0" w:color="auto"/>
      </w:divBdr>
    </w:div>
    <w:div w:id="1698778405">
      <w:bodyDiv w:val="1"/>
      <w:marLeft w:val="0"/>
      <w:marRight w:val="0"/>
      <w:marTop w:val="0"/>
      <w:marBottom w:val="0"/>
      <w:divBdr>
        <w:top w:val="none" w:sz="0" w:space="0" w:color="auto"/>
        <w:left w:val="none" w:sz="0" w:space="0" w:color="auto"/>
        <w:bottom w:val="none" w:sz="0" w:space="0" w:color="auto"/>
        <w:right w:val="none" w:sz="0" w:space="0" w:color="auto"/>
      </w:divBdr>
    </w:div>
    <w:div w:id="1699165176">
      <w:bodyDiv w:val="1"/>
      <w:marLeft w:val="0"/>
      <w:marRight w:val="0"/>
      <w:marTop w:val="0"/>
      <w:marBottom w:val="0"/>
      <w:divBdr>
        <w:top w:val="none" w:sz="0" w:space="0" w:color="auto"/>
        <w:left w:val="none" w:sz="0" w:space="0" w:color="auto"/>
        <w:bottom w:val="none" w:sz="0" w:space="0" w:color="auto"/>
        <w:right w:val="none" w:sz="0" w:space="0" w:color="auto"/>
      </w:divBdr>
    </w:div>
    <w:div w:id="1699813593">
      <w:bodyDiv w:val="1"/>
      <w:marLeft w:val="0"/>
      <w:marRight w:val="0"/>
      <w:marTop w:val="0"/>
      <w:marBottom w:val="0"/>
      <w:divBdr>
        <w:top w:val="none" w:sz="0" w:space="0" w:color="auto"/>
        <w:left w:val="none" w:sz="0" w:space="0" w:color="auto"/>
        <w:bottom w:val="none" w:sz="0" w:space="0" w:color="auto"/>
        <w:right w:val="none" w:sz="0" w:space="0" w:color="auto"/>
      </w:divBdr>
    </w:div>
    <w:div w:id="1700281471">
      <w:bodyDiv w:val="1"/>
      <w:marLeft w:val="0"/>
      <w:marRight w:val="0"/>
      <w:marTop w:val="0"/>
      <w:marBottom w:val="0"/>
      <w:divBdr>
        <w:top w:val="none" w:sz="0" w:space="0" w:color="auto"/>
        <w:left w:val="none" w:sz="0" w:space="0" w:color="auto"/>
        <w:bottom w:val="none" w:sz="0" w:space="0" w:color="auto"/>
        <w:right w:val="none" w:sz="0" w:space="0" w:color="auto"/>
      </w:divBdr>
    </w:div>
    <w:div w:id="1701275292">
      <w:bodyDiv w:val="1"/>
      <w:marLeft w:val="0"/>
      <w:marRight w:val="0"/>
      <w:marTop w:val="0"/>
      <w:marBottom w:val="0"/>
      <w:divBdr>
        <w:top w:val="none" w:sz="0" w:space="0" w:color="auto"/>
        <w:left w:val="none" w:sz="0" w:space="0" w:color="auto"/>
        <w:bottom w:val="none" w:sz="0" w:space="0" w:color="auto"/>
        <w:right w:val="none" w:sz="0" w:space="0" w:color="auto"/>
      </w:divBdr>
    </w:div>
    <w:div w:id="1702391980">
      <w:bodyDiv w:val="1"/>
      <w:marLeft w:val="0"/>
      <w:marRight w:val="0"/>
      <w:marTop w:val="0"/>
      <w:marBottom w:val="0"/>
      <w:divBdr>
        <w:top w:val="none" w:sz="0" w:space="0" w:color="auto"/>
        <w:left w:val="none" w:sz="0" w:space="0" w:color="auto"/>
        <w:bottom w:val="none" w:sz="0" w:space="0" w:color="auto"/>
        <w:right w:val="none" w:sz="0" w:space="0" w:color="auto"/>
      </w:divBdr>
    </w:div>
    <w:div w:id="1703168117">
      <w:bodyDiv w:val="1"/>
      <w:marLeft w:val="0"/>
      <w:marRight w:val="0"/>
      <w:marTop w:val="0"/>
      <w:marBottom w:val="0"/>
      <w:divBdr>
        <w:top w:val="none" w:sz="0" w:space="0" w:color="auto"/>
        <w:left w:val="none" w:sz="0" w:space="0" w:color="auto"/>
        <w:bottom w:val="none" w:sz="0" w:space="0" w:color="auto"/>
        <w:right w:val="none" w:sz="0" w:space="0" w:color="auto"/>
      </w:divBdr>
    </w:div>
    <w:div w:id="1703240155">
      <w:bodyDiv w:val="1"/>
      <w:marLeft w:val="0"/>
      <w:marRight w:val="0"/>
      <w:marTop w:val="0"/>
      <w:marBottom w:val="0"/>
      <w:divBdr>
        <w:top w:val="none" w:sz="0" w:space="0" w:color="auto"/>
        <w:left w:val="none" w:sz="0" w:space="0" w:color="auto"/>
        <w:bottom w:val="none" w:sz="0" w:space="0" w:color="auto"/>
        <w:right w:val="none" w:sz="0" w:space="0" w:color="auto"/>
      </w:divBdr>
    </w:div>
    <w:div w:id="1703480531">
      <w:bodyDiv w:val="1"/>
      <w:marLeft w:val="0"/>
      <w:marRight w:val="0"/>
      <w:marTop w:val="0"/>
      <w:marBottom w:val="0"/>
      <w:divBdr>
        <w:top w:val="none" w:sz="0" w:space="0" w:color="auto"/>
        <w:left w:val="none" w:sz="0" w:space="0" w:color="auto"/>
        <w:bottom w:val="none" w:sz="0" w:space="0" w:color="auto"/>
        <w:right w:val="none" w:sz="0" w:space="0" w:color="auto"/>
      </w:divBdr>
    </w:div>
    <w:div w:id="1703820972">
      <w:bodyDiv w:val="1"/>
      <w:marLeft w:val="0"/>
      <w:marRight w:val="0"/>
      <w:marTop w:val="0"/>
      <w:marBottom w:val="0"/>
      <w:divBdr>
        <w:top w:val="none" w:sz="0" w:space="0" w:color="auto"/>
        <w:left w:val="none" w:sz="0" w:space="0" w:color="auto"/>
        <w:bottom w:val="none" w:sz="0" w:space="0" w:color="auto"/>
        <w:right w:val="none" w:sz="0" w:space="0" w:color="auto"/>
      </w:divBdr>
    </w:div>
    <w:div w:id="1703898277">
      <w:bodyDiv w:val="1"/>
      <w:marLeft w:val="0"/>
      <w:marRight w:val="0"/>
      <w:marTop w:val="0"/>
      <w:marBottom w:val="0"/>
      <w:divBdr>
        <w:top w:val="none" w:sz="0" w:space="0" w:color="auto"/>
        <w:left w:val="none" w:sz="0" w:space="0" w:color="auto"/>
        <w:bottom w:val="none" w:sz="0" w:space="0" w:color="auto"/>
        <w:right w:val="none" w:sz="0" w:space="0" w:color="auto"/>
      </w:divBdr>
    </w:div>
    <w:div w:id="1704162448">
      <w:bodyDiv w:val="1"/>
      <w:marLeft w:val="0"/>
      <w:marRight w:val="0"/>
      <w:marTop w:val="0"/>
      <w:marBottom w:val="0"/>
      <w:divBdr>
        <w:top w:val="none" w:sz="0" w:space="0" w:color="auto"/>
        <w:left w:val="none" w:sz="0" w:space="0" w:color="auto"/>
        <w:bottom w:val="none" w:sz="0" w:space="0" w:color="auto"/>
        <w:right w:val="none" w:sz="0" w:space="0" w:color="auto"/>
      </w:divBdr>
    </w:div>
    <w:div w:id="1704212167">
      <w:bodyDiv w:val="1"/>
      <w:marLeft w:val="0"/>
      <w:marRight w:val="0"/>
      <w:marTop w:val="0"/>
      <w:marBottom w:val="0"/>
      <w:divBdr>
        <w:top w:val="none" w:sz="0" w:space="0" w:color="auto"/>
        <w:left w:val="none" w:sz="0" w:space="0" w:color="auto"/>
        <w:bottom w:val="none" w:sz="0" w:space="0" w:color="auto"/>
        <w:right w:val="none" w:sz="0" w:space="0" w:color="auto"/>
      </w:divBdr>
    </w:div>
    <w:div w:id="1704285753">
      <w:bodyDiv w:val="1"/>
      <w:marLeft w:val="0"/>
      <w:marRight w:val="0"/>
      <w:marTop w:val="0"/>
      <w:marBottom w:val="0"/>
      <w:divBdr>
        <w:top w:val="none" w:sz="0" w:space="0" w:color="auto"/>
        <w:left w:val="none" w:sz="0" w:space="0" w:color="auto"/>
        <w:bottom w:val="none" w:sz="0" w:space="0" w:color="auto"/>
        <w:right w:val="none" w:sz="0" w:space="0" w:color="auto"/>
      </w:divBdr>
    </w:div>
    <w:div w:id="1704480352">
      <w:bodyDiv w:val="1"/>
      <w:marLeft w:val="0"/>
      <w:marRight w:val="0"/>
      <w:marTop w:val="0"/>
      <w:marBottom w:val="0"/>
      <w:divBdr>
        <w:top w:val="none" w:sz="0" w:space="0" w:color="auto"/>
        <w:left w:val="none" w:sz="0" w:space="0" w:color="auto"/>
        <w:bottom w:val="none" w:sz="0" w:space="0" w:color="auto"/>
        <w:right w:val="none" w:sz="0" w:space="0" w:color="auto"/>
      </w:divBdr>
    </w:div>
    <w:div w:id="1704936319">
      <w:bodyDiv w:val="1"/>
      <w:marLeft w:val="0"/>
      <w:marRight w:val="0"/>
      <w:marTop w:val="0"/>
      <w:marBottom w:val="0"/>
      <w:divBdr>
        <w:top w:val="none" w:sz="0" w:space="0" w:color="auto"/>
        <w:left w:val="none" w:sz="0" w:space="0" w:color="auto"/>
        <w:bottom w:val="none" w:sz="0" w:space="0" w:color="auto"/>
        <w:right w:val="none" w:sz="0" w:space="0" w:color="auto"/>
      </w:divBdr>
    </w:div>
    <w:div w:id="1705015680">
      <w:bodyDiv w:val="1"/>
      <w:marLeft w:val="0"/>
      <w:marRight w:val="0"/>
      <w:marTop w:val="0"/>
      <w:marBottom w:val="0"/>
      <w:divBdr>
        <w:top w:val="none" w:sz="0" w:space="0" w:color="auto"/>
        <w:left w:val="none" w:sz="0" w:space="0" w:color="auto"/>
        <w:bottom w:val="none" w:sz="0" w:space="0" w:color="auto"/>
        <w:right w:val="none" w:sz="0" w:space="0" w:color="auto"/>
      </w:divBdr>
    </w:div>
    <w:div w:id="1705522372">
      <w:bodyDiv w:val="1"/>
      <w:marLeft w:val="0"/>
      <w:marRight w:val="0"/>
      <w:marTop w:val="0"/>
      <w:marBottom w:val="0"/>
      <w:divBdr>
        <w:top w:val="none" w:sz="0" w:space="0" w:color="auto"/>
        <w:left w:val="none" w:sz="0" w:space="0" w:color="auto"/>
        <w:bottom w:val="none" w:sz="0" w:space="0" w:color="auto"/>
        <w:right w:val="none" w:sz="0" w:space="0" w:color="auto"/>
      </w:divBdr>
    </w:div>
    <w:div w:id="1705783954">
      <w:bodyDiv w:val="1"/>
      <w:marLeft w:val="0"/>
      <w:marRight w:val="0"/>
      <w:marTop w:val="0"/>
      <w:marBottom w:val="0"/>
      <w:divBdr>
        <w:top w:val="none" w:sz="0" w:space="0" w:color="auto"/>
        <w:left w:val="none" w:sz="0" w:space="0" w:color="auto"/>
        <w:bottom w:val="none" w:sz="0" w:space="0" w:color="auto"/>
        <w:right w:val="none" w:sz="0" w:space="0" w:color="auto"/>
      </w:divBdr>
    </w:div>
    <w:div w:id="1705910033">
      <w:bodyDiv w:val="1"/>
      <w:marLeft w:val="0"/>
      <w:marRight w:val="0"/>
      <w:marTop w:val="0"/>
      <w:marBottom w:val="0"/>
      <w:divBdr>
        <w:top w:val="none" w:sz="0" w:space="0" w:color="auto"/>
        <w:left w:val="none" w:sz="0" w:space="0" w:color="auto"/>
        <w:bottom w:val="none" w:sz="0" w:space="0" w:color="auto"/>
        <w:right w:val="none" w:sz="0" w:space="0" w:color="auto"/>
      </w:divBdr>
    </w:div>
    <w:div w:id="1706053701">
      <w:bodyDiv w:val="1"/>
      <w:marLeft w:val="0"/>
      <w:marRight w:val="0"/>
      <w:marTop w:val="0"/>
      <w:marBottom w:val="0"/>
      <w:divBdr>
        <w:top w:val="none" w:sz="0" w:space="0" w:color="auto"/>
        <w:left w:val="none" w:sz="0" w:space="0" w:color="auto"/>
        <w:bottom w:val="none" w:sz="0" w:space="0" w:color="auto"/>
        <w:right w:val="none" w:sz="0" w:space="0" w:color="auto"/>
      </w:divBdr>
    </w:div>
    <w:div w:id="1706253854">
      <w:bodyDiv w:val="1"/>
      <w:marLeft w:val="0"/>
      <w:marRight w:val="0"/>
      <w:marTop w:val="0"/>
      <w:marBottom w:val="0"/>
      <w:divBdr>
        <w:top w:val="none" w:sz="0" w:space="0" w:color="auto"/>
        <w:left w:val="none" w:sz="0" w:space="0" w:color="auto"/>
        <w:bottom w:val="none" w:sz="0" w:space="0" w:color="auto"/>
        <w:right w:val="none" w:sz="0" w:space="0" w:color="auto"/>
      </w:divBdr>
    </w:div>
    <w:div w:id="1706565745">
      <w:bodyDiv w:val="1"/>
      <w:marLeft w:val="0"/>
      <w:marRight w:val="0"/>
      <w:marTop w:val="0"/>
      <w:marBottom w:val="0"/>
      <w:divBdr>
        <w:top w:val="none" w:sz="0" w:space="0" w:color="auto"/>
        <w:left w:val="none" w:sz="0" w:space="0" w:color="auto"/>
        <w:bottom w:val="none" w:sz="0" w:space="0" w:color="auto"/>
        <w:right w:val="none" w:sz="0" w:space="0" w:color="auto"/>
      </w:divBdr>
    </w:div>
    <w:div w:id="1706637110">
      <w:bodyDiv w:val="1"/>
      <w:marLeft w:val="0"/>
      <w:marRight w:val="0"/>
      <w:marTop w:val="0"/>
      <w:marBottom w:val="0"/>
      <w:divBdr>
        <w:top w:val="none" w:sz="0" w:space="0" w:color="auto"/>
        <w:left w:val="none" w:sz="0" w:space="0" w:color="auto"/>
        <w:bottom w:val="none" w:sz="0" w:space="0" w:color="auto"/>
        <w:right w:val="none" w:sz="0" w:space="0" w:color="auto"/>
      </w:divBdr>
    </w:div>
    <w:div w:id="1706759636">
      <w:bodyDiv w:val="1"/>
      <w:marLeft w:val="0"/>
      <w:marRight w:val="0"/>
      <w:marTop w:val="0"/>
      <w:marBottom w:val="0"/>
      <w:divBdr>
        <w:top w:val="none" w:sz="0" w:space="0" w:color="auto"/>
        <w:left w:val="none" w:sz="0" w:space="0" w:color="auto"/>
        <w:bottom w:val="none" w:sz="0" w:space="0" w:color="auto"/>
        <w:right w:val="none" w:sz="0" w:space="0" w:color="auto"/>
      </w:divBdr>
    </w:div>
    <w:div w:id="1707752127">
      <w:bodyDiv w:val="1"/>
      <w:marLeft w:val="0"/>
      <w:marRight w:val="0"/>
      <w:marTop w:val="0"/>
      <w:marBottom w:val="0"/>
      <w:divBdr>
        <w:top w:val="none" w:sz="0" w:space="0" w:color="auto"/>
        <w:left w:val="none" w:sz="0" w:space="0" w:color="auto"/>
        <w:bottom w:val="none" w:sz="0" w:space="0" w:color="auto"/>
        <w:right w:val="none" w:sz="0" w:space="0" w:color="auto"/>
      </w:divBdr>
    </w:div>
    <w:div w:id="1708291959">
      <w:bodyDiv w:val="1"/>
      <w:marLeft w:val="0"/>
      <w:marRight w:val="0"/>
      <w:marTop w:val="0"/>
      <w:marBottom w:val="0"/>
      <w:divBdr>
        <w:top w:val="none" w:sz="0" w:space="0" w:color="auto"/>
        <w:left w:val="none" w:sz="0" w:space="0" w:color="auto"/>
        <w:bottom w:val="none" w:sz="0" w:space="0" w:color="auto"/>
        <w:right w:val="none" w:sz="0" w:space="0" w:color="auto"/>
      </w:divBdr>
    </w:div>
    <w:div w:id="1708677014">
      <w:bodyDiv w:val="1"/>
      <w:marLeft w:val="0"/>
      <w:marRight w:val="0"/>
      <w:marTop w:val="0"/>
      <w:marBottom w:val="0"/>
      <w:divBdr>
        <w:top w:val="none" w:sz="0" w:space="0" w:color="auto"/>
        <w:left w:val="none" w:sz="0" w:space="0" w:color="auto"/>
        <w:bottom w:val="none" w:sz="0" w:space="0" w:color="auto"/>
        <w:right w:val="none" w:sz="0" w:space="0" w:color="auto"/>
      </w:divBdr>
    </w:div>
    <w:div w:id="1709140769">
      <w:bodyDiv w:val="1"/>
      <w:marLeft w:val="0"/>
      <w:marRight w:val="0"/>
      <w:marTop w:val="0"/>
      <w:marBottom w:val="0"/>
      <w:divBdr>
        <w:top w:val="none" w:sz="0" w:space="0" w:color="auto"/>
        <w:left w:val="none" w:sz="0" w:space="0" w:color="auto"/>
        <w:bottom w:val="none" w:sz="0" w:space="0" w:color="auto"/>
        <w:right w:val="none" w:sz="0" w:space="0" w:color="auto"/>
      </w:divBdr>
    </w:div>
    <w:div w:id="1709600496">
      <w:bodyDiv w:val="1"/>
      <w:marLeft w:val="0"/>
      <w:marRight w:val="0"/>
      <w:marTop w:val="0"/>
      <w:marBottom w:val="0"/>
      <w:divBdr>
        <w:top w:val="none" w:sz="0" w:space="0" w:color="auto"/>
        <w:left w:val="none" w:sz="0" w:space="0" w:color="auto"/>
        <w:bottom w:val="none" w:sz="0" w:space="0" w:color="auto"/>
        <w:right w:val="none" w:sz="0" w:space="0" w:color="auto"/>
      </w:divBdr>
    </w:div>
    <w:div w:id="1709647046">
      <w:bodyDiv w:val="1"/>
      <w:marLeft w:val="0"/>
      <w:marRight w:val="0"/>
      <w:marTop w:val="0"/>
      <w:marBottom w:val="0"/>
      <w:divBdr>
        <w:top w:val="none" w:sz="0" w:space="0" w:color="auto"/>
        <w:left w:val="none" w:sz="0" w:space="0" w:color="auto"/>
        <w:bottom w:val="none" w:sz="0" w:space="0" w:color="auto"/>
        <w:right w:val="none" w:sz="0" w:space="0" w:color="auto"/>
      </w:divBdr>
    </w:div>
    <w:div w:id="1709791270">
      <w:bodyDiv w:val="1"/>
      <w:marLeft w:val="0"/>
      <w:marRight w:val="0"/>
      <w:marTop w:val="0"/>
      <w:marBottom w:val="0"/>
      <w:divBdr>
        <w:top w:val="none" w:sz="0" w:space="0" w:color="auto"/>
        <w:left w:val="none" w:sz="0" w:space="0" w:color="auto"/>
        <w:bottom w:val="none" w:sz="0" w:space="0" w:color="auto"/>
        <w:right w:val="none" w:sz="0" w:space="0" w:color="auto"/>
      </w:divBdr>
    </w:div>
    <w:div w:id="1710180333">
      <w:bodyDiv w:val="1"/>
      <w:marLeft w:val="0"/>
      <w:marRight w:val="0"/>
      <w:marTop w:val="0"/>
      <w:marBottom w:val="0"/>
      <w:divBdr>
        <w:top w:val="none" w:sz="0" w:space="0" w:color="auto"/>
        <w:left w:val="none" w:sz="0" w:space="0" w:color="auto"/>
        <w:bottom w:val="none" w:sz="0" w:space="0" w:color="auto"/>
        <w:right w:val="none" w:sz="0" w:space="0" w:color="auto"/>
      </w:divBdr>
    </w:div>
    <w:div w:id="1710228797">
      <w:bodyDiv w:val="1"/>
      <w:marLeft w:val="0"/>
      <w:marRight w:val="0"/>
      <w:marTop w:val="0"/>
      <w:marBottom w:val="0"/>
      <w:divBdr>
        <w:top w:val="none" w:sz="0" w:space="0" w:color="auto"/>
        <w:left w:val="none" w:sz="0" w:space="0" w:color="auto"/>
        <w:bottom w:val="none" w:sz="0" w:space="0" w:color="auto"/>
        <w:right w:val="none" w:sz="0" w:space="0" w:color="auto"/>
      </w:divBdr>
    </w:div>
    <w:div w:id="1710373880">
      <w:bodyDiv w:val="1"/>
      <w:marLeft w:val="0"/>
      <w:marRight w:val="0"/>
      <w:marTop w:val="0"/>
      <w:marBottom w:val="0"/>
      <w:divBdr>
        <w:top w:val="none" w:sz="0" w:space="0" w:color="auto"/>
        <w:left w:val="none" w:sz="0" w:space="0" w:color="auto"/>
        <w:bottom w:val="none" w:sz="0" w:space="0" w:color="auto"/>
        <w:right w:val="none" w:sz="0" w:space="0" w:color="auto"/>
      </w:divBdr>
    </w:div>
    <w:div w:id="1710378628">
      <w:bodyDiv w:val="1"/>
      <w:marLeft w:val="0"/>
      <w:marRight w:val="0"/>
      <w:marTop w:val="0"/>
      <w:marBottom w:val="0"/>
      <w:divBdr>
        <w:top w:val="none" w:sz="0" w:space="0" w:color="auto"/>
        <w:left w:val="none" w:sz="0" w:space="0" w:color="auto"/>
        <w:bottom w:val="none" w:sz="0" w:space="0" w:color="auto"/>
        <w:right w:val="none" w:sz="0" w:space="0" w:color="auto"/>
      </w:divBdr>
    </w:div>
    <w:div w:id="1710766321">
      <w:bodyDiv w:val="1"/>
      <w:marLeft w:val="0"/>
      <w:marRight w:val="0"/>
      <w:marTop w:val="0"/>
      <w:marBottom w:val="0"/>
      <w:divBdr>
        <w:top w:val="none" w:sz="0" w:space="0" w:color="auto"/>
        <w:left w:val="none" w:sz="0" w:space="0" w:color="auto"/>
        <w:bottom w:val="none" w:sz="0" w:space="0" w:color="auto"/>
        <w:right w:val="none" w:sz="0" w:space="0" w:color="auto"/>
      </w:divBdr>
    </w:div>
    <w:div w:id="1711299357">
      <w:bodyDiv w:val="1"/>
      <w:marLeft w:val="0"/>
      <w:marRight w:val="0"/>
      <w:marTop w:val="0"/>
      <w:marBottom w:val="0"/>
      <w:divBdr>
        <w:top w:val="none" w:sz="0" w:space="0" w:color="auto"/>
        <w:left w:val="none" w:sz="0" w:space="0" w:color="auto"/>
        <w:bottom w:val="none" w:sz="0" w:space="0" w:color="auto"/>
        <w:right w:val="none" w:sz="0" w:space="0" w:color="auto"/>
      </w:divBdr>
    </w:div>
    <w:div w:id="1711606783">
      <w:bodyDiv w:val="1"/>
      <w:marLeft w:val="0"/>
      <w:marRight w:val="0"/>
      <w:marTop w:val="0"/>
      <w:marBottom w:val="0"/>
      <w:divBdr>
        <w:top w:val="none" w:sz="0" w:space="0" w:color="auto"/>
        <w:left w:val="none" w:sz="0" w:space="0" w:color="auto"/>
        <w:bottom w:val="none" w:sz="0" w:space="0" w:color="auto"/>
        <w:right w:val="none" w:sz="0" w:space="0" w:color="auto"/>
      </w:divBdr>
    </w:div>
    <w:div w:id="1711800602">
      <w:bodyDiv w:val="1"/>
      <w:marLeft w:val="0"/>
      <w:marRight w:val="0"/>
      <w:marTop w:val="0"/>
      <w:marBottom w:val="0"/>
      <w:divBdr>
        <w:top w:val="none" w:sz="0" w:space="0" w:color="auto"/>
        <w:left w:val="none" w:sz="0" w:space="0" w:color="auto"/>
        <w:bottom w:val="none" w:sz="0" w:space="0" w:color="auto"/>
        <w:right w:val="none" w:sz="0" w:space="0" w:color="auto"/>
      </w:divBdr>
    </w:div>
    <w:div w:id="1711807531">
      <w:bodyDiv w:val="1"/>
      <w:marLeft w:val="0"/>
      <w:marRight w:val="0"/>
      <w:marTop w:val="0"/>
      <w:marBottom w:val="0"/>
      <w:divBdr>
        <w:top w:val="none" w:sz="0" w:space="0" w:color="auto"/>
        <w:left w:val="none" w:sz="0" w:space="0" w:color="auto"/>
        <w:bottom w:val="none" w:sz="0" w:space="0" w:color="auto"/>
        <w:right w:val="none" w:sz="0" w:space="0" w:color="auto"/>
      </w:divBdr>
    </w:div>
    <w:div w:id="1712224445">
      <w:bodyDiv w:val="1"/>
      <w:marLeft w:val="0"/>
      <w:marRight w:val="0"/>
      <w:marTop w:val="0"/>
      <w:marBottom w:val="0"/>
      <w:divBdr>
        <w:top w:val="none" w:sz="0" w:space="0" w:color="auto"/>
        <w:left w:val="none" w:sz="0" w:space="0" w:color="auto"/>
        <w:bottom w:val="none" w:sz="0" w:space="0" w:color="auto"/>
        <w:right w:val="none" w:sz="0" w:space="0" w:color="auto"/>
      </w:divBdr>
    </w:div>
    <w:div w:id="1712879307">
      <w:bodyDiv w:val="1"/>
      <w:marLeft w:val="0"/>
      <w:marRight w:val="0"/>
      <w:marTop w:val="0"/>
      <w:marBottom w:val="0"/>
      <w:divBdr>
        <w:top w:val="none" w:sz="0" w:space="0" w:color="auto"/>
        <w:left w:val="none" w:sz="0" w:space="0" w:color="auto"/>
        <w:bottom w:val="none" w:sz="0" w:space="0" w:color="auto"/>
        <w:right w:val="none" w:sz="0" w:space="0" w:color="auto"/>
      </w:divBdr>
    </w:div>
    <w:div w:id="1712920529">
      <w:bodyDiv w:val="1"/>
      <w:marLeft w:val="0"/>
      <w:marRight w:val="0"/>
      <w:marTop w:val="0"/>
      <w:marBottom w:val="0"/>
      <w:divBdr>
        <w:top w:val="none" w:sz="0" w:space="0" w:color="auto"/>
        <w:left w:val="none" w:sz="0" w:space="0" w:color="auto"/>
        <w:bottom w:val="none" w:sz="0" w:space="0" w:color="auto"/>
        <w:right w:val="none" w:sz="0" w:space="0" w:color="auto"/>
      </w:divBdr>
    </w:div>
    <w:div w:id="1713117423">
      <w:bodyDiv w:val="1"/>
      <w:marLeft w:val="0"/>
      <w:marRight w:val="0"/>
      <w:marTop w:val="0"/>
      <w:marBottom w:val="0"/>
      <w:divBdr>
        <w:top w:val="none" w:sz="0" w:space="0" w:color="auto"/>
        <w:left w:val="none" w:sz="0" w:space="0" w:color="auto"/>
        <w:bottom w:val="none" w:sz="0" w:space="0" w:color="auto"/>
        <w:right w:val="none" w:sz="0" w:space="0" w:color="auto"/>
      </w:divBdr>
    </w:div>
    <w:div w:id="1713266643">
      <w:bodyDiv w:val="1"/>
      <w:marLeft w:val="0"/>
      <w:marRight w:val="0"/>
      <w:marTop w:val="0"/>
      <w:marBottom w:val="0"/>
      <w:divBdr>
        <w:top w:val="none" w:sz="0" w:space="0" w:color="auto"/>
        <w:left w:val="none" w:sz="0" w:space="0" w:color="auto"/>
        <w:bottom w:val="none" w:sz="0" w:space="0" w:color="auto"/>
        <w:right w:val="none" w:sz="0" w:space="0" w:color="auto"/>
      </w:divBdr>
    </w:div>
    <w:div w:id="1713385734">
      <w:bodyDiv w:val="1"/>
      <w:marLeft w:val="0"/>
      <w:marRight w:val="0"/>
      <w:marTop w:val="0"/>
      <w:marBottom w:val="0"/>
      <w:divBdr>
        <w:top w:val="none" w:sz="0" w:space="0" w:color="auto"/>
        <w:left w:val="none" w:sz="0" w:space="0" w:color="auto"/>
        <w:bottom w:val="none" w:sz="0" w:space="0" w:color="auto"/>
        <w:right w:val="none" w:sz="0" w:space="0" w:color="auto"/>
      </w:divBdr>
    </w:div>
    <w:div w:id="1713456819">
      <w:bodyDiv w:val="1"/>
      <w:marLeft w:val="0"/>
      <w:marRight w:val="0"/>
      <w:marTop w:val="0"/>
      <w:marBottom w:val="0"/>
      <w:divBdr>
        <w:top w:val="none" w:sz="0" w:space="0" w:color="auto"/>
        <w:left w:val="none" w:sz="0" w:space="0" w:color="auto"/>
        <w:bottom w:val="none" w:sz="0" w:space="0" w:color="auto"/>
        <w:right w:val="none" w:sz="0" w:space="0" w:color="auto"/>
      </w:divBdr>
    </w:div>
    <w:div w:id="1713573317">
      <w:bodyDiv w:val="1"/>
      <w:marLeft w:val="0"/>
      <w:marRight w:val="0"/>
      <w:marTop w:val="0"/>
      <w:marBottom w:val="0"/>
      <w:divBdr>
        <w:top w:val="none" w:sz="0" w:space="0" w:color="auto"/>
        <w:left w:val="none" w:sz="0" w:space="0" w:color="auto"/>
        <w:bottom w:val="none" w:sz="0" w:space="0" w:color="auto"/>
        <w:right w:val="none" w:sz="0" w:space="0" w:color="auto"/>
      </w:divBdr>
    </w:div>
    <w:div w:id="1713726733">
      <w:bodyDiv w:val="1"/>
      <w:marLeft w:val="0"/>
      <w:marRight w:val="0"/>
      <w:marTop w:val="0"/>
      <w:marBottom w:val="0"/>
      <w:divBdr>
        <w:top w:val="none" w:sz="0" w:space="0" w:color="auto"/>
        <w:left w:val="none" w:sz="0" w:space="0" w:color="auto"/>
        <w:bottom w:val="none" w:sz="0" w:space="0" w:color="auto"/>
        <w:right w:val="none" w:sz="0" w:space="0" w:color="auto"/>
      </w:divBdr>
    </w:div>
    <w:div w:id="1714648547">
      <w:bodyDiv w:val="1"/>
      <w:marLeft w:val="0"/>
      <w:marRight w:val="0"/>
      <w:marTop w:val="0"/>
      <w:marBottom w:val="0"/>
      <w:divBdr>
        <w:top w:val="none" w:sz="0" w:space="0" w:color="auto"/>
        <w:left w:val="none" w:sz="0" w:space="0" w:color="auto"/>
        <w:bottom w:val="none" w:sz="0" w:space="0" w:color="auto"/>
        <w:right w:val="none" w:sz="0" w:space="0" w:color="auto"/>
      </w:divBdr>
    </w:div>
    <w:div w:id="1715040823">
      <w:bodyDiv w:val="1"/>
      <w:marLeft w:val="0"/>
      <w:marRight w:val="0"/>
      <w:marTop w:val="0"/>
      <w:marBottom w:val="0"/>
      <w:divBdr>
        <w:top w:val="none" w:sz="0" w:space="0" w:color="auto"/>
        <w:left w:val="none" w:sz="0" w:space="0" w:color="auto"/>
        <w:bottom w:val="none" w:sz="0" w:space="0" w:color="auto"/>
        <w:right w:val="none" w:sz="0" w:space="0" w:color="auto"/>
      </w:divBdr>
    </w:div>
    <w:div w:id="1715543442">
      <w:bodyDiv w:val="1"/>
      <w:marLeft w:val="0"/>
      <w:marRight w:val="0"/>
      <w:marTop w:val="0"/>
      <w:marBottom w:val="0"/>
      <w:divBdr>
        <w:top w:val="none" w:sz="0" w:space="0" w:color="auto"/>
        <w:left w:val="none" w:sz="0" w:space="0" w:color="auto"/>
        <w:bottom w:val="none" w:sz="0" w:space="0" w:color="auto"/>
        <w:right w:val="none" w:sz="0" w:space="0" w:color="auto"/>
      </w:divBdr>
    </w:div>
    <w:div w:id="1716461694">
      <w:bodyDiv w:val="1"/>
      <w:marLeft w:val="0"/>
      <w:marRight w:val="0"/>
      <w:marTop w:val="0"/>
      <w:marBottom w:val="0"/>
      <w:divBdr>
        <w:top w:val="none" w:sz="0" w:space="0" w:color="auto"/>
        <w:left w:val="none" w:sz="0" w:space="0" w:color="auto"/>
        <w:bottom w:val="none" w:sz="0" w:space="0" w:color="auto"/>
        <w:right w:val="none" w:sz="0" w:space="0" w:color="auto"/>
      </w:divBdr>
    </w:div>
    <w:div w:id="1716545928">
      <w:bodyDiv w:val="1"/>
      <w:marLeft w:val="0"/>
      <w:marRight w:val="0"/>
      <w:marTop w:val="0"/>
      <w:marBottom w:val="0"/>
      <w:divBdr>
        <w:top w:val="none" w:sz="0" w:space="0" w:color="auto"/>
        <w:left w:val="none" w:sz="0" w:space="0" w:color="auto"/>
        <w:bottom w:val="none" w:sz="0" w:space="0" w:color="auto"/>
        <w:right w:val="none" w:sz="0" w:space="0" w:color="auto"/>
      </w:divBdr>
    </w:div>
    <w:div w:id="1716659148">
      <w:bodyDiv w:val="1"/>
      <w:marLeft w:val="0"/>
      <w:marRight w:val="0"/>
      <w:marTop w:val="0"/>
      <w:marBottom w:val="0"/>
      <w:divBdr>
        <w:top w:val="none" w:sz="0" w:space="0" w:color="auto"/>
        <w:left w:val="none" w:sz="0" w:space="0" w:color="auto"/>
        <w:bottom w:val="none" w:sz="0" w:space="0" w:color="auto"/>
        <w:right w:val="none" w:sz="0" w:space="0" w:color="auto"/>
      </w:divBdr>
    </w:div>
    <w:div w:id="1716847900">
      <w:bodyDiv w:val="1"/>
      <w:marLeft w:val="0"/>
      <w:marRight w:val="0"/>
      <w:marTop w:val="0"/>
      <w:marBottom w:val="0"/>
      <w:divBdr>
        <w:top w:val="none" w:sz="0" w:space="0" w:color="auto"/>
        <w:left w:val="none" w:sz="0" w:space="0" w:color="auto"/>
        <w:bottom w:val="none" w:sz="0" w:space="0" w:color="auto"/>
        <w:right w:val="none" w:sz="0" w:space="0" w:color="auto"/>
      </w:divBdr>
    </w:div>
    <w:div w:id="1717006796">
      <w:bodyDiv w:val="1"/>
      <w:marLeft w:val="0"/>
      <w:marRight w:val="0"/>
      <w:marTop w:val="0"/>
      <w:marBottom w:val="0"/>
      <w:divBdr>
        <w:top w:val="none" w:sz="0" w:space="0" w:color="auto"/>
        <w:left w:val="none" w:sz="0" w:space="0" w:color="auto"/>
        <w:bottom w:val="none" w:sz="0" w:space="0" w:color="auto"/>
        <w:right w:val="none" w:sz="0" w:space="0" w:color="auto"/>
      </w:divBdr>
    </w:div>
    <w:div w:id="1717044182">
      <w:bodyDiv w:val="1"/>
      <w:marLeft w:val="0"/>
      <w:marRight w:val="0"/>
      <w:marTop w:val="0"/>
      <w:marBottom w:val="0"/>
      <w:divBdr>
        <w:top w:val="none" w:sz="0" w:space="0" w:color="auto"/>
        <w:left w:val="none" w:sz="0" w:space="0" w:color="auto"/>
        <w:bottom w:val="none" w:sz="0" w:space="0" w:color="auto"/>
        <w:right w:val="none" w:sz="0" w:space="0" w:color="auto"/>
      </w:divBdr>
    </w:div>
    <w:div w:id="1717240161">
      <w:bodyDiv w:val="1"/>
      <w:marLeft w:val="0"/>
      <w:marRight w:val="0"/>
      <w:marTop w:val="0"/>
      <w:marBottom w:val="0"/>
      <w:divBdr>
        <w:top w:val="none" w:sz="0" w:space="0" w:color="auto"/>
        <w:left w:val="none" w:sz="0" w:space="0" w:color="auto"/>
        <w:bottom w:val="none" w:sz="0" w:space="0" w:color="auto"/>
        <w:right w:val="none" w:sz="0" w:space="0" w:color="auto"/>
      </w:divBdr>
    </w:div>
    <w:div w:id="1717240780">
      <w:bodyDiv w:val="1"/>
      <w:marLeft w:val="0"/>
      <w:marRight w:val="0"/>
      <w:marTop w:val="0"/>
      <w:marBottom w:val="0"/>
      <w:divBdr>
        <w:top w:val="none" w:sz="0" w:space="0" w:color="auto"/>
        <w:left w:val="none" w:sz="0" w:space="0" w:color="auto"/>
        <w:bottom w:val="none" w:sz="0" w:space="0" w:color="auto"/>
        <w:right w:val="none" w:sz="0" w:space="0" w:color="auto"/>
      </w:divBdr>
    </w:div>
    <w:div w:id="1717654369">
      <w:bodyDiv w:val="1"/>
      <w:marLeft w:val="0"/>
      <w:marRight w:val="0"/>
      <w:marTop w:val="0"/>
      <w:marBottom w:val="0"/>
      <w:divBdr>
        <w:top w:val="none" w:sz="0" w:space="0" w:color="auto"/>
        <w:left w:val="none" w:sz="0" w:space="0" w:color="auto"/>
        <w:bottom w:val="none" w:sz="0" w:space="0" w:color="auto"/>
        <w:right w:val="none" w:sz="0" w:space="0" w:color="auto"/>
      </w:divBdr>
    </w:div>
    <w:div w:id="1717850120">
      <w:bodyDiv w:val="1"/>
      <w:marLeft w:val="0"/>
      <w:marRight w:val="0"/>
      <w:marTop w:val="0"/>
      <w:marBottom w:val="0"/>
      <w:divBdr>
        <w:top w:val="none" w:sz="0" w:space="0" w:color="auto"/>
        <w:left w:val="none" w:sz="0" w:space="0" w:color="auto"/>
        <w:bottom w:val="none" w:sz="0" w:space="0" w:color="auto"/>
        <w:right w:val="none" w:sz="0" w:space="0" w:color="auto"/>
      </w:divBdr>
    </w:div>
    <w:div w:id="1717923693">
      <w:bodyDiv w:val="1"/>
      <w:marLeft w:val="0"/>
      <w:marRight w:val="0"/>
      <w:marTop w:val="0"/>
      <w:marBottom w:val="0"/>
      <w:divBdr>
        <w:top w:val="none" w:sz="0" w:space="0" w:color="auto"/>
        <w:left w:val="none" w:sz="0" w:space="0" w:color="auto"/>
        <w:bottom w:val="none" w:sz="0" w:space="0" w:color="auto"/>
        <w:right w:val="none" w:sz="0" w:space="0" w:color="auto"/>
      </w:divBdr>
    </w:div>
    <w:div w:id="1718043274">
      <w:bodyDiv w:val="1"/>
      <w:marLeft w:val="0"/>
      <w:marRight w:val="0"/>
      <w:marTop w:val="0"/>
      <w:marBottom w:val="0"/>
      <w:divBdr>
        <w:top w:val="none" w:sz="0" w:space="0" w:color="auto"/>
        <w:left w:val="none" w:sz="0" w:space="0" w:color="auto"/>
        <w:bottom w:val="none" w:sz="0" w:space="0" w:color="auto"/>
        <w:right w:val="none" w:sz="0" w:space="0" w:color="auto"/>
      </w:divBdr>
    </w:div>
    <w:div w:id="1718115735">
      <w:bodyDiv w:val="1"/>
      <w:marLeft w:val="0"/>
      <w:marRight w:val="0"/>
      <w:marTop w:val="0"/>
      <w:marBottom w:val="0"/>
      <w:divBdr>
        <w:top w:val="none" w:sz="0" w:space="0" w:color="auto"/>
        <w:left w:val="none" w:sz="0" w:space="0" w:color="auto"/>
        <w:bottom w:val="none" w:sz="0" w:space="0" w:color="auto"/>
        <w:right w:val="none" w:sz="0" w:space="0" w:color="auto"/>
      </w:divBdr>
    </w:div>
    <w:div w:id="1718434651">
      <w:bodyDiv w:val="1"/>
      <w:marLeft w:val="0"/>
      <w:marRight w:val="0"/>
      <w:marTop w:val="0"/>
      <w:marBottom w:val="0"/>
      <w:divBdr>
        <w:top w:val="none" w:sz="0" w:space="0" w:color="auto"/>
        <w:left w:val="none" w:sz="0" w:space="0" w:color="auto"/>
        <w:bottom w:val="none" w:sz="0" w:space="0" w:color="auto"/>
        <w:right w:val="none" w:sz="0" w:space="0" w:color="auto"/>
      </w:divBdr>
    </w:div>
    <w:div w:id="1718628036">
      <w:bodyDiv w:val="1"/>
      <w:marLeft w:val="0"/>
      <w:marRight w:val="0"/>
      <w:marTop w:val="0"/>
      <w:marBottom w:val="0"/>
      <w:divBdr>
        <w:top w:val="none" w:sz="0" w:space="0" w:color="auto"/>
        <w:left w:val="none" w:sz="0" w:space="0" w:color="auto"/>
        <w:bottom w:val="none" w:sz="0" w:space="0" w:color="auto"/>
        <w:right w:val="none" w:sz="0" w:space="0" w:color="auto"/>
      </w:divBdr>
    </w:div>
    <w:div w:id="1718775480">
      <w:bodyDiv w:val="1"/>
      <w:marLeft w:val="0"/>
      <w:marRight w:val="0"/>
      <w:marTop w:val="0"/>
      <w:marBottom w:val="0"/>
      <w:divBdr>
        <w:top w:val="none" w:sz="0" w:space="0" w:color="auto"/>
        <w:left w:val="none" w:sz="0" w:space="0" w:color="auto"/>
        <w:bottom w:val="none" w:sz="0" w:space="0" w:color="auto"/>
        <w:right w:val="none" w:sz="0" w:space="0" w:color="auto"/>
      </w:divBdr>
    </w:div>
    <w:div w:id="1718817658">
      <w:bodyDiv w:val="1"/>
      <w:marLeft w:val="0"/>
      <w:marRight w:val="0"/>
      <w:marTop w:val="0"/>
      <w:marBottom w:val="0"/>
      <w:divBdr>
        <w:top w:val="none" w:sz="0" w:space="0" w:color="auto"/>
        <w:left w:val="none" w:sz="0" w:space="0" w:color="auto"/>
        <w:bottom w:val="none" w:sz="0" w:space="0" w:color="auto"/>
        <w:right w:val="none" w:sz="0" w:space="0" w:color="auto"/>
      </w:divBdr>
    </w:div>
    <w:div w:id="1719236871">
      <w:bodyDiv w:val="1"/>
      <w:marLeft w:val="0"/>
      <w:marRight w:val="0"/>
      <w:marTop w:val="0"/>
      <w:marBottom w:val="0"/>
      <w:divBdr>
        <w:top w:val="none" w:sz="0" w:space="0" w:color="auto"/>
        <w:left w:val="none" w:sz="0" w:space="0" w:color="auto"/>
        <w:bottom w:val="none" w:sz="0" w:space="0" w:color="auto"/>
        <w:right w:val="none" w:sz="0" w:space="0" w:color="auto"/>
      </w:divBdr>
    </w:div>
    <w:div w:id="1719666350">
      <w:bodyDiv w:val="1"/>
      <w:marLeft w:val="0"/>
      <w:marRight w:val="0"/>
      <w:marTop w:val="0"/>
      <w:marBottom w:val="0"/>
      <w:divBdr>
        <w:top w:val="none" w:sz="0" w:space="0" w:color="auto"/>
        <w:left w:val="none" w:sz="0" w:space="0" w:color="auto"/>
        <w:bottom w:val="none" w:sz="0" w:space="0" w:color="auto"/>
        <w:right w:val="none" w:sz="0" w:space="0" w:color="auto"/>
      </w:divBdr>
    </w:div>
    <w:div w:id="1719743933">
      <w:bodyDiv w:val="1"/>
      <w:marLeft w:val="0"/>
      <w:marRight w:val="0"/>
      <w:marTop w:val="0"/>
      <w:marBottom w:val="0"/>
      <w:divBdr>
        <w:top w:val="none" w:sz="0" w:space="0" w:color="auto"/>
        <w:left w:val="none" w:sz="0" w:space="0" w:color="auto"/>
        <w:bottom w:val="none" w:sz="0" w:space="0" w:color="auto"/>
        <w:right w:val="none" w:sz="0" w:space="0" w:color="auto"/>
      </w:divBdr>
    </w:div>
    <w:div w:id="1720014062">
      <w:bodyDiv w:val="1"/>
      <w:marLeft w:val="0"/>
      <w:marRight w:val="0"/>
      <w:marTop w:val="0"/>
      <w:marBottom w:val="0"/>
      <w:divBdr>
        <w:top w:val="none" w:sz="0" w:space="0" w:color="auto"/>
        <w:left w:val="none" w:sz="0" w:space="0" w:color="auto"/>
        <w:bottom w:val="none" w:sz="0" w:space="0" w:color="auto"/>
        <w:right w:val="none" w:sz="0" w:space="0" w:color="auto"/>
      </w:divBdr>
    </w:div>
    <w:div w:id="1720471967">
      <w:bodyDiv w:val="1"/>
      <w:marLeft w:val="0"/>
      <w:marRight w:val="0"/>
      <w:marTop w:val="0"/>
      <w:marBottom w:val="0"/>
      <w:divBdr>
        <w:top w:val="none" w:sz="0" w:space="0" w:color="auto"/>
        <w:left w:val="none" w:sz="0" w:space="0" w:color="auto"/>
        <w:bottom w:val="none" w:sz="0" w:space="0" w:color="auto"/>
        <w:right w:val="none" w:sz="0" w:space="0" w:color="auto"/>
      </w:divBdr>
    </w:div>
    <w:div w:id="1720474077">
      <w:bodyDiv w:val="1"/>
      <w:marLeft w:val="0"/>
      <w:marRight w:val="0"/>
      <w:marTop w:val="0"/>
      <w:marBottom w:val="0"/>
      <w:divBdr>
        <w:top w:val="none" w:sz="0" w:space="0" w:color="auto"/>
        <w:left w:val="none" w:sz="0" w:space="0" w:color="auto"/>
        <w:bottom w:val="none" w:sz="0" w:space="0" w:color="auto"/>
        <w:right w:val="none" w:sz="0" w:space="0" w:color="auto"/>
      </w:divBdr>
    </w:div>
    <w:div w:id="1721051754">
      <w:bodyDiv w:val="1"/>
      <w:marLeft w:val="0"/>
      <w:marRight w:val="0"/>
      <w:marTop w:val="0"/>
      <w:marBottom w:val="0"/>
      <w:divBdr>
        <w:top w:val="none" w:sz="0" w:space="0" w:color="auto"/>
        <w:left w:val="none" w:sz="0" w:space="0" w:color="auto"/>
        <w:bottom w:val="none" w:sz="0" w:space="0" w:color="auto"/>
        <w:right w:val="none" w:sz="0" w:space="0" w:color="auto"/>
      </w:divBdr>
    </w:div>
    <w:div w:id="1721319034">
      <w:bodyDiv w:val="1"/>
      <w:marLeft w:val="0"/>
      <w:marRight w:val="0"/>
      <w:marTop w:val="0"/>
      <w:marBottom w:val="0"/>
      <w:divBdr>
        <w:top w:val="none" w:sz="0" w:space="0" w:color="auto"/>
        <w:left w:val="none" w:sz="0" w:space="0" w:color="auto"/>
        <w:bottom w:val="none" w:sz="0" w:space="0" w:color="auto"/>
        <w:right w:val="none" w:sz="0" w:space="0" w:color="auto"/>
      </w:divBdr>
    </w:div>
    <w:div w:id="1721586949">
      <w:bodyDiv w:val="1"/>
      <w:marLeft w:val="0"/>
      <w:marRight w:val="0"/>
      <w:marTop w:val="0"/>
      <w:marBottom w:val="0"/>
      <w:divBdr>
        <w:top w:val="none" w:sz="0" w:space="0" w:color="auto"/>
        <w:left w:val="none" w:sz="0" w:space="0" w:color="auto"/>
        <w:bottom w:val="none" w:sz="0" w:space="0" w:color="auto"/>
        <w:right w:val="none" w:sz="0" w:space="0" w:color="auto"/>
      </w:divBdr>
    </w:div>
    <w:div w:id="1721710752">
      <w:bodyDiv w:val="1"/>
      <w:marLeft w:val="0"/>
      <w:marRight w:val="0"/>
      <w:marTop w:val="0"/>
      <w:marBottom w:val="0"/>
      <w:divBdr>
        <w:top w:val="none" w:sz="0" w:space="0" w:color="auto"/>
        <w:left w:val="none" w:sz="0" w:space="0" w:color="auto"/>
        <w:bottom w:val="none" w:sz="0" w:space="0" w:color="auto"/>
        <w:right w:val="none" w:sz="0" w:space="0" w:color="auto"/>
      </w:divBdr>
    </w:div>
    <w:div w:id="1721781814">
      <w:bodyDiv w:val="1"/>
      <w:marLeft w:val="0"/>
      <w:marRight w:val="0"/>
      <w:marTop w:val="0"/>
      <w:marBottom w:val="0"/>
      <w:divBdr>
        <w:top w:val="none" w:sz="0" w:space="0" w:color="auto"/>
        <w:left w:val="none" w:sz="0" w:space="0" w:color="auto"/>
        <w:bottom w:val="none" w:sz="0" w:space="0" w:color="auto"/>
        <w:right w:val="none" w:sz="0" w:space="0" w:color="auto"/>
      </w:divBdr>
    </w:div>
    <w:div w:id="1722286858">
      <w:bodyDiv w:val="1"/>
      <w:marLeft w:val="0"/>
      <w:marRight w:val="0"/>
      <w:marTop w:val="0"/>
      <w:marBottom w:val="0"/>
      <w:divBdr>
        <w:top w:val="none" w:sz="0" w:space="0" w:color="auto"/>
        <w:left w:val="none" w:sz="0" w:space="0" w:color="auto"/>
        <w:bottom w:val="none" w:sz="0" w:space="0" w:color="auto"/>
        <w:right w:val="none" w:sz="0" w:space="0" w:color="auto"/>
      </w:divBdr>
    </w:div>
    <w:div w:id="1722555399">
      <w:bodyDiv w:val="1"/>
      <w:marLeft w:val="0"/>
      <w:marRight w:val="0"/>
      <w:marTop w:val="0"/>
      <w:marBottom w:val="0"/>
      <w:divBdr>
        <w:top w:val="none" w:sz="0" w:space="0" w:color="auto"/>
        <w:left w:val="none" w:sz="0" w:space="0" w:color="auto"/>
        <w:bottom w:val="none" w:sz="0" w:space="0" w:color="auto"/>
        <w:right w:val="none" w:sz="0" w:space="0" w:color="auto"/>
      </w:divBdr>
    </w:div>
    <w:div w:id="1723947391">
      <w:bodyDiv w:val="1"/>
      <w:marLeft w:val="0"/>
      <w:marRight w:val="0"/>
      <w:marTop w:val="0"/>
      <w:marBottom w:val="0"/>
      <w:divBdr>
        <w:top w:val="none" w:sz="0" w:space="0" w:color="auto"/>
        <w:left w:val="none" w:sz="0" w:space="0" w:color="auto"/>
        <w:bottom w:val="none" w:sz="0" w:space="0" w:color="auto"/>
        <w:right w:val="none" w:sz="0" w:space="0" w:color="auto"/>
      </w:divBdr>
    </w:div>
    <w:div w:id="1724013568">
      <w:bodyDiv w:val="1"/>
      <w:marLeft w:val="0"/>
      <w:marRight w:val="0"/>
      <w:marTop w:val="0"/>
      <w:marBottom w:val="0"/>
      <w:divBdr>
        <w:top w:val="none" w:sz="0" w:space="0" w:color="auto"/>
        <w:left w:val="none" w:sz="0" w:space="0" w:color="auto"/>
        <w:bottom w:val="none" w:sz="0" w:space="0" w:color="auto"/>
        <w:right w:val="none" w:sz="0" w:space="0" w:color="auto"/>
      </w:divBdr>
    </w:div>
    <w:div w:id="1724911656">
      <w:bodyDiv w:val="1"/>
      <w:marLeft w:val="0"/>
      <w:marRight w:val="0"/>
      <w:marTop w:val="0"/>
      <w:marBottom w:val="0"/>
      <w:divBdr>
        <w:top w:val="none" w:sz="0" w:space="0" w:color="auto"/>
        <w:left w:val="none" w:sz="0" w:space="0" w:color="auto"/>
        <w:bottom w:val="none" w:sz="0" w:space="0" w:color="auto"/>
        <w:right w:val="none" w:sz="0" w:space="0" w:color="auto"/>
      </w:divBdr>
    </w:div>
    <w:div w:id="1725064676">
      <w:bodyDiv w:val="1"/>
      <w:marLeft w:val="0"/>
      <w:marRight w:val="0"/>
      <w:marTop w:val="0"/>
      <w:marBottom w:val="0"/>
      <w:divBdr>
        <w:top w:val="none" w:sz="0" w:space="0" w:color="auto"/>
        <w:left w:val="none" w:sz="0" w:space="0" w:color="auto"/>
        <w:bottom w:val="none" w:sz="0" w:space="0" w:color="auto"/>
        <w:right w:val="none" w:sz="0" w:space="0" w:color="auto"/>
      </w:divBdr>
    </w:div>
    <w:div w:id="1725441743">
      <w:bodyDiv w:val="1"/>
      <w:marLeft w:val="0"/>
      <w:marRight w:val="0"/>
      <w:marTop w:val="0"/>
      <w:marBottom w:val="0"/>
      <w:divBdr>
        <w:top w:val="none" w:sz="0" w:space="0" w:color="auto"/>
        <w:left w:val="none" w:sz="0" w:space="0" w:color="auto"/>
        <w:bottom w:val="none" w:sz="0" w:space="0" w:color="auto"/>
        <w:right w:val="none" w:sz="0" w:space="0" w:color="auto"/>
      </w:divBdr>
    </w:div>
    <w:div w:id="1726293155">
      <w:bodyDiv w:val="1"/>
      <w:marLeft w:val="0"/>
      <w:marRight w:val="0"/>
      <w:marTop w:val="0"/>
      <w:marBottom w:val="0"/>
      <w:divBdr>
        <w:top w:val="none" w:sz="0" w:space="0" w:color="auto"/>
        <w:left w:val="none" w:sz="0" w:space="0" w:color="auto"/>
        <w:bottom w:val="none" w:sz="0" w:space="0" w:color="auto"/>
        <w:right w:val="none" w:sz="0" w:space="0" w:color="auto"/>
      </w:divBdr>
    </w:div>
    <w:div w:id="1726445834">
      <w:bodyDiv w:val="1"/>
      <w:marLeft w:val="0"/>
      <w:marRight w:val="0"/>
      <w:marTop w:val="0"/>
      <w:marBottom w:val="0"/>
      <w:divBdr>
        <w:top w:val="none" w:sz="0" w:space="0" w:color="auto"/>
        <w:left w:val="none" w:sz="0" w:space="0" w:color="auto"/>
        <w:bottom w:val="none" w:sz="0" w:space="0" w:color="auto"/>
        <w:right w:val="none" w:sz="0" w:space="0" w:color="auto"/>
      </w:divBdr>
    </w:div>
    <w:div w:id="1726565159">
      <w:bodyDiv w:val="1"/>
      <w:marLeft w:val="0"/>
      <w:marRight w:val="0"/>
      <w:marTop w:val="0"/>
      <w:marBottom w:val="0"/>
      <w:divBdr>
        <w:top w:val="none" w:sz="0" w:space="0" w:color="auto"/>
        <w:left w:val="none" w:sz="0" w:space="0" w:color="auto"/>
        <w:bottom w:val="none" w:sz="0" w:space="0" w:color="auto"/>
        <w:right w:val="none" w:sz="0" w:space="0" w:color="auto"/>
      </w:divBdr>
    </w:div>
    <w:div w:id="1726832422">
      <w:bodyDiv w:val="1"/>
      <w:marLeft w:val="0"/>
      <w:marRight w:val="0"/>
      <w:marTop w:val="0"/>
      <w:marBottom w:val="0"/>
      <w:divBdr>
        <w:top w:val="none" w:sz="0" w:space="0" w:color="auto"/>
        <w:left w:val="none" w:sz="0" w:space="0" w:color="auto"/>
        <w:bottom w:val="none" w:sz="0" w:space="0" w:color="auto"/>
        <w:right w:val="none" w:sz="0" w:space="0" w:color="auto"/>
      </w:divBdr>
    </w:div>
    <w:div w:id="1726876350">
      <w:bodyDiv w:val="1"/>
      <w:marLeft w:val="0"/>
      <w:marRight w:val="0"/>
      <w:marTop w:val="0"/>
      <w:marBottom w:val="0"/>
      <w:divBdr>
        <w:top w:val="none" w:sz="0" w:space="0" w:color="auto"/>
        <w:left w:val="none" w:sz="0" w:space="0" w:color="auto"/>
        <w:bottom w:val="none" w:sz="0" w:space="0" w:color="auto"/>
        <w:right w:val="none" w:sz="0" w:space="0" w:color="auto"/>
      </w:divBdr>
    </w:div>
    <w:div w:id="1727485884">
      <w:bodyDiv w:val="1"/>
      <w:marLeft w:val="0"/>
      <w:marRight w:val="0"/>
      <w:marTop w:val="0"/>
      <w:marBottom w:val="0"/>
      <w:divBdr>
        <w:top w:val="none" w:sz="0" w:space="0" w:color="auto"/>
        <w:left w:val="none" w:sz="0" w:space="0" w:color="auto"/>
        <w:bottom w:val="none" w:sz="0" w:space="0" w:color="auto"/>
        <w:right w:val="none" w:sz="0" w:space="0" w:color="auto"/>
      </w:divBdr>
    </w:div>
    <w:div w:id="1727952675">
      <w:bodyDiv w:val="1"/>
      <w:marLeft w:val="0"/>
      <w:marRight w:val="0"/>
      <w:marTop w:val="0"/>
      <w:marBottom w:val="0"/>
      <w:divBdr>
        <w:top w:val="none" w:sz="0" w:space="0" w:color="auto"/>
        <w:left w:val="none" w:sz="0" w:space="0" w:color="auto"/>
        <w:bottom w:val="none" w:sz="0" w:space="0" w:color="auto"/>
        <w:right w:val="none" w:sz="0" w:space="0" w:color="auto"/>
      </w:divBdr>
    </w:div>
    <w:div w:id="1728147648">
      <w:bodyDiv w:val="1"/>
      <w:marLeft w:val="0"/>
      <w:marRight w:val="0"/>
      <w:marTop w:val="0"/>
      <w:marBottom w:val="0"/>
      <w:divBdr>
        <w:top w:val="none" w:sz="0" w:space="0" w:color="auto"/>
        <w:left w:val="none" w:sz="0" w:space="0" w:color="auto"/>
        <w:bottom w:val="none" w:sz="0" w:space="0" w:color="auto"/>
        <w:right w:val="none" w:sz="0" w:space="0" w:color="auto"/>
      </w:divBdr>
    </w:div>
    <w:div w:id="1728607032">
      <w:bodyDiv w:val="1"/>
      <w:marLeft w:val="0"/>
      <w:marRight w:val="0"/>
      <w:marTop w:val="0"/>
      <w:marBottom w:val="0"/>
      <w:divBdr>
        <w:top w:val="none" w:sz="0" w:space="0" w:color="auto"/>
        <w:left w:val="none" w:sz="0" w:space="0" w:color="auto"/>
        <w:bottom w:val="none" w:sz="0" w:space="0" w:color="auto"/>
        <w:right w:val="none" w:sz="0" w:space="0" w:color="auto"/>
      </w:divBdr>
    </w:div>
    <w:div w:id="1728726441">
      <w:bodyDiv w:val="1"/>
      <w:marLeft w:val="0"/>
      <w:marRight w:val="0"/>
      <w:marTop w:val="0"/>
      <w:marBottom w:val="0"/>
      <w:divBdr>
        <w:top w:val="none" w:sz="0" w:space="0" w:color="auto"/>
        <w:left w:val="none" w:sz="0" w:space="0" w:color="auto"/>
        <w:bottom w:val="none" w:sz="0" w:space="0" w:color="auto"/>
        <w:right w:val="none" w:sz="0" w:space="0" w:color="auto"/>
      </w:divBdr>
    </w:div>
    <w:div w:id="1728801848">
      <w:bodyDiv w:val="1"/>
      <w:marLeft w:val="0"/>
      <w:marRight w:val="0"/>
      <w:marTop w:val="0"/>
      <w:marBottom w:val="0"/>
      <w:divBdr>
        <w:top w:val="none" w:sz="0" w:space="0" w:color="auto"/>
        <w:left w:val="none" w:sz="0" w:space="0" w:color="auto"/>
        <w:bottom w:val="none" w:sz="0" w:space="0" w:color="auto"/>
        <w:right w:val="none" w:sz="0" w:space="0" w:color="auto"/>
      </w:divBdr>
    </w:div>
    <w:div w:id="1728994409">
      <w:bodyDiv w:val="1"/>
      <w:marLeft w:val="0"/>
      <w:marRight w:val="0"/>
      <w:marTop w:val="0"/>
      <w:marBottom w:val="0"/>
      <w:divBdr>
        <w:top w:val="none" w:sz="0" w:space="0" w:color="auto"/>
        <w:left w:val="none" w:sz="0" w:space="0" w:color="auto"/>
        <w:bottom w:val="none" w:sz="0" w:space="0" w:color="auto"/>
        <w:right w:val="none" w:sz="0" w:space="0" w:color="auto"/>
      </w:divBdr>
    </w:div>
    <w:div w:id="1729111389">
      <w:bodyDiv w:val="1"/>
      <w:marLeft w:val="0"/>
      <w:marRight w:val="0"/>
      <w:marTop w:val="0"/>
      <w:marBottom w:val="0"/>
      <w:divBdr>
        <w:top w:val="none" w:sz="0" w:space="0" w:color="auto"/>
        <w:left w:val="none" w:sz="0" w:space="0" w:color="auto"/>
        <w:bottom w:val="none" w:sz="0" w:space="0" w:color="auto"/>
        <w:right w:val="none" w:sz="0" w:space="0" w:color="auto"/>
      </w:divBdr>
    </w:div>
    <w:div w:id="1729112004">
      <w:bodyDiv w:val="1"/>
      <w:marLeft w:val="0"/>
      <w:marRight w:val="0"/>
      <w:marTop w:val="0"/>
      <w:marBottom w:val="0"/>
      <w:divBdr>
        <w:top w:val="none" w:sz="0" w:space="0" w:color="auto"/>
        <w:left w:val="none" w:sz="0" w:space="0" w:color="auto"/>
        <w:bottom w:val="none" w:sz="0" w:space="0" w:color="auto"/>
        <w:right w:val="none" w:sz="0" w:space="0" w:color="auto"/>
      </w:divBdr>
    </w:div>
    <w:div w:id="1729261703">
      <w:bodyDiv w:val="1"/>
      <w:marLeft w:val="0"/>
      <w:marRight w:val="0"/>
      <w:marTop w:val="0"/>
      <w:marBottom w:val="0"/>
      <w:divBdr>
        <w:top w:val="none" w:sz="0" w:space="0" w:color="auto"/>
        <w:left w:val="none" w:sz="0" w:space="0" w:color="auto"/>
        <w:bottom w:val="none" w:sz="0" w:space="0" w:color="auto"/>
        <w:right w:val="none" w:sz="0" w:space="0" w:color="auto"/>
      </w:divBdr>
    </w:div>
    <w:div w:id="1729457037">
      <w:bodyDiv w:val="1"/>
      <w:marLeft w:val="0"/>
      <w:marRight w:val="0"/>
      <w:marTop w:val="0"/>
      <w:marBottom w:val="0"/>
      <w:divBdr>
        <w:top w:val="none" w:sz="0" w:space="0" w:color="auto"/>
        <w:left w:val="none" w:sz="0" w:space="0" w:color="auto"/>
        <w:bottom w:val="none" w:sz="0" w:space="0" w:color="auto"/>
        <w:right w:val="none" w:sz="0" w:space="0" w:color="auto"/>
      </w:divBdr>
    </w:div>
    <w:div w:id="1730109211">
      <w:bodyDiv w:val="1"/>
      <w:marLeft w:val="0"/>
      <w:marRight w:val="0"/>
      <w:marTop w:val="0"/>
      <w:marBottom w:val="0"/>
      <w:divBdr>
        <w:top w:val="none" w:sz="0" w:space="0" w:color="auto"/>
        <w:left w:val="none" w:sz="0" w:space="0" w:color="auto"/>
        <w:bottom w:val="none" w:sz="0" w:space="0" w:color="auto"/>
        <w:right w:val="none" w:sz="0" w:space="0" w:color="auto"/>
      </w:divBdr>
    </w:div>
    <w:div w:id="1732656278">
      <w:bodyDiv w:val="1"/>
      <w:marLeft w:val="0"/>
      <w:marRight w:val="0"/>
      <w:marTop w:val="0"/>
      <w:marBottom w:val="0"/>
      <w:divBdr>
        <w:top w:val="none" w:sz="0" w:space="0" w:color="auto"/>
        <w:left w:val="none" w:sz="0" w:space="0" w:color="auto"/>
        <w:bottom w:val="none" w:sz="0" w:space="0" w:color="auto"/>
        <w:right w:val="none" w:sz="0" w:space="0" w:color="auto"/>
      </w:divBdr>
    </w:div>
    <w:div w:id="1732804425">
      <w:bodyDiv w:val="1"/>
      <w:marLeft w:val="0"/>
      <w:marRight w:val="0"/>
      <w:marTop w:val="0"/>
      <w:marBottom w:val="0"/>
      <w:divBdr>
        <w:top w:val="none" w:sz="0" w:space="0" w:color="auto"/>
        <w:left w:val="none" w:sz="0" w:space="0" w:color="auto"/>
        <w:bottom w:val="none" w:sz="0" w:space="0" w:color="auto"/>
        <w:right w:val="none" w:sz="0" w:space="0" w:color="auto"/>
      </w:divBdr>
    </w:div>
    <w:div w:id="1732851238">
      <w:bodyDiv w:val="1"/>
      <w:marLeft w:val="0"/>
      <w:marRight w:val="0"/>
      <w:marTop w:val="0"/>
      <w:marBottom w:val="0"/>
      <w:divBdr>
        <w:top w:val="none" w:sz="0" w:space="0" w:color="auto"/>
        <w:left w:val="none" w:sz="0" w:space="0" w:color="auto"/>
        <w:bottom w:val="none" w:sz="0" w:space="0" w:color="auto"/>
        <w:right w:val="none" w:sz="0" w:space="0" w:color="auto"/>
      </w:divBdr>
    </w:div>
    <w:div w:id="1732925965">
      <w:bodyDiv w:val="1"/>
      <w:marLeft w:val="0"/>
      <w:marRight w:val="0"/>
      <w:marTop w:val="0"/>
      <w:marBottom w:val="0"/>
      <w:divBdr>
        <w:top w:val="none" w:sz="0" w:space="0" w:color="auto"/>
        <w:left w:val="none" w:sz="0" w:space="0" w:color="auto"/>
        <w:bottom w:val="none" w:sz="0" w:space="0" w:color="auto"/>
        <w:right w:val="none" w:sz="0" w:space="0" w:color="auto"/>
      </w:divBdr>
    </w:div>
    <w:div w:id="1734160335">
      <w:bodyDiv w:val="1"/>
      <w:marLeft w:val="0"/>
      <w:marRight w:val="0"/>
      <w:marTop w:val="0"/>
      <w:marBottom w:val="0"/>
      <w:divBdr>
        <w:top w:val="none" w:sz="0" w:space="0" w:color="auto"/>
        <w:left w:val="none" w:sz="0" w:space="0" w:color="auto"/>
        <w:bottom w:val="none" w:sz="0" w:space="0" w:color="auto"/>
        <w:right w:val="none" w:sz="0" w:space="0" w:color="auto"/>
      </w:divBdr>
    </w:div>
    <w:div w:id="1734308826">
      <w:bodyDiv w:val="1"/>
      <w:marLeft w:val="0"/>
      <w:marRight w:val="0"/>
      <w:marTop w:val="0"/>
      <w:marBottom w:val="0"/>
      <w:divBdr>
        <w:top w:val="none" w:sz="0" w:space="0" w:color="auto"/>
        <w:left w:val="none" w:sz="0" w:space="0" w:color="auto"/>
        <w:bottom w:val="none" w:sz="0" w:space="0" w:color="auto"/>
        <w:right w:val="none" w:sz="0" w:space="0" w:color="auto"/>
      </w:divBdr>
    </w:div>
    <w:div w:id="1735349249">
      <w:bodyDiv w:val="1"/>
      <w:marLeft w:val="0"/>
      <w:marRight w:val="0"/>
      <w:marTop w:val="0"/>
      <w:marBottom w:val="0"/>
      <w:divBdr>
        <w:top w:val="none" w:sz="0" w:space="0" w:color="auto"/>
        <w:left w:val="none" w:sz="0" w:space="0" w:color="auto"/>
        <w:bottom w:val="none" w:sz="0" w:space="0" w:color="auto"/>
        <w:right w:val="none" w:sz="0" w:space="0" w:color="auto"/>
      </w:divBdr>
    </w:div>
    <w:div w:id="1735397949">
      <w:bodyDiv w:val="1"/>
      <w:marLeft w:val="0"/>
      <w:marRight w:val="0"/>
      <w:marTop w:val="0"/>
      <w:marBottom w:val="0"/>
      <w:divBdr>
        <w:top w:val="none" w:sz="0" w:space="0" w:color="auto"/>
        <w:left w:val="none" w:sz="0" w:space="0" w:color="auto"/>
        <w:bottom w:val="none" w:sz="0" w:space="0" w:color="auto"/>
        <w:right w:val="none" w:sz="0" w:space="0" w:color="auto"/>
      </w:divBdr>
    </w:div>
    <w:div w:id="1735421716">
      <w:bodyDiv w:val="1"/>
      <w:marLeft w:val="0"/>
      <w:marRight w:val="0"/>
      <w:marTop w:val="0"/>
      <w:marBottom w:val="0"/>
      <w:divBdr>
        <w:top w:val="none" w:sz="0" w:space="0" w:color="auto"/>
        <w:left w:val="none" w:sz="0" w:space="0" w:color="auto"/>
        <w:bottom w:val="none" w:sz="0" w:space="0" w:color="auto"/>
        <w:right w:val="none" w:sz="0" w:space="0" w:color="auto"/>
      </w:divBdr>
    </w:div>
    <w:div w:id="1735858973">
      <w:bodyDiv w:val="1"/>
      <w:marLeft w:val="0"/>
      <w:marRight w:val="0"/>
      <w:marTop w:val="0"/>
      <w:marBottom w:val="0"/>
      <w:divBdr>
        <w:top w:val="none" w:sz="0" w:space="0" w:color="auto"/>
        <w:left w:val="none" w:sz="0" w:space="0" w:color="auto"/>
        <w:bottom w:val="none" w:sz="0" w:space="0" w:color="auto"/>
        <w:right w:val="none" w:sz="0" w:space="0" w:color="auto"/>
      </w:divBdr>
    </w:div>
    <w:div w:id="1736001358">
      <w:bodyDiv w:val="1"/>
      <w:marLeft w:val="0"/>
      <w:marRight w:val="0"/>
      <w:marTop w:val="0"/>
      <w:marBottom w:val="0"/>
      <w:divBdr>
        <w:top w:val="none" w:sz="0" w:space="0" w:color="auto"/>
        <w:left w:val="none" w:sz="0" w:space="0" w:color="auto"/>
        <w:bottom w:val="none" w:sz="0" w:space="0" w:color="auto"/>
        <w:right w:val="none" w:sz="0" w:space="0" w:color="auto"/>
      </w:divBdr>
    </w:div>
    <w:div w:id="1736078962">
      <w:bodyDiv w:val="1"/>
      <w:marLeft w:val="0"/>
      <w:marRight w:val="0"/>
      <w:marTop w:val="0"/>
      <w:marBottom w:val="0"/>
      <w:divBdr>
        <w:top w:val="none" w:sz="0" w:space="0" w:color="auto"/>
        <w:left w:val="none" w:sz="0" w:space="0" w:color="auto"/>
        <w:bottom w:val="none" w:sz="0" w:space="0" w:color="auto"/>
        <w:right w:val="none" w:sz="0" w:space="0" w:color="auto"/>
      </w:divBdr>
    </w:div>
    <w:div w:id="1736121534">
      <w:bodyDiv w:val="1"/>
      <w:marLeft w:val="0"/>
      <w:marRight w:val="0"/>
      <w:marTop w:val="0"/>
      <w:marBottom w:val="0"/>
      <w:divBdr>
        <w:top w:val="none" w:sz="0" w:space="0" w:color="auto"/>
        <w:left w:val="none" w:sz="0" w:space="0" w:color="auto"/>
        <w:bottom w:val="none" w:sz="0" w:space="0" w:color="auto"/>
        <w:right w:val="none" w:sz="0" w:space="0" w:color="auto"/>
      </w:divBdr>
    </w:div>
    <w:div w:id="1736584385">
      <w:bodyDiv w:val="1"/>
      <w:marLeft w:val="0"/>
      <w:marRight w:val="0"/>
      <w:marTop w:val="0"/>
      <w:marBottom w:val="0"/>
      <w:divBdr>
        <w:top w:val="none" w:sz="0" w:space="0" w:color="auto"/>
        <w:left w:val="none" w:sz="0" w:space="0" w:color="auto"/>
        <w:bottom w:val="none" w:sz="0" w:space="0" w:color="auto"/>
        <w:right w:val="none" w:sz="0" w:space="0" w:color="auto"/>
      </w:divBdr>
    </w:div>
    <w:div w:id="1736664582">
      <w:bodyDiv w:val="1"/>
      <w:marLeft w:val="0"/>
      <w:marRight w:val="0"/>
      <w:marTop w:val="0"/>
      <w:marBottom w:val="0"/>
      <w:divBdr>
        <w:top w:val="none" w:sz="0" w:space="0" w:color="auto"/>
        <w:left w:val="none" w:sz="0" w:space="0" w:color="auto"/>
        <w:bottom w:val="none" w:sz="0" w:space="0" w:color="auto"/>
        <w:right w:val="none" w:sz="0" w:space="0" w:color="auto"/>
      </w:divBdr>
    </w:div>
    <w:div w:id="1737124556">
      <w:bodyDiv w:val="1"/>
      <w:marLeft w:val="0"/>
      <w:marRight w:val="0"/>
      <w:marTop w:val="0"/>
      <w:marBottom w:val="0"/>
      <w:divBdr>
        <w:top w:val="none" w:sz="0" w:space="0" w:color="auto"/>
        <w:left w:val="none" w:sz="0" w:space="0" w:color="auto"/>
        <w:bottom w:val="none" w:sz="0" w:space="0" w:color="auto"/>
        <w:right w:val="none" w:sz="0" w:space="0" w:color="auto"/>
      </w:divBdr>
    </w:div>
    <w:div w:id="1737169244">
      <w:bodyDiv w:val="1"/>
      <w:marLeft w:val="0"/>
      <w:marRight w:val="0"/>
      <w:marTop w:val="0"/>
      <w:marBottom w:val="0"/>
      <w:divBdr>
        <w:top w:val="none" w:sz="0" w:space="0" w:color="auto"/>
        <w:left w:val="none" w:sz="0" w:space="0" w:color="auto"/>
        <w:bottom w:val="none" w:sz="0" w:space="0" w:color="auto"/>
        <w:right w:val="none" w:sz="0" w:space="0" w:color="auto"/>
      </w:divBdr>
    </w:div>
    <w:div w:id="1737507794">
      <w:bodyDiv w:val="1"/>
      <w:marLeft w:val="0"/>
      <w:marRight w:val="0"/>
      <w:marTop w:val="0"/>
      <w:marBottom w:val="0"/>
      <w:divBdr>
        <w:top w:val="none" w:sz="0" w:space="0" w:color="auto"/>
        <w:left w:val="none" w:sz="0" w:space="0" w:color="auto"/>
        <w:bottom w:val="none" w:sz="0" w:space="0" w:color="auto"/>
        <w:right w:val="none" w:sz="0" w:space="0" w:color="auto"/>
      </w:divBdr>
    </w:div>
    <w:div w:id="1737510122">
      <w:bodyDiv w:val="1"/>
      <w:marLeft w:val="0"/>
      <w:marRight w:val="0"/>
      <w:marTop w:val="0"/>
      <w:marBottom w:val="0"/>
      <w:divBdr>
        <w:top w:val="none" w:sz="0" w:space="0" w:color="auto"/>
        <w:left w:val="none" w:sz="0" w:space="0" w:color="auto"/>
        <w:bottom w:val="none" w:sz="0" w:space="0" w:color="auto"/>
        <w:right w:val="none" w:sz="0" w:space="0" w:color="auto"/>
      </w:divBdr>
    </w:div>
    <w:div w:id="1737967560">
      <w:bodyDiv w:val="1"/>
      <w:marLeft w:val="0"/>
      <w:marRight w:val="0"/>
      <w:marTop w:val="0"/>
      <w:marBottom w:val="0"/>
      <w:divBdr>
        <w:top w:val="none" w:sz="0" w:space="0" w:color="auto"/>
        <w:left w:val="none" w:sz="0" w:space="0" w:color="auto"/>
        <w:bottom w:val="none" w:sz="0" w:space="0" w:color="auto"/>
        <w:right w:val="none" w:sz="0" w:space="0" w:color="auto"/>
      </w:divBdr>
    </w:div>
    <w:div w:id="1738240723">
      <w:bodyDiv w:val="1"/>
      <w:marLeft w:val="0"/>
      <w:marRight w:val="0"/>
      <w:marTop w:val="0"/>
      <w:marBottom w:val="0"/>
      <w:divBdr>
        <w:top w:val="none" w:sz="0" w:space="0" w:color="auto"/>
        <w:left w:val="none" w:sz="0" w:space="0" w:color="auto"/>
        <w:bottom w:val="none" w:sz="0" w:space="0" w:color="auto"/>
        <w:right w:val="none" w:sz="0" w:space="0" w:color="auto"/>
      </w:divBdr>
    </w:div>
    <w:div w:id="1738282765">
      <w:bodyDiv w:val="1"/>
      <w:marLeft w:val="0"/>
      <w:marRight w:val="0"/>
      <w:marTop w:val="0"/>
      <w:marBottom w:val="0"/>
      <w:divBdr>
        <w:top w:val="none" w:sz="0" w:space="0" w:color="auto"/>
        <w:left w:val="none" w:sz="0" w:space="0" w:color="auto"/>
        <w:bottom w:val="none" w:sz="0" w:space="0" w:color="auto"/>
        <w:right w:val="none" w:sz="0" w:space="0" w:color="auto"/>
      </w:divBdr>
    </w:div>
    <w:div w:id="1738356970">
      <w:bodyDiv w:val="1"/>
      <w:marLeft w:val="0"/>
      <w:marRight w:val="0"/>
      <w:marTop w:val="0"/>
      <w:marBottom w:val="0"/>
      <w:divBdr>
        <w:top w:val="none" w:sz="0" w:space="0" w:color="auto"/>
        <w:left w:val="none" w:sz="0" w:space="0" w:color="auto"/>
        <w:bottom w:val="none" w:sz="0" w:space="0" w:color="auto"/>
        <w:right w:val="none" w:sz="0" w:space="0" w:color="auto"/>
      </w:divBdr>
    </w:div>
    <w:div w:id="1738673157">
      <w:bodyDiv w:val="1"/>
      <w:marLeft w:val="0"/>
      <w:marRight w:val="0"/>
      <w:marTop w:val="0"/>
      <w:marBottom w:val="0"/>
      <w:divBdr>
        <w:top w:val="none" w:sz="0" w:space="0" w:color="auto"/>
        <w:left w:val="none" w:sz="0" w:space="0" w:color="auto"/>
        <w:bottom w:val="none" w:sz="0" w:space="0" w:color="auto"/>
        <w:right w:val="none" w:sz="0" w:space="0" w:color="auto"/>
      </w:divBdr>
    </w:div>
    <w:div w:id="1738823124">
      <w:bodyDiv w:val="1"/>
      <w:marLeft w:val="0"/>
      <w:marRight w:val="0"/>
      <w:marTop w:val="0"/>
      <w:marBottom w:val="0"/>
      <w:divBdr>
        <w:top w:val="none" w:sz="0" w:space="0" w:color="auto"/>
        <w:left w:val="none" w:sz="0" w:space="0" w:color="auto"/>
        <w:bottom w:val="none" w:sz="0" w:space="0" w:color="auto"/>
        <w:right w:val="none" w:sz="0" w:space="0" w:color="auto"/>
      </w:divBdr>
    </w:div>
    <w:div w:id="1739018157">
      <w:bodyDiv w:val="1"/>
      <w:marLeft w:val="0"/>
      <w:marRight w:val="0"/>
      <w:marTop w:val="0"/>
      <w:marBottom w:val="0"/>
      <w:divBdr>
        <w:top w:val="none" w:sz="0" w:space="0" w:color="auto"/>
        <w:left w:val="none" w:sz="0" w:space="0" w:color="auto"/>
        <w:bottom w:val="none" w:sz="0" w:space="0" w:color="auto"/>
        <w:right w:val="none" w:sz="0" w:space="0" w:color="auto"/>
      </w:divBdr>
    </w:div>
    <w:div w:id="1739084456">
      <w:bodyDiv w:val="1"/>
      <w:marLeft w:val="0"/>
      <w:marRight w:val="0"/>
      <w:marTop w:val="0"/>
      <w:marBottom w:val="0"/>
      <w:divBdr>
        <w:top w:val="none" w:sz="0" w:space="0" w:color="auto"/>
        <w:left w:val="none" w:sz="0" w:space="0" w:color="auto"/>
        <w:bottom w:val="none" w:sz="0" w:space="0" w:color="auto"/>
        <w:right w:val="none" w:sz="0" w:space="0" w:color="auto"/>
      </w:divBdr>
    </w:div>
    <w:div w:id="1739278488">
      <w:bodyDiv w:val="1"/>
      <w:marLeft w:val="0"/>
      <w:marRight w:val="0"/>
      <w:marTop w:val="0"/>
      <w:marBottom w:val="0"/>
      <w:divBdr>
        <w:top w:val="none" w:sz="0" w:space="0" w:color="auto"/>
        <w:left w:val="none" w:sz="0" w:space="0" w:color="auto"/>
        <w:bottom w:val="none" w:sz="0" w:space="0" w:color="auto"/>
        <w:right w:val="none" w:sz="0" w:space="0" w:color="auto"/>
      </w:divBdr>
    </w:div>
    <w:div w:id="1739474909">
      <w:bodyDiv w:val="1"/>
      <w:marLeft w:val="0"/>
      <w:marRight w:val="0"/>
      <w:marTop w:val="0"/>
      <w:marBottom w:val="0"/>
      <w:divBdr>
        <w:top w:val="none" w:sz="0" w:space="0" w:color="auto"/>
        <w:left w:val="none" w:sz="0" w:space="0" w:color="auto"/>
        <w:bottom w:val="none" w:sz="0" w:space="0" w:color="auto"/>
        <w:right w:val="none" w:sz="0" w:space="0" w:color="auto"/>
      </w:divBdr>
    </w:div>
    <w:div w:id="1740244694">
      <w:bodyDiv w:val="1"/>
      <w:marLeft w:val="0"/>
      <w:marRight w:val="0"/>
      <w:marTop w:val="0"/>
      <w:marBottom w:val="0"/>
      <w:divBdr>
        <w:top w:val="none" w:sz="0" w:space="0" w:color="auto"/>
        <w:left w:val="none" w:sz="0" w:space="0" w:color="auto"/>
        <w:bottom w:val="none" w:sz="0" w:space="0" w:color="auto"/>
        <w:right w:val="none" w:sz="0" w:space="0" w:color="auto"/>
      </w:divBdr>
    </w:div>
    <w:div w:id="1740247036">
      <w:bodyDiv w:val="1"/>
      <w:marLeft w:val="0"/>
      <w:marRight w:val="0"/>
      <w:marTop w:val="0"/>
      <w:marBottom w:val="0"/>
      <w:divBdr>
        <w:top w:val="none" w:sz="0" w:space="0" w:color="auto"/>
        <w:left w:val="none" w:sz="0" w:space="0" w:color="auto"/>
        <w:bottom w:val="none" w:sz="0" w:space="0" w:color="auto"/>
        <w:right w:val="none" w:sz="0" w:space="0" w:color="auto"/>
      </w:divBdr>
    </w:div>
    <w:div w:id="1741248903">
      <w:bodyDiv w:val="1"/>
      <w:marLeft w:val="0"/>
      <w:marRight w:val="0"/>
      <w:marTop w:val="0"/>
      <w:marBottom w:val="0"/>
      <w:divBdr>
        <w:top w:val="none" w:sz="0" w:space="0" w:color="auto"/>
        <w:left w:val="none" w:sz="0" w:space="0" w:color="auto"/>
        <w:bottom w:val="none" w:sz="0" w:space="0" w:color="auto"/>
        <w:right w:val="none" w:sz="0" w:space="0" w:color="auto"/>
      </w:divBdr>
    </w:div>
    <w:div w:id="1741713900">
      <w:bodyDiv w:val="1"/>
      <w:marLeft w:val="0"/>
      <w:marRight w:val="0"/>
      <w:marTop w:val="0"/>
      <w:marBottom w:val="0"/>
      <w:divBdr>
        <w:top w:val="none" w:sz="0" w:space="0" w:color="auto"/>
        <w:left w:val="none" w:sz="0" w:space="0" w:color="auto"/>
        <w:bottom w:val="none" w:sz="0" w:space="0" w:color="auto"/>
        <w:right w:val="none" w:sz="0" w:space="0" w:color="auto"/>
      </w:divBdr>
    </w:div>
    <w:div w:id="1741714579">
      <w:bodyDiv w:val="1"/>
      <w:marLeft w:val="0"/>
      <w:marRight w:val="0"/>
      <w:marTop w:val="0"/>
      <w:marBottom w:val="0"/>
      <w:divBdr>
        <w:top w:val="none" w:sz="0" w:space="0" w:color="auto"/>
        <w:left w:val="none" w:sz="0" w:space="0" w:color="auto"/>
        <w:bottom w:val="none" w:sz="0" w:space="0" w:color="auto"/>
        <w:right w:val="none" w:sz="0" w:space="0" w:color="auto"/>
      </w:divBdr>
    </w:div>
    <w:div w:id="1741780922">
      <w:bodyDiv w:val="1"/>
      <w:marLeft w:val="0"/>
      <w:marRight w:val="0"/>
      <w:marTop w:val="0"/>
      <w:marBottom w:val="0"/>
      <w:divBdr>
        <w:top w:val="none" w:sz="0" w:space="0" w:color="auto"/>
        <w:left w:val="none" w:sz="0" w:space="0" w:color="auto"/>
        <w:bottom w:val="none" w:sz="0" w:space="0" w:color="auto"/>
        <w:right w:val="none" w:sz="0" w:space="0" w:color="auto"/>
      </w:divBdr>
    </w:div>
    <w:div w:id="1741832393">
      <w:bodyDiv w:val="1"/>
      <w:marLeft w:val="0"/>
      <w:marRight w:val="0"/>
      <w:marTop w:val="0"/>
      <w:marBottom w:val="0"/>
      <w:divBdr>
        <w:top w:val="none" w:sz="0" w:space="0" w:color="auto"/>
        <w:left w:val="none" w:sz="0" w:space="0" w:color="auto"/>
        <w:bottom w:val="none" w:sz="0" w:space="0" w:color="auto"/>
        <w:right w:val="none" w:sz="0" w:space="0" w:color="auto"/>
      </w:divBdr>
    </w:div>
    <w:div w:id="1741949926">
      <w:bodyDiv w:val="1"/>
      <w:marLeft w:val="0"/>
      <w:marRight w:val="0"/>
      <w:marTop w:val="0"/>
      <w:marBottom w:val="0"/>
      <w:divBdr>
        <w:top w:val="none" w:sz="0" w:space="0" w:color="auto"/>
        <w:left w:val="none" w:sz="0" w:space="0" w:color="auto"/>
        <w:bottom w:val="none" w:sz="0" w:space="0" w:color="auto"/>
        <w:right w:val="none" w:sz="0" w:space="0" w:color="auto"/>
      </w:divBdr>
    </w:div>
    <w:div w:id="1742364751">
      <w:bodyDiv w:val="1"/>
      <w:marLeft w:val="0"/>
      <w:marRight w:val="0"/>
      <w:marTop w:val="0"/>
      <w:marBottom w:val="0"/>
      <w:divBdr>
        <w:top w:val="none" w:sz="0" w:space="0" w:color="auto"/>
        <w:left w:val="none" w:sz="0" w:space="0" w:color="auto"/>
        <w:bottom w:val="none" w:sz="0" w:space="0" w:color="auto"/>
        <w:right w:val="none" w:sz="0" w:space="0" w:color="auto"/>
      </w:divBdr>
    </w:div>
    <w:div w:id="1742436943">
      <w:bodyDiv w:val="1"/>
      <w:marLeft w:val="0"/>
      <w:marRight w:val="0"/>
      <w:marTop w:val="0"/>
      <w:marBottom w:val="0"/>
      <w:divBdr>
        <w:top w:val="none" w:sz="0" w:space="0" w:color="auto"/>
        <w:left w:val="none" w:sz="0" w:space="0" w:color="auto"/>
        <w:bottom w:val="none" w:sz="0" w:space="0" w:color="auto"/>
        <w:right w:val="none" w:sz="0" w:space="0" w:color="auto"/>
      </w:divBdr>
    </w:div>
    <w:div w:id="1742485495">
      <w:bodyDiv w:val="1"/>
      <w:marLeft w:val="0"/>
      <w:marRight w:val="0"/>
      <w:marTop w:val="0"/>
      <w:marBottom w:val="0"/>
      <w:divBdr>
        <w:top w:val="none" w:sz="0" w:space="0" w:color="auto"/>
        <w:left w:val="none" w:sz="0" w:space="0" w:color="auto"/>
        <w:bottom w:val="none" w:sz="0" w:space="0" w:color="auto"/>
        <w:right w:val="none" w:sz="0" w:space="0" w:color="auto"/>
      </w:divBdr>
    </w:div>
    <w:div w:id="1742557113">
      <w:bodyDiv w:val="1"/>
      <w:marLeft w:val="0"/>
      <w:marRight w:val="0"/>
      <w:marTop w:val="0"/>
      <w:marBottom w:val="0"/>
      <w:divBdr>
        <w:top w:val="none" w:sz="0" w:space="0" w:color="auto"/>
        <w:left w:val="none" w:sz="0" w:space="0" w:color="auto"/>
        <w:bottom w:val="none" w:sz="0" w:space="0" w:color="auto"/>
        <w:right w:val="none" w:sz="0" w:space="0" w:color="auto"/>
      </w:divBdr>
    </w:div>
    <w:div w:id="1743723147">
      <w:bodyDiv w:val="1"/>
      <w:marLeft w:val="0"/>
      <w:marRight w:val="0"/>
      <w:marTop w:val="0"/>
      <w:marBottom w:val="0"/>
      <w:divBdr>
        <w:top w:val="none" w:sz="0" w:space="0" w:color="auto"/>
        <w:left w:val="none" w:sz="0" w:space="0" w:color="auto"/>
        <w:bottom w:val="none" w:sz="0" w:space="0" w:color="auto"/>
        <w:right w:val="none" w:sz="0" w:space="0" w:color="auto"/>
      </w:divBdr>
    </w:div>
    <w:div w:id="1744327538">
      <w:bodyDiv w:val="1"/>
      <w:marLeft w:val="0"/>
      <w:marRight w:val="0"/>
      <w:marTop w:val="0"/>
      <w:marBottom w:val="0"/>
      <w:divBdr>
        <w:top w:val="none" w:sz="0" w:space="0" w:color="auto"/>
        <w:left w:val="none" w:sz="0" w:space="0" w:color="auto"/>
        <w:bottom w:val="none" w:sz="0" w:space="0" w:color="auto"/>
        <w:right w:val="none" w:sz="0" w:space="0" w:color="auto"/>
      </w:divBdr>
    </w:div>
    <w:div w:id="1744570855">
      <w:bodyDiv w:val="1"/>
      <w:marLeft w:val="0"/>
      <w:marRight w:val="0"/>
      <w:marTop w:val="0"/>
      <w:marBottom w:val="0"/>
      <w:divBdr>
        <w:top w:val="none" w:sz="0" w:space="0" w:color="auto"/>
        <w:left w:val="none" w:sz="0" w:space="0" w:color="auto"/>
        <w:bottom w:val="none" w:sz="0" w:space="0" w:color="auto"/>
        <w:right w:val="none" w:sz="0" w:space="0" w:color="auto"/>
      </w:divBdr>
    </w:div>
    <w:div w:id="1744597292">
      <w:bodyDiv w:val="1"/>
      <w:marLeft w:val="0"/>
      <w:marRight w:val="0"/>
      <w:marTop w:val="0"/>
      <w:marBottom w:val="0"/>
      <w:divBdr>
        <w:top w:val="none" w:sz="0" w:space="0" w:color="auto"/>
        <w:left w:val="none" w:sz="0" w:space="0" w:color="auto"/>
        <w:bottom w:val="none" w:sz="0" w:space="0" w:color="auto"/>
        <w:right w:val="none" w:sz="0" w:space="0" w:color="auto"/>
      </w:divBdr>
    </w:div>
    <w:div w:id="1744599664">
      <w:bodyDiv w:val="1"/>
      <w:marLeft w:val="0"/>
      <w:marRight w:val="0"/>
      <w:marTop w:val="0"/>
      <w:marBottom w:val="0"/>
      <w:divBdr>
        <w:top w:val="none" w:sz="0" w:space="0" w:color="auto"/>
        <w:left w:val="none" w:sz="0" w:space="0" w:color="auto"/>
        <w:bottom w:val="none" w:sz="0" w:space="0" w:color="auto"/>
        <w:right w:val="none" w:sz="0" w:space="0" w:color="auto"/>
      </w:divBdr>
    </w:div>
    <w:div w:id="1744642521">
      <w:bodyDiv w:val="1"/>
      <w:marLeft w:val="0"/>
      <w:marRight w:val="0"/>
      <w:marTop w:val="0"/>
      <w:marBottom w:val="0"/>
      <w:divBdr>
        <w:top w:val="none" w:sz="0" w:space="0" w:color="auto"/>
        <w:left w:val="none" w:sz="0" w:space="0" w:color="auto"/>
        <w:bottom w:val="none" w:sz="0" w:space="0" w:color="auto"/>
        <w:right w:val="none" w:sz="0" w:space="0" w:color="auto"/>
      </w:divBdr>
    </w:div>
    <w:div w:id="1744788679">
      <w:bodyDiv w:val="1"/>
      <w:marLeft w:val="0"/>
      <w:marRight w:val="0"/>
      <w:marTop w:val="0"/>
      <w:marBottom w:val="0"/>
      <w:divBdr>
        <w:top w:val="none" w:sz="0" w:space="0" w:color="auto"/>
        <w:left w:val="none" w:sz="0" w:space="0" w:color="auto"/>
        <w:bottom w:val="none" w:sz="0" w:space="0" w:color="auto"/>
        <w:right w:val="none" w:sz="0" w:space="0" w:color="auto"/>
      </w:divBdr>
    </w:div>
    <w:div w:id="1745184020">
      <w:bodyDiv w:val="1"/>
      <w:marLeft w:val="0"/>
      <w:marRight w:val="0"/>
      <w:marTop w:val="0"/>
      <w:marBottom w:val="0"/>
      <w:divBdr>
        <w:top w:val="none" w:sz="0" w:space="0" w:color="auto"/>
        <w:left w:val="none" w:sz="0" w:space="0" w:color="auto"/>
        <w:bottom w:val="none" w:sz="0" w:space="0" w:color="auto"/>
        <w:right w:val="none" w:sz="0" w:space="0" w:color="auto"/>
      </w:divBdr>
    </w:div>
    <w:div w:id="1745761528">
      <w:bodyDiv w:val="1"/>
      <w:marLeft w:val="0"/>
      <w:marRight w:val="0"/>
      <w:marTop w:val="0"/>
      <w:marBottom w:val="0"/>
      <w:divBdr>
        <w:top w:val="none" w:sz="0" w:space="0" w:color="auto"/>
        <w:left w:val="none" w:sz="0" w:space="0" w:color="auto"/>
        <w:bottom w:val="none" w:sz="0" w:space="0" w:color="auto"/>
        <w:right w:val="none" w:sz="0" w:space="0" w:color="auto"/>
      </w:divBdr>
    </w:div>
    <w:div w:id="1746494383">
      <w:bodyDiv w:val="1"/>
      <w:marLeft w:val="0"/>
      <w:marRight w:val="0"/>
      <w:marTop w:val="0"/>
      <w:marBottom w:val="0"/>
      <w:divBdr>
        <w:top w:val="none" w:sz="0" w:space="0" w:color="auto"/>
        <w:left w:val="none" w:sz="0" w:space="0" w:color="auto"/>
        <w:bottom w:val="none" w:sz="0" w:space="0" w:color="auto"/>
        <w:right w:val="none" w:sz="0" w:space="0" w:color="auto"/>
      </w:divBdr>
    </w:div>
    <w:div w:id="1746607385">
      <w:bodyDiv w:val="1"/>
      <w:marLeft w:val="0"/>
      <w:marRight w:val="0"/>
      <w:marTop w:val="0"/>
      <w:marBottom w:val="0"/>
      <w:divBdr>
        <w:top w:val="none" w:sz="0" w:space="0" w:color="auto"/>
        <w:left w:val="none" w:sz="0" w:space="0" w:color="auto"/>
        <w:bottom w:val="none" w:sz="0" w:space="0" w:color="auto"/>
        <w:right w:val="none" w:sz="0" w:space="0" w:color="auto"/>
      </w:divBdr>
    </w:div>
    <w:div w:id="1746610624">
      <w:bodyDiv w:val="1"/>
      <w:marLeft w:val="0"/>
      <w:marRight w:val="0"/>
      <w:marTop w:val="0"/>
      <w:marBottom w:val="0"/>
      <w:divBdr>
        <w:top w:val="none" w:sz="0" w:space="0" w:color="auto"/>
        <w:left w:val="none" w:sz="0" w:space="0" w:color="auto"/>
        <w:bottom w:val="none" w:sz="0" w:space="0" w:color="auto"/>
        <w:right w:val="none" w:sz="0" w:space="0" w:color="auto"/>
      </w:divBdr>
    </w:div>
    <w:div w:id="1747142736">
      <w:bodyDiv w:val="1"/>
      <w:marLeft w:val="0"/>
      <w:marRight w:val="0"/>
      <w:marTop w:val="0"/>
      <w:marBottom w:val="0"/>
      <w:divBdr>
        <w:top w:val="none" w:sz="0" w:space="0" w:color="auto"/>
        <w:left w:val="none" w:sz="0" w:space="0" w:color="auto"/>
        <w:bottom w:val="none" w:sz="0" w:space="0" w:color="auto"/>
        <w:right w:val="none" w:sz="0" w:space="0" w:color="auto"/>
      </w:divBdr>
    </w:div>
    <w:div w:id="1747259096">
      <w:bodyDiv w:val="1"/>
      <w:marLeft w:val="0"/>
      <w:marRight w:val="0"/>
      <w:marTop w:val="0"/>
      <w:marBottom w:val="0"/>
      <w:divBdr>
        <w:top w:val="none" w:sz="0" w:space="0" w:color="auto"/>
        <w:left w:val="none" w:sz="0" w:space="0" w:color="auto"/>
        <w:bottom w:val="none" w:sz="0" w:space="0" w:color="auto"/>
        <w:right w:val="none" w:sz="0" w:space="0" w:color="auto"/>
      </w:divBdr>
    </w:div>
    <w:div w:id="1747259860">
      <w:bodyDiv w:val="1"/>
      <w:marLeft w:val="0"/>
      <w:marRight w:val="0"/>
      <w:marTop w:val="0"/>
      <w:marBottom w:val="0"/>
      <w:divBdr>
        <w:top w:val="none" w:sz="0" w:space="0" w:color="auto"/>
        <w:left w:val="none" w:sz="0" w:space="0" w:color="auto"/>
        <w:bottom w:val="none" w:sz="0" w:space="0" w:color="auto"/>
        <w:right w:val="none" w:sz="0" w:space="0" w:color="auto"/>
      </w:divBdr>
    </w:div>
    <w:div w:id="1747412406">
      <w:bodyDiv w:val="1"/>
      <w:marLeft w:val="0"/>
      <w:marRight w:val="0"/>
      <w:marTop w:val="0"/>
      <w:marBottom w:val="0"/>
      <w:divBdr>
        <w:top w:val="none" w:sz="0" w:space="0" w:color="auto"/>
        <w:left w:val="none" w:sz="0" w:space="0" w:color="auto"/>
        <w:bottom w:val="none" w:sz="0" w:space="0" w:color="auto"/>
        <w:right w:val="none" w:sz="0" w:space="0" w:color="auto"/>
      </w:divBdr>
    </w:div>
    <w:div w:id="1747459903">
      <w:bodyDiv w:val="1"/>
      <w:marLeft w:val="0"/>
      <w:marRight w:val="0"/>
      <w:marTop w:val="0"/>
      <w:marBottom w:val="0"/>
      <w:divBdr>
        <w:top w:val="none" w:sz="0" w:space="0" w:color="auto"/>
        <w:left w:val="none" w:sz="0" w:space="0" w:color="auto"/>
        <w:bottom w:val="none" w:sz="0" w:space="0" w:color="auto"/>
        <w:right w:val="none" w:sz="0" w:space="0" w:color="auto"/>
      </w:divBdr>
    </w:div>
    <w:div w:id="1747603248">
      <w:bodyDiv w:val="1"/>
      <w:marLeft w:val="0"/>
      <w:marRight w:val="0"/>
      <w:marTop w:val="0"/>
      <w:marBottom w:val="0"/>
      <w:divBdr>
        <w:top w:val="none" w:sz="0" w:space="0" w:color="auto"/>
        <w:left w:val="none" w:sz="0" w:space="0" w:color="auto"/>
        <w:bottom w:val="none" w:sz="0" w:space="0" w:color="auto"/>
        <w:right w:val="none" w:sz="0" w:space="0" w:color="auto"/>
      </w:divBdr>
    </w:div>
    <w:div w:id="1747653884">
      <w:bodyDiv w:val="1"/>
      <w:marLeft w:val="0"/>
      <w:marRight w:val="0"/>
      <w:marTop w:val="0"/>
      <w:marBottom w:val="0"/>
      <w:divBdr>
        <w:top w:val="none" w:sz="0" w:space="0" w:color="auto"/>
        <w:left w:val="none" w:sz="0" w:space="0" w:color="auto"/>
        <w:bottom w:val="none" w:sz="0" w:space="0" w:color="auto"/>
        <w:right w:val="none" w:sz="0" w:space="0" w:color="auto"/>
      </w:divBdr>
    </w:div>
    <w:div w:id="1747845722">
      <w:bodyDiv w:val="1"/>
      <w:marLeft w:val="0"/>
      <w:marRight w:val="0"/>
      <w:marTop w:val="0"/>
      <w:marBottom w:val="0"/>
      <w:divBdr>
        <w:top w:val="none" w:sz="0" w:space="0" w:color="auto"/>
        <w:left w:val="none" w:sz="0" w:space="0" w:color="auto"/>
        <w:bottom w:val="none" w:sz="0" w:space="0" w:color="auto"/>
        <w:right w:val="none" w:sz="0" w:space="0" w:color="auto"/>
      </w:divBdr>
    </w:div>
    <w:div w:id="1747920380">
      <w:bodyDiv w:val="1"/>
      <w:marLeft w:val="0"/>
      <w:marRight w:val="0"/>
      <w:marTop w:val="0"/>
      <w:marBottom w:val="0"/>
      <w:divBdr>
        <w:top w:val="none" w:sz="0" w:space="0" w:color="auto"/>
        <w:left w:val="none" w:sz="0" w:space="0" w:color="auto"/>
        <w:bottom w:val="none" w:sz="0" w:space="0" w:color="auto"/>
        <w:right w:val="none" w:sz="0" w:space="0" w:color="auto"/>
      </w:divBdr>
    </w:div>
    <w:div w:id="1748267240">
      <w:bodyDiv w:val="1"/>
      <w:marLeft w:val="0"/>
      <w:marRight w:val="0"/>
      <w:marTop w:val="0"/>
      <w:marBottom w:val="0"/>
      <w:divBdr>
        <w:top w:val="none" w:sz="0" w:space="0" w:color="auto"/>
        <w:left w:val="none" w:sz="0" w:space="0" w:color="auto"/>
        <w:bottom w:val="none" w:sz="0" w:space="0" w:color="auto"/>
        <w:right w:val="none" w:sz="0" w:space="0" w:color="auto"/>
      </w:divBdr>
    </w:div>
    <w:div w:id="1748644815">
      <w:bodyDiv w:val="1"/>
      <w:marLeft w:val="0"/>
      <w:marRight w:val="0"/>
      <w:marTop w:val="0"/>
      <w:marBottom w:val="0"/>
      <w:divBdr>
        <w:top w:val="none" w:sz="0" w:space="0" w:color="auto"/>
        <w:left w:val="none" w:sz="0" w:space="0" w:color="auto"/>
        <w:bottom w:val="none" w:sz="0" w:space="0" w:color="auto"/>
        <w:right w:val="none" w:sz="0" w:space="0" w:color="auto"/>
      </w:divBdr>
    </w:div>
    <w:div w:id="1748916504">
      <w:bodyDiv w:val="1"/>
      <w:marLeft w:val="0"/>
      <w:marRight w:val="0"/>
      <w:marTop w:val="0"/>
      <w:marBottom w:val="0"/>
      <w:divBdr>
        <w:top w:val="none" w:sz="0" w:space="0" w:color="auto"/>
        <w:left w:val="none" w:sz="0" w:space="0" w:color="auto"/>
        <w:bottom w:val="none" w:sz="0" w:space="0" w:color="auto"/>
        <w:right w:val="none" w:sz="0" w:space="0" w:color="auto"/>
      </w:divBdr>
    </w:div>
    <w:div w:id="1749033616">
      <w:bodyDiv w:val="1"/>
      <w:marLeft w:val="0"/>
      <w:marRight w:val="0"/>
      <w:marTop w:val="0"/>
      <w:marBottom w:val="0"/>
      <w:divBdr>
        <w:top w:val="none" w:sz="0" w:space="0" w:color="auto"/>
        <w:left w:val="none" w:sz="0" w:space="0" w:color="auto"/>
        <w:bottom w:val="none" w:sz="0" w:space="0" w:color="auto"/>
        <w:right w:val="none" w:sz="0" w:space="0" w:color="auto"/>
      </w:divBdr>
    </w:div>
    <w:div w:id="1749114124">
      <w:bodyDiv w:val="1"/>
      <w:marLeft w:val="0"/>
      <w:marRight w:val="0"/>
      <w:marTop w:val="0"/>
      <w:marBottom w:val="0"/>
      <w:divBdr>
        <w:top w:val="none" w:sz="0" w:space="0" w:color="auto"/>
        <w:left w:val="none" w:sz="0" w:space="0" w:color="auto"/>
        <w:bottom w:val="none" w:sz="0" w:space="0" w:color="auto"/>
        <w:right w:val="none" w:sz="0" w:space="0" w:color="auto"/>
      </w:divBdr>
    </w:div>
    <w:div w:id="1749231293">
      <w:bodyDiv w:val="1"/>
      <w:marLeft w:val="0"/>
      <w:marRight w:val="0"/>
      <w:marTop w:val="0"/>
      <w:marBottom w:val="0"/>
      <w:divBdr>
        <w:top w:val="none" w:sz="0" w:space="0" w:color="auto"/>
        <w:left w:val="none" w:sz="0" w:space="0" w:color="auto"/>
        <w:bottom w:val="none" w:sz="0" w:space="0" w:color="auto"/>
        <w:right w:val="none" w:sz="0" w:space="0" w:color="auto"/>
      </w:divBdr>
    </w:div>
    <w:div w:id="1749425314">
      <w:bodyDiv w:val="1"/>
      <w:marLeft w:val="0"/>
      <w:marRight w:val="0"/>
      <w:marTop w:val="0"/>
      <w:marBottom w:val="0"/>
      <w:divBdr>
        <w:top w:val="none" w:sz="0" w:space="0" w:color="auto"/>
        <w:left w:val="none" w:sz="0" w:space="0" w:color="auto"/>
        <w:bottom w:val="none" w:sz="0" w:space="0" w:color="auto"/>
        <w:right w:val="none" w:sz="0" w:space="0" w:color="auto"/>
      </w:divBdr>
    </w:div>
    <w:div w:id="1749499578">
      <w:bodyDiv w:val="1"/>
      <w:marLeft w:val="0"/>
      <w:marRight w:val="0"/>
      <w:marTop w:val="0"/>
      <w:marBottom w:val="0"/>
      <w:divBdr>
        <w:top w:val="none" w:sz="0" w:space="0" w:color="auto"/>
        <w:left w:val="none" w:sz="0" w:space="0" w:color="auto"/>
        <w:bottom w:val="none" w:sz="0" w:space="0" w:color="auto"/>
        <w:right w:val="none" w:sz="0" w:space="0" w:color="auto"/>
      </w:divBdr>
    </w:div>
    <w:div w:id="1749841839">
      <w:bodyDiv w:val="1"/>
      <w:marLeft w:val="0"/>
      <w:marRight w:val="0"/>
      <w:marTop w:val="0"/>
      <w:marBottom w:val="0"/>
      <w:divBdr>
        <w:top w:val="none" w:sz="0" w:space="0" w:color="auto"/>
        <w:left w:val="none" w:sz="0" w:space="0" w:color="auto"/>
        <w:bottom w:val="none" w:sz="0" w:space="0" w:color="auto"/>
        <w:right w:val="none" w:sz="0" w:space="0" w:color="auto"/>
      </w:divBdr>
    </w:div>
    <w:div w:id="1750036705">
      <w:bodyDiv w:val="1"/>
      <w:marLeft w:val="0"/>
      <w:marRight w:val="0"/>
      <w:marTop w:val="0"/>
      <w:marBottom w:val="0"/>
      <w:divBdr>
        <w:top w:val="none" w:sz="0" w:space="0" w:color="auto"/>
        <w:left w:val="none" w:sz="0" w:space="0" w:color="auto"/>
        <w:bottom w:val="none" w:sz="0" w:space="0" w:color="auto"/>
        <w:right w:val="none" w:sz="0" w:space="0" w:color="auto"/>
      </w:divBdr>
    </w:div>
    <w:div w:id="1750228155">
      <w:bodyDiv w:val="1"/>
      <w:marLeft w:val="0"/>
      <w:marRight w:val="0"/>
      <w:marTop w:val="0"/>
      <w:marBottom w:val="0"/>
      <w:divBdr>
        <w:top w:val="none" w:sz="0" w:space="0" w:color="auto"/>
        <w:left w:val="none" w:sz="0" w:space="0" w:color="auto"/>
        <w:bottom w:val="none" w:sz="0" w:space="0" w:color="auto"/>
        <w:right w:val="none" w:sz="0" w:space="0" w:color="auto"/>
      </w:divBdr>
      <w:divsChild>
        <w:div w:id="314072201">
          <w:marLeft w:val="0"/>
          <w:marRight w:val="0"/>
          <w:marTop w:val="0"/>
          <w:marBottom w:val="0"/>
          <w:divBdr>
            <w:top w:val="none" w:sz="0" w:space="0" w:color="auto"/>
            <w:left w:val="none" w:sz="0" w:space="0" w:color="auto"/>
            <w:bottom w:val="none" w:sz="0" w:space="0" w:color="auto"/>
            <w:right w:val="none" w:sz="0" w:space="0" w:color="auto"/>
          </w:divBdr>
          <w:divsChild>
            <w:div w:id="1658800507">
              <w:marLeft w:val="0"/>
              <w:marRight w:val="0"/>
              <w:marTop w:val="0"/>
              <w:marBottom w:val="0"/>
              <w:divBdr>
                <w:top w:val="none" w:sz="0" w:space="0" w:color="auto"/>
                <w:left w:val="none" w:sz="0" w:space="0" w:color="auto"/>
                <w:bottom w:val="none" w:sz="0" w:space="0" w:color="auto"/>
                <w:right w:val="none" w:sz="0" w:space="0" w:color="auto"/>
              </w:divBdr>
            </w:div>
          </w:divsChild>
        </w:div>
        <w:div w:id="480074741">
          <w:marLeft w:val="0"/>
          <w:marRight w:val="0"/>
          <w:marTop w:val="0"/>
          <w:marBottom w:val="0"/>
          <w:divBdr>
            <w:top w:val="none" w:sz="0" w:space="0" w:color="auto"/>
            <w:left w:val="none" w:sz="0" w:space="0" w:color="auto"/>
            <w:bottom w:val="none" w:sz="0" w:space="0" w:color="auto"/>
            <w:right w:val="none" w:sz="0" w:space="0" w:color="auto"/>
          </w:divBdr>
          <w:divsChild>
            <w:div w:id="930700415">
              <w:marLeft w:val="0"/>
              <w:marRight w:val="0"/>
              <w:marTop w:val="0"/>
              <w:marBottom w:val="0"/>
              <w:divBdr>
                <w:top w:val="none" w:sz="0" w:space="0" w:color="auto"/>
                <w:left w:val="none" w:sz="0" w:space="0" w:color="auto"/>
                <w:bottom w:val="none" w:sz="0" w:space="0" w:color="auto"/>
                <w:right w:val="none" w:sz="0" w:space="0" w:color="auto"/>
              </w:divBdr>
            </w:div>
          </w:divsChild>
        </w:div>
        <w:div w:id="841555183">
          <w:marLeft w:val="0"/>
          <w:marRight w:val="0"/>
          <w:marTop w:val="0"/>
          <w:marBottom w:val="0"/>
          <w:divBdr>
            <w:top w:val="none" w:sz="0" w:space="0" w:color="auto"/>
            <w:left w:val="none" w:sz="0" w:space="0" w:color="auto"/>
            <w:bottom w:val="none" w:sz="0" w:space="0" w:color="auto"/>
            <w:right w:val="none" w:sz="0" w:space="0" w:color="auto"/>
          </w:divBdr>
          <w:divsChild>
            <w:div w:id="457256961">
              <w:marLeft w:val="0"/>
              <w:marRight w:val="0"/>
              <w:marTop w:val="0"/>
              <w:marBottom w:val="0"/>
              <w:divBdr>
                <w:top w:val="none" w:sz="0" w:space="0" w:color="auto"/>
                <w:left w:val="none" w:sz="0" w:space="0" w:color="auto"/>
                <w:bottom w:val="none" w:sz="0" w:space="0" w:color="auto"/>
                <w:right w:val="none" w:sz="0" w:space="0" w:color="auto"/>
              </w:divBdr>
            </w:div>
          </w:divsChild>
        </w:div>
        <w:div w:id="1079447303">
          <w:marLeft w:val="0"/>
          <w:marRight w:val="0"/>
          <w:marTop w:val="0"/>
          <w:marBottom w:val="0"/>
          <w:divBdr>
            <w:top w:val="none" w:sz="0" w:space="0" w:color="auto"/>
            <w:left w:val="none" w:sz="0" w:space="0" w:color="auto"/>
            <w:bottom w:val="none" w:sz="0" w:space="0" w:color="auto"/>
            <w:right w:val="none" w:sz="0" w:space="0" w:color="auto"/>
          </w:divBdr>
          <w:divsChild>
            <w:div w:id="1462773668">
              <w:marLeft w:val="0"/>
              <w:marRight w:val="0"/>
              <w:marTop w:val="0"/>
              <w:marBottom w:val="0"/>
              <w:divBdr>
                <w:top w:val="none" w:sz="0" w:space="0" w:color="auto"/>
                <w:left w:val="none" w:sz="0" w:space="0" w:color="auto"/>
                <w:bottom w:val="none" w:sz="0" w:space="0" w:color="auto"/>
                <w:right w:val="none" w:sz="0" w:space="0" w:color="auto"/>
              </w:divBdr>
            </w:div>
          </w:divsChild>
        </w:div>
        <w:div w:id="1359088564">
          <w:marLeft w:val="0"/>
          <w:marRight w:val="0"/>
          <w:marTop w:val="0"/>
          <w:marBottom w:val="0"/>
          <w:divBdr>
            <w:top w:val="none" w:sz="0" w:space="0" w:color="auto"/>
            <w:left w:val="none" w:sz="0" w:space="0" w:color="auto"/>
            <w:bottom w:val="none" w:sz="0" w:space="0" w:color="auto"/>
            <w:right w:val="none" w:sz="0" w:space="0" w:color="auto"/>
          </w:divBdr>
          <w:divsChild>
            <w:div w:id="419062443">
              <w:marLeft w:val="0"/>
              <w:marRight w:val="0"/>
              <w:marTop w:val="0"/>
              <w:marBottom w:val="0"/>
              <w:divBdr>
                <w:top w:val="none" w:sz="0" w:space="0" w:color="auto"/>
                <w:left w:val="none" w:sz="0" w:space="0" w:color="auto"/>
                <w:bottom w:val="none" w:sz="0" w:space="0" w:color="auto"/>
                <w:right w:val="none" w:sz="0" w:space="0" w:color="auto"/>
              </w:divBdr>
            </w:div>
          </w:divsChild>
        </w:div>
        <w:div w:id="1761635405">
          <w:marLeft w:val="0"/>
          <w:marRight w:val="0"/>
          <w:marTop w:val="0"/>
          <w:marBottom w:val="0"/>
          <w:divBdr>
            <w:top w:val="none" w:sz="0" w:space="0" w:color="auto"/>
            <w:left w:val="none" w:sz="0" w:space="0" w:color="auto"/>
            <w:bottom w:val="none" w:sz="0" w:space="0" w:color="auto"/>
            <w:right w:val="none" w:sz="0" w:space="0" w:color="auto"/>
          </w:divBdr>
          <w:divsChild>
            <w:div w:id="214330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423782">
      <w:bodyDiv w:val="1"/>
      <w:marLeft w:val="0"/>
      <w:marRight w:val="0"/>
      <w:marTop w:val="0"/>
      <w:marBottom w:val="0"/>
      <w:divBdr>
        <w:top w:val="none" w:sz="0" w:space="0" w:color="auto"/>
        <w:left w:val="none" w:sz="0" w:space="0" w:color="auto"/>
        <w:bottom w:val="none" w:sz="0" w:space="0" w:color="auto"/>
        <w:right w:val="none" w:sz="0" w:space="0" w:color="auto"/>
      </w:divBdr>
    </w:div>
    <w:div w:id="1750498438">
      <w:bodyDiv w:val="1"/>
      <w:marLeft w:val="0"/>
      <w:marRight w:val="0"/>
      <w:marTop w:val="0"/>
      <w:marBottom w:val="0"/>
      <w:divBdr>
        <w:top w:val="none" w:sz="0" w:space="0" w:color="auto"/>
        <w:left w:val="none" w:sz="0" w:space="0" w:color="auto"/>
        <w:bottom w:val="none" w:sz="0" w:space="0" w:color="auto"/>
        <w:right w:val="none" w:sz="0" w:space="0" w:color="auto"/>
      </w:divBdr>
    </w:div>
    <w:div w:id="1750732488">
      <w:bodyDiv w:val="1"/>
      <w:marLeft w:val="0"/>
      <w:marRight w:val="0"/>
      <w:marTop w:val="0"/>
      <w:marBottom w:val="0"/>
      <w:divBdr>
        <w:top w:val="none" w:sz="0" w:space="0" w:color="auto"/>
        <w:left w:val="none" w:sz="0" w:space="0" w:color="auto"/>
        <w:bottom w:val="none" w:sz="0" w:space="0" w:color="auto"/>
        <w:right w:val="none" w:sz="0" w:space="0" w:color="auto"/>
      </w:divBdr>
    </w:div>
    <w:div w:id="1750930934">
      <w:bodyDiv w:val="1"/>
      <w:marLeft w:val="0"/>
      <w:marRight w:val="0"/>
      <w:marTop w:val="0"/>
      <w:marBottom w:val="0"/>
      <w:divBdr>
        <w:top w:val="none" w:sz="0" w:space="0" w:color="auto"/>
        <w:left w:val="none" w:sz="0" w:space="0" w:color="auto"/>
        <w:bottom w:val="none" w:sz="0" w:space="0" w:color="auto"/>
        <w:right w:val="none" w:sz="0" w:space="0" w:color="auto"/>
      </w:divBdr>
    </w:div>
    <w:div w:id="1751081365">
      <w:bodyDiv w:val="1"/>
      <w:marLeft w:val="0"/>
      <w:marRight w:val="0"/>
      <w:marTop w:val="0"/>
      <w:marBottom w:val="0"/>
      <w:divBdr>
        <w:top w:val="none" w:sz="0" w:space="0" w:color="auto"/>
        <w:left w:val="none" w:sz="0" w:space="0" w:color="auto"/>
        <w:bottom w:val="none" w:sz="0" w:space="0" w:color="auto"/>
        <w:right w:val="none" w:sz="0" w:space="0" w:color="auto"/>
      </w:divBdr>
    </w:div>
    <w:div w:id="1751272671">
      <w:bodyDiv w:val="1"/>
      <w:marLeft w:val="0"/>
      <w:marRight w:val="0"/>
      <w:marTop w:val="0"/>
      <w:marBottom w:val="0"/>
      <w:divBdr>
        <w:top w:val="none" w:sz="0" w:space="0" w:color="auto"/>
        <w:left w:val="none" w:sz="0" w:space="0" w:color="auto"/>
        <w:bottom w:val="none" w:sz="0" w:space="0" w:color="auto"/>
        <w:right w:val="none" w:sz="0" w:space="0" w:color="auto"/>
      </w:divBdr>
    </w:div>
    <w:div w:id="1751543180">
      <w:bodyDiv w:val="1"/>
      <w:marLeft w:val="0"/>
      <w:marRight w:val="0"/>
      <w:marTop w:val="0"/>
      <w:marBottom w:val="0"/>
      <w:divBdr>
        <w:top w:val="none" w:sz="0" w:space="0" w:color="auto"/>
        <w:left w:val="none" w:sz="0" w:space="0" w:color="auto"/>
        <w:bottom w:val="none" w:sz="0" w:space="0" w:color="auto"/>
        <w:right w:val="none" w:sz="0" w:space="0" w:color="auto"/>
      </w:divBdr>
    </w:div>
    <w:div w:id="1751728935">
      <w:bodyDiv w:val="1"/>
      <w:marLeft w:val="0"/>
      <w:marRight w:val="0"/>
      <w:marTop w:val="0"/>
      <w:marBottom w:val="0"/>
      <w:divBdr>
        <w:top w:val="none" w:sz="0" w:space="0" w:color="auto"/>
        <w:left w:val="none" w:sz="0" w:space="0" w:color="auto"/>
        <w:bottom w:val="none" w:sz="0" w:space="0" w:color="auto"/>
        <w:right w:val="none" w:sz="0" w:space="0" w:color="auto"/>
      </w:divBdr>
    </w:div>
    <w:div w:id="1752043224">
      <w:bodyDiv w:val="1"/>
      <w:marLeft w:val="0"/>
      <w:marRight w:val="0"/>
      <w:marTop w:val="0"/>
      <w:marBottom w:val="0"/>
      <w:divBdr>
        <w:top w:val="none" w:sz="0" w:space="0" w:color="auto"/>
        <w:left w:val="none" w:sz="0" w:space="0" w:color="auto"/>
        <w:bottom w:val="none" w:sz="0" w:space="0" w:color="auto"/>
        <w:right w:val="none" w:sz="0" w:space="0" w:color="auto"/>
      </w:divBdr>
    </w:div>
    <w:div w:id="1752048643">
      <w:bodyDiv w:val="1"/>
      <w:marLeft w:val="0"/>
      <w:marRight w:val="0"/>
      <w:marTop w:val="0"/>
      <w:marBottom w:val="0"/>
      <w:divBdr>
        <w:top w:val="none" w:sz="0" w:space="0" w:color="auto"/>
        <w:left w:val="none" w:sz="0" w:space="0" w:color="auto"/>
        <w:bottom w:val="none" w:sz="0" w:space="0" w:color="auto"/>
        <w:right w:val="none" w:sz="0" w:space="0" w:color="auto"/>
      </w:divBdr>
    </w:div>
    <w:div w:id="1752116147">
      <w:bodyDiv w:val="1"/>
      <w:marLeft w:val="0"/>
      <w:marRight w:val="0"/>
      <w:marTop w:val="0"/>
      <w:marBottom w:val="0"/>
      <w:divBdr>
        <w:top w:val="none" w:sz="0" w:space="0" w:color="auto"/>
        <w:left w:val="none" w:sz="0" w:space="0" w:color="auto"/>
        <w:bottom w:val="none" w:sz="0" w:space="0" w:color="auto"/>
        <w:right w:val="none" w:sz="0" w:space="0" w:color="auto"/>
      </w:divBdr>
    </w:div>
    <w:div w:id="1752460868">
      <w:bodyDiv w:val="1"/>
      <w:marLeft w:val="0"/>
      <w:marRight w:val="0"/>
      <w:marTop w:val="0"/>
      <w:marBottom w:val="0"/>
      <w:divBdr>
        <w:top w:val="none" w:sz="0" w:space="0" w:color="auto"/>
        <w:left w:val="none" w:sz="0" w:space="0" w:color="auto"/>
        <w:bottom w:val="none" w:sz="0" w:space="0" w:color="auto"/>
        <w:right w:val="none" w:sz="0" w:space="0" w:color="auto"/>
      </w:divBdr>
    </w:div>
    <w:div w:id="1752700860">
      <w:bodyDiv w:val="1"/>
      <w:marLeft w:val="0"/>
      <w:marRight w:val="0"/>
      <w:marTop w:val="0"/>
      <w:marBottom w:val="0"/>
      <w:divBdr>
        <w:top w:val="none" w:sz="0" w:space="0" w:color="auto"/>
        <w:left w:val="none" w:sz="0" w:space="0" w:color="auto"/>
        <w:bottom w:val="none" w:sz="0" w:space="0" w:color="auto"/>
        <w:right w:val="none" w:sz="0" w:space="0" w:color="auto"/>
      </w:divBdr>
    </w:div>
    <w:div w:id="1752972125">
      <w:bodyDiv w:val="1"/>
      <w:marLeft w:val="0"/>
      <w:marRight w:val="0"/>
      <w:marTop w:val="0"/>
      <w:marBottom w:val="0"/>
      <w:divBdr>
        <w:top w:val="none" w:sz="0" w:space="0" w:color="auto"/>
        <w:left w:val="none" w:sz="0" w:space="0" w:color="auto"/>
        <w:bottom w:val="none" w:sz="0" w:space="0" w:color="auto"/>
        <w:right w:val="none" w:sz="0" w:space="0" w:color="auto"/>
      </w:divBdr>
    </w:div>
    <w:div w:id="1753503086">
      <w:bodyDiv w:val="1"/>
      <w:marLeft w:val="0"/>
      <w:marRight w:val="0"/>
      <w:marTop w:val="0"/>
      <w:marBottom w:val="0"/>
      <w:divBdr>
        <w:top w:val="none" w:sz="0" w:space="0" w:color="auto"/>
        <w:left w:val="none" w:sz="0" w:space="0" w:color="auto"/>
        <w:bottom w:val="none" w:sz="0" w:space="0" w:color="auto"/>
        <w:right w:val="none" w:sz="0" w:space="0" w:color="auto"/>
      </w:divBdr>
    </w:div>
    <w:div w:id="1754278268">
      <w:bodyDiv w:val="1"/>
      <w:marLeft w:val="0"/>
      <w:marRight w:val="0"/>
      <w:marTop w:val="0"/>
      <w:marBottom w:val="0"/>
      <w:divBdr>
        <w:top w:val="none" w:sz="0" w:space="0" w:color="auto"/>
        <w:left w:val="none" w:sz="0" w:space="0" w:color="auto"/>
        <w:bottom w:val="none" w:sz="0" w:space="0" w:color="auto"/>
        <w:right w:val="none" w:sz="0" w:space="0" w:color="auto"/>
      </w:divBdr>
    </w:div>
    <w:div w:id="1754426992">
      <w:bodyDiv w:val="1"/>
      <w:marLeft w:val="0"/>
      <w:marRight w:val="0"/>
      <w:marTop w:val="0"/>
      <w:marBottom w:val="0"/>
      <w:divBdr>
        <w:top w:val="none" w:sz="0" w:space="0" w:color="auto"/>
        <w:left w:val="none" w:sz="0" w:space="0" w:color="auto"/>
        <w:bottom w:val="none" w:sz="0" w:space="0" w:color="auto"/>
        <w:right w:val="none" w:sz="0" w:space="0" w:color="auto"/>
      </w:divBdr>
    </w:div>
    <w:div w:id="1754470145">
      <w:bodyDiv w:val="1"/>
      <w:marLeft w:val="0"/>
      <w:marRight w:val="0"/>
      <w:marTop w:val="0"/>
      <w:marBottom w:val="0"/>
      <w:divBdr>
        <w:top w:val="none" w:sz="0" w:space="0" w:color="auto"/>
        <w:left w:val="none" w:sz="0" w:space="0" w:color="auto"/>
        <w:bottom w:val="none" w:sz="0" w:space="0" w:color="auto"/>
        <w:right w:val="none" w:sz="0" w:space="0" w:color="auto"/>
      </w:divBdr>
    </w:div>
    <w:div w:id="1754813356">
      <w:bodyDiv w:val="1"/>
      <w:marLeft w:val="0"/>
      <w:marRight w:val="0"/>
      <w:marTop w:val="0"/>
      <w:marBottom w:val="0"/>
      <w:divBdr>
        <w:top w:val="none" w:sz="0" w:space="0" w:color="auto"/>
        <w:left w:val="none" w:sz="0" w:space="0" w:color="auto"/>
        <w:bottom w:val="none" w:sz="0" w:space="0" w:color="auto"/>
        <w:right w:val="none" w:sz="0" w:space="0" w:color="auto"/>
      </w:divBdr>
    </w:div>
    <w:div w:id="1755012022">
      <w:bodyDiv w:val="1"/>
      <w:marLeft w:val="0"/>
      <w:marRight w:val="0"/>
      <w:marTop w:val="0"/>
      <w:marBottom w:val="0"/>
      <w:divBdr>
        <w:top w:val="none" w:sz="0" w:space="0" w:color="auto"/>
        <w:left w:val="none" w:sz="0" w:space="0" w:color="auto"/>
        <w:bottom w:val="none" w:sz="0" w:space="0" w:color="auto"/>
        <w:right w:val="none" w:sz="0" w:space="0" w:color="auto"/>
      </w:divBdr>
    </w:div>
    <w:div w:id="1755082901">
      <w:bodyDiv w:val="1"/>
      <w:marLeft w:val="0"/>
      <w:marRight w:val="0"/>
      <w:marTop w:val="0"/>
      <w:marBottom w:val="0"/>
      <w:divBdr>
        <w:top w:val="none" w:sz="0" w:space="0" w:color="auto"/>
        <w:left w:val="none" w:sz="0" w:space="0" w:color="auto"/>
        <w:bottom w:val="none" w:sz="0" w:space="0" w:color="auto"/>
        <w:right w:val="none" w:sz="0" w:space="0" w:color="auto"/>
      </w:divBdr>
    </w:div>
    <w:div w:id="1755518107">
      <w:bodyDiv w:val="1"/>
      <w:marLeft w:val="0"/>
      <w:marRight w:val="0"/>
      <w:marTop w:val="0"/>
      <w:marBottom w:val="0"/>
      <w:divBdr>
        <w:top w:val="none" w:sz="0" w:space="0" w:color="auto"/>
        <w:left w:val="none" w:sz="0" w:space="0" w:color="auto"/>
        <w:bottom w:val="none" w:sz="0" w:space="0" w:color="auto"/>
        <w:right w:val="none" w:sz="0" w:space="0" w:color="auto"/>
      </w:divBdr>
    </w:div>
    <w:div w:id="1755587104">
      <w:bodyDiv w:val="1"/>
      <w:marLeft w:val="0"/>
      <w:marRight w:val="0"/>
      <w:marTop w:val="0"/>
      <w:marBottom w:val="0"/>
      <w:divBdr>
        <w:top w:val="none" w:sz="0" w:space="0" w:color="auto"/>
        <w:left w:val="none" w:sz="0" w:space="0" w:color="auto"/>
        <w:bottom w:val="none" w:sz="0" w:space="0" w:color="auto"/>
        <w:right w:val="none" w:sz="0" w:space="0" w:color="auto"/>
      </w:divBdr>
    </w:div>
    <w:div w:id="1755777578">
      <w:bodyDiv w:val="1"/>
      <w:marLeft w:val="0"/>
      <w:marRight w:val="0"/>
      <w:marTop w:val="0"/>
      <w:marBottom w:val="0"/>
      <w:divBdr>
        <w:top w:val="none" w:sz="0" w:space="0" w:color="auto"/>
        <w:left w:val="none" w:sz="0" w:space="0" w:color="auto"/>
        <w:bottom w:val="none" w:sz="0" w:space="0" w:color="auto"/>
        <w:right w:val="none" w:sz="0" w:space="0" w:color="auto"/>
      </w:divBdr>
    </w:div>
    <w:div w:id="1756198915">
      <w:bodyDiv w:val="1"/>
      <w:marLeft w:val="0"/>
      <w:marRight w:val="0"/>
      <w:marTop w:val="0"/>
      <w:marBottom w:val="0"/>
      <w:divBdr>
        <w:top w:val="none" w:sz="0" w:space="0" w:color="auto"/>
        <w:left w:val="none" w:sz="0" w:space="0" w:color="auto"/>
        <w:bottom w:val="none" w:sz="0" w:space="0" w:color="auto"/>
        <w:right w:val="none" w:sz="0" w:space="0" w:color="auto"/>
      </w:divBdr>
    </w:div>
    <w:div w:id="1756626960">
      <w:bodyDiv w:val="1"/>
      <w:marLeft w:val="0"/>
      <w:marRight w:val="0"/>
      <w:marTop w:val="0"/>
      <w:marBottom w:val="0"/>
      <w:divBdr>
        <w:top w:val="none" w:sz="0" w:space="0" w:color="auto"/>
        <w:left w:val="none" w:sz="0" w:space="0" w:color="auto"/>
        <w:bottom w:val="none" w:sz="0" w:space="0" w:color="auto"/>
        <w:right w:val="none" w:sz="0" w:space="0" w:color="auto"/>
      </w:divBdr>
    </w:div>
    <w:div w:id="1756635058">
      <w:bodyDiv w:val="1"/>
      <w:marLeft w:val="0"/>
      <w:marRight w:val="0"/>
      <w:marTop w:val="0"/>
      <w:marBottom w:val="0"/>
      <w:divBdr>
        <w:top w:val="none" w:sz="0" w:space="0" w:color="auto"/>
        <w:left w:val="none" w:sz="0" w:space="0" w:color="auto"/>
        <w:bottom w:val="none" w:sz="0" w:space="0" w:color="auto"/>
        <w:right w:val="none" w:sz="0" w:space="0" w:color="auto"/>
      </w:divBdr>
    </w:div>
    <w:div w:id="1756784511">
      <w:bodyDiv w:val="1"/>
      <w:marLeft w:val="0"/>
      <w:marRight w:val="0"/>
      <w:marTop w:val="0"/>
      <w:marBottom w:val="0"/>
      <w:divBdr>
        <w:top w:val="none" w:sz="0" w:space="0" w:color="auto"/>
        <w:left w:val="none" w:sz="0" w:space="0" w:color="auto"/>
        <w:bottom w:val="none" w:sz="0" w:space="0" w:color="auto"/>
        <w:right w:val="none" w:sz="0" w:space="0" w:color="auto"/>
      </w:divBdr>
    </w:div>
    <w:div w:id="1756898253">
      <w:bodyDiv w:val="1"/>
      <w:marLeft w:val="0"/>
      <w:marRight w:val="0"/>
      <w:marTop w:val="0"/>
      <w:marBottom w:val="0"/>
      <w:divBdr>
        <w:top w:val="none" w:sz="0" w:space="0" w:color="auto"/>
        <w:left w:val="none" w:sz="0" w:space="0" w:color="auto"/>
        <w:bottom w:val="none" w:sz="0" w:space="0" w:color="auto"/>
        <w:right w:val="none" w:sz="0" w:space="0" w:color="auto"/>
      </w:divBdr>
    </w:div>
    <w:div w:id="1756901375">
      <w:bodyDiv w:val="1"/>
      <w:marLeft w:val="0"/>
      <w:marRight w:val="0"/>
      <w:marTop w:val="0"/>
      <w:marBottom w:val="0"/>
      <w:divBdr>
        <w:top w:val="none" w:sz="0" w:space="0" w:color="auto"/>
        <w:left w:val="none" w:sz="0" w:space="0" w:color="auto"/>
        <w:bottom w:val="none" w:sz="0" w:space="0" w:color="auto"/>
        <w:right w:val="none" w:sz="0" w:space="0" w:color="auto"/>
      </w:divBdr>
    </w:div>
    <w:div w:id="1757051389">
      <w:bodyDiv w:val="1"/>
      <w:marLeft w:val="0"/>
      <w:marRight w:val="0"/>
      <w:marTop w:val="0"/>
      <w:marBottom w:val="0"/>
      <w:divBdr>
        <w:top w:val="none" w:sz="0" w:space="0" w:color="auto"/>
        <w:left w:val="none" w:sz="0" w:space="0" w:color="auto"/>
        <w:bottom w:val="none" w:sz="0" w:space="0" w:color="auto"/>
        <w:right w:val="none" w:sz="0" w:space="0" w:color="auto"/>
      </w:divBdr>
    </w:div>
    <w:div w:id="1757097340">
      <w:bodyDiv w:val="1"/>
      <w:marLeft w:val="0"/>
      <w:marRight w:val="0"/>
      <w:marTop w:val="0"/>
      <w:marBottom w:val="0"/>
      <w:divBdr>
        <w:top w:val="none" w:sz="0" w:space="0" w:color="auto"/>
        <w:left w:val="none" w:sz="0" w:space="0" w:color="auto"/>
        <w:bottom w:val="none" w:sz="0" w:space="0" w:color="auto"/>
        <w:right w:val="none" w:sz="0" w:space="0" w:color="auto"/>
      </w:divBdr>
    </w:div>
    <w:div w:id="1757360756">
      <w:bodyDiv w:val="1"/>
      <w:marLeft w:val="0"/>
      <w:marRight w:val="0"/>
      <w:marTop w:val="0"/>
      <w:marBottom w:val="0"/>
      <w:divBdr>
        <w:top w:val="none" w:sz="0" w:space="0" w:color="auto"/>
        <w:left w:val="none" w:sz="0" w:space="0" w:color="auto"/>
        <w:bottom w:val="none" w:sz="0" w:space="0" w:color="auto"/>
        <w:right w:val="none" w:sz="0" w:space="0" w:color="auto"/>
      </w:divBdr>
    </w:div>
    <w:div w:id="1757435193">
      <w:bodyDiv w:val="1"/>
      <w:marLeft w:val="0"/>
      <w:marRight w:val="0"/>
      <w:marTop w:val="0"/>
      <w:marBottom w:val="0"/>
      <w:divBdr>
        <w:top w:val="none" w:sz="0" w:space="0" w:color="auto"/>
        <w:left w:val="none" w:sz="0" w:space="0" w:color="auto"/>
        <w:bottom w:val="none" w:sz="0" w:space="0" w:color="auto"/>
        <w:right w:val="none" w:sz="0" w:space="0" w:color="auto"/>
      </w:divBdr>
    </w:div>
    <w:div w:id="1757481884">
      <w:bodyDiv w:val="1"/>
      <w:marLeft w:val="0"/>
      <w:marRight w:val="0"/>
      <w:marTop w:val="0"/>
      <w:marBottom w:val="0"/>
      <w:divBdr>
        <w:top w:val="none" w:sz="0" w:space="0" w:color="auto"/>
        <w:left w:val="none" w:sz="0" w:space="0" w:color="auto"/>
        <w:bottom w:val="none" w:sz="0" w:space="0" w:color="auto"/>
        <w:right w:val="none" w:sz="0" w:space="0" w:color="auto"/>
      </w:divBdr>
    </w:div>
    <w:div w:id="1757482909">
      <w:bodyDiv w:val="1"/>
      <w:marLeft w:val="0"/>
      <w:marRight w:val="0"/>
      <w:marTop w:val="0"/>
      <w:marBottom w:val="0"/>
      <w:divBdr>
        <w:top w:val="none" w:sz="0" w:space="0" w:color="auto"/>
        <w:left w:val="none" w:sz="0" w:space="0" w:color="auto"/>
        <w:bottom w:val="none" w:sz="0" w:space="0" w:color="auto"/>
        <w:right w:val="none" w:sz="0" w:space="0" w:color="auto"/>
      </w:divBdr>
    </w:div>
    <w:div w:id="1757551107">
      <w:bodyDiv w:val="1"/>
      <w:marLeft w:val="0"/>
      <w:marRight w:val="0"/>
      <w:marTop w:val="0"/>
      <w:marBottom w:val="0"/>
      <w:divBdr>
        <w:top w:val="none" w:sz="0" w:space="0" w:color="auto"/>
        <w:left w:val="none" w:sz="0" w:space="0" w:color="auto"/>
        <w:bottom w:val="none" w:sz="0" w:space="0" w:color="auto"/>
        <w:right w:val="none" w:sz="0" w:space="0" w:color="auto"/>
      </w:divBdr>
    </w:div>
    <w:div w:id="1758094377">
      <w:bodyDiv w:val="1"/>
      <w:marLeft w:val="0"/>
      <w:marRight w:val="0"/>
      <w:marTop w:val="0"/>
      <w:marBottom w:val="0"/>
      <w:divBdr>
        <w:top w:val="none" w:sz="0" w:space="0" w:color="auto"/>
        <w:left w:val="none" w:sz="0" w:space="0" w:color="auto"/>
        <w:bottom w:val="none" w:sz="0" w:space="0" w:color="auto"/>
        <w:right w:val="none" w:sz="0" w:space="0" w:color="auto"/>
      </w:divBdr>
    </w:div>
    <w:div w:id="1759011471">
      <w:bodyDiv w:val="1"/>
      <w:marLeft w:val="0"/>
      <w:marRight w:val="0"/>
      <w:marTop w:val="0"/>
      <w:marBottom w:val="0"/>
      <w:divBdr>
        <w:top w:val="none" w:sz="0" w:space="0" w:color="auto"/>
        <w:left w:val="none" w:sz="0" w:space="0" w:color="auto"/>
        <w:bottom w:val="none" w:sz="0" w:space="0" w:color="auto"/>
        <w:right w:val="none" w:sz="0" w:space="0" w:color="auto"/>
      </w:divBdr>
    </w:div>
    <w:div w:id="1759015454">
      <w:bodyDiv w:val="1"/>
      <w:marLeft w:val="0"/>
      <w:marRight w:val="0"/>
      <w:marTop w:val="0"/>
      <w:marBottom w:val="0"/>
      <w:divBdr>
        <w:top w:val="none" w:sz="0" w:space="0" w:color="auto"/>
        <w:left w:val="none" w:sz="0" w:space="0" w:color="auto"/>
        <w:bottom w:val="none" w:sz="0" w:space="0" w:color="auto"/>
        <w:right w:val="none" w:sz="0" w:space="0" w:color="auto"/>
      </w:divBdr>
    </w:div>
    <w:div w:id="1759331582">
      <w:bodyDiv w:val="1"/>
      <w:marLeft w:val="0"/>
      <w:marRight w:val="0"/>
      <w:marTop w:val="0"/>
      <w:marBottom w:val="0"/>
      <w:divBdr>
        <w:top w:val="none" w:sz="0" w:space="0" w:color="auto"/>
        <w:left w:val="none" w:sz="0" w:space="0" w:color="auto"/>
        <w:bottom w:val="none" w:sz="0" w:space="0" w:color="auto"/>
        <w:right w:val="none" w:sz="0" w:space="0" w:color="auto"/>
      </w:divBdr>
    </w:div>
    <w:div w:id="1759715946">
      <w:bodyDiv w:val="1"/>
      <w:marLeft w:val="0"/>
      <w:marRight w:val="0"/>
      <w:marTop w:val="0"/>
      <w:marBottom w:val="0"/>
      <w:divBdr>
        <w:top w:val="none" w:sz="0" w:space="0" w:color="auto"/>
        <w:left w:val="none" w:sz="0" w:space="0" w:color="auto"/>
        <w:bottom w:val="none" w:sz="0" w:space="0" w:color="auto"/>
        <w:right w:val="none" w:sz="0" w:space="0" w:color="auto"/>
      </w:divBdr>
    </w:div>
    <w:div w:id="1760515485">
      <w:bodyDiv w:val="1"/>
      <w:marLeft w:val="0"/>
      <w:marRight w:val="0"/>
      <w:marTop w:val="0"/>
      <w:marBottom w:val="0"/>
      <w:divBdr>
        <w:top w:val="none" w:sz="0" w:space="0" w:color="auto"/>
        <w:left w:val="none" w:sz="0" w:space="0" w:color="auto"/>
        <w:bottom w:val="none" w:sz="0" w:space="0" w:color="auto"/>
        <w:right w:val="none" w:sz="0" w:space="0" w:color="auto"/>
      </w:divBdr>
    </w:div>
    <w:div w:id="1760758580">
      <w:bodyDiv w:val="1"/>
      <w:marLeft w:val="0"/>
      <w:marRight w:val="0"/>
      <w:marTop w:val="0"/>
      <w:marBottom w:val="0"/>
      <w:divBdr>
        <w:top w:val="none" w:sz="0" w:space="0" w:color="auto"/>
        <w:left w:val="none" w:sz="0" w:space="0" w:color="auto"/>
        <w:bottom w:val="none" w:sz="0" w:space="0" w:color="auto"/>
        <w:right w:val="none" w:sz="0" w:space="0" w:color="auto"/>
      </w:divBdr>
    </w:div>
    <w:div w:id="1760905215">
      <w:bodyDiv w:val="1"/>
      <w:marLeft w:val="0"/>
      <w:marRight w:val="0"/>
      <w:marTop w:val="0"/>
      <w:marBottom w:val="0"/>
      <w:divBdr>
        <w:top w:val="none" w:sz="0" w:space="0" w:color="auto"/>
        <w:left w:val="none" w:sz="0" w:space="0" w:color="auto"/>
        <w:bottom w:val="none" w:sz="0" w:space="0" w:color="auto"/>
        <w:right w:val="none" w:sz="0" w:space="0" w:color="auto"/>
      </w:divBdr>
    </w:div>
    <w:div w:id="1761026178">
      <w:bodyDiv w:val="1"/>
      <w:marLeft w:val="0"/>
      <w:marRight w:val="0"/>
      <w:marTop w:val="0"/>
      <w:marBottom w:val="0"/>
      <w:divBdr>
        <w:top w:val="none" w:sz="0" w:space="0" w:color="auto"/>
        <w:left w:val="none" w:sz="0" w:space="0" w:color="auto"/>
        <w:bottom w:val="none" w:sz="0" w:space="0" w:color="auto"/>
        <w:right w:val="none" w:sz="0" w:space="0" w:color="auto"/>
      </w:divBdr>
    </w:div>
    <w:div w:id="1761291696">
      <w:bodyDiv w:val="1"/>
      <w:marLeft w:val="0"/>
      <w:marRight w:val="0"/>
      <w:marTop w:val="0"/>
      <w:marBottom w:val="0"/>
      <w:divBdr>
        <w:top w:val="none" w:sz="0" w:space="0" w:color="auto"/>
        <w:left w:val="none" w:sz="0" w:space="0" w:color="auto"/>
        <w:bottom w:val="none" w:sz="0" w:space="0" w:color="auto"/>
        <w:right w:val="none" w:sz="0" w:space="0" w:color="auto"/>
      </w:divBdr>
    </w:div>
    <w:div w:id="1761835094">
      <w:bodyDiv w:val="1"/>
      <w:marLeft w:val="0"/>
      <w:marRight w:val="0"/>
      <w:marTop w:val="0"/>
      <w:marBottom w:val="0"/>
      <w:divBdr>
        <w:top w:val="none" w:sz="0" w:space="0" w:color="auto"/>
        <w:left w:val="none" w:sz="0" w:space="0" w:color="auto"/>
        <w:bottom w:val="none" w:sz="0" w:space="0" w:color="auto"/>
        <w:right w:val="none" w:sz="0" w:space="0" w:color="auto"/>
      </w:divBdr>
    </w:div>
    <w:div w:id="1762681577">
      <w:bodyDiv w:val="1"/>
      <w:marLeft w:val="0"/>
      <w:marRight w:val="0"/>
      <w:marTop w:val="0"/>
      <w:marBottom w:val="0"/>
      <w:divBdr>
        <w:top w:val="none" w:sz="0" w:space="0" w:color="auto"/>
        <w:left w:val="none" w:sz="0" w:space="0" w:color="auto"/>
        <w:bottom w:val="none" w:sz="0" w:space="0" w:color="auto"/>
        <w:right w:val="none" w:sz="0" w:space="0" w:color="auto"/>
      </w:divBdr>
    </w:div>
    <w:div w:id="1762726382">
      <w:bodyDiv w:val="1"/>
      <w:marLeft w:val="0"/>
      <w:marRight w:val="0"/>
      <w:marTop w:val="0"/>
      <w:marBottom w:val="0"/>
      <w:divBdr>
        <w:top w:val="none" w:sz="0" w:space="0" w:color="auto"/>
        <w:left w:val="none" w:sz="0" w:space="0" w:color="auto"/>
        <w:bottom w:val="none" w:sz="0" w:space="0" w:color="auto"/>
        <w:right w:val="none" w:sz="0" w:space="0" w:color="auto"/>
      </w:divBdr>
    </w:div>
    <w:div w:id="1762873166">
      <w:bodyDiv w:val="1"/>
      <w:marLeft w:val="0"/>
      <w:marRight w:val="0"/>
      <w:marTop w:val="0"/>
      <w:marBottom w:val="0"/>
      <w:divBdr>
        <w:top w:val="none" w:sz="0" w:space="0" w:color="auto"/>
        <w:left w:val="none" w:sz="0" w:space="0" w:color="auto"/>
        <w:bottom w:val="none" w:sz="0" w:space="0" w:color="auto"/>
        <w:right w:val="none" w:sz="0" w:space="0" w:color="auto"/>
      </w:divBdr>
    </w:div>
    <w:div w:id="1762991509">
      <w:bodyDiv w:val="1"/>
      <w:marLeft w:val="0"/>
      <w:marRight w:val="0"/>
      <w:marTop w:val="0"/>
      <w:marBottom w:val="0"/>
      <w:divBdr>
        <w:top w:val="none" w:sz="0" w:space="0" w:color="auto"/>
        <w:left w:val="none" w:sz="0" w:space="0" w:color="auto"/>
        <w:bottom w:val="none" w:sz="0" w:space="0" w:color="auto"/>
        <w:right w:val="none" w:sz="0" w:space="0" w:color="auto"/>
      </w:divBdr>
    </w:div>
    <w:div w:id="1763067696">
      <w:bodyDiv w:val="1"/>
      <w:marLeft w:val="0"/>
      <w:marRight w:val="0"/>
      <w:marTop w:val="0"/>
      <w:marBottom w:val="0"/>
      <w:divBdr>
        <w:top w:val="none" w:sz="0" w:space="0" w:color="auto"/>
        <w:left w:val="none" w:sz="0" w:space="0" w:color="auto"/>
        <w:bottom w:val="none" w:sz="0" w:space="0" w:color="auto"/>
        <w:right w:val="none" w:sz="0" w:space="0" w:color="auto"/>
      </w:divBdr>
    </w:div>
    <w:div w:id="1763140822">
      <w:bodyDiv w:val="1"/>
      <w:marLeft w:val="0"/>
      <w:marRight w:val="0"/>
      <w:marTop w:val="0"/>
      <w:marBottom w:val="0"/>
      <w:divBdr>
        <w:top w:val="none" w:sz="0" w:space="0" w:color="auto"/>
        <w:left w:val="none" w:sz="0" w:space="0" w:color="auto"/>
        <w:bottom w:val="none" w:sz="0" w:space="0" w:color="auto"/>
        <w:right w:val="none" w:sz="0" w:space="0" w:color="auto"/>
      </w:divBdr>
    </w:div>
    <w:div w:id="1763187859">
      <w:bodyDiv w:val="1"/>
      <w:marLeft w:val="0"/>
      <w:marRight w:val="0"/>
      <w:marTop w:val="0"/>
      <w:marBottom w:val="0"/>
      <w:divBdr>
        <w:top w:val="none" w:sz="0" w:space="0" w:color="auto"/>
        <w:left w:val="none" w:sz="0" w:space="0" w:color="auto"/>
        <w:bottom w:val="none" w:sz="0" w:space="0" w:color="auto"/>
        <w:right w:val="none" w:sz="0" w:space="0" w:color="auto"/>
      </w:divBdr>
    </w:div>
    <w:div w:id="1763262227">
      <w:bodyDiv w:val="1"/>
      <w:marLeft w:val="0"/>
      <w:marRight w:val="0"/>
      <w:marTop w:val="0"/>
      <w:marBottom w:val="0"/>
      <w:divBdr>
        <w:top w:val="none" w:sz="0" w:space="0" w:color="auto"/>
        <w:left w:val="none" w:sz="0" w:space="0" w:color="auto"/>
        <w:bottom w:val="none" w:sz="0" w:space="0" w:color="auto"/>
        <w:right w:val="none" w:sz="0" w:space="0" w:color="auto"/>
      </w:divBdr>
    </w:div>
    <w:div w:id="1763377362">
      <w:bodyDiv w:val="1"/>
      <w:marLeft w:val="0"/>
      <w:marRight w:val="0"/>
      <w:marTop w:val="0"/>
      <w:marBottom w:val="0"/>
      <w:divBdr>
        <w:top w:val="none" w:sz="0" w:space="0" w:color="auto"/>
        <w:left w:val="none" w:sz="0" w:space="0" w:color="auto"/>
        <w:bottom w:val="none" w:sz="0" w:space="0" w:color="auto"/>
        <w:right w:val="none" w:sz="0" w:space="0" w:color="auto"/>
      </w:divBdr>
    </w:div>
    <w:div w:id="1763526087">
      <w:bodyDiv w:val="1"/>
      <w:marLeft w:val="0"/>
      <w:marRight w:val="0"/>
      <w:marTop w:val="0"/>
      <w:marBottom w:val="0"/>
      <w:divBdr>
        <w:top w:val="none" w:sz="0" w:space="0" w:color="auto"/>
        <w:left w:val="none" w:sz="0" w:space="0" w:color="auto"/>
        <w:bottom w:val="none" w:sz="0" w:space="0" w:color="auto"/>
        <w:right w:val="none" w:sz="0" w:space="0" w:color="auto"/>
      </w:divBdr>
    </w:div>
    <w:div w:id="1763646352">
      <w:bodyDiv w:val="1"/>
      <w:marLeft w:val="0"/>
      <w:marRight w:val="0"/>
      <w:marTop w:val="0"/>
      <w:marBottom w:val="0"/>
      <w:divBdr>
        <w:top w:val="none" w:sz="0" w:space="0" w:color="auto"/>
        <w:left w:val="none" w:sz="0" w:space="0" w:color="auto"/>
        <w:bottom w:val="none" w:sz="0" w:space="0" w:color="auto"/>
        <w:right w:val="none" w:sz="0" w:space="0" w:color="auto"/>
      </w:divBdr>
    </w:div>
    <w:div w:id="1763800119">
      <w:bodyDiv w:val="1"/>
      <w:marLeft w:val="0"/>
      <w:marRight w:val="0"/>
      <w:marTop w:val="0"/>
      <w:marBottom w:val="0"/>
      <w:divBdr>
        <w:top w:val="none" w:sz="0" w:space="0" w:color="auto"/>
        <w:left w:val="none" w:sz="0" w:space="0" w:color="auto"/>
        <w:bottom w:val="none" w:sz="0" w:space="0" w:color="auto"/>
        <w:right w:val="none" w:sz="0" w:space="0" w:color="auto"/>
      </w:divBdr>
    </w:div>
    <w:div w:id="1764109229">
      <w:bodyDiv w:val="1"/>
      <w:marLeft w:val="0"/>
      <w:marRight w:val="0"/>
      <w:marTop w:val="0"/>
      <w:marBottom w:val="0"/>
      <w:divBdr>
        <w:top w:val="none" w:sz="0" w:space="0" w:color="auto"/>
        <w:left w:val="none" w:sz="0" w:space="0" w:color="auto"/>
        <w:bottom w:val="none" w:sz="0" w:space="0" w:color="auto"/>
        <w:right w:val="none" w:sz="0" w:space="0" w:color="auto"/>
      </w:divBdr>
    </w:div>
    <w:div w:id="1764573416">
      <w:bodyDiv w:val="1"/>
      <w:marLeft w:val="0"/>
      <w:marRight w:val="0"/>
      <w:marTop w:val="0"/>
      <w:marBottom w:val="0"/>
      <w:divBdr>
        <w:top w:val="none" w:sz="0" w:space="0" w:color="auto"/>
        <w:left w:val="none" w:sz="0" w:space="0" w:color="auto"/>
        <w:bottom w:val="none" w:sz="0" w:space="0" w:color="auto"/>
        <w:right w:val="none" w:sz="0" w:space="0" w:color="auto"/>
      </w:divBdr>
    </w:div>
    <w:div w:id="1764916135">
      <w:bodyDiv w:val="1"/>
      <w:marLeft w:val="0"/>
      <w:marRight w:val="0"/>
      <w:marTop w:val="0"/>
      <w:marBottom w:val="0"/>
      <w:divBdr>
        <w:top w:val="none" w:sz="0" w:space="0" w:color="auto"/>
        <w:left w:val="none" w:sz="0" w:space="0" w:color="auto"/>
        <w:bottom w:val="none" w:sz="0" w:space="0" w:color="auto"/>
        <w:right w:val="none" w:sz="0" w:space="0" w:color="auto"/>
      </w:divBdr>
    </w:div>
    <w:div w:id="1765102139">
      <w:bodyDiv w:val="1"/>
      <w:marLeft w:val="0"/>
      <w:marRight w:val="0"/>
      <w:marTop w:val="0"/>
      <w:marBottom w:val="0"/>
      <w:divBdr>
        <w:top w:val="none" w:sz="0" w:space="0" w:color="auto"/>
        <w:left w:val="none" w:sz="0" w:space="0" w:color="auto"/>
        <w:bottom w:val="none" w:sz="0" w:space="0" w:color="auto"/>
        <w:right w:val="none" w:sz="0" w:space="0" w:color="auto"/>
      </w:divBdr>
    </w:div>
    <w:div w:id="1766150055">
      <w:bodyDiv w:val="1"/>
      <w:marLeft w:val="0"/>
      <w:marRight w:val="0"/>
      <w:marTop w:val="0"/>
      <w:marBottom w:val="0"/>
      <w:divBdr>
        <w:top w:val="none" w:sz="0" w:space="0" w:color="auto"/>
        <w:left w:val="none" w:sz="0" w:space="0" w:color="auto"/>
        <w:bottom w:val="none" w:sz="0" w:space="0" w:color="auto"/>
        <w:right w:val="none" w:sz="0" w:space="0" w:color="auto"/>
      </w:divBdr>
    </w:div>
    <w:div w:id="1766611267">
      <w:bodyDiv w:val="1"/>
      <w:marLeft w:val="0"/>
      <w:marRight w:val="0"/>
      <w:marTop w:val="0"/>
      <w:marBottom w:val="0"/>
      <w:divBdr>
        <w:top w:val="none" w:sz="0" w:space="0" w:color="auto"/>
        <w:left w:val="none" w:sz="0" w:space="0" w:color="auto"/>
        <w:bottom w:val="none" w:sz="0" w:space="0" w:color="auto"/>
        <w:right w:val="none" w:sz="0" w:space="0" w:color="auto"/>
      </w:divBdr>
    </w:div>
    <w:div w:id="1767114956">
      <w:bodyDiv w:val="1"/>
      <w:marLeft w:val="0"/>
      <w:marRight w:val="0"/>
      <w:marTop w:val="0"/>
      <w:marBottom w:val="0"/>
      <w:divBdr>
        <w:top w:val="none" w:sz="0" w:space="0" w:color="auto"/>
        <w:left w:val="none" w:sz="0" w:space="0" w:color="auto"/>
        <w:bottom w:val="none" w:sz="0" w:space="0" w:color="auto"/>
        <w:right w:val="none" w:sz="0" w:space="0" w:color="auto"/>
      </w:divBdr>
    </w:div>
    <w:div w:id="1768115403">
      <w:bodyDiv w:val="1"/>
      <w:marLeft w:val="0"/>
      <w:marRight w:val="0"/>
      <w:marTop w:val="0"/>
      <w:marBottom w:val="0"/>
      <w:divBdr>
        <w:top w:val="none" w:sz="0" w:space="0" w:color="auto"/>
        <w:left w:val="none" w:sz="0" w:space="0" w:color="auto"/>
        <w:bottom w:val="none" w:sz="0" w:space="0" w:color="auto"/>
        <w:right w:val="none" w:sz="0" w:space="0" w:color="auto"/>
      </w:divBdr>
    </w:div>
    <w:div w:id="1768384260">
      <w:bodyDiv w:val="1"/>
      <w:marLeft w:val="0"/>
      <w:marRight w:val="0"/>
      <w:marTop w:val="0"/>
      <w:marBottom w:val="0"/>
      <w:divBdr>
        <w:top w:val="none" w:sz="0" w:space="0" w:color="auto"/>
        <w:left w:val="none" w:sz="0" w:space="0" w:color="auto"/>
        <w:bottom w:val="none" w:sz="0" w:space="0" w:color="auto"/>
        <w:right w:val="none" w:sz="0" w:space="0" w:color="auto"/>
      </w:divBdr>
    </w:div>
    <w:div w:id="1768501051">
      <w:bodyDiv w:val="1"/>
      <w:marLeft w:val="0"/>
      <w:marRight w:val="0"/>
      <w:marTop w:val="0"/>
      <w:marBottom w:val="0"/>
      <w:divBdr>
        <w:top w:val="none" w:sz="0" w:space="0" w:color="auto"/>
        <w:left w:val="none" w:sz="0" w:space="0" w:color="auto"/>
        <w:bottom w:val="none" w:sz="0" w:space="0" w:color="auto"/>
        <w:right w:val="none" w:sz="0" w:space="0" w:color="auto"/>
      </w:divBdr>
    </w:div>
    <w:div w:id="1768888536">
      <w:bodyDiv w:val="1"/>
      <w:marLeft w:val="0"/>
      <w:marRight w:val="0"/>
      <w:marTop w:val="0"/>
      <w:marBottom w:val="0"/>
      <w:divBdr>
        <w:top w:val="none" w:sz="0" w:space="0" w:color="auto"/>
        <w:left w:val="none" w:sz="0" w:space="0" w:color="auto"/>
        <w:bottom w:val="none" w:sz="0" w:space="0" w:color="auto"/>
        <w:right w:val="none" w:sz="0" w:space="0" w:color="auto"/>
      </w:divBdr>
    </w:div>
    <w:div w:id="1769156004">
      <w:bodyDiv w:val="1"/>
      <w:marLeft w:val="0"/>
      <w:marRight w:val="0"/>
      <w:marTop w:val="0"/>
      <w:marBottom w:val="0"/>
      <w:divBdr>
        <w:top w:val="none" w:sz="0" w:space="0" w:color="auto"/>
        <w:left w:val="none" w:sz="0" w:space="0" w:color="auto"/>
        <w:bottom w:val="none" w:sz="0" w:space="0" w:color="auto"/>
        <w:right w:val="none" w:sz="0" w:space="0" w:color="auto"/>
      </w:divBdr>
    </w:div>
    <w:div w:id="1769691411">
      <w:bodyDiv w:val="1"/>
      <w:marLeft w:val="0"/>
      <w:marRight w:val="0"/>
      <w:marTop w:val="0"/>
      <w:marBottom w:val="0"/>
      <w:divBdr>
        <w:top w:val="none" w:sz="0" w:space="0" w:color="auto"/>
        <w:left w:val="none" w:sz="0" w:space="0" w:color="auto"/>
        <w:bottom w:val="none" w:sz="0" w:space="0" w:color="auto"/>
        <w:right w:val="none" w:sz="0" w:space="0" w:color="auto"/>
      </w:divBdr>
    </w:div>
    <w:div w:id="1769696792">
      <w:bodyDiv w:val="1"/>
      <w:marLeft w:val="0"/>
      <w:marRight w:val="0"/>
      <w:marTop w:val="0"/>
      <w:marBottom w:val="0"/>
      <w:divBdr>
        <w:top w:val="none" w:sz="0" w:space="0" w:color="auto"/>
        <w:left w:val="none" w:sz="0" w:space="0" w:color="auto"/>
        <w:bottom w:val="none" w:sz="0" w:space="0" w:color="auto"/>
        <w:right w:val="none" w:sz="0" w:space="0" w:color="auto"/>
      </w:divBdr>
    </w:div>
    <w:div w:id="1770615462">
      <w:bodyDiv w:val="1"/>
      <w:marLeft w:val="0"/>
      <w:marRight w:val="0"/>
      <w:marTop w:val="0"/>
      <w:marBottom w:val="0"/>
      <w:divBdr>
        <w:top w:val="none" w:sz="0" w:space="0" w:color="auto"/>
        <w:left w:val="none" w:sz="0" w:space="0" w:color="auto"/>
        <w:bottom w:val="none" w:sz="0" w:space="0" w:color="auto"/>
        <w:right w:val="none" w:sz="0" w:space="0" w:color="auto"/>
      </w:divBdr>
    </w:div>
    <w:div w:id="1771201053">
      <w:bodyDiv w:val="1"/>
      <w:marLeft w:val="0"/>
      <w:marRight w:val="0"/>
      <w:marTop w:val="0"/>
      <w:marBottom w:val="0"/>
      <w:divBdr>
        <w:top w:val="none" w:sz="0" w:space="0" w:color="auto"/>
        <w:left w:val="none" w:sz="0" w:space="0" w:color="auto"/>
        <w:bottom w:val="none" w:sz="0" w:space="0" w:color="auto"/>
        <w:right w:val="none" w:sz="0" w:space="0" w:color="auto"/>
      </w:divBdr>
    </w:div>
    <w:div w:id="1771703246">
      <w:bodyDiv w:val="1"/>
      <w:marLeft w:val="0"/>
      <w:marRight w:val="0"/>
      <w:marTop w:val="0"/>
      <w:marBottom w:val="0"/>
      <w:divBdr>
        <w:top w:val="none" w:sz="0" w:space="0" w:color="auto"/>
        <w:left w:val="none" w:sz="0" w:space="0" w:color="auto"/>
        <w:bottom w:val="none" w:sz="0" w:space="0" w:color="auto"/>
        <w:right w:val="none" w:sz="0" w:space="0" w:color="auto"/>
      </w:divBdr>
    </w:div>
    <w:div w:id="1771779285">
      <w:bodyDiv w:val="1"/>
      <w:marLeft w:val="0"/>
      <w:marRight w:val="0"/>
      <w:marTop w:val="0"/>
      <w:marBottom w:val="0"/>
      <w:divBdr>
        <w:top w:val="none" w:sz="0" w:space="0" w:color="auto"/>
        <w:left w:val="none" w:sz="0" w:space="0" w:color="auto"/>
        <w:bottom w:val="none" w:sz="0" w:space="0" w:color="auto"/>
        <w:right w:val="none" w:sz="0" w:space="0" w:color="auto"/>
      </w:divBdr>
    </w:div>
    <w:div w:id="1771779297">
      <w:bodyDiv w:val="1"/>
      <w:marLeft w:val="0"/>
      <w:marRight w:val="0"/>
      <w:marTop w:val="0"/>
      <w:marBottom w:val="0"/>
      <w:divBdr>
        <w:top w:val="none" w:sz="0" w:space="0" w:color="auto"/>
        <w:left w:val="none" w:sz="0" w:space="0" w:color="auto"/>
        <w:bottom w:val="none" w:sz="0" w:space="0" w:color="auto"/>
        <w:right w:val="none" w:sz="0" w:space="0" w:color="auto"/>
      </w:divBdr>
    </w:div>
    <w:div w:id="1772895224">
      <w:bodyDiv w:val="1"/>
      <w:marLeft w:val="0"/>
      <w:marRight w:val="0"/>
      <w:marTop w:val="0"/>
      <w:marBottom w:val="0"/>
      <w:divBdr>
        <w:top w:val="none" w:sz="0" w:space="0" w:color="auto"/>
        <w:left w:val="none" w:sz="0" w:space="0" w:color="auto"/>
        <w:bottom w:val="none" w:sz="0" w:space="0" w:color="auto"/>
        <w:right w:val="none" w:sz="0" w:space="0" w:color="auto"/>
      </w:divBdr>
    </w:div>
    <w:div w:id="1773742475">
      <w:bodyDiv w:val="1"/>
      <w:marLeft w:val="0"/>
      <w:marRight w:val="0"/>
      <w:marTop w:val="0"/>
      <w:marBottom w:val="0"/>
      <w:divBdr>
        <w:top w:val="none" w:sz="0" w:space="0" w:color="auto"/>
        <w:left w:val="none" w:sz="0" w:space="0" w:color="auto"/>
        <w:bottom w:val="none" w:sz="0" w:space="0" w:color="auto"/>
        <w:right w:val="none" w:sz="0" w:space="0" w:color="auto"/>
      </w:divBdr>
    </w:div>
    <w:div w:id="1774324620">
      <w:bodyDiv w:val="1"/>
      <w:marLeft w:val="0"/>
      <w:marRight w:val="0"/>
      <w:marTop w:val="0"/>
      <w:marBottom w:val="0"/>
      <w:divBdr>
        <w:top w:val="none" w:sz="0" w:space="0" w:color="auto"/>
        <w:left w:val="none" w:sz="0" w:space="0" w:color="auto"/>
        <w:bottom w:val="none" w:sz="0" w:space="0" w:color="auto"/>
        <w:right w:val="none" w:sz="0" w:space="0" w:color="auto"/>
      </w:divBdr>
    </w:div>
    <w:div w:id="1774788318">
      <w:bodyDiv w:val="1"/>
      <w:marLeft w:val="0"/>
      <w:marRight w:val="0"/>
      <w:marTop w:val="0"/>
      <w:marBottom w:val="0"/>
      <w:divBdr>
        <w:top w:val="none" w:sz="0" w:space="0" w:color="auto"/>
        <w:left w:val="none" w:sz="0" w:space="0" w:color="auto"/>
        <w:bottom w:val="none" w:sz="0" w:space="0" w:color="auto"/>
        <w:right w:val="none" w:sz="0" w:space="0" w:color="auto"/>
      </w:divBdr>
    </w:div>
    <w:div w:id="1775321240">
      <w:bodyDiv w:val="1"/>
      <w:marLeft w:val="0"/>
      <w:marRight w:val="0"/>
      <w:marTop w:val="0"/>
      <w:marBottom w:val="0"/>
      <w:divBdr>
        <w:top w:val="none" w:sz="0" w:space="0" w:color="auto"/>
        <w:left w:val="none" w:sz="0" w:space="0" w:color="auto"/>
        <w:bottom w:val="none" w:sz="0" w:space="0" w:color="auto"/>
        <w:right w:val="none" w:sz="0" w:space="0" w:color="auto"/>
      </w:divBdr>
    </w:div>
    <w:div w:id="1775859864">
      <w:bodyDiv w:val="1"/>
      <w:marLeft w:val="0"/>
      <w:marRight w:val="0"/>
      <w:marTop w:val="0"/>
      <w:marBottom w:val="0"/>
      <w:divBdr>
        <w:top w:val="none" w:sz="0" w:space="0" w:color="auto"/>
        <w:left w:val="none" w:sz="0" w:space="0" w:color="auto"/>
        <w:bottom w:val="none" w:sz="0" w:space="0" w:color="auto"/>
        <w:right w:val="none" w:sz="0" w:space="0" w:color="auto"/>
      </w:divBdr>
    </w:div>
    <w:div w:id="1776439321">
      <w:bodyDiv w:val="1"/>
      <w:marLeft w:val="0"/>
      <w:marRight w:val="0"/>
      <w:marTop w:val="0"/>
      <w:marBottom w:val="0"/>
      <w:divBdr>
        <w:top w:val="none" w:sz="0" w:space="0" w:color="auto"/>
        <w:left w:val="none" w:sz="0" w:space="0" w:color="auto"/>
        <w:bottom w:val="none" w:sz="0" w:space="0" w:color="auto"/>
        <w:right w:val="none" w:sz="0" w:space="0" w:color="auto"/>
      </w:divBdr>
    </w:div>
    <w:div w:id="1776487031">
      <w:bodyDiv w:val="1"/>
      <w:marLeft w:val="0"/>
      <w:marRight w:val="0"/>
      <w:marTop w:val="0"/>
      <w:marBottom w:val="0"/>
      <w:divBdr>
        <w:top w:val="none" w:sz="0" w:space="0" w:color="auto"/>
        <w:left w:val="none" w:sz="0" w:space="0" w:color="auto"/>
        <w:bottom w:val="none" w:sz="0" w:space="0" w:color="auto"/>
        <w:right w:val="none" w:sz="0" w:space="0" w:color="auto"/>
      </w:divBdr>
    </w:div>
    <w:div w:id="1776637404">
      <w:bodyDiv w:val="1"/>
      <w:marLeft w:val="0"/>
      <w:marRight w:val="0"/>
      <w:marTop w:val="0"/>
      <w:marBottom w:val="0"/>
      <w:divBdr>
        <w:top w:val="none" w:sz="0" w:space="0" w:color="auto"/>
        <w:left w:val="none" w:sz="0" w:space="0" w:color="auto"/>
        <w:bottom w:val="none" w:sz="0" w:space="0" w:color="auto"/>
        <w:right w:val="none" w:sz="0" w:space="0" w:color="auto"/>
      </w:divBdr>
    </w:div>
    <w:div w:id="1777016298">
      <w:bodyDiv w:val="1"/>
      <w:marLeft w:val="0"/>
      <w:marRight w:val="0"/>
      <w:marTop w:val="0"/>
      <w:marBottom w:val="0"/>
      <w:divBdr>
        <w:top w:val="none" w:sz="0" w:space="0" w:color="auto"/>
        <w:left w:val="none" w:sz="0" w:space="0" w:color="auto"/>
        <w:bottom w:val="none" w:sz="0" w:space="0" w:color="auto"/>
        <w:right w:val="none" w:sz="0" w:space="0" w:color="auto"/>
      </w:divBdr>
    </w:div>
    <w:div w:id="1777746057">
      <w:bodyDiv w:val="1"/>
      <w:marLeft w:val="0"/>
      <w:marRight w:val="0"/>
      <w:marTop w:val="0"/>
      <w:marBottom w:val="0"/>
      <w:divBdr>
        <w:top w:val="none" w:sz="0" w:space="0" w:color="auto"/>
        <w:left w:val="none" w:sz="0" w:space="0" w:color="auto"/>
        <w:bottom w:val="none" w:sz="0" w:space="0" w:color="auto"/>
        <w:right w:val="none" w:sz="0" w:space="0" w:color="auto"/>
      </w:divBdr>
    </w:div>
    <w:div w:id="1777864717">
      <w:bodyDiv w:val="1"/>
      <w:marLeft w:val="0"/>
      <w:marRight w:val="0"/>
      <w:marTop w:val="0"/>
      <w:marBottom w:val="0"/>
      <w:divBdr>
        <w:top w:val="none" w:sz="0" w:space="0" w:color="auto"/>
        <w:left w:val="none" w:sz="0" w:space="0" w:color="auto"/>
        <w:bottom w:val="none" w:sz="0" w:space="0" w:color="auto"/>
        <w:right w:val="none" w:sz="0" w:space="0" w:color="auto"/>
      </w:divBdr>
    </w:div>
    <w:div w:id="1777939772">
      <w:bodyDiv w:val="1"/>
      <w:marLeft w:val="0"/>
      <w:marRight w:val="0"/>
      <w:marTop w:val="0"/>
      <w:marBottom w:val="0"/>
      <w:divBdr>
        <w:top w:val="none" w:sz="0" w:space="0" w:color="auto"/>
        <w:left w:val="none" w:sz="0" w:space="0" w:color="auto"/>
        <w:bottom w:val="none" w:sz="0" w:space="0" w:color="auto"/>
        <w:right w:val="none" w:sz="0" w:space="0" w:color="auto"/>
      </w:divBdr>
    </w:div>
    <w:div w:id="1778405828">
      <w:bodyDiv w:val="1"/>
      <w:marLeft w:val="0"/>
      <w:marRight w:val="0"/>
      <w:marTop w:val="0"/>
      <w:marBottom w:val="0"/>
      <w:divBdr>
        <w:top w:val="none" w:sz="0" w:space="0" w:color="auto"/>
        <w:left w:val="none" w:sz="0" w:space="0" w:color="auto"/>
        <w:bottom w:val="none" w:sz="0" w:space="0" w:color="auto"/>
        <w:right w:val="none" w:sz="0" w:space="0" w:color="auto"/>
      </w:divBdr>
    </w:div>
    <w:div w:id="1778868619">
      <w:bodyDiv w:val="1"/>
      <w:marLeft w:val="0"/>
      <w:marRight w:val="0"/>
      <w:marTop w:val="0"/>
      <w:marBottom w:val="0"/>
      <w:divBdr>
        <w:top w:val="none" w:sz="0" w:space="0" w:color="auto"/>
        <w:left w:val="none" w:sz="0" w:space="0" w:color="auto"/>
        <w:bottom w:val="none" w:sz="0" w:space="0" w:color="auto"/>
        <w:right w:val="none" w:sz="0" w:space="0" w:color="auto"/>
      </w:divBdr>
    </w:div>
    <w:div w:id="1779175970">
      <w:bodyDiv w:val="1"/>
      <w:marLeft w:val="0"/>
      <w:marRight w:val="0"/>
      <w:marTop w:val="0"/>
      <w:marBottom w:val="0"/>
      <w:divBdr>
        <w:top w:val="none" w:sz="0" w:space="0" w:color="auto"/>
        <w:left w:val="none" w:sz="0" w:space="0" w:color="auto"/>
        <w:bottom w:val="none" w:sz="0" w:space="0" w:color="auto"/>
        <w:right w:val="none" w:sz="0" w:space="0" w:color="auto"/>
      </w:divBdr>
    </w:div>
    <w:div w:id="1779180580">
      <w:bodyDiv w:val="1"/>
      <w:marLeft w:val="0"/>
      <w:marRight w:val="0"/>
      <w:marTop w:val="0"/>
      <w:marBottom w:val="0"/>
      <w:divBdr>
        <w:top w:val="none" w:sz="0" w:space="0" w:color="auto"/>
        <w:left w:val="none" w:sz="0" w:space="0" w:color="auto"/>
        <w:bottom w:val="none" w:sz="0" w:space="0" w:color="auto"/>
        <w:right w:val="none" w:sz="0" w:space="0" w:color="auto"/>
      </w:divBdr>
    </w:div>
    <w:div w:id="1779327052">
      <w:bodyDiv w:val="1"/>
      <w:marLeft w:val="0"/>
      <w:marRight w:val="0"/>
      <w:marTop w:val="0"/>
      <w:marBottom w:val="0"/>
      <w:divBdr>
        <w:top w:val="none" w:sz="0" w:space="0" w:color="auto"/>
        <w:left w:val="none" w:sz="0" w:space="0" w:color="auto"/>
        <w:bottom w:val="none" w:sz="0" w:space="0" w:color="auto"/>
        <w:right w:val="none" w:sz="0" w:space="0" w:color="auto"/>
      </w:divBdr>
    </w:div>
    <w:div w:id="1779644516">
      <w:bodyDiv w:val="1"/>
      <w:marLeft w:val="0"/>
      <w:marRight w:val="0"/>
      <w:marTop w:val="0"/>
      <w:marBottom w:val="0"/>
      <w:divBdr>
        <w:top w:val="none" w:sz="0" w:space="0" w:color="auto"/>
        <w:left w:val="none" w:sz="0" w:space="0" w:color="auto"/>
        <w:bottom w:val="none" w:sz="0" w:space="0" w:color="auto"/>
        <w:right w:val="none" w:sz="0" w:space="0" w:color="auto"/>
      </w:divBdr>
    </w:div>
    <w:div w:id="1779910920">
      <w:bodyDiv w:val="1"/>
      <w:marLeft w:val="0"/>
      <w:marRight w:val="0"/>
      <w:marTop w:val="0"/>
      <w:marBottom w:val="0"/>
      <w:divBdr>
        <w:top w:val="none" w:sz="0" w:space="0" w:color="auto"/>
        <w:left w:val="none" w:sz="0" w:space="0" w:color="auto"/>
        <w:bottom w:val="none" w:sz="0" w:space="0" w:color="auto"/>
        <w:right w:val="none" w:sz="0" w:space="0" w:color="auto"/>
      </w:divBdr>
    </w:div>
    <w:div w:id="1780026603">
      <w:bodyDiv w:val="1"/>
      <w:marLeft w:val="0"/>
      <w:marRight w:val="0"/>
      <w:marTop w:val="0"/>
      <w:marBottom w:val="0"/>
      <w:divBdr>
        <w:top w:val="none" w:sz="0" w:space="0" w:color="auto"/>
        <w:left w:val="none" w:sz="0" w:space="0" w:color="auto"/>
        <w:bottom w:val="none" w:sz="0" w:space="0" w:color="auto"/>
        <w:right w:val="none" w:sz="0" w:space="0" w:color="auto"/>
      </w:divBdr>
    </w:div>
    <w:div w:id="1780030310">
      <w:bodyDiv w:val="1"/>
      <w:marLeft w:val="0"/>
      <w:marRight w:val="0"/>
      <w:marTop w:val="0"/>
      <w:marBottom w:val="0"/>
      <w:divBdr>
        <w:top w:val="none" w:sz="0" w:space="0" w:color="auto"/>
        <w:left w:val="none" w:sz="0" w:space="0" w:color="auto"/>
        <w:bottom w:val="none" w:sz="0" w:space="0" w:color="auto"/>
        <w:right w:val="none" w:sz="0" w:space="0" w:color="auto"/>
      </w:divBdr>
    </w:div>
    <w:div w:id="1781025329">
      <w:bodyDiv w:val="1"/>
      <w:marLeft w:val="0"/>
      <w:marRight w:val="0"/>
      <w:marTop w:val="0"/>
      <w:marBottom w:val="0"/>
      <w:divBdr>
        <w:top w:val="none" w:sz="0" w:space="0" w:color="auto"/>
        <w:left w:val="none" w:sz="0" w:space="0" w:color="auto"/>
        <w:bottom w:val="none" w:sz="0" w:space="0" w:color="auto"/>
        <w:right w:val="none" w:sz="0" w:space="0" w:color="auto"/>
      </w:divBdr>
    </w:div>
    <w:div w:id="1782141399">
      <w:bodyDiv w:val="1"/>
      <w:marLeft w:val="0"/>
      <w:marRight w:val="0"/>
      <w:marTop w:val="0"/>
      <w:marBottom w:val="0"/>
      <w:divBdr>
        <w:top w:val="none" w:sz="0" w:space="0" w:color="auto"/>
        <w:left w:val="none" w:sz="0" w:space="0" w:color="auto"/>
        <w:bottom w:val="none" w:sz="0" w:space="0" w:color="auto"/>
        <w:right w:val="none" w:sz="0" w:space="0" w:color="auto"/>
      </w:divBdr>
    </w:div>
    <w:div w:id="1782535050">
      <w:bodyDiv w:val="1"/>
      <w:marLeft w:val="0"/>
      <w:marRight w:val="0"/>
      <w:marTop w:val="0"/>
      <w:marBottom w:val="0"/>
      <w:divBdr>
        <w:top w:val="none" w:sz="0" w:space="0" w:color="auto"/>
        <w:left w:val="none" w:sz="0" w:space="0" w:color="auto"/>
        <w:bottom w:val="none" w:sz="0" w:space="0" w:color="auto"/>
        <w:right w:val="none" w:sz="0" w:space="0" w:color="auto"/>
      </w:divBdr>
    </w:div>
    <w:div w:id="1782723732">
      <w:bodyDiv w:val="1"/>
      <w:marLeft w:val="0"/>
      <w:marRight w:val="0"/>
      <w:marTop w:val="0"/>
      <w:marBottom w:val="0"/>
      <w:divBdr>
        <w:top w:val="none" w:sz="0" w:space="0" w:color="auto"/>
        <w:left w:val="none" w:sz="0" w:space="0" w:color="auto"/>
        <w:bottom w:val="none" w:sz="0" w:space="0" w:color="auto"/>
        <w:right w:val="none" w:sz="0" w:space="0" w:color="auto"/>
      </w:divBdr>
    </w:div>
    <w:div w:id="1782795043">
      <w:bodyDiv w:val="1"/>
      <w:marLeft w:val="0"/>
      <w:marRight w:val="0"/>
      <w:marTop w:val="0"/>
      <w:marBottom w:val="0"/>
      <w:divBdr>
        <w:top w:val="none" w:sz="0" w:space="0" w:color="auto"/>
        <w:left w:val="none" w:sz="0" w:space="0" w:color="auto"/>
        <w:bottom w:val="none" w:sz="0" w:space="0" w:color="auto"/>
        <w:right w:val="none" w:sz="0" w:space="0" w:color="auto"/>
      </w:divBdr>
    </w:div>
    <w:div w:id="1783574031">
      <w:bodyDiv w:val="1"/>
      <w:marLeft w:val="0"/>
      <w:marRight w:val="0"/>
      <w:marTop w:val="0"/>
      <w:marBottom w:val="0"/>
      <w:divBdr>
        <w:top w:val="none" w:sz="0" w:space="0" w:color="auto"/>
        <w:left w:val="none" w:sz="0" w:space="0" w:color="auto"/>
        <w:bottom w:val="none" w:sz="0" w:space="0" w:color="auto"/>
        <w:right w:val="none" w:sz="0" w:space="0" w:color="auto"/>
      </w:divBdr>
    </w:div>
    <w:div w:id="1783962201">
      <w:bodyDiv w:val="1"/>
      <w:marLeft w:val="0"/>
      <w:marRight w:val="0"/>
      <w:marTop w:val="0"/>
      <w:marBottom w:val="0"/>
      <w:divBdr>
        <w:top w:val="none" w:sz="0" w:space="0" w:color="auto"/>
        <w:left w:val="none" w:sz="0" w:space="0" w:color="auto"/>
        <w:bottom w:val="none" w:sz="0" w:space="0" w:color="auto"/>
        <w:right w:val="none" w:sz="0" w:space="0" w:color="auto"/>
      </w:divBdr>
    </w:div>
    <w:div w:id="1785078652">
      <w:bodyDiv w:val="1"/>
      <w:marLeft w:val="0"/>
      <w:marRight w:val="0"/>
      <w:marTop w:val="0"/>
      <w:marBottom w:val="0"/>
      <w:divBdr>
        <w:top w:val="none" w:sz="0" w:space="0" w:color="auto"/>
        <w:left w:val="none" w:sz="0" w:space="0" w:color="auto"/>
        <w:bottom w:val="none" w:sz="0" w:space="0" w:color="auto"/>
        <w:right w:val="none" w:sz="0" w:space="0" w:color="auto"/>
      </w:divBdr>
    </w:div>
    <w:div w:id="1785342216">
      <w:bodyDiv w:val="1"/>
      <w:marLeft w:val="0"/>
      <w:marRight w:val="0"/>
      <w:marTop w:val="0"/>
      <w:marBottom w:val="0"/>
      <w:divBdr>
        <w:top w:val="none" w:sz="0" w:space="0" w:color="auto"/>
        <w:left w:val="none" w:sz="0" w:space="0" w:color="auto"/>
        <w:bottom w:val="none" w:sz="0" w:space="0" w:color="auto"/>
        <w:right w:val="none" w:sz="0" w:space="0" w:color="auto"/>
      </w:divBdr>
    </w:div>
    <w:div w:id="1785998972">
      <w:bodyDiv w:val="1"/>
      <w:marLeft w:val="0"/>
      <w:marRight w:val="0"/>
      <w:marTop w:val="0"/>
      <w:marBottom w:val="0"/>
      <w:divBdr>
        <w:top w:val="none" w:sz="0" w:space="0" w:color="auto"/>
        <w:left w:val="none" w:sz="0" w:space="0" w:color="auto"/>
        <w:bottom w:val="none" w:sz="0" w:space="0" w:color="auto"/>
        <w:right w:val="none" w:sz="0" w:space="0" w:color="auto"/>
      </w:divBdr>
    </w:div>
    <w:div w:id="1786269106">
      <w:bodyDiv w:val="1"/>
      <w:marLeft w:val="0"/>
      <w:marRight w:val="0"/>
      <w:marTop w:val="0"/>
      <w:marBottom w:val="0"/>
      <w:divBdr>
        <w:top w:val="none" w:sz="0" w:space="0" w:color="auto"/>
        <w:left w:val="none" w:sz="0" w:space="0" w:color="auto"/>
        <w:bottom w:val="none" w:sz="0" w:space="0" w:color="auto"/>
        <w:right w:val="none" w:sz="0" w:space="0" w:color="auto"/>
      </w:divBdr>
    </w:div>
    <w:div w:id="1787044762">
      <w:bodyDiv w:val="1"/>
      <w:marLeft w:val="0"/>
      <w:marRight w:val="0"/>
      <w:marTop w:val="0"/>
      <w:marBottom w:val="0"/>
      <w:divBdr>
        <w:top w:val="none" w:sz="0" w:space="0" w:color="auto"/>
        <w:left w:val="none" w:sz="0" w:space="0" w:color="auto"/>
        <w:bottom w:val="none" w:sz="0" w:space="0" w:color="auto"/>
        <w:right w:val="none" w:sz="0" w:space="0" w:color="auto"/>
      </w:divBdr>
    </w:div>
    <w:div w:id="1787312206">
      <w:bodyDiv w:val="1"/>
      <w:marLeft w:val="0"/>
      <w:marRight w:val="0"/>
      <w:marTop w:val="0"/>
      <w:marBottom w:val="0"/>
      <w:divBdr>
        <w:top w:val="none" w:sz="0" w:space="0" w:color="auto"/>
        <w:left w:val="none" w:sz="0" w:space="0" w:color="auto"/>
        <w:bottom w:val="none" w:sz="0" w:space="0" w:color="auto"/>
        <w:right w:val="none" w:sz="0" w:space="0" w:color="auto"/>
      </w:divBdr>
    </w:div>
    <w:div w:id="1787461070">
      <w:bodyDiv w:val="1"/>
      <w:marLeft w:val="0"/>
      <w:marRight w:val="0"/>
      <w:marTop w:val="0"/>
      <w:marBottom w:val="0"/>
      <w:divBdr>
        <w:top w:val="none" w:sz="0" w:space="0" w:color="auto"/>
        <w:left w:val="none" w:sz="0" w:space="0" w:color="auto"/>
        <w:bottom w:val="none" w:sz="0" w:space="0" w:color="auto"/>
        <w:right w:val="none" w:sz="0" w:space="0" w:color="auto"/>
      </w:divBdr>
    </w:div>
    <w:div w:id="1787695393">
      <w:bodyDiv w:val="1"/>
      <w:marLeft w:val="0"/>
      <w:marRight w:val="0"/>
      <w:marTop w:val="0"/>
      <w:marBottom w:val="0"/>
      <w:divBdr>
        <w:top w:val="none" w:sz="0" w:space="0" w:color="auto"/>
        <w:left w:val="none" w:sz="0" w:space="0" w:color="auto"/>
        <w:bottom w:val="none" w:sz="0" w:space="0" w:color="auto"/>
        <w:right w:val="none" w:sz="0" w:space="0" w:color="auto"/>
      </w:divBdr>
    </w:div>
    <w:div w:id="1788234606">
      <w:bodyDiv w:val="1"/>
      <w:marLeft w:val="0"/>
      <w:marRight w:val="0"/>
      <w:marTop w:val="0"/>
      <w:marBottom w:val="0"/>
      <w:divBdr>
        <w:top w:val="none" w:sz="0" w:space="0" w:color="auto"/>
        <w:left w:val="none" w:sz="0" w:space="0" w:color="auto"/>
        <w:bottom w:val="none" w:sz="0" w:space="0" w:color="auto"/>
        <w:right w:val="none" w:sz="0" w:space="0" w:color="auto"/>
      </w:divBdr>
    </w:div>
    <w:div w:id="1788356908">
      <w:bodyDiv w:val="1"/>
      <w:marLeft w:val="0"/>
      <w:marRight w:val="0"/>
      <w:marTop w:val="0"/>
      <w:marBottom w:val="0"/>
      <w:divBdr>
        <w:top w:val="none" w:sz="0" w:space="0" w:color="auto"/>
        <w:left w:val="none" w:sz="0" w:space="0" w:color="auto"/>
        <w:bottom w:val="none" w:sz="0" w:space="0" w:color="auto"/>
        <w:right w:val="none" w:sz="0" w:space="0" w:color="auto"/>
      </w:divBdr>
    </w:div>
    <w:div w:id="1788963261">
      <w:bodyDiv w:val="1"/>
      <w:marLeft w:val="0"/>
      <w:marRight w:val="0"/>
      <w:marTop w:val="0"/>
      <w:marBottom w:val="0"/>
      <w:divBdr>
        <w:top w:val="none" w:sz="0" w:space="0" w:color="auto"/>
        <w:left w:val="none" w:sz="0" w:space="0" w:color="auto"/>
        <w:bottom w:val="none" w:sz="0" w:space="0" w:color="auto"/>
        <w:right w:val="none" w:sz="0" w:space="0" w:color="auto"/>
      </w:divBdr>
    </w:div>
    <w:div w:id="1789082191">
      <w:bodyDiv w:val="1"/>
      <w:marLeft w:val="0"/>
      <w:marRight w:val="0"/>
      <w:marTop w:val="0"/>
      <w:marBottom w:val="0"/>
      <w:divBdr>
        <w:top w:val="none" w:sz="0" w:space="0" w:color="auto"/>
        <w:left w:val="none" w:sz="0" w:space="0" w:color="auto"/>
        <w:bottom w:val="none" w:sz="0" w:space="0" w:color="auto"/>
        <w:right w:val="none" w:sz="0" w:space="0" w:color="auto"/>
      </w:divBdr>
    </w:div>
    <w:div w:id="1789469424">
      <w:bodyDiv w:val="1"/>
      <w:marLeft w:val="0"/>
      <w:marRight w:val="0"/>
      <w:marTop w:val="0"/>
      <w:marBottom w:val="0"/>
      <w:divBdr>
        <w:top w:val="none" w:sz="0" w:space="0" w:color="auto"/>
        <w:left w:val="none" w:sz="0" w:space="0" w:color="auto"/>
        <w:bottom w:val="none" w:sz="0" w:space="0" w:color="auto"/>
        <w:right w:val="none" w:sz="0" w:space="0" w:color="auto"/>
      </w:divBdr>
    </w:div>
    <w:div w:id="1790080964">
      <w:bodyDiv w:val="1"/>
      <w:marLeft w:val="0"/>
      <w:marRight w:val="0"/>
      <w:marTop w:val="0"/>
      <w:marBottom w:val="0"/>
      <w:divBdr>
        <w:top w:val="none" w:sz="0" w:space="0" w:color="auto"/>
        <w:left w:val="none" w:sz="0" w:space="0" w:color="auto"/>
        <w:bottom w:val="none" w:sz="0" w:space="0" w:color="auto"/>
        <w:right w:val="none" w:sz="0" w:space="0" w:color="auto"/>
      </w:divBdr>
    </w:div>
    <w:div w:id="1790314350">
      <w:bodyDiv w:val="1"/>
      <w:marLeft w:val="0"/>
      <w:marRight w:val="0"/>
      <w:marTop w:val="0"/>
      <w:marBottom w:val="0"/>
      <w:divBdr>
        <w:top w:val="none" w:sz="0" w:space="0" w:color="auto"/>
        <w:left w:val="none" w:sz="0" w:space="0" w:color="auto"/>
        <w:bottom w:val="none" w:sz="0" w:space="0" w:color="auto"/>
        <w:right w:val="none" w:sz="0" w:space="0" w:color="auto"/>
      </w:divBdr>
    </w:div>
    <w:div w:id="1790589058">
      <w:bodyDiv w:val="1"/>
      <w:marLeft w:val="0"/>
      <w:marRight w:val="0"/>
      <w:marTop w:val="0"/>
      <w:marBottom w:val="0"/>
      <w:divBdr>
        <w:top w:val="none" w:sz="0" w:space="0" w:color="auto"/>
        <w:left w:val="none" w:sz="0" w:space="0" w:color="auto"/>
        <w:bottom w:val="none" w:sz="0" w:space="0" w:color="auto"/>
        <w:right w:val="none" w:sz="0" w:space="0" w:color="auto"/>
      </w:divBdr>
    </w:div>
    <w:div w:id="1790664920">
      <w:bodyDiv w:val="1"/>
      <w:marLeft w:val="0"/>
      <w:marRight w:val="0"/>
      <w:marTop w:val="0"/>
      <w:marBottom w:val="0"/>
      <w:divBdr>
        <w:top w:val="none" w:sz="0" w:space="0" w:color="auto"/>
        <w:left w:val="none" w:sz="0" w:space="0" w:color="auto"/>
        <w:bottom w:val="none" w:sz="0" w:space="0" w:color="auto"/>
        <w:right w:val="none" w:sz="0" w:space="0" w:color="auto"/>
      </w:divBdr>
    </w:div>
    <w:div w:id="1791898088">
      <w:bodyDiv w:val="1"/>
      <w:marLeft w:val="0"/>
      <w:marRight w:val="0"/>
      <w:marTop w:val="0"/>
      <w:marBottom w:val="0"/>
      <w:divBdr>
        <w:top w:val="none" w:sz="0" w:space="0" w:color="auto"/>
        <w:left w:val="none" w:sz="0" w:space="0" w:color="auto"/>
        <w:bottom w:val="none" w:sz="0" w:space="0" w:color="auto"/>
        <w:right w:val="none" w:sz="0" w:space="0" w:color="auto"/>
      </w:divBdr>
    </w:div>
    <w:div w:id="1792018062">
      <w:bodyDiv w:val="1"/>
      <w:marLeft w:val="0"/>
      <w:marRight w:val="0"/>
      <w:marTop w:val="0"/>
      <w:marBottom w:val="0"/>
      <w:divBdr>
        <w:top w:val="none" w:sz="0" w:space="0" w:color="auto"/>
        <w:left w:val="none" w:sz="0" w:space="0" w:color="auto"/>
        <w:bottom w:val="none" w:sz="0" w:space="0" w:color="auto"/>
        <w:right w:val="none" w:sz="0" w:space="0" w:color="auto"/>
      </w:divBdr>
    </w:div>
    <w:div w:id="1792046540">
      <w:bodyDiv w:val="1"/>
      <w:marLeft w:val="0"/>
      <w:marRight w:val="0"/>
      <w:marTop w:val="0"/>
      <w:marBottom w:val="0"/>
      <w:divBdr>
        <w:top w:val="none" w:sz="0" w:space="0" w:color="auto"/>
        <w:left w:val="none" w:sz="0" w:space="0" w:color="auto"/>
        <w:bottom w:val="none" w:sz="0" w:space="0" w:color="auto"/>
        <w:right w:val="none" w:sz="0" w:space="0" w:color="auto"/>
      </w:divBdr>
    </w:div>
    <w:div w:id="1793013357">
      <w:bodyDiv w:val="1"/>
      <w:marLeft w:val="0"/>
      <w:marRight w:val="0"/>
      <w:marTop w:val="0"/>
      <w:marBottom w:val="0"/>
      <w:divBdr>
        <w:top w:val="none" w:sz="0" w:space="0" w:color="auto"/>
        <w:left w:val="none" w:sz="0" w:space="0" w:color="auto"/>
        <w:bottom w:val="none" w:sz="0" w:space="0" w:color="auto"/>
        <w:right w:val="none" w:sz="0" w:space="0" w:color="auto"/>
      </w:divBdr>
    </w:div>
    <w:div w:id="1793014556">
      <w:bodyDiv w:val="1"/>
      <w:marLeft w:val="0"/>
      <w:marRight w:val="0"/>
      <w:marTop w:val="0"/>
      <w:marBottom w:val="0"/>
      <w:divBdr>
        <w:top w:val="none" w:sz="0" w:space="0" w:color="auto"/>
        <w:left w:val="none" w:sz="0" w:space="0" w:color="auto"/>
        <w:bottom w:val="none" w:sz="0" w:space="0" w:color="auto"/>
        <w:right w:val="none" w:sz="0" w:space="0" w:color="auto"/>
      </w:divBdr>
    </w:div>
    <w:div w:id="1793786609">
      <w:bodyDiv w:val="1"/>
      <w:marLeft w:val="0"/>
      <w:marRight w:val="0"/>
      <w:marTop w:val="0"/>
      <w:marBottom w:val="0"/>
      <w:divBdr>
        <w:top w:val="none" w:sz="0" w:space="0" w:color="auto"/>
        <w:left w:val="none" w:sz="0" w:space="0" w:color="auto"/>
        <w:bottom w:val="none" w:sz="0" w:space="0" w:color="auto"/>
        <w:right w:val="none" w:sz="0" w:space="0" w:color="auto"/>
      </w:divBdr>
    </w:div>
    <w:div w:id="1794009616">
      <w:bodyDiv w:val="1"/>
      <w:marLeft w:val="0"/>
      <w:marRight w:val="0"/>
      <w:marTop w:val="0"/>
      <w:marBottom w:val="0"/>
      <w:divBdr>
        <w:top w:val="none" w:sz="0" w:space="0" w:color="auto"/>
        <w:left w:val="none" w:sz="0" w:space="0" w:color="auto"/>
        <w:bottom w:val="none" w:sz="0" w:space="0" w:color="auto"/>
        <w:right w:val="none" w:sz="0" w:space="0" w:color="auto"/>
      </w:divBdr>
    </w:div>
    <w:div w:id="1794129647">
      <w:bodyDiv w:val="1"/>
      <w:marLeft w:val="0"/>
      <w:marRight w:val="0"/>
      <w:marTop w:val="0"/>
      <w:marBottom w:val="0"/>
      <w:divBdr>
        <w:top w:val="none" w:sz="0" w:space="0" w:color="auto"/>
        <w:left w:val="none" w:sz="0" w:space="0" w:color="auto"/>
        <w:bottom w:val="none" w:sz="0" w:space="0" w:color="auto"/>
        <w:right w:val="none" w:sz="0" w:space="0" w:color="auto"/>
      </w:divBdr>
    </w:div>
    <w:div w:id="1794205474">
      <w:bodyDiv w:val="1"/>
      <w:marLeft w:val="0"/>
      <w:marRight w:val="0"/>
      <w:marTop w:val="0"/>
      <w:marBottom w:val="0"/>
      <w:divBdr>
        <w:top w:val="none" w:sz="0" w:space="0" w:color="auto"/>
        <w:left w:val="none" w:sz="0" w:space="0" w:color="auto"/>
        <w:bottom w:val="none" w:sz="0" w:space="0" w:color="auto"/>
        <w:right w:val="none" w:sz="0" w:space="0" w:color="auto"/>
      </w:divBdr>
    </w:div>
    <w:div w:id="1794708822">
      <w:bodyDiv w:val="1"/>
      <w:marLeft w:val="0"/>
      <w:marRight w:val="0"/>
      <w:marTop w:val="0"/>
      <w:marBottom w:val="0"/>
      <w:divBdr>
        <w:top w:val="none" w:sz="0" w:space="0" w:color="auto"/>
        <w:left w:val="none" w:sz="0" w:space="0" w:color="auto"/>
        <w:bottom w:val="none" w:sz="0" w:space="0" w:color="auto"/>
        <w:right w:val="none" w:sz="0" w:space="0" w:color="auto"/>
      </w:divBdr>
    </w:div>
    <w:div w:id="1796094825">
      <w:bodyDiv w:val="1"/>
      <w:marLeft w:val="0"/>
      <w:marRight w:val="0"/>
      <w:marTop w:val="0"/>
      <w:marBottom w:val="0"/>
      <w:divBdr>
        <w:top w:val="none" w:sz="0" w:space="0" w:color="auto"/>
        <w:left w:val="none" w:sz="0" w:space="0" w:color="auto"/>
        <w:bottom w:val="none" w:sz="0" w:space="0" w:color="auto"/>
        <w:right w:val="none" w:sz="0" w:space="0" w:color="auto"/>
      </w:divBdr>
    </w:div>
    <w:div w:id="1796170731">
      <w:bodyDiv w:val="1"/>
      <w:marLeft w:val="0"/>
      <w:marRight w:val="0"/>
      <w:marTop w:val="0"/>
      <w:marBottom w:val="0"/>
      <w:divBdr>
        <w:top w:val="none" w:sz="0" w:space="0" w:color="auto"/>
        <w:left w:val="none" w:sz="0" w:space="0" w:color="auto"/>
        <w:bottom w:val="none" w:sz="0" w:space="0" w:color="auto"/>
        <w:right w:val="none" w:sz="0" w:space="0" w:color="auto"/>
      </w:divBdr>
    </w:div>
    <w:div w:id="1796369341">
      <w:bodyDiv w:val="1"/>
      <w:marLeft w:val="0"/>
      <w:marRight w:val="0"/>
      <w:marTop w:val="0"/>
      <w:marBottom w:val="0"/>
      <w:divBdr>
        <w:top w:val="none" w:sz="0" w:space="0" w:color="auto"/>
        <w:left w:val="none" w:sz="0" w:space="0" w:color="auto"/>
        <w:bottom w:val="none" w:sz="0" w:space="0" w:color="auto"/>
        <w:right w:val="none" w:sz="0" w:space="0" w:color="auto"/>
      </w:divBdr>
    </w:div>
    <w:div w:id="1796673288">
      <w:bodyDiv w:val="1"/>
      <w:marLeft w:val="0"/>
      <w:marRight w:val="0"/>
      <w:marTop w:val="0"/>
      <w:marBottom w:val="0"/>
      <w:divBdr>
        <w:top w:val="none" w:sz="0" w:space="0" w:color="auto"/>
        <w:left w:val="none" w:sz="0" w:space="0" w:color="auto"/>
        <w:bottom w:val="none" w:sz="0" w:space="0" w:color="auto"/>
        <w:right w:val="none" w:sz="0" w:space="0" w:color="auto"/>
      </w:divBdr>
    </w:div>
    <w:div w:id="1796753598">
      <w:bodyDiv w:val="1"/>
      <w:marLeft w:val="0"/>
      <w:marRight w:val="0"/>
      <w:marTop w:val="0"/>
      <w:marBottom w:val="0"/>
      <w:divBdr>
        <w:top w:val="none" w:sz="0" w:space="0" w:color="auto"/>
        <w:left w:val="none" w:sz="0" w:space="0" w:color="auto"/>
        <w:bottom w:val="none" w:sz="0" w:space="0" w:color="auto"/>
        <w:right w:val="none" w:sz="0" w:space="0" w:color="auto"/>
      </w:divBdr>
    </w:div>
    <w:div w:id="1797017391">
      <w:bodyDiv w:val="1"/>
      <w:marLeft w:val="0"/>
      <w:marRight w:val="0"/>
      <w:marTop w:val="0"/>
      <w:marBottom w:val="0"/>
      <w:divBdr>
        <w:top w:val="none" w:sz="0" w:space="0" w:color="auto"/>
        <w:left w:val="none" w:sz="0" w:space="0" w:color="auto"/>
        <w:bottom w:val="none" w:sz="0" w:space="0" w:color="auto"/>
        <w:right w:val="none" w:sz="0" w:space="0" w:color="auto"/>
      </w:divBdr>
    </w:div>
    <w:div w:id="1797403538">
      <w:bodyDiv w:val="1"/>
      <w:marLeft w:val="0"/>
      <w:marRight w:val="0"/>
      <w:marTop w:val="0"/>
      <w:marBottom w:val="0"/>
      <w:divBdr>
        <w:top w:val="none" w:sz="0" w:space="0" w:color="auto"/>
        <w:left w:val="none" w:sz="0" w:space="0" w:color="auto"/>
        <w:bottom w:val="none" w:sz="0" w:space="0" w:color="auto"/>
        <w:right w:val="none" w:sz="0" w:space="0" w:color="auto"/>
      </w:divBdr>
    </w:div>
    <w:div w:id="1797598911">
      <w:bodyDiv w:val="1"/>
      <w:marLeft w:val="0"/>
      <w:marRight w:val="0"/>
      <w:marTop w:val="0"/>
      <w:marBottom w:val="0"/>
      <w:divBdr>
        <w:top w:val="none" w:sz="0" w:space="0" w:color="auto"/>
        <w:left w:val="none" w:sz="0" w:space="0" w:color="auto"/>
        <w:bottom w:val="none" w:sz="0" w:space="0" w:color="auto"/>
        <w:right w:val="none" w:sz="0" w:space="0" w:color="auto"/>
      </w:divBdr>
    </w:div>
    <w:div w:id="1797868357">
      <w:bodyDiv w:val="1"/>
      <w:marLeft w:val="0"/>
      <w:marRight w:val="0"/>
      <w:marTop w:val="0"/>
      <w:marBottom w:val="0"/>
      <w:divBdr>
        <w:top w:val="none" w:sz="0" w:space="0" w:color="auto"/>
        <w:left w:val="none" w:sz="0" w:space="0" w:color="auto"/>
        <w:bottom w:val="none" w:sz="0" w:space="0" w:color="auto"/>
        <w:right w:val="none" w:sz="0" w:space="0" w:color="auto"/>
      </w:divBdr>
    </w:div>
    <w:div w:id="1797947297">
      <w:bodyDiv w:val="1"/>
      <w:marLeft w:val="0"/>
      <w:marRight w:val="0"/>
      <w:marTop w:val="0"/>
      <w:marBottom w:val="0"/>
      <w:divBdr>
        <w:top w:val="none" w:sz="0" w:space="0" w:color="auto"/>
        <w:left w:val="none" w:sz="0" w:space="0" w:color="auto"/>
        <w:bottom w:val="none" w:sz="0" w:space="0" w:color="auto"/>
        <w:right w:val="none" w:sz="0" w:space="0" w:color="auto"/>
      </w:divBdr>
    </w:div>
    <w:div w:id="1798178030">
      <w:bodyDiv w:val="1"/>
      <w:marLeft w:val="0"/>
      <w:marRight w:val="0"/>
      <w:marTop w:val="0"/>
      <w:marBottom w:val="0"/>
      <w:divBdr>
        <w:top w:val="none" w:sz="0" w:space="0" w:color="auto"/>
        <w:left w:val="none" w:sz="0" w:space="0" w:color="auto"/>
        <w:bottom w:val="none" w:sz="0" w:space="0" w:color="auto"/>
        <w:right w:val="none" w:sz="0" w:space="0" w:color="auto"/>
      </w:divBdr>
    </w:div>
    <w:div w:id="1799060910">
      <w:bodyDiv w:val="1"/>
      <w:marLeft w:val="0"/>
      <w:marRight w:val="0"/>
      <w:marTop w:val="0"/>
      <w:marBottom w:val="0"/>
      <w:divBdr>
        <w:top w:val="none" w:sz="0" w:space="0" w:color="auto"/>
        <w:left w:val="none" w:sz="0" w:space="0" w:color="auto"/>
        <w:bottom w:val="none" w:sz="0" w:space="0" w:color="auto"/>
        <w:right w:val="none" w:sz="0" w:space="0" w:color="auto"/>
      </w:divBdr>
    </w:div>
    <w:div w:id="1800105904">
      <w:bodyDiv w:val="1"/>
      <w:marLeft w:val="0"/>
      <w:marRight w:val="0"/>
      <w:marTop w:val="0"/>
      <w:marBottom w:val="0"/>
      <w:divBdr>
        <w:top w:val="none" w:sz="0" w:space="0" w:color="auto"/>
        <w:left w:val="none" w:sz="0" w:space="0" w:color="auto"/>
        <w:bottom w:val="none" w:sz="0" w:space="0" w:color="auto"/>
        <w:right w:val="none" w:sz="0" w:space="0" w:color="auto"/>
      </w:divBdr>
    </w:div>
    <w:div w:id="1800300946">
      <w:bodyDiv w:val="1"/>
      <w:marLeft w:val="0"/>
      <w:marRight w:val="0"/>
      <w:marTop w:val="0"/>
      <w:marBottom w:val="0"/>
      <w:divBdr>
        <w:top w:val="none" w:sz="0" w:space="0" w:color="auto"/>
        <w:left w:val="none" w:sz="0" w:space="0" w:color="auto"/>
        <w:bottom w:val="none" w:sz="0" w:space="0" w:color="auto"/>
        <w:right w:val="none" w:sz="0" w:space="0" w:color="auto"/>
      </w:divBdr>
    </w:div>
    <w:div w:id="1800756484">
      <w:bodyDiv w:val="1"/>
      <w:marLeft w:val="0"/>
      <w:marRight w:val="0"/>
      <w:marTop w:val="0"/>
      <w:marBottom w:val="0"/>
      <w:divBdr>
        <w:top w:val="none" w:sz="0" w:space="0" w:color="auto"/>
        <w:left w:val="none" w:sz="0" w:space="0" w:color="auto"/>
        <w:bottom w:val="none" w:sz="0" w:space="0" w:color="auto"/>
        <w:right w:val="none" w:sz="0" w:space="0" w:color="auto"/>
      </w:divBdr>
    </w:div>
    <w:div w:id="1800798680">
      <w:bodyDiv w:val="1"/>
      <w:marLeft w:val="0"/>
      <w:marRight w:val="0"/>
      <w:marTop w:val="0"/>
      <w:marBottom w:val="0"/>
      <w:divBdr>
        <w:top w:val="none" w:sz="0" w:space="0" w:color="auto"/>
        <w:left w:val="none" w:sz="0" w:space="0" w:color="auto"/>
        <w:bottom w:val="none" w:sz="0" w:space="0" w:color="auto"/>
        <w:right w:val="none" w:sz="0" w:space="0" w:color="auto"/>
      </w:divBdr>
    </w:div>
    <w:div w:id="1800996695">
      <w:bodyDiv w:val="1"/>
      <w:marLeft w:val="0"/>
      <w:marRight w:val="0"/>
      <w:marTop w:val="0"/>
      <w:marBottom w:val="0"/>
      <w:divBdr>
        <w:top w:val="none" w:sz="0" w:space="0" w:color="auto"/>
        <w:left w:val="none" w:sz="0" w:space="0" w:color="auto"/>
        <w:bottom w:val="none" w:sz="0" w:space="0" w:color="auto"/>
        <w:right w:val="none" w:sz="0" w:space="0" w:color="auto"/>
      </w:divBdr>
      <w:divsChild>
        <w:div w:id="478235252">
          <w:marLeft w:val="0"/>
          <w:marRight w:val="0"/>
          <w:marTop w:val="240"/>
          <w:marBottom w:val="240"/>
          <w:divBdr>
            <w:top w:val="single" w:sz="2" w:space="0" w:color="auto"/>
            <w:left w:val="single" w:sz="2" w:space="0" w:color="auto"/>
            <w:bottom w:val="single" w:sz="2" w:space="0" w:color="auto"/>
            <w:right w:val="single" w:sz="2" w:space="0" w:color="auto"/>
          </w:divBdr>
          <w:divsChild>
            <w:div w:id="24858898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801338672">
      <w:bodyDiv w:val="1"/>
      <w:marLeft w:val="0"/>
      <w:marRight w:val="0"/>
      <w:marTop w:val="0"/>
      <w:marBottom w:val="0"/>
      <w:divBdr>
        <w:top w:val="none" w:sz="0" w:space="0" w:color="auto"/>
        <w:left w:val="none" w:sz="0" w:space="0" w:color="auto"/>
        <w:bottom w:val="none" w:sz="0" w:space="0" w:color="auto"/>
        <w:right w:val="none" w:sz="0" w:space="0" w:color="auto"/>
      </w:divBdr>
    </w:div>
    <w:div w:id="1801682626">
      <w:bodyDiv w:val="1"/>
      <w:marLeft w:val="0"/>
      <w:marRight w:val="0"/>
      <w:marTop w:val="0"/>
      <w:marBottom w:val="0"/>
      <w:divBdr>
        <w:top w:val="none" w:sz="0" w:space="0" w:color="auto"/>
        <w:left w:val="none" w:sz="0" w:space="0" w:color="auto"/>
        <w:bottom w:val="none" w:sz="0" w:space="0" w:color="auto"/>
        <w:right w:val="none" w:sz="0" w:space="0" w:color="auto"/>
      </w:divBdr>
    </w:div>
    <w:div w:id="1802070099">
      <w:bodyDiv w:val="1"/>
      <w:marLeft w:val="0"/>
      <w:marRight w:val="0"/>
      <w:marTop w:val="0"/>
      <w:marBottom w:val="0"/>
      <w:divBdr>
        <w:top w:val="none" w:sz="0" w:space="0" w:color="auto"/>
        <w:left w:val="none" w:sz="0" w:space="0" w:color="auto"/>
        <w:bottom w:val="none" w:sz="0" w:space="0" w:color="auto"/>
        <w:right w:val="none" w:sz="0" w:space="0" w:color="auto"/>
      </w:divBdr>
    </w:div>
    <w:div w:id="1802653184">
      <w:bodyDiv w:val="1"/>
      <w:marLeft w:val="0"/>
      <w:marRight w:val="0"/>
      <w:marTop w:val="0"/>
      <w:marBottom w:val="0"/>
      <w:divBdr>
        <w:top w:val="none" w:sz="0" w:space="0" w:color="auto"/>
        <w:left w:val="none" w:sz="0" w:space="0" w:color="auto"/>
        <w:bottom w:val="none" w:sz="0" w:space="0" w:color="auto"/>
        <w:right w:val="none" w:sz="0" w:space="0" w:color="auto"/>
      </w:divBdr>
    </w:div>
    <w:div w:id="1802727656">
      <w:bodyDiv w:val="1"/>
      <w:marLeft w:val="0"/>
      <w:marRight w:val="0"/>
      <w:marTop w:val="0"/>
      <w:marBottom w:val="0"/>
      <w:divBdr>
        <w:top w:val="none" w:sz="0" w:space="0" w:color="auto"/>
        <w:left w:val="none" w:sz="0" w:space="0" w:color="auto"/>
        <w:bottom w:val="none" w:sz="0" w:space="0" w:color="auto"/>
        <w:right w:val="none" w:sz="0" w:space="0" w:color="auto"/>
      </w:divBdr>
    </w:div>
    <w:div w:id="1802962409">
      <w:bodyDiv w:val="1"/>
      <w:marLeft w:val="0"/>
      <w:marRight w:val="0"/>
      <w:marTop w:val="0"/>
      <w:marBottom w:val="0"/>
      <w:divBdr>
        <w:top w:val="none" w:sz="0" w:space="0" w:color="auto"/>
        <w:left w:val="none" w:sz="0" w:space="0" w:color="auto"/>
        <w:bottom w:val="none" w:sz="0" w:space="0" w:color="auto"/>
        <w:right w:val="none" w:sz="0" w:space="0" w:color="auto"/>
      </w:divBdr>
    </w:div>
    <w:div w:id="1803233945">
      <w:bodyDiv w:val="1"/>
      <w:marLeft w:val="0"/>
      <w:marRight w:val="0"/>
      <w:marTop w:val="0"/>
      <w:marBottom w:val="0"/>
      <w:divBdr>
        <w:top w:val="none" w:sz="0" w:space="0" w:color="auto"/>
        <w:left w:val="none" w:sz="0" w:space="0" w:color="auto"/>
        <w:bottom w:val="none" w:sz="0" w:space="0" w:color="auto"/>
        <w:right w:val="none" w:sz="0" w:space="0" w:color="auto"/>
      </w:divBdr>
    </w:div>
    <w:div w:id="1803427608">
      <w:bodyDiv w:val="1"/>
      <w:marLeft w:val="0"/>
      <w:marRight w:val="0"/>
      <w:marTop w:val="0"/>
      <w:marBottom w:val="0"/>
      <w:divBdr>
        <w:top w:val="none" w:sz="0" w:space="0" w:color="auto"/>
        <w:left w:val="none" w:sz="0" w:space="0" w:color="auto"/>
        <w:bottom w:val="none" w:sz="0" w:space="0" w:color="auto"/>
        <w:right w:val="none" w:sz="0" w:space="0" w:color="auto"/>
      </w:divBdr>
    </w:div>
    <w:div w:id="1803883302">
      <w:bodyDiv w:val="1"/>
      <w:marLeft w:val="0"/>
      <w:marRight w:val="0"/>
      <w:marTop w:val="0"/>
      <w:marBottom w:val="0"/>
      <w:divBdr>
        <w:top w:val="none" w:sz="0" w:space="0" w:color="auto"/>
        <w:left w:val="none" w:sz="0" w:space="0" w:color="auto"/>
        <w:bottom w:val="none" w:sz="0" w:space="0" w:color="auto"/>
        <w:right w:val="none" w:sz="0" w:space="0" w:color="auto"/>
      </w:divBdr>
    </w:div>
    <w:div w:id="1804226307">
      <w:bodyDiv w:val="1"/>
      <w:marLeft w:val="0"/>
      <w:marRight w:val="0"/>
      <w:marTop w:val="0"/>
      <w:marBottom w:val="0"/>
      <w:divBdr>
        <w:top w:val="none" w:sz="0" w:space="0" w:color="auto"/>
        <w:left w:val="none" w:sz="0" w:space="0" w:color="auto"/>
        <w:bottom w:val="none" w:sz="0" w:space="0" w:color="auto"/>
        <w:right w:val="none" w:sz="0" w:space="0" w:color="auto"/>
      </w:divBdr>
    </w:div>
    <w:div w:id="1804348273">
      <w:bodyDiv w:val="1"/>
      <w:marLeft w:val="0"/>
      <w:marRight w:val="0"/>
      <w:marTop w:val="0"/>
      <w:marBottom w:val="0"/>
      <w:divBdr>
        <w:top w:val="none" w:sz="0" w:space="0" w:color="auto"/>
        <w:left w:val="none" w:sz="0" w:space="0" w:color="auto"/>
        <w:bottom w:val="none" w:sz="0" w:space="0" w:color="auto"/>
        <w:right w:val="none" w:sz="0" w:space="0" w:color="auto"/>
      </w:divBdr>
    </w:div>
    <w:div w:id="1805195133">
      <w:bodyDiv w:val="1"/>
      <w:marLeft w:val="0"/>
      <w:marRight w:val="0"/>
      <w:marTop w:val="0"/>
      <w:marBottom w:val="0"/>
      <w:divBdr>
        <w:top w:val="none" w:sz="0" w:space="0" w:color="auto"/>
        <w:left w:val="none" w:sz="0" w:space="0" w:color="auto"/>
        <w:bottom w:val="none" w:sz="0" w:space="0" w:color="auto"/>
        <w:right w:val="none" w:sz="0" w:space="0" w:color="auto"/>
      </w:divBdr>
    </w:div>
    <w:div w:id="1805389379">
      <w:bodyDiv w:val="1"/>
      <w:marLeft w:val="0"/>
      <w:marRight w:val="0"/>
      <w:marTop w:val="0"/>
      <w:marBottom w:val="0"/>
      <w:divBdr>
        <w:top w:val="none" w:sz="0" w:space="0" w:color="auto"/>
        <w:left w:val="none" w:sz="0" w:space="0" w:color="auto"/>
        <w:bottom w:val="none" w:sz="0" w:space="0" w:color="auto"/>
        <w:right w:val="none" w:sz="0" w:space="0" w:color="auto"/>
      </w:divBdr>
    </w:div>
    <w:div w:id="1805611105">
      <w:bodyDiv w:val="1"/>
      <w:marLeft w:val="0"/>
      <w:marRight w:val="0"/>
      <w:marTop w:val="0"/>
      <w:marBottom w:val="0"/>
      <w:divBdr>
        <w:top w:val="none" w:sz="0" w:space="0" w:color="auto"/>
        <w:left w:val="none" w:sz="0" w:space="0" w:color="auto"/>
        <w:bottom w:val="none" w:sz="0" w:space="0" w:color="auto"/>
        <w:right w:val="none" w:sz="0" w:space="0" w:color="auto"/>
      </w:divBdr>
    </w:div>
    <w:div w:id="1806654175">
      <w:bodyDiv w:val="1"/>
      <w:marLeft w:val="0"/>
      <w:marRight w:val="0"/>
      <w:marTop w:val="0"/>
      <w:marBottom w:val="0"/>
      <w:divBdr>
        <w:top w:val="none" w:sz="0" w:space="0" w:color="auto"/>
        <w:left w:val="none" w:sz="0" w:space="0" w:color="auto"/>
        <w:bottom w:val="none" w:sz="0" w:space="0" w:color="auto"/>
        <w:right w:val="none" w:sz="0" w:space="0" w:color="auto"/>
      </w:divBdr>
    </w:div>
    <w:div w:id="1807359712">
      <w:bodyDiv w:val="1"/>
      <w:marLeft w:val="0"/>
      <w:marRight w:val="0"/>
      <w:marTop w:val="0"/>
      <w:marBottom w:val="0"/>
      <w:divBdr>
        <w:top w:val="none" w:sz="0" w:space="0" w:color="auto"/>
        <w:left w:val="none" w:sz="0" w:space="0" w:color="auto"/>
        <w:bottom w:val="none" w:sz="0" w:space="0" w:color="auto"/>
        <w:right w:val="none" w:sz="0" w:space="0" w:color="auto"/>
      </w:divBdr>
    </w:div>
    <w:div w:id="1807508201">
      <w:bodyDiv w:val="1"/>
      <w:marLeft w:val="0"/>
      <w:marRight w:val="0"/>
      <w:marTop w:val="0"/>
      <w:marBottom w:val="0"/>
      <w:divBdr>
        <w:top w:val="none" w:sz="0" w:space="0" w:color="auto"/>
        <w:left w:val="none" w:sz="0" w:space="0" w:color="auto"/>
        <w:bottom w:val="none" w:sz="0" w:space="0" w:color="auto"/>
        <w:right w:val="none" w:sz="0" w:space="0" w:color="auto"/>
      </w:divBdr>
    </w:div>
    <w:div w:id="1807548471">
      <w:bodyDiv w:val="1"/>
      <w:marLeft w:val="0"/>
      <w:marRight w:val="0"/>
      <w:marTop w:val="0"/>
      <w:marBottom w:val="0"/>
      <w:divBdr>
        <w:top w:val="none" w:sz="0" w:space="0" w:color="auto"/>
        <w:left w:val="none" w:sz="0" w:space="0" w:color="auto"/>
        <w:bottom w:val="none" w:sz="0" w:space="0" w:color="auto"/>
        <w:right w:val="none" w:sz="0" w:space="0" w:color="auto"/>
      </w:divBdr>
    </w:div>
    <w:div w:id="1807578490">
      <w:bodyDiv w:val="1"/>
      <w:marLeft w:val="0"/>
      <w:marRight w:val="0"/>
      <w:marTop w:val="0"/>
      <w:marBottom w:val="0"/>
      <w:divBdr>
        <w:top w:val="none" w:sz="0" w:space="0" w:color="auto"/>
        <w:left w:val="none" w:sz="0" w:space="0" w:color="auto"/>
        <w:bottom w:val="none" w:sz="0" w:space="0" w:color="auto"/>
        <w:right w:val="none" w:sz="0" w:space="0" w:color="auto"/>
      </w:divBdr>
    </w:div>
    <w:div w:id="1807769942">
      <w:bodyDiv w:val="1"/>
      <w:marLeft w:val="0"/>
      <w:marRight w:val="0"/>
      <w:marTop w:val="0"/>
      <w:marBottom w:val="0"/>
      <w:divBdr>
        <w:top w:val="none" w:sz="0" w:space="0" w:color="auto"/>
        <w:left w:val="none" w:sz="0" w:space="0" w:color="auto"/>
        <w:bottom w:val="none" w:sz="0" w:space="0" w:color="auto"/>
        <w:right w:val="none" w:sz="0" w:space="0" w:color="auto"/>
      </w:divBdr>
    </w:div>
    <w:div w:id="1807819999">
      <w:bodyDiv w:val="1"/>
      <w:marLeft w:val="0"/>
      <w:marRight w:val="0"/>
      <w:marTop w:val="0"/>
      <w:marBottom w:val="0"/>
      <w:divBdr>
        <w:top w:val="none" w:sz="0" w:space="0" w:color="auto"/>
        <w:left w:val="none" w:sz="0" w:space="0" w:color="auto"/>
        <w:bottom w:val="none" w:sz="0" w:space="0" w:color="auto"/>
        <w:right w:val="none" w:sz="0" w:space="0" w:color="auto"/>
      </w:divBdr>
    </w:div>
    <w:div w:id="1808039448">
      <w:bodyDiv w:val="1"/>
      <w:marLeft w:val="0"/>
      <w:marRight w:val="0"/>
      <w:marTop w:val="0"/>
      <w:marBottom w:val="0"/>
      <w:divBdr>
        <w:top w:val="none" w:sz="0" w:space="0" w:color="auto"/>
        <w:left w:val="none" w:sz="0" w:space="0" w:color="auto"/>
        <w:bottom w:val="none" w:sz="0" w:space="0" w:color="auto"/>
        <w:right w:val="none" w:sz="0" w:space="0" w:color="auto"/>
      </w:divBdr>
    </w:div>
    <w:div w:id="1808813345">
      <w:bodyDiv w:val="1"/>
      <w:marLeft w:val="0"/>
      <w:marRight w:val="0"/>
      <w:marTop w:val="0"/>
      <w:marBottom w:val="0"/>
      <w:divBdr>
        <w:top w:val="none" w:sz="0" w:space="0" w:color="auto"/>
        <w:left w:val="none" w:sz="0" w:space="0" w:color="auto"/>
        <w:bottom w:val="none" w:sz="0" w:space="0" w:color="auto"/>
        <w:right w:val="none" w:sz="0" w:space="0" w:color="auto"/>
      </w:divBdr>
    </w:div>
    <w:div w:id="1809125272">
      <w:bodyDiv w:val="1"/>
      <w:marLeft w:val="0"/>
      <w:marRight w:val="0"/>
      <w:marTop w:val="0"/>
      <w:marBottom w:val="0"/>
      <w:divBdr>
        <w:top w:val="none" w:sz="0" w:space="0" w:color="auto"/>
        <w:left w:val="none" w:sz="0" w:space="0" w:color="auto"/>
        <w:bottom w:val="none" w:sz="0" w:space="0" w:color="auto"/>
        <w:right w:val="none" w:sz="0" w:space="0" w:color="auto"/>
      </w:divBdr>
    </w:div>
    <w:div w:id="1809201653">
      <w:bodyDiv w:val="1"/>
      <w:marLeft w:val="0"/>
      <w:marRight w:val="0"/>
      <w:marTop w:val="0"/>
      <w:marBottom w:val="0"/>
      <w:divBdr>
        <w:top w:val="none" w:sz="0" w:space="0" w:color="auto"/>
        <w:left w:val="none" w:sz="0" w:space="0" w:color="auto"/>
        <w:bottom w:val="none" w:sz="0" w:space="0" w:color="auto"/>
        <w:right w:val="none" w:sz="0" w:space="0" w:color="auto"/>
      </w:divBdr>
    </w:div>
    <w:div w:id="1809319089">
      <w:bodyDiv w:val="1"/>
      <w:marLeft w:val="0"/>
      <w:marRight w:val="0"/>
      <w:marTop w:val="0"/>
      <w:marBottom w:val="0"/>
      <w:divBdr>
        <w:top w:val="none" w:sz="0" w:space="0" w:color="auto"/>
        <w:left w:val="none" w:sz="0" w:space="0" w:color="auto"/>
        <w:bottom w:val="none" w:sz="0" w:space="0" w:color="auto"/>
        <w:right w:val="none" w:sz="0" w:space="0" w:color="auto"/>
      </w:divBdr>
    </w:div>
    <w:div w:id="1809591982">
      <w:bodyDiv w:val="1"/>
      <w:marLeft w:val="0"/>
      <w:marRight w:val="0"/>
      <w:marTop w:val="0"/>
      <w:marBottom w:val="0"/>
      <w:divBdr>
        <w:top w:val="none" w:sz="0" w:space="0" w:color="auto"/>
        <w:left w:val="none" w:sz="0" w:space="0" w:color="auto"/>
        <w:bottom w:val="none" w:sz="0" w:space="0" w:color="auto"/>
        <w:right w:val="none" w:sz="0" w:space="0" w:color="auto"/>
      </w:divBdr>
    </w:div>
    <w:div w:id="1810052172">
      <w:bodyDiv w:val="1"/>
      <w:marLeft w:val="0"/>
      <w:marRight w:val="0"/>
      <w:marTop w:val="0"/>
      <w:marBottom w:val="0"/>
      <w:divBdr>
        <w:top w:val="none" w:sz="0" w:space="0" w:color="auto"/>
        <w:left w:val="none" w:sz="0" w:space="0" w:color="auto"/>
        <w:bottom w:val="none" w:sz="0" w:space="0" w:color="auto"/>
        <w:right w:val="none" w:sz="0" w:space="0" w:color="auto"/>
      </w:divBdr>
    </w:div>
    <w:div w:id="1811089484">
      <w:bodyDiv w:val="1"/>
      <w:marLeft w:val="0"/>
      <w:marRight w:val="0"/>
      <w:marTop w:val="0"/>
      <w:marBottom w:val="0"/>
      <w:divBdr>
        <w:top w:val="none" w:sz="0" w:space="0" w:color="auto"/>
        <w:left w:val="none" w:sz="0" w:space="0" w:color="auto"/>
        <w:bottom w:val="none" w:sz="0" w:space="0" w:color="auto"/>
        <w:right w:val="none" w:sz="0" w:space="0" w:color="auto"/>
      </w:divBdr>
    </w:div>
    <w:div w:id="1811164403">
      <w:bodyDiv w:val="1"/>
      <w:marLeft w:val="0"/>
      <w:marRight w:val="0"/>
      <w:marTop w:val="0"/>
      <w:marBottom w:val="0"/>
      <w:divBdr>
        <w:top w:val="none" w:sz="0" w:space="0" w:color="auto"/>
        <w:left w:val="none" w:sz="0" w:space="0" w:color="auto"/>
        <w:bottom w:val="none" w:sz="0" w:space="0" w:color="auto"/>
        <w:right w:val="none" w:sz="0" w:space="0" w:color="auto"/>
      </w:divBdr>
    </w:div>
    <w:div w:id="1811247214">
      <w:bodyDiv w:val="1"/>
      <w:marLeft w:val="0"/>
      <w:marRight w:val="0"/>
      <w:marTop w:val="0"/>
      <w:marBottom w:val="0"/>
      <w:divBdr>
        <w:top w:val="none" w:sz="0" w:space="0" w:color="auto"/>
        <w:left w:val="none" w:sz="0" w:space="0" w:color="auto"/>
        <w:bottom w:val="none" w:sz="0" w:space="0" w:color="auto"/>
        <w:right w:val="none" w:sz="0" w:space="0" w:color="auto"/>
      </w:divBdr>
    </w:div>
    <w:div w:id="1811439187">
      <w:bodyDiv w:val="1"/>
      <w:marLeft w:val="0"/>
      <w:marRight w:val="0"/>
      <w:marTop w:val="0"/>
      <w:marBottom w:val="0"/>
      <w:divBdr>
        <w:top w:val="none" w:sz="0" w:space="0" w:color="auto"/>
        <w:left w:val="none" w:sz="0" w:space="0" w:color="auto"/>
        <w:bottom w:val="none" w:sz="0" w:space="0" w:color="auto"/>
        <w:right w:val="none" w:sz="0" w:space="0" w:color="auto"/>
      </w:divBdr>
    </w:div>
    <w:div w:id="1811940474">
      <w:bodyDiv w:val="1"/>
      <w:marLeft w:val="0"/>
      <w:marRight w:val="0"/>
      <w:marTop w:val="0"/>
      <w:marBottom w:val="0"/>
      <w:divBdr>
        <w:top w:val="none" w:sz="0" w:space="0" w:color="auto"/>
        <w:left w:val="none" w:sz="0" w:space="0" w:color="auto"/>
        <w:bottom w:val="none" w:sz="0" w:space="0" w:color="auto"/>
        <w:right w:val="none" w:sz="0" w:space="0" w:color="auto"/>
      </w:divBdr>
    </w:div>
    <w:div w:id="1812139892">
      <w:bodyDiv w:val="1"/>
      <w:marLeft w:val="0"/>
      <w:marRight w:val="0"/>
      <w:marTop w:val="0"/>
      <w:marBottom w:val="0"/>
      <w:divBdr>
        <w:top w:val="none" w:sz="0" w:space="0" w:color="auto"/>
        <w:left w:val="none" w:sz="0" w:space="0" w:color="auto"/>
        <w:bottom w:val="none" w:sz="0" w:space="0" w:color="auto"/>
        <w:right w:val="none" w:sz="0" w:space="0" w:color="auto"/>
      </w:divBdr>
    </w:div>
    <w:div w:id="1812555789">
      <w:bodyDiv w:val="1"/>
      <w:marLeft w:val="0"/>
      <w:marRight w:val="0"/>
      <w:marTop w:val="0"/>
      <w:marBottom w:val="0"/>
      <w:divBdr>
        <w:top w:val="none" w:sz="0" w:space="0" w:color="auto"/>
        <w:left w:val="none" w:sz="0" w:space="0" w:color="auto"/>
        <w:bottom w:val="none" w:sz="0" w:space="0" w:color="auto"/>
        <w:right w:val="none" w:sz="0" w:space="0" w:color="auto"/>
      </w:divBdr>
    </w:div>
    <w:div w:id="1812556341">
      <w:bodyDiv w:val="1"/>
      <w:marLeft w:val="0"/>
      <w:marRight w:val="0"/>
      <w:marTop w:val="0"/>
      <w:marBottom w:val="0"/>
      <w:divBdr>
        <w:top w:val="none" w:sz="0" w:space="0" w:color="auto"/>
        <w:left w:val="none" w:sz="0" w:space="0" w:color="auto"/>
        <w:bottom w:val="none" w:sz="0" w:space="0" w:color="auto"/>
        <w:right w:val="none" w:sz="0" w:space="0" w:color="auto"/>
      </w:divBdr>
    </w:div>
    <w:div w:id="1812823957">
      <w:bodyDiv w:val="1"/>
      <w:marLeft w:val="0"/>
      <w:marRight w:val="0"/>
      <w:marTop w:val="0"/>
      <w:marBottom w:val="0"/>
      <w:divBdr>
        <w:top w:val="none" w:sz="0" w:space="0" w:color="auto"/>
        <w:left w:val="none" w:sz="0" w:space="0" w:color="auto"/>
        <w:bottom w:val="none" w:sz="0" w:space="0" w:color="auto"/>
        <w:right w:val="none" w:sz="0" w:space="0" w:color="auto"/>
      </w:divBdr>
    </w:div>
    <w:div w:id="1813330501">
      <w:bodyDiv w:val="1"/>
      <w:marLeft w:val="0"/>
      <w:marRight w:val="0"/>
      <w:marTop w:val="0"/>
      <w:marBottom w:val="0"/>
      <w:divBdr>
        <w:top w:val="none" w:sz="0" w:space="0" w:color="auto"/>
        <w:left w:val="none" w:sz="0" w:space="0" w:color="auto"/>
        <w:bottom w:val="none" w:sz="0" w:space="0" w:color="auto"/>
        <w:right w:val="none" w:sz="0" w:space="0" w:color="auto"/>
      </w:divBdr>
    </w:div>
    <w:div w:id="1813935752">
      <w:bodyDiv w:val="1"/>
      <w:marLeft w:val="0"/>
      <w:marRight w:val="0"/>
      <w:marTop w:val="0"/>
      <w:marBottom w:val="0"/>
      <w:divBdr>
        <w:top w:val="none" w:sz="0" w:space="0" w:color="auto"/>
        <w:left w:val="none" w:sz="0" w:space="0" w:color="auto"/>
        <w:bottom w:val="none" w:sz="0" w:space="0" w:color="auto"/>
        <w:right w:val="none" w:sz="0" w:space="0" w:color="auto"/>
      </w:divBdr>
    </w:div>
    <w:div w:id="1814134021">
      <w:bodyDiv w:val="1"/>
      <w:marLeft w:val="0"/>
      <w:marRight w:val="0"/>
      <w:marTop w:val="0"/>
      <w:marBottom w:val="0"/>
      <w:divBdr>
        <w:top w:val="none" w:sz="0" w:space="0" w:color="auto"/>
        <w:left w:val="none" w:sz="0" w:space="0" w:color="auto"/>
        <w:bottom w:val="none" w:sz="0" w:space="0" w:color="auto"/>
        <w:right w:val="none" w:sz="0" w:space="0" w:color="auto"/>
      </w:divBdr>
    </w:div>
    <w:div w:id="1814173347">
      <w:bodyDiv w:val="1"/>
      <w:marLeft w:val="0"/>
      <w:marRight w:val="0"/>
      <w:marTop w:val="0"/>
      <w:marBottom w:val="0"/>
      <w:divBdr>
        <w:top w:val="none" w:sz="0" w:space="0" w:color="auto"/>
        <w:left w:val="none" w:sz="0" w:space="0" w:color="auto"/>
        <w:bottom w:val="none" w:sz="0" w:space="0" w:color="auto"/>
        <w:right w:val="none" w:sz="0" w:space="0" w:color="auto"/>
      </w:divBdr>
    </w:div>
    <w:div w:id="1814710716">
      <w:bodyDiv w:val="1"/>
      <w:marLeft w:val="0"/>
      <w:marRight w:val="0"/>
      <w:marTop w:val="0"/>
      <w:marBottom w:val="0"/>
      <w:divBdr>
        <w:top w:val="none" w:sz="0" w:space="0" w:color="auto"/>
        <w:left w:val="none" w:sz="0" w:space="0" w:color="auto"/>
        <w:bottom w:val="none" w:sz="0" w:space="0" w:color="auto"/>
        <w:right w:val="none" w:sz="0" w:space="0" w:color="auto"/>
      </w:divBdr>
    </w:div>
    <w:div w:id="1814786604">
      <w:bodyDiv w:val="1"/>
      <w:marLeft w:val="0"/>
      <w:marRight w:val="0"/>
      <w:marTop w:val="0"/>
      <w:marBottom w:val="0"/>
      <w:divBdr>
        <w:top w:val="none" w:sz="0" w:space="0" w:color="auto"/>
        <w:left w:val="none" w:sz="0" w:space="0" w:color="auto"/>
        <w:bottom w:val="none" w:sz="0" w:space="0" w:color="auto"/>
        <w:right w:val="none" w:sz="0" w:space="0" w:color="auto"/>
      </w:divBdr>
    </w:div>
    <w:div w:id="1815026767">
      <w:bodyDiv w:val="1"/>
      <w:marLeft w:val="0"/>
      <w:marRight w:val="0"/>
      <w:marTop w:val="0"/>
      <w:marBottom w:val="0"/>
      <w:divBdr>
        <w:top w:val="none" w:sz="0" w:space="0" w:color="auto"/>
        <w:left w:val="none" w:sz="0" w:space="0" w:color="auto"/>
        <w:bottom w:val="none" w:sz="0" w:space="0" w:color="auto"/>
        <w:right w:val="none" w:sz="0" w:space="0" w:color="auto"/>
      </w:divBdr>
    </w:div>
    <w:div w:id="1815100284">
      <w:bodyDiv w:val="1"/>
      <w:marLeft w:val="0"/>
      <w:marRight w:val="0"/>
      <w:marTop w:val="0"/>
      <w:marBottom w:val="0"/>
      <w:divBdr>
        <w:top w:val="none" w:sz="0" w:space="0" w:color="auto"/>
        <w:left w:val="none" w:sz="0" w:space="0" w:color="auto"/>
        <w:bottom w:val="none" w:sz="0" w:space="0" w:color="auto"/>
        <w:right w:val="none" w:sz="0" w:space="0" w:color="auto"/>
      </w:divBdr>
    </w:div>
    <w:div w:id="1815104067">
      <w:bodyDiv w:val="1"/>
      <w:marLeft w:val="0"/>
      <w:marRight w:val="0"/>
      <w:marTop w:val="0"/>
      <w:marBottom w:val="0"/>
      <w:divBdr>
        <w:top w:val="none" w:sz="0" w:space="0" w:color="auto"/>
        <w:left w:val="none" w:sz="0" w:space="0" w:color="auto"/>
        <w:bottom w:val="none" w:sz="0" w:space="0" w:color="auto"/>
        <w:right w:val="none" w:sz="0" w:space="0" w:color="auto"/>
      </w:divBdr>
    </w:div>
    <w:div w:id="1815175393">
      <w:bodyDiv w:val="1"/>
      <w:marLeft w:val="0"/>
      <w:marRight w:val="0"/>
      <w:marTop w:val="0"/>
      <w:marBottom w:val="0"/>
      <w:divBdr>
        <w:top w:val="none" w:sz="0" w:space="0" w:color="auto"/>
        <w:left w:val="none" w:sz="0" w:space="0" w:color="auto"/>
        <w:bottom w:val="none" w:sz="0" w:space="0" w:color="auto"/>
        <w:right w:val="none" w:sz="0" w:space="0" w:color="auto"/>
      </w:divBdr>
    </w:div>
    <w:div w:id="1815291580">
      <w:bodyDiv w:val="1"/>
      <w:marLeft w:val="0"/>
      <w:marRight w:val="0"/>
      <w:marTop w:val="0"/>
      <w:marBottom w:val="0"/>
      <w:divBdr>
        <w:top w:val="none" w:sz="0" w:space="0" w:color="auto"/>
        <w:left w:val="none" w:sz="0" w:space="0" w:color="auto"/>
        <w:bottom w:val="none" w:sz="0" w:space="0" w:color="auto"/>
        <w:right w:val="none" w:sz="0" w:space="0" w:color="auto"/>
      </w:divBdr>
    </w:div>
    <w:div w:id="1815677137">
      <w:bodyDiv w:val="1"/>
      <w:marLeft w:val="0"/>
      <w:marRight w:val="0"/>
      <w:marTop w:val="0"/>
      <w:marBottom w:val="0"/>
      <w:divBdr>
        <w:top w:val="none" w:sz="0" w:space="0" w:color="auto"/>
        <w:left w:val="none" w:sz="0" w:space="0" w:color="auto"/>
        <w:bottom w:val="none" w:sz="0" w:space="0" w:color="auto"/>
        <w:right w:val="none" w:sz="0" w:space="0" w:color="auto"/>
      </w:divBdr>
    </w:div>
    <w:div w:id="1815751622">
      <w:bodyDiv w:val="1"/>
      <w:marLeft w:val="0"/>
      <w:marRight w:val="0"/>
      <w:marTop w:val="0"/>
      <w:marBottom w:val="0"/>
      <w:divBdr>
        <w:top w:val="none" w:sz="0" w:space="0" w:color="auto"/>
        <w:left w:val="none" w:sz="0" w:space="0" w:color="auto"/>
        <w:bottom w:val="none" w:sz="0" w:space="0" w:color="auto"/>
        <w:right w:val="none" w:sz="0" w:space="0" w:color="auto"/>
      </w:divBdr>
    </w:div>
    <w:div w:id="1816994591">
      <w:bodyDiv w:val="1"/>
      <w:marLeft w:val="0"/>
      <w:marRight w:val="0"/>
      <w:marTop w:val="0"/>
      <w:marBottom w:val="0"/>
      <w:divBdr>
        <w:top w:val="none" w:sz="0" w:space="0" w:color="auto"/>
        <w:left w:val="none" w:sz="0" w:space="0" w:color="auto"/>
        <w:bottom w:val="none" w:sz="0" w:space="0" w:color="auto"/>
        <w:right w:val="none" w:sz="0" w:space="0" w:color="auto"/>
      </w:divBdr>
    </w:div>
    <w:div w:id="1817256941">
      <w:bodyDiv w:val="1"/>
      <w:marLeft w:val="0"/>
      <w:marRight w:val="0"/>
      <w:marTop w:val="0"/>
      <w:marBottom w:val="0"/>
      <w:divBdr>
        <w:top w:val="none" w:sz="0" w:space="0" w:color="auto"/>
        <w:left w:val="none" w:sz="0" w:space="0" w:color="auto"/>
        <w:bottom w:val="none" w:sz="0" w:space="0" w:color="auto"/>
        <w:right w:val="none" w:sz="0" w:space="0" w:color="auto"/>
      </w:divBdr>
    </w:div>
    <w:div w:id="1817453441">
      <w:bodyDiv w:val="1"/>
      <w:marLeft w:val="0"/>
      <w:marRight w:val="0"/>
      <w:marTop w:val="0"/>
      <w:marBottom w:val="0"/>
      <w:divBdr>
        <w:top w:val="none" w:sz="0" w:space="0" w:color="auto"/>
        <w:left w:val="none" w:sz="0" w:space="0" w:color="auto"/>
        <w:bottom w:val="none" w:sz="0" w:space="0" w:color="auto"/>
        <w:right w:val="none" w:sz="0" w:space="0" w:color="auto"/>
      </w:divBdr>
    </w:div>
    <w:div w:id="1817531910">
      <w:bodyDiv w:val="1"/>
      <w:marLeft w:val="0"/>
      <w:marRight w:val="0"/>
      <w:marTop w:val="0"/>
      <w:marBottom w:val="0"/>
      <w:divBdr>
        <w:top w:val="none" w:sz="0" w:space="0" w:color="auto"/>
        <w:left w:val="none" w:sz="0" w:space="0" w:color="auto"/>
        <w:bottom w:val="none" w:sz="0" w:space="0" w:color="auto"/>
        <w:right w:val="none" w:sz="0" w:space="0" w:color="auto"/>
      </w:divBdr>
    </w:div>
    <w:div w:id="1817986909">
      <w:bodyDiv w:val="1"/>
      <w:marLeft w:val="0"/>
      <w:marRight w:val="0"/>
      <w:marTop w:val="0"/>
      <w:marBottom w:val="0"/>
      <w:divBdr>
        <w:top w:val="none" w:sz="0" w:space="0" w:color="auto"/>
        <w:left w:val="none" w:sz="0" w:space="0" w:color="auto"/>
        <w:bottom w:val="none" w:sz="0" w:space="0" w:color="auto"/>
        <w:right w:val="none" w:sz="0" w:space="0" w:color="auto"/>
      </w:divBdr>
    </w:div>
    <w:div w:id="1817988570">
      <w:bodyDiv w:val="1"/>
      <w:marLeft w:val="0"/>
      <w:marRight w:val="0"/>
      <w:marTop w:val="0"/>
      <w:marBottom w:val="0"/>
      <w:divBdr>
        <w:top w:val="none" w:sz="0" w:space="0" w:color="auto"/>
        <w:left w:val="none" w:sz="0" w:space="0" w:color="auto"/>
        <w:bottom w:val="none" w:sz="0" w:space="0" w:color="auto"/>
        <w:right w:val="none" w:sz="0" w:space="0" w:color="auto"/>
      </w:divBdr>
    </w:div>
    <w:div w:id="1818064831">
      <w:bodyDiv w:val="1"/>
      <w:marLeft w:val="0"/>
      <w:marRight w:val="0"/>
      <w:marTop w:val="0"/>
      <w:marBottom w:val="0"/>
      <w:divBdr>
        <w:top w:val="none" w:sz="0" w:space="0" w:color="auto"/>
        <w:left w:val="none" w:sz="0" w:space="0" w:color="auto"/>
        <w:bottom w:val="none" w:sz="0" w:space="0" w:color="auto"/>
        <w:right w:val="none" w:sz="0" w:space="0" w:color="auto"/>
      </w:divBdr>
    </w:div>
    <w:div w:id="1818109814">
      <w:bodyDiv w:val="1"/>
      <w:marLeft w:val="0"/>
      <w:marRight w:val="0"/>
      <w:marTop w:val="0"/>
      <w:marBottom w:val="0"/>
      <w:divBdr>
        <w:top w:val="none" w:sz="0" w:space="0" w:color="auto"/>
        <w:left w:val="none" w:sz="0" w:space="0" w:color="auto"/>
        <w:bottom w:val="none" w:sz="0" w:space="0" w:color="auto"/>
        <w:right w:val="none" w:sz="0" w:space="0" w:color="auto"/>
      </w:divBdr>
    </w:div>
    <w:div w:id="1818187828">
      <w:bodyDiv w:val="1"/>
      <w:marLeft w:val="0"/>
      <w:marRight w:val="0"/>
      <w:marTop w:val="0"/>
      <w:marBottom w:val="0"/>
      <w:divBdr>
        <w:top w:val="none" w:sz="0" w:space="0" w:color="auto"/>
        <w:left w:val="none" w:sz="0" w:space="0" w:color="auto"/>
        <w:bottom w:val="none" w:sz="0" w:space="0" w:color="auto"/>
        <w:right w:val="none" w:sz="0" w:space="0" w:color="auto"/>
      </w:divBdr>
    </w:div>
    <w:div w:id="1818254671">
      <w:bodyDiv w:val="1"/>
      <w:marLeft w:val="0"/>
      <w:marRight w:val="0"/>
      <w:marTop w:val="0"/>
      <w:marBottom w:val="0"/>
      <w:divBdr>
        <w:top w:val="none" w:sz="0" w:space="0" w:color="auto"/>
        <w:left w:val="none" w:sz="0" w:space="0" w:color="auto"/>
        <w:bottom w:val="none" w:sz="0" w:space="0" w:color="auto"/>
        <w:right w:val="none" w:sz="0" w:space="0" w:color="auto"/>
      </w:divBdr>
    </w:div>
    <w:div w:id="1818453061">
      <w:bodyDiv w:val="1"/>
      <w:marLeft w:val="0"/>
      <w:marRight w:val="0"/>
      <w:marTop w:val="0"/>
      <w:marBottom w:val="0"/>
      <w:divBdr>
        <w:top w:val="none" w:sz="0" w:space="0" w:color="auto"/>
        <w:left w:val="none" w:sz="0" w:space="0" w:color="auto"/>
        <w:bottom w:val="none" w:sz="0" w:space="0" w:color="auto"/>
        <w:right w:val="none" w:sz="0" w:space="0" w:color="auto"/>
      </w:divBdr>
    </w:div>
    <w:div w:id="1818453311">
      <w:bodyDiv w:val="1"/>
      <w:marLeft w:val="0"/>
      <w:marRight w:val="0"/>
      <w:marTop w:val="0"/>
      <w:marBottom w:val="0"/>
      <w:divBdr>
        <w:top w:val="none" w:sz="0" w:space="0" w:color="auto"/>
        <w:left w:val="none" w:sz="0" w:space="0" w:color="auto"/>
        <w:bottom w:val="none" w:sz="0" w:space="0" w:color="auto"/>
        <w:right w:val="none" w:sz="0" w:space="0" w:color="auto"/>
      </w:divBdr>
    </w:div>
    <w:div w:id="1818648989">
      <w:bodyDiv w:val="1"/>
      <w:marLeft w:val="0"/>
      <w:marRight w:val="0"/>
      <w:marTop w:val="0"/>
      <w:marBottom w:val="0"/>
      <w:divBdr>
        <w:top w:val="none" w:sz="0" w:space="0" w:color="auto"/>
        <w:left w:val="none" w:sz="0" w:space="0" w:color="auto"/>
        <w:bottom w:val="none" w:sz="0" w:space="0" w:color="auto"/>
        <w:right w:val="none" w:sz="0" w:space="0" w:color="auto"/>
      </w:divBdr>
    </w:div>
    <w:div w:id="1819149890">
      <w:bodyDiv w:val="1"/>
      <w:marLeft w:val="0"/>
      <w:marRight w:val="0"/>
      <w:marTop w:val="0"/>
      <w:marBottom w:val="0"/>
      <w:divBdr>
        <w:top w:val="none" w:sz="0" w:space="0" w:color="auto"/>
        <w:left w:val="none" w:sz="0" w:space="0" w:color="auto"/>
        <w:bottom w:val="none" w:sz="0" w:space="0" w:color="auto"/>
        <w:right w:val="none" w:sz="0" w:space="0" w:color="auto"/>
      </w:divBdr>
    </w:div>
    <w:div w:id="1819150834">
      <w:bodyDiv w:val="1"/>
      <w:marLeft w:val="0"/>
      <w:marRight w:val="0"/>
      <w:marTop w:val="0"/>
      <w:marBottom w:val="0"/>
      <w:divBdr>
        <w:top w:val="none" w:sz="0" w:space="0" w:color="auto"/>
        <w:left w:val="none" w:sz="0" w:space="0" w:color="auto"/>
        <w:bottom w:val="none" w:sz="0" w:space="0" w:color="auto"/>
        <w:right w:val="none" w:sz="0" w:space="0" w:color="auto"/>
      </w:divBdr>
    </w:div>
    <w:div w:id="1819419194">
      <w:bodyDiv w:val="1"/>
      <w:marLeft w:val="0"/>
      <w:marRight w:val="0"/>
      <w:marTop w:val="0"/>
      <w:marBottom w:val="0"/>
      <w:divBdr>
        <w:top w:val="none" w:sz="0" w:space="0" w:color="auto"/>
        <w:left w:val="none" w:sz="0" w:space="0" w:color="auto"/>
        <w:bottom w:val="none" w:sz="0" w:space="0" w:color="auto"/>
        <w:right w:val="none" w:sz="0" w:space="0" w:color="auto"/>
      </w:divBdr>
    </w:div>
    <w:div w:id="1819420548">
      <w:bodyDiv w:val="1"/>
      <w:marLeft w:val="0"/>
      <w:marRight w:val="0"/>
      <w:marTop w:val="0"/>
      <w:marBottom w:val="0"/>
      <w:divBdr>
        <w:top w:val="none" w:sz="0" w:space="0" w:color="auto"/>
        <w:left w:val="none" w:sz="0" w:space="0" w:color="auto"/>
        <w:bottom w:val="none" w:sz="0" w:space="0" w:color="auto"/>
        <w:right w:val="none" w:sz="0" w:space="0" w:color="auto"/>
      </w:divBdr>
    </w:div>
    <w:div w:id="1819610163">
      <w:bodyDiv w:val="1"/>
      <w:marLeft w:val="0"/>
      <w:marRight w:val="0"/>
      <w:marTop w:val="0"/>
      <w:marBottom w:val="0"/>
      <w:divBdr>
        <w:top w:val="none" w:sz="0" w:space="0" w:color="auto"/>
        <w:left w:val="none" w:sz="0" w:space="0" w:color="auto"/>
        <w:bottom w:val="none" w:sz="0" w:space="0" w:color="auto"/>
        <w:right w:val="none" w:sz="0" w:space="0" w:color="auto"/>
      </w:divBdr>
    </w:div>
    <w:div w:id="1819836017">
      <w:bodyDiv w:val="1"/>
      <w:marLeft w:val="0"/>
      <w:marRight w:val="0"/>
      <w:marTop w:val="0"/>
      <w:marBottom w:val="0"/>
      <w:divBdr>
        <w:top w:val="none" w:sz="0" w:space="0" w:color="auto"/>
        <w:left w:val="none" w:sz="0" w:space="0" w:color="auto"/>
        <w:bottom w:val="none" w:sz="0" w:space="0" w:color="auto"/>
        <w:right w:val="none" w:sz="0" w:space="0" w:color="auto"/>
      </w:divBdr>
    </w:div>
    <w:div w:id="1819879614">
      <w:bodyDiv w:val="1"/>
      <w:marLeft w:val="0"/>
      <w:marRight w:val="0"/>
      <w:marTop w:val="0"/>
      <w:marBottom w:val="0"/>
      <w:divBdr>
        <w:top w:val="none" w:sz="0" w:space="0" w:color="auto"/>
        <w:left w:val="none" w:sz="0" w:space="0" w:color="auto"/>
        <w:bottom w:val="none" w:sz="0" w:space="0" w:color="auto"/>
        <w:right w:val="none" w:sz="0" w:space="0" w:color="auto"/>
      </w:divBdr>
    </w:div>
    <w:div w:id="1819958351">
      <w:bodyDiv w:val="1"/>
      <w:marLeft w:val="0"/>
      <w:marRight w:val="0"/>
      <w:marTop w:val="0"/>
      <w:marBottom w:val="0"/>
      <w:divBdr>
        <w:top w:val="none" w:sz="0" w:space="0" w:color="auto"/>
        <w:left w:val="none" w:sz="0" w:space="0" w:color="auto"/>
        <w:bottom w:val="none" w:sz="0" w:space="0" w:color="auto"/>
        <w:right w:val="none" w:sz="0" w:space="0" w:color="auto"/>
      </w:divBdr>
    </w:div>
    <w:div w:id="1820031411">
      <w:bodyDiv w:val="1"/>
      <w:marLeft w:val="0"/>
      <w:marRight w:val="0"/>
      <w:marTop w:val="0"/>
      <w:marBottom w:val="0"/>
      <w:divBdr>
        <w:top w:val="none" w:sz="0" w:space="0" w:color="auto"/>
        <w:left w:val="none" w:sz="0" w:space="0" w:color="auto"/>
        <w:bottom w:val="none" w:sz="0" w:space="0" w:color="auto"/>
        <w:right w:val="none" w:sz="0" w:space="0" w:color="auto"/>
      </w:divBdr>
    </w:div>
    <w:div w:id="1820490998">
      <w:bodyDiv w:val="1"/>
      <w:marLeft w:val="0"/>
      <w:marRight w:val="0"/>
      <w:marTop w:val="0"/>
      <w:marBottom w:val="0"/>
      <w:divBdr>
        <w:top w:val="none" w:sz="0" w:space="0" w:color="auto"/>
        <w:left w:val="none" w:sz="0" w:space="0" w:color="auto"/>
        <w:bottom w:val="none" w:sz="0" w:space="0" w:color="auto"/>
        <w:right w:val="none" w:sz="0" w:space="0" w:color="auto"/>
      </w:divBdr>
    </w:div>
    <w:div w:id="1820921076">
      <w:bodyDiv w:val="1"/>
      <w:marLeft w:val="0"/>
      <w:marRight w:val="0"/>
      <w:marTop w:val="0"/>
      <w:marBottom w:val="0"/>
      <w:divBdr>
        <w:top w:val="none" w:sz="0" w:space="0" w:color="auto"/>
        <w:left w:val="none" w:sz="0" w:space="0" w:color="auto"/>
        <w:bottom w:val="none" w:sz="0" w:space="0" w:color="auto"/>
        <w:right w:val="none" w:sz="0" w:space="0" w:color="auto"/>
      </w:divBdr>
    </w:div>
    <w:div w:id="1820994480">
      <w:bodyDiv w:val="1"/>
      <w:marLeft w:val="0"/>
      <w:marRight w:val="0"/>
      <w:marTop w:val="0"/>
      <w:marBottom w:val="0"/>
      <w:divBdr>
        <w:top w:val="none" w:sz="0" w:space="0" w:color="auto"/>
        <w:left w:val="none" w:sz="0" w:space="0" w:color="auto"/>
        <w:bottom w:val="none" w:sz="0" w:space="0" w:color="auto"/>
        <w:right w:val="none" w:sz="0" w:space="0" w:color="auto"/>
      </w:divBdr>
    </w:div>
    <w:div w:id="1821531640">
      <w:bodyDiv w:val="1"/>
      <w:marLeft w:val="0"/>
      <w:marRight w:val="0"/>
      <w:marTop w:val="0"/>
      <w:marBottom w:val="0"/>
      <w:divBdr>
        <w:top w:val="none" w:sz="0" w:space="0" w:color="auto"/>
        <w:left w:val="none" w:sz="0" w:space="0" w:color="auto"/>
        <w:bottom w:val="none" w:sz="0" w:space="0" w:color="auto"/>
        <w:right w:val="none" w:sz="0" w:space="0" w:color="auto"/>
      </w:divBdr>
    </w:div>
    <w:div w:id="1821534386">
      <w:bodyDiv w:val="1"/>
      <w:marLeft w:val="0"/>
      <w:marRight w:val="0"/>
      <w:marTop w:val="0"/>
      <w:marBottom w:val="0"/>
      <w:divBdr>
        <w:top w:val="none" w:sz="0" w:space="0" w:color="auto"/>
        <w:left w:val="none" w:sz="0" w:space="0" w:color="auto"/>
        <w:bottom w:val="none" w:sz="0" w:space="0" w:color="auto"/>
        <w:right w:val="none" w:sz="0" w:space="0" w:color="auto"/>
      </w:divBdr>
    </w:div>
    <w:div w:id="1821728146">
      <w:bodyDiv w:val="1"/>
      <w:marLeft w:val="0"/>
      <w:marRight w:val="0"/>
      <w:marTop w:val="0"/>
      <w:marBottom w:val="0"/>
      <w:divBdr>
        <w:top w:val="none" w:sz="0" w:space="0" w:color="auto"/>
        <w:left w:val="none" w:sz="0" w:space="0" w:color="auto"/>
        <w:bottom w:val="none" w:sz="0" w:space="0" w:color="auto"/>
        <w:right w:val="none" w:sz="0" w:space="0" w:color="auto"/>
      </w:divBdr>
    </w:div>
    <w:div w:id="1822504995">
      <w:bodyDiv w:val="1"/>
      <w:marLeft w:val="0"/>
      <w:marRight w:val="0"/>
      <w:marTop w:val="0"/>
      <w:marBottom w:val="0"/>
      <w:divBdr>
        <w:top w:val="none" w:sz="0" w:space="0" w:color="auto"/>
        <w:left w:val="none" w:sz="0" w:space="0" w:color="auto"/>
        <w:bottom w:val="none" w:sz="0" w:space="0" w:color="auto"/>
        <w:right w:val="none" w:sz="0" w:space="0" w:color="auto"/>
      </w:divBdr>
    </w:div>
    <w:div w:id="1822624203">
      <w:bodyDiv w:val="1"/>
      <w:marLeft w:val="0"/>
      <w:marRight w:val="0"/>
      <w:marTop w:val="0"/>
      <w:marBottom w:val="0"/>
      <w:divBdr>
        <w:top w:val="none" w:sz="0" w:space="0" w:color="auto"/>
        <w:left w:val="none" w:sz="0" w:space="0" w:color="auto"/>
        <w:bottom w:val="none" w:sz="0" w:space="0" w:color="auto"/>
        <w:right w:val="none" w:sz="0" w:space="0" w:color="auto"/>
      </w:divBdr>
    </w:div>
    <w:div w:id="1822767492">
      <w:bodyDiv w:val="1"/>
      <w:marLeft w:val="0"/>
      <w:marRight w:val="0"/>
      <w:marTop w:val="0"/>
      <w:marBottom w:val="0"/>
      <w:divBdr>
        <w:top w:val="none" w:sz="0" w:space="0" w:color="auto"/>
        <w:left w:val="none" w:sz="0" w:space="0" w:color="auto"/>
        <w:bottom w:val="none" w:sz="0" w:space="0" w:color="auto"/>
        <w:right w:val="none" w:sz="0" w:space="0" w:color="auto"/>
      </w:divBdr>
    </w:div>
    <w:div w:id="1822842998">
      <w:bodyDiv w:val="1"/>
      <w:marLeft w:val="0"/>
      <w:marRight w:val="0"/>
      <w:marTop w:val="0"/>
      <w:marBottom w:val="0"/>
      <w:divBdr>
        <w:top w:val="none" w:sz="0" w:space="0" w:color="auto"/>
        <w:left w:val="none" w:sz="0" w:space="0" w:color="auto"/>
        <w:bottom w:val="none" w:sz="0" w:space="0" w:color="auto"/>
        <w:right w:val="none" w:sz="0" w:space="0" w:color="auto"/>
      </w:divBdr>
    </w:div>
    <w:div w:id="1823620294">
      <w:bodyDiv w:val="1"/>
      <w:marLeft w:val="0"/>
      <w:marRight w:val="0"/>
      <w:marTop w:val="0"/>
      <w:marBottom w:val="0"/>
      <w:divBdr>
        <w:top w:val="none" w:sz="0" w:space="0" w:color="auto"/>
        <w:left w:val="none" w:sz="0" w:space="0" w:color="auto"/>
        <w:bottom w:val="none" w:sz="0" w:space="0" w:color="auto"/>
        <w:right w:val="none" w:sz="0" w:space="0" w:color="auto"/>
      </w:divBdr>
    </w:div>
    <w:div w:id="1823696504">
      <w:bodyDiv w:val="1"/>
      <w:marLeft w:val="0"/>
      <w:marRight w:val="0"/>
      <w:marTop w:val="0"/>
      <w:marBottom w:val="0"/>
      <w:divBdr>
        <w:top w:val="none" w:sz="0" w:space="0" w:color="auto"/>
        <w:left w:val="none" w:sz="0" w:space="0" w:color="auto"/>
        <w:bottom w:val="none" w:sz="0" w:space="0" w:color="auto"/>
        <w:right w:val="none" w:sz="0" w:space="0" w:color="auto"/>
      </w:divBdr>
    </w:div>
    <w:div w:id="1824006692">
      <w:bodyDiv w:val="1"/>
      <w:marLeft w:val="0"/>
      <w:marRight w:val="0"/>
      <w:marTop w:val="0"/>
      <w:marBottom w:val="0"/>
      <w:divBdr>
        <w:top w:val="none" w:sz="0" w:space="0" w:color="auto"/>
        <w:left w:val="none" w:sz="0" w:space="0" w:color="auto"/>
        <w:bottom w:val="none" w:sz="0" w:space="0" w:color="auto"/>
        <w:right w:val="none" w:sz="0" w:space="0" w:color="auto"/>
      </w:divBdr>
    </w:div>
    <w:div w:id="1824157010">
      <w:bodyDiv w:val="1"/>
      <w:marLeft w:val="0"/>
      <w:marRight w:val="0"/>
      <w:marTop w:val="0"/>
      <w:marBottom w:val="0"/>
      <w:divBdr>
        <w:top w:val="none" w:sz="0" w:space="0" w:color="auto"/>
        <w:left w:val="none" w:sz="0" w:space="0" w:color="auto"/>
        <w:bottom w:val="none" w:sz="0" w:space="0" w:color="auto"/>
        <w:right w:val="none" w:sz="0" w:space="0" w:color="auto"/>
      </w:divBdr>
    </w:div>
    <w:div w:id="1824354169">
      <w:bodyDiv w:val="1"/>
      <w:marLeft w:val="0"/>
      <w:marRight w:val="0"/>
      <w:marTop w:val="0"/>
      <w:marBottom w:val="0"/>
      <w:divBdr>
        <w:top w:val="none" w:sz="0" w:space="0" w:color="auto"/>
        <w:left w:val="none" w:sz="0" w:space="0" w:color="auto"/>
        <w:bottom w:val="none" w:sz="0" w:space="0" w:color="auto"/>
        <w:right w:val="none" w:sz="0" w:space="0" w:color="auto"/>
      </w:divBdr>
    </w:div>
    <w:div w:id="1824616607">
      <w:bodyDiv w:val="1"/>
      <w:marLeft w:val="0"/>
      <w:marRight w:val="0"/>
      <w:marTop w:val="0"/>
      <w:marBottom w:val="0"/>
      <w:divBdr>
        <w:top w:val="none" w:sz="0" w:space="0" w:color="auto"/>
        <w:left w:val="none" w:sz="0" w:space="0" w:color="auto"/>
        <w:bottom w:val="none" w:sz="0" w:space="0" w:color="auto"/>
        <w:right w:val="none" w:sz="0" w:space="0" w:color="auto"/>
      </w:divBdr>
    </w:div>
    <w:div w:id="1825202010">
      <w:bodyDiv w:val="1"/>
      <w:marLeft w:val="0"/>
      <w:marRight w:val="0"/>
      <w:marTop w:val="0"/>
      <w:marBottom w:val="0"/>
      <w:divBdr>
        <w:top w:val="none" w:sz="0" w:space="0" w:color="auto"/>
        <w:left w:val="none" w:sz="0" w:space="0" w:color="auto"/>
        <w:bottom w:val="none" w:sz="0" w:space="0" w:color="auto"/>
        <w:right w:val="none" w:sz="0" w:space="0" w:color="auto"/>
      </w:divBdr>
    </w:div>
    <w:div w:id="1825393074">
      <w:bodyDiv w:val="1"/>
      <w:marLeft w:val="0"/>
      <w:marRight w:val="0"/>
      <w:marTop w:val="0"/>
      <w:marBottom w:val="0"/>
      <w:divBdr>
        <w:top w:val="none" w:sz="0" w:space="0" w:color="auto"/>
        <w:left w:val="none" w:sz="0" w:space="0" w:color="auto"/>
        <w:bottom w:val="none" w:sz="0" w:space="0" w:color="auto"/>
        <w:right w:val="none" w:sz="0" w:space="0" w:color="auto"/>
      </w:divBdr>
    </w:div>
    <w:div w:id="1825776558">
      <w:bodyDiv w:val="1"/>
      <w:marLeft w:val="0"/>
      <w:marRight w:val="0"/>
      <w:marTop w:val="0"/>
      <w:marBottom w:val="0"/>
      <w:divBdr>
        <w:top w:val="none" w:sz="0" w:space="0" w:color="auto"/>
        <w:left w:val="none" w:sz="0" w:space="0" w:color="auto"/>
        <w:bottom w:val="none" w:sz="0" w:space="0" w:color="auto"/>
        <w:right w:val="none" w:sz="0" w:space="0" w:color="auto"/>
      </w:divBdr>
    </w:div>
    <w:div w:id="1825777366">
      <w:bodyDiv w:val="1"/>
      <w:marLeft w:val="0"/>
      <w:marRight w:val="0"/>
      <w:marTop w:val="0"/>
      <w:marBottom w:val="0"/>
      <w:divBdr>
        <w:top w:val="none" w:sz="0" w:space="0" w:color="auto"/>
        <w:left w:val="none" w:sz="0" w:space="0" w:color="auto"/>
        <w:bottom w:val="none" w:sz="0" w:space="0" w:color="auto"/>
        <w:right w:val="none" w:sz="0" w:space="0" w:color="auto"/>
      </w:divBdr>
    </w:div>
    <w:div w:id="1825857567">
      <w:bodyDiv w:val="1"/>
      <w:marLeft w:val="0"/>
      <w:marRight w:val="0"/>
      <w:marTop w:val="0"/>
      <w:marBottom w:val="0"/>
      <w:divBdr>
        <w:top w:val="none" w:sz="0" w:space="0" w:color="auto"/>
        <w:left w:val="none" w:sz="0" w:space="0" w:color="auto"/>
        <w:bottom w:val="none" w:sz="0" w:space="0" w:color="auto"/>
        <w:right w:val="none" w:sz="0" w:space="0" w:color="auto"/>
      </w:divBdr>
    </w:div>
    <w:div w:id="1826512386">
      <w:bodyDiv w:val="1"/>
      <w:marLeft w:val="0"/>
      <w:marRight w:val="0"/>
      <w:marTop w:val="0"/>
      <w:marBottom w:val="0"/>
      <w:divBdr>
        <w:top w:val="none" w:sz="0" w:space="0" w:color="auto"/>
        <w:left w:val="none" w:sz="0" w:space="0" w:color="auto"/>
        <w:bottom w:val="none" w:sz="0" w:space="0" w:color="auto"/>
        <w:right w:val="none" w:sz="0" w:space="0" w:color="auto"/>
      </w:divBdr>
    </w:div>
    <w:div w:id="1826700637">
      <w:bodyDiv w:val="1"/>
      <w:marLeft w:val="0"/>
      <w:marRight w:val="0"/>
      <w:marTop w:val="0"/>
      <w:marBottom w:val="0"/>
      <w:divBdr>
        <w:top w:val="none" w:sz="0" w:space="0" w:color="auto"/>
        <w:left w:val="none" w:sz="0" w:space="0" w:color="auto"/>
        <w:bottom w:val="none" w:sz="0" w:space="0" w:color="auto"/>
        <w:right w:val="none" w:sz="0" w:space="0" w:color="auto"/>
      </w:divBdr>
    </w:div>
    <w:div w:id="1826896375">
      <w:bodyDiv w:val="1"/>
      <w:marLeft w:val="0"/>
      <w:marRight w:val="0"/>
      <w:marTop w:val="0"/>
      <w:marBottom w:val="0"/>
      <w:divBdr>
        <w:top w:val="none" w:sz="0" w:space="0" w:color="auto"/>
        <w:left w:val="none" w:sz="0" w:space="0" w:color="auto"/>
        <w:bottom w:val="none" w:sz="0" w:space="0" w:color="auto"/>
        <w:right w:val="none" w:sz="0" w:space="0" w:color="auto"/>
      </w:divBdr>
    </w:div>
    <w:div w:id="1826967631">
      <w:bodyDiv w:val="1"/>
      <w:marLeft w:val="0"/>
      <w:marRight w:val="0"/>
      <w:marTop w:val="0"/>
      <w:marBottom w:val="0"/>
      <w:divBdr>
        <w:top w:val="none" w:sz="0" w:space="0" w:color="auto"/>
        <w:left w:val="none" w:sz="0" w:space="0" w:color="auto"/>
        <w:bottom w:val="none" w:sz="0" w:space="0" w:color="auto"/>
        <w:right w:val="none" w:sz="0" w:space="0" w:color="auto"/>
      </w:divBdr>
    </w:div>
    <w:div w:id="1827085200">
      <w:bodyDiv w:val="1"/>
      <w:marLeft w:val="0"/>
      <w:marRight w:val="0"/>
      <w:marTop w:val="0"/>
      <w:marBottom w:val="0"/>
      <w:divBdr>
        <w:top w:val="none" w:sz="0" w:space="0" w:color="auto"/>
        <w:left w:val="none" w:sz="0" w:space="0" w:color="auto"/>
        <w:bottom w:val="none" w:sz="0" w:space="0" w:color="auto"/>
        <w:right w:val="none" w:sz="0" w:space="0" w:color="auto"/>
      </w:divBdr>
    </w:div>
    <w:div w:id="1827210041">
      <w:bodyDiv w:val="1"/>
      <w:marLeft w:val="0"/>
      <w:marRight w:val="0"/>
      <w:marTop w:val="0"/>
      <w:marBottom w:val="0"/>
      <w:divBdr>
        <w:top w:val="none" w:sz="0" w:space="0" w:color="auto"/>
        <w:left w:val="none" w:sz="0" w:space="0" w:color="auto"/>
        <w:bottom w:val="none" w:sz="0" w:space="0" w:color="auto"/>
        <w:right w:val="none" w:sz="0" w:space="0" w:color="auto"/>
      </w:divBdr>
    </w:div>
    <w:div w:id="1827626473">
      <w:bodyDiv w:val="1"/>
      <w:marLeft w:val="0"/>
      <w:marRight w:val="0"/>
      <w:marTop w:val="0"/>
      <w:marBottom w:val="0"/>
      <w:divBdr>
        <w:top w:val="none" w:sz="0" w:space="0" w:color="auto"/>
        <w:left w:val="none" w:sz="0" w:space="0" w:color="auto"/>
        <w:bottom w:val="none" w:sz="0" w:space="0" w:color="auto"/>
        <w:right w:val="none" w:sz="0" w:space="0" w:color="auto"/>
      </w:divBdr>
    </w:div>
    <w:div w:id="1827670536">
      <w:bodyDiv w:val="1"/>
      <w:marLeft w:val="0"/>
      <w:marRight w:val="0"/>
      <w:marTop w:val="0"/>
      <w:marBottom w:val="0"/>
      <w:divBdr>
        <w:top w:val="none" w:sz="0" w:space="0" w:color="auto"/>
        <w:left w:val="none" w:sz="0" w:space="0" w:color="auto"/>
        <w:bottom w:val="none" w:sz="0" w:space="0" w:color="auto"/>
        <w:right w:val="none" w:sz="0" w:space="0" w:color="auto"/>
      </w:divBdr>
    </w:div>
    <w:div w:id="1828210339">
      <w:bodyDiv w:val="1"/>
      <w:marLeft w:val="0"/>
      <w:marRight w:val="0"/>
      <w:marTop w:val="0"/>
      <w:marBottom w:val="0"/>
      <w:divBdr>
        <w:top w:val="none" w:sz="0" w:space="0" w:color="auto"/>
        <w:left w:val="none" w:sz="0" w:space="0" w:color="auto"/>
        <w:bottom w:val="none" w:sz="0" w:space="0" w:color="auto"/>
        <w:right w:val="none" w:sz="0" w:space="0" w:color="auto"/>
      </w:divBdr>
    </w:div>
    <w:div w:id="1828471539">
      <w:bodyDiv w:val="1"/>
      <w:marLeft w:val="0"/>
      <w:marRight w:val="0"/>
      <w:marTop w:val="0"/>
      <w:marBottom w:val="0"/>
      <w:divBdr>
        <w:top w:val="none" w:sz="0" w:space="0" w:color="auto"/>
        <w:left w:val="none" w:sz="0" w:space="0" w:color="auto"/>
        <w:bottom w:val="none" w:sz="0" w:space="0" w:color="auto"/>
        <w:right w:val="none" w:sz="0" w:space="0" w:color="auto"/>
      </w:divBdr>
    </w:div>
    <w:div w:id="1828479075">
      <w:bodyDiv w:val="1"/>
      <w:marLeft w:val="0"/>
      <w:marRight w:val="0"/>
      <w:marTop w:val="0"/>
      <w:marBottom w:val="0"/>
      <w:divBdr>
        <w:top w:val="none" w:sz="0" w:space="0" w:color="auto"/>
        <w:left w:val="none" w:sz="0" w:space="0" w:color="auto"/>
        <w:bottom w:val="none" w:sz="0" w:space="0" w:color="auto"/>
        <w:right w:val="none" w:sz="0" w:space="0" w:color="auto"/>
      </w:divBdr>
    </w:div>
    <w:div w:id="1828933798">
      <w:bodyDiv w:val="1"/>
      <w:marLeft w:val="0"/>
      <w:marRight w:val="0"/>
      <w:marTop w:val="0"/>
      <w:marBottom w:val="0"/>
      <w:divBdr>
        <w:top w:val="none" w:sz="0" w:space="0" w:color="auto"/>
        <w:left w:val="none" w:sz="0" w:space="0" w:color="auto"/>
        <w:bottom w:val="none" w:sz="0" w:space="0" w:color="auto"/>
        <w:right w:val="none" w:sz="0" w:space="0" w:color="auto"/>
      </w:divBdr>
    </w:div>
    <w:div w:id="1828936394">
      <w:bodyDiv w:val="1"/>
      <w:marLeft w:val="0"/>
      <w:marRight w:val="0"/>
      <w:marTop w:val="0"/>
      <w:marBottom w:val="0"/>
      <w:divBdr>
        <w:top w:val="none" w:sz="0" w:space="0" w:color="auto"/>
        <w:left w:val="none" w:sz="0" w:space="0" w:color="auto"/>
        <w:bottom w:val="none" w:sz="0" w:space="0" w:color="auto"/>
        <w:right w:val="none" w:sz="0" w:space="0" w:color="auto"/>
      </w:divBdr>
    </w:div>
    <w:div w:id="1829207505">
      <w:bodyDiv w:val="1"/>
      <w:marLeft w:val="0"/>
      <w:marRight w:val="0"/>
      <w:marTop w:val="0"/>
      <w:marBottom w:val="0"/>
      <w:divBdr>
        <w:top w:val="none" w:sz="0" w:space="0" w:color="auto"/>
        <w:left w:val="none" w:sz="0" w:space="0" w:color="auto"/>
        <w:bottom w:val="none" w:sz="0" w:space="0" w:color="auto"/>
        <w:right w:val="none" w:sz="0" w:space="0" w:color="auto"/>
      </w:divBdr>
    </w:div>
    <w:div w:id="1829514076">
      <w:bodyDiv w:val="1"/>
      <w:marLeft w:val="0"/>
      <w:marRight w:val="0"/>
      <w:marTop w:val="0"/>
      <w:marBottom w:val="0"/>
      <w:divBdr>
        <w:top w:val="none" w:sz="0" w:space="0" w:color="auto"/>
        <w:left w:val="none" w:sz="0" w:space="0" w:color="auto"/>
        <w:bottom w:val="none" w:sz="0" w:space="0" w:color="auto"/>
        <w:right w:val="none" w:sz="0" w:space="0" w:color="auto"/>
      </w:divBdr>
    </w:div>
    <w:div w:id="1829860052">
      <w:bodyDiv w:val="1"/>
      <w:marLeft w:val="0"/>
      <w:marRight w:val="0"/>
      <w:marTop w:val="0"/>
      <w:marBottom w:val="0"/>
      <w:divBdr>
        <w:top w:val="none" w:sz="0" w:space="0" w:color="auto"/>
        <w:left w:val="none" w:sz="0" w:space="0" w:color="auto"/>
        <w:bottom w:val="none" w:sz="0" w:space="0" w:color="auto"/>
        <w:right w:val="none" w:sz="0" w:space="0" w:color="auto"/>
      </w:divBdr>
    </w:div>
    <w:div w:id="1830100374">
      <w:bodyDiv w:val="1"/>
      <w:marLeft w:val="0"/>
      <w:marRight w:val="0"/>
      <w:marTop w:val="0"/>
      <w:marBottom w:val="0"/>
      <w:divBdr>
        <w:top w:val="none" w:sz="0" w:space="0" w:color="auto"/>
        <w:left w:val="none" w:sz="0" w:space="0" w:color="auto"/>
        <w:bottom w:val="none" w:sz="0" w:space="0" w:color="auto"/>
        <w:right w:val="none" w:sz="0" w:space="0" w:color="auto"/>
      </w:divBdr>
    </w:div>
    <w:div w:id="1830172004">
      <w:bodyDiv w:val="1"/>
      <w:marLeft w:val="0"/>
      <w:marRight w:val="0"/>
      <w:marTop w:val="0"/>
      <w:marBottom w:val="0"/>
      <w:divBdr>
        <w:top w:val="none" w:sz="0" w:space="0" w:color="auto"/>
        <w:left w:val="none" w:sz="0" w:space="0" w:color="auto"/>
        <w:bottom w:val="none" w:sz="0" w:space="0" w:color="auto"/>
        <w:right w:val="none" w:sz="0" w:space="0" w:color="auto"/>
      </w:divBdr>
    </w:div>
    <w:div w:id="1830361819">
      <w:bodyDiv w:val="1"/>
      <w:marLeft w:val="0"/>
      <w:marRight w:val="0"/>
      <w:marTop w:val="0"/>
      <w:marBottom w:val="0"/>
      <w:divBdr>
        <w:top w:val="none" w:sz="0" w:space="0" w:color="auto"/>
        <w:left w:val="none" w:sz="0" w:space="0" w:color="auto"/>
        <w:bottom w:val="none" w:sz="0" w:space="0" w:color="auto"/>
        <w:right w:val="none" w:sz="0" w:space="0" w:color="auto"/>
      </w:divBdr>
    </w:div>
    <w:div w:id="1831099261">
      <w:bodyDiv w:val="1"/>
      <w:marLeft w:val="0"/>
      <w:marRight w:val="0"/>
      <w:marTop w:val="0"/>
      <w:marBottom w:val="0"/>
      <w:divBdr>
        <w:top w:val="none" w:sz="0" w:space="0" w:color="auto"/>
        <w:left w:val="none" w:sz="0" w:space="0" w:color="auto"/>
        <w:bottom w:val="none" w:sz="0" w:space="0" w:color="auto"/>
        <w:right w:val="none" w:sz="0" w:space="0" w:color="auto"/>
      </w:divBdr>
    </w:div>
    <w:div w:id="1831411399">
      <w:bodyDiv w:val="1"/>
      <w:marLeft w:val="0"/>
      <w:marRight w:val="0"/>
      <w:marTop w:val="0"/>
      <w:marBottom w:val="0"/>
      <w:divBdr>
        <w:top w:val="none" w:sz="0" w:space="0" w:color="auto"/>
        <w:left w:val="none" w:sz="0" w:space="0" w:color="auto"/>
        <w:bottom w:val="none" w:sz="0" w:space="0" w:color="auto"/>
        <w:right w:val="none" w:sz="0" w:space="0" w:color="auto"/>
      </w:divBdr>
    </w:div>
    <w:div w:id="1832016238">
      <w:bodyDiv w:val="1"/>
      <w:marLeft w:val="0"/>
      <w:marRight w:val="0"/>
      <w:marTop w:val="0"/>
      <w:marBottom w:val="0"/>
      <w:divBdr>
        <w:top w:val="none" w:sz="0" w:space="0" w:color="auto"/>
        <w:left w:val="none" w:sz="0" w:space="0" w:color="auto"/>
        <w:bottom w:val="none" w:sz="0" w:space="0" w:color="auto"/>
        <w:right w:val="none" w:sz="0" w:space="0" w:color="auto"/>
      </w:divBdr>
    </w:div>
    <w:div w:id="1832482042">
      <w:bodyDiv w:val="1"/>
      <w:marLeft w:val="0"/>
      <w:marRight w:val="0"/>
      <w:marTop w:val="0"/>
      <w:marBottom w:val="0"/>
      <w:divBdr>
        <w:top w:val="none" w:sz="0" w:space="0" w:color="auto"/>
        <w:left w:val="none" w:sz="0" w:space="0" w:color="auto"/>
        <w:bottom w:val="none" w:sz="0" w:space="0" w:color="auto"/>
        <w:right w:val="none" w:sz="0" w:space="0" w:color="auto"/>
      </w:divBdr>
    </w:div>
    <w:div w:id="1833182203">
      <w:bodyDiv w:val="1"/>
      <w:marLeft w:val="0"/>
      <w:marRight w:val="0"/>
      <w:marTop w:val="0"/>
      <w:marBottom w:val="0"/>
      <w:divBdr>
        <w:top w:val="none" w:sz="0" w:space="0" w:color="auto"/>
        <w:left w:val="none" w:sz="0" w:space="0" w:color="auto"/>
        <w:bottom w:val="none" w:sz="0" w:space="0" w:color="auto"/>
        <w:right w:val="none" w:sz="0" w:space="0" w:color="auto"/>
      </w:divBdr>
    </w:div>
    <w:div w:id="1833251804">
      <w:bodyDiv w:val="1"/>
      <w:marLeft w:val="0"/>
      <w:marRight w:val="0"/>
      <w:marTop w:val="0"/>
      <w:marBottom w:val="0"/>
      <w:divBdr>
        <w:top w:val="none" w:sz="0" w:space="0" w:color="auto"/>
        <w:left w:val="none" w:sz="0" w:space="0" w:color="auto"/>
        <w:bottom w:val="none" w:sz="0" w:space="0" w:color="auto"/>
        <w:right w:val="none" w:sz="0" w:space="0" w:color="auto"/>
      </w:divBdr>
    </w:div>
    <w:div w:id="1833445660">
      <w:bodyDiv w:val="1"/>
      <w:marLeft w:val="0"/>
      <w:marRight w:val="0"/>
      <w:marTop w:val="0"/>
      <w:marBottom w:val="0"/>
      <w:divBdr>
        <w:top w:val="none" w:sz="0" w:space="0" w:color="auto"/>
        <w:left w:val="none" w:sz="0" w:space="0" w:color="auto"/>
        <w:bottom w:val="none" w:sz="0" w:space="0" w:color="auto"/>
        <w:right w:val="none" w:sz="0" w:space="0" w:color="auto"/>
      </w:divBdr>
    </w:div>
    <w:div w:id="1833712290">
      <w:bodyDiv w:val="1"/>
      <w:marLeft w:val="0"/>
      <w:marRight w:val="0"/>
      <w:marTop w:val="0"/>
      <w:marBottom w:val="0"/>
      <w:divBdr>
        <w:top w:val="none" w:sz="0" w:space="0" w:color="auto"/>
        <w:left w:val="none" w:sz="0" w:space="0" w:color="auto"/>
        <w:bottom w:val="none" w:sz="0" w:space="0" w:color="auto"/>
        <w:right w:val="none" w:sz="0" w:space="0" w:color="auto"/>
      </w:divBdr>
    </w:div>
    <w:div w:id="1833987092">
      <w:bodyDiv w:val="1"/>
      <w:marLeft w:val="0"/>
      <w:marRight w:val="0"/>
      <w:marTop w:val="0"/>
      <w:marBottom w:val="0"/>
      <w:divBdr>
        <w:top w:val="none" w:sz="0" w:space="0" w:color="auto"/>
        <w:left w:val="none" w:sz="0" w:space="0" w:color="auto"/>
        <w:bottom w:val="none" w:sz="0" w:space="0" w:color="auto"/>
        <w:right w:val="none" w:sz="0" w:space="0" w:color="auto"/>
      </w:divBdr>
    </w:div>
    <w:div w:id="1834444606">
      <w:bodyDiv w:val="1"/>
      <w:marLeft w:val="0"/>
      <w:marRight w:val="0"/>
      <w:marTop w:val="0"/>
      <w:marBottom w:val="0"/>
      <w:divBdr>
        <w:top w:val="none" w:sz="0" w:space="0" w:color="auto"/>
        <w:left w:val="none" w:sz="0" w:space="0" w:color="auto"/>
        <w:bottom w:val="none" w:sz="0" w:space="0" w:color="auto"/>
        <w:right w:val="none" w:sz="0" w:space="0" w:color="auto"/>
      </w:divBdr>
    </w:div>
    <w:div w:id="1834681975">
      <w:bodyDiv w:val="1"/>
      <w:marLeft w:val="0"/>
      <w:marRight w:val="0"/>
      <w:marTop w:val="0"/>
      <w:marBottom w:val="0"/>
      <w:divBdr>
        <w:top w:val="none" w:sz="0" w:space="0" w:color="auto"/>
        <w:left w:val="none" w:sz="0" w:space="0" w:color="auto"/>
        <w:bottom w:val="none" w:sz="0" w:space="0" w:color="auto"/>
        <w:right w:val="none" w:sz="0" w:space="0" w:color="auto"/>
      </w:divBdr>
    </w:div>
    <w:div w:id="1834880003">
      <w:bodyDiv w:val="1"/>
      <w:marLeft w:val="0"/>
      <w:marRight w:val="0"/>
      <w:marTop w:val="0"/>
      <w:marBottom w:val="0"/>
      <w:divBdr>
        <w:top w:val="none" w:sz="0" w:space="0" w:color="auto"/>
        <w:left w:val="none" w:sz="0" w:space="0" w:color="auto"/>
        <w:bottom w:val="none" w:sz="0" w:space="0" w:color="auto"/>
        <w:right w:val="none" w:sz="0" w:space="0" w:color="auto"/>
      </w:divBdr>
    </w:div>
    <w:div w:id="1835412776">
      <w:bodyDiv w:val="1"/>
      <w:marLeft w:val="0"/>
      <w:marRight w:val="0"/>
      <w:marTop w:val="0"/>
      <w:marBottom w:val="0"/>
      <w:divBdr>
        <w:top w:val="none" w:sz="0" w:space="0" w:color="auto"/>
        <w:left w:val="none" w:sz="0" w:space="0" w:color="auto"/>
        <w:bottom w:val="none" w:sz="0" w:space="0" w:color="auto"/>
        <w:right w:val="none" w:sz="0" w:space="0" w:color="auto"/>
      </w:divBdr>
    </w:div>
    <w:div w:id="1835757552">
      <w:bodyDiv w:val="1"/>
      <w:marLeft w:val="0"/>
      <w:marRight w:val="0"/>
      <w:marTop w:val="0"/>
      <w:marBottom w:val="0"/>
      <w:divBdr>
        <w:top w:val="none" w:sz="0" w:space="0" w:color="auto"/>
        <w:left w:val="none" w:sz="0" w:space="0" w:color="auto"/>
        <w:bottom w:val="none" w:sz="0" w:space="0" w:color="auto"/>
        <w:right w:val="none" w:sz="0" w:space="0" w:color="auto"/>
      </w:divBdr>
    </w:div>
    <w:div w:id="1836413704">
      <w:bodyDiv w:val="1"/>
      <w:marLeft w:val="0"/>
      <w:marRight w:val="0"/>
      <w:marTop w:val="0"/>
      <w:marBottom w:val="0"/>
      <w:divBdr>
        <w:top w:val="none" w:sz="0" w:space="0" w:color="auto"/>
        <w:left w:val="none" w:sz="0" w:space="0" w:color="auto"/>
        <w:bottom w:val="none" w:sz="0" w:space="0" w:color="auto"/>
        <w:right w:val="none" w:sz="0" w:space="0" w:color="auto"/>
      </w:divBdr>
    </w:div>
    <w:div w:id="1836989635">
      <w:bodyDiv w:val="1"/>
      <w:marLeft w:val="0"/>
      <w:marRight w:val="0"/>
      <w:marTop w:val="0"/>
      <w:marBottom w:val="0"/>
      <w:divBdr>
        <w:top w:val="none" w:sz="0" w:space="0" w:color="auto"/>
        <w:left w:val="none" w:sz="0" w:space="0" w:color="auto"/>
        <w:bottom w:val="none" w:sz="0" w:space="0" w:color="auto"/>
        <w:right w:val="none" w:sz="0" w:space="0" w:color="auto"/>
      </w:divBdr>
    </w:div>
    <w:div w:id="1836992380">
      <w:bodyDiv w:val="1"/>
      <w:marLeft w:val="0"/>
      <w:marRight w:val="0"/>
      <w:marTop w:val="0"/>
      <w:marBottom w:val="0"/>
      <w:divBdr>
        <w:top w:val="none" w:sz="0" w:space="0" w:color="auto"/>
        <w:left w:val="none" w:sz="0" w:space="0" w:color="auto"/>
        <w:bottom w:val="none" w:sz="0" w:space="0" w:color="auto"/>
        <w:right w:val="none" w:sz="0" w:space="0" w:color="auto"/>
      </w:divBdr>
    </w:div>
    <w:div w:id="1837066182">
      <w:bodyDiv w:val="1"/>
      <w:marLeft w:val="0"/>
      <w:marRight w:val="0"/>
      <w:marTop w:val="0"/>
      <w:marBottom w:val="0"/>
      <w:divBdr>
        <w:top w:val="none" w:sz="0" w:space="0" w:color="auto"/>
        <w:left w:val="none" w:sz="0" w:space="0" w:color="auto"/>
        <w:bottom w:val="none" w:sz="0" w:space="0" w:color="auto"/>
        <w:right w:val="none" w:sz="0" w:space="0" w:color="auto"/>
      </w:divBdr>
    </w:div>
    <w:div w:id="1837572476">
      <w:bodyDiv w:val="1"/>
      <w:marLeft w:val="0"/>
      <w:marRight w:val="0"/>
      <w:marTop w:val="0"/>
      <w:marBottom w:val="0"/>
      <w:divBdr>
        <w:top w:val="none" w:sz="0" w:space="0" w:color="auto"/>
        <w:left w:val="none" w:sz="0" w:space="0" w:color="auto"/>
        <w:bottom w:val="none" w:sz="0" w:space="0" w:color="auto"/>
        <w:right w:val="none" w:sz="0" w:space="0" w:color="auto"/>
      </w:divBdr>
    </w:div>
    <w:div w:id="1837912243">
      <w:bodyDiv w:val="1"/>
      <w:marLeft w:val="0"/>
      <w:marRight w:val="0"/>
      <w:marTop w:val="0"/>
      <w:marBottom w:val="0"/>
      <w:divBdr>
        <w:top w:val="none" w:sz="0" w:space="0" w:color="auto"/>
        <w:left w:val="none" w:sz="0" w:space="0" w:color="auto"/>
        <w:bottom w:val="none" w:sz="0" w:space="0" w:color="auto"/>
        <w:right w:val="none" w:sz="0" w:space="0" w:color="auto"/>
      </w:divBdr>
    </w:div>
    <w:div w:id="1838615838">
      <w:bodyDiv w:val="1"/>
      <w:marLeft w:val="0"/>
      <w:marRight w:val="0"/>
      <w:marTop w:val="0"/>
      <w:marBottom w:val="0"/>
      <w:divBdr>
        <w:top w:val="none" w:sz="0" w:space="0" w:color="auto"/>
        <w:left w:val="none" w:sz="0" w:space="0" w:color="auto"/>
        <w:bottom w:val="none" w:sz="0" w:space="0" w:color="auto"/>
        <w:right w:val="none" w:sz="0" w:space="0" w:color="auto"/>
      </w:divBdr>
    </w:div>
    <w:div w:id="1838765296">
      <w:bodyDiv w:val="1"/>
      <w:marLeft w:val="0"/>
      <w:marRight w:val="0"/>
      <w:marTop w:val="0"/>
      <w:marBottom w:val="0"/>
      <w:divBdr>
        <w:top w:val="none" w:sz="0" w:space="0" w:color="auto"/>
        <w:left w:val="none" w:sz="0" w:space="0" w:color="auto"/>
        <w:bottom w:val="none" w:sz="0" w:space="0" w:color="auto"/>
        <w:right w:val="none" w:sz="0" w:space="0" w:color="auto"/>
      </w:divBdr>
    </w:div>
    <w:div w:id="1838768153">
      <w:bodyDiv w:val="1"/>
      <w:marLeft w:val="0"/>
      <w:marRight w:val="0"/>
      <w:marTop w:val="0"/>
      <w:marBottom w:val="0"/>
      <w:divBdr>
        <w:top w:val="none" w:sz="0" w:space="0" w:color="auto"/>
        <w:left w:val="none" w:sz="0" w:space="0" w:color="auto"/>
        <w:bottom w:val="none" w:sz="0" w:space="0" w:color="auto"/>
        <w:right w:val="none" w:sz="0" w:space="0" w:color="auto"/>
      </w:divBdr>
    </w:div>
    <w:div w:id="1839341635">
      <w:bodyDiv w:val="1"/>
      <w:marLeft w:val="0"/>
      <w:marRight w:val="0"/>
      <w:marTop w:val="0"/>
      <w:marBottom w:val="0"/>
      <w:divBdr>
        <w:top w:val="none" w:sz="0" w:space="0" w:color="auto"/>
        <w:left w:val="none" w:sz="0" w:space="0" w:color="auto"/>
        <w:bottom w:val="none" w:sz="0" w:space="0" w:color="auto"/>
        <w:right w:val="none" w:sz="0" w:space="0" w:color="auto"/>
      </w:divBdr>
    </w:div>
    <w:div w:id="1839491960">
      <w:bodyDiv w:val="1"/>
      <w:marLeft w:val="0"/>
      <w:marRight w:val="0"/>
      <w:marTop w:val="0"/>
      <w:marBottom w:val="0"/>
      <w:divBdr>
        <w:top w:val="none" w:sz="0" w:space="0" w:color="auto"/>
        <w:left w:val="none" w:sz="0" w:space="0" w:color="auto"/>
        <w:bottom w:val="none" w:sz="0" w:space="0" w:color="auto"/>
        <w:right w:val="none" w:sz="0" w:space="0" w:color="auto"/>
      </w:divBdr>
    </w:div>
    <w:div w:id="1839807960">
      <w:bodyDiv w:val="1"/>
      <w:marLeft w:val="0"/>
      <w:marRight w:val="0"/>
      <w:marTop w:val="0"/>
      <w:marBottom w:val="0"/>
      <w:divBdr>
        <w:top w:val="none" w:sz="0" w:space="0" w:color="auto"/>
        <w:left w:val="none" w:sz="0" w:space="0" w:color="auto"/>
        <w:bottom w:val="none" w:sz="0" w:space="0" w:color="auto"/>
        <w:right w:val="none" w:sz="0" w:space="0" w:color="auto"/>
      </w:divBdr>
    </w:div>
    <w:div w:id="1840004488">
      <w:bodyDiv w:val="1"/>
      <w:marLeft w:val="0"/>
      <w:marRight w:val="0"/>
      <w:marTop w:val="0"/>
      <w:marBottom w:val="0"/>
      <w:divBdr>
        <w:top w:val="none" w:sz="0" w:space="0" w:color="auto"/>
        <w:left w:val="none" w:sz="0" w:space="0" w:color="auto"/>
        <w:bottom w:val="none" w:sz="0" w:space="0" w:color="auto"/>
        <w:right w:val="none" w:sz="0" w:space="0" w:color="auto"/>
      </w:divBdr>
    </w:div>
    <w:div w:id="1840076729">
      <w:bodyDiv w:val="1"/>
      <w:marLeft w:val="0"/>
      <w:marRight w:val="0"/>
      <w:marTop w:val="0"/>
      <w:marBottom w:val="0"/>
      <w:divBdr>
        <w:top w:val="none" w:sz="0" w:space="0" w:color="auto"/>
        <w:left w:val="none" w:sz="0" w:space="0" w:color="auto"/>
        <w:bottom w:val="none" w:sz="0" w:space="0" w:color="auto"/>
        <w:right w:val="none" w:sz="0" w:space="0" w:color="auto"/>
      </w:divBdr>
    </w:div>
    <w:div w:id="1840120213">
      <w:bodyDiv w:val="1"/>
      <w:marLeft w:val="0"/>
      <w:marRight w:val="0"/>
      <w:marTop w:val="0"/>
      <w:marBottom w:val="0"/>
      <w:divBdr>
        <w:top w:val="none" w:sz="0" w:space="0" w:color="auto"/>
        <w:left w:val="none" w:sz="0" w:space="0" w:color="auto"/>
        <w:bottom w:val="none" w:sz="0" w:space="0" w:color="auto"/>
        <w:right w:val="none" w:sz="0" w:space="0" w:color="auto"/>
      </w:divBdr>
    </w:div>
    <w:div w:id="1840609442">
      <w:bodyDiv w:val="1"/>
      <w:marLeft w:val="0"/>
      <w:marRight w:val="0"/>
      <w:marTop w:val="0"/>
      <w:marBottom w:val="0"/>
      <w:divBdr>
        <w:top w:val="none" w:sz="0" w:space="0" w:color="auto"/>
        <w:left w:val="none" w:sz="0" w:space="0" w:color="auto"/>
        <w:bottom w:val="none" w:sz="0" w:space="0" w:color="auto"/>
        <w:right w:val="none" w:sz="0" w:space="0" w:color="auto"/>
      </w:divBdr>
    </w:div>
    <w:div w:id="1840653269">
      <w:bodyDiv w:val="1"/>
      <w:marLeft w:val="0"/>
      <w:marRight w:val="0"/>
      <w:marTop w:val="0"/>
      <w:marBottom w:val="0"/>
      <w:divBdr>
        <w:top w:val="none" w:sz="0" w:space="0" w:color="auto"/>
        <w:left w:val="none" w:sz="0" w:space="0" w:color="auto"/>
        <w:bottom w:val="none" w:sz="0" w:space="0" w:color="auto"/>
        <w:right w:val="none" w:sz="0" w:space="0" w:color="auto"/>
      </w:divBdr>
    </w:div>
    <w:div w:id="1841116763">
      <w:bodyDiv w:val="1"/>
      <w:marLeft w:val="0"/>
      <w:marRight w:val="0"/>
      <w:marTop w:val="0"/>
      <w:marBottom w:val="0"/>
      <w:divBdr>
        <w:top w:val="none" w:sz="0" w:space="0" w:color="auto"/>
        <w:left w:val="none" w:sz="0" w:space="0" w:color="auto"/>
        <w:bottom w:val="none" w:sz="0" w:space="0" w:color="auto"/>
        <w:right w:val="none" w:sz="0" w:space="0" w:color="auto"/>
      </w:divBdr>
    </w:div>
    <w:div w:id="1841194687">
      <w:bodyDiv w:val="1"/>
      <w:marLeft w:val="0"/>
      <w:marRight w:val="0"/>
      <w:marTop w:val="0"/>
      <w:marBottom w:val="0"/>
      <w:divBdr>
        <w:top w:val="none" w:sz="0" w:space="0" w:color="auto"/>
        <w:left w:val="none" w:sz="0" w:space="0" w:color="auto"/>
        <w:bottom w:val="none" w:sz="0" w:space="0" w:color="auto"/>
        <w:right w:val="none" w:sz="0" w:space="0" w:color="auto"/>
      </w:divBdr>
    </w:div>
    <w:div w:id="1841265645">
      <w:bodyDiv w:val="1"/>
      <w:marLeft w:val="0"/>
      <w:marRight w:val="0"/>
      <w:marTop w:val="0"/>
      <w:marBottom w:val="0"/>
      <w:divBdr>
        <w:top w:val="none" w:sz="0" w:space="0" w:color="auto"/>
        <w:left w:val="none" w:sz="0" w:space="0" w:color="auto"/>
        <w:bottom w:val="none" w:sz="0" w:space="0" w:color="auto"/>
        <w:right w:val="none" w:sz="0" w:space="0" w:color="auto"/>
      </w:divBdr>
    </w:div>
    <w:div w:id="1841384686">
      <w:bodyDiv w:val="1"/>
      <w:marLeft w:val="0"/>
      <w:marRight w:val="0"/>
      <w:marTop w:val="0"/>
      <w:marBottom w:val="0"/>
      <w:divBdr>
        <w:top w:val="none" w:sz="0" w:space="0" w:color="auto"/>
        <w:left w:val="none" w:sz="0" w:space="0" w:color="auto"/>
        <w:bottom w:val="none" w:sz="0" w:space="0" w:color="auto"/>
        <w:right w:val="none" w:sz="0" w:space="0" w:color="auto"/>
      </w:divBdr>
    </w:div>
    <w:div w:id="1841432273">
      <w:bodyDiv w:val="1"/>
      <w:marLeft w:val="0"/>
      <w:marRight w:val="0"/>
      <w:marTop w:val="0"/>
      <w:marBottom w:val="0"/>
      <w:divBdr>
        <w:top w:val="none" w:sz="0" w:space="0" w:color="auto"/>
        <w:left w:val="none" w:sz="0" w:space="0" w:color="auto"/>
        <w:bottom w:val="none" w:sz="0" w:space="0" w:color="auto"/>
        <w:right w:val="none" w:sz="0" w:space="0" w:color="auto"/>
      </w:divBdr>
    </w:div>
    <w:div w:id="1841965903">
      <w:bodyDiv w:val="1"/>
      <w:marLeft w:val="0"/>
      <w:marRight w:val="0"/>
      <w:marTop w:val="0"/>
      <w:marBottom w:val="0"/>
      <w:divBdr>
        <w:top w:val="none" w:sz="0" w:space="0" w:color="auto"/>
        <w:left w:val="none" w:sz="0" w:space="0" w:color="auto"/>
        <w:bottom w:val="none" w:sz="0" w:space="0" w:color="auto"/>
        <w:right w:val="none" w:sz="0" w:space="0" w:color="auto"/>
      </w:divBdr>
    </w:div>
    <w:div w:id="1841970977">
      <w:bodyDiv w:val="1"/>
      <w:marLeft w:val="0"/>
      <w:marRight w:val="0"/>
      <w:marTop w:val="0"/>
      <w:marBottom w:val="0"/>
      <w:divBdr>
        <w:top w:val="none" w:sz="0" w:space="0" w:color="auto"/>
        <w:left w:val="none" w:sz="0" w:space="0" w:color="auto"/>
        <w:bottom w:val="none" w:sz="0" w:space="0" w:color="auto"/>
        <w:right w:val="none" w:sz="0" w:space="0" w:color="auto"/>
      </w:divBdr>
    </w:div>
    <w:div w:id="1842311033">
      <w:bodyDiv w:val="1"/>
      <w:marLeft w:val="0"/>
      <w:marRight w:val="0"/>
      <w:marTop w:val="0"/>
      <w:marBottom w:val="0"/>
      <w:divBdr>
        <w:top w:val="none" w:sz="0" w:space="0" w:color="auto"/>
        <w:left w:val="none" w:sz="0" w:space="0" w:color="auto"/>
        <w:bottom w:val="none" w:sz="0" w:space="0" w:color="auto"/>
        <w:right w:val="none" w:sz="0" w:space="0" w:color="auto"/>
      </w:divBdr>
    </w:div>
    <w:div w:id="1842546433">
      <w:bodyDiv w:val="1"/>
      <w:marLeft w:val="0"/>
      <w:marRight w:val="0"/>
      <w:marTop w:val="0"/>
      <w:marBottom w:val="0"/>
      <w:divBdr>
        <w:top w:val="none" w:sz="0" w:space="0" w:color="auto"/>
        <w:left w:val="none" w:sz="0" w:space="0" w:color="auto"/>
        <w:bottom w:val="none" w:sz="0" w:space="0" w:color="auto"/>
        <w:right w:val="none" w:sz="0" w:space="0" w:color="auto"/>
      </w:divBdr>
    </w:div>
    <w:div w:id="1843155802">
      <w:bodyDiv w:val="1"/>
      <w:marLeft w:val="0"/>
      <w:marRight w:val="0"/>
      <w:marTop w:val="0"/>
      <w:marBottom w:val="0"/>
      <w:divBdr>
        <w:top w:val="none" w:sz="0" w:space="0" w:color="auto"/>
        <w:left w:val="none" w:sz="0" w:space="0" w:color="auto"/>
        <w:bottom w:val="none" w:sz="0" w:space="0" w:color="auto"/>
        <w:right w:val="none" w:sz="0" w:space="0" w:color="auto"/>
      </w:divBdr>
    </w:div>
    <w:div w:id="1843275932">
      <w:bodyDiv w:val="1"/>
      <w:marLeft w:val="0"/>
      <w:marRight w:val="0"/>
      <w:marTop w:val="0"/>
      <w:marBottom w:val="0"/>
      <w:divBdr>
        <w:top w:val="none" w:sz="0" w:space="0" w:color="auto"/>
        <w:left w:val="none" w:sz="0" w:space="0" w:color="auto"/>
        <w:bottom w:val="none" w:sz="0" w:space="0" w:color="auto"/>
        <w:right w:val="none" w:sz="0" w:space="0" w:color="auto"/>
      </w:divBdr>
    </w:div>
    <w:div w:id="1843398010">
      <w:bodyDiv w:val="1"/>
      <w:marLeft w:val="0"/>
      <w:marRight w:val="0"/>
      <w:marTop w:val="0"/>
      <w:marBottom w:val="0"/>
      <w:divBdr>
        <w:top w:val="none" w:sz="0" w:space="0" w:color="auto"/>
        <w:left w:val="none" w:sz="0" w:space="0" w:color="auto"/>
        <w:bottom w:val="none" w:sz="0" w:space="0" w:color="auto"/>
        <w:right w:val="none" w:sz="0" w:space="0" w:color="auto"/>
      </w:divBdr>
    </w:div>
    <w:div w:id="1843471653">
      <w:bodyDiv w:val="1"/>
      <w:marLeft w:val="0"/>
      <w:marRight w:val="0"/>
      <w:marTop w:val="0"/>
      <w:marBottom w:val="0"/>
      <w:divBdr>
        <w:top w:val="none" w:sz="0" w:space="0" w:color="auto"/>
        <w:left w:val="none" w:sz="0" w:space="0" w:color="auto"/>
        <w:bottom w:val="none" w:sz="0" w:space="0" w:color="auto"/>
        <w:right w:val="none" w:sz="0" w:space="0" w:color="auto"/>
      </w:divBdr>
    </w:div>
    <w:div w:id="1844196305">
      <w:bodyDiv w:val="1"/>
      <w:marLeft w:val="0"/>
      <w:marRight w:val="0"/>
      <w:marTop w:val="0"/>
      <w:marBottom w:val="0"/>
      <w:divBdr>
        <w:top w:val="none" w:sz="0" w:space="0" w:color="auto"/>
        <w:left w:val="none" w:sz="0" w:space="0" w:color="auto"/>
        <w:bottom w:val="none" w:sz="0" w:space="0" w:color="auto"/>
        <w:right w:val="none" w:sz="0" w:space="0" w:color="auto"/>
      </w:divBdr>
    </w:div>
    <w:div w:id="1844541602">
      <w:bodyDiv w:val="1"/>
      <w:marLeft w:val="0"/>
      <w:marRight w:val="0"/>
      <w:marTop w:val="0"/>
      <w:marBottom w:val="0"/>
      <w:divBdr>
        <w:top w:val="none" w:sz="0" w:space="0" w:color="auto"/>
        <w:left w:val="none" w:sz="0" w:space="0" w:color="auto"/>
        <w:bottom w:val="none" w:sz="0" w:space="0" w:color="auto"/>
        <w:right w:val="none" w:sz="0" w:space="0" w:color="auto"/>
      </w:divBdr>
    </w:div>
    <w:div w:id="1844660073">
      <w:bodyDiv w:val="1"/>
      <w:marLeft w:val="0"/>
      <w:marRight w:val="0"/>
      <w:marTop w:val="0"/>
      <w:marBottom w:val="0"/>
      <w:divBdr>
        <w:top w:val="none" w:sz="0" w:space="0" w:color="auto"/>
        <w:left w:val="none" w:sz="0" w:space="0" w:color="auto"/>
        <w:bottom w:val="none" w:sz="0" w:space="0" w:color="auto"/>
        <w:right w:val="none" w:sz="0" w:space="0" w:color="auto"/>
      </w:divBdr>
    </w:div>
    <w:div w:id="1844664602">
      <w:bodyDiv w:val="1"/>
      <w:marLeft w:val="0"/>
      <w:marRight w:val="0"/>
      <w:marTop w:val="0"/>
      <w:marBottom w:val="0"/>
      <w:divBdr>
        <w:top w:val="none" w:sz="0" w:space="0" w:color="auto"/>
        <w:left w:val="none" w:sz="0" w:space="0" w:color="auto"/>
        <w:bottom w:val="none" w:sz="0" w:space="0" w:color="auto"/>
        <w:right w:val="none" w:sz="0" w:space="0" w:color="auto"/>
      </w:divBdr>
    </w:div>
    <w:div w:id="1844734990">
      <w:bodyDiv w:val="1"/>
      <w:marLeft w:val="0"/>
      <w:marRight w:val="0"/>
      <w:marTop w:val="0"/>
      <w:marBottom w:val="0"/>
      <w:divBdr>
        <w:top w:val="none" w:sz="0" w:space="0" w:color="auto"/>
        <w:left w:val="none" w:sz="0" w:space="0" w:color="auto"/>
        <w:bottom w:val="none" w:sz="0" w:space="0" w:color="auto"/>
        <w:right w:val="none" w:sz="0" w:space="0" w:color="auto"/>
      </w:divBdr>
    </w:div>
    <w:div w:id="1844783547">
      <w:bodyDiv w:val="1"/>
      <w:marLeft w:val="0"/>
      <w:marRight w:val="0"/>
      <w:marTop w:val="0"/>
      <w:marBottom w:val="0"/>
      <w:divBdr>
        <w:top w:val="none" w:sz="0" w:space="0" w:color="auto"/>
        <w:left w:val="none" w:sz="0" w:space="0" w:color="auto"/>
        <w:bottom w:val="none" w:sz="0" w:space="0" w:color="auto"/>
        <w:right w:val="none" w:sz="0" w:space="0" w:color="auto"/>
      </w:divBdr>
    </w:div>
    <w:div w:id="1844860554">
      <w:bodyDiv w:val="1"/>
      <w:marLeft w:val="0"/>
      <w:marRight w:val="0"/>
      <w:marTop w:val="0"/>
      <w:marBottom w:val="0"/>
      <w:divBdr>
        <w:top w:val="none" w:sz="0" w:space="0" w:color="auto"/>
        <w:left w:val="none" w:sz="0" w:space="0" w:color="auto"/>
        <w:bottom w:val="none" w:sz="0" w:space="0" w:color="auto"/>
        <w:right w:val="none" w:sz="0" w:space="0" w:color="auto"/>
      </w:divBdr>
    </w:div>
    <w:div w:id="1845128052">
      <w:bodyDiv w:val="1"/>
      <w:marLeft w:val="0"/>
      <w:marRight w:val="0"/>
      <w:marTop w:val="0"/>
      <w:marBottom w:val="0"/>
      <w:divBdr>
        <w:top w:val="none" w:sz="0" w:space="0" w:color="auto"/>
        <w:left w:val="none" w:sz="0" w:space="0" w:color="auto"/>
        <w:bottom w:val="none" w:sz="0" w:space="0" w:color="auto"/>
        <w:right w:val="none" w:sz="0" w:space="0" w:color="auto"/>
      </w:divBdr>
    </w:div>
    <w:div w:id="1846358552">
      <w:bodyDiv w:val="1"/>
      <w:marLeft w:val="0"/>
      <w:marRight w:val="0"/>
      <w:marTop w:val="0"/>
      <w:marBottom w:val="0"/>
      <w:divBdr>
        <w:top w:val="none" w:sz="0" w:space="0" w:color="auto"/>
        <w:left w:val="none" w:sz="0" w:space="0" w:color="auto"/>
        <w:bottom w:val="none" w:sz="0" w:space="0" w:color="auto"/>
        <w:right w:val="none" w:sz="0" w:space="0" w:color="auto"/>
      </w:divBdr>
    </w:div>
    <w:div w:id="1846433038">
      <w:bodyDiv w:val="1"/>
      <w:marLeft w:val="0"/>
      <w:marRight w:val="0"/>
      <w:marTop w:val="0"/>
      <w:marBottom w:val="0"/>
      <w:divBdr>
        <w:top w:val="none" w:sz="0" w:space="0" w:color="auto"/>
        <w:left w:val="none" w:sz="0" w:space="0" w:color="auto"/>
        <w:bottom w:val="none" w:sz="0" w:space="0" w:color="auto"/>
        <w:right w:val="none" w:sz="0" w:space="0" w:color="auto"/>
      </w:divBdr>
    </w:div>
    <w:div w:id="1847210812">
      <w:bodyDiv w:val="1"/>
      <w:marLeft w:val="0"/>
      <w:marRight w:val="0"/>
      <w:marTop w:val="0"/>
      <w:marBottom w:val="0"/>
      <w:divBdr>
        <w:top w:val="none" w:sz="0" w:space="0" w:color="auto"/>
        <w:left w:val="none" w:sz="0" w:space="0" w:color="auto"/>
        <w:bottom w:val="none" w:sz="0" w:space="0" w:color="auto"/>
        <w:right w:val="none" w:sz="0" w:space="0" w:color="auto"/>
      </w:divBdr>
    </w:div>
    <w:div w:id="1847478215">
      <w:bodyDiv w:val="1"/>
      <w:marLeft w:val="0"/>
      <w:marRight w:val="0"/>
      <w:marTop w:val="0"/>
      <w:marBottom w:val="0"/>
      <w:divBdr>
        <w:top w:val="none" w:sz="0" w:space="0" w:color="auto"/>
        <w:left w:val="none" w:sz="0" w:space="0" w:color="auto"/>
        <w:bottom w:val="none" w:sz="0" w:space="0" w:color="auto"/>
        <w:right w:val="none" w:sz="0" w:space="0" w:color="auto"/>
      </w:divBdr>
    </w:div>
    <w:div w:id="1847937813">
      <w:bodyDiv w:val="1"/>
      <w:marLeft w:val="0"/>
      <w:marRight w:val="0"/>
      <w:marTop w:val="0"/>
      <w:marBottom w:val="0"/>
      <w:divBdr>
        <w:top w:val="none" w:sz="0" w:space="0" w:color="auto"/>
        <w:left w:val="none" w:sz="0" w:space="0" w:color="auto"/>
        <w:bottom w:val="none" w:sz="0" w:space="0" w:color="auto"/>
        <w:right w:val="none" w:sz="0" w:space="0" w:color="auto"/>
      </w:divBdr>
    </w:div>
    <w:div w:id="1847941125">
      <w:bodyDiv w:val="1"/>
      <w:marLeft w:val="0"/>
      <w:marRight w:val="0"/>
      <w:marTop w:val="0"/>
      <w:marBottom w:val="0"/>
      <w:divBdr>
        <w:top w:val="none" w:sz="0" w:space="0" w:color="auto"/>
        <w:left w:val="none" w:sz="0" w:space="0" w:color="auto"/>
        <w:bottom w:val="none" w:sz="0" w:space="0" w:color="auto"/>
        <w:right w:val="none" w:sz="0" w:space="0" w:color="auto"/>
      </w:divBdr>
    </w:div>
    <w:div w:id="1848522213">
      <w:bodyDiv w:val="1"/>
      <w:marLeft w:val="0"/>
      <w:marRight w:val="0"/>
      <w:marTop w:val="0"/>
      <w:marBottom w:val="0"/>
      <w:divBdr>
        <w:top w:val="none" w:sz="0" w:space="0" w:color="auto"/>
        <w:left w:val="none" w:sz="0" w:space="0" w:color="auto"/>
        <w:bottom w:val="none" w:sz="0" w:space="0" w:color="auto"/>
        <w:right w:val="none" w:sz="0" w:space="0" w:color="auto"/>
      </w:divBdr>
    </w:div>
    <w:div w:id="1848522706">
      <w:bodyDiv w:val="1"/>
      <w:marLeft w:val="0"/>
      <w:marRight w:val="0"/>
      <w:marTop w:val="0"/>
      <w:marBottom w:val="0"/>
      <w:divBdr>
        <w:top w:val="none" w:sz="0" w:space="0" w:color="auto"/>
        <w:left w:val="none" w:sz="0" w:space="0" w:color="auto"/>
        <w:bottom w:val="none" w:sz="0" w:space="0" w:color="auto"/>
        <w:right w:val="none" w:sz="0" w:space="0" w:color="auto"/>
      </w:divBdr>
    </w:div>
    <w:div w:id="1848863751">
      <w:bodyDiv w:val="1"/>
      <w:marLeft w:val="0"/>
      <w:marRight w:val="0"/>
      <w:marTop w:val="0"/>
      <w:marBottom w:val="0"/>
      <w:divBdr>
        <w:top w:val="none" w:sz="0" w:space="0" w:color="auto"/>
        <w:left w:val="none" w:sz="0" w:space="0" w:color="auto"/>
        <w:bottom w:val="none" w:sz="0" w:space="0" w:color="auto"/>
        <w:right w:val="none" w:sz="0" w:space="0" w:color="auto"/>
      </w:divBdr>
    </w:div>
    <w:div w:id="1849715664">
      <w:bodyDiv w:val="1"/>
      <w:marLeft w:val="0"/>
      <w:marRight w:val="0"/>
      <w:marTop w:val="0"/>
      <w:marBottom w:val="0"/>
      <w:divBdr>
        <w:top w:val="none" w:sz="0" w:space="0" w:color="auto"/>
        <w:left w:val="none" w:sz="0" w:space="0" w:color="auto"/>
        <w:bottom w:val="none" w:sz="0" w:space="0" w:color="auto"/>
        <w:right w:val="none" w:sz="0" w:space="0" w:color="auto"/>
      </w:divBdr>
    </w:div>
    <w:div w:id="1850101874">
      <w:bodyDiv w:val="1"/>
      <w:marLeft w:val="0"/>
      <w:marRight w:val="0"/>
      <w:marTop w:val="0"/>
      <w:marBottom w:val="0"/>
      <w:divBdr>
        <w:top w:val="none" w:sz="0" w:space="0" w:color="auto"/>
        <w:left w:val="none" w:sz="0" w:space="0" w:color="auto"/>
        <w:bottom w:val="none" w:sz="0" w:space="0" w:color="auto"/>
        <w:right w:val="none" w:sz="0" w:space="0" w:color="auto"/>
      </w:divBdr>
    </w:div>
    <w:div w:id="1850674831">
      <w:bodyDiv w:val="1"/>
      <w:marLeft w:val="0"/>
      <w:marRight w:val="0"/>
      <w:marTop w:val="0"/>
      <w:marBottom w:val="0"/>
      <w:divBdr>
        <w:top w:val="none" w:sz="0" w:space="0" w:color="auto"/>
        <w:left w:val="none" w:sz="0" w:space="0" w:color="auto"/>
        <w:bottom w:val="none" w:sz="0" w:space="0" w:color="auto"/>
        <w:right w:val="none" w:sz="0" w:space="0" w:color="auto"/>
      </w:divBdr>
    </w:div>
    <w:div w:id="1851135385">
      <w:bodyDiv w:val="1"/>
      <w:marLeft w:val="0"/>
      <w:marRight w:val="0"/>
      <w:marTop w:val="0"/>
      <w:marBottom w:val="0"/>
      <w:divBdr>
        <w:top w:val="none" w:sz="0" w:space="0" w:color="auto"/>
        <w:left w:val="none" w:sz="0" w:space="0" w:color="auto"/>
        <w:bottom w:val="none" w:sz="0" w:space="0" w:color="auto"/>
        <w:right w:val="none" w:sz="0" w:space="0" w:color="auto"/>
      </w:divBdr>
    </w:div>
    <w:div w:id="1851481565">
      <w:bodyDiv w:val="1"/>
      <w:marLeft w:val="0"/>
      <w:marRight w:val="0"/>
      <w:marTop w:val="0"/>
      <w:marBottom w:val="0"/>
      <w:divBdr>
        <w:top w:val="none" w:sz="0" w:space="0" w:color="auto"/>
        <w:left w:val="none" w:sz="0" w:space="0" w:color="auto"/>
        <w:bottom w:val="none" w:sz="0" w:space="0" w:color="auto"/>
        <w:right w:val="none" w:sz="0" w:space="0" w:color="auto"/>
      </w:divBdr>
    </w:div>
    <w:div w:id="1851942929">
      <w:bodyDiv w:val="1"/>
      <w:marLeft w:val="0"/>
      <w:marRight w:val="0"/>
      <w:marTop w:val="0"/>
      <w:marBottom w:val="0"/>
      <w:divBdr>
        <w:top w:val="none" w:sz="0" w:space="0" w:color="auto"/>
        <w:left w:val="none" w:sz="0" w:space="0" w:color="auto"/>
        <w:bottom w:val="none" w:sz="0" w:space="0" w:color="auto"/>
        <w:right w:val="none" w:sz="0" w:space="0" w:color="auto"/>
      </w:divBdr>
    </w:div>
    <w:div w:id="1851991353">
      <w:bodyDiv w:val="1"/>
      <w:marLeft w:val="0"/>
      <w:marRight w:val="0"/>
      <w:marTop w:val="0"/>
      <w:marBottom w:val="0"/>
      <w:divBdr>
        <w:top w:val="none" w:sz="0" w:space="0" w:color="auto"/>
        <w:left w:val="none" w:sz="0" w:space="0" w:color="auto"/>
        <w:bottom w:val="none" w:sz="0" w:space="0" w:color="auto"/>
        <w:right w:val="none" w:sz="0" w:space="0" w:color="auto"/>
      </w:divBdr>
    </w:div>
    <w:div w:id="1852404884">
      <w:bodyDiv w:val="1"/>
      <w:marLeft w:val="0"/>
      <w:marRight w:val="0"/>
      <w:marTop w:val="0"/>
      <w:marBottom w:val="0"/>
      <w:divBdr>
        <w:top w:val="none" w:sz="0" w:space="0" w:color="auto"/>
        <w:left w:val="none" w:sz="0" w:space="0" w:color="auto"/>
        <w:bottom w:val="none" w:sz="0" w:space="0" w:color="auto"/>
        <w:right w:val="none" w:sz="0" w:space="0" w:color="auto"/>
      </w:divBdr>
    </w:div>
    <w:div w:id="1852647149">
      <w:bodyDiv w:val="1"/>
      <w:marLeft w:val="0"/>
      <w:marRight w:val="0"/>
      <w:marTop w:val="0"/>
      <w:marBottom w:val="0"/>
      <w:divBdr>
        <w:top w:val="none" w:sz="0" w:space="0" w:color="auto"/>
        <w:left w:val="none" w:sz="0" w:space="0" w:color="auto"/>
        <w:bottom w:val="none" w:sz="0" w:space="0" w:color="auto"/>
        <w:right w:val="none" w:sz="0" w:space="0" w:color="auto"/>
      </w:divBdr>
    </w:div>
    <w:div w:id="1853642142">
      <w:bodyDiv w:val="1"/>
      <w:marLeft w:val="0"/>
      <w:marRight w:val="0"/>
      <w:marTop w:val="0"/>
      <w:marBottom w:val="0"/>
      <w:divBdr>
        <w:top w:val="none" w:sz="0" w:space="0" w:color="auto"/>
        <w:left w:val="none" w:sz="0" w:space="0" w:color="auto"/>
        <w:bottom w:val="none" w:sz="0" w:space="0" w:color="auto"/>
        <w:right w:val="none" w:sz="0" w:space="0" w:color="auto"/>
      </w:divBdr>
    </w:div>
    <w:div w:id="1853689851">
      <w:bodyDiv w:val="1"/>
      <w:marLeft w:val="0"/>
      <w:marRight w:val="0"/>
      <w:marTop w:val="0"/>
      <w:marBottom w:val="0"/>
      <w:divBdr>
        <w:top w:val="none" w:sz="0" w:space="0" w:color="auto"/>
        <w:left w:val="none" w:sz="0" w:space="0" w:color="auto"/>
        <w:bottom w:val="none" w:sz="0" w:space="0" w:color="auto"/>
        <w:right w:val="none" w:sz="0" w:space="0" w:color="auto"/>
      </w:divBdr>
    </w:div>
    <w:div w:id="1853951721">
      <w:bodyDiv w:val="1"/>
      <w:marLeft w:val="0"/>
      <w:marRight w:val="0"/>
      <w:marTop w:val="0"/>
      <w:marBottom w:val="0"/>
      <w:divBdr>
        <w:top w:val="none" w:sz="0" w:space="0" w:color="auto"/>
        <w:left w:val="none" w:sz="0" w:space="0" w:color="auto"/>
        <w:bottom w:val="none" w:sz="0" w:space="0" w:color="auto"/>
        <w:right w:val="none" w:sz="0" w:space="0" w:color="auto"/>
      </w:divBdr>
    </w:div>
    <w:div w:id="1854032316">
      <w:bodyDiv w:val="1"/>
      <w:marLeft w:val="0"/>
      <w:marRight w:val="0"/>
      <w:marTop w:val="0"/>
      <w:marBottom w:val="0"/>
      <w:divBdr>
        <w:top w:val="none" w:sz="0" w:space="0" w:color="auto"/>
        <w:left w:val="none" w:sz="0" w:space="0" w:color="auto"/>
        <w:bottom w:val="none" w:sz="0" w:space="0" w:color="auto"/>
        <w:right w:val="none" w:sz="0" w:space="0" w:color="auto"/>
      </w:divBdr>
    </w:div>
    <w:div w:id="1854106586">
      <w:bodyDiv w:val="1"/>
      <w:marLeft w:val="0"/>
      <w:marRight w:val="0"/>
      <w:marTop w:val="0"/>
      <w:marBottom w:val="0"/>
      <w:divBdr>
        <w:top w:val="none" w:sz="0" w:space="0" w:color="auto"/>
        <w:left w:val="none" w:sz="0" w:space="0" w:color="auto"/>
        <w:bottom w:val="none" w:sz="0" w:space="0" w:color="auto"/>
        <w:right w:val="none" w:sz="0" w:space="0" w:color="auto"/>
      </w:divBdr>
    </w:div>
    <w:div w:id="1854220826">
      <w:bodyDiv w:val="1"/>
      <w:marLeft w:val="0"/>
      <w:marRight w:val="0"/>
      <w:marTop w:val="0"/>
      <w:marBottom w:val="0"/>
      <w:divBdr>
        <w:top w:val="none" w:sz="0" w:space="0" w:color="auto"/>
        <w:left w:val="none" w:sz="0" w:space="0" w:color="auto"/>
        <w:bottom w:val="none" w:sz="0" w:space="0" w:color="auto"/>
        <w:right w:val="none" w:sz="0" w:space="0" w:color="auto"/>
      </w:divBdr>
    </w:div>
    <w:div w:id="1854489655">
      <w:bodyDiv w:val="1"/>
      <w:marLeft w:val="0"/>
      <w:marRight w:val="0"/>
      <w:marTop w:val="0"/>
      <w:marBottom w:val="0"/>
      <w:divBdr>
        <w:top w:val="none" w:sz="0" w:space="0" w:color="auto"/>
        <w:left w:val="none" w:sz="0" w:space="0" w:color="auto"/>
        <w:bottom w:val="none" w:sz="0" w:space="0" w:color="auto"/>
        <w:right w:val="none" w:sz="0" w:space="0" w:color="auto"/>
      </w:divBdr>
    </w:div>
    <w:div w:id="1854565709">
      <w:bodyDiv w:val="1"/>
      <w:marLeft w:val="0"/>
      <w:marRight w:val="0"/>
      <w:marTop w:val="0"/>
      <w:marBottom w:val="0"/>
      <w:divBdr>
        <w:top w:val="none" w:sz="0" w:space="0" w:color="auto"/>
        <w:left w:val="none" w:sz="0" w:space="0" w:color="auto"/>
        <w:bottom w:val="none" w:sz="0" w:space="0" w:color="auto"/>
        <w:right w:val="none" w:sz="0" w:space="0" w:color="auto"/>
      </w:divBdr>
    </w:div>
    <w:div w:id="1855068307">
      <w:bodyDiv w:val="1"/>
      <w:marLeft w:val="0"/>
      <w:marRight w:val="0"/>
      <w:marTop w:val="0"/>
      <w:marBottom w:val="0"/>
      <w:divBdr>
        <w:top w:val="none" w:sz="0" w:space="0" w:color="auto"/>
        <w:left w:val="none" w:sz="0" w:space="0" w:color="auto"/>
        <w:bottom w:val="none" w:sz="0" w:space="0" w:color="auto"/>
        <w:right w:val="none" w:sz="0" w:space="0" w:color="auto"/>
      </w:divBdr>
    </w:div>
    <w:div w:id="1855145805">
      <w:bodyDiv w:val="1"/>
      <w:marLeft w:val="0"/>
      <w:marRight w:val="0"/>
      <w:marTop w:val="0"/>
      <w:marBottom w:val="0"/>
      <w:divBdr>
        <w:top w:val="none" w:sz="0" w:space="0" w:color="auto"/>
        <w:left w:val="none" w:sz="0" w:space="0" w:color="auto"/>
        <w:bottom w:val="none" w:sz="0" w:space="0" w:color="auto"/>
        <w:right w:val="none" w:sz="0" w:space="0" w:color="auto"/>
      </w:divBdr>
    </w:div>
    <w:div w:id="1855418193">
      <w:bodyDiv w:val="1"/>
      <w:marLeft w:val="0"/>
      <w:marRight w:val="0"/>
      <w:marTop w:val="0"/>
      <w:marBottom w:val="0"/>
      <w:divBdr>
        <w:top w:val="none" w:sz="0" w:space="0" w:color="auto"/>
        <w:left w:val="none" w:sz="0" w:space="0" w:color="auto"/>
        <w:bottom w:val="none" w:sz="0" w:space="0" w:color="auto"/>
        <w:right w:val="none" w:sz="0" w:space="0" w:color="auto"/>
      </w:divBdr>
    </w:div>
    <w:div w:id="1855456988">
      <w:bodyDiv w:val="1"/>
      <w:marLeft w:val="0"/>
      <w:marRight w:val="0"/>
      <w:marTop w:val="0"/>
      <w:marBottom w:val="0"/>
      <w:divBdr>
        <w:top w:val="none" w:sz="0" w:space="0" w:color="auto"/>
        <w:left w:val="none" w:sz="0" w:space="0" w:color="auto"/>
        <w:bottom w:val="none" w:sz="0" w:space="0" w:color="auto"/>
        <w:right w:val="none" w:sz="0" w:space="0" w:color="auto"/>
      </w:divBdr>
    </w:div>
    <w:div w:id="1855726495">
      <w:bodyDiv w:val="1"/>
      <w:marLeft w:val="0"/>
      <w:marRight w:val="0"/>
      <w:marTop w:val="0"/>
      <w:marBottom w:val="0"/>
      <w:divBdr>
        <w:top w:val="none" w:sz="0" w:space="0" w:color="auto"/>
        <w:left w:val="none" w:sz="0" w:space="0" w:color="auto"/>
        <w:bottom w:val="none" w:sz="0" w:space="0" w:color="auto"/>
        <w:right w:val="none" w:sz="0" w:space="0" w:color="auto"/>
      </w:divBdr>
    </w:div>
    <w:div w:id="1855807210">
      <w:bodyDiv w:val="1"/>
      <w:marLeft w:val="0"/>
      <w:marRight w:val="0"/>
      <w:marTop w:val="0"/>
      <w:marBottom w:val="0"/>
      <w:divBdr>
        <w:top w:val="none" w:sz="0" w:space="0" w:color="auto"/>
        <w:left w:val="none" w:sz="0" w:space="0" w:color="auto"/>
        <w:bottom w:val="none" w:sz="0" w:space="0" w:color="auto"/>
        <w:right w:val="none" w:sz="0" w:space="0" w:color="auto"/>
      </w:divBdr>
    </w:div>
    <w:div w:id="1856110727">
      <w:bodyDiv w:val="1"/>
      <w:marLeft w:val="0"/>
      <w:marRight w:val="0"/>
      <w:marTop w:val="0"/>
      <w:marBottom w:val="0"/>
      <w:divBdr>
        <w:top w:val="none" w:sz="0" w:space="0" w:color="auto"/>
        <w:left w:val="none" w:sz="0" w:space="0" w:color="auto"/>
        <w:bottom w:val="none" w:sz="0" w:space="0" w:color="auto"/>
        <w:right w:val="none" w:sz="0" w:space="0" w:color="auto"/>
      </w:divBdr>
    </w:div>
    <w:div w:id="1856193577">
      <w:bodyDiv w:val="1"/>
      <w:marLeft w:val="0"/>
      <w:marRight w:val="0"/>
      <w:marTop w:val="0"/>
      <w:marBottom w:val="0"/>
      <w:divBdr>
        <w:top w:val="none" w:sz="0" w:space="0" w:color="auto"/>
        <w:left w:val="none" w:sz="0" w:space="0" w:color="auto"/>
        <w:bottom w:val="none" w:sz="0" w:space="0" w:color="auto"/>
        <w:right w:val="none" w:sz="0" w:space="0" w:color="auto"/>
      </w:divBdr>
    </w:div>
    <w:div w:id="1857310869">
      <w:bodyDiv w:val="1"/>
      <w:marLeft w:val="0"/>
      <w:marRight w:val="0"/>
      <w:marTop w:val="0"/>
      <w:marBottom w:val="0"/>
      <w:divBdr>
        <w:top w:val="none" w:sz="0" w:space="0" w:color="auto"/>
        <w:left w:val="none" w:sz="0" w:space="0" w:color="auto"/>
        <w:bottom w:val="none" w:sz="0" w:space="0" w:color="auto"/>
        <w:right w:val="none" w:sz="0" w:space="0" w:color="auto"/>
      </w:divBdr>
    </w:div>
    <w:div w:id="1858157431">
      <w:bodyDiv w:val="1"/>
      <w:marLeft w:val="0"/>
      <w:marRight w:val="0"/>
      <w:marTop w:val="0"/>
      <w:marBottom w:val="0"/>
      <w:divBdr>
        <w:top w:val="none" w:sz="0" w:space="0" w:color="auto"/>
        <w:left w:val="none" w:sz="0" w:space="0" w:color="auto"/>
        <w:bottom w:val="none" w:sz="0" w:space="0" w:color="auto"/>
        <w:right w:val="none" w:sz="0" w:space="0" w:color="auto"/>
      </w:divBdr>
    </w:div>
    <w:div w:id="1858230560">
      <w:bodyDiv w:val="1"/>
      <w:marLeft w:val="0"/>
      <w:marRight w:val="0"/>
      <w:marTop w:val="0"/>
      <w:marBottom w:val="0"/>
      <w:divBdr>
        <w:top w:val="none" w:sz="0" w:space="0" w:color="auto"/>
        <w:left w:val="none" w:sz="0" w:space="0" w:color="auto"/>
        <w:bottom w:val="none" w:sz="0" w:space="0" w:color="auto"/>
        <w:right w:val="none" w:sz="0" w:space="0" w:color="auto"/>
      </w:divBdr>
    </w:div>
    <w:div w:id="1858232929">
      <w:bodyDiv w:val="1"/>
      <w:marLeft w:val="0"/>
      <w:marRight w:val="0"/>
      <w:marTop w:val="0"/>
      <w:marBottom w:val="0"/>
      <w:divBdr>
        <w:top w:val="none" w:sz="0" w:space="0" w:color="auto"/>
        <w:left w:val="none" w:sz="0" w:space="0" w:color="auto"/>
        <w:bottom w:val="none" w:sz="0" w:space="0" w:color="auto"/>
        <w:right w:val="none" w:sz="0" w:space="0" w:color="auto"/>
      </w:divBdr>
    </w:div>
    <w:div w:id="1858813435">
      <w:bodyDiv w:val="1"/>
      <w:marLeft w:val="0"/>
      <w:marRight w:val="0"/>
      <w:marTop w:val="0"/>
      <w:marBottom w:val="0"/>
      <w:divBdr>
        <w:top w:val="none" w:sz="0" w:space="0" w:color="auto"/>
        <w:left w:val="none" w:sz="0" w:space="0" w:color="auto"/>
        <w:bottom w:val="none" w:sz="0" w:space="0" w:color="auto"/>
        <w:right w:val="none" w:sz="0" w:space="0" w:color="auto"/>
      </w:divBdr>
    </w:div>
    <w:div w:id="1859153580">
      <w:bodyDiv w:val="1"/>
      <w:marLeft w:val="0"/>
      <w:marRight w:val="0"/>
      <w:marTop w:val="0"/>
      <w:marBottom w:val="0"/>
      <w:divBdr>
        <w:top w:val="none" w:sz="0" w:space="0" w:color="auto"/>
        <w:left w:val="none" w:sz="0" w:space="0" w:color="auto"/>
        <w:bottom w:val="none" w:sz="0" w:space="0" w:color="auto"/>
        <w:right w:val="none" w:sz="0" w:space="0" w:color="auto"/>
      </w:divBdr>
    </w:div>
    <w:div w:id="1859734422">
      <w:bodyDiv w:val="1"/>
      <w:marLeft w:val="0"/>
      <w:marRight w:val="0"/>
      <w:marTop w:val="0"/>
      <w:marBottom w:val="0"/>
      <w:divBdr>
        <w:top w:val="none" w:sz="0" w:space="0" w:color="auto"/>
        <w:left w:val="none" w:sz="0" w:space="0" w:color="auto"/>
        <w:bottom w:val="none" w:sz="0" w:space="0" w:color="auto"/>
        <w:right w:val="none" w:sz="0" w:space="0" w:color="auto"/>
      </w:divBdr>
    </w:div>
    <w:div w:id="1860125262">
      <w:bodyDiv w:val="1"/>
      <w:marLeft w:val="0"/>
      <w:marRight w:val="0"/>
      <w:marTop w:val="0"/>
      <w:marBottom w:val="0"/>
      <w:divBdr>
        <w:top w:val="none" w:sz="0" w:space="0" w:color="auto"/>
        <w:left w:val="none" w:sz="0" w:space="0" w:color="auto"/>
        <w:bottom w:val="none" w:sz="0" w:space="0" w:color="auto"/>
        <w:right w:val="none" w:sz="0" w:space="0" w:color="auto"/>
      </w:divBdr>
    </w:div>
    <w:div w:id="1860389433">
      <w:bodyDiv w:val="1"/>
      <w:marLeft w:val="0"/>
      <w:marRight w:val="0"/>
      <w:marTop w:val="0"/>
      <w:marBottom w:val="0"/>
      <w:divBdr>
        <w:top w:val="none" w:sz="0" w:space="0" w:color="auto"/>
        <w:left w:val="none" w:sz="0" w:space="0" w:color="auto"/>
        <w:bottom w:val="none" w:sz="0" w:space="0" w:color="auto"/>
        <w:right w:val="none" w:sz="0" w:space="0" w:color="auto"/>
      </w:divBdr>
    </w:div>
    <w:div w:id="1860393714">
      <w:bodyDiv w:val="1"/>
      <w:marLeft w:val="0"/>
      <w:marRight w:val="0"/>
      <w:marTop w:val="0"/>
      <w:marBottom w:val="0"/>
      <w:divBdr>
        <w:top w:val="none" w:sz="0" w:space="0" w:color="auto"/>
        <w:left w:val="none" w:sz="0" w:space="0" w:color="auto"/>
        <w:bottom w:val="none" w:sz="0" w:space="0" w:color="auto"/>
        <w:right w:val="none" w:sz="0" w:space="0" w:color="auto"/>
      </w:divBdr>
    </w:div>
    <w:div w:id="1860463725">
      <w:bodyDiv w:val="1"/>
      <w:marLeft w:val="0"/>
      <w:marRight w:val="0"/>
      <w:marTop w:val="0"/>
      <w:marBottom w:val="0"/>
      <w:divBdr>
        <w:top w:val="none" w:sz="0" w:space="0" w:color="auto"/>
        <w:left w:val="none" w:sz="0" w:space="0" w:color="auto"/>
        <w:bottom w:val="none" w:sz="0" w:space="0" w:color="auto"/>
        <w:right w:val="none" w:sz="0" w:space="0" w:color="auto"/>
      </w:divBdr>
    </w:div>
    <w:div w:id="1860511637">
      <w:bodyDiv w:val="1"/>
      <w:marLeft w:val="0"/>
      <w:marRight w:val="0"/>
      <w:marTop w:val="0"/>
      <w:marBottom w:val="0"/>
      <w:divBdr>
        <w:top w:val="none" w:sz="0" w:space="0" w:color="auto"/>
        <w:left w:val="none" w:sz="0" w:space="0" w:color="auto"/>
        <w:bottom w:val="none" w:sz="0" w:space="0" w:color="auto"/>
        <w:right w:val="none" w:sz="0" w:space="0" w:color="auto"/>
      </w:divBdr>
    </w:div>
    <w:div w:id="1860924771">
      <w:bodyDiv w:val="1"/>
      <w:marLeft w:val="0"/>
      <w:marRight w:val="0"/>
      <w:marTop w:val="0"/>
      <w:marBottom w:val="0"/>
      <w:divBdr>
        <w:top w:val="none" w:sz="0" w:space="0" w:color="auto"/>
        <w:left w:val="none" w:sz="0" w:space="0" w:color="auto"/>
        <w:bottom w:val="none" w:sz="0" w:space="0" w:color="auto"/>
        <w:right w:val="none" w:sz="0" w:space="0" w:color="auto"/>
      </w:divBdr>
    </w:div>
    <w:div w:id="1860969534">
      <w:bodyDiv w:val="1"/>
      <w:marLeft w:val="0"/>
      <w:marRight w:val="0"/>
      <w:marTop w:val="0"/>
      <w:marBottom w:val="0"/>
      <w:divBdr>
        <w:top w:val="none" w:sz="0" w:space="0" w:color="auto"/>
        <w:left w:val="none" w:sz="0" w:space="0" w:color="auto"/>
        <w:bottom w:val="none" w:sz="0" w:space="0" w:color="auto"/>
        <w:right w:val="none" w:sz="0" w:space="0" w:color="auto"/>
      </w:divBdr>
    </w:div>
    <w:div w:id="1861159063">
      <w:bodyDiv w:val="1"/>
      <w:marLeft w:val="0"/>
      <w:marRight w:val="0"/>
      <w:marTop w:val="0"/>
      <w:marBottom w:val="0"/>
      <w:divBdr>
        <w:top w:val="none" w:sz="0" w:space="0" w:color="auto"/>
        <w:left w:val="none" w:sz="0" w:space="0" w:color="auto"/>
        <w:bottom w:val="none" w:sz="0" w:space="0" w:color="auto"/>
        <w:right w:val="none" w:sz="0" w:space="0" w:color="auto"/>
      </w:divBdr>
    </w:div>
    <w:div w:id="1861312670">
      <w:bodyDiv w:val="1"/>
      <w:marLeft w:val="0"/>
      <w:marRight w:val="0"/>
      <w:marTop w:val="0"/>
      <w:marBottom w:val="0"/>
      <w:divBdr>
        <w:top w:val="none" w:sz="0" w:space="0" w:color="auto"/>
        <w:left w:val="none" w:sz="0" w:space="0" w:color="auto"/>
        <w:bottom w:val="none" w:sz="0" w:space="0" w:color="auto"/>
        <w:right w:val="none" w:sz="0" w:space="0" w:color="auto"/>
      </w:divBdr>
    </w:div>
    <w:div w:id="1861578192">
      <w:bodyDiv w:val="1"/>
      <w:marLeft w:val="0"/>
      <w:marRight w:val="0"/>
      <w:marTop w:val="0"/>
      <w:marBottom w:val="0"/>
      <w:divBdr>
        <w:top w:val="none" w:sz="0" w:space="0" w:color="auto"/>
        <w:left w:val="none" w:sz="0" w:space="0" w:color="auto"/>
        <w:bottom w:val="none" w:sz="0" w:space="0" w:color="auto"/>
        <w:right w:val="none" w:sz="0" w:space="0" w:color="auto"/>
      </w:divBdr>
    </w:div>
    <w:div w:id="1861814823">
      <w:bodyDiv w:val="1"/>
      <w:marLeft w:val="0"/>
      <w:marRight w:val="0"/>
      <w:marTop w:val="0"/>
      <w:marBottom w:val="0"/>
      <w:divBdr>
        <w:top w:val="none" w:sz="0" w:space="0" w:color="auto"/>
        <w:left w:val="none" w:sz="0" w:space="0" w:color="auto"/>
        <w:bottom w:val="none" w:sz="0" w:space="0" w:color="auto"/>
        <w:right w:val="none" w:sz="0" w:space="0" w:color="auto"/>
      </w:divBdr>
    </w:div>
    <w:div w:id="1862165266">
      <w:bodyDiv w:val="1"/>
      <w:marLeft w:val="0"/>
      <w:marRight w:val="0"/>
      <w:marTop w:val="0"/>
      <w:marBottom w:val="0"/>
      <w:divBdr>
        <w:top w:val="none" w:sz="0" w:space="0" w:color="auto"/>
        <w:left w:val="none" w:sz="0" w:space="0" w:color="auto"/>
        <w:bottom w:val="none" w:sz="0" w:space="0" w:color="auto"/>
        <w:right w:val="none" w:sz="0" w:space="0" w:color="auto"/>
      </w:divBdr>
    </w:div>
    <w:div w:id="1862275825">
      <w:bodyDiv w:val="1"/>
      <w:marLeft w:val="0"/>
      <w:marRight w:val="0"/>
      <w:marTop w:val="0"/>
      <w:marBottom w:val="0"/>
      <w:divBdr>
        <w:top w:val="none" w:sz="0" w:space="0" w:color="auto"/>
        <w:left w:val="none" w:sz="0" w:space="0" w:color="auto"/>
        <w:bottom w:val="none" w:sz="0" w:space="0" w:color="auto"/>
        <w:right w:val="none" w:sz="0" w:space="0" w:color="auto"/>
      </w:divBdr>
    </w:div>
    <w:div w:id="1862433460">
      <w:bodyDiv w:val="1"/>
      <w:marLeft w:val="0"/>
      <w:marRight w:val="0"/>
      <w:marTop w:val="0"/>
      <w:marBottom w:val="0"/>
      <w:divBdr>
        <w:top w:val="none" w:sz="0" w:space="0" w:color="auto"/>
        <w:left w:val="none" w:sz="0" w:space="0" w:color="auto"/>
        <w:bottom w:val="none" w:sz="0" w:space="0" w:color="auto"/>
        <w:right w:val="none" w:sz="0" w:space="0" w:color="auto"/>
      </w:divBdr>
    </w:div>
    <w:div w:id="1863126254">
      <w:bodyDiv w:val="1"/>
      <w:marLeft w:val="0"/>
      <w:marRight w:val="0"/>
      <w:marTop w:val="0"/>
      <w:marBottom w:val="0"/>
      <w:divBdr>
        <w:top w:val="none" w:sz="0" w:space="0" w:color="auto"/>
        <w:left w:val="none" w:sz="0" w:space="0" w:color="auto"/>
        <w:bottom w:val="none" w:sz="0" w:space="0" w:color="auto"/>
        <w:right w:val="none" w:sz="0" w:space="0" w:color="auto"/>
      </w:divBdr>
    </w:div>
    <w:div w:id="1863207622">
      <w:bodyDiv w:val="1"/>
      <w:marLeft w:val="0"/>
      <w:marRight w:val="0"/>
      <w:marTop w:val="0"/>
      <w:marBottom w:val="0"/>
      <w:divBdr>
        <w:top w:val="none" w:sz="0" w:space="0" w:color="auto"/>
        <w:left w:val="none" w:sz="0" w:space="0" w:color="auto"/>
        <w:bottom w:val="none" w:sz="0" w:space="0" w:color="auto"/>
        <w:right w:val="none" w:sz="0" w:space="0" w:color="auto"/>
      </w:divBdr>
    </w:div>
    <w:div w:id="1863779684">
      <w:bodyDiv w:val="1"/>
      <w:marLeft w:val="0"/>
      <w:marRight w:val="0"/>
      <w:marTop w:val="0"/>
      <w:marBottom w:val="0"/>
      <w:divBdr>
        <w:top w:val="none" w:sz="0" w:space="0" w:color="auto"/>
        <w:left w:val="none" w:sz="0" w:space="0" w:color="auto"/>
        <w:bottom w:val="none" w:sz="0" w:space="0" w:color="auto"/>
        <w:right w:val="none" w:sz="0" w:space="0" w:color="auto"/>
      </w:divBdr>
    </w:div>
    <w:div w:id="1865051789">
      <w:bodyDiv w:val="1"/>
      <w:marLeft w:val="0"/>
      <w:marRight w:val="0"/>
      <w:marTop w:val="0"/>
      <w:marBottom w:val="0"/>
      <w:divBdr>
        <w:top w:val="none" w:sz="0" w:space="0" w:color="auto"/>
        <w:left w:val="none" w:sz="0" w:space="0" w:color="auto"/>
        <w:bottom w:val="none" w:sz="0" w:space="0" w:color="auto"/>
        <w:right w:val="none" w:sz="0" w:space="0" w:color="auto"/>
      </w:divBdr>
    </w:div>
    <w:div w:id="1865168900">
      <w:bodyDiv w:val="1"/>
      <w:marLeft w:val="0"/>
      <w:marRight w:val="0"/>
      <w:marTop w:val="0"/>
      <w:marBottom w:val="0"/>
      <w:divBdr>
        <w:top w:val="none" w:sz="0" w:space="0" w:color="auto"/>
        <w:left w:val="none" w:sz="0" w:space="0" w:color="auto"/>
        <w:bottom w:val="none" w:sz="0" w:space="0" w:color="auto"/>
        <w:right w:val="none" w:sz="0" w:space="0" w:color="auto"/>
      </w:divBdr>
    </w:div>
    <w:div w:id="1865436763">
      <w:bodyDiv w:val="1"/>
      <w:marLeft w:val="0"/>
      <w:marRight w:val="0"/>
      <w:marTop w:val="0"/>
      <w:marBottom w:val="0"/>
      <w:divBdr>
        <w:top w:val="none" w:sz="0" w:space="0" w:color="auto"/>
        <w:left w:val="none" w:sz="0" w:space="0" w:color="auto"/>
        <w:bottom w:val="none" w:sz="0" w:space="0" w:color="auto"/>
        <w:right w:val="none" w:sz="0" w:space="0" w:color="auto"/>
      </w:divBdr>
    </w:div>
    <w:div w:id="1865511357">
      <w:bodyDiv w:val="1"/>
      <w:marLeft w:val="0"/>
      <w:marRight w:val="0"/>
      <w:marTop w:val="0"/>
      <w:marBottom w:val="0"/>
      <w:divBdr>
        <w:top w:val="none" w:sz="0" w:space="0" w:color="auto"/>
        <w:left w:val="none" w:sz="0" w:space="0" w:color="auto"/>
        <w:bottom w:val="none" w:sz="0" w:space="0" w:color="auto"/>
        <w:right w:val="none" w:sz="0" w:space="0" w:color="auto"/>
      </w:divBdr>
    </w:div>
    <w:div w:id="1865753763">
      <w:bodyDiv w:val="1"/>
      <w:marLeft w:val="0"/>
      <w:marRight w:val="0"/>
      <w:marTop w:val="0"/>
      <w:marBottom w:val="0"/>
      <w:divBdr>
        <w:top w:val="none" w:sz="0" w:space="0" w:color="auto"/>
        <w:left w:val="none" w:sz="0" w:space="0" w:color="auto"/>
        <w:bottom w:val="none" w:sz="0" w:space="0" w:color="auto"/>
        <w:right w:val="none" w:sz="0" w:space="0" w:color="auto"/>
      </w:divBdr>
    </w:div>
    <w:div w:id="1866628819">
      <w:bodyDiv w:val="1"/>
      <w:marLeft w:val="0"/>
      <w:marRight w:val="0"/>
      <w:marTop w:val="0"/>
      <w:marBottom w:val="0"/>
      <w:divBdr>
        <w:top w:val="none" w:sz="0" w:space="0" w:color="auto"/>
        <w:left w:val="none" w:sz="0" w:space="0" w:color="auto"/>
        <w:bottom w:val="none" w:sz="0" w:space="0" w:color="auto"/>
        <w:right w:val="none" w:sz="0" w:space="0" w:color="auto"/>
      </w:divBdr>
    </w:div>
    <w:div w:id="1866750735">
      <w:bodyDiv w:val="1"/>
      <w:marLeft w:val="0"/>
      <w:marRight w:val="0"/>
      <w:marTop w:val="0"/>
      <w:marBottom w:val="0"/>
      <w:divBdr>
        <w:top w:val="none" w:sz="0" w:space="0" w:color="auto"/>
        <w:left w:val="none" w:sz="0" w:space="0" w:color="auto"/>
        <w:bottom w:val="none" w:sz="0" w:space="0" w:color="auto"/>
        <w:right w:val="none" w:sz="0" w:space="0" w:color="auto"/>
      </w:divBdr>
    </w:div>
    <w:div w:id="1866751173">
      <w:bodyDiv w:val="1"/>
      <w:marLeft w:val="0"/>
      <w:marRight w:val="0"/>
      <w:marTop w:val="0"/>
      <w:marBottom w:val="0"/>
      <w:divBdr>
        <w:top w:val="none" w:sz="0" w:space="0" w:color="auto"/>
        <w:left w:val="none" w:sz="0" w:space="0" w:color="auto"/>
        <w:bottom w:val="none" w:sz="0" w:space="0" w:color="auto"/>
        <w:right w:val="none" w:sz="0" w:space="0" w:color="auto"/>
      </w:divBdr>
    </w:div>
    <w:div w:id="1866819659">
      <w:bodyDiv w:val="1"/>
      <w:marLeft w:val="0"/>
      <w:marRight w:val="0"/>
      <w:marTop w:val="0"/>
      <w:marBottom w:val="0"/>
      <w:divBdr>
        <w:top w:val="none" w:sz="0" w:space="0" w:color="auto"/>
        <w:left w:val="none" w:sz="0" w:space="0" w:color="auto"/>
        <w:bottom w:val="none" w:sz="0" w:space="0" w:color="auto"/>
        <w:right w:val="none" w:sz="0" w:space="0" w:color="auto"/>
      </w:divBdr>
    </w:div>
    <w:div w:id="1867018836">
      <w:bodyDiv w:val="1"/>
      <w:marLeft w:val="0"/>
      <w:marRight w:val="0"/>
      <w:marTop w:val="0"/>
      <w:marBottom w:val="0"/>
      <w:divBdr>
        <w:top w:val="none" w:sz="0" w:space="0" w:color="auto"/>
        <w:left w:val="none" w:sz="0" w:space="0" w:color="auto"/>
        <w:bottom w:val="none" w:sz="0" w:space="0" w:color="auto"/>
        <w:right w:val="none" w:sz="0" w:space="0" w:color="auto"/>
      </w:divBdr>
    </w:div>
    <w:div w:id="1867716544">
      <w:bodyDiv w:val="1"/>
      <w:marLeft w:val="0"/>
      <w:marRight w:val="0"/>
      <w:marTop w:val="0"/>
      <w:marBottom w:val="0"/>
      <w:divBdr>
        <w:top w:val="none" w:sz="0" w:space="0" w:color="auto"/>
        <w:left w:val="none" w:sz="0" w:space="0" w:color="auto"/>
        <w:bottom w:val="none" w:sz="0" w:space="0" w:color="auto"/>
        <w:right w:val="none" w:sz="0" w:space="0" w:color="auto"/>
      </w:divBdr>
    </w:div>
    <w:div w:id="1867862924">
      <w:bodyDiv w:val="1"/>
      <w:marLeft w:val="0"/>
      <w:marRight w:val="0"/>
      <w:marTop w:val="0"/>
      <w:marBottom w:val="0"/>
      <w:divBdr>
        <w:top w:val="none" w:sz="0" w:space="0" w:color="auto"/>
        <w:left w:val="none" w:sz="0" w:space="0" w:color="auto"/>
        <w:bottom w:val="none" w:sz="0" w:space="0" w:color="auto"/>
        <w:right w:val="none" w:sz="0" w:space="0" w:color="auto"/>
      </w:divBdr>
    </w:div>
    <w:div w:id="1868058217">
      <w:bodyDiv w:val="1"/>
      <w:marLeft w:val="0"/>
      <w:marRight w:val="0"/>
      <w:marTop w:val="0"/>
      <w:marBottom w:val="0"/>
      <w:divBdr>
        <w:top w:val="none" w:sz="0" w:space="0" w:color="auto"/>
        <w:left w:val="none" w:sz="0" w:space="0" w:color="auto"/>
        <w:bottom w:val="none" w:sz="0" w:space="0" w:color="auto"/>
        <w:right w:val="none" w:sz="0" w:space="0" w:color="auto"/>
      </w:divBdr>
    </w:div>
    <w:div w:id="1868329803">
      <w:bodyDiv w:val="1"/>
      <w:marLeft w:val="0"/>
      <w:marRight w:val="0"/>
      <w:marTop w:val="0"/>
      <w:marBottom w:val="0"/>
      <w:divBdr>
        <w:top w:val="none" w:sz="0" w:space="0" w:color="auto"/>
        <w:left w:val="none" w:sz="0" w:space="0" w:color="auto"/>
        <w:bottom w:val="none" w:sz="0" w:space="0" w:color="auto"/>
        <w:right w:val="none" w:sz="0" w:space="0" w:color="auto"/>
      </w:divBdr>
    </w:div>
    <w:div w:id="1868447612">
      <w:bodyDiv w:val="1"/>
      <w:marLeft w:val="0"/>
      <w:marRight w:val="0"/>
      <w:marTop w:val="0"/>
      <w:marBottom w:val="0"/>
      <w:divBdr>
        <w:top w:val="none" w:sz="0" w:space="0" w:color="auto"/>
        <w:left w:val="none" w:sz="0" w:space="0" w:color="auto"/>
        <w:bottom w:val="none" w:sz="0" w:space="0" w:color="auto"/>
        <w:right w:val="none" w:sz="0" w:space="0" w:color="auto"/>
      </w:divBdr>
    </w:div>
    <w:div w:id="1868716853">
      <w:bodyDiv w:val="1"/>
      <w:marLeft w:val="0"/>
      <w:marRight w:val="0"/>
      <w:marTop w:val="0"/>
      <w:marBottom w:val="0"/>
      <w:divBdr>
        <w:top w:val="none" w:sz="0" w:space="0" w:color="auto"/>
        <w:left w:val="none" w:sz="0" w:space="0" w:color="auto"/>
        <w:bottom w:val="none" w:sz="0" w:space="0" w:color="auto"/>
        <w:right w:val="none" w:sz="0" w:space="0" w:color="auto"/>
      </w:divBdr>
    </w:div>
    <w:div w:id="1868785576">
      <w:bodyDiv w:val="1"/>
      <w:marLeft w:val="0"/>
      <w:marRight w:val="0"/>
      <w:marTop w:val="0"/>
      <w:marBottom w:val="0"/>
      <w:divBdr>
        <w:top w:val="none" w:sz="0" w:space="0" w:color="auto"/>
        <w:left w:val="none" w:sz="0" w:space="0" w:color="auto"/>
        <w:bottom w:val="none" w:sz="0" w:space="0" w:color="auto"/>
        <w:right w:val="none" w:sz="0" w:space="0" w:color="auto"/>
      </w:divBdr>
    </w:div>
    <w:div w:id="1868904263">
      <w:bodyDiv w:val="1"/>
      <w:marLeft w:val="0"/>
      <w:marRight w:val="0"/>
      <w:marTop w:val="0"/>
      <w:marBottom w:val="0"/>
      <w:divBdr>
        <w:top w:val="none" w:sz="0" w:space="0" w:color="auto"/>
        <w:left w:val="none" w:sz="0" w:space="0" w:color="auto"/>
        <w:bottom w:val="none" w:sz="0" w:space="0" w:color="auto"/>
        <w:right w:val="none" w:sz="0" w:space="0" w:color="auto"/>
      </w:divBdr>
    </w:div>
    <w:div w:id="1869100704">
      <w:bodyDiv w:val="1"/>
      <w:marLeft w:val="0"/>
      <w:marRight w:val="0"/>
      <w:marTop w:val="0"/>
      <w:marBottom w:val="0"/>
      <w:divBdr>
        <w:top w:val="none" w:sz="0" w:space="0" w:color="auto"/>
        <w:left w:val="none" w:sz="0" w:space="0" w:color="auto"/>
        <w:bottom w:val="none" w:sz="0" w:space="0" w:color="auto"/>
        <w:right w:val="none" w:sz="0" w:space="0" w:color="auto"/>
      </w:divBdr>
    </w:div>
    <w:div w:id="1869172461">
      <w:bodyDiv w:val="1"/>
      <w:marLeft w:val="0"/>
      <w:marRight w:val="0"/>
      <w:marTop w:val="0"/>
      <w:marBottom w:val="0"/>
      <w:divBdr>
        <w:top w:val="none" w:sz="0" w:space="0" w:color="auto"/>
        <w:left w:val="none" w:sz="0" w:space="0" w:color="auto"/>
        <w:bottom w:val="none" w:sz="0" w:space="0" w:color="auto"/>
        <w:right w:val="none" w:sz="0" w:space="0" w:color="auto"/>
      </w:divBdr>
    </w:div>
    <w:div w:id="1869222343">
      <w:bodyDiv w:val="1"/>
      <w:marLeft w:val="0"/>
      <w:marRight w:val="0"/>
      <w:marTop w:val="0"/>
      <w:marBottom w:val="0"/>
      <w:divBdr>
        <w:top w:val="none" w:sz="0" w:space="0" w:color="auto"/>
        <w:left w:val="none" w:sz="0" w:space="0" w:color="auto"/>
        <w:bottom w:val="none" w:sz="0" w:space="0" w:color="auto"/>
        <w:right w:val="none" w:sz="0" w:space="0" w:color="auto"/>
      </w:divBdr>
    </w:div>
    <w:div w:id="1869678369">
      <w:bodyDiv w:val="1"/>
      <w:marLeft w:val="0"/>
      <w:marRight w:val="0"/>
      <w:marTop w:val="0"/>
      <w:marBottom w:val="0"/>
      <w:divBdr>
        <w:top w:val="none" w:sz="0" w:space="0" w:color="auto"/>
        <w:left w:val="none" w:sz="0" w:space="0" w:color="auto"/>
        <w:bottom w:val="none" w:sz="0" w:space="0" w:color="auto"/>
        <w:right w:val="none" w:sz="0" w:space="0" w:color="auto"/>
      </w:divBdr>
    </w:div>
    <w:div w:id="1870725576">
      <w:bodyDiv w:val="1"/>
      <w:marLeft w:val="0"/>
      <w:marRight w:val="0"/>
      <w:marTop w:val="0"/>
      <w:marBottom w:val="0"/>
      <w:divBdr>
        <w:top w:val="none" w:sz="0" w:space="0" w:color="auto"/>
        <w:left w:val="none" w:sz="0" w:space="0" w:color="auto"/>
        <w:bottom w:val="none" w:sz="0" w:space="0" w:color="auto"/>
        <w:right w:val="none" w:sz="0" w:space="0" w:color="auto"/>
      </w:divBdr>
    </w:div>
    <w:div w:id="1870796773">
      <w:bodyDiv w:val="1"/>
      <w:marLeft w:val="0"/>
      <w:marRight w:val="0"/>
      <w:marTop w:val="0"/>
      <w:marBottom w:val="0"/>
      <w:divBdr>
        <w:top w:val="none" w:sz="0" w:space="0" w:color="auto"/>
        <w:left w:val="none" w:sz="0" w:space="0" w:color="auto"/>
        <w:bottom w:val="none" w:sz="0" w:space="0" w:color="auto"/>
        <w:right w:val="none" w:sz="0" w:space="0" w:color="auto"/>
      </w:divBdr>
    </w:div>
    <w:div w:id="1871260244">
      <w:bodyDiv w:val="1"/>
      <w:marLeft w:val="0"/>
      <w:marRight w:val="0"/>
      <w:marTop w:val="0"/>
      <w:marBottom w:val="0"/>
      <w:divBdr>
        <w:top w:val="none" w:sz="0" w:space="0" w:color="auto"/>
        <w:left w:val="none" w:sz="0" w:space="0" w:color="auto"/>
        <w:bottom w:val="none" w:sz="0" w:space="0" w:color="auto"/>
        <w:right w:val="none" w:sz="0" w:space="0" w:color="auto"/>
      </w:divBdr>
    </w:div>
    <w:div w:id="1871412679">
      <w:bodyDiv w:val="1"/>
      <w:marLeft w:val="0"/>
      <w:marRight w:val="0"/>
      <w:marTop w:val="0"/>
      <w:marBottom w:val="0"/>
      <w:divBdr>
        <w:top w:val="none" w:sz="0" w:space="0" w:color="auto"/>
        <w:left w:val="none" w:sz="0" w:space="0" w:color="auto"/>
        <w:bottom w:val="none" w:sz="0" w:space="0" w:color="auto"/>
        <w:right w:val="none" w:sz="0" w:space="0" w:color="auto"/>
      </w:divBdr>
    </w:div>
    <w:div w:id="1871525415">
      <w:bodyDiv w:val="1"/>
      <w:marLeft w:val="0"/>
      <w:marRight w:val="0"/>
      <w:marTop w:val="0"/>
      <w:marBottom w:val="0"/>
      <w:divBdr>
        <w:top w:val="none" w:sz="0" w:space="0" w:color="auto"/>
        <w:left w:val="none" w:sz="0" w:space="0" w:color="auto"/>
        <w:bottom w:val="none" w:sz="0" w:space="0" w:color="auto"/>
        <w:right w:val="none" w:sz="0" w:space="0" w:color="auto"/>
      </w:divBdr>
    </w:div>
    <w:div w:id="1871868113">
      <w:bodyDiv w:val="1"/>
      <w:marLeft w:val="0"/>
      <w:marRight w:val="0"/>
      <w:marTop w:val="0"/>
      <w:marBottom w:val="0"/>
      <w:divBdr>
        <w:top w:val="none" w:sz="0" w:space="0" w:color="auto"/>
        <w:left w:val="none" w:sz="0" w:space="0" w:color="auto"/>
        <w:bottom w:val="none" w:sz="0" w:space="0" w:color="auto"/>
        <w:right w:val="none" w:sz="0" w:space="0" w:color="auto"/>
      </w:divBdr>
    </w:div>
    <w:div w:id="1871987200">
      <w:bodyDiv w:val="1"/>
      <w:marLeft w:val="0"/>
      <w:marRight w:val="0"/>
      <w:marTop w:val="0"/>
      <w:marBottom w:val="0"/>
      <w:divBdr>
        <w:top w:val="none" w:sz="0" w:space="0" w:color="auto"/>
        <w:left w:val="none" w:sz="0" w:space="0" w:color="auto"/>
        <w:bottom w:val="none" w:sz="0" w:space="0" w:color="auto"/>
        <w:right w:val="none" w:sz="0" w:space="0" w:color="auto"/>
      </w:divBdr>
    </w:div>
    <w:div w:id="1871990562">
      <w:bodyDiv w:val="1"/>
      <w:marLeft w:val="0"/>
      <w:marRight w:val="0"/>
      <w:marTop w:val="0"/>
      <w:marBottom w:val="0"/>
      <w:divBdr>
        <w:top w:val="none" w:sz="0" w:space="0" w:color="auto"/>
        <w:left w:val="none" w:sz="0" w:space="0" w:color="auto"/>
        <w:bottom w:val="none" w:sz="0" w:space="0" w:color="auto"/>
        <w:right w:val="none" w:sz="0" w:space="0" w:color="auto"/>
      </w:divBdr>
    </w:div>
    <w:div w:id="1872037797">
      <w:bodyDiv w:val="1"/>
      <w:marLeft w:val="0"/>
      <w:marRight w:val="0"/>
      <w:marTop w:val="0"/>
      <w:marBottom w:val="0"/>
      <w:divBdr>
        <w:top w:val="none" w:sz="0" w:space="0" w:color="auto"/>
        <w:left w:val="none" w:sz="0" w:space="0" w:color="auto"/>
        <w:bottom w:val="none" w:sz="0" w:space="0" w:color="auto"/>
        <w:right w:val="none" w:sz="0" w:space="0" w:color="auto"/>
      </w:divBdr>
    </w:div>
    <w:div w:id="1872183163">
      <w:bodyDiv w:val="1"/>
      <w:marLeft w:val="0"/>
      <w:marRight w:val="0"/>
      <w:marTop w:val="0"/>
      <w:marBottom w:val="0"/>
      <w:divBdr>
        <w:top w:val="none" w:sz="0" w:space="0" w:color="auto"/>
        <w:left w:val="none" w:sz="0" w:space="0" w:color="auto"/>
        <w:bottom w:val="none" w:sz="0" w:space="0" w:color="auto"/>
        <w:right w:val="none" w:sz="0" w:space="0" w:color="auto"/>
      </w:divBdr>
    </w:div>
    <w:div w:id="1872263276">
      <w:bodyDiv w:val="1"/>
      <w:marLeft w:val="0"/>
      <w:marRight w:val="0"/>
      <w:marTop w:val="0"/>
      <w:marBottom w:val="0"/>
      <w:divBdr>
        <w:top w:val="none" w:sz="0" w:space="0" w:color="auto"/>
        <w:left w:val="none" w:sz="0" w:space="0" w:color="auto"/>
        <w:bottom w:val="none" w:sz="0" w:space="0" w:color="auto"/>
        <w:right w:val="none" w:sz="0" w:space="0" w:color="auto"/>
      </w:divBdr>
    </w:div>
    <w:div w:id="1872450471">
      <w:bodyDiv w:val="1"/>
      <w:marLeft w:val="0"/>
      <w:marRight w:val="0"/>
      <w:marTop w:val="0"/>
      <w:marBottom w:val="0"/>
      <w:divBdr>
        <w:top w:val="none" w:sz="0" w:space="0" w:color="auto"/>
        <w:left w:val="none" w:sz="0" w:space="0" w:color="auto"/>
        <w:bottom w:val="none" w:sz="0" w:space="0" w:color="auto"/>
        <w:right w:val="none" w:sz="0" w:space="0" w:color="auto"/>
      </w:divBdr>
    </w:div>
    <w:div w:id="1872571668">
      <w:bodyDiv w:val="1"/>
      <w:marLeft w:val="0"/>
      <w:marRight w:val="0"/>
      <w:marTop w:val="0"/>
      <w:marBottom w:val="0"/>
      <w:divBdr>
        <w:top w:val="none" w:sz="0" w:space="0" w:color="auto"/>
        <w:left w:val="none" w:sz="0" w:space="0" w:color="auto"/>
        <w:bottom w:val="none" w:sz="0" w:space="0" w:color="auto"/>
        <w:right w:val="none" w:sz="0" w:space="0" w:color="auto"/>
      </w:divBdr>
    </w:div>
    <w:div w:id="1872642847">
      <w:bodyDiv w:val="1"/>
      <w:marLeft w:val="0"/>
      <w:marRight w:val="0"/>
      <w:marTop w:val="0"/>
      <w:marBottom w:val="0"/>
      <w:divBdr>
        <w:top w:val="none" w:sz="0" w:space="0" w:color="auto"/>
        <w:left w:val="none" w:sz="0" w:space="0" w:color="auto"/>
        <w:bottom w:val="none" w:sz="0" w:space="0" w:color="auto"/>
        <w:right w:val="none" w:sz="0" w:space="0" w:color="auto"/>
      </w:divBdr>
    </w:div>
    <w:div w:id="1872911850">
      <w:bodyDiv w:val="1"/>
      <w:marLeft w:val="0"/>
      <w:marRight w:val="0"/>
      <w:marTop w:val="0"/>
      <w:marBottom w:val="0"/>
      <w:divBdr>
        <w:top w:val="none" w:sz="0" w:space="0" w:color="auto"/>
        <w:left w:val="none" w:sz="0" w:space="0" w:color="auto"/>
        <w:bottom w:val="none" w:sz="0" w:space="0" w:color="auto"/>
        <w:right w:val="none" w:sz="0" w:space="0" w:color="auto"/>
      </w:divBdr>
    </w:div>
    <w:div w:id="1872913373">
      <w:bodyDiv w:val="1"/>
      <w:marLeft w:val="0"/>
      <w:marRight w:val="0"/>
      <w:marTop w:val="0"/>
      <w:marBottom w:val="0"/>
      <w:divBdr>
        <w:top w:val="none" w:sz="0" w:space="0" w:color="auto"/>
        <w:left w:val="none" w:sz="0" w:space="0" w:color="auto"/>
        <w:bottom w:val="none" w:sz="0" w:space="0" w:color="auto"/>
        <w:right w:val="none" w:sz="0" w:space="0" w:color="auto"/>
      </w:divBdr>
    </w:div>
    <w:div w:id="1873153844">
      <w:bodyDiv w:val="1"/>
      <w:marLeft w:val="0"/>
      <w:marRight w:val="0"/>
      <w:marTop w:val="0"/>
      <w:marBottom w:val="0"/>
      <w:divBdr>
        <w:top w:val="none" w:sz="0" w:space="0" w:color="auto"/>
        <w:left w:val="none" w:sz="0" w:space="0" w:color="auto"/>
        <w:bottom w:val="none" w:sz="0" w:space="0" w:color="auto"/>
        <w:right w:val="none" w:sz="0" w:space="0" w:color="auto"/>
      </w:divBdr>
    </w:div>
    <w:div w:id="1873304654">
      <w:bodyDiv w:val="1"/>
      <w:marLeft w:val="0"/>
      <w:marRight w:val="0"/>
      <w:marTop w:val="0"/>
      <w:marBottom w:val="0"/>
      <w:divBdr>
        <w:top w:val="none" w:sz="0" w:space="0" w:color="auto"/>
        <w:left w:val="none" w:sz="0" w:space="0" w:color="auto"/>
        <w:bottom w:val="none" w:sz="0" w:space="0" w:color="auto"/>
        <w:right w:val="none" w:sz="0" w:space="0" w:color="auto"/>
      </w:divBdr>
    </w:div>
    <w:div w:id="1873374557">
      <w:bodyDiv w:val="1"/>
      <w:marLeft w:val="0"/>
      <w:marRight w:val="0"/>
      <w:marTop w:val="0"/>
      <w:marBottom w:val="0"/>
      <w:divBdr>
        <w:top w:val="none" w:sz="0" w:space="0" w:color="auto"/>
        <w:left w:val="none" w:sz="0" w:space="0" w:color="auto"/>
        <w:bottom w:val="none" w:sz="0" w:space="0" w:color="auto"/>
        <w:right w:val="none" w:sz="0" w:space="0" w:color="auto"/>
      </w:divBdr>
    </w:div>
    <w:div w:id="1873571115">
      <w:bodyDiv w:val="1"/>
      <w:marLeft w:val="0"/>
      <w:marRight w:val="0"/>
      <w:marTop w:val="0"/>
      <w:marBottom w:val="0"/>
      <w:divBdr>
        <w:top w:val="none" w:sz="0" w:space="0" w:color="auto"/>
        <w:left w:val="none" w:sz="0" w:space="0" w:color="auto"/>
        <w:bottom w:val="none" w:sz="0" w:space="0" w:color="auto"/>
        <w:right w:val="none" w:sz="0" w:space="0" w:color="auto"/>
      </w:divBdr>
    </w:div>
    <w:div w:id="1873612122">
      <w:bodyDiv w:val="1"/>
      <w:marLeft w:val="0"/>
      <w:marRight w:val="0"/>
      <w:marTop w:val="0"/>
      <w:marBottom w:val="0"/>
      <w:divBdr>
        <w:top w:val="none" w:sz="0" w:space="0" w:color="auto"/>
        <w:left w:val="none" w:sz="0" w:space="0" w:color="auto"/>
        <w:bottom w:val="none" w:sz="0" w:space="0" w:color="auto"/>
        <w:right w:val="none" w:sz="0" w:space="0" w:color="auto"/>
      </w:divBdr>
    </w:div>
    <w:div w:id="1873808761">
      <w:bodyDiv w:val="1"/>
      <w:marLeft w:val="0"/>
      <w:marRight w:val="0"/>
      <w:marTop w:val="0"/>
      <w:marBottom w:val="0"/>
      <w:divBdr>
        <w:top w:val="none" w:sz="0" w:space="0" w:color="auto"/>
        <w:left w:val="none" w:sz="0" w:space="0" w:color="auto"/>
        <w:bottom w:val="none" w:sz="0" w:space="0" w:color="auto"/>
        <w:right w:val="none" w:sz="0" w:space="0" w:color="auto"/>
      </w:divBdr>
    </w:div>
    <w:div w:id="1874079520">
      <w:bodyDiv w:val="1"/>
      <w:marLeft w:val="0"/>
      <w:marRight w:val="0"/>
      <w:marTop w:val="0"/>
      <w:marBottom w:val="0"/>
      <w:divBdr>
        <w:top w:val="none" w:sz="0" w:space="0" w:color="auto"/>
        <w:left w:val="none" w:sz="0" w:space="0" w:color="auto"/>
        <w:bottom w:val="none" w:sz="0" w:space="0" w:color="auto"/>
        <w:right w:val="none" w:sz="0" w:space="0" w:color="auto"/>
      </w:divBdr>
    </w:div>
    <w:div w:id="1874538519">
      <w:bodyDiv w:val="1"/>
      <w:marLeft w:val="0"/>
      <w:marRight w:val="0"/>
      <w:marTop w:val="0"/>
      <w:marBottom w:val="0"/>
      <w:divBdr>
        <w:top w:val="none" w:sz="0" w:space="0" w:color="auto"/>
        <w:left w:val="none" w:sz="0" w:space="0" w:color="auto"/>
        <w:bottom w:val="none" w:sz="0" w:space="0" w:color="auto"/>
        <w:right w:val="none" w:sz="0" w:space="0" w:color="auto"/>
      </w:divBdr>
    </w:div>
    <w:div w:id="1875650366">
      <w:bodyDiv w:val="1"/>
      <w:marLeft w:val="0"/>
      <w:marRight w:val="0"/>
      <w:marTop w:val="0"/>
      <w:marBottom w:val="0"/>
      <w:divBdr>
        <w:top w:val="none" w:sz="0" w:space="0" w:color="auto"/>
        <w:left w:val="none" w:sz="0" w:space="0" w:color="auto"/>
        <w:bottom w:val="none" w:sz="0" w:space="0" w:color="auto"/>
        <w:right w:val="none" w:sz="0" w:space="0" w:color="auto"/>
      </w:divBdr>
    </w:div>
    <w:div w:id="1875655669">
      <w:bodyDiv w:val="1"/>
      <w:marLeft w:val="0"/>
      <w:marRight w:val="0"/>
      <w:marTop w:val="0"/>
      <w:marBottom w:val="0"/>
      <w:divBdr>
        <w:top w:val="none" w:sz="0" w:space="0" w:color="auto"/>
        <w:left w:val="none" w:sz="0" w:space="0" w:color="auto"/>
        <w:bottom w:val="none" w:sz="0" w:space="0" w:color="auto"/>
        <w:right w:val="none" w:sz="0" w:space="0" w:color="auto"/>
      </w:divBdr>
    </w:div>
    <w:div w:id="1875731545">
      <w:bodyDiv w:val="1"/>
      <w:marLeft w:val="0"/>
      <w:marRight w:val="0"/>
      <w:marTop w:val="0"/>
      <w:marBottom w:val="0"/>
      <w:divBdr>
        <w:top w:val="none" w:sz="0" w:space="0" w:color="auto"/>
        <w:left w:val="none" w:sz="0" w:space="0" w:color="auto"/>
        <w:bottom w:val="none" w:sz="0" w:space="0" w:color="auto"/>
        <w:right w:val="none" w:sz="0" w:space="0" w:color="auto"/>
      </w:divBdr>
    </w:div>
    <w:div w:id="1876117126">
      <w:bodyDiv w:val="1"/>
      <w:marLeft w:val="0"/>
      <w:marRight w:val="0"/>
      <w:marTop w:val="0"/>
      <w:marBottom w:val="0"/>
      <w:divBdr>
        <w:top w:val="none" w:sz="0" w:space="0" w:color="auto"/>
        <w:left w:val="none" w:sz="0" w:space="0" w:color="auto"/>
        <w:bottom w:val="none" w:sz="0" w:space="0" w:color="auto"/>
        <w:right w:val="none" w:sz="0" w:space="0" w:color="auto"/>
      </w:divBdr>
    </w:div>
    <w:div w:id="1876307895">
      <w:bodyDiv w:val="1"/>
      <w:marLeft w:val="0"/>
      <w:marRight w:val="0"/>
      <w:marTop w:val="0"/>
      <w:marBottom w:val="0"/>
      <w:divBdr>
        <w:top w:val="none" w:sz="0" w:space="0" w:color="auto"/>
        <w:left w:val="none" w:sz="0" w:space="0" w:color="auto"/>
        <w:bottom w:val="none" w:sz="0" w:space="0" w:color="auto"/>
        <w:right w:val="none" w:sz="0" w:space="0" w:color="auto"/>
      </w:divBdr>
    </w:div>
    <w:div w:id="1876380764">
      <w:bodyDiv w:val="1"/>
      <w:marLeft w:val="0"/>
      <w:marRight w:val="0"/>
      <w:marTop w:val="0"/>
      <w:marBottom w:val="0"/>
      <w:divBdr>
        <w:top w:val="none" w:sz="0" w:space="0" w:color="auto"/>
        <w:left w:val="none" w:sz="0" w:space="0" w:color="auto"/>
        <w:bottom w:val="none" w:sz="0" w:space="0" w:color="auto"/>
        <w:right w:val="none" w:sz="0" w:space="0" w:color="auto"/>
      </w:divBdr>
    </w:div>
    <w:div w:id="1876888518">
      <w:bodyDiv w:val="1"/>
      <w:marLeft w:val="0"/>
      <w:marRight w:val="0"/>
      <w:marTop w:val="0"/>
      <w:marBottom w:val="0"/>
      <w:divBdr>
        <w:top w:val="none" w:sz="0" w:space="0" w:color="auto"/>
        <w:left w:val="none" w:sz="0" w:space="0" w:color="auto"/>
        <w:bottom w:val="none" w:sz="0" w:space="0" w:color="auto"/>
        <w:right w:val="none" w:sz="0" w:space="0" w:color="auto"/>
      </w:divBdr>
    </w:div>
    <w:div w:id="1877111185">
      <w:bodyDiv w:val="1"/>
      <w:marLeft w:val="0"/>
      <w:marRight w:val="0"/>
      <w:marTop w:val="0"/>
      <w:marBottom w:val="0"/>
      <w:divBdr>
        <w:top w:val="none" w:sz="0" w:space="0" w:color="auto"/>
        <w:left w:val="none" w:sz="0" w:space="0" w:color="auto"/>
        <w:bottom w:val="none" w:sz="0" w:space="0" w:color="auto"/>
        <w:right w:val="none" w:sz="0" w:space="0" w:color="auto"/>
      </w:divBdr>
    </w:div>
    <w:div w:id="1878002388">
      <w:bodyDiv w:val="1"/>
      <w:marLeft w:val="0"/>
      <w:marRight w:val="0"/>
      <w:marTop w:val="0"/>
      <w:marBottom w:val="0"/>
      <w:divBdr>
        <w:top w:val="none" w:sz="0" w:space="0" w:color="auto"/>
        <w:left w:val="none" w:sz="0" w:space="0" w:color="auto"/>
        <w:bottom w:val="none" w:sz="0" w:space="0" w:color="auto"/>
        <w:right w:val="none" w:sz="0" w:space="0" w:color="auto"/>
      </w:divBdr>
    </w:div>
    <w:div w:id="1879006662">
      <w:bodyDiv w:val="1"/>
      <w:marLeft w:val="0"/>
      <w:marRight w:val="0"/>
      <w:marTop w:val="0"/>
      <w:marBottom w:val="0"/>
      <w:divBdr>
        <w:top w:val="none" w:sz="0" w:space="0" w:color="auto"/>
        <w:left w:val="none" w:sz="0" w:space="0" w:color="auto"/>
        <w:bottom w:val="none" w:sz="0" w:space="0" w:color="auto"/>
        <w:right w:val="none" w:sz="0" w:space="0" w:color="auto"/>
      </w:divBdr>
    </w:div>
    <w:div w:id="1879393732">
      <w:bodyDiv w:val="1"/>
      <w:marLeft w:val="0"/>
      <w:marRight w:val="0"/>
      <w:marTop w:val="0"/>
      <w:marBottom w:val="0"/>
      <w:divBdr>
        <w:top w:val="none" w:sz="0" w:space="0" w:color="auto"/>
        <w:left w:val="none" w:sz="0" w:space="0" w:color="auto"/>
        <w:bottom w:val="none" w:sz="0" w:space="0" w:color="auto"/>
        <w:right w:val="none" w:sz="0" w:space="0" w:color="auto"/>
      </w:divBdr>
    </w:div>
    <w:div w:id="1879587264">
      <w:bodyDiv w:val="1"/>
      <w:marLeft w:val="0"/>
      <w:marRight w:val="0"/>
      <w:marTop w:val="0"/>
      <w:marBottom w:val="0"/>
      <w:divBdr>
        <w:top w:val="none" w:sz="0" w:space="0" w:color="auto"/>
        <w:left w:val="none" w:sz="0" w:space="0" w:color="auto"/>
        <w:bottom w:val="none" w:sz="0" w:space="0" w:color="auto"/>
        <w:right w:val="none" w:sz="0" w:space="0" w:color="auto"/>
      </w:divBdr>
    </w:div>
    <w:div w:id="1879928910">
      <w:bodyDiv w:val="1"/>
      <w:marLeft w:val="0"/>
      <w:marRight w:val="0"/>
      <w:marTop w:val="0"/>
      <w:marBottom w:val="0"/>
      <w:divBdr>
        <w:top w:val="none" w:sz="0" w:space="0" w:color="auto"/>
        <w:left w:val="none" w:sz="0" w:space="0" w:color="auto"/>
        <w:bottom w:val="none" w:sz="0" w:space="0" w:color="auto"/>
        <w:right w:val="none" w:sz="0" w:space="0" w:color="auto"/>
      </w:divBdr>
    </w:div>
    <w:div w:id="1879975007">
      <w:bodyDiv w:val="1"/>
      <w:marLeft w:val="0"/>
      <w:marRight w:val="0"/>
      <w:marTop w:val="0"/>
      <w:marBottom w:val="0"/>
      <w:divBdr>
        <w:top w:val="none" w:sz="0" w:space="0" w:color="auto"/>
        <w:left w:val="none" w:sz="0" w:space="0" w:color="auto"/>
        <w:bottom w:val="none" w:sz="0" w:space="0" w:color="auto"/>
        <w:right w:val="none" w:sz="0" w:space="0" w:color="auto"/>
      </w:divBdr>
    </w:div>
    <w:div w:id="1880388873">
      <w:bodyDiv w:val="1"/>
      <w:marLeft w:val="0"/>
      <w:marRight w:val="0"/>
      <w:marTop w:val="0"/>
      <w:marBottom w:val="0"/>
      <w:divBdr>
        <w:top w:val="none" w:sz="0" w:space="0" w:color="auto"/>
        <w:left w:val="none" w:sz="0" w:space="0" w:color="auto"/>
        <w:bottom w:val="none" w:sz="0" w:space="0" w:color="auto"/>
        <w:right w:val="none" w:sz="0" w:space="0" w:color="auto"/>
      </w:divBdr>
    </w:div>
    <w:div w:id="1880899553">
      <w:bodyDiv w:val="1"/>
      <w:marLeft w:val="0"/>
      <w:marRight w:val="0"/>
      <w:marTop w:val="0"/>
      <w:marBottom w:val="0"/>
      <w:divBdr>
        <w:top w:val="none" w:sz="0" w:space="0" w:color="auto"/>
        <w:left w:val="none" w:sz="0" w:space="0" w:color="auto"/>
        <w:bottom w:val="none" w:sz="0" w:space="0" w:color="auto"/>
        <w:right w:val="none" w:sz="0" w:space="0" w:color="auto"/>
      </w:divBdr>
    </w:div>
    <w:div w:id="1881085792">
      <w:bodyDiv w:val="1"/>
      <w:marLeft w:val="0"/>
      <w:marRight w:val="0"/>
      <w:marTop w:val="0"/>
      <w:marBottom w:val="0"/>
      <w:divBdr>
        <w:top w:val="none" w:sz="0" w:space="0" w:color="auto"/>
        <w:left w:val="none" w:sz="0" w:space="0" w:color="auto"/>
        <w:bottom w:val="none" w:sz="0" w:space="0" w:color="auto"/>
        <w:right w:val="none" w:sz="0" w:space="0" w:color="auto"/>
      </w:divBdr>
    </w:div>
    <w:div w:id="1881168930">
      <w:bodyDiv w:val="1"/>
      <w:marLeft w:val="0"/>
      <w:marRight w:val="0"/>
      <w:marTop w:val="0"/>
      <w:marBottom w:val="0"/>
      <w:divBdr>
        <w:top w:val="none" w:sz="0" w:space="0" w:color="auto"/>
        <w:left w:val="none" w:sz="0" w:space="0" w:color="auto"/>
        <w:bottom w:val="none" w:sz="0" w:space="0" w:color="auto"/>
        <w:right w:val="none" w:sz="0" w:space="0" w:color="auto"/>
      </w:divBdr>
    </w:div>
    <w:div w:id="1881555426">
      <w:bodyDiv w:val="1"/>
      <w:marLeft w:val="0"/>
      <w:marRight w:val="0"/>
      <w:marTop w:val="0"/>
      <w:marBottom w:val="0"/>
      <w:divBdr>
        <w:top w:val="none" w:sz="0" w:space="0" w:color="auto"/>
        <w:left w:val="none" w:sz="0" w:space="0" w:color="auto"/>
        <w:bottom w:val="none" w:sz="0" w:space="0" w:color="auto"/>
        <w:right w:val="none" w:sz="0" w:space="0" w:color="auto"/>
      </w:divBdr>
    </w:div>
    <w:div w:id="1881816101">
      <w:bodyDiv w:val="1"/>
      <w:marLeft w:val="0"/>
      <w:marRight w:val="0"/>
      <w:marTop w:val="0"/>
      <w:marBottom w:val="0"/>
      <w:divBdr>
        <w:top w:val="none" w:sz="0" w:space="0" w:color="auto"/>
        <w:left w:val="none" w:sz="0" w:space="0" w:color="auto"/>
        <w:bottom w:val="none" w:sz="0" w:space="0" w:color="auto"/>
        <w:right w:val="none" w:sz="0" w:space="0" w:color="auto"/>
      </w:divBdr>
    </w:div>
    <w:div w:id="1881893681">
      <w:bodyDiv w:val="1"/>
      <w:marLeft w:val="0"/>
      <w:marRight w:val="0"/>
      <w:marTop w:val="0"/>
      <w:marBottom w:val="0"/>
      <w:divBdr>
        <w:top w:val="none" w:sz="0" w:space="0" w:color="auto"/>
        <w:left w:val="none" w:sz="0" w:space="0" w:color="auto"/>
        <w:bottom w:val="none" w:sz="0" w:space="0" w:color="auto"/>
        <w:right w:val="none" w:sz="0" w:space="0" w:color="auto"/>
      </w:divBdr>
    </w:div>
    <w:div w:id="1881936950">
      <w:bodyDiv w:val="1"/>
      <w:marLeft w:val="0"/>
      <w:marRight w:val="0"/>
      <w:marTop w:val="0"/>
      <w:marBottom w:val="0"/>
      <w:divBdr>
        <w:top w:val="none" w:sz="0" w:space="0" w:color="auto"/>
        <w:left w:val="none" w:sz="0" w:space="0" w:color="auto"/>
        <w:bottom w:val="none" w:sz="0" w:space="0" w:color="auto"/>
        <w:right w:val="none" w:sz="0" w:space="0" w:color="auto"/>
      </w:divBdr>
    </w:div>
    <w:div w:id="1882357649">
      <w:bodyDiv w:val="1"/>
      <w:marLeft w:val="0"/>
      <w:marRight w:val="0"/>
      <w:marTop w:val="0"/>
      <w:marBottom w:val="0"/>
      <w:divBdr>
        <w:top w:val="none" w:sz="0" w:space="0" w:color="auto"/>
        <w:left w:val="none" w:sz="0" w:space="0" w:color="auto"/>
        <w:bottom w:val="none" w:sz="0" w:space="0" w:color="auto"/>
        <w:right w:val="none" w:sz="0" w:space="0" w:color="auto"/>
      </w:divBdr>
    </w:div>
    <w:div w:id="1882667257">
      <w:bodyDiv w:val="1"/>
      <w:marLeft w:val="0"/>
      <w:marRight w:val="0"/>
      <w:marTop w:val="0"/>
      <w:marBottom w:val="0"/>
      <w:divBdr>
        <w:top w:val="none" w:sz="0" w:space="0" w:color="auto"/>
        <w:left w:val="none" w:sz="0" w:space="0" w:color="auto"/>
        <w:bottom w:val="none" w:sz="0" w:space="0" w:color="auto"/>
        <w:right w:val="none" w:sz="0" w:space="0" w:color="auto"/>
      </w:divBdr>
    </w:div>
    <w:div w:id="1882747314">
      <w:bodyDiv w:val="1"/>
      <w:marLeft w:val="0"/>
      <w:marRight w:val="0"/>
      <w:marTop w:val="0"/>
      <w:marBottom w:val="0"/>
      <w:divBdr>
        <w:top w:val="none" w:sz="0" w:space="0" w:color="auto"/>
        <w:left w:val="none" w:sz="0" w:space="0" w:color="auto"/>
        <w:bottom w:val="none" w:sz="0" w:space="0" w:color="auto"/>
        <w:right w:val="none" w:sz="0" w:space="0" w:color="auto"/>
      </w:divBdr>
    </w:div>
    <w:div w:id="1883251173">
      <w:bodyDiv w:val="1"/>
      <w:marLeft w:val="0"/>
      <w:marRight w:val="0"/>
      <w:marTop w:val="0"/>
      <w:marBottom w:val="0"/>
      <w:divBdr>
        <w:top w:val="none" w:sz="0" w:space="0" w:color="auto"/>
        <w:left w:val="none" w:sz="0" w:space="0" w:color="auto"/>
        <w:bottom w:val="none" w:sz="0" w:space="0" w:color="auto"/>
        <w:right w:val="none" w:sz="0" w:space="0" w:color="auto"/>
      </w:divBdr>
    </w:div>
    <w:div w:id="1883639520">
      <w:bodyDiv w:val="1"/>
      <w:marLeft w:val="0"/>
      <w:marRight w:val="0"/>
      <w:marTop w:val="0"/>
      <w:marBottom w:val="0"/>
      <w:divBdr>
        <w:top w:val="none" w:sz="0" w:space="0" w:color="auto"/>
        <w:left w:val="none" w:sz="0" w:space="0" w:color="auto"/>
        <w:bottom w:val="none" w:sz="0" w:space="0" w:color="auto"/>
        <w:right w:val="none" w:sz="0" w:space="0" w:color="auto"/>
      </w:divBdr>
    </w:div>
    <w:div w:id="1883780840">
      <w:bodyDiv w:val="1"/>
      <w:marLeft w:val="0"/>
      <w:marRight w:val="0"/>
      <w:marTop w:val="0"/>
      <w:marBottom w:val="0"/>
      <w:divBdr>
        <w:top w:val="none" w:sz="0" w:space="0" w:color="auto"/>
        <w:left w:val="none" w:sz="0" w:space="0" w:color="auto"/>
        <w:bottom w:val="none" w:sz="0" w:space="0" w:color="auto"/>
        <w:right w:val="none" w:sz="0" w:space="0" w:color="auto"/>
      </w:divBdr>
    </w:div>
    <w:div w:id="1884050388">
      <w:bodyDiv w:val="1"/>
      <w:marLeft w:val="0"/>
      <w:marRight w:val="0"/>
      <w:marTop w:val="0"/>
      <w:marBottom w:val="0"/>
      <w:divBdr>
        <w:top w:val="none" w:sz="0" w:space="0" w:color="auto"/>
        <w:left w:val="none" w:sz="0" w:space="0" w:color="auto"/>
        <w:bottom w:val="none" w:sz="0" w:space="0" w:color="auto"/>
        <w:right w:val="none" w:sz="0" w:space="0" w:color="auto"/>
      </w:divBdr>
    </w:div>
    <w:div w:id="1884095360">
      <w:bodyDiv w:val="1"/>
      <w:marLeft w:val="0"/>
      <w:marRight w:val="0"/>
      <w:marTop w:val="0"/>
      <w:marBottom w:val="0"/>
      <w:divBdr>
        <w:top w:val="none" w:sz="0" w:space="0" w:color="auto"/>
        <w:left w:val="none" w:sz="0" w:space="0" w:color="auto"/>
        <w:bottom w:val="none" w:sz="0" w:space="0" w:color="auto"/>
        <w:right w:val="none" w:sz="0" w:space="0" w:color="auto"/>
      </w:divBdr>
    </w:div>
    <w:div w:id="1884636509">
      <w:bodyDiv w:val="1"/>
      <w:marLeft w:val="0"/>
      <w:marRight w:val="0"/>
      <w:marTop w:val="0"/>
      <w:marBottom w:val="0"/>
      <w:divBdr>
        <w:top w:val="none" w:sz="0" w:space="0" w:color="auto"/>
        <w:left w:val="none" w:sz="0" w:space="0" w:color="auto"/>
        <w:bottom w:val="none" w:sz="0" w:space="0" w:color="auto"/>
        <w:right w:val="none" w:sz="0" w:space="0" w:color="auto"/>
      </w:divBdr>
    </w:div>
    <w:div w:id="1884905749">
      <w:bodyDiv w:val="1"/>
      <w:marLeft w:val="0"/>
      <w:marRight w:val="0"/>
      <w:marTop w:val="0"/>
      <w:marBottom w:val="0"/>
      <w:divBdr>
        <w:top w:val="none" w:sz="0" w:space="0" w:color="auto"/>
        <w:left w:val="none" w:sz="0" w:space="0" w:color="auto"/>
        <w:bottom w:val="none" w:sz="0" w:space="0" w:color="auto"/>
        <w:right w:val="none" w:sz="0" w:space="0" w:color="auto"/>
      </w:divBdr>
    </w:div>
    <w:div w:id="1885093313">
      <w:bodyDiv w:val="1"/>
      <w:marLeft w:val="0"/>
      <w:marRight w:val="0"/>
      <w:marTop w:val="0"/>
      <w:marBottom w:val="0"/>
      <w:divBdr>
        <w:top w:val="none" w:sz="0" w:space="0" w:color="auto"/>
        <w:left w:val="none" w:sz="0" w:space="0" w:color="auto"/>
        <w:bottom w:val="none" w:sz="0" w:space="0" w:color="auto"/>
        <w:right w:val="none" w:sz="0" w:space="0" w:color="auto"/>
      </w:divBdr>
    </w:div>
    <w:div w:id="1885289513">
      <w:bodyDiv w:val="1"/>
      <w:marLeft w:val="0"/>
      <w:marRight w:val="0"/>
      <w:marTop w:val="0"/>
      <w:marBottom w:val="0"/>
      <w:divBdr>
        <w:top w:val="none" w:sz="0" w:space="0" w:color="auto"/>
        <w:left w:val="none" w:sz="0" w:space="0" w:color="auto"/>
        <w:bottom w:val="none" w:sz="0" w:space="0" w:color="auto"/>
        <w:right w:val="none" w:sz="0" w:space="0" w:color="auto"/>
      </w:divBdr>
    </w:div>
    <w:div w:id="1886091000">
      <w:bodyDiv w:val="1"/>
      <w:marLeft w:val="0"/>
      <w:marRight w:val="0"/>
      <w:marTop w:val="0"/>
      <w:marBottom w:val="0"/>
      <w:divBdr>
        <w:top w:val="none" w:sz="0" w:space="0" w:color="auto"/>
        <w:left w:val="none" w:sz="0" w:space="0" w:color="auto"/>
        <w:bottom w:val="none" w:sz="0" w:space="0" w:color="auto"/>
        <w:right w:val="none" w:sz="0" w:space="0" w:color="auto"/>
      </w:divBdr>
    </w:div>
    <w:div w:id="1887175768">
      <w:bodyDiv w:val="1"/>
      <w:marLeft w:val="0"/>
      <w:marRight w:val="0"/>
      <w:marTop w:val="0"/>
      <w:marBottom w:val="0"/>
      <w:divBdr>
        <w:top w:val="none" w:sz="0" w:space="0" w:color="auto"/>
        <w:left w:val="none" w:sz="0" w:space="0" w:color="auto"/>
        <w:bottom w:val="none" w:sz="0" w:space="0" w:color="auto"/>
        <w:right w:val="none" w:sz="0" w:space="0" w:color="auto"/>
      </w:divBdr>
    </w:div>
    <w:div w:id="1887524603">
      <w:bodyDiv w:val="1"/>
      <w:marLeft w:val="0"/>
      <w:marRight w:val="0"/>
      <w:marTop w:val="0"/>
      <w:marBottom w:val="0"/>
      <w:divBdr>
        <w:top w:val="none" w:sz="0" w:space="0" w:color="auto"/>
        <w:left w:val="none" w:sz="0" w:space="0" w:color="auto"/>
        <w:bottom w:val="none" w:sz="0" w:space="0" w:color="auto"/>
        <w:right w:val="none" w:sz="0" w:space="0" w:color="auto"/>
      </w:divBdr>
    </w:div>
    <w:div w:id="1887643734">
      <w:bodyDiv w:val="1"/>
      <w:marLeft w:val="0"/>
      <w:marRight w:val="0"/>
      <w:marTop w:val="0"/>
      <w:marBottom w:val="0"/>
      <w:divBdr>
        <w:top w:val="none" w:sz="0" w:space="0" w:color="auto"/>
        <w:left w:val="none" w:sz="0" w:space="0" w:color="auto"/>
        <w:bottom w:val="none" w:sz="0" w:space="0" w:color="auto"/>
        <w:right w:val="none" w:sz="0" w:space="0" w:color="auto"/>
      </w:divBdr>
    </w:div>
    <w:div w:id="1887833819">
      <w:bodyDiv w:val="1"/>
      <w:marLeft w:val="0"/>
      <w:marRight w:val="0"/>
      <w:marTop w:val="0"/>
      <w:marBottom w:val="0"/>
      <w:divBdr>
        <w:top w:val="none" w:sz="0" w:space="0" w:color="auto"/>
        <w:left w:val="none" w:sz="0" w:space="0" w:color="auto"/>
        <w:bottom w:val="none" w:sz="0" w:space="0" w:color="auto"/>
        <w:right w:val="none" w:sz="0" w:space="0" w:color="auto"/>
      </w:divBdr>
    </w:div>
    <w:div w:id="1888251145">
      <w:bodyDiv w:val="1"/>
      <w:marLeft w:val="0"/>
      <w:marRight w:val="0"/>
      <w:marTop w:val="0"/>
      <w:marBottom w:val="0"/>
      <w:divBdr>
        <w:top w:val="none" w:sz="0" w:space="0" w:color="auto"/>
        <w:left w:val="none" w:sz="0" w:space="0" w:color="auto"/>
        <w:bottom w:val="none" w:sz="0" w:space="0" w:color="auto"/>
        <w:right w:val="none" w:sz="0" w:space="0" w:color="auto"/>
      </w:divBdr>
    </w:div>
    <w:div w:id="1888367987">
      <w:bodyDiv w:val="1"/>
      <w:marLeft w:val="0"/>
      <w:marRight w:val="0"/>
      <w:marTop w:val="0"/>
      <w:marBottom w:val="0"/>
      <w:divBdr>
        <w:top w:val="none" w:sz="0" w:space="0" w:color="auto"/>
        <w:left w:val="none" w:sz="0" w:space="0" w:color="auto"/>
        <w:bottom w:val="none" w:sz="0" w:space="0" w:color="auto"/>
        <w:right w:val="none" w:sz="0" w:space="0" w:color="auto"/>
      </w:divBdr>
    </w:div>
    <w:div w:id="1888446201">
      <w:bodyDiv w:val="1"/>
      <w:marLeft w:val="0"/>
      <w:marRight w:val="0"/>
      <w:marTop w:val="0"/>
      <w:marBottom w:val="0"/>
      <w:divBdr>
        <w:top w:val="none" w:sz="0" w:space="0" w:color="auto"/>
        <w:left w:val="none" w:sz="0" w:space="0" w:color="auto"/>
        <w:bottom w:val="none" w:sz="0" w:space="0" w:color="auto"/>
        <w:right w:val="none" w:sz="0" w:space="0" w:color="auto"/>
      </w:divBdr>
    </w:div>
    <w:div w:id="1888909391">
      <w:bodyDiv w:val="1"/>
      <w:marLeft w:val="0"/>
      <w:marRight w:val="0"/>
      <w:marTop w:val="0"/>
      <w:marBottom w:val="0"/>
      <w:divBdr>
        <w:top w:val="none" w:sz="0" w:space="0" w:color="auto"/>
        <w:left w:val="none" w:sz="0" w:space="0" w:color="auto"/>
        <w:bottom w:val="none" w:sz="0" w:space="0" w:color="auto"/>
        <w:right w:val="none" w:sz="0" w:space="0" w:color="auto"/>
      </w:divBdr>
    </w:div>
    <w:div w:id="1889486958">
      <w:bodyDiv w:val="1"/>
      <w:marLeft w:val="0"/>
      <w:marRight w:val="0"/>
      <w:marTop w:val="0"/>
      <w:marBottom w:val="0"/>
      <w:divBdr>
        <w:top w:val="none" w:sz="0" w:space="0" w:color="auto"/>
        <w:left w:val="none" w:sz="0" w:space="0" w:color="auto"/>
        <w:bottom w:val="none" w:sz="0" w:space="0" w:color="auto"/>
        <w:right w:val="none" w:sz="0" w:space="0" w:color="auto"/>
      </w:divBdr>
    </w:div>
    <w:div w:id="1889534189">
      <w:bodyDiv w:val="1"/>
      <w:marLeft w:val="0"/>
      <w:marRight w:val="0"/>
      <w:marTop w:val="0"/>
      <w:marBottom w:val="0"/>
      <w:divBdr>
        <w:top w:val="none" w:sz="0" w:space="0" w:color="auto"/>
        <w:left w:val="none" w:sz="0" w:space="0" w:color="auto"/>
        <w:bottom w:val="none" w:sz="0" w:space="0" w:color="auto"/>
        <w:right w:val="none" w:sz="0" w:space="0" w:color="auto"/>
      </w:divBdr>
    </w:div>
    <w:div w:id="1889612165">
      <w:bodyDiv w:val="1"/>
      <w:marLeft w:val="0"/>
      <w:marRight w:val="0"/>
      <w:marTop w:val="0"/>
      <w:marBottom w:val="0"/>
      <w:divBdr>
        <w:top w:val="none" w:sz="0" w:space="0" w:color="auto"/>
        <w:left w:val="none" w:sz="0" w:space="0" w:color="auto"/>
        <w:bottom w:val="none" w:sz="0" w:space="0" w:color="auto"/>
        <w:right w:val="none" w:sz="0" w:space="0" w:color="auto"/>
      </w:divBdr>
    </w:div>
    <w:div w:id="1889803432">
      <w:bodyDiv w:val="1"/>
      <w:marLeft w:val="0"/>
      <w:marRight w:val="0"/>
      <w:marTop w:val="0"/>
      <w:marBottom w:val="0"/>
      <w:divBdr>
        <w:top w:val="none" w:sz="0" w:space="0" w:color="auto"/>
        <w:left w:val="none" w:sz="0" w:space="0" w:color="auto"/>
        <w:bottom w:val="none" w:sz="0" w:space="0" w:color="auto"/>
        <w:right w:val="none" w:sz="0" w:space="0" w:color="auto"/>
      </w:divBdr>
    </w:div>
    <w:div w:id="1889951099">
      <w:bodyDiv w:val="1"/>
      <w:marLeft w:val="0"/>
      <w:marRight w:val="0"/>
      <w:marTop w:val="0"/>
      <w:marBottom w:val="0"/>
      <w:divBdr>
        <w:top w:val="none" w:sz="0" w:space="0" w:color="auto"/>
        <w:left w:val="none" w:sz="0" w:space="0" w:color="auto"/>
        <w:bottom w:val="none" w:sz="0" w:space="0" w:color="auto"/>
        <w:right w:val="none" w:sz="0" w:space="0" w:color="auto"/>
      </w:divBdr>
    </w:div>
    <w:div w:id="1889994401">
      <w:bodyDiv w:val="1"/>
      <w:marLeft w:val="0"/>
      <w:marRight w:val="0"/>
      <w:marTop w:val="0"/>
      <w:marBottom w:val="0"/>
      <w:divBdr>
        <w:top w:val="none" w:sz="0" w:space="0" w:color="auto"/>
        <w:left w:val="none" w:sz="0" w:space="0" w:color="auto"/>
        <w:bottom w:val="none" w:sz="0" w:space="0" w:color="auto"/>
        <w:right w:val="none" w:sz="0" w:space="0" w:color="auto"/>
      </w:divBdr>
    </w:div>
    <w:div w:id="1890217074">
      <w:bodyDiv w:val="1"/>
      <w:marLeft w:val="0"/>
      <w:marRight w:val="0"/>
      <w:marTop w:val="0"/>
      <w:marBottom w:val="0"/>
      <w:divBdr>
        <w:top w:val="none" w:sz="0" w:space="0" w:color="auto"/>
        <w:left w:val="none" w:sz="0" w:space="0" w:color="auto"/>
        <w:bottom w:val="none" w:sz="0" w:space="0" w:color="auto"/>
        <w:right w:val="none" w:sz="0" w:space="0" w:color="auto"/>
      </w:divBdr>
    </w:div>
    <w:div w:id="1890727995">
      <w:bodyDiv w:val="1"/>
      <w:marLeft w:val="0"/>
      <w:marRight w:val="0"/>
      <w:marTop w:val="0"/>
      <w:marBottom w:val="0"/>
      <w:divBdr>
        <w:top w:val="none" w:sz="0" w:space="0" w:color="auto"/>
        <w:left w:val="none" w:sz="0" w:space="0" w:color="auto"/>
        <w:bottom w:val="none" w:sz="0" w:space="0" w:color="auto"/>
        <w:right w:val="none" w:sz="0" w:space="0" w:color="auto"/>
      </w:divBdr>
    </w:div>
    <w:div w:id="1891568834">
      <w:bodyDiv w:val="1"/>
      <w:marLeft w:val="0"/>
      <w:marRight w:val="0"/>
      <w:marTop w:val="0"/>
      <w:marBottom w:val="0"/>
      <w:divBdr>
        <w:top w:val="none" w:sz="0" w:space="0" w:color="auto"/>
        <w:left w:val="none" w:sz="0" w:space="0" w:color="auto"/>
        <w:bottom w:val="none" w:sz="0" w:space="0" w:color="auto"/>
        <w:right w:val="none" w:sz="0" w:space="0" w:color="auto"/>
      </w:divBdr>
    </w:div>
    <w:div w:id="1892031938">
      <w:bodyDiv w:val="1"/>
      <w:marLeft w:val="0"/>
      <w:marRight w:val="0"/>
      <w:marTop w:val="0"/>
      <w:marBottom w:val="0"/>
      <w:divBdr>
        <w:top w:val="none" w:sz="0" w:space="0" w:color="auto"/>
        <w:left w:val="none" w:sz="0" w:space="0" w:color="auto"/>
        <w:bottom w:val="none" w:sz="0" w:space="0" w:color="auto"/>
        <w:right w:val="none" w:sz="0" w:space="0" w:color="auto"/>
      </w:divBdr>
    </w:div>
    <w:div w:id="1892032267">
      <w:bodyDiv w:val="1"/>
      <w:marLeft w:val="0"/>
      <w:marRight w:val="0"/>
      <w:marTop w:val="0"/>
      <w:marBottom w:val="0"/>
      <w:divBdr>
        <w:top w:val="none" w:sz="0" w:space="0" w:color="auto"/>
        <w:left w:val="none" w:sz="0" w:space="0" w:color="auto"/>
        <w:bottom w:val="none" w:sz="0" w:space="0" w:color="auto"/>
        <w:right w:val="none" w:sz="0" w:space="0" w:color="auto"/>
      </w:divBdr>
    </w:div>
    <w:div w:id="1892106313">
      <w:bodyDiv w:val="1"/>
      <w:marLeft w:val="0"/>
      <w:marRight w:val="0"/>
      <w:marTop w:val="0"/>
      <w:marBottom w:val="0"/>
      <w:divBdr>
        <w:top w:val="none" w:sz="0" w:space="0" w:color="auto"/>
        <w:left w:val="none" w:sz="0" w:space="0" w:color="auto"/>
        <w:bottom w:val="none" w:sz="0" w:space="0" w:color="auto"/>
        <w:right w:val="none" w:sz="0" w:space="0" w:color="auto"/>
      </w:divBdr>
    </w:div>
    <w:div w:id="1892376843">
      <w:bodyDiv w:val="1"/>
      <w:marLeft w:val="0"/>
      <w:marRight w:val="0"/>
      <w:marTop w:val="0"/>
      <w:marBottom w:val="0"/>
      <w:divBdr>
        <w:top w:val="none" w:sz="0" w:space="0" w:color="auto"/>
        <w:left w:val="none" w:sz="0" w:space="0" w:color="auto"/>
        <w:bottom w:val="none" w:sz="0" w:space="0" w:color="auto"/>
        <w:right w:val="none" w:sz="0" w:space="0" w:color="auto"/>
      </w:divBdr>
    </w:div>
    <w:div w:id="1892377534">
      <w:bodyDiv w:val="1"/>
      <w:marLeft w:val="0"/>
      <w:marRight w:val="0"/>
      <w:marTop w:val="0"/>
      <w:marBottom w:val="0"/>
      <w:divBdr>
        <w:top w:val="none" w:sz="0" w:space="0" w:color="auto"/>
        <w:left w:val="none" w:sz="0" w:space="0" w:color="auto"/>
        <w:bottom w:val="none" w:sz="0" w:space="0" w:color="auto"/>
        <w:right w:val="none" w:sz="0" w:space="0" w:color="auto"/>
      </w:divBdr>
    </w:div>
    <w:div w:id="1892694064">
      <w:bodyDiv w:val="1"/>
      <w:marLeft w:val="0"/>
      <w:marRight w:val="0"/>
      <w:marTop w:val="0"/>
      <w:marBottom w:val="0"/>
      <w:divBdr>
        <w:top w:val="none" w:sz="0" w:space="0" w:color="auto"/>
        <w:left w:val="none" w:sz="0" w:space="0" w:color="auto"/>
        <w:bottom w:val="none" w:sz="0" w:space="0" w:color="auto"/>
        <w:right w:val="none" w:sz="0" w:space="0" w:color="auto"/>
      </w:divBdr>
    </w:div>
    <w:div w:id="1893078065">
      <w:bodyDiv w:val="1"/>
      <w:marLeft w:val="0"/>
      <w:marRight w:val="0"/>
      <w:marTop w:val="0"/>
      <w:marBottom w:val="0"/>
      <w:divBdr>
        <w:top w:val="none" w:sz="0" w:space="0" w:color="auto"/>
        <w:left w:val="none" w:sz="0" w:space="0" w:color="auto"/>
        <w:bottom w:val="none" w:sz="0" w:space="0" w:color="auto"/>
        <w:right w:val="none" w:sz="0" w:space="0" w:color="auto"/>
      </w:divBdr>
    </w:div>
    <w:div w:id="1893151457">
      <w:bodyDiv w:val="1"/>
      <w:marLeft w:val="0"/>
      <w:marRight w:val="0"/>
      <w:marTop w:val="0"/>
      <w:marBottom w:val="0"/>
      <w:divBdr>
        <w:top w:val="none" w:sz="0" w:space="0" w:color="auto"/>
        <w:left w:val="none" w:sz="0" w:space="0" w:color="auto"/>
        <w:bottom w:val="none" w:sz="0" w:space="0" w:color="auto"/>
        <w:right w:val="none" w:sz="0" w:space="0" w:color="auto"/>
      </w:divBdr>
    </w:div>
    <w:div w:id="1893154400">
      <w:bodyDiv w:val="1"/>
      <w:marLeft w:val="0"/>
      <w:marRight w:val="0"/>
      <w:marTop w:val="0"/>
      <w:marBottom w:val="0"/>
      <w:divBdr>
        <w:top w:val="none" w:sz="0" w:space="0" w:color="auto"/>
        <w:left w:val="none" w:sz="0" w:space="0" w:color="auto"/>
        <w:bottom w:val="none" w:sz="0" w:space="0" w:color="auto"/>
        <w:right w:val="none" w:sz="0" w:space="0" w:color="auto"/>
      </w:divBdr>
    </w:div>
    <w:div w:id="1893421142">
      <w:bodyDiv w:val="1"/>
      <w:marLeft w:val="0"/>
      <w:marRight w:val="0"/>
      <w:marTop w:val="0"/>
      <w:marBottom w:val="0"/>
      <w:divBdr>
        <w:top w:val="none" w:sz="0" w:space="0" w:color="auto"/>
        <w:left w:val="none" w:sz="0" w:space="0" w:color="auto"/>
        <w:bottom w:val="none" w:sz="0" w:space="0" w:color="auto"/>
        <w:right w:val="none" w:sz="0" w:space="0" w:color="auto"/>
      </w:divBdr>
    </w:div>
    <w:div w:id="1893614767">
      <w:bodyDiv w:val="1"/>
      <w:marLeft w:val="0"/>
      <w:marRight w:val="0"/>
      <w:marTop w:val="0"/>
      <w:marBottom w:val="0"/>
      <w:divBdr>
        <w:top w:val="none" w:sz="0" w:space="0" w:color="auto"/>
        <w:left w:val="none" w:sz="0" w:space="0" w:color="auto"/>
        <w:bottom w:val="none" w:sz="0" w:space="0" w:color="auto"/>
        <w:right w:val="none" w:sz="0" w:space="0" w:color="auto"/>
      </w:divBdr>
    </w:div>
    <w:div w:id="1894270781">
      <w:bodyDiv w:val="1"/>
      <w:marLeft w:val="0"/>
      <w:marRight w:val="0"/>
      <w:marTop w:val="0"/>
      <w:marBottom w:val="0"/>
      <w:divBdr>
        <w:top w:val="none" w:sz="0" w:space="0" w:color="auto"/>
        <w:left w:val="none" w:sz="0" w:space="0" w:color="auto"/>
        <w:bottom w:val="none" w:sz="0" w:space="0" w:color="auto"/>
        <w:right w:val="none" w:sz="0" w:space="0" w:color="auto"/>
      </w:divBdr>
    </w:div>
    <w:div w:id="1894343417">
      <w:bodyDiv w:val="1"/>
      <w:marLeft w:val="0"/>
      <w:marRight w:val="0"/>
      <w:marTop w:val="0"/>
      <w:marBottom w:val="0"/>
      <w:divBdr>
        <w:top w:val="none" w:sz="0" w:space="0" w:color="auto"/>
        <w:left w:val="none" w:sz="0" w:space="0" w:color="auto"/>
        <w:bottom w:val="none" w:sz="0" w:space="0" w:color="auto"/>
        <w:right w:val="none" w:sz="0" w:space="0" w:color="auto"/>
      </w:divBdr>
    </w:div>
    <w:div w:id="1894580385">
      <w:bodyDiv w:val="1"/>
      <w:marLeft w:val="0"/>
      <w:marRight w:val="0"/>
      <w:marTop w:val="0"/>
      <w:marBottom w:val="0"/>
      <w:divBdr>
        <w:top w:val="none" w:sz="0" w:space="0" w:color="auto"/>
        <w:left w:val="none" w:sz="0" w:space="0" w:color="auto"/>
        <w:bottom w:val="none" w:sz="0" w:space="0" w:color="auto"/>
        <w:right w:val="none" w:sz="0" w:space="0" w:color="auto"/>
      </w:divBdr>
    </w:div>
    <w:div w:id="1894921698">
      <w:bodyDiv w:val="1"/>
      <w:marLeft w:val="0"/>
      <w:marRight w:val="0"/>
      <w:marTop w:val="0"/>
      <w:marBottom w:val="0"/>
      <w:divBdr>
        <w:top w:val="none" w:sz="0" w:space="0" w:color="auto"/>
        <w:left w:val="none" w:sz="0" w:space="0" w:color="auto"/>
        <w:bottom w:val="none" w:sz="0" w:space="0" w:color="auto"/>
        <w:right w:val="none" w:sz="0" w:space="0" w:color="auto"/>
      </w:divBdr>
    </w:div>
    <w:div w:id="1895236112">
      <w:bodyDiv w:val="1"/>
      <w:marLeft w:val="0"/>
      <w:marRight w:val="0"/>
      <w:marTop w:val="0"/>
      <w:marBottom w:val="0"/>
      <w:divBdr>
        <w:top w:val="none" w:sz="0" w:space="0" w:color="auto"/>
        <w:left w:val="none" w:sz="0" w:space="0" w:color="auto"/>
        <w:bottom w:val="none" w:sz="0" w:space="0" w:color="auto"/>
        <w:right w:val="none" w:sz="0" w:space="0" w:color="auto"/>
      </w:divBdr>
    </w:div>
    <w:div w:id="1895773919">
      <w:bodyDiv w:val="1"/>
      <w:marLeft w:val="0"/>
      <w:marRight w:val="0"/>
      <w:marTop w:val="0"/>
      <w:marBottom w:val="0"/>
      <w:divBdr>
        <w:top w:val="none" w:sz="0" w:space="0" w:color="auto"/>
        <w:left w:val="none" w:sz="0" w:space="0" w:color="auto"/>
        <w:bottom w:val="none" w:sz="0" w:space="0" w:color="auto"/>
        <w:right w:val="none" w:sz="0" w:space="0" w:color="auto"/>
      </w:divBdr>
    </w:div>
    <w:div w:id="1896233791">
      <w:bodyDiv w:val="1"/>
      <w:marLeft w:val="0"/>
      <w:marRight w:val="0"/>
      <w:marTop w:val="0"/>
      <w:marBottom w:val="0"/>
      <w:divBdr>
        <w:top w:val="none" w:sz="0" w:space="0" w:color="auto"/>
        <w:left w:val="none" w:sz="0" w:space="0" w:color="auto"/>
        <w:bottom w:val="none" w:sz="0" w:space="0" w:color="auto"/>
        <w:right w:val="none" w:sz="0" w:space="0" w:color="auto"/>
      </w:divBdr>
    </w:div>
    <w:div w:id="1896310221">
      <w:bodyDiv w:val="1"/>
      <w:marLeft w:val="0"/>
      <w:marRight w:val="0"/>
      <w:marTop w:val="0"/>
      <w:marBottom w:val="0"/>
      <w:divBdr>
        <w:top w:val="none" w:sz="0" w:space="0" w:color="auto"/>
        <w:left w:val="none" w:sz="0" w:space="0" w:color="auto"/>
        <w:bottom w:val="none" w:sz="0" w:space="0" w:color="auto"/>
        <w:right w:val="none" w:sz="0" w:space="0" w:color="auto"/>
      </w:divBdr>
    </w:div>
    <w:div w:id="1896351307">
      <w:bodyDiv w:val="1"/>
      <w:marLeft w:val="0"/>
      <w:marRight w:val="0"/>
      <w:marTop w:val="0"/>
      <w:marBottom w:val="0"/>
      <w:divBdr>
        <w:top w:val="none" w:sz="0" w:space="0" w:color="auto"/>
        <w:left w:val="none" w:sz="0" w:space="0" w:color="auto"/>
        <w:bottom w:val="none" w:sz="0" w:space="0" w:color="auto"/>
        <w:right w:val="none" w:sz="0" w:space="0" w:color="auto"/>
      </w:divBdr>
    </w:div>
    <w:div w:id="1896551039">
      <w:bodyDiv w:val="1"/>
      <w:marLeft w:val="0"/>
      <w:marRight w:val="0"/>
      <w:marTop w:val="0"/>
      <w:marBottom w:val="0"/>
      <w:divBdr>
        <w:top w:val="none" w:sz="0" w:space="0" w:color="auto"/>
        <w:left w:val="none" w:sz="0" w:space="0" w:color="auto"/>
        <w:bottom w:val="none" w:sz="0" w:space="0" w:color="auto"/>
        <w:right w:val="none" w:sz="0" w:space="0" w:color="auto"/>
      </w:divBdr>
    </w:div>
    <w:div w:id="1896575662">
      <w:bodyDiv w:val="1"/>
      <w:marLeft w:val="0"/>
      <w:marRight w:val="0"/>
      <w:marTop w:val="0"/>
      <w:marBottom w:val="0"/>
      <w:divBdr>
        <w:top w:val="none" w:sz="0" w:space="0" w:color="auto"/>
        <w:left w:val="none" w:sz="0" w:space="0" w:color="auto"/>
        <w:bottom w:val="none" w:sz="0" w:space="0" w:color="auto"/>
        <w:right w:val="none" w:sz="0" w:space="0" w:color="auto"/>
      </w:divBdr>
    </w:div>
    <w:div w:id="1896967330">
      <w:bodyDiv w:val="1"/>
      <w:marLeft w:val="0"/>
      <w:marRight w:val="0"/>
      <w:marTop w:val="0"/>
      <w:marBottom w:val="0"/>
      <w:divBdr>
        <w:top w:val="none" w:sz="0" w:space="0" w:color="auto"/>
        <w:left w:val="none" w:sz="0" w:space="0" w:color="auto"/>
        <w:bottom w:val="none" w:sz="0" w:space="0" w:color="auto"/>
        <w:right w:val="none" w:sz="0" w:space="0" w:color="auto"/>
      </w:divBdr>
    </w:div>
    <w:div w:id="1897352336">
      <w:bodyDiv w:val="1"/>
      <w:marLeft w:val="0"/>
      <w:marRight w:val="0"/>
      <w:marTop w:val="0"/>
      <w:marBottom w:val="0"/>
      <w:divBdr>
        <w:top w:val="none" w:sz="0" w:space="0" w:color="auto"/>
        <w:left w:val="none" w:sz="0" w:space="0" w:color="auto"/>
        <w:bottom w:val="none" w:sz="0" w:space="0" w:color="auto"/>
        <w:right w:val="none" w:sz="0" w:space="0" w:color="auto"/>
      </w:divBdr>
    </w:div>
    <w:div w:id="1897469705">
      <w:bodyDiv w:val="1"/>
      <w:marLeft w:val="0"/>
      <w:marRight w:val="0"/>
      <w:marTop w:val="0"/>
      <w:marBottom w:val="0"/>
      <w:divBdr>
        <w:top w:val="none" w:sz="0" w:space="0" w:color="auto"/>
        <w:left w:val="none" w:sz="0" w:space="0" w:color="auto"/>
        <w:bottom w:val="none" w:sz="0" w:space="0" w:color="auto"/>
        <w:right w:val="none" w:sz="0" w:space="0" w:color="auto"/>
      </w:divBdr>
    </w:div>
    <w:div w:id="1899121172">
      <w:bodyDiv w:val="1"/>
      <w:marLeft w:val="0"/>
      <w:marRight w:val="0"/>
      <w:marTop w:val="0"/>
      <w:marBottom w:val="0"/>
      <w:divBdr>
        <w:top w:val="none" w:sz="0" w:space="0" w:color="auto"/>
        <w:left w:val="none" w:sz="0" w:space="0" w:color="auto"/>
        <w:bottom w:val="none" w:sz="0" w:space="0" w:color="auto"/>
        <w:right w:val="none" w:sz="0" w:space="0" w:color="auto"/>
      </w:divBdr>
    </w:div>
    <w:div w:id="1899125143">
      <w:bodyDiv w:val="1"/>
      <w:marLeft w:val="0"/>
      <w:marRight w:val="0"/>
      <w:marTop w:val="0"/>
      <w:marBottom w:val="0"/>
      <w:divBdr>
        <w:top w:val="none" w:sz="0" w:space="0" w:color="auto"/>
        <w:left w:val="none" w:sz="0" w:space="0" w:color="auto"/>
        <w:bottom w:val="none" w:sz="0" w:space="0" w:color="auto"/>
        <w:right w:val="none" w:sz="0" w:space="0" w:color="auto"/>
      </w:divBdr>
    </w:div>
    <w:div w:id="1899317295">
      <w:bodyDiv w:val="1"/>
      <w:marLeft w:val="0"/>
      <w:marRight w:val="0"/>
      <w:marTop w:val="0"/>
      <w:marBottom w:val="0"/>
      <w:divBdr>
        <w:top w:val="none" w:sz="0" w:space="0" w:color="auto"/>
        <w:left w:val="none" w:sz="0" w:space="0" w:color="auto"/>
        <w:bottom w:val="none" w:sz="0" w:space="0" w:color="auto"/>
        <w:right w:val="none" w:sz="0" w:space="0" w:color="auto"/>
      </w:divBdr>
    </w:div>
    <w:div w:id="1899590119">
      <w:bodyDiv w:val="1"/>
      <w:marLeft w:val="0"/>
      <w:marRight w:val="0"/>
      <w:marTop w:val="0"/>
      <w:marBottom w:val="0"/>
      <w:divBdr>
        <w:top w:val="none" w:sz="0" w:space="0" w:color="auto"/>
        <w:left w:val="none" w:sz="0" w:space="0" w:color="auto"/>
        <w:bottom w:val="none" w:sz="0" w:space="0" w:color="auto"/>
        <w:right w:val="none" w:sz="0" w:space="0" w:color="auto"/>
      </w:divBdr>
    </w:div>
    <w:div w:id="1899628020">
      <w:bodyDiv w:val="1"/>
      <w:marLeft w:val="0"/>
      <w:marRight w:val="0"/>
      <w:marTop w:val="0"/>
      <w:marBottom w:val="0"/>
      <w:divBdr>
        <w:top w:val="none" w:sz="0" w:space="0" w:color="auto"/>
        <w:left w:val="none" w:sz="0" w:space="0" w:color="auto"/>
        <w:bottom w:val="none" w:sz="0" w:space="0" w:color="auto"/>
        <w:right w:val="none" w:sz="0" w:space="0" w:color="auto"/>
      </w:divBdr>
    </w:div>
    <w:div w:id="1900167095">
      <w:bodyDiv w:val="1"/>
      <w:marLeft w:val="0"/>
      <w:marRight w:val="0"/>
      <w:marTop w:val="0"/>
      <w:marBottom w:val="0"/>
      <w:divBdr>
        <w:top w:val="none" w:sz="0" w:space="0" w:color="auto"/>
        <w:left w:val="none" w:sz="0" w:space="0" w:color="auto"/>
        <w:bottom w:val="none" w:sz="0" w:space="0" w:color="auto"/>
        <w:right w:val="none" w:sz="0" w:space="0" w:color="auto"/>
      </w:divBdr>
    </w:div>
    <w:div w:id="1900819708">
      <w:bodyDiv w:val="1"/>
      <w:marLeft w:val="0"/>
      <w:marRight w:val="0"/>
      <w:marTop w:val="0"/>
      <w:marBottom w:val="0"/>
      <w:divBdr>
        <w:top w:val="none" w:sz="0" w:space="0" w:color="auto"/>
        <w:left w:val="none" w:sz="0" w:space="0" w:color="auto"/>
        <w:bottom w:val="none" w:sz="0" w:space="0" w:color="auto"/>
        <w:right w:val="none" w:sz="0" w:space="0" w:color="auto"/>
      </w:divBdr>
    </w:div>
    <w:div w:id="1900902347">
      <w:bodyDiv w:val="1"/>
      <w:marLeft w:val="0"/>
      <w:marRight w:val="0"/>
      <w:marTop w:val="0"/>
      <w:marBottom w:val="0"/>
      <w:divBdr>
        <w:top w:val="none" w:sz="0" w:space="0" w:color="auto"/>
        <w:left w:val="none" w:sz="0" w:space="0" w:color="auto"/>
        <w:bottom w:val="none" w:sz="0" w:space="0" w:color="auto"/>
        <w:right w:val="none" w:sz="0" w:space="0" w:color="auto"/>
      </w:divBdr>
    </w:div>
    <w:div w:id="1901018845">
      <w:bodyDiv w:val="1"/>
      <w:marLeft w:val="0"/>
      <w:marRight w:val="0"/>
      <w:marTop w:val="0"/>
      <w:marBottom w:val="0"/>
      <w:divBdr>
        <w:top w:val="none" w:sz="0" w:space="0" w:color="auto"/>
        <w:left w:val="none" w:sz="0" w:space="0" w:color="auto"/>
        <w:bottom w:val="none" w:sz="0" w:space="0" w:color="auto"/>
        <w:right w:val="none" w:sz="0" w:space="0" w:color="auto"/>
      </w:divBdr>
    </w:div>
    <w:div w:id="1901135642">
      <w:bodyDiv w:val="1"/>
      <w:marLeft w:val="0"/>
      <w:marRight w:val="0"/>
      <w:marTop w:val="0"/>
      <w:marBottom w:val="0"/>
      <w:divBdr>
        <w:top w:val="none" w:sz="0" w:space="0" w:color="auto"/>
        <w:left w:val="none" w:sz="0" w:space="0" w:color="auto"/>
        <w:bottom w:val="none" w:sz="0" w:space="0" w:color="auto"/>
        <w:right w:val="none" w:sz="0" w:space="0" w:color="auto"/>
      </w:divBdr>
    </w:div>
    <w:div w:id="1901164209">
      <w:bodyDiv w:val="1"/>
      <w:marLeft w:val="0"/>
      <w:marRight w:val="0"/>
      <w:marTop w:val="0"/>
      <w:marBottom w:val="0"/>
      <w:divBdr>
        <w:top w:val="none" w:sz="0" w:space="0" w:color="auto"/>
        <w:left w:val="none" w:sz="0" w:space="0" w:color="auto"/>
        <w:bottom w:val="none" w:sz="0" w:space="0" w:color="auto"/>
        <w:right w:val="none" w:sz="0" w:space="0" w:color="auto"/>
      </w:divBdr>
    </w:div>
    <w:div w:id="1901286202">
      <w:bodyDiv w:val="1"/>
      <w:marLeft w:val="0"/>
      <w:marRight w:val="0"/>
      <w:marTop w:val="0"/>
      <w:marBottom w:val="0"/>
      <w:divBdr>
        <w:top w:val="none" w:sz="0" w:space="0" w:color="auto"/>
        <w:left w:val="none" w:sz="0" w:space="0" w:color="auto"/>
        <w:bottom w:val="none" w:sz="0" w:space="0" w:color="auto"/>
        <w:right w:val="none" w:sz="0" w:space="0" w:color="auto"/>
      </w:divBdr>
    </w:div>
    <w:div w:id="1901596138">
      <w:bodyDiv w:val="1"/>
      <w:marLeft w:val="0"/>
      <w:marRight w:val="0"/>
      <w:marTop w:val="0"/>
      <w:marBottom w:val="0"/>
      <w:divBdr>
        <w:top w:val="none" w:sz="0" w:space="0" w:color="auto"/>
        <w:left w:val="none" w:sz="0" w:space="0" w:color="auto"/>
        <w:bottom w:val="none" w:sz="0" w:space="0" w:color="auto"/>
        <w:right w:val="none" w:sz="0" w:space="0" w:color="auto"/>
      </w:divBdr>
    </w:div>
    <w:div w:id="1901599225">
      <w:bodyDiv w:val="1"/>
      <w:marLeft w:val="0"/>
      <w:marRight w:val="0"/>
      <w:marTop w:val="0"/>
      <w:marBottom w:val="0"/>
      <w:divBdr>
        <w:top w:val="none" w:sz="0" w:space="0" w:color="auto"/>
        <w:left w:val="none" w:sz="0" w:space="0" w:color="auto"/>
        <w:bottom w:val="none" w:sz="0" w:space="0" w:color="auto"/>
        <w:right w:val="none" w:sz="0" w:space="0" w:color="auto"/>
      </w:divBdr>
    </w:div>
    <w:div w:id="1901821502">
      <w:bodyDiv w:val="1"/>
      <w:marLeft w:val="0"/>
      <w:marRight w:val="0"/>
      <w:marTop w:val="0"/>
      <w:marBottom w:val="0"/>
      <w:divBdr>
        <w:top w:val="none" w:sz="0" w:space="0" w:color="auto"/>
        <w:left w:val="none" w:sz="0" w:space="0" w:color="auto"/>
        <w:bottom w:val="none" w:sz="0" w:space="0" w:color="auto"/>
        <w:right w:val="none" w:sz="0" w:space="0" w:color="auto"/>
      </w:divBdr>
    </w:div>
    <w:div w:id="1901860528">
      <w:bodyDiv w:val="1"/>
      <w:marLeft w:val="0"/>
      <w:marRight w:val="0"/>
      <w:marTop w:val="0"/>
      <w:marBottom w:val="0"/>
      <w:divBdr>
        <w:top w:val="none" w:sz="0" w:space="0" w:color="auto"/>
        <w:left w:val="none" w:sz="0" w:space="0" w:color="auto"/>
        <w:bottom w:val="none" w:sz="0" w:space="0" w:color="auto"/>
        <w:right w:val="none" w:sz="0" w:space="0" w:color="auto"/>
      </w:divBdr>
    </w:div>
    <w:div w:id="1902015264">
      <w:bodyDiv w:val="1"/>
      <w:marLeft w:val="0"/>
      <w:marRight w:val="0"/>
      <w:marTop w:val="0"/>
      <w:marBottom w:val="0"/>
      <w:divBdr>
        <w:top w:val="none" w:sz="0" w:space="0" w:color="auto"/>
        <w:left w:val="none" w:sz="0" w:space="0" w:color="auto"/>
        <w:bottom w:val="none" w:sz="0" w:space="0" w:color="auto"/>
        <w:right w:val="none" w:sz="0" w:space="0" w:color="auto"/>
      </w:divBdr>
    </w:div>
    <w:div w:id="1902859440">
      <w:bodyDiv w:val="1"/>
      <w:marLeft w:val="0"/>
      <w:marRight w:val="0"/>
      <w:marTop w:val="0"/>
      <w:marBottom w:val="0"/>
      <w:divBdr>
        <w:top w:val="none" w:sz="0" w:space="0" w:color="auto"/>
        <w:left w:val="none" w:sz="0" w:space="0" w:color="auto"/>
        <w:bottom w:val="none" w:sz="0" w:space="0" w:color="auto"/>
        <w:right w:val="none" w:sz="0" w:space="0" w:color="auto"/>
      </w:divBdr>
    </w:div>
    <w:div w:id="1903441193">
      <w:bodyDiv w:val="1"/>
      <w:marLeft w:val="0"/>
      <w:marRight w:val="0"/>
      <w:marTop w:val="0"/>
      <w:marBottom w:val="0"/>
      <w:divBdr>
        <w:top w:val="none" w:sz="0" w:space="0" w:color="auto"/>
        <w:left w:val="none" w:sz="0" w:space="0" w:color="auto"/>
        <w:bottom w:val="none" w:sz="0" w:space="0" w:color="auto"/>
        <w:right w:val="none" w:sz="0" w:space="0" w:color="auto"/>
      </w:divBdr>
    </w:div>
    <w:div w:id="1903712989">
      <w:bodyDiv w:val="1"/>
      <w:marLeft w:val="0"/>
      <w:marRight w:val="0"/>
      <w:marTop w:val="0"/>
      <w:marBottom w:val="0"/>
      <w:divBdr>
        <w:top w:val="none" w:sz="0" w:space="0" w:color="auto"/>
        <w:left w:val="none" w:sz="0" w:space="0" w:color="auto"/>
        <w:bottom w:val="none" w:sz="0" w:space="0" w:color="auto"/>
        <w:right w:val="none" w:sz="0" w:space="0" w:color="auto"/>
      </w:divBdr>
    </w:div>
    <w:div w:id="1903981069">
      <w:bodyDiv w:val="1"/>
      <w:marLeft w:val="0"/>
      <w:marRight w:val="0"/>
      <w:marTop w:val="0"/>
      <w:marBottom w:val="0"/>
      <w:divBdr>
        <w:top w:val="none" w:sz="0" w:space="0" w:color="auto"/>
        <w:left w:val="none" w:sz="0" w:space="0" w:color="auto"/>
        <w:bottom w:val="none" w:sz="0" w:space="0" w:color="auto"/>
        <w:right w:val="none" w:sz="0" w:space="0" w:color="auto"/>
      </w:divBdr>
    </w:div>
    <w:div w:id="1904371258">
      <w:bodyDiv w:val="1"/>
      <w:marLeft w:val="0"/>
      <w:marRight w:val="0"/>
      <w:marTop w:val="0"/>
      <w:marBottom w:val="0"/>
      <w:divBdr>
        <w:top w:val="none" w:sz="0" w:space="0" w:color="auto"/>
        <w:left w:val="none" w:sz="0" w:space="0" w:color="auto"/>
        <w:bottom w:val="none" w:sz="0" w:space="0" w:color="auto"/>
        <w:right w:val="none" w:sz="0" w:space="0" w:color="auto"/>
      </w:divBdr>
    </w:div>
    <w:div w:id="1904826537">
      <w:bodyDiv w:val="1"/>
      <w:marLeft w:val="0"/>
      <w:marRight w:val="0"/>
      <w:marTop w:val="0"/>
      <w:marBottom w:val="0"/>
      <w:divBdr>
        <w:top w:val="none" w:sz="0" w:space="0" w:color="auto"/>
        <w:left w:val="none" w:sz="0" w:space="0" w:color="auto"/>
        <w:bottom w:val="none" w:sz="0" w:space="0" w:color="auto"/>
        <w:right w:val="none" w:sz="0" w:space="0" w:color="auto"/>
      </w:divBdr>
    </w:div>
    <w:div w:id="1905337208">
      <w:bodyDiv w:val="1"/>
      <w:marLeft w:val="0"/>
      <w:marRight w:val="0"/>
      <w:marTop w:val="0"/>
      <w:marBottom w:val="0"/>
      <w:divBdr>
        <w:top w:val="none" w:sz="0" w:space="0" w:color="auto"/>
        <w:left w:val="none" w:sz="0" w:space="0" w:color="auto"/>
        <w:bottom w:val="none" w:sz="0" w:space="0" w:color="auto"/>
        <w:right w:val="none" w:sz="0" w:space="0" w:color="auto"/>
      </w:divBdr>
    </w:div>
    <w:div w:id="1905525760">
      <w:bodyDiv w:val="1"/>
      <w:marLeft w:val="0"/>
      <w:marRight w:val="0"/>
      <w:marTop w:val="0"/>
      <w:marBottom w:val="0"/>
      <w:divBdr>
        <w:top w:val="none" w:sz="0" w:space="0" w:color="auto"/>
        <w:left w:val="none" w:sz="0" w:space="0" w:color="auto"/>
        <w:bottom w:val="none" w:sz="0" w:space="0" w:color="auto"/>
        <w:right w:val="none" w:sz="0" w:space="0" w:color="auto"/>
      </w:divBdr>
    </w:div>
    <w:div w:id="1905604778">
      <w:bodyDiv w:val="1"/>
      <w:marLeft w:val="0"/>
      <w:marRight w:val="0"/>
      <w:marTop w:val="0"/>
      <w:marBottom w:val="0"/>
      <w:divBdr>
        <w:top w:val="none" w:sz="0" w:space="0" w:color="auto"/>
        <w:left w:val="none" w:sz="0" w:space="0" w:color="auto"/>
        <w:bottom w:val="none" w:sz="0" w:space="0" w:color="auto"/>
        <w:right w:val="none" w:sz="0" w:space="0" w:color="auto"/>
      </w:divBdr>
    </w:div>
    <w:div w:id="1905724508">
      <w:bodyDiv w:val="1"/>
      <w:marLeft w:val="0"/>
      <w:marRight w:val="0"/>
      <w:marTop w:val="0"/>
      <w:marBottom w:val="0"/>
      <w:divBdr>
        <w:top w:val="none" w:sz="0" w:space="0" w:color="auto"/>
        <w:left w:val="none" w:sz="0" w:space="0" w:color="auto"/>
        <w:bottom w:val="none" w:sz="0" w:space="0" w:color="auto"/>
        <w:right w:val="none" w:sz="0" w:space="0" w:color="auto"/>
      </w:divBdr>
    </w:div>
    <w:div w:id="1905872308">
      <w:bodyDiv w:val="1"/>
      <w:marLeft w:val="0"/>
      <w:marRight w:val="0"/>
      <w:marTop w:val="0"/>
      <w:marBottom w:val="0"/>
      <w:divBdr>
        <w:top w:val="none" w:sz="0" w:space="0" w:color="auto"/>
        <w:left w:val="none" w:sz="0" w:space="0" w:color="auto"/>
        <w:bottom w:val="none" w:sz="0" w:space="0" w:color="auto"/>
        <w:right w:val="none" w:sz="0" w:space="0" w:color="auto"/>
      </w:divBdr>
    </w:div>
    <w:div w:id="1905944935">
      <w:bodyDiv w:val="1"/>
      <w:marLeft w:val="0"/>
      <w:marRight w:val="0"/>
      <w:marTop w:val="0"/>
      <w:marBottom w:val="0"/>
      <w:divBdr>
        <w:top w:val="none" w:sz="0" w:space="0" w:color="auto"/>
        <w:left w:val="none" w:sz="0" w:space="0" w:color="auto"/>
        <w:bottom w:val="none" w:sz="0" w:space="0" w:color="auto"/>
        <w:right w:val="none" w:sz="0" w:space="0" w:color="auto"/>
      </w:divBdr>
    </w:div>
    <w:div w:id="1905949668">
      <w:bodyDiv w:val="1"/>
      <w:marLeft w:val="0"/>
      <w:marRight w:val="0"/>
      <w:marTop w:val="0"/>
      <w:marBottom w:val="0"/>
      <w:divBdr>
        <w:top w:val="none" w:sz="0" w:space="0" w:color="auto"/>
        <w:left w:val="none" w:sz="0" w:space="0" w:color="auto"/>
        <w:bottom w:val="none" w:sz="0" w:space="0" w:color="auto"/>
        <w:right w:val="none" w:sz="0" w:space="0" w:color="auto"/>
      </w:divBdr>
    </w:div>
    <w:div w:id="1906142616">
      <w:bodyDiv w:val="1"/>
      <w:marLeft w:val="0"/>
      <w:marRight w:val="0"/>
      <w:marTop w:val="0"/>
      <w:marBottom w:val="0"/>
      <w:divBdr>
        <w:top w:val="none" w:sz="0" w:space="0" w:color="auto"/>
        <w:left w:val="none" w:sz="0" w:space="0" w:color="auto"/>
        <w:bottom w:val="none" w:sz="0" w:space="0" w:color="auto"/>
        <w:right w:val="none" w:sz="0" w:space="0" w:color="auto"/>
      </w:divBdr>
    </w:div>
    <w:div w:id="1906180732">
      <w:bodyDiv w:val="1"/>
      <w:marLeft w:val="0"/>
      <w:marRight w:val="0"/>
      <w:marTop w:val="0"/>
      <w:marBottom w:val="0"/>
      <w:divBdr>
        <w:top w:val="none" w:sz="0" w:space="0" w:color="auto"/>
        <w:left w:val="none" w:sz="0" w:space="0" w:color="auto"/>
        <w:bottom w:val="none" w:sz="0" w:space="0" w:color="auto"/>
        <w:right w:val="none" w:sz="0" w:space="0" w:color="auto"/>
      </w:divBdr>
    </w:div>
    <w:div w:id="1906211858">
      <w:bodyDiv w:val="1"/>
      <w:marLeft w:val="0"/>
      <w:marRight w:val="0"/>
      <w:marTop w:val="0"/>
      <w:marBottom w:val="0"/>
      <w:divBdr>
        <w:top w:val="none" w:sz="0" w:space="0" w:color="auto"/>
        <w:left w:val="none" w:sz="0" w:space="0" w:color="auto"/>
        <w:bottom w:val="none" w:sz="0" w:space="0" w:color="auto"/>
        <w:right w:val="none" w:sz="0" w:space="0" w:color="auto"/>
      </w:divBdr>
    </w:div>
    <w:div w:id="1906791837">
      <w:bodyDiv w:val="1"/>
      <w:marLeft w:val="0"/>
      <w:marRight w:val="0"/>
      <w:marTop w:val="0"/>
      <w:marBottom w:val="0"/>
      <w:divBdr>
        <w:top w:val="none" w:sz="0" w:space="0" w:color="auto"/>
        <w:left w:val="none" w:sz="0" w:space="0" w:color="auto"/>
        <w:bottom w:val="none" w:sz="0" w:space="0" w:color="auto"/>
        <w:right w:val="none" w:sz="0" w:space="0" w:color="auto"/>
      </w:divBdr>
    </w:div>
    <w:div w:id="1907299154">
      <w:bodyDiv w:val="1"/>
      <w:marLeft w:val="0"/>
      <w:marRight w:val="0"/>
      <w:marTop w:val="0"/>
      <w:marBottom w:val="0"/>
      <w:divBdr>
        <w:top w:val="none" w:sz="0" w:space="0" w:color="auto"/>
        <w:left w:val="none" w:sz="0" w:space="0" w:color="auto"/>
        <w:bottom w:val="none" w:sz="0" w:space="0" w:color="auto"/>
        <w:right w:val="none" w:sz="0" w:space="0" w:color="auto"/>
      </w:divBdr>
    </w:div>
    <w:div w:id="1907764874">
      <w:bodyDiv w:val="1"/>
      <w:marLeft w:val="0"/>
      <w:marRight w:val="0"/>
      <w:marTop w:val="0"/>
      <w:marBottom w:val="0"/>
      <w:divBdr>
        <w:top w:val="none" w:sz="0" w:space="0" w:color="auto"/>
        <w:left w:val="none" w:sz="0" w:space="0" w:color="auto"/>
        <w:bottom w:val="none" w:sz="0" w:space="0" w:color="auto"/>
        <w:right w:val="none" w:sz="0" w:space="0" w:color="auto"/>
      </w:divBdr>
    </w:div>
    <w:div w:id="1908496255">
      <w:bodyDiv w:val="1"/>
      <w:marLeft w:val="0"/>
      <w:marRight w:val="0"/>
      <w:marTop w:val="0"/>
      <w:marBottom w:val="0"/>
      <w:divBdr>
        <w:top w:val="none" w:sz="0" w:space="0" w:color="auto"/>
        <w:left w:val="none" w:sz="0" w:space="0" w:color="auto"/>
        <w:bottom w:val="none" w:sz="0" w:space="0" w:color="auto"/>
        <w:right w:val="none" w:sz="0" w:space="0" w:color="auto"/>
      </w:divBdr>
    </w:div>
    <w:div w:id="1908689219">
      <w:bodyDiv w:val="1"/>
      <w:marLeft w:val="0"/>
      <w:marRight w:val="0"/>
      <w:marTop w:val="0"/>
      <w:marBottom w:val="0"/>
      <w:divBdr>
        <w:top w:val="none" w:sz="0" w:space="0" w:color="auto"/>
        <w:left w:val="none" w:sz="0" w:space="0" w:color="auto"/>
        <w:bottom w:val="none" w:sz="0" w:space="0" w:color="auto"/>
        <w:right w:val="none" w:sz="0" w:space="0" w:color="auto"/>
      </w:divBdr>
    </w:div>
    <w:div w:id="1908955554">
      <w:bodyDiv w:val="1"/>
      <w:marLeft w:val="0"/>
      <w:marRight w:val="0"/>
      <w:marTop w:val="0"/>
      <w:marBottom w:val="0"/>
      <w:divBdr>
        <w:top w:val="none" w:sz="0" w:space="0" w:color="auto"/>
        <w:left w:val="none" w:sz="0" w:space="0" w:color="auto"/>
        <w:bottom w:val="none" w:sz="0" w:space="0" w:color="auto"/>
        <w:right w:val="none" w:sz="0" w:space="0" w:color="auto"/>
      </w:divBdr>
    </w:div>
    <w:div w:id="1909336402">
      <w:bodyDiv w:val="1"/>
      <w:marLeft w:val="0"/>
      <w:marRight w:val="0"/>
      <w:marTop w:val="0"/>
      <w:marBottom w:val="0"/>
      <w:divBdr>
        <w:top w:val="none" w:sz="0" w:space="0" w:color="auto"/>
        <w:left w:val="none" w:sz="0" w:space="0" w:color="auto"/>
        <w:bottom w:val="none" w:sz="0" w:space="0" w:color="auto"/>
        <w:right w:val="none" w:sz="0" w:space="0" w:color="auto"/>
      </w:divBdr>
    </w:div>
    <w:div w:id="1909462533">
      <w:bodyDiv w:val="1"/>
      <w:marLeft w:val="0"/>
      <w:marRight w:val="0"/>
      <w:marTop w:val="0"/>
      <w:marBottom w:val="0"/>
      <w:divBdr>
        <w:top w:val="none" w:sz="0" w:space="0" w:color="auto"/>
        <w:left w:val="none" w:sz="0" w:space="0" w:color="auto"/>
        <w:bottom w:val="none" w:sz="0" w:space="0" w:color="auto"/>
        <w:right w:val="none" w:sz="0" w:space="0" w:color="auto"/>
      </w:divBdr>
    </w:div>
    <w:div w:id="1909537279">
      <w:bodyDiv w:val="1"/>
      <w:marLeft w:val="0"/>
      <w:marRight w:val="0"/>
      <w:marTop w:val="0"/>
      <w:marBottom w:val="0"/>
      <w:divBdr>
        <w:top w:val="none" w:sz="0" w:space="0" w:color="auto"/>
        <w:left w:val="none" w:sz="0" w:space="0" w:color="auto"/>
        <w:bottom w:val="none" w:sz="0" w:space="0" w:color="auto"/>
        <w:right w:val="none" w:sz="0" w:space="0" w:color="auto"/>
      </w:divBdr>
    </w:div>
    <w:div w:id="1909655937">
      <w:bodyDiv w:val="1"/>
      <w:marLeft w:val="0"/>
      <w:marRight w:val="0"/>
      <w:marTop w:val="0"/>
      <w:marBottom w:val="0"/>
      <w:divBdr>
        <w:top w:val="none" w:sz="0" w:space="0" w:color="auto"/>
        <w:left w:val="none" w:sz="0" w:space="0" w:color="auto"/>
        <w:bottom w:val="none" w:sz="0" w:space="0" w:color="auto"/>
        <w:right w:val="none" w:sz="0" w:space="0" w:color="auto"/>
      </w:divBdr>
    </w:div>
    <w:div w:id="1909800162">
      <w:bodyDiv w:val="1"/>
      <w:marLeft w:val="0"/>
      <w:marRight w:val="0"/>
      <w:marTop w:val="0"/>
      <w:marBottom w:val="0"/>
      <w:divBdr>
        <w:top w:val="none" w:sz="0" w:space="0" w:color="auto"/>
        <w:left w:val="none" w:sz="0" w:space="0" w:color="auto"/>
        <w:bottom w:val="none" w:sz="0" w:space="0" w:color="auto"/>
        <w:right w:val="none" w:sz="0" w:space="0" w:color="auto"/>
      </w:divBdr>
    </w:div>
    <w:div w:id="1910646982">
      <w:bodyDiv w:val="1"/>
      <w:marLeft w:val="0"/>
      <w:marRight w:val="0"/>
      <w:marTop w:val="0"/>
      <w:marBottom w:val="0"/>
      <w:divBdr>
        <w:top w:val="none" w:sz="0" w:space="0" w:color="auto"/>
        <w:left w:val="none" w:sz="0" w:space="0" w:color="auto"/>
        <w:bottom w:val="none" w:sz="0" w:space="0" w:color="auto"/>
        <w:right w:val="none" w:sz="0" w:space="0" w:color="auto"/>
      </w:divBdr>
    </w:div>
    <w:div w:id="1910770592">
      <w:bodyDiv w:val="1"/>
      <w:marLeft w:val="0"/>
      <w:marRight w:val="0"/>
      <w:marTop w:val="0"/>
      <w:marBottom w:val="0"/>
      <w:divBdr>
        <w:top w:val="none" w:sz="0" w:space="0" w:color="auto"/>
        <w:left w:val="none" w:sz="0" w:space="0" w:color="auto"/>
        <w:bottom w:val="none" w:sz="0" w:space="0" w:color="auto"/>
        <w:right w:val="none" w:sz="0" w:space="0" w:color="auto"/>
      </w:divBdr>
    </w:div>
    <w:div w:id="1910917000">
      <w:bodyDiv w:val="1"/>
      <w:marLeft w:val="0"/>
      <w:marRight w:val="0"/>
      <w:marTop w:val="0"/>
      <w:marBottom w:val="0"/>
      <w:divBdr>
        <w:top w:val="none" w:sz="0" w:space="0" w:color="auto"/>
        <w:left w:val="none" w:sz="0" w:space="0" w:color="auto"/>
        <w:bottom w:val="none" w:sz="0" w:space="0" w:color="auto"/>
        <w:right w:val="none" w:sz="0" w:space="0" w:color="auto"/>
      </w:divBdr>
    </w:div>
    <w:div w:id="1911230134">
      <w:bodyDiv w:val="1"/>
      <w:marLeft w:val="0"/>
      <w:marRight w:val="0"/>
      <w:marTop w:val="0"/>
      <w:marBottom w:val="0"/>
      <w:divBdr>
        <w:top w:val="none" w:sz="0" w:space="0" w:color="auto"/>
        <w:left w:val="none" w:sz="0" w:space="0" w:color="auto"/>
        <w:bottom w:val="none" w:sz="0" w:space="0" w:color="auto"/>
        <w:right w:val="none" w:sz="0" w:space="0" w:color="auto"/>
      </w:divBdr>
    </w:div>
    <w:div w:id="1911387119">
      <w:bodyDiv w:val="1"/>
      <w:marLeft w:val="0"/>
      <w:marRight w:val="0"/>
      <w:marTop w:val="0"/>
      <w:marBottom w:val="0"/>
      <w:divBdr>
        <w:top w:val="none" w:sz="0" w:space="0" w:color="auto"/>
        <w:left w:val="none" w:sz="0" w:space="0" w:color="auto"/>
        <w:bottom w:val="none" w:sz="0" w:space="0" w:color="auto"/>
        <w:right w:val="none" w:sz="0" w:space="0" w:color="auto"/>
      </w:divBdr>
    </w:div>
    <w:div w:id="1911966189">
      <w:bodyDiv w:val="1"/>
      <w:marLeft w:val="0"/>
      <w:marRight w:val="0"/>
      <w:marTop w:val="0"/>
      <w:marBottom w:val="0"/>
      <w:divBdr>
        <w:top w:val="none" w:sz="0" w:space="0" w:color="auto"/>
        <w:left w:val="none" w:sz="0" w:space="0" w:color="auto"/>
        <w:bottom w:val="none" w:sz="0" w:space="0" w:color="auto"/>
        <w:right w:val="none" w:sz="0" w:space="0" w:color="auto"/>
      </w:divBdr>
    </w:div>
    <w:div w:id="1912033682">
      <w:bodyDiv w:val="1"/>
      <w:marLeft w:val="0"/>
      <w:marRight w:val="0"/>
      <w:marTop w:val="0"/>
      <w:marBottom w:val="0"/>
      <w:divBdr>
        <w:top w:val="none" w:sz="0" w:space="0" w:color="auto"/>
        <w:left w:val="none" w:sz="0" w:space="0" w:color="auto"/>
        <w:bottom w:val="none" w:sz="0" w:space="0" w:color="auto"/>
        <w:right w:val="none" w:sz="0" w:space="0" w:color="auto"/>
      </w:divBdr>
    </w:div>
    <w:div w:id="1912083715">
      <w:bodyDiv w:val="1"/>
      <w:marLeft w:val="0"/>
      <w:marRight w:val="0"/>
      <w:marTop w:val="0"/>
      <w:marBottom w:val="0"/>
      <w:divBdr>
        <w:top w:val="none" w:sz="0" w:space="0" w:color="auto"/>
        <w:left w:val="none" w:sz="0" w:space="0" w:color="auto"/>
        <w:bottom w:val="none" w:sz="0" w:space="0" w:color="auto"/>
        <w:right w:val="none" w:sz="0" w:space="0" w:color="auto"/>
      </w:divBdr>
    </w:div>
    <w:div w:id="1912307381">
      <w:bodyDiv w:val="1"/>
      <w:marLeft w:val="0"/>
      <w:marRight w:val="0"/>
      <w:marTop w:val="0"/>
      <w:marBottom w:val="0"/>
      <w:divBdr>
        <w:top w:val="none" w:sz="0" w:space="0" w:color="auto"/>
        <w:left w:val="none" w:sz="0" w:space="0" w:color="auto"/>
        <w:bottom w:val="none" w:sz="0" w:space="0" w:color="auto"/>
        <w:right w:val="none" w:sz="0" w:space="0" w:color="auto"/>
      </w:divBdr>
    </w:div>
    <w:div w:id="1912352952">
      <w:bodyDiv w:val="1"/>
      <w:marLeft w:val="0"/>
      <w:marRight w:val="0"/>
      <w:marTop w:val="0"/>
      <w:marBottom w:val="0"/>
      <w:divBdr>
        <w:top w:val="none" w:sz="0" w:space="0" w:color="auto"/>
        <w:left w:val="none" w:sz="0" w:space="0" w:color="auto"/>
        <w:bottom w:val="none" w:sz="0" w:space="0" w:color="auto"/>
        <w:right w:val="none" w:sz="0" w:space="0" w:color="auto"/>
      </w:divBdr>
    </w:div>
    <w:div w:id="1912540845">
      <w:bodyDiv w:val="1"/>
      <w:marLeft w:val="0"/>
      <w:marRight w:val="0"/>
      <w:marTop w:val="0"/>
      <w:marBottom w:val="0"/>
      <w:divBdr>
        <w:top w:val="none" w:sz="0" w:space="0" w:color="auto"/>
        <w:left w:val="none" w:sz="0" w:space="0" w:color="auto"/>
        <w:bottom w:val="none" w:sz="0" w:space="0" w:color="auto"/>
        <w:right w:val="none" w:sz="0" w:space="0" w:color="auto"/>
      </w:divBdr>
    </w:div>
    <w:div w:id="1912542831">
      <w:bodyDiv w:val="1"/>
      <w:marLeft w:val="0"/>
      <w:marRight w:val="0"/>
      <w:marTop w:val="0"/>
      <w:marBottom w:val="0"/>
      <w:divBdr>
        <w:top w:val="none" w:sz="0" w:space="0" w:color="auto"/>
        <w:left w:val="none" w:sz="0" w:space="0" w:color="auto"/>
        <w:bottom w:val="none" w:sz="0" w:space="0" w:color="auto"/>
        <w:right w:val="none" w:sz="0" w:space="0" w:color="auto"/>
      </w:divBdr>
    </w:div>
    <w:div w:id="1913153985">
      <w:bodyDiv w:val="1"/>
      <w:marLeft w:val="0"/>
      <w:marRight w:val="0"/>
      <w:marTop w:val="0"/>
      <w:marBottom w:val="0"/>
      <w:divBdr>
        <w:top w:val="none" w:sz="0" w:space="0" w:color="auto"/>
        <w:left w:val="none" w:sz="0" w:space="0" w:color="auto"/>
        <w:bottom w:val="none" w:sz="0" w:space="0" w:color="auto"/>
        <w:right w:val="none" w:sz="0" w:space="0" w:color="auto"/>
      </w:divBdr>
    </w:div>
    <w:div w:id="1913807256">
      <w:bodyDiv w:val="1"/>
      <w:marLeft w:val="0"/>
      <w:marRight w:val="0"/>
      <w:marTop w:val="0"/>
      <w:marBottom w:val="0"/>
      <w:divBdr>
        <w:top w:val="none" w:sz="0" w:space="0" w:color="auto"/>
        <w:left w:val="none" w:sz="0" w:space="0" w:color="auto"/>
        <w:bottom w:val="none" w:sz="0" w:space="0" w:color="auto"/>
        <w:right w:val="none" w:sz="0" w:space="0" w:color="auto"/>
      </w:divBdr>
    </w:div>
    <w:div w:id="1914198605">
      <w:bodyDiv w:val="1"/>
      <w:marLeft w:val="0"/>
      <w:marRight w:val="0"/>
      <w:marTop w:val="0"/>
      <w:marBottom w:val="0"/>
      <w:divBdr>
        <w:top w:val="none" w:sz="0" w:space="0" w:color="auto"/>
        <w:left w:val="none" w:sz="0" w:space="0" w:color="auto"/>
        <w:bottom w:val="none" w:sz="0" w:space="0" w:color="auto"/>
        <w:right w:val="none" w:sz="0" w:space="0" w:color="auto"/>
      </w:divBdr>
    </w:div>
    <w:div w:id="1914270697">
      <w:bodyDiv w:val="1"/>
      <w:marLeft w:val="0"/>
      <w:marRight w:val="0"/>
      <w:marTop w:val="0"/>
      <w:marBottom w:val="0"/>
      <w:divBdr>
        <w:top w:val="none" w:sz="0" w:space="0" w:color="auto"/>
        <w:left w:val="none" w:sz="0" w:space="0" w:color="auto"/>
        <w:bottom w:val="none" w:sz="0" w:space="0" w:color="auto"/>
        <w:right w:val="none" w:sz="0" w:space="0" w:color="auto"/>
      </w:divBdr>
    </w:div>
    <w:div w:id="1914317857">
      <w:bodyDiv w:val="1"/>
      <w:marLeft w:val="0"/>
      <w:marRight w:val="0"/>
      <w:marTop w:val="0"/>
      <w:marBottom w:val="0"/>
      <w:divBdr>
        <w:top w:val="none" w:sz="0" w:space="0" w:color="auto"/>
        <w:left w:val="none" w:sz="0" w:space="0" w:color="auto"/>
        <w:bottom w:val="none" w:sz="0" w:space="0" w:color="auto"/>
        <w:right w:val="none" w:sz="0" w:space="0" w:color="auto"/>
      </w:divBdr>
    </w:div>
    <w:div w:id="1914470215">
      <w:bodyDiv w:val="1"/>
      <w:marLeft w:val="0"/>
      <w:marRight w:val="0"/>
      <w:marTop w:val="0"/>
      <w:marBottom w:val="0"/>
      <w:divBdr>
        <w:top w:val="none" w:sz="0" w:space="0" w:color="auto"/>
        <w:left w:val="none" w:sz="0" w:space="0" w:color="auto"/>
        <w:bottom w:val="none" w:sz="0" w:space="0" w:color="auto"/>
        <w:right w:val="none" w:sz="0" w:space="0" w:color="auto"/>
      </w:divBdr>
    </w:div>
    <w:div w:id="1914508302">
      <w:bodyDiv w:val="1"/>
      <w:marLeft w:val="0"/>
      <w:marRight w:val="0"/>
      <w:marTop w:val="0"/>
      <w:marBottom w:val="0"/>
      <w:divBdr>
        <w:top w:val="none" w:sz="0" w:space="0" w:color="auto"/>
        <w:left w:val="none" w:sz="0" w:space="0" w:color="auto"/>
        <w:bottom w:val="none" w:sz="0" w:space="0" w:color="auto"/>
        <w:right w:val="none" w:sz="0" w:space="0" w:color="auto"/>
      </w:divBdr>
    </w:div>
    <w:div w:id="1914773931">
      <w:bodyDiv w:val="1"/>
      <w:marLeft w:val="0"/>
      <w:marRight w:val="0"/>
      <w:marTop w:val="0"/>
      <w:marBottom w:val="0"/>
      <w:divBdr>
        <w:top w:val="none" w:sz="0" w:space="0" w:color="auto"/>
        <w:left w:val="none" w:sz="0" w:space="0" w:color="auto"/>
        <w:bottom w:val="none" w:sz="0" w:space="0" w:color="auto"/>
        <w:right w:val="none" w:sz="0" w:space="0" w:color="auto"/>
      </w:divBdr>
    </w:div>
    <w:div w:id="1914778139">
      <w:bodyDiv w:val="1"/>
      <w:marLeft w:val="0"/>
      <w:marRight w:val="0"/>
      <w:marTop w:val="0"/>
      <w:marBottom w:val="0"/>
      <w:divBdr>
        <w:top w:val="none" w:sz="0" w:space="0" w:color="auto"/>
        <w:left w:val="none" w:sz="0" w:space="0" w:color="auto"/>
        <w:bottom w:val="none" w:sz="0" w:space="0" w:color="auto"/>
        <w:right w:val="none" w:sz="0" w:space="0" w:color="auto"/>
      </w:divBdr>
    </w:div>
    <w:div w:id="1915122718">
      <w:bodyDiv w:val="1"/>
      <w:marLeft w:val="0"/>
      <w:marRight w:val="0"/>
      <w:marTop w:val="0"/>
      <w:marBottom w:val="0"/>
      <w:divBdr>
        <w:top w:val="none" w:sz="0" w:space="0" w:color="auto"/>
        <w:left w:val="none" w:sz="0" w:space="0" w:color="auto"/>
        <w:bottom w:val="none" w:sz="0" w:space="0" w:color="auto"/>
        <w:right w:val="none" w:sz="0" w:space="0" w:color="auto"/>
      </w:divBdr>
    </w:div>
    <w:div w:id="1915125115">
      <w:bodyDiv w:val="1"/>
      <w:marLeft w:val="0"/>
      <w:marRight w:val="0"/>
      <w:marTop w:val="0"/>
      <w:marBottom w:val="0"/>
      <w:divBdr>
        <w:top w:val="none" w:sz="0" w:space="0" w:color="auto"/>
        <w:left w:val="none" w:sz="0" w:space="0" w:color="auto"/>
        <w:bottom w:val="none" w:sz="0" w:space="0" w:color="auto"/>
        <w:right w:val="none" w:sz="0" w:space="0" w:color="auto"/>
      </w:divBdr>
    </w:div>
    <w:div w:id="1915355536">
      <w:bodyDiv w:val="1"/>
      <w:marLeft w:val="0"/>
      <w:marRight w:val="0"/>
      <w:marTop w:val="0"/>
      <w:marBottom w:val="0"/>
      <w:divBdr>
        <w:top w:val="none" w:sz="0" w:space="0" w:color="auto"/>
        <w:left w:val="none" w:sz="0" w:space="0" w:color="auto"/>
        <w:bottom w:val="none" w:sz="0" w:space="0" w:color="auto"/>
        <w:right w:val="none" w:sz="0" w:space="0" w:color="auto"/>
      </w:divBdr>
    </w:div>
    <w:div w:id="1915508966">
      <w:bodyDiv w:val="1"/>
      <w:marLeft w:val="0"/>
      <w:marRight w:val="0"/>
      <w:marTop w:val="0"/>
      <w:marBottom w:val="0"/>
      <w:divBdr>
        <w:top w:val="none" w:sz="0" w:space="0" w:color="auto"/>
        <w:left w:val="none" w:sz="0" w:space="0" w:color="auto"/>
        <w:bottom w:val="none" w:sz="0" w:space="0" w:color="auto"/>
        <w:right w:val="none" w:sz="0" w:space="0" w:color="auto"/>
      </w:divBdr>
    </w:div>
    <w:div w:id="1915779565">
      <w:bodyDiv w:val="1"/>
      <w:marLeft w:val="0"/>
      <w:marRight w:val="0"/>
      <w:marTop w:val="0"/>
      <w:marBottom w:val="0"/>
      <w:divBdr>
        <w:top w:val="none" w:sz="0" w:space="0" w:color="auto"/>
        <w:left w:val="none" w:sz="0" w:space="0" w:color="auto"/>
        <w:bottom w:val="none" w:sz="0" w:space="0" w:color="auto"/>
        <w:right w:val="none" w:sz="0" w:space="0" w:color="auto"/>
      </w:divBdr>
    </w:div>
    <w:div w:id="1916544539">
      <w:bodyDiv w:val="1"/>
      <w:marLeft w:val="0"/>
      <w:marRight w:val="0"/>
      <w:marTop w:val="0"/>
      <w:marBottom w:val="0"/>
      <w:divBdr>
        <w:top w:val="none" w:sz="0" w:space="0" w:color="auto"/>
        <w:left w:val="none" w:sz="0" w:space="0" w:color="auto"/>
        <w:bottom w:val="none" w:sz="0" w:space="0" w:color="auto"/>
        <w:right w:val="none" w:sz="0" w:space="0" w:color="auto"/>
      </w:divBdr>
    </w:div>
    <w:div w:id="1916545236">
      <w:bodyDiv w:val="1"/>
      <w:marLeft w:val="0"/>
      <w:marRight w:val="0"/>
      <w:marTop w:val="0"/>
      <w:marBottom w:val="0"/>
      <w:divBdr>
        <w:top w:val="none" w:sz="0" w:space="0" w:color="auto"/>
        <w:left w:val="none" w:sz="0" w:space="0" w:color="auto"/>
        <w:bottom w:val="none" w:sz="0" w:space="0" w:color="auto"/>
        <w:right w:val="none" w:sz="0" w:space="0" w:color="auto"/>
      </w:divBdr>
    </w:div>
    <w:div w:id="1916552638">
      <w:bodyDiv w:val="1"/>
      <w:marLeft w:val="0"/>
      <w:marRight w:val="0"/>
      <w:marTop w:val="0"/>
      <w:marBottom w:val="0"/>
      <w:divBdr>
        <w:top w:val="none" w:sz="0" w:space="0" w:color="auto"/>
        <w:left w:val="none" w:sz="0" w:space="0" w:color="auto"/>
        <w:bottom w:val="none" w:sz="0" w:space="0" w:color="auto"/>
        <w:right w:val="none" w:sz="0" w:space="0" w:color="auto"/>
      </w:divBdr>
    </w:div>
    <w:div w:id="1916671876">
      <w:bodyDiv w:val="1"/>
      <w:marLeft w:val="0"/>
      <w:marRight w:val="0"/>
      <w:marTop w:val="0"/>
      <w:marBottom w:val="0"/>
      <w:divBdr>
        <w:top w:val="none" w:sz="0" w:space="0" w:color="auto"/>
        <w:left w:val="none" w:sz="0" w:space="0" w:color="auto"/>
        <w:bottom w:val="none" w:sz="0" w:space="0" w:color="auto"/>
        <w:right w:val="none" w:sz="0" w:space="0" w:color="auto"/>
      </w:divBdr>
    </w:div>
    <w:div w:id="1916740534">
      <w:bodyDiv w:val="1"/>
      <w:marLeft w:val="0"/>
      <w:marRight w:val="0"/>
      <w:marTop w:val="0"/>
      <w:marBottom w:val="0"/>
      <w:divBdr>
        <w:top w:val="none" w:sz="0" w:space="0" w:color="auto"/>
        <w:left w:val="none" w:sz="0" w:space="0" w:color="auto"/>
        <w:bottom w:val="none" w:sz="0" w:space="0" w:color="auto"/>
        <w:right w:val="none" w:sz="0" w:space="0" w:color="auto"/>
      </w:divBdr>
      <w:divsChild>
        <w:div w:id="1079407460">
          <w:marLeft w:val="0"/>
          <w:marRight w:val="0"/>
          <w:marTop w:val="0"/>
          <w:marBottom w:val="0"/>
          <w:divBdr>
            <w:top w:val="none" w:sz="0" w:space="0" w:color="auto"/>
            <w:left w:val="none" w:sz="0" w:space="0" w:color="auto"/>
            <w:bottom w:val="none" w:sz="0" w:space="0" w:color="auto"/>
            <w:right w:val="none" w:sz="0" w:space="0" w:color="auto"/>
          </w:divBdr>
          <w:divsChild>
            <w:div w:id="581330986">
              <w:marLeft w:val="0"/>
              <w:marRight w:val="0"/>
              <w:marTop w:val="0"/>
              <w:marBottom w:val="0"/>
              <w:divBdr>
                <w:top w:val="none" w:sz="0" w:space="0" w:color="auto"/>
                <w:left w:val="none" w:sz="0" w:space="0" w:color="auto"/>
                <w:bottom w:val="none" w:sz="0" w:space="0" w:color="auto"/>
                <w:right w:val="none" w:sz="0" w:space="0" w:color="auto"/>
              </w:divBdr>
            </w:div>
          </w:divsChild>
        </w:div>
        <w:div w:id="1140464803">
          <w:marLeft w:val="0"/>
          <w:marRight w:val="0"/>
          <w:marTop w:val="0"/>
          <w:marBottom w:val="0"/>
          <w:divBdr>
            <w:top w:val="none" w:sz="0" w:space="0" w:color="auto"/>
            <w:left w:val="none" w:sz="0" w:space="0" w:color="auto"/>
            <w:bottom w:val="none" w:sz="0" w:space="0" w:color="auto"/>
            <w:right w:val="none" w:sz="0" w:space="0" w:color="auto"/>
          </w:divBdr>
          <w:divsChild>
            <w:div w:id="1877886332">
              <w:marLeft w:val="0"/>
              <w:marRight w:val="0"/>
              <w:marTop w:val="0"/>
              <w:marBottom w:val="0"/>
              <w:divBdr>
                <w:top w:val="none" w:sz="0" w:space="0" w:color="auto"/>
                <w:left w:val="none" w:sz="0" w:space="0" w:color="auto"/>
                <w:bottom w:val="none" w:sz="0" w:space="0" w:color="auto"/>
                <w:right w:val="none" w:sz="0" w:space="0" w:color="auto"/>
              </w:divBdr>
            </w:div>
          </w:divsChild>
        </w:div>
        <w:div w:id="1384719557">
          <w:marLeft w:val="0"/>
          <w:marRight w:val="0"/>
          <w:marTop w:val="0"/>
          <w:marBottom w:val="0"/>
          <w:divBdr>
            <w:top w:val="none" w:sz="0" w:space="0" w:color="auto"/>
            <w:left w:val="none" w:sz="0" w:space="0" w:color="auto"/>
            <w:bottom w:val="none" w:sz="0" w:space="0" w:color="auto"/>
            <w:right w:val="none" w:sz="0" w:space="0" w:color="auto"/>
          </w:divBdr>
          <w:divsChild>
            <w:div w:id="1180462497">
              <w:marLeft w:val="0"/>
              <w:marRight w:val="0"/>
              <w:marTop w:val="0"/>
              <w:marBottom w:val="0"/>
              <w:divBdr>
                <w:top w:val="none" w:sz="0" w:space="0" w:color="auto"/>
                <w:left w:val="none" w:sz="0" w:space="0" w:color="auto"/>
                <w:bottom w:val="none" w:sz="0" w:space="0" w:color="auto"/>
                <w:right w:val="none" w:sz="0" w:space="0" w:color="auto"/>
              </w:divBdr>
            </w:div>
          </w:divsChild>
        </w:div>
        <w:div w:id="1856384912">
          <w:marLeft w:val="0"/>
          <w:marRight w:val="0"/>
          <w:marTop w:val="0"/>
          <w:marBottom w:val="0"/>
          <w:divBdr>
            <w:top w:val="none" w:sz="0" w:space="0" w:color="auto"/>
            <w:left w:val="none" w:sz="0" w:space="0" w:color="auto"/>
            <w:bottom w:val="none" w:sz="0" w:space="0" w:color="auto"/>
            <w:right w:val="none" w:sz="0" w:space="0" w:color="auto"/>
          </w:divBdr>
          <w:divsChild>
            <w:div w:id="86097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819338">
      <w:bodyDiv w:val="1"/>
      <w:marLeft w:val="0"/>
      <w:marRight w:val="0"/>
      <w:marTop w:val="0"/>
      <w:marBottom w:val="0"/>
      <w:divBdr>
        <w:top w:val="none" w:sz="0" w:space="0" w:color="auto"/>
        <w:left w:val="none" w:sz="0" w:space="0" w:color="auto"/>
        <w:bottom w:val="none" w:sz="0" w:space="0" w:color="auto"/>
        <w:right w:val="none" w:sz="0" w:space="0" w:color="auto"/>
      </w:divBdr>
    </w:div>
    <w:div w:id="1916939545">
      <w:bodyDiv w:val="1"/>
      <w:marLeft w:val="0"/>
      <w:marRight w:val="0"/>
      <w:marTop w:val="0"/>
      <w:marBottom w:val="0"/>
      <w:divBdr>
        <w:top w:val="none" w:sz="0" w:space="0" w:color="auto"/>
        <w:left w:val="none" w:sz="0" w:space="0" w:color="auto"/>
        <w:bottom w:val="none" w:sz="0" w:space="0" w:color="auto"/>
        <w:right w:val="none" w:sz="0" w:space="0" w:color="auto"/>
      </w:divBdr>
    </w:div>
    <w:div w:id="1917200311">
      <w:bodyDiv w:val="1"/>
      <w:marLeft w:val="0"/>
      <w:marRight w:val="0"/>
      <w:marTop w:val="0"/>
      <w:marBottom w:val="0"/>
      <w:divBdr>
        <w:top w:val="none" w:sz="0" w:space="0" w:color="auto"/>
        <w:left w:val="none" w:sz="0" w:space="0" w:color="auto"/>
        <w:bottom w:val="none" w:sz="0" w:space="0" w:color="auto"/>
        <w:right w:val="none" w:sz="0" w:space="0" w:color="auto"/>
      </w:divBdr>
    </w:div>
    <w:div w:id="1917545323">
      <w:bodyDiv w:val="1"/>
      <w:marLeft w:val="0"/>
      <w:marRight w:val="0"/>
      <w:marTop w:val="0"/>
      <w:marBottom w:val="0"/>
      <w:divBdr>
        <w:top w:val="none" w:sz="0" w:space="0" w:color="auto"/>
        <w:left w:val="none" w:sz="0" w:space="0" w:color="auto"/>
        <w:bottom w:val="none" w:sz="0" w:space="0" w:color="auto"/>
        <w:right w:val="none" w:sz="0" w:space="0" w:color="auto"/>
      </w:divBdr>
    </w:div>
    <w:div w:id="1918704866">
      <w:bodyDiv w:val="1"/>
      <w:marLeft w:val="0"/>
      <w:marRight w:val="0"/>
      <w:marTop w:val="0"/>
      <w:marBottom w:val="0"/>
      <w:divBdr>
        <w:top w:val="none" w:sz="0" w:space="0" w:color="auto"/>
        <w:left w:val="none" w:sz="0" w:space="0" w:color="auto"/>
        <w:bottom w:val="none" w:sz="0" w:space="0" w:color="auto"/>
        <w:right w:val="none" w:sz="0" w:space="0" w:color="auto"/>
      </w:divBdr>
    </w:div>
    <w:div w:id="1918785091">
      <w:bodyDiv w:val="1"/>
      <w:marLeft w:val="0"/>
      <w:marRight w:val="0"/>
      <w:marTop w:val="0"/>
      <w:marBottom w:val="0"/>
      <w:divBdr>
        <w:top w:val="none" w:sz="0" w:space="0" w:color="auto"/>
        <w:left w:val="none" w:sz="0" w:space="0" w:color="auto"/>
        <w:bottom w:val="none" w:sz="0" w:space="0" w:color="auto"/>
        <w:right w:val="none" w:sz="0" w:space="0" w:color="auto"/>
      </w:divBdr>
    </w:div>
    <w:div w:id="1918975635">
      <w:bodyDiv w:val="1"/>
      <w:marLeft w:val="0"/>
      <w:marRight w:val="0"/>
      <w:marTop w:val="0"/>
      <w:marBottom w:val="0"/>
      <w:divBdr>
        <w:top w:val="none" w:sz="0" w:space="0" w:color="auto"/>
        <w:left w:val="none" w:sz="0" w:space="0" w:color="auto"/>
        <w:bottom w:val="none" w:sz="0" w:space="0" w:color="auto"/>
        <w:right w:val="none" w:sz="0" w:space="0" w:color="auto"/>
      </w:divBdr>
    </w:div>
    <w:div w:id="1919945903">
      <w:bodyDiv w:val="1"/>
      <w:marLeft w:val="0"/>
      <w:marRight w:val="0"/>
      <w:marTop w:val="0"/>
      <w:marBottom w:val="0"/>
      <w:divBdr>
        <w:top w:val="none" w:sz="0" w:space="0" w:color="auto"/>
        <w:left w:val="none" w:sz="0" w:space="0" w:color="auto"/>
        <w:bottom w:val="none" w:sz="0" w:space="0" w:color="auto"/>
        <w:right w:val="none" w:sz="0" w:space="0" w:color="auto"/>
      </w:divBdr>
    </w:div>
    <w:div w:id="1921207158">
      <w:bodyDiv w:val="1"/>
      <w:marLeft w:val="0"/>
      <w:marRight w:val="0"/>
      <w:marTop w:val="0"/>
      <w:marBottom w:val="0"/>
      <w:divBdr>
        <w:top w:val="none" w:sz="0" w:space="0" w:color="auto"/>
        <w:left w:val="none" w:sz="0" w:space="0" w:color="auto"/>
        <w:bottom w:val="none" w:sz="0" w:space="0" w:color="auto"/>
        <w:right w:val="none" w:sz="0" w:space="0" w:color="auto"/>
      </w:divBdr>
    </w:div>
    <w:div w:id="1921212184">
      <w:bodyDiv w:val="1"/>
      <w:marLeft w:val="0"/>
      <w:marRight w:val="0"/>
      <w:marTop w:val="0"/>
      <w:marBottom w:val="0"/>
      <w:divBdr>
        <w:top w:val="none" w:sz="0" w:space="0" w:color="auto"/>
        <w:left w:val="none" w:sz="0" w:space="0" w:color="auto"/>
        <w:bottom w:val="none" w:sz="0" w:space="0" w:color="auto"/>
        <w:right w:val="none" w:sz="0" w:space="0" w:color="auto"/>
      </w:divBdr>
    </w:div>
    <w:div w:id="1921255122">
      <w:bodyDiv w:val="1"/>
      <w:marLeft w:val="0"/>
      <w:marRight w:val="0"/>
      <w:marTop w:val="0"/>
      <w:marBottom w:val="0"/>
      <w:divBdr>
        <w:top w:val="none" w:sz="0" w:space="0" w:color="auto"/>
        <w:left w:val="none" w:sz="0" w:space="0" w:color="auto"/>
        <w:bottom w:val="none" w:sz="0" w:space="0" w:color="auto"/>
        <w:right w:val="none" w:sz="0" w:space="0" w:color="auto"/>
      </w:divBdr>
    </w:div>
    <w:div w:id="1921520176">
      <w:bodyDiv w:val="1"/>
      <w:marLeft w:val="0"/>
      <w:marRight w:val="0"/>
      <w:marTop w:val="0"/>
      <w:marBottom w:val="0"/>
      <w:divBdr>
        <w:top w:val="none" w:sz="0" w:space="0" w:color="auto"/>
        <w:left w:val="none" w:sz="0" w:space="0" w:color="auto"/>
        <w:bottom w:val="none" w:sz="0" w:space="0" w:color="auto"/>
        <w:right w:val="none" w:sz="0" w:space="0" w:color="auto"/>
      </w:divBdr>
    </w:div>
    <w:div w:id="1921910366">
      <w:bodyDiv w:val="1"/>
      <w:marLeft w:val="0"/>
      <w:marRight w:val="0"/>
      <w:marTop w:val="0"/>
      <w:marBottom w:val="0"/>
      <w:divBdr>
        <w:top w:val="none" w:sz="0" w:space="0" w:color="auto"/>
        <w:left w:val="none" w:sz="0" w:space="0" w:color="auto"/>
        <w:bottom w:val="none" w:sz="0" w:space="0" w:color="auto"/>
        <w:right w:val="none" w:sz="0" w:space="0" w:color="auto"/>
      </w:divBdr>
    </w:div>
    <w:div w:id="1922181982">
      <w:bodyDiv w:val="1"/>
      <w:marLeft w:val="0"/>
      <w:marRight w:val="0"/>
      <w:marTop w:val="0"/>
      <w:marBottom w:val="0"/>
      <w:divBdr>
        <w:top w:val="none" w:sz="0" w:space="0" w:color="auto"/>
        <w:left w:val="none" w:sz="0" w:space="0" w:color="auto"/>
        <w:bottom w:val="none" w:sz="0" w:space="0" w:color="auto"/>
        <w:right w:val="none" w:sz="0" w:space="0" w:color="auto"/>
      </w:divBdr>
    </w:div>
    <w:div w:id="1923251084">
      <w:bodyDiv w:val="1"/>
      <w:marLeft w:val="0"/>
      <w:marRight w:val="0"/>
      <w:marTop w:val="0"/>
      <w:marBottom w:val="0"/>
      <w:divBdr>
        <w:top w:val="none" w:sz="0" w:space="0" w:color="auto"/>
        <w:left w:val="none" w:sz="0" w:space="0" w:color="auto"/>
        <w:bottom w:val="none" w:sz="0" w:space="0" w:color="auto"/>
        <w:right w:val="none" w:sz="0" w:space="0" w:color="auto"/>
      </w:divBdr>
    </w:div>
    <w:div w:id="1923295786">
      <w:bodyDiv w:val="1"/>
      <w:marLeft w:val="0"/>
      <w:marRight w:val="0"/>
      <w:marTop w:val="0"/>
      <w:marBottom w:val="0"/>
      <w:divBdr>
        <w:top w:val="none" w:sz="0" w:space="0" w:color="auto"/>
        <w:left w:val="none" w:sz="0" w:space="0" w:color="auto"/>
        <w:bottom w:val="none" w:sz="0" w:space="0" w:color="auto"/>
        <w:right w:val="none" w:sz="0" w:space="0" w:color="auto"/>
      </w:divBdr>
    </w:div>
    <w:div w:id="1923643773">
      <w:bodyDiv w:val="1"/>
      <w:marLeft w:val="0"/>
      <w:marRight w:val="0"/>
      <w:marTop w:val="0"/>
      <w:marBottom w:val="0"/>
      <w:divBdr>
        <w:top w:val="none" w:sz="0" w:space="0" w:color="auto"/>
        <w:left w:val="none" w:sz="0" w:space="0" w:color="auto"/>
        <w:bottom w:val="none" w:sz="0" w:space="0" w:color="auto"/>
        <w:right w:val="none" w:sz="0" w:space="0" w:color="auto"/>
      </w:divBdr>
    </w:div>
    <w:div w:id="1923953667">
      <w:bodyDiv w:val="1"/>
      <w:marLeft w:val="0"/>
      <w:marRight w:val="0"/>
      <w:marTop w:val="0"/>
      <w:marBottom w:val="0"/>
      <w:divBdr>
        <w:top w:val="none" w:sz="0" w:space="0" w:color="auto"/>
        <w:left w:val="none" w:sz="0" w:space="0" w:color="auto"/>
        <w:bottom w:val="none" w:sz="0" w:space="0" w:color="auto"/>
        <w:right w:val="none" w:sz="0" w:space="0" w:color="auto"/>
      </w:divBdr>
    </w:div>
    <w:div w:id="1924096338">
      <w:bodyDiv w:val="1"/>
      <w:marLeft w:val="0"/>
      <w:marRight w:val="0"/>
      <w:marTop w:val="0"/>
      <w:marBottom w:val="0"/>
      <w:divBdr>
        <w:top w:val="none" w:sz="0" w:space="0" w:color="auto"/>
        <w:left w:val="none" w:sz="0" w:space="0" w:color="auto"/>
        <w:bottom w:val="none" w:sz="0" w:space="0" w:color="auto"/>
        <w:right w:val="none" w:sz="0" w:space="0" w:color="auto"/>
      </w:divBdr>
    </w:div>
    <w:div w:id="1924103395">
      <w:bodyDiv w:val="1"/>
      <w:marLeft w:val="0"/>
      <w:marRight w:val="0"/>
      <w:marTop w:val="0"/>
      <w:marBottom w:val="0"/>
      <w:divBdr>
        <w:top w:val="none" w:sz="0" w:space="0" w:color="auto"/>
        <w:left w:val="none" w:sz="0" w:space="0" w:color="auto"/>
        <w:bottom w:val="none" w:sz="0" w:space="0" w:color="auto"/>
        <w:right w:val="none" w:sz="0" w:space="0" w:color="auto"/>
      </w:divBdr>
    </w:div>
    <w:div w:id="1924992353">
      <w:bodyDiv w:val="1"/>
      <w:marLeft w:val="0"/>
      <w:marRight w:val="0"/>
      <w:marTop w:val="0"/>
      <w:marBottom w:val="0"/>
      <w:divBdr>
        <w:top w:val="none" w:sz="0" w:space="0" w:color="auto"/>
        <w:left w:val="none" w:sz="0" w:space="0" w:color="auto"/>
        <w:bottom w:val="none" w:sz="0" w:space="0" w:color="auto"/>
        <w:right w:val="none" w:sz="0" w:space="0" w:color="auto"/>
      </w:divBdr>
    </w:div>
    <w:div w:id="1925648365">
      <w:bodyDiv w:val="1"/>
      <w:marLeft w:val="0"/>
      <w:marRight w:val="0"/>
      <w:marTop w:val="0"/>
      <w:marBottom w:val="0"/>
      <w:divBdr>
        <w:top w:val="none" w:sz="0" w:space="0" w:color="auto"/>
        <w:left w:val="none" w:sz="0" w:space="0" w:color="auto"/>
        <w:bottom w:val="none" w:sz="0" w:space="0" w:color="auto"/>
        <w:right w:val="none" w:sz="0" w:space="0" w:color="auto"/>
      </w:divBdr>
    </w:div>
    <w:div w:id="1925651303">
      <w:bodyDiv w:val="1"/>
      <w:marLeft w:val="0"/>
      <w:marRight w:val="0"/>
      <w:marTop w:val="0"/>
      <w:marBottom w:val="0"/>
      <w:divBdr>
        <w:top w:val="none" w:sz="0" w:space="0" w:color="auto"/>
        <w:left w:val="none" w:sz="0" w:space="0" w:color="auto"/>
        <w:bottom w:val="none" w:sz="0" w:space="0" w:color="auto"/>
        <w:right w:val="none" w:sz="0" w:space="0" w:color="auto"/>
      </w:divBdr>
    </w:div>
    <w:div w:id="1925796708">
      <w:bodyDiv w:val="1"/>
      <w:marLeft w:val="0"/>
      <w:marRight w:val="0"/>
      <w:marTop w:val="0"/>
      <w:marBottom w:val="0"/>
      <w:divBdr>
        <w:top w:val="none" w:sz="0" w:space="0" w:color="auto"/>
        <w:left w:val="none" w:sz="0" w:space="0" w:color="auto"/>
        <w:bottom w:val="none" w:sz="0" w:space="0" w:color="auto"/>
        <w:right w:val="none" w:sz="0" w:space="0" w:color="auto"/>
      </w:divBdr>
    </w:div>
    <w:div w:id="1926189270">
      <w:bodyDiv w:val="1"/>
      <w:marLeft w:val="0"/>
      <w:marRight w:val="0"/>
      <w:marTop w:val="0"/>
      <w:marBottom w:val="0"/>
      <w:divBdr>
        <w:top w:val="none" w:sz="0" w:space="0" w:color="auto"/>
        <w:left w:val="none" w:sz="0" w:space="0" w:color="auto"/>
        <w:bottom w:val="none" w:sz="0" w:space="0" w:color="auto"/>
        <w:right w:val="none" w:sz="0" w:space="0" w:color="auto"/>
      </w:divBdr>
    </w:div>
    <w:div w:id="1926919812">
      <w:bodyDiv w:val="1"/>
      <w:marLeft w:val="0"/>
      <w:marRight w:val="0"/>
      <w:marTop w:val="0"/>
      <w:marBottom w:val="0"/>
      <w:divBdr>
        <w:top w:val="none" w:sz="0" w:space="0" w:color="auto"/>
        <w:left w:val="none" w:sz="0" w:space="0" w:color="auto"/>
        <w:bottom w:val="none" w:sz="0" w:space="0" w:color="auto"/>
        <w:right w:val="none" w:sz="0" w:space="0" w:color="auto"/>
      </w:divBdr>
    </w:div>
    <w:div w:id="1927420003">
      <w:bodyDiv w:val="1"/>
      <w:marLeft w:val="0"/>
      <w:marRight w:val="0"/>
      <w:marTop w:val="0"/>
      <w:marBottom w:val="0"/>
      <w:divBdr>
        <w:top w:val="none" w:sz="0" w:space="0" w:color="auto"/>
        <w:left w:val="none" w:sz="0" w:space="0" w:color="auto"/>
        <w:bottom w:val="none" w:sz="0" w:space="0" w:color="auto"/>
        <w:right w:val="none" w:sz="0" w:space="0" w:color="auto"/>
      </w:divBdr>
    </w:div>
    <w:div w:id="1927768286">
      <w:bodyDiv w:val="1"/>
      <w:marLeft w:val="0"/>
      <w:marRight w:val="0"/>
      <w:marTop w:val="0"/>
      <w:marBottom w:val="0"/>
      <w:divBdr>
        <w:top w:val="none" w:sz="0" w:space="0" w:color="auto"/>
        <w:left w:val="none" w:sz="0" w:space="0" w:color="auto"/>
        <w:bottom w:val="none" w:sz="0" w:space="0" w:color="auto"/>
        <w:right w:val="none" w:sz="0" w:space="0" w:color="auto"/>
      </w:divBdr>
    </w:div>
    <w:div w:id="1927953088">
      <w:bodyDiv w:val="1"/>
      <w:marLeft w:val="0"/>
      <w:marRight w:val="0"/>
      <w:marTop w:val="0"/>
      <w:marBottom w:val="0"/>
      <w:divBdr>
        <w:top w:val="none" w:sz="0" w:space="0" w:color="auto"/>
        <w:left w:val="none" w:sz="0" w:space="0" w:color="auto"/>
        <w:bottom w:val="none" w:sz="0" w:space="0" w:color="auto"/>
        <w:right w:val="none" w:sz="0" w:space="0" w:color="auto"/>
      </w:divBdr>
    </w:div>
    <w:div w:id="1928032246">
      <w:bodyDiv w:val="1"/>
      <w:marLeft w:val="0"/>
      <w:marRight w:val="0"/>
      <w:marTop w:val="0"/>
      <w:marBottom w:val="0"/>
      <w:divBdr>
        <w:top w:val="none" w:sz="0" w:space="0" w:color="auto"/>
        <w:left w:val="none" w:sz="0" w:space="0" w:color="auto"/>
        <w:bottom w:val="none" w:sz="0" w:space="0" w:color="auto"/>
        <w:right w:val="none" w:sz="0" w:space="0" w:color="auto"/>
      </w:divBdr>
    </w:div>
    <w:div w:id="1928076526">
      <w:bodyDiv w:val="1"/>
      <w:marLeft w:val="0"/>
      <w:marRight w:val="0"/>
      <w:marTop w:val="0"/>
      <w:marBottom w:val="0"/>
      <w:divBdr>
        <w:top w:val="none" w:sz="0" w:space="0" w:color="auto"/>
        <w:left w:val="none" w:sz="0" w:space="0" w:color="auto"/>
        <w:bottom w:val="none" w:sz="0" w:space="0" w:color="auto"/>
        <w:right w:val="none" w:sz="0" w:space="0" w:color="auto"/>
      </w:divBdr>
    </w:div>
    <w:div w:id="1928416631">
      <w:bodyDiv w:val="1"/>
      <w:marLeft w:val="0"/>
      <w:marRight w:val="0"/>
      <w:marTop w:val="0"/>
      <w:marBottom w:val="0"/>
      <w:divBdr>
        <w:top w:val="none" w:sz="0" w:space="0" w:color="auto"/>
        <w:left w:val="none" w:sz="0" w:space="0" w:color="auto"/>
        <w:bottom w:val="none" w:sz="0" w:space="0" w:color="auto"/>
        <w:right w:val="none" w:sz="0" w:space="0" w:color="auto"/>
      </w:divBdr>
    </w:div>
    <w:div w:id="1929344708">
      <w:bodyDiv w:val="1"/>
      <w:marLeft w:val="0"/>
      <w:marRight w:val="0"/>
      <w:marTop w:val="0"/>
      <w:marBottom w:val="0"/>
      <w:divBdr>
        <w:top w:val="none" w:sz="0" w:space="0" w:color="auto"/>
        <w:left w:val="none" w:sz="0" w:space="0" w:color="auto"/>
        <w:bottom w:val="none" w:sz="0" w:space="0" w:color="auto"/>
        <w:right w:val="none" w:sz="0" w:space="0" w:color="auto"/>
      </w:divBdr>
    </w:div>
    <w:div w:id="1929580200">
      <w:bodyDiv w:val="1"/>
      <w:marLeft w:val="0"/>
      <w:marRight w:val="0"/>
      <w:marTop w:val="0"/>
      <w:marBottom w:val="0"/>
      <w:divBdr>
        <w:top w:val="none" w:sz="0" w:space="0" w:color="auto"/>
        <w:left w:val="none" w:sz="0" w:space="0" w:color="auto"/>
        <w:bottom w:val="none" w:sz="0" w:space="0" w:color="auto"/>
        <w:right w:val="none" w:sz="0" w:space="0" w:color="auto"/>
      </w:divBdr>
    </w:div>
    <w:div w:id="1930191134">
      <w:bodyDiv w:val="1"/>
      <w:marLeft w:val="0"/>
      <w:marRight w:val="0"/>
      <w:marTop w:val="0"/>
      <w:marBottom w:val="0"/>
      <w:divBdr>
        <w:top w:val="none" w:sz="0" w:space="0" w:color="auto"/>
        <w:left w:val="none" w:sz="0" w:space="0" w:color="auto"/>
        <w:bottom w:val="none" w:sz="0" w:space="0" w:color="auto"/>
        <w:right w:val="none" w:sz="0" w:space="0" w:color="auto"/>
      </w:divBdr>
    </w:div>
    <w:div w:id="1930386085">
      <w:bodyDiv w:val="1"/>
      <w:marLeft w:val="0"/>
      <w:marRight w:val="0"/>
      <w:marTop w:val="0"/>
      <w:marBottom w:val="0"/>
      <w:divBdr>
        <w:top w:val="none" w:sz="0" w:space="0" w:color="auto"/>
        <w:left w:val="none" w:sz="0" w:space="0" w:color="auto"/>
        <w:bottom w:val="none" w:sz="0" w:space="0" w:color="auto"/>
        <w:right w:val="none" w:sz="0" w:space="0" w:color="auto"/>
      </w:divBdr>
    </w:div>
    <w:div w:id="1930458466">
      <w:bodyDiv w:val="1"/>
      <w:marLeft w:val="0"/>
      <w:marRight w:val="0"/>
      <w:marTop w:val="0"/>
      <w:marBottom w:val="0"/>
      <w:divBdr>
        <w:top w:val="none" w:sz="0" w:space="0" w:color="auto"/>
        <w:left w:val="none" w:sz="0" w:space="0" w:color="auto"/>
        <w:bottom w:val="none" w:sz="0" w:space="0" w:color="auto"/>
        <w:right w:val="none" w:sz="0" w:space="0" w:color="auto"/>
      </w:divBdr>
    </w:div>
    <w:div w:id="1930499028">
      <w:bodyDiv w:val="1"/>
      <w:marLeft w:val="0"/>
      <w:marRight w:val="0"/>
      <w:marTop w:val="0"/>
      <w:marBottom w:val="0"/>
      <w:divBdr>
        <w:top w:val="none" w:sz="0" w:space="0" w:color="auto"/>
        <w:left w:val="none" w:sz="0" w:space="0" w:color="auto"/>
        <w:bottom w:val="none" w:sz="0" w:space="0" w:color="auto"/>
        <w:right w:val="none" w:sz="0" w:space="0" w:color="auto"/>
      </w:divBdr>
    </w:div>
    <w:div w:id="1930574824">
      <w:bodyDiv w:val="1"/>
      <w:marLeft w:val="0"/>
      <w:marRight w:val="0"/>
      <w:marTop w:val="0"/>
      <w:marBottom w:val="0"/>
      <w:divBdr>
        <w:top w:val="none" w:sz="0" w:space="0" w:color="auto"/>
        <w:left w:val="none" w:sz="0" w:space="0" w:color="auto"/>
        <w:bottom w:val="none" w:sz="0" w:space="0" w:color="auto"/>
        <w:right w:val="none" w:sz="0" w:space="0" w:color="auto"/>
      </w:divBdr>
    </w:div>
    <w:div w:id="1931308200">
      <w:bodyDiv w:val="1"/>
      <w:marLeft w:val="0"/>
      <w:marRight w:val="0"/>
      <w:marTop w:val="0"/>
      <w:marBottom w:val="0"/>
      <w:divBdr>
        <w:top w:val="none" w:sz="0" w:space="0" w:color="auto"/>
        <w:left w:val="none" w:sz="0" w:space="0" w:color="auto"/>
        <w:bottom w:val="none" w:sz="0" w:space="0" w:color="auto"/>
        <w:right w:val="none" w:sz="0" w:space="0" w:color="auto"/>
      </w:divBdr>
    </w:div>
    <w:div w:id="1931356601">
      <w:bodyDiv w:val="1"/>
      <w:marLeft w:val="0"/>
      <w:marRight w:val="0"/>
      <w:marTop w:val="0"/>
      <w:marBottom w:val="0"/>
      <w:divBdr>
        <w:top w:val="none" w:sz="0" w:space="0" w:color="auto"/>
        <w:left w:val="none" w:sz="0" w:space="0" w:color="auto"/>
        <w:bottom w:val="none" w:sz="0" w:space="0" w:color="auto"/>
        <w:right w:val="none" w:sz="0" w:space="0" w:color="auto"/>
      </w:divBdr>
    </w:div>
    <w:div w:id="1931621731">
      <w:bodyDiv w:val="1"/>
      <w:marLeft w:val="0"/>
      <w:marRight w:val="0"/>
      <w:marTop w:val="0"/>
      <w:marBottom w:val="0"/>
      <w:divBdr>
        <w:top w:val="none" w:sz="0" w:space="0" w:color="auto"/>
        <w:left w:val="none" w:sz="0" w:space="0" w:color="auto"/>
        <w:bottom w:val="none" w:sz="0" w:space="0" w:color="auto"/>
        <w:right w:val="none" w:sz="0" w:space="0" w:color="auto"/>
      </w:divBdr>
    </w:div>
    <w:div w:id="1931624954">
      <w:bodyDiv w:val="1"/>
      <w:marLeft w:val="0"/>
      <w:marRight w:val="0"/>
      <w:marTop w:val="0"/>
      <w:marBottom w:val="0"/>
      <w:divBdr>
        <w:top w:val="none" w:sz="0" w:space="0" w:color="auto"/>
        <w:left w:val="none" w:sz="0" w:space="0" w:color="auto"/>
        <w:bottom w:val="none" w:sz="0" w:space="0" w:color="auto"/>
        <w:right w:val="none" w:sz="0" w:space="0" w:color="auto"/>
      </w:divBdr>
    </w:div>
    <w:div w:id="1932006178">
      <w:bodyDiv w:val="1"/>
      <w:marLeft w:val="0"/>
      <w:marRight w:val="0"/>
      <w:marTop w:val="0"/>
      <w:marBottom w:val="0"/>
      <w:divBdr>
        <w:top w:val="none" w:sz="0" w:space="0" w:color="auto"/>
        <w:left w:val="none" w:sz="0" w:space="0" w:color="auto"/>
        <w:bottom w:val="none" w:sz="0" w:space="0" w:color="auto"/>
        <w:right w:val="none" w:sz="0" w:space="0" w:color="auto"/>
      </w:divBdr>
    </w:div>
    <w:div w:id="1932199193">
      <w:bodyDiv w:val="1"/>
      <w:marLeft w:val="0"/>
      <w:marRight w:val="0"/>
      <w:marTop w:val="0"/>
      <w:marBottom w:val="0"/>
      <w:divBdr>
        <w:top w:val="none" w:sz="0" w:space="0" w:color="auto"/>
        <w:left w:val="none" w:sz="0" w:space="0" w:color="auto"/>
        <w:bottom w:val="none" w:sz="0" w:space="0" w:color="auto"/>
        <w:right w:val="none" w:sz="0" w:space="0" w:color="auto"/>
      </w:divBdr>
    </w:div>
    <w:div w:id="1932736526">
      <w:bodyDiv w:val="1"/>
      <w:marLeft w:val="0"/>
      <w:marRight w:val="0"/>
      <w:marTop w:val="0"/>
      <w:marBottom w:val="0"/>
      <w:divBdr>
        <w:top w:val="none" w:sz="0" w:space="0" w:color="auto"/>
        <w:left w:val="none" w:sz="0" w:space="0" w:color="auto"/>
        <w:bottom w:val="none" w:sz="0" w:space="0" w:color="auto"/>
        <w:right w:val="none" w:sz="0" w:space="0" w:color="auto"/>
      </w:divBdr>
    </w:div>
    <w:div w:id="1932927257">
      <w:bodyDiv w:val="1"/>
      <w:marLeft w:val="0"/>
      <w:marRight w:val="0"/>
      <w:marTop w:val="0"/>
      <w:marBottom w:val="0"/>
      <w:divBdr>
        <w:top w:val="none" w:sz="0" w:space="0" w:color="auto"/>
        <w:left w:val="none" w:sz="0" w:space="0" w:color="auto"/>
        <w:bottom w:val="none" w:sz="0" w:space="0" w:color="auto"/>
        <w:right w:val="none" w:sz="0" w:space="0" w:color="auto"/>
      </w:divBdr>
    </w:div>
    <w:div w:id="1933397013">
      <w:bodyDiv w:val="1"/>
      <w:marLeft w:val="0"/>
      <w:marRight w:val="0"/>
      <w:marTop w:val="0"/>
      <w:marBottom w:val="0"/>
      <w:divBdr>
        <w:top w:val="none" w:sz="0" w:space="0" w:color="auto"/>
        <w:left w:val="none" w:sz="0" w:space="0" w:color="auto"/>
        <w:bottom w:val="none" w:sz="0" w:space="0" w:color="auto"/>
        <w:right w:val="none" w:sz="0" w:space="0" w:color="auto"/>
      </w:divBdr>
    </w:div>
    <w:div w:id="1933733981">
      <w:bodyDiv w:val="1"/>
      <w:marLeft w:val="0"/>
      <w:marRight w:val="0"/>
      <w:marTop w:val="0"/>
      <w:marBottom w:val="0"/>
      <w:divBdr>
        <w:top w:val="none" w:sz="0" w:space="0" w:color="auto"/>
        <w:left w:val="none" w:sz="0" w:space="0" w:color="auto"/>
        <w:bottom w:val="none" w:sz="0" w:space="0" w:color="auto"/>
        <w:right w:val="none" w:sz="0" w:space="0" w:color="auto"/>
      </w:divBdr>
    </w:div>
    <w:div w:id="1934046240">
      <w:bodyDiv w:val="1"/>
      <w:marLeft w:val="0"/>
      <w:marRight w:val="0"/>
      <w:marTop w:val="0"/>
      <w:marBottom w:val="0"/>
      <w:divBdr>
        <w:top w:val="none" w:sz="0" w:space="0" w:color="auto"/>
        <w:left w:val="none" w:sz="0" w:space="0" w:color="auto"/>
        <w:bottom w:val="none" w:sz="0" w:space="0" w:color="auto"/>
        <w:right w:val="none" w:sz="0" w:space="0" w:color="auto"/>
      </w:divBdr>
    </w:div>
    <w:div w:id="1934122719">
      <w:bodyDiv w:val="1"/>
      <w:marLeft w:val="0"/>
      <w:marRight w:val="0"/>
      <w:marTop w:val="0"/>
      <w:marBottom w:val="0"/>
      <w:divBdr>
        <w:top w:val="none" w:sz="0" w:space="0" w:color="auto"/>
        <w:left w:val="none" w:sz="0" w:space="0" w:color="auto"/>
        <w:bottom w:val="none" w:sz="0" w:space="0" w:color="auto"/>
        <w:right w:val="none" w:sz="0" w:space="0" w:color="auto"/>
      </w:divBdr>
    </w:div>
    <w:div w:id="1934123498">
      <w:bodyDiv w:val="1"/>
      <w:marLeft w:val="0"/>
      <w:marRight w:val="0"/>
      <w:marTop w:val="0"/>
      <w:marBottom w:val="0"/>
      <w:divBdr>
        <w:top w:val="none" w:sz="0" w:space="0" w:color="auto"/>
        <w:left w:val="none" w:sz="0" w:space="0" w:color="auto"/>
        <w:bottom w:val="none" w:sz="0" w:space="0" w:color="auto"/>
        <w:right w:val="none" w:sz="0" w:space="0" w:color="auto"/>
      </w:divBdr>
    </w:div>
    <w:div w:id="1934165046">
      <w:bodyDiv w:val="1"/>
      <w:marLeft w:val="0"/>
      <w:marRight w:val="0"/>
      <w:marTop w:val="0"/>
      <w:marBottom w:val="0"/>
      <w:divBdr>
        <w:top w:val="none" w:sz="0" w:space="0" w:color="auto"/>
        <w:left w:val="none" w:sz="0" w:space="0" w:color="auto"/>
        <w:bottom w:val="none" w:sz="0" w:space="0" w:color="auto"/>
        <w:right w:val="none" w:sz="0" w:space="0" w:color="auto"/>
      </w:divBdr>
    </w:div>
    <w:div w:id="1934819541">
      <w:bodyDiv w:val="1"/>
      <w:marLeft w:val="0"/>
      <w:marRight w:val="0"/>
      <w:marTop w:val="0"/>
      <w:marBottom w:val="0"/>
      <w:divBdr>
        <w:top w:val="none" w:sz="0" w:space="0" w:color="auto"/>
        <w:left w:val="none" w:sz="0" w:space="0" w:color="auto"/>
        <w:bottom w:val="none" w:sz="0" w:space="0" w:color="auto"/>
        <w:right w:val="none" w:sz="0" w:space="0" w:color="auto"/>
      </w:divBdr>
    </w:div>
    <w:div w:id="1935556621">
      <w:bodyDiv w:val="1"/>
      <w:marLeft w:val="0"/>
      <w:marRight w:val="0"/>
      <w:marTop w:val="0"/>
      <w:marBottom w:val="0"/>
      <w:divBdr>
        <w:top w:val="none" w:sz="0" w:space="0" w:color="auto"/>
        <w:left w:val="none" w:sz="0" w:space="0" w:color="auto"/>
        <w:bottom w:val="none" w:sz="0" w:space="0" w:color="auto"/>
        <w:right w:val="none" w:sz="0" w:space="0" w:color="auto"/>
      </w:divBdr>
    </w:div>
    <w:div w:id="1935702403">
      <w:bodyDiv w:val="1"/>
      <w:marLeft w:val="0"/>
      <w:marRight w:val="0"/>
      <w:marTop w:val="0"/>
      <w:marBottom w:val="0"/>
      <w:divBdr>
        <w:top w:val="none" w:sz="0" w:space="0" w:color="auto"/>
        <w:left w:val="none" w:sz="0" w:space="0" w:color="auto"/>
        <w:bottom w:val="none" w:sz="0" w:space="0" w:color="auto"/>
        <w:right w:val="none" w:sz="0" w:space="0" w:color="auto"/>
      </w:divBdr>
    </w:div>
    <w:div w:id="1936665380">
      <w:bodyDiv w:val="1"/>
      <w:marLeft w:val="0"/>
      <w:marRight w:val="0"/>
      <w:marTop w:val="0"/>
      <w:marBottom w:val="0"/>
      <w:divBdr>
        <w:top w:val="none" w:sz="0" w:space="0" w:color="auto"/>
        <w:left w:val="none" w:sz="0" w:space="0" w:color="auto"/>
        <w:bottom w:val="none" w:sz="0" w:space="0" w:color="auto"/>
        <w:right w:val="none" w:sz="0" w:space="0" w:color="auto"/>
      </w:divBdr>
    </w:div>
    <w:div w:id="1937324565">
      <w:bodyDiv w:val="1"/>
      <w:marLeft w:val="0"/>
      <w:marRight w:val="0"/>
      <w:marTop w:val="0"/>
      <w:marBottom w:val="0"/>
      <w:divBdr>
        <w:top w:val="none" w:sz="0" w:space="0" w:color="auto"/>
        <w:left w:val="none" w:sz="0" w:space="0" w:color="auto"/>
        <w:bottom w:val="none" w:sz="0" w:space="0" w:color="auto"/>
        <w:right w:val="none" w:sz="0" w:space="0" w:color="auto"/>
      </w:divBdr>
    </w:div>
    <w:div w:id="1937907079">
      <w:bodyDiv w:val="1"/>
      <w:marLeft w:val="0"/>
      <w:marRight w:val="0"/>
      <w:marTop w:val="0"/>
      <w:marBottom w:val="0"/>
      <w:divBdr>
        <w:top w:val="none" w:sz="0" w:space="0" w:color="auto"/>
        <w:left w:val="none" w:sz="0" w:space="0" w:color="auto"/>
        <w:bottom w:val="none" w:sz="0" w:space="0" w:color="auto"/>
        <w:right w:val="none" w:sz="0" w:space="0" w:color="auto"/>
      </w:divBdr>
    </w:div>
    <w:div w:id="1938248610">
      <w:bodyDiv w:val="1"/>
      <w:marLeft w:val="0"/>
      <w:marRight w:val="0"/>
      <w:marTop w:val="0"/>
      <w:marBottom w:val="0"/>
      <w:divBdr>
        <w:top w:val="none" w:sz="0" w:space="0" w:color="auto"/>
        <w:left w:val="none" w:sz="0" w:space="0" w:color="auto"/>
        <w:bottom w:val="none" w:sz="0" w:space="0" w:color="auto"/>
        <w:right w:val="none" w:sz="0" w:space="0" w:color="auto"/>
      </w:divBdr>
    </w:div>
    <w:div w:id="1938906630">
      <w:bodyDiv w:val="1"/>
      <w:marLeft w:val="0"/>
      <w:marRight w:val="0"/>
      <w:marTop w:val="0"/>
      <w:marBottom w:val="0"/>
      <w:divBdr>
        <w:top w:val="none" w:sz="0" w:space="0" w:color="auto"/>
        <w:left w:val="none" w:sz="0" w:space="0" w:color="auto"/>
        <w:bottom w:val="none" w:sz="0" w:space="0" w:color="auto"/>
        <w:right w:val="none" w:sz="0" w:space="0" w:color="auto"/>
      </w:divBdr>
    </w:div>
    <w:div w:id="1938974746">
      <w:bodyDiv w:val="1"/>
      <w:marLeft w:val="0"/>
      <w:marRight w:val="0"/>
      <w:marTop w:val="0"/>
      <w:marBottom w:val="0"/>
      <w:divBdr>
        <w:top w:val="none" w:sz="0" w:space="0" w:color="auto"/>
        <w:left w:val="none" w:sz="0" w:space="0" w:color="auto"/>
        <w:bottom w:val="none" w:sz="0" w:space="0" w:color="auto"/>
        <w:right w:val="none" w:sz="0" w:space="0" w:color="auto"/>
      </w:divBdr>
    </w:div>
    <w:div w:id="1939175830">
      <w:bodyDiv w:val="1"/>
      <w:marLeft w:val="0"/>
      <w:marRight w:val="0"/>
      <w:marTop w:val="0"/>
      <w:marBottom w:val="0"/>
      <w:divBdr>
        <w:top w:val="none" w:sz="0" w:space="0" w:color="auto"/>
        <w:left w:val="none" w:sz="0" w:space="0" w:color="auto"/>
        <w:bottom w:val="none" w:sz="0" w:space="0" w:color="auto"/>
        <w:right w:val="none" w:sz="0" w:space="0" w:color="auto"/>
      </w:divBdr>
    </w:div>
    <w:div w:id="1939829044">
      <w:bodyDiv w:val="1"/>
      <w:marLeft w:val="0"/>
      <w:marRight w:val="0"/>
      <w:marTop w:val="0"/>
      <w:marBottom w:val="0"/>
      <w:divBdr>
        <w:top w:val="none" w:sz="0" w:space="0" w:color="auto"/>
        <w:left w:val="none" w:sz="0" w:space="0" w:color="auto"/>
        <w:bottom w:val="none" w:sz="0" w:space="0" w:color="auto"/>
        <w:right w:val="none" w:sz="0" w:space="0" w:color="auto"/>
      </w:divBdr>
    </w:div>
    <w:div w:id="1940718291">
      <w:bodyDiv w:val="1"/>
      <w:marLeft w:val="0"/>
      <w:marRight w:val="0"/>
      <w:marTop w:val="0"/>
      <w:marBottom w:val="0"/>
      <w:divBdr>
        <w:top w:val="none" w:sz="0" w:space="0" w:color="auto"/>
        <w:left w:val="none" w:sz="0" w:space="0" w:color="auto"/>
        <w:bottom w:val="none" w:sz="0" w:space="0" w:color="auto"/>
        <w:right w:val="none" w:sz="0" w:space="0" w:color="auto"/>
      </w:divBdr>
    </w:div>
    <w:div w:id="1940797656">
      <w:bodyDiv w:val="1"/>
      <w:marLeft w:val="0"/>
      <w:marRight w:val="0"/>
      <w:marTop w:val="0"/>
      <w:marBottom w:val="0"/>
      <w:divBdr>
        <w:top w:val="none" w:sz="0" w:space="0" w:color="auto"/>
        <w:left w:val="none" w:sz="0" w:space="0" w:color="auto"/>
        <w:bottom w:val="none" w:sz="0" w:space="0" w:color="auto"/>
        <w:right w:val="none" w:sz="0" w:space="0" w:color="auto"/>
      </w:divBdr>
    </w:div>
    <w:div w:id="1941252244">
      <w:bodyDiv w:val="1"/>
      <w:marLeft w:val="0"/>
      <w:marRight w:val="0"/>
      <w:marTop w:val="0"/>
      <w:marBottom w:val="0"/>
      <w:divBdr>
        <w:top w:val="none" w:sz="0" w:space="0" w:color="auto"/>
        <w:left w:val="none" w:sz="0" w:space="0" w:color="auto"/>
        <w:bottom w:val="none" w:sz="0" w:space="0" w:color="auto"/>
        <w:right w:val="none" w:sz="0" w:space="0" w:color="auto"/>
      </w:divBdr>
    </w:div>
    <w:div w:id="1941598337">
      <w:bodyDiv w:val="1"/>
      <w:marLeft w:val="0"/>
      <w:marRight w:val="0"/>
      <w:marTop w:val="0"/>
      <w:marBottom w:val="0"/>
      <w:divBdr>
        <w:top w:val="none" w:sz="0" w:space="0" w:color="auto"/>
        <w:left w:val="none" w:sz="0" w:space="0" w:color="auto"/>
        <w:bottom w:val="none" w:sz="0" w:space="0" w:color="auto"/>
        <w:right w:val="none" w:sz="0" w:space="0" w:color="auto"/>
      </w:divBdr>
    </w:div>
    <w:div w:id="1941601652">
      <w:bodyDiv w:val="1"/>
      <w:marLeft w:val="0"/>
      <w:marRight w:val="0"/>
      <w:marTop w:val="0"/>
      <w:marBottom w:val="0"/>
      <w:divBdr>
        <w:top w:val="none" w:sz="0" w:space="0" w:color="auto"/>
        <w:left w:val="none" w:sz="0" w:space="0" w:color="auto"/>
        <w:bottom w:val="none" w:sz="0" w:space="0" w:color="auto"/>
        <w:right w:val="none" w:sz="0" w:space="0" w:color="auto"/>
      </w:divBdr>
    </w:div>
    <w:div w:id="1942488063">
      <w:bodyDiv w:val="1"/>
      <w:marLeft w:val="0"/>
      <w:marRight w:val="0"/>
      <w:marTop w:val="0"/>
      <w:marBottom w:val="0"/>
      <w:divBdr>
        <w:top w:val="none" w:sz="0" w:space="0" w:color="auto"/>
        <w:left w:val="none" w:sz="0" w:space="0" w:color="auto"/>
        <w:bottom w:val="none" w:sz="0" w:space="0" w:color="auto"/>
        <w:right w:val="none" w:sz="0" w:space="0" w:color="auto"/>
      </w:divBdr>
    </w:div>
    <w:div w:id="1942489948">
      <w:bodyDiv w:val="1"/>
      <w:marLeft w:val="0"/>
      <w:marRight w:val="0"/>
      <w:marTop w:val="0"/>
      <w:marBottom w:val="0"/>
      <w:divBdr>
        <w:top w:val="none" w:sz="0" w:space="0" w:color="auto"/>
        <w:left w:val="none" w:sz="0" w:space="0" w:color="auto"/>
        <w:bottom w:val="none" w:sz="0" w:space="0" w:color="auto"/>
        <w:right w:val="none" w:sz="0" w:space="0" w:color="auto"/>
      </w:divBdr>
    </w:div>
    <w:div w:id="1943417399">
      <w:bodyDiv w:val="1"/>
      <w:marLeft w:val="0"/>
      <w:marRight w:val="0"/>
      <w:marTop w:val="0"/>
      <w:marBottom w:val="0"/>
      <w:divBdr>
        <w:top w:val="none" w:sz="0" w:space="0" w:color="auto"/>
        <w:left w:val="none" w:sz="0" w:space="0" w:color="auto"/>
        <w:bottom w:val="none" w:sz="0" w:space="0" w:color="auto"/>
        <w:right w:val="none" w:sz="0" w:space="0" w:color="auto"/>
      </w:divBdr>
    </w:div>
    <w:div w:id="1943493270">
      <w:bodyDiv w:val="1"/>
      <w:marLeft w:val="0"/>
      <w:marRight w:val="0"/>
      <w:marTop w:val="0"/>
      <w:marBottom w:val="0"/>
      <w:divBdr>
        <w:top w:val="none" w:sz="0" w:space="0" w:color="auto"/>
        <w:left w:val="none" w:sz="0" w:space="0" w:color="auto"/>
        <w:bottom w:val="none" w:sz="0" w:space="0" w:color="auto"/>
        <w:right w:val="none" w:sz="0" w:space="0" w:color="auto"/>
      </w:divBdr>
    </w:div>
    <w:div w:id="1943564305">
      <w:bodyDiv w:val="1"/>
      <w:marLeft w:val="0"/>
      <w:marRight w:val="0"/>
      <w:marTop w:val="0"/>
      <w:marBottom w:val="0"/>
      <w:divBdr>
        <w:top w:val="none" w:sz="0" w:space="0" w:color="auto"/>
        <w:left w:val="none" w:sz="0" w:space="0" w:color="auto"/>
        <w:bottom w:val="none" w:sz="0" w:space="0" w:color="auto"/>
        <w:right w:val="none" w:sz="0" w:space="0" w:color="auto"/>
      </w:divBdr>
    </w:div>
    <w:div w:id="1943682993">
      <w:bodyDiv w:val="1"/>
      <w:marLeft w:val="0"/>
      <w:marRight w:val="0"/>
      <w:marTop w:val="0"/>
      <w:marBottom w:val="0"/>
      <w:divBdr>
        <w:top w:val="none" w:sz="0" w:space="0" w:color="auto"/>
        <w:left w:val="none" w:sz="0" w:space="0" w:color="auto"/>
        <w:bottom w:val="none" w:sz="0" w:space="0" w:color="auto"/>
        <w:right w:val="none" w:sz="0" w:space="0" w:color="auto"/>
      </w:divBdr>
    </w:div>
    <w:div w:id="1943878616">
      <w:bodyDiv w:val="1"/>
      <w:marLeft w:val="0"/>
      <w:marRight w:val="0"/>
      <w:marTop w:val="0"/>
      <w:marBottom w:val="0"/>
      <w:divBdr>
        <w:top w:val="none" w:sz="0" w:space="0" w:color="auto"/>
        <w:left w:val="none" w:sz="0" w:space="0" w:color="auto"/>
        <w:bottom w:val="none" w:sz="0" w:space="0" w:color="auto"/>
        <w:right w:val="none" w:sz="0" w:space="0" w:color="auto"/>
      </w:divBdr>
    </w:div>
    <w:div w:id="1943954759">
      <w:bodyDiv w:val="1"/>
      <w:marLeft w:val="0"/>
      <w:marRight w:val="0"/>
      <w:marTop w:val="0"/>
      <w:marBottom w:val="0"/>
      <w:divBdr>
        <w:top w:val="none" w:sz="0" w:space="0" w:color="auto"/>
        <w:left w:val="none" w:sz="0" w:space="0" w:color="auto"/>
        <w:bottom w:val="none" w:sz="0" w:space="0" w:color="auto"/>
        <w:right w:val="none" w:sz="0" w:space="0" w:color="auto"/>
      </w:divBdr>
      <w:divsChild>
        <w:div w:id="525018348">
          <w:marLeft w:val="0"/>
          <w:marRight w:val="0"/>
          <w:marTop w:val="0"/>
          <w:marBottom w:val="0"/>
          <w:divBdr>
            <w:top w:val="none" w:sz="0" w:space="0" w:color="auto"/>
            <w:left w:val="none" w:sz="0" w:space="0" w:color="auto"/>
            <w:bottom w:val="none" w:sz="0" w:space="0" w:color="auto"/>
            <w:right w:val="none" w:sz="0" w:space="0" w:color="auto"/>
          </w:divBdr>
          <w:divsChild>
            <w:div w:id="22444683">
              <w:marLeft w:val="0"/>
              <w:marRight w:val="0"/>
              <w:marTop w:val="0"/>
              <w:marBottom w:val="0"/>
              <w:divBdr>
                <w:top w:val="none" w:sz="0" w:space="0" w:color="auto"/>
                <w:left w:val="none" w:sz="0" w:space="0" w:color="auto"/>
                <w:bottom w:val="none" w:sz="0" w:space="0" w:color="auto"/>
                <w:right w:val="none" w:sz="0" w:space="0" w:color="auto"/>
              </w:divBdr>
              <w:divsChild>
                <w:div w:id="1312832066">
                  <w:marLeft w:val="0"/>
                  <w:marRight w:val="0"/>
                  <w:marTop w:val="0"/>
                  <w:marBottom w:val="0"/>
                  <w:divBdr>
                    <w:top w:val="none" w:sz="0" w:space="0" w:color="auto"/>
                    <w:left w:val="none" w:sz="0" w:space="0" w:color="auto"/>
                    <w:bottom w:val="none" w:sz="0" w:space="0" w:color="auto"/>
                    <w:right w:val="none" w:sz="0" w:space="0" w:color="auto"/>
                  </w:divBdr>
                </w:div>
              </w:divsChild>
            </w:div>
            <w:div w:id="268902263">
              <w:marLeft w:val="0"/>
              <w:marRight w:val="0"/>
              <w:marTop w:val="0"/>
              <w:marBottom w:val="0"/>
              <w:divBdr>
                <w:top w:val="none" w:sz="0" w:space="0" w:color="auto"/>
                <w:left w:val="none" w:sz="0" w:space="0" w:color="auto"/>
                <w:bottom w:val="none" w:sz="0" w:space="0" w:color="auto"/>
                <w:right w:val="none" w:sz="0" w:space="0" w:color="auto"/>
              </w:divBdr>
              <w:divsChild>
                <w:div w:id="881525524">
                  <w:marLeft w:val="0"/>
                  <w:marRight w:val="0"/>
                  <w:marTop w:val="0"/>
                  <w:marBottom w:val="0"/>
                  <w:divBdr>
                    <w:top w:val="none" w:sz="0" w:space="0" w:color="auto"/>
                    <w:left w:val="none" w:sz="0" w:space="0" w:color="auto"/>
                    <w:bottom w:val="none" w:sz="0" w:space="0" w:color="auto"/>
                    <w:right w:val="none" w:sz="0" w:space="0" w:color="auto"/>
                  </w:divBdr>
                </w:div>
              </w:divsChild>
            </w:div>
            <w:div w:id="486939867">
              <w:marLeft w:val="0"/>
              <w:marRight w:val="0"/>
              <w:marTop w:val="0"/>
              <w:marBottom w:val="0"/>
              <w:divBdr>
                <w:top w:val="none" w:sz="0" w:space="0" w:color="auto"/>
                <w:left w:val="none" w:sz="0" w:space="0" w:color="auto"/>
                <w:bottom w:val="none" w:sz="0" w:space="0" w:color="auto"/>
                <w:right w:val="none" w:sz="0" w:space="0" w:color="auto"/>
              </w:divBdr>
              <w:divsChild>
                <w:div w:id="30111656">
                  <w:marLeft w:val="0"/>
                  <w:marRight w:val="0"/>
                  <w:marTop w:val="0"/>
                  <w:marBottom w:val="0"/>
                  <w:divBdr>
                    <w:top w:val="none" w:sz="0" w:space="0" w:color="auto"/>
                    <w:left w:val="none" w:sz="0" w:space="0" w:color="auto"/>
                    <w:bottom w:val="none" w:sz="0" w:space="0" w:color="auto"/>
                    <w:right w:val="none" w:sz="0" w:space="0" w:color="auto"/>
                  </w:divBdr>
                </w:div>
              </w:divsChild>
            </w:div>
            <w:div w:id="608465005">
              <w:marLeft w:val="0"/>
              <w:marRight w:val="0"/>
              <w:marTop w:val="0"/>
              <w:marBottom w:val="0"/>
              <w:divBdr>
                <w:top w:val="none" w:sz="0" w:space="0" w:color="auto"/>
                <w:left w:val="none" w:sz="0" w:space="0" w:color="auto"/>
                <w:bottom w:val="none" w:sz="0" w:space="0" w:color="auto"/>
                <w:right w:val="none" w:sz="0" w:space="0" w:color="auto"/>
              </w:divBdr>
              <w:divsChild>
                <w:div w:id="1235511184">
                  <w:marLeft w:val="0"/>
                  <w:marRight w:val="0"/>
                  <w:marTop w:val="0"/>
                  <w:marBottom w:val="0"/>
                  <w:divBdr>
                    <w:top w:val="none" w:sz="0" w:space="0" w:color="auto"/>
                    <w:left w:val="none" w:sz="0" w:space="0" w:color="auto"/>
                    <w:bottom w:val="none" w:sz="0" w:space="0" w:color="auto"/>
                    <w:right w:val="none" w:sz="0" w:space="0" w:color="auto"/>
                  </w:divBdr>
                </w:div>
              </w:divsChild>
            </w:div>
            <w:div w:id="881945078">
              <w:marLeft w:val="0"/>
              <w:marRight w:val="0"/>
              <w:marTop w:val="0"/>
              <w:marBottom w:val="0"/>
              <w:divBdr>
                <w:top w:val="none" w:sz="0" w:space="0" w:color="auto"/>
                <w:left w:val="none" w:sz="0" w:space="0" w:color="auto"/>
                <w:bottom w:val="none" w:sz="0" w:space="0" w:color="auto"/>
                <w:right w:val="none" w:sz="0" w:space="0" w:color="auto"/>
              </w:divBdr>
              <w:divsChild>
                <w:div w:id="106389512">
                  <w:marLeft w:val="0"/>
                  <w:marRight w:val="0"/>
                  <w:marTop w:val="0"/>
                  <w:marBottom w:val="0"/>
                  <w:divBdr>
                    <w:top w:val="none" w:sz="0" w:space="0" w:color="auto"/>
                    <w:left w:val="none" w:sz="0" w:space="0" w:color="auto"/>
                    <w:bottom w:val="none" w:sz="0" w:space="0" w:color="auto"/>
                    <w:right w:val="none" w:sz="0" w:space="0" w:color="auto"/>
                  </w:divBdr>
                </w:div>
              </w:divsChild>
            </w:div>
            <w:div w:id="932590317">
              <w:marLeft w:val="0"/>
              <w:marRight w:val="0"/>
              <w:marTop w:val="0"/>
              <w:marBottom w:val="0"/>
              <w:divBdr>
                <w:top w:val="none" w:sz="0" w:space="0" w:color="auto"/>
                <w:left w:val="none" w:sz="0" w:space="0" w:color="auto"/>
                <w:bottom w:val="none" w:sz="0" w:space="0" w:color="auto"/>
                <w:right w:val="none" w:sz="0" w:space="0" w:color="auto"/>
              </w:divBdr>
              <w:divsChild>
                <w:div w:id="733546902">
                  <w:marLeft w:val="0"/>
                  <w:marRight w:val="0"/>
                  <w:marTop w:val="0"/>
                  <w:marBottom w:val="0"/>
                  <w:divBdr>
                    <w:top w:val="none" w:sz="0" w:space="0" w:color="auto"/>
                    <w:left w:val="none" w:sz="0" w:space="0" w:color="auto"/>
                    <w:bottom w:val="none" w:sz="0" w:space="0" w:color="auto"/>
                    <w:right w:val="none" w:sz="0" w:space="0" w:color="auto"/>
                  </w:divBdr>
                </w:div>
              </w:divsChild>
            </w:div>
            <w:div w:id="1304039508">
              <w:marLeft w:val="0"/>
              <w:marRight w:val="0"/>
              <w:marTop w:val="0"/>
              <w:marBottom w:val="0"/>
              <w:divBdr>
                <w:top w:val="none" w:sz="0" w:space="0" w:color="auto"/>
                <w:left w:val="none" w:sz="0" w:space="0" w:color="auto"/>
                <w:bottom w:val="none" w:sz="0" w:space="0" w:color="auto"/>
                <w:right w:val="none" w:sz="0" w:space="0" w:color="auto"/>
              </w:divBdr>
              <w:divsChild>
                <w:div w:id="144854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3999119">
      <w:bodyDiv w:val="1"/>
      <w:marLeft w:val="0"/>
      <w:marRight w:val="0"/>
      <w:marTop w:val="0"/>
      <w:marBottom w:val="0"/>
      <w:divBdr>
        <w:top w:val="none" w:sz="0" w:space="0" w:color="auto"/>
        <w:left w:val="none" w:sz="0" w:space="0" w:color="auto"/>
        <w:bottom w:val="none" w:sz="0" w:space="0" w:color="auto"/>
        <w:right w:val="none" w:sz="0" w:space="0" w:color="auto"/>
      </w:divBdr>
    </w:div>
    <w:div w:id="1944268272">
      <w:bodyDiv w:val="1"/>
      <w:marLeft w:val="0"/>
      <w:marRight w:val="0"/>
      <w:marTop w:val="0"/>
      <w:marBottom w:val="0"/>
      <w:divBdr>
        <w:top w:val="none" w:sz="0" w:space="0" w:color="auto"/>
        <w:left w:val="none" w:sz="0" w:space="0" w:color="auto"/>
        <w:bottom w:val="none" w:sz="0" w:space="0" w:color="auto"/>
        <w:right w:val="none" w:sz="0" w:space="0" w:color="auto"/>
      </w:divBdr>
    </w:div>
    <w:div w:id="1944801540">
      <w:bodyDiv w:val="1"/>
      <w:marLeft w:val="0"/>
      <w:marRight w:val="0"/>
      <w:marTop w:val="0"/>
      <w:marBottom w:val="0"/>
      <w:divBdr>
        <w:top w:val="none" w:sz="0" w:space="0" w:color="auto"/>
        <w:left w:val="none" w:sz="0" w:space="0" w:color="auto"/>
        <w:bottom w:val="none" w:sz="0" w:space="0" w:color="auto"/>
        <w:right w:val="none" w:sz="0" w:space="0" w:color="auto"/>
      </w:divBdr>
    </w:div>
    <w:div w:id="1945376579">
      <w:bodyDiv w:val="1"/>
      <w:marLeft w:val="0"/>
      <w:marRight w:val="0"/>
      <w:marTop w:val="0"/>
      <w:marBottom w:val="0"/>
      <w:divBdr>
        <w:top w:val="none" w:sz="0" w:space="0" w:color="auto"/>
        <w:left w:val="none" w:sz="0" w:space="0" w:color="auto"/>
        <w:bottom w:val="none" w:sz="0" w:space="0" w:color="auto"/>
        <w:right w:val="none" w:sz="0" w:space="0" w:color="auto"/>
      </w:divBdr>
    </w:div>
    <w:div w:id="1945380828">
      <w:bodyDiv w:val="1"/>
      <w:marLeft w:val="0"/>
      <w:marRight w:val="0"/>
      <w:marTop w:val="0"/>
      <w:marBottom w:val="0"/>
      <w:divBdr>
        <w:top w:val="none" w:sz="0" w:space="0" w:color="auto"/>
        <w:left w:val="none" w:sz="0" w:space="0" w:color="auto"/>
        <w:bottom w:val="none" w:sz="0" w:space="0" w:color="auto"/>
        <w:right w:val="none" w:sz="0" w:space="0" w:color="auto"/>
      </w:divBdr>
    </w:div>
    <w:div w:id="1945579056">
      <w:bodyDiv w:val="1"/>
      <w:marLeft w:val="0"/>
      <w:marRight w:val="0"/>
      <w:marTop w:val="0"/>
      <w:marBottom w:val="0"/>
      <w:divBdr>
        <w:top w:val="none" w:sz="0" w:space="0" w:color="auto"/>
        <w:left w:val="none" w:sz="0" w:space="0" w:color="auto"/>
        <w:bottom w:val="none" w:sz="0" w:space="0" w:color="auto"/>
        <w:right w:val="none" w:sz="0" w:space="0" w:color="auto"/>
      </w:divBdr>
    </w:div>
    <w:div w:id="1945764149">
      <w:bodyDiv w:val="1"/>
      <w:marLeft w:val="0"/>
      <w:marRight w:val="0"/>
      <w:marTop w:val="0"/>
      <w:marBottom w:val="0"/>
      <w:divBdr>
        <w:top w:val="none" w:sz="0" w:space="0" w:color="auto"/>
        <w:left w:val="none" w:sz="0" w:space="0" w:color="auto"/>
        <w:bottom w:val="none" w:sz="0" w:space="0" w:color="auto"/>
        <w:right w:val="none" w:sz="0" w:space="0" w:color="auto"/>
      </w:divBdr>
    </w:div>
    <w:div w:id="1946184754">
      <w:bodyDiv w:val="1"/>
      <w:marLeft w:val="0"/>
      <w:marRight w:val="0"/>
      <w:marTop w:val="0"/>
      <w:marBottom w:val="0"/>
      <w:divBdr>
        <w:top w:val="none" w:sz="0" w:space="0" w:color="auto"/>
        <w:left w:val="none" w:sz="0" w:space="0" w:color="auto"/>
        <w:bottom w:val="none" w:sz="0" w:space="0" w:color="auto"/>
        <w:right w:val="none" w:sz="0" w:space="0" w:color="auto"/>
      </w:divBdr>
    </w:div>
    <w:div w:id="1946309177">
      <w:bodyDiv w:val="1"/>
      <w:marLeft w:val="0"/>
      <w:marRight w:val="0"/>
      <w:marTop w:val="0"/>
      <w:marBottom w:val="0"/>
      <w:divBdr>
        <w:top w:val="none" w:sz="0" w:space="0" w:color="auto"/>
        <w:left w:val="none" w:sz="0" w:space="0" w:color="auto"/>
        <w:bottom w:val="none" w:sz="0" w:space="0" w:color="auto"/>
        <w:right w:val="none" w:sz="0" w:space="0" w:color="auto"/>
      </w:divBdr>
    </w:div>
    <w:div w:id="1946425522">
      <w:bodyDiv w:val="1"/>
      <w:marLeft w:val="0"/>
      <w:marRight w:val="0"/>
      <w:marTop w:val="0"/>
      <w:marBottom w:val="0"/>
      <w:divBdr>
        <w:top w:val="none" w:sz="0" w:space="0" w:color="auto"/>
        <w:left w:val="none" w:sz="0" w:space="0" w:color="auto"/>
        <w:bottom w:val="none" w:sz="0" w:space="0" w:color="auto"/>
        <w:right w:val="none" w:sz="0" w:space="0" w:color="auto"/>
      </w:divBdr>
    </w:div>
    <w:div w:id="1946686760">
      <w:bodyDiv w:val="1"/>
      <w:marLeft w:val="0"/>
      <w:marRight w:val="0"/>
      <w:marTop w:val="0"/>
      <w:marBottom w:val="0"/>
      <w:divBdr>
        <w:top w:val="none" w:sz="0" w:space="0" w:color="auto"/>
        <w:left w:val="none" w:sz="0" w:space="0" w:color="auto"/>
        <w:bottom w:val="none" w:sz="0" w:space="0" w:color="auto"/>
        <w:right w:val="none" w:sz="0" w:space="0" w:color="auto"/>
      </w:divBdr>
    </w:div>
    <w:div w:id="1946766240">
      <w:bodyDiv w:val="1"/>
      <w:marLeft w:val="0"/>
      <w:marRight w:val="0"/>
      <w:marTop w:val="0"/>
      <w:marBottom w:val="0"/>
      <w:divBdr>
        <w:top w:val="none" w:sz="0" w:space="0" w:color="auto"/>
        <w:left w:val="none" w:sz="0" w:space="0" w:color="auto"/>
        <w:bottom w:val="none" w:sz="0" w:space="0" w:color="auto"/>
        <w:right w:val="none" w:sz="0" w:space="0" w:color="auto"/>
      </w:divBdr>
    </w:div>
    <w:div w:id="1946843177">
      <w:bodyDiv w:val="1"/>
      <w:marLeft w:val="0"/>
      <w:marRight w:val="0"/>
      <w:marTop w:val="0"/>
      <w:marBottom w:val="0"/>
      <w:divBdr>
        <w:top w:val="none" w:sz="0" w:space="0" w:color="auto"/>
        <w:left w:val="none" w:sz="0" w:space="0" w:color="auto"/>
        <w:bottom w:val="none" w:sz="0" w:space="0" w:color="auto"/>
        <w:right w:val="none" w:sz="0" w:space="0" w:color="auto"/>
      </w:divBdr>
    </w:div>
    <w:div w:id="1947082269">
      <w:bodyDiv w:val="1"/>
      <w:marLeft w:val="0"/>
      <w:marRight w:val="0"/>
      <w:marTop w:val="0"/>
      <w:marBottom w:val="0"/>
      <w:divBdr>
        <w:top w:val="none" w:sz="0" w:space="0" w:color="auto"/>
        <w:left w:val="none" w:sz="0" w:space="0" w:color="auto"/>
        <w:bottom w:val="none" w:sz="0" w:space="0" w:color="auto"/>
        <w:right w:val="none" w:sz="0" w:space="0" w:color="auto"/>
      </w:divBdr>
    </w:div>
    <w:div w:id="1947615515">
      <w:bodyDiv w:val="1"/>
      <w:marLeft w:val="0"/>
      <w:marRight w:val="0"/>
      <w:marTop w:val="0"/>
      <w:marBottom w:val="0"/>
      <w:divBdr>
        <w:top w:val="none" w:sz="0" w:space="0" w:color="auto"/>
        <w:left w:val="none" w:sz="0" w:space="0" w:color="auto"/>
        <w:bottom w:val="none" w:sz="0" w:space="0" w:color="auto"/>
        <w:right w:val="none" w:sz="0" w:space="0" w:color="auto"/>
      </w:divBdr>
    </w:div>
    <w:div w:id="1947956253">
      <w:bodyDiv w:val="1"/>
      <w:marLeft w:val="0"/>
      <w:marRight w:val="0"/>
      <w:marTop w:val="0"/>
      <w:marBottom w:val="0"/>
      <w:divBdr>
        <w:top w:val="none" w:sz="0" w:space="0" w:color="auto"/>
        <w:left w:val="none" w:sz="0" w:space="0" w:color="auto"/>
        <w:bottom w:val="none" w:sz="0" w:space="0" w:color="auto"/>
        <w:right w:val="none" w:sz="0" w:space="0" w:color="auto"/>
      </w:divBdr>
    </w:div>
    <w:div w:id="1948150231">
      <w:bodyDiv w:val="1"/>
      <w:marLeft w:val="0"/>
      <w:marRight w:val="0"/>
      <w:marTop w:val="0"/>
      <w:marBottom w:val="0"/>
      <w:divBdr>
        <w:top w:val="none" w:sz="0" w:space="0" w:color="auto"/>
        <w:left w:val="none" w:sz="0" w:space="0" w:color="auto"/>
        <w:bottom w:val="none" w:sz="0" w:space="0" w:color="auto"/>
        <w:right w:val="none" w:sz="0" w:space="0" w:color="auto"/>
      </w:divBdr>
    </w:div>
    <w:div w:id="1948809120">
      <w:bodyDiv w:val="1"/>
      <w:marLeft w:val="0"/>
      <w:marRight w:val="0"/>
      <w:marTop w:val="0"/>
      <w:marBottom w:val="0"/>
      <w:divBdr>
        <w:top w:val="none" w:sz="0" w:space="0" w:color="auto"/>
        <w:left w:val="none" w:sz="0" w:space="0" w:color="auto"/>
        <w:bottom w:val="none" w:sz="0" w:space="0" w:color="auto"/>
        <w:right w:val="none" w:sz="0" w:space="0" w:color="auto"/>
      </w:divBdr>
    </w:div>
    <w:div w:id="1949072139">
      <w:bodyDiv w:val="1"/>
      <w:marLeft w:val="0"/>
      <w:marRight w:val="0"/>
      <w:marTop w:val="0"/>
      <w:marBottom w:val="0"/>
      <w:divBdr>
        <w:top w:val="none" w:sz="0" w:space="0" w:color="auto"/>
        <w:left w:val="none" w:sz="0" w:space="0" w:color="auto"/>
        <w:bottom w:val="none" w:sz="0" w:space="0" w:color="auto"/>
        <w:right w:val="none" w:sz="0" w:space="0" w:color="auto"/>
      </w:divBdr>
    </w:div>
    <w:div w:id="1949311657">
      <w:bodyDiv w:val="1"/>
      <w:marLeft w:val="0"/>
      <w:marRight w:val="0"/>
      <w:marTop w:val="0"/>
      <w:marBottom w:val="0"/>
      <w:divBdr>
        <w:top w:val="none" w:sz="0" w:space="0" w:color="auto"/>
        <w:left w:val="none" w:sz="0" w:space="0" w:color="auto"/>
        <w:bottom w:val="none" w:sz="0" w:space="0" w:color="auto"/>
        <w:right w:val="none" w:sz="0" w:space="0" w:color="auto"/>
      </w:divBdr>
    </w:div>
    <w:div w:id="1949655884">
      <w:bodyDiv w:val="1"/>
      <w:marLeft w:val="0"/>
      <w:marRight w:val="0"/>
      <w:marTop w:val="0"/>
      <w:marBottom w:val="0"/>
      <w:divBdr>
        <w:top w:val="none" w:sz="0" w:space="0" w:color="auto"/>
        <w:left w:val="none" w:sz="0" w:space="0" w:color="auto"/>
        <w:bottom w:val="none" w:sz="0" w:space="0" w:color="auto"/>
        <w:right w:val="none" w:sz="0" w:space="0" w:color="auto"/>
      </w:divBdr>
    </w:div>
    <w:div w:id="1949893184">
      <w:bodyDiv w:val="1"/>
      <w:marLeft w:val="0"/>
      <w:marRight w:val="0"/>
      <w:marTop w:val="0"/>
      <w:marBottom w:val="0"/>
      <w:divBdr>
        <w:top w:val="none" w:sz="0" w:space="0" w:color="auto"/>
        <w:left w:val="none" w:sz="0" w:space="0" w:color="auto"/>
        <w:bottom w:val="none" w:sz="0" w:space="0" w:color="auto"/>
        <w:right w:val="none" w:sz="0" w:space="0" w:color="auto"/>
      </w:divBdr>
      <w:divsChild>
        <w:div w:id="170949344">
          <w:marLeft w:val="0"/>
          <w:marRight w:val="0"/>
          <w:marTop w:val="0"/>
          <w:marBottom w:val="0"/>
          <w:divBdr>
            <w:top w:val="none" w:sz="0" w:space="0" w:color="auto"/>
            <w:left w:val="none" w:sz="0" w:space="0" w:color="auto"/>
            <w:bottom w:val="none" w:sz="0" w:space="0" w:color="auto"/>
            <w:right w:val="none" w:sz="0" w:space="0" w:color="auto"/>
          </w:divBdr>
          <w:divsChild>
            <w:div w:id="746075520">
              <w:marLeft w:val="0"/>
              <w:marRight w:val="0"/>
              <w:marTop w:val="0"/>
              <w:marBottom w:val="0"/>
              <w:divBdr>
                <w:top w:val="none" w:sz="0" w:space="0" w:color="auto"/>
                <w:left w:val="none" w:sz="0" w:space="0" w:color="auto"/>
                <w:bottom w:val="none" w:sz="0" w:space="0" w:color="auto"/>
                <w:right w:val="none" w:sz="0" w:space="0" w:color="auto"/>
              </w:divBdr>
            </w:div>
          </w:divsChild>
        </w:div>
        <w:div w:id="392001629">
          <w:marLeft w:val="0"/>
          <w:marRight w:val="0"/>
          <w:marTop w:val="0"/>
          <w:marBottom w:val="0"/>
          <w:divBdr>
            <w:top w:val="none" w:sz="0" w:space="0" w:color="auto"/>
            <w:left w:val="none" w:sz="0" w:space="0" w:color="auto"/>
            <w:bottom w:val="none" w:sz="0" w:space="0" w:color="auto"/>
            <w:right w:val="none" w:sz="0" w:space="0" w:color="auto"/>
          </w:divBdr>
          <w:divsChild>
            <w:div w:id="94430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33224">
      <w:bodyDiv w:val="1"/>
      <w:marLeft w:val="0"/>
      <w:marRight w:val="0"/>
      <w:marTop w:val="0"/>
      <w:marBottom w:val="0"/>
      <w:divBdr>
        <w:top w:val="none" w:sz="0" w:space="0" w:color="auto"/>
        <w:left w:val="none" w:sz="0" w:space="0" w:color="auto"/>
        <w:bottom w:val="none" w:sz="0" w:space="0" w:color="auto"/>
        <w:right w:val="none" w:sz="0" w:space="0" w:color="auto"/>
      </w:divBdr>
    </w:div>
    <w:div w:id="1951357149">
      <w:bodyDiv w:val="1"/>
      <w:marLeft w:val="0"/>
      <w:marRight w:val="0"/>
      <w:marTop w:val="0"/>
      <w:marBottom w:val="0"/>
      <w:divBdr>
        <w:top w:val="none" w:sz="0" w:space="0" w:color="auto"/>
        <w:left w:val="none" w:sz="0" w:space="0" w:color="auto"/>
        <w:bottom w:val="none" w:sz="0" w:space="0" w:color="auto"/>
        <w:right w:val="none" w:sz="0" w:space="0" w:color="auto"/>
      </w:divBdr>
    </w:div>
    <w:div w:id="1952126175">
      <w:bodyDiv w:val="1"/>
      <w:marLeft w:val="0"/>
      <w:marRight w:val="0"/>
      <w:marTop w:val="0"/>
      <w:marBottom w:val="0"/>
      <w:divBdr>
        <w:top w:val="none" w:sz="0" w:space="0" w:color="auto"/>
        <w:left w:val="none" w:sz="0" w:space="0" w:color="auto"/>
        <w:bottom w:val="none" w:sz="0" w:space="0" w:color="auto"/>
        <w:right w:val="none" w:sz="0" w:space="0" w:color="auto"/>
      </w:divBdr>
    </w:div>
    <w:div w:id="1952349650">
      <w:bodyDiv w:val="1"/>
      <w:marLeft w:val="0"/>
      <w:marRight w:val="0"/>
      <w:marTop w:val="0"/>
      <w:marBottom w:val="0"/>
      <w:divBdr>
        <w:top w:val="none" w:sz="0" w:space="0" w:color="auto"/>
        <w:left w:val="none" w:sz="0" w:space="0" w:color="auto"/>
        <w:bottom w:val="none" w:sz="0" w:space="0" w:color="auto"/>
        <w:right w:val="none" w:sz="0" w:space="0" w:color="auto"/>
      </w:divBdr>
    </w:div>
    <w:div w:id="1952517309">
      <w:bodyDiv w:val="1"/>
      <w:marLeft w:val="0"/>
      <w:marRight w:val="0"/>
      <w:marTop w:val="0"/>
      <w:marBottom w:val="0"/>
      <w:divBdr>
        <w:top w:val="none" w:sz="0" w:space="0" w:color="auto"/>
        <w:left w:val="none" w:sz="0" w:space="0" w:color="auto"/>
        <w:bottom w:val="none" w:sz="0" w:space="0" w:color="auto"/>
        <w:right w:val="none" w:sz="0" w:space="0" w:color="auto"/>
      </w:divBdr>
    </w:div>
    <w:div w:id="1952931983">
      <w:bodyDiv w:val="1"/>
      <w:marLeft w:val="0"/>
      <w:marRight w:val="0"/>
      <w:marTop w:val="0"/>
      <w:marBottom w:val="0"/>
      <w:divBdr>
        <w:top w:val="none" w:sz="0" w:space="0" w:color="auto"/>
        <w:left w:val="none" w:sz="0" w:space="0" w:color="auto"/>
        <w:bottom w:val="none" w:sz="0" w:space="0" w:color="auto"/>
        <w:right w:val="none" w:sz="0" w:space="0" w:color="auto"/>
      </w:divBdr>
    </w:div>
    <w:div w:id="1953053683">
      <w:bodyDiv w:val="1"/>
      <w:marLeft w:val="0"/>
      <w:marRight w:val="0"/>
      <w:marTop w:val="0"/>
      <w:marBottom w:val="0"/>
      <w:divBdr>
        <w:top w:val="none" w:sz="0" w:space="0" w:color="auto"/>
        <w:left w:val="none" w:sz="0" w:space="0" w:color="auto"/>
        <w:bottom w:val="none" w:sz="0" w:space="0" w:color="auto"/>
        <w:right w:val="none" w:sz="0" w:space="0" w:color="auto"/>
      </w:divBdr>
    </w:div>
    <w:div w:id="1953125827">
      <w:bodyDiv w:val="1"/>
      <w:marLeft w:val="0"/>
      <w:marRight w:val="0"/>
      <w:marTop w:val="0"/>
      <w:marBottom w:val="0"/>
      <w:divBdr>
        <w:top w:val="none" w:sz="0" w:space="0" w:color="auto"/>
        <w:left w:val="none" w:sz="0" w:space="0" w:color="auto"/>
        <w:bottom w:val="none" w:sz="0" w:space="0" w:color="auto"/>
        <w:right w:val="none" w:sz="0" w:space="0" w:color="auto"/>
      </w:divBdr>
    </w:div>
    <w:div w:id="1953391652">
      <w:bodyDiv w:val="1"/>
      <w:marLeft w:val="0"/>
      <w:marRight w:val="0"/>
      <w:marTop w:val="0"/>
      <w:marBottom w:val="0"/>
      <w:divBdr>
        <w:top w:val="none" w:sz="0" w:space="0" w:color="auto"/>
        <w:left w:val="none" w:sz="0" w:space="0" w:color="auto"/>
        <w:bottom w:val="none" w:sz="0" w:space="0" w:color="auto"/>
        <w:right w:val="none" w:sz="0" w:space="0" w:color="auto"/>
      </w:divBdr>
    </w:div>
    <w:div w:id="1954165863">
      <w:bodyDiv w:val="1"/>
      <w:marLeft w:val="0"/>
      <w:marRight w:val="0"/>
      <w:marTop w:val="0"/>
      <w:marBottom w:val="0"/>
      <w:divBdr>
        <w:top w:val="none" w:sz="0" w:space="0" w:color="auto"/>
        <w:left w:val="none" w:sz="0" w:space="0" w:color="auto"/>
        <w:bottom w:val="none" w:sz="0" w:space="0" w:color="auto"/>
        <w:right w:val="none" w:sz="0" w:space="0" w:color="auto"/>
      </w:divBdr>
    </w:div>
    <w:div w:id="1954511249">
      <w:bodyDiv w:val="1"/>
      <w:marLeft w:val="0"/>
      <w:marRight w:val="0"/>
      <w:marTop w:val="0"/>
      <w:marBottom w:val="0"/>
      <w:divBdr>
        <w:top w:val="none" w:sz="0" w:space="0" w:color="auto"/>
        <w:left w:val="none" w:sz="0" w:space="0" w:color="auto"/>
        <w:bottom w:val="none" w:sz="0" w:space="0" w:color="auto"/>
        <w:right w:val="none" w:sz="0" w:space="0" w:color="auto"/>
      </w:divBdr>
    </w:div>
    <w:div w:id="1954705359">
      <w:bodyDiv w:val="1"/>
      <w:marLeft w:val="0"/>
      <w:marRight w:val="0"/>
      <w:marTop w:val="0"/>
      <w:marBottom w:val="0"/>
      <w:divBdr>
        <w:top w:val="none" w:sz="0" w:space="0" w:color="auto"/>
        <w:left w:val="none" w:sz="0" w:space="0" w:color="auto"/>
        <w:bottom w:val="none" w:sz="0" w:space="0" w:color="auto"/>
        <w:right w:val="none" w:sz="0" w:space="0" w:color="auto"/>
      </w:divBdr>
    </w:div>
    <w:div w:id="1955404841">
      <w:bodyDiv w:val="1"/>
      <w:marLeft w:val="0"/>
      <w:marRight w:val="0"/>
      <w:marTop w:val="0"/>
      <w:marBottom w:val="0"/>
      <w:divBdr>
        <w:top w:val="none" w:sz="0" w:space="0" w:color="auto"/>
        <w:left w:val="none" w:sz="0" w:space="0" w:color="auto"/>
        <w:bottom w:val="none" w:sz="0" w:space="0" w:color="auto"/>
        <w:right w:val="none" w:sz="0" w:space="0" w:color="auto"/>
      </w:divBdr>
    </w:div>
    <w:div w:id="1955408021">
      <w:bodyDiv w:val="1"/>
      <w:marLeft w:val="0"/>
      <w:marRight w:val="0"/>
      <w:marTop w:val="0"/>
      <w:marBottom w:val="0"/>
      <w:divBdr>
        <w:top w:val="none" w:sz="0" w:space="0" w:color="auto"/>
        <w:left w:val="none" w:sz="0" w:space="0" w:color="auto"/>
        <w:bottom w:val="none" w:sz="0" w:space="0" w:color="auto"/>
        <w:right w:val="none" w:sz="0" w:space="0" w:color="auto"/>
      </w:divBdr>
    </w:div>
    <w:div w:id="1955556162">
      <w:bodyDiv w:val="1"/>
      <w:marLeft w:val="0"/>
      <w:marRight w:val="0"/>
      <w:marTop w:val="0"/>
      <w:marBottom w:val="0"/>
      <w:divBdr>
        <w:top w:val="none" w:sz="0" w:space="0" w:color="auto"/>
        <w:left w:val="none" w:sz="0" w:space="0" w:color="auto"/>
        <w:bottom w:val="none" w:sz="0" w:space="0" w:color="auto"/>
        <w:right w:val="none" w:sz="0" w:space="0" w:color="auto"/>
      </w:divBdr>
    </w:div>
    <w:div w:id="1956129114">
      <w:bodyDiv w:val="1"/>
      <w:marLeft w:val="0"/>
      <w:marRight w:val="0"/>
      <w:marTop w:val="0"/>
      <w:marBottom w:val="0"/>
      <w:divBdr>
        <w:top w:val="none" w:sz="0" w:space="0" w:color="auto"/>
        <w:left w:val="none" w:sz="0" w:space="0" w:color="auto"/>
        <w:bottom w:val="none" w:sz="0" w:space="0" w:color="auto"/>
        <w:right w:val="none" w:sz="0" w:space="0" w:color="auto"/>
      </w:divBdr>
    </w:div>
    <w:div w:id="1956129227">
      <w:bodyDiv w:val="1"/>
      <w:marLeft w:val="0"/>
      <w:marRight w:val="0"/>
      <w:marTop w:val="0"/>
      <w:marBottom w:val="0"/>
      <w:divBdr>
        <w:top w:val="none" w:sz="0" w:space="0" w:color="auto"/>
        <w:left w:val="none" w:sz="0" w:space="0" w:color="auto"/>
        <w:bottom w:val="none" w:sz="0" w:space="0" w:color="auto"/>
        <w:right w:val="none" w:sz="0" w:space="0" w:color="auto"/>
      </w:divBdr>
    </w:div>
    <w:div w:id="1956785895">
      <w:bodyDiv w:val="1"/>
      <w:marLeft w:val="0"/>
      <w:marRight w:val="0"/>
      <w:marTop w:val="0"/>
      <w:marBottom w:val="0"/>
      <w:divBdr>
        <w:top w:val="none" w:sz="0" w:space="0" w:color="auto"/>
        <w:left w:val="none" w:sz="0" w:space="0" w:color="auto"/>
        <w:bottom w:val="none" w:sz="0" w:space="0" w:color="auto"/>
        <w:right w:val="none" w:sz="0" w:space="0" w:color="auto"/>
      </w:divBdr>
    </w:div>
    <w:div w:id="1957246873">
      <w:bodyDiv w:val="1"/>
      <w:marLeft w:val="0"/>
      <w:marRight w:val="0"/>
      <w:marTop w:val="0"/>
      <w:marBottom w:val="0"/>
      <w:divBdr>
        <w:top w:val="none" w:sz="0" w:space="0" w:color="auto"/>
        <w:left w:val="none" w:sz="0" w:space="0" w:color="auto"/>
        <w:bottom w:val="none" w:sz="0" w:space="0" w:color="auto"/>
        <w:right w:val="none" w:sz="0" w:space="0" w:color="auto"/>
      </w:divBdr>
    </w:div>
    <w:div w:id="1957449419">
      <w:bodyDiv w:val="1"/>
      <w:marLeft w:val="0"/>
      <w:marRight w:val="0"/>
      <w:marTop w:val="0"/>
      <w:marBottom w:val="0"/>
      <w:divBdr>
        <w:top w:val="none" w:sz="0" w:space="0" w:color="auto"/>
        <w:left w:val="none" w:sz="0" w:space="0" w:color="auto"/>
        <w:bottom w:val="none" w:sz="0" w:space="0" w:color="auto"/>
        <w:right w:val="none" w:sz="0" w:space="0" w:color="auto"/>
      </w:divBdr>
    </w:div>
    <w:div w:id="1957983666">
      <w:bodyDiv w:val="1"/>
      <w:marLeft w:val="0"/>
      <w:marRight w:val="0"/>
      <w:marTop w:val="0"/>
      <w:marBottom w:val="0"/>
      <w:divBdr>
        <w:top w:val="none" w:sz="0" w:space="0" w:color="auto"/>
        <w:left w:val="none" w:sz="0" w:space="0" w:color="auto"/>
        <w:bottom w:val="none" w:sz="0" w:space="0" w:color="auto"/>
        <w:right w:val="none" w:sz="0" w:space="0" w:color="auto"/>
      </w:divBdr>
    </w:div>
    <w:div w:id="1959137455">
      <w:bodyDiv w:val="1"/>
      <w:marLeft w:val="0"/>
      <w:marRight w:val="0"/>
      <w:marTop w:val="0"/>
      <w:marBottom w:val="0"/>
      <w:divBdr>
        <w:top w:val="none" w:sz="0" w:space="0" w:color="auto"/>
        <w:left w:val="none" w:sz="0" w:space="0" w:color="auto"/>
        <w:bottom w:val="none" w:sz="0" w:space="0" w:color="auto"/>
        <w:right w:val="none" w:sz="0" w:space="0" w:color="auto"/>
      </w:divBdr>
    </w:div>
    <w:div w:id="1959138052">
      <w:bodyDiv w:val="1"/>
      <w:marLeft w:val="0"/>
      <w:marRight w:val="0"/>
      <w:marTop w:val="0"/>
      <w:marBottom w:val="0"/>
      <w:divBdr>
        <w:top w:val="none" w:sz="0" w:space="0" w:color="auto"/>
        <w:left w:val="none" w:sz="0" w:space="0" w:color="auto"/>
        <w:bottom w:val="none" w:sz="0" w:space="0" w:color="auto"/>
        <w:right w:val="none" w:sz="0" w:space="0" w:color="auto"/>
      </w:divBdr>
    </w:div>
    <w:div w:id="1959986253">
      <w:bodyDiv w:val="1"/>
      <w:marLeft w:val="0"/>
      <w:marRight w:val="0"/>
      <w:marTop w:val="0"/>
      <w:marBottom w:val="0"/>
      <w:divBdr>
        <w:top w:val="none" w:sz="0" w:space="0" w:color="auto"/>
        <w:left w:val="none" w:sz="0" w:space="0" w:color="auto"/>
        <w:bottom w:val="none" w:sz="0" w:space="0" w:color="auto"/>
        <w:right w:val="none" w:sz="0" w:space="0" w:color="auto"/>
      </w:divBdr>
    </w:div>
    <w:div w:id="1959989104">
      <w:bodyDiv w:val="1"/>
      <w:marLeft w:val="0"/>
      <w:marRight w:val="0"/>
      <w:marTop w:val="0"/>
      <w:marBottom w:val="0"/>
      <w:divBdr>
        <w:top w:val="none" w:sz="0" w:space="0" w:color="auto"/>
        <w:left w:val="none" w:sz="0" w:space="0" w:color="auto"/>
        <w:bottom w:val="none" w:sz="0" w:space="0" w:color="auto"/>
        <w:right w:val="none" w:sz="0" w:space="0" w:color="auto"/>
      </w:divBdr>
    </w:div>
    <w:div w:id="1959992395">
      <w:bodyDiv w:val="1"/>
      <w:marLeft w:val="0"/>
      <w:marRight w:val="0"/>
      <w:marTop w:val="0"/>
      <w:marBottom w:val="0"/>
      <w:divBdr>
        <w:top w:val="none" w:sz="0" w:space="0" w:color="auto"/>
        <w:left w:val="none" w:sz="0" w:space="0" w:color="auto"/>
        <w:bottom w:val="none" w:sz="0" w:space="0" w:color="auto"/>
        <w:right w:val="none" w:sz="0" w:space="0" w:color="auto"/>
      </w:divBdr>
    </w:div>
    <w:div w:id="1960263058">
      <w:bodyDiv w:val="1"/>
      <w:marLeft w:val="0"/>
      <w:marRight w:val="0"/>
      <w:marTop w:val="0"/>
      <w:marBottom w:val="0"/>
      <w:divBdr>
        <w:top w:val="none" w:sz="0" w:space="0" w:color="auto"/>
        <w:left w:val="none" w:sz="0" w:space="0" w:color="auto"/>
        <w:bottom w:val="none" w:sz="0" w:space="0" w:color="auto"/>
        <w:right w:val="none" w:sz="0" w:space="0" w:color="auto"/>
      </w:divBdr>
    </w:div>
    <w:div w:id="1960337644">
      <w:bodyDiv w:val="1"/>
      <w:marLeft w:val="0"/>
      <w:marRight w:val="0"/>
      <w:marTop w:val="0"/>
      <w:marBottom w:val="0"/>
      <w:divBdr>
        <w:top w:val="none" w:sz="0" w:space="0" w:color="auto"/>
        <w:left w:val="none" w:sz="0" w:space="0" w:color="auto"/>
        <w:bottom w:val="none" w:sz="0" w:space="0" w:color="auto"/>
        <w:right w:val="none" w:sz="0" w:space="0" w:color="auto"/>
      </w:divBdr>
    </w:div>
    <w:div w:id="1960528539">
      <w:bodyDiv w:val="1"/>
      <w:marLeft w:val="0"/>
      <w:marRight w:val="0"/>
      <w:marTop w:val="0"/>
      <w:marBottom w:val="0"/>
      <w:divBdr>
        <w:top w:val="none" w:sz="0" w:space="0" w:color="auto"/>
        <w:left w:val="none" w:sz="0" w:space="0" w:color="auto"/>
        <w:bottom w:val="none" w:sz="0" w:space="0" w:color="auto"/>
        <w:right w:val="none" w:sz="0" w:space="0" w:color="auto"/>
      </w:divBdr>
    </w:div>
    <w:div w:id="1960869609">
      <w:bodyDiv w:val="1"/>
      <w:marLeft w:val="0"/>
      <w:marRight w:val="0"/>
      <w:marTop w:val="0"/>
      <w:marBottom w:val="0"/>
      <w:divBdr>
        <w:top w:val="none" w:sz="0" w:space="0" w:color="auto"/>
        <w:left w:val="none" w:sz="0" w:space="0" w:color="auto"/>
        <w:bottom w:val="none" w:sz="0" w:space="0" w:color="auto"/>
        <w:right w:val="none" w:sz="0" w:space="0" w:color="auto"/>
      </w:divBdr>
    </w:div>
    <w:div w:id="1961446607">
      <w:bodyDiv w:val="1"/>
      <w:marLeft w:val="0"/>
      <w:marRight w:val="0"/>
      <w:marTop w:val="0"/>
      <w:marBottom w:val="0"/>
      <w:divBdr>
        <w:top w:val="none" w:sz="0" w:space="0" w:color="auto"/>
        <w:left w:val="none" w:sz="0" w:space="0" w:color="auto"/>
        <w:bottom w:val="none" w:sz="0" w:space="0" w:color="auto"/>
        <w:right w:val="none" w:sz="0" w:space="0" w:color="auto"/>
      </w:divBdr>
    </w:div>
    <w:div w:id="1961719004">
      <w:bodyDiv w:val="1"/>
      <w:marLeft w:val="0"/>
      <w:marRight w:val="0"/>
      <w:marTop w:val="0"/>
      <w:marBottom w:val="0"/>
      <w:divBdr>
        <w:top w:val="none" w:sz="0" w:space="0" w:color="auto"/>
        <w:left w:val="none" w:sz="0" w:space="0" w:color="auto"/>
        <w:bottom w:val="none" w:sz="0" w:space="0" w:color="auto"/>
        <w:right w:val="none" w:sz="0" w:space="0" w:color="auto"/>
      </w:divBdr>
    </w:div>
    <w:div w:id="1961833359">
      <w:bodyDiv w:val="1"/>
      <w:marLeft w:val="0"/>
      <w:marRight w:val="0"/>
      <w:marTop w:val="0"/>
      <w:marBottom w:val="0"/>
      <w:divBdr>
        <w:top w:val="none" w:sz="0" w:space="0" w:color="auto"/>
        <w:left w:val="none" w:sz="0" w:space="0" w:color="auto"/>
        <w:bottom w:val="none" w:sz="0" w:space="0" w:color="auto"/>
        <w:right w:val="none" w:sz="0" w:space="0" w:color="auto"/>
      </w:divBdr>
    </w:div>
    <w:div w:id="1962224680">
      <w:bodyDiv w:val="1"/>
      <w:marLeft w:val="0"/>
      <w:marRight w:val="0"/>
      <w:marTop w:val="0"/>
      <w:marBottom w:val="0"/>
      <w:divBdr>
        <w:top w:val="none" w:sz="0" w:space="0" w:color="auto"/>
        <w:left w:val="none" w:sz="0" w:space="0" w:color="auto"/>
        <w:bottom w:val="none" w:sz="0" w:space="0" w:color="auto"/>
        <w:right w:val="none" w:sz="0" w:space="0" w:color="auto"/>
      </w:divBdr>
    </w:div>
    <w:div w:id="1962494932">
      <w:bodyDiv w:val="1"/>
      <w:marLeft w:val="0"/>
      <w:marRight w:val="0"/>
      <w:marTop w:val="0"/>
      <w:marBottom w:val="0"/>
      <w:divBdr>
        <w:top w:val="none" w:sz="0" w:space="0" w:color="auto"/>
        <w:left w:val="none" w:sz="0" w:space="0" w:color="auto"/>
        <w:bottom w:val="none" w:sz="0" w:space="0" w:color="auto"/>
        <w:right w:val="none" w:sz="0" w:space="0" w:color="auto"/>
      </w:divBdr>
    </w:div>
    <w:div w:id="1963026091">
      <w:bodyDiv w:val="1"/>
      <w:marLeft w:val="0"/>
      <w:marRight w:val="0"/>
      <w:marTop w:val="0"/>
      <w:marBottom w:val="0"/>
      <w:divBdr>
        <w:top w:val="none" w:sz="0" w:space="0" w:color="auto"/>
        <w:left w:val="none" w:sz="0" w:space="0" w:color="auto"/>
        <w:bottom w:val="none" w:sz="0" w:space="0" w:color="auto"/>
        <w:right w:val="none" w:sz="0" w:space="0" w:color="auto"/>
      </w:divBdr>
    </w:div>
    <w:div w:id="1963337099">
      <w:bodyDiv w:val="1"/>
      <w:marLeft w:val="0"/>
      <w:marRight w:val="0"/>
      <w:marTop w:val="0"/>
      <w:marBottom w:val="0"/>
      <w:divBdr>
        <w:top w:val="none" w:sz="0" w:space="0" w:color="auto"/>
        <w:left w:val="none" w:sz="0" w:space="0" w:color="auto"/>
        <w:bottom w:val="none" w:sz="0" w:space="0" w:color="auto"/>
        <w:right w:val="none" w:sz="0" w:space="0" w:color="auto"/>
      </w:divBdr>
    </w:div>
    <w:div w:id="1964312842">
      <w:bodyDiv w:val="1"/>
      <w:marLeft w:val="0"/>
      <w:marRight w:val="0"/>
      <w:marTop w:val="0"/>
      <w:marBottom w:val="0"/>
      <w:divBdr>
        <w:top w:val="none" w:sz="0" w:space="0" w:color="auto"/>
        <w:left w:val="none" w:sz="0" w:space="0" w:color="auto"/>
        <w:bottom w:val="none" w:sz="0" w:space="0" w:color="auto"/>
        <w:right w:val="none" w:sz="0" w:space="0" w:color="auto"/>
      </w:divBdr>
    </w:div>
    <w:div w:id="1964341309">
      <w:bodyDiv w:val="1"/>
      <w:marLeft w:val="0"/>
      <w:marRight w:val="0"/>
      <w:marTop w:val="0"/>
      <w:marBottom w:val="0"/>
      <w:divBdr>
        <w:top w:val="none" w:sz="0" w:space="0" w:color="auto"/>
        <w:left w:val="none" w:sz="0" w:space="0" w:color="auto"/>
        <w:bottom w:val="none" w:sz="0" w:space="0" w:color="auto"/>
        <w:right w:val="none" w:sz="0" w:space="0" w:color="auto"/>
      </w:divBdr>
    </w:div>
    <w:div w:id="1964920434">
      <w:bodyDiv w:val="1"/>
      <w:marLeft w:val="0"/>
      <w:marRight w:val="0"/>
      <w:marTop w:val="0"/>
      <w:marBottom w:val="0"/>
      <w:divBdr>
        <w:top w:val="none" w:sz="0" w:space="0" w:color="auto"/>
        <w:left w:val="none" w:sz="0" w:space="0" w:color="auto"/>
        <w:bottom w:val="none" w:sz="0" w:space="0" w:color="auto"/>
        <w:right w:val="none" w:sz="0" w:space="0" w:color="auto"/>
      </w:divBdr>
    </w:div>
    <w:div w:id="1965312227">
      <w:bodyDiv w:val="1"/>
      <w:marLeft w:val="0"/>
      <w:marRight w:val="0"/>
      <w:marTop w:val="0"/>
      <w:marBottom w:val="0"/>
      <w:divBdr>
        <w:top w:val="none" w:sz="0" w:space="0" w:color="auto"/>
        <w:left w:val="none" w:sz="0" w:space="0" w:color="auto"/>
        <w:bottom w:val="none" w:sz="0" w:space="0" w:color="auto"/>
        <w:right w:val="none" w:sz="0" w:space="0" w:color="auto"/>
      </w:divBdr>
    </w:div>
    <w:div w:id="1965385754">
      <w:bodyDiv w:val="1"/>
      <w:marLeft w:val="0"/>
      <w:marRight w:val="0"/>
      <w:marTop w:val="0"/>
      <w:marBottom w:val="0"/>
      <w:divBdr>
        <w:top w:val="none" w:sz="0" w:space="0" w:color="auto"/>
        <w:left w:val="none" w:sz="0" w:space="0" w:color="auto"/>
        <w:bottom w:val="none" w:sz="0" w:space="0" w:color="auto"/>
        <w:right w:val="none" w:sz="0" w:space="0" w:color="auto"/>
      </w:divBdr>
    </w:div>
    <w:div w:id="1965502232">
      <w:bodyDiv w:val="1"/>
      <w:marLeft w:val="0"/>
      <w:marRight w:val="0"/>
      <w:marTop w:val="0"/>
      <w:marBottom w:val="0"/>
      <w:divBdr>
        <w:top w:val="none" w:sz="0" w:space="0" w:color="auto"/>
        <w:left w:val="none" w:sz="0" w:space="0" w:color="auto"/>
        <w:bottom w:val="none" w:sz="0" w:space="0" w:color="auto"/>
        <w:right w:val="none" w:sz="0" w:space="0" w:color="auto"/>
      </w:divBdr>
      <w:divsChild>
        <w:div w:id="215166003">
          <w:marLeft w:val="0"/>
          <w:marRight w:val="0"/>
          <w:marTop w:val="0"/>
          <w:marBottom w:val="0"/>
          <w:divBdr>
            <w:top w:val="none" w:sz="0" w:space="0" w:color="auto"/>
            <w:left w:val="none" w:sz="0" w:space="0" w:color="auto"/>
            <w:bottom w:val="none" w:sz="0" w:space="0" w:color="auto"/>
            <w:right w:val="none" w:sz="0" w:space="0" w:color="auto"/>
          </w:divBdr>
          <w:divsChild>
            <w:div w:id="401409985">
              <w:marLeft w:val="0"/>
              <w:marRight w:val="0"/>
              <w:marTop w:val="0"/>
              <w:marBottom w:val="0"/>
              <w:divBdr>
                <w:top w:val="none" w:sz="0" w:space="0" w:color="auto"/>
                <w:left w:val="none" w:sz="0" w:space="0" w:color="auto"/>
                <w:bottom w:val="none" w:sz="0" w:space="0" w:color="auto"/>
                <w:right w:val="none" w:sz="0" w:space="0" w:color="auto"/>
              </w:divBdr>
            </w:div>
          </w:divsChild>
        </w:div>
        <w:div w:id="459152186">
          <w:marLeft w:val="0"/>
          <w:marRight w:val="0"/>
          <w:marTop w:val="0"/>
          <w:marBottom w:val="0"/>
          <w:divBdr>
            <w:top w:val="none" w:sz="0" w:space="0" w:color="auto"/>
            <w:left w:val="none" w:sz="0" w:space="0" w:color="auto"/>
            <w:bottom w:val="none" w:sz="0" w:space="0" w:color="auto"/>
            <w:right w:val="none" w:sz="0" w:space="0" w:color="auto"/>
          </w:divBdr>
          <w:divsChild>
            <w:div w:id="244730542">
              <w:marLeft w:val="0"/>
              <w:marRight w:val="0"/>
              <w:marTop w:val="0"/>
              <w:marBottom w:val="0"/>
              <w:divBdr>
                <w:top w:val="none" w:sz="0" w:space="0" w:color="auto"/>
                <w:left w:val="none" w:sz="0" w:space="0" w:color="auto"/>
                <w:bottom w:val="none" w:sz="0" w:space="0" w:color="auto"/>
                <w:right w:val="none" w:sz="0" w:space="0" w:color="auto"/>
              </w:divBdr>
            </w:div>
          </w:divsChild>
        </w:div>
        <w:div w:id="544101449">
          <w:marLeft w:val="0"/>
          <w:marRight w:val="0"/>
          <w:marTop w:val="0"/>
          <w:marBottom w:val="0"/>
          <w:divBdr>
            <w:top w:val="none" w:sz="0" w:space="0" w:color="auto"/>
            <w:left w:val="none" w:sz="0" w:space="0" w:color="auto"/>
            <w:bottom w:val="none" w:sz="0" w:space="0" w:color="auto"/>
            <w:right w:val="none" w:sz="0" w:space="0" w:color="auto"/>
          </w:divBdr>
          <w:divsChild>
            <w:div w:id="1794134753">
              <w:marLeft w:val="0"/>
              <w:marRight w:val="0"/>
              <w:marTop w:val="0"/>
              <w:marBottom w:val="0"/>
              <w:divBdr>
                <w:top w:val="none" w:sz="0" w:space="0" w:color="auto"/>
                <w:left w:val="none" w:sz="0" w:space="0" w:color="auto"/>
                <w:bottom w:val="none" w:sz="0" w:space="0" w:color="auto"/>
                <w:right w:val="none" w:sz="0" w:space="0" w:color="auto"/>
              </w:divBdr>
            </w:div>
          </w:divsChild>
        </w:div>
        <w:div w:id="776098889">
          <w:marLeft w:val="0"/>
          <w:marRight w:val="0"/>
          <w:marTop w:val="0"/>
          <w:marBottom w:val="0"/>
          <w:divBdr>
            <w:top w:val="none" w:sz="0" w:space="0" w:color="auto"/>
            <w:left w:val="none" w:sz="0" w:space="0" w:color="auto"/>
            <w:bottom w:val="none" w:sz="0" w:space="0" w:color="auto"/>
            <w:right w:val="none" w:sz="0" w:space="0" w:color="auto"/>
          </w:divBdr>
          <w:divsChild>
            <w:div w:id="369457418">
              <w:marLeft w:val="0"/>
              <w:marRight w:val="0"/>
              <w:marTop w:val="0"/>
              <w:marBottom w:val="0"/>
              <w:divBdr>
                <w:top w:val="none" w:sz="0" w:space="0" w:color="auto"/>
                <w:left w:val="none" w:sz="0" w:space="0" w:color="auto"/>
                <w:bottom w:val="none" w:sz="0" w:space="0" w:color="auto"/>
                <w:right w:val="none" w:sz="0" w:space="0" w:color="auto"/>
              </w:divBdr>
            </w:div>
          </w:divsChild>
        </w:div>
        <w:div w:id="1085227236">
          <w:marLeft w:val="0"/>
          <w:marRight w:val="0"/>
          <w:marTop w:val="0"/>
          <w:marBottom w:val="0"/>
          <w:divBdr>
            <w:top w:val="none" w:sz="0" w:space="0" w:color="auto"/>
            <w:left w:val="none" w:sz="0" w:space="0" w:color="auto"/>
            <w:bottom w:val="none" w:sz="0" w:space="0" w:color="auto"/>
            <w:right w:val="none" w:sz="0" w:space="0" w:color="auto"/>
          </w:divBdr>
          <w:divsChild>
            <w:div w:id="2109931632">
              <w:marLeft w:val="0"/>
              <w:marRight w:val="0"/>
              <w:marTop w:val="0"/>
              <w:marBottom w:val="0"/>
              <w:divBdr>
                <w:top w:val="none" w:sz="0" w:space="0" w:color="auto"/>
                <w:left w:val="none" w:sz="0" w:space="0" w:color="auto"/>
                <w:bottom w:val="none" w:sz="0" w:space="0" w:color="auto"/>
                <w:right w:val="none" w:sz="0" w:space="0" w:color="auto"/>
              </w:divBdr>
            </w:div>
          </w:divsChild>
        </w:div>
        <w:div w:id="1149979229">
          <w:marLeft w:val="0"/>
          <w:marRight w:val="0"/>
          <w:marTop w:val="0"/>
          <w:marBottom w:val="0"/>
          <w:divBdr>
            <w:top w:val="none" w:sz="0" w:space="0" w:color="auto"/>
            <w:left w:val="none" w:sz="0" w:space="0" w:color="auto"/>
            <w:bottom w:val="none" w:sz="0" w:space="0" w:color="auto"/>
            <w:right w:val="none" w:sz="0" w:space="0" w:color="auto"/>
          </w:divBdr>
          <w:divsChild>
            <w:div w:id="1604070168">
              <w:marLeft w:val="0"/>
              <w:marRight w:val="0"/>
              <w:marTop w:val="0"/>
              <w:marBottom w:val="0"/>
              <w:divBdr>
                <w:top w:val="none" w:sz="0" w:space="0" w:color="auto"/>
                <w:left w:val="none" w:sz="0" w:space="0" w:color="auto"/>
                <w:bottom w:val="none" w:sz="0" w:space="0" w:color="auto"/>
                <w:right w:val="none" w:sz="0" w:space="0" w:color="auto"/>
              </w:divBdr>
            </w:div>
          </w:divsChild>
        </w:div>
        <w:div w:id="1548905966">
          <w:marLeft w:val="0"/>
          <w:marRight w:val="0"/>
          <w:marTop w:val="0"/>
          <w:marBottom w:val="0"/>
          <w:divBdr>
            <w:top w:val="none" w:sz="0" w:space="0" w:color="auto"/>
            <w:left w:val="none" w:sz="0" w:space="0" w:color="auto"/>
            <w:bottom w:val="none" w:sz="0" w:space="0" w:color="auto"/>
            <w:right w:val="none" w:sz="0" w:space="0" w:color="auto"/>
          </w:divBdr>
          <w:divsChild>
            <w:div w:id="2055083132">
              <w:marLeft w:val="0"/>
              <w:marRight w:val="0"/>
              <w:marTop w:val="0"/>
              <w:marBottom w:val="0"/>
              <w:divBdr>
                <w:top w:val="none" w:sz="0" w:space="0" w:color="auto"/>
                <w:left w:val="none" w:sz="0" w:space="0" w:color="auto"/>
                <w:bottom w:val="none" w:sz="0" w:space="0" w:color="auto"/>
                <w:right w:val="none" w:sz="0" w:space="0" w:color="auto"/>
              </w:divBdr>
            </w:div>
          </w:divsChild>
        </w:div>
        <w:div w:id="1586299656">
          <w:marLeft w:val="0"/>
          <w:marRight w:val="0"/>
          <w:marTop w:val="0"/>
          <w:marBottom w:val="0"/>
          <w:divBdr>
            <w:top w:val="none" w:sz="0" w:space="0" w:color="auto"/>
            <w:left w:val="none" w:sz="0" w:space="0" w:color="auto"/>
            <w:bottom w:val="none" w:sz="0" w:space="0" w:color="auto"/>
            <w:right w:val="none" w:sz="0" w:space="0" w:color="auto"/>
          </w:divBdr>
          <w:divsChild>
            <w:div w:id="1134718869">
              <w:marLeft w:val="0"/>
              <w:marRight w:val="0"/>
              <w:marTop w:val="0"/>
              <w:marBottom w:val="0"/>
              <w:divBdr>
                <w:top w:val="none" w:sz="0" w:space="0" w:color="auto"/>
                <w:left w:val="none" w:sz="0" w:space="0" w:color="auto"/>
                <w:bottom w:val="none" w:sz="0" w:space="0" w:color="auto"/>
                <w:right w:val="none" w:sz="0" w:space="0" w:color="auto"/>
              </w:divBdr>
            </w:div>
          </w:divsChild>
        </w:div>
        <w:div w:id="1636327685">
          <w:marLeft w:val="0"/>
          <w:marRight w:val="0"/>
          <w:marTop w:val="0"/>
          <w:marBottom w:val="0"/>
          <w:divBdr>
            <w:top w:val="none" w:sz="0" w:space="0" w:color="auto"/>
            <w:left w:val="none" w:sz="0" w:space="0" w:color="auto"/>
            <w:bottom w:val="none" w:sz="0" w:space="0" w:color="auto"/>
            <w:right w:val="none" w:sz="0" w:space="0" w:color="auto"/>
          </w:divBdr>
          <w:divsChild>
            <w:div w:id="2028023907">
              <w:marLeft w:val="0"/>
              <w:marRight w:val="0"/>
              <w:marTop w:val="0"/>
              <w:marBottom w:val="0"/>
              <w:divBdr>
                <w:top w:val="none" w:sz="0" w:space="0" w:color="auto"/>
                <w:left w:val="none" w:sz="0" w:space="0" w:color="auto"/>
                <w:bottom w:val="none" w:sz="0" w:space="0" w:color="auto"/>
                <w:right w:val="none" w:sz="0" w:space="0" w:color="auto"/>
              </w:divBdr>
            </w:div>
          </w:divsChild>
        </w:div>
        <w:div w:id="1690598596">
          <w:marLeft w:val="0"/>
          <w:marRight w:val="0"/>
          <w:marTop w:val="0"/>
          <w:marBottom w:val="0"/>
          <w:divBdr>
            <w:top w:val="none" w:sz="0" w:space="0" w:color="auto"/>
            <w:left w:val="none" w:sz="0" w:space="0" w:color="auto"/>
            <w:bottom w:val="none" w:sz="0" w:space="0" w:color="auto"/>
            <w:right w:val="none" w:sz="0" w:space="0" w:color="auto"/>
          </w:divBdr>
          <w:divsChild>
            <w:div w:id="159203518">
              <w:marLeft w:val="0"/>
              <w:marRight w:val="0"/>
              <w:marTop w:val="0"/>
              <w:marBottom w:val="0"/>
              <w:divBdr>
                <w:top w:val="none" w:sz="0" w:space="0" w:color="auto"/>
                <w:left w:val="none" w:sz="0" w:space="0" w:color="auto"/>
                <w:bottom w:val="none" w:sz="0" w:space="0" w:color="auto"/>
                <w:right w:val="none" w:sz="0" w:space="0" w:color="auto"/>
              </w:divBdr>
            </w:div>
          </w:divsChild>
        </w:div>
        <w:div w:id="1975867734">
          <w:marLeft w:val="0"/>
          <w:marRight w:val="0"/>
          <w:marTop w:val="0"/>
          <w:marBottom w:val="0"/>
          <w:divBdr>
            <w:top w:val="none" w:sz="0" w:space="0" w:color="auto"/>
            <w:left w:val="none" w:sz="0" w:space="0" w:color="auto"/>
            <w:bottom w:val="none" w:sz="0" w:space="0" w:color="auto"/>
            <w:right w:val="none" w:sz="0" w:space="0" w:color="auto"/>
          </w:divBdr>
          <w:divsChild>
            <w:div w:id="70116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771814">
      <w:bodyDiv w:val="1"/>
      <w:marLeft w:val="0"/>
      <w:marRight w:val="0"/>
      <w:marTop w:val="0"/>
      <w:marBottom w:val="0"/>
      <w:divBdr>
        <w:top w:val="none" w:sz="0" w:space="0" w:color="auto"/>
        <w:left w:val="none" w:sz="0" w:space="0" w:color="auto"/>
        <w:bottom w:val="none" w:sz="0" w:space="0" w:color="auto"/>
        <w:right w:val="none" w:sz="0" w:space="0" w:color="auto"/>
      </w:divBdr>
    </w:div>
    <w:div w:id="1965884750">
      <w:bodyDiv w:val="1"/>
      <w:marLeft w:val="0"/>
      <w:marRight w:val="0"/>
      <w:marTop w:val="0"/>
      <w:marBottom w:val="0"/>
      <w:divBdr>
        <w:top w:val="none" w:sz="0" w:space="0" w:color="auto"/>
        <w:left w:val="none" w:sz="0" w:space="0" w:color="auto"/>
        <w:bottom w:val="none" w:sz="0" w:space="0" w:color="auto"/>
        <w:right w:val="none" w:sz="0" w:space="0" w:color="auto"/>
      </w:divBdr>
    </w:div>
    <w:div w:id="1966085328">
      <w:bodyDiv w:val="1"/>
      <w:marLeft w:val="0"/>
      <w:marRight w:val="0"/>
      <w:marTop w:val="0"/>
      <w:marBottom w:val="0"/>
      <w:divBdr>
        <w:top w:val="none" w:sz="0" w:space="0" w:color="auto"/>
        <w:left w:val="none" w:sz="0" w:space="0" w:color="auto"/>
        <w:bottom w:val="none" w:sz="0" w:space="0" w:color="auto"/>
        <w:right w:val="none" w:sz="0" w:space="0" w:color="auto"/>
      </w:divBdr>
    </w:div>
    <w:div w:id="1966155329">
      <w:bodyDiv w:val="1"/>
      <w:marLeft w:val="0"/>
      <w:marRight w:val="0"/>
      <w:marTop w:val="0"/>
      <w:marBottom w:val="0"/>
      <w:divBdr>
        <w:top w:val="none" w:sz="0" w:space="0" w:color="auto"/>
        <w:left w:val="none" w:sz="0" w:space="0" w:color="auto"/>
        <w:bottom w:val="none" w:sz="0" w:space="0" w:color="auto"/>
        <w:right w:val="none" w:sz="0" w:space="0" w:color="auto"/>
      </w:divBdr>
    </w:div>
    <w:div w:id="1966158648">
      <w:bodyDiv w:val="1"/>
      <w:marLeft w:val="0"/>
      <w:marRight w:val="0"/>
      <w:marTop w:val="0"/>
      <w:marBottom w:val="0"/>
      <w:divBdr>
        <w:top w:val="none" w:sz="0" w:space="0" w:color="auto"/>
        <w:left w:val="none" w:sz="0" w:space="0" w:color="auto"/>
        <w:bottom w:val="none" w:sz="0" w:space="0" w:color="auto"/>
        <w:right w:val="none" w:sz="0" w:space="0" w:color="auto"/>
      </w:divBdr>
    </w:div>
    <w:div w:id="1966352201">
      <w:bodyDiv w:val="1"/>
      <w:marLeft w:val="0"/>
      <w:marRight w:val="0"/>
      <w:marTop w:val="0"/>
      <w:marBottom w:val="0"/>
      <w:divBdr>
        <w:top w:val="none" w:sz="0" w:space="0" w:color="auto"/>
        <w:left w:val="none" w:sz="0" w:space="0" w:color="auto"/>
        <w:bottom w:val="none" w:sz="0" w:space="0" w:color="auto"/>
        <w:right w:val="none" w:sz="0" w:space="0" w:color="auto"/>
      </w:divBdr>
    </w:div>
    <w:div w:id="1966620441">
      <w:bodyDiv w:val="1"/>
      <w:marLeft w:val="0"/>
      <w:marRight w:val="0"/>
      <w:marTop w:val="0"/>
      <w:marBottom w:val="0"/>
      <w:divBdr>
        <w:top w:val="none" w:sz="0" w:space="0" w:color="auto"/>
        <w:left w:val="none" w:sz="0" w:space="0" w:color="auto"/>
        <w:bottom w:val="none" w:sz="0" w:space="0" w:color="auto"/>
        <w:right w:val="none" w:sz="0" w:space="0" w:color="auto"/>
      </w:divBdr>
    </w:div>
    <w:div w:id="1966736858">
      <w:bodyDiv w:val="1"/>
      <w:marLeft w:val="0"/>
      <w:marRight w:val="0"/>
      <w:marTop w:val="0"/>
      <w:marBottom w:val="0"/>
      <w:divBdr>
        <w:top w:val="none" w:sz="0" w:space="0" w:color="auto"/>
        <w:left w:val="none" w:sz="0" w:space="0" w:color="auto"/>
        <w:bottom w:val="none" w:sz="0" w:space="0" w:color="auto"/>
        <w:right w:val="none" w:sz="0" w:space="0" w:color="auto"/>
      </w:divBdr>
    </w:div>
    <w:div w:id="1967002171">
      <w:bodyDiv w:val="1"/>
      <w:marLeft w:val="0"/>
      <w:marRight w:val="0"/>
      <w:marTop w:val="0"/>
      <w:marBottom w:val="0"/>
      <w:divBdr>
        <w:top w:val="none" w:sz="0" w:space="0" w:color="auto"/>
        <w:left w:val="none" w:sz="0" w:space="0" w:color="auto"/>
        <w:bottom w:val="none" w:sz="0" w:space="0" w:color="auto"/>
        <w:right w:val="none" w:sz="0" w:space="0" w:color="auto"/>
      </w:divBdr>
    </w:div>
    <w:div w:id="1967462279">
      <w:bodyDiv w:val="1"/>
      <w:marLeft w:val="0"/>
      <w:marRight w:val="0"/>
      <w:marTop w:val="0"/>
      <w:marBottom w:val="0"/>
      <w:divBdr>
        <w:top w:val="none" w:sz="0" w:space="0" w:color="auto"/>
        <w:left w:val="none" w:sz="0" w:space="0" w:color="auto"/>
        <w:bottom w:val="none" w:sz="0" w:space="0" w:color="auto"/>
        <w:right w:val="none" w:sz="0" w:space="0" w:color="auto"/>
      </w:divBdr>
    </w:div>
    <w:div w:id="1968076250">
      <w:bodyDiv w:val="1"/>
      <w:marLeft w:val="0"/>
      <w:marRight w:val="0"/>
      <w:marTop w:val="0"/>
      <w:marBottom w:val="0"/>
      <w:divBdr>
        <w:top w:val="none" w:sz="0" w:space="0" w:color="auto"/>
        <w:left w:val="none" w:sz="0" w:space="0" w:color="auto"/>
        <w:bottom w:val="none" w:sz="0" w:space="0" w:color="auto"/>
        <w:right w:val="none" w:sz="0" w:space="0" w:color="auto"/>
      </w:divBdr>
    </w:div>
    <w:div w:id="1968394808">
      <w:bodyDiv w:val="1"/>
      <w:marLeft w:val="0"/>
      <w:marRight w:val="0"/>
      <w:marTop w:val="0"/>
      <w:marBottom w:val="0"/>
      <w:divBdr>
        <w:top w:val="none" w:sz="0" w:space="0" w:color="auto"/>
        <w:left w:val="none" w:sz="0" w:space="0" w:color="auto"/>
        <w:bottom w:val="none" w:sz="0" w:space="0" w:color="auto"/>
        <w:right w:val="none" w:sz="0" w:space="0" w:color="auto"/>
      </w:divBdr>
    </w:div>
    <w:div w:id="1968658836">
      <w:bodyDiv w:val="1"/>
      <w:marLeft w:val="0"/>
      <w:marRight w:val="0"/>
      <w:marTop w:val="0"/>
      <w:marBottom w:val="0"/>
      <w:divBdr>
        <w:top w:val="none" w:sz="0" w:space="0" w:color="auto"/>
        <w:left w:val="none" w:sz="0" w:space="0" w:color="auto"/>
        <w:bottom w:val="none" w:sz="0" w:space="0" w:color="auto"/>
        <w:right w:val="none" w:sz="0" w:space="0" w:color="auto"/>
      </w:divBdr>
    </w:div>
    <w:div w:id="1969508201">
      <w:bodyDiv w:val="1"/>
      <w:marLeft w:val="0"/>
      <w:marRight w:val="0"/>
      <w:marTop w:val="0"/>
      <w:marBottom w:val="0"/>
      <w:divBdr>
        <w:top w:val="none" w:sz="0" w:space="0" w:color="auto"/>
        <w:left w:val="none" w:sz="0" w:space="0" w:color="auto"/>
        <w:bottom w:val="none" w:sz="0" w:space="0" w:color="auto"/>
        <w:right w:val="none" w:sz="0" w:space="0" w:color="auto"/>
      </w:divBdr>
    </w:div>
    <w:div w:id="1970940471">
      <w:bodyDiv w:val="1"/>
      <w:marLeft w:val="0"/>
      <w:marRight w:val="0"/>
      <w:marTop w:val="0"/>
      <w:marBottom w:val="0"/>
      <w:divBdr>
        <w:top w:val="none" w:sz="0" w:space="0" w:color="auto"/>
        <w:left w:val="none" w:sz="0" w:space="0" w:color="auto"/>
        <w:bottom w:val="none" w:sz="0" w:space="0" w:color="auto"/>
        <w:right w:val="none" w:sz="0" w:space="0" w:color="auto"/>
      </w:divBdr>
    </w:div>
    <w:div w:id="1971009697">
      <w:bodyDiv w:val="1"/>
      <w:marLeft w:val="0"/>
      <w:marRight w:val="0"/>
      <w:marTop w:val="0"/>
      <w:marBottom w:val="0"/>
      <w:divBdr>
        <w:top w:val="none" w:sz="0" w:space="0" w:color="auto"/>
        <w:left w:val="none" w:sz="0" w:space="0" w:color="auto"/>
        <w:bottom w:val="none" w:sz="0" w:space="0" w:color="auto"/>
        <w:right w:val="none" w:sz="0" w:space="0" w:color="auto"/>
      </w:divBdr>
    </w:div>
    <w:div w:id="1971472103">
      <w:bodyDiv w:val="1"/>
      <w:marLeft w:val="0"/>
      <w:marRight w:val="0"/>
      <w:marTop w:val="0"/>
      <w:marBottom w:val="0"/>
      <w:divBdr>
        <w:top w:val="none" w:sz="0" w:space="0" w:color="auto"/>
        <w:left w:val="none" w:sz="0" w:space="0" w:color="auto"/>
        <w:bottom w:val="none" w:sz="0" w:space="0" w:color="auto"/>
        <w:right w:val="none" w:sz="0" w:space="0" w:color="auto"/>
      </w:divBdr>
    </w:div>
    <w:div w:id="1971933925">
      <w:bodyDiv w:val="1"/>
      <w:marLeft w:val="0"/>
      <w:marRight w:val="0"/>
      <w:marTop w:val="0"/>
      <w:marBottom w:val="0"/>
      <w:divBdr>
        <w:top w:val="none" w:sz="0" w:space="0" w:color="auto"/>
        <w:left w:val="none" w:sz="0" w:space="0" w:color="auto"/>
        <w:bottom w:val="none" w:sz="0" w:space="0" w:color="auto"/>
        <w:right w:val="none" w:sz="0" w:space="0" w:color="auto"/>
      </w:divBdr>
    </w:div>
    <w:div w:id="1972515439">
      <w:bodyDiv w:val="1"/>
      <w:marLeft w:val="0"/>
      <w:marRight w:val="0"/>
      <w:marTop w:val="0"/>
      <w:marBottom w:val="0"/>
      <w:divBdr>
        <w:top w:val="none" w:sz="0" w:space="0" w:color="auto"/>
        <w:left w:val="none" w:sz="0" w:space="0" w:color="auto"/>
        <w:bottom w:val="none" w:sz="0" w:space="0" w:color="auto"/>
        <w:right w:val="none" w:sz="0" w:space="0" w:color="auto"/>
      </w:divBdr>
    </w:div>
    <w:div w:id="1973098959">
      <w:bodyDiv w:val="1"/>
      <w:marLeft w:val="0"/>
      <w:marRight w:val="0"/>
      <w:marTop w:val="0"/>
      <w:marBottom w:val="0"/>
      <w:divBdr>
        <w:top w:val="none" w:sz="0" w:space="0" w:color="auto"/>
        <w:left w:val="none" w:sz="0" w:space="0" w:color="auto"/>
        <w:bottom w:val="none" w:sz="0" w:space="0" w:color="auto"/>
        <w:right w:val="none" w:sz="0" w:space="0" w:color="auto"/>
      </w:divBdr>
    </w:div>
    <w:div w:id="1973510634">
      <w:bodyDiv w:val="1"/>
      <w:marLeft w:val="0"/>
      <w:marRight w:val="0"/>
      <w:marTop w:val="0"/>
      <w:marBottom w:val="0"/>
      <w:divBdr>
        <w:top w:val="none" w:sz="0" w:space="0" w:color="auto"/>
        <w:left w:val="none" w:sz="0" w:space="0" w:color="auto"/>
        <w:bottom w:val="none" w:sz="0" w:space="0" w:color="auto"/>
        <w:right w:val="none" w:sz="0" w:space="0" w:color="auto"/>
      </w:divBdr>
    </w:div>
    <w:div w:id="1974165479">
      <w:bodyDiv w:val="1"/>
      <w:marLeft w:val="0"/>
      <w:marRight w:val="0"/>
      <w:marTop w:val="0"/>
      <w:marBottom w:val="0"/>
      <w:divBdr>
        <w:top w:val="none" w:sz="0" w:space="0" w:color="auto"/>
        <w:left w:val="none" w:sz="0" w:space="0" w:color="auto"/>
        <w:bottom w:val="none" w:sz="0" w:space="0" w:color="auto"/>
        <w:right w:val="none" w:sz="0" w:space="0" w:color="auto"/>
      </w:divBdr>
    </w:div>
    <w:div w:id="1974292071">
      <w:bodyDiv w:val="1"/>
      <w:marLeft w:val="0"/>
      <w:marRight w:val="0"/>
      <w:marTop w:val="0"/>
      <w:marBottom w:val="0"/>
      <w:divBdr>
        <w:top w:val="none" w:sz="0" w:space="0" w:color="auto"/>
        <w:left w:val="none" w:sz="0" w:space="0" w:color="auto"/>
        <w:bottom w:val="none" w:sz="0" w:space="0" w:color="auto"/>
        <w:right w:val="none" w:sz="0" w:space="0" w:color="auto"/>
      </w:divBdr>
    </w:div>
    <w:div w:id="1974941694">
      <w:bodyDiv w:val="1"/>
      <w:marLeft w:val="0"/>
      <w:marRight w:val="0"/>
      <w:marTop w:val="0"/>
      <w:marBottom w:val="0"/>
      <w:divBdr>
        <w:top w:val="none" w:sz="0" w:space="0" w:color="auto"/>
        <w:left w:val="none" w:sz="0" w:space="0" w:color="auto"/>
        <w:bottom w:val="none" w:sz="0" w:space="0" w:color="auto"/>
        <w:right w:val="none" w:sz="0" w:space="0" w:color="auto"/>
      </w:divBdr>
    </w:div>
    <w:div w:id="1975090649">
      <w:bodyDiv w:val="1"/>
      <w:marLeft w:val="0"/>
      <w:marRight w:val="0"/>
      <w:marTop w:val="0"/>
      <w:marBottom w:val="0"/>
      <w:divBdr>
        <w:top w:val="none" w:sz="0" w:space="0" w:color="auto"/>
        <w:left w:val="none" w:sz="0" w:space="0" w:color="auto"/>
        <w:bottom w:val="none" w:sz="0" w:space="0" w:color="auto"/>
        <w:right w:val="none" w:sz="0" w:space="0" w:color="auto"/>
      </w:divBdr>
    </w:div>
    <w:div w:id="1975326723">
      <w:bodyDiv w:val="1"/>
      <w:marLeft w:val="0"/>
      <w:marRight w:val="0"/>
      <w:marTop w:val="0"/>
      <w:marBottom w:val="0"/>
      <w:divBdr>
        <w:top w:val="none" w:sz="0" w:space="0" w:color="auto"/>
        <w:left w:val="none" w:sz="0" w:space="0" w:color="auto"/>
        <w:bottom w:val="none" w:sz="0" w:space="0" w:color="auto"/>
        <w:right w:val="none" w:sz="0" w:space="0" w:color="auto"/>
      </w:divBdr>
    </w:div>
    <w:div w:id="1975484301">
      <w:bodyDiv w:val="1"/>
      <w:marLeft w:val="0"/>
      <w:marRight w:val="0"/>
      <w:marTop w:val="0"/>
      <w:marBottom w:val="0"/>
      <w:divBdr>
        <w:top w:val="none" w:sz="0" w:space="0" w:color="auto"/>
        <w:left w:val="none" w:sz="0" w:space="0" w:color="auto"/>
        <w:bottom w:val="none" w:sz="0" w:space="0" w:color="auto"/>
        <w:right w:val="none" w:sz="0" w:space="0" w:color="auto"/>
      </w:divBdr>
    </w:div>
    <w:div w:id="1975869670">
      <w:bodyDiv w:val="1"/>
      <w:marLeft w:val="0"/>
      <w:marRight w:val="0"/>
      <w:marTop w:val="0"/>
      <w:marBottom w:val="0"/>
      <w:divBdr>
        <w:top w:val="none" w:sz="0" w:space="0" w:color="auto"/>
        <w:left w:val="none" w:sz="0" w:space="0" w:color="auto"/>
        <w:bottom w:val="none" w:sz="0" w:space="0" w:color="auto"/>
        <w:right w:val="none" w:sz="0" w:space="0" w:color="auto"/>
      </w:divBdr>
    </w:div>
    <w:div w:id="1975985551">
      <w:bodyDiv w:val="1"/>
      <w:marLeft w:val="0"/>
      <w:marRight w:val="0"/>
      <w:marTop w:val="0"/>
      <w:marBottom w:val="0"/>
      <w:divBdr>
        <w:top w:val="none" w:sz="0" w:space="0" w:color="auto"/>
        <w:left w:val="none" w:sz="0" w:space="0" w:color="auto"/>
        <w:bottom w:val="none" w:sz="0" w:space="0" w:color="auto"/>
        <w:right w:val="none" w:sz="0" w:space="0" w:color="auto"/>
      </w:divBdr>
    </w:div>
    <w:div w:id="1976374231">
      <w:bodyDiv w:val="1"/>
      <w:marLeft w:val="0"/>
      <w:marRight w:val="0"/>
      <w:marTop w:val="0"/>
      <w:marBottom w:val="0"/>
      <w:divBdr>
        <w:top w:val="none" w:sz="0" w:space="0" w:color="auto"/>
        <w:left w:val="none" w:sz="0" w:space="0" w:color="auto"/>
        <w:bottom w:val="none" w:sz="0" w:space="0" w:color="auto"/>
        <w:right w:val="none" w:sz="0" w:space="0" w:color="auto"/>
      </w:divBdr>
    </w:div>
    <w:div w:id="1976830674">
      <w:bodyDiv w:val="1"/>
      <w:marLeft w:val="0"/>
      <w:marRight w:val="0"/>
      <w:marTop w:val="0"/>
      <w:marBottom w:val="0"/>
      <w:divBdr>
        <w:top w:val="none" w:sz="0" w:space="0" w:color="auto"/>
        <w:left w:val="none" w:sz="0" w:space="0" w:color="auto"/>
        <w:bottom w:val="none" w:sz="0" w:space="0" w:color="auto"/>
        <w:right w:val="none" w:sz="0" w:space="0" w:color="auto"/>
      </w:divBdr>
    </w:div>
    <w:div w:id="1976985600">
      <w:bodyDiv w:val="1"/>
      <w:marLeft w:val="0"/>
      <w:marRight w:val="0"/>
      <w:marTop w:val="0"/>
      <w:marBottom w:val="0"/>
      <w:divBdr>
        <w:top w:val="none" w:sz="0" w:space="0" w:color="auto"/>
        <w:left w:val="none" w:sz="0" w:space="0" w:color="auto"/>
        <w:bottom w:val="none" w:sz="0" w:space="0" w:color="auto"/>
        <w:right w:val="none" w:sz="0" w:space="0" w:color="auto"/>
      </w:divBdr>
    </w:div>
    <w:div w:id="1977025078">
      <w:bodyDiv w:val="1"/>
      <w:marLeft w:val="0"/>
      <w:marRight w:val="0"/>
      <w:marTop w:val="0"/>
      <w:marBottom w:val="0"/>
      <w:divBdr>
        <w:top w:val="none" w:sz="0" w:space="0" w:color="auto"/>
        <w:left w:val="none" w:sz="0" w:space="0" w:color="auto"/>
        <w:bottom w:val="none" w:sz="0" w:space="0" w:color="auto"/>
        <w:right w:val="none" w:sz="0" w:space="0" w:color="auto"/>
      </w:divBdr>
    </w:div>
    <w:div w:id="1977100650">
      <w:bodyDiv w:val="1"/>
      <w:marLeft w:val="0"/>
      <w:marRight w:val="0"/>
      <w:marTop w:val="0"/>
      <w:marBottom w:val="0"/>
      <w:divBdr>
        <w:top w:val="none" w:sz="0" w:space="0" w:color="auto"/>
        <w:left w:val="none" w:sz="0" w:space="0" w:color="auto"/>
        <w:bottom w:val="none" w:sz="0" w:space="0" w:color="auto"/>
        <w:right w:val="none" w:sz="0" w:space="0" w:color="auto"/>
      </w:divBdr>
    </w:div>
    <w:div w:id="1977906705">
      <w:bodyDiv w:val="1"/>
      <w:marLeft w:val="0"/>
      <w:marRight w:val="0"/>
      <w:marTop w:val="0"/>
      <w:marBottom w:val="0"/>
      <w:divBdr>
        <w:top w:val="none" w:sz="0" w:space="0" w:color="auto"/>
        <w:left w:val="none" w:sz="0" w:space="0" w:color="auto"/>
        <w:bottom w:val="none" w:sz="0" w:space="0" w:color="auto"/>
        <w:right w:val="none" w:sz="0" w:space="0" w:color="auto"/>
      </w:divBdr>
    </w:div>
    <w:div w:id="1978993726">
      <w:bodyDiv w:val="1"/>
      <w:marLeft w:val="0"/>
      <w:marRight w:val="0"/>
      <w:marTop w:val="0"/>
      <w:marBottom w:val="0"/>
      <w:divBdr>
        <w:top w:val="none" w:sz="0" w:space="0" w:color="auto"/>
        <w:left w:val="none" w:sz="0" w:space="0" w:color="auto"/>
        <w:bottom w:val="none" w:sz="0" w:space="0" w:color="auto"/>
        <w:right w:val="none" w:sz="0" w:space="0" w:color="auto"/>
      </w:divBdr>
    </w:div>
    <w:div w:id="1979072155">
      <w:bodyDiv w:val="1"/>
      <w:marLeft w:val="0"/>
      <w:marRight w:val="0"/>
      <w:marTop w:val="0"/>
      <w:marBottom w:val="0"/>
      <w:divBdr>
        <w:top w:val="none" w:sz="0" w:space="0" w:color="auto"/>
        <w:left w:val="none" w:sz="0" w:space="0" w:color="auto"/>
        <w:bottom w:val="none" w:sz="0" w:space="0" w:color="auto"/>
        <w:right w:val="none" w:sz="0" w:space="0" w:color="auto"/>
      </w:divBdr>
    </w:div>
    <w:div w:id="1979147585">
      <w:bodyDiv w:val="1"/>
      <w:marLeft w:val="0"/>
      <w:marRight w:val="0"/>
      <w:marTop w:val="0"/>
      <w:marBottom w:val="0"/>
      <w:divBdr>
        <w:top w:val="none" w:sz="0" w:space="0" w:color="auto"/>
        <w:left w:val="none" w:sz="0" w:space="0" w:color="auto"/>
        <w:bottom w:val="none" w:sz="0" w:space="0" w:color="auto"/>
        <w:right w:val="none" w:sz="0" w:space="0" w:color="auto"/>
      </w:divBdr>
    </w:div>
    <w:div w:id="1980180804">
      <w:bodyDiv w:val="1"/>
      <w:marLeft w:val="0"/>
      <w:marRight w:val="0"/>
      <w:marTop w:val="0"/>
      <w:marBottom w:val="0"/>
      <w:divBdr>
        <w:top w:val="none" w:sz="0" w:space="0" w:color="auto"/>
        <w:left w:val="none" w:sz="0" w:space="0" w:color="auto"/>
        <w:bottom w:val="none" w:sz="0" w:space="0" w:color="auto"/>
        <w:right w:val="none" w:sz="0" w:space="0" w:color="auto"/>
      </w:divBdr>
    </w:div>
    <w:div w:id="1980913980">
      <w:bodyDiv w:val="1"/>
      <w:marLeft w:val="0"/>
      <w:marRight w:val="0"/>
      <w:marTop w:val="0"/>
      <w:marBottom w:val="0"/>
      <w:divBdr>
        <w:top w:val="none" w:sz="0" w:space="0" w:color="auto"/>
        <w:left w:val="none" w:sz="0" w:space="0" w:color="auto"/>
        <w:bottom w:val="none" w:sz="0" w:space="0" w:color="auto"/>
        <w:right w:val="none" w:sz="0" w:space="0" w:color="auto"/>
      </w:divBdr>
    </w:div>
    <w:div w:id="1981114114">
      <w:bodyDiv w:val="1"/>
      <w:marLeft w:val="0"/>
      <w:marRight w:val="0"/>
      <w:marTop w:val="0"/>
      <w:marBottom w:val="0"/>
      <w:divBdr>
        <w:top w:val="none" w:sz="0" w:space="0" w:color="auto"/>
        <w:left w:val="none" w:sz="0" w:space="0" w:color="auto"/>
        <w:bottom w:val="none" w:sz="0" w:space="0" w:color="auto"/>
        <w:right w:val="none" w:sz="0" w:space="0" w:color="auto"/>
      </w:divBdr>
    </w:div>
    <w:div w:id="1981155927">
      <w:bodyDiv w:val="1"/>
      <w:marLeft w:val="0"/>
      <w:marRight w:val="0"/>
      <w:marTop w:val="0"/>
      <w:marBottom w:val="0"/>
      <w:divBdr>
        <w:top w:val="none" w:sz="0" w:space="0" w:color="auto"/>
        <w:left w:val="none" w:sz="0" w:space="0" w:color="auto"/>
        <w:bottom w:val="none" w:sz="0" w:space="0" w:color="auto"/>
        <w:right w:val="none" w:sz="0" w:space="0" w:color="auto"/>
      </w:divBdr>
    </w:div>
    <w:div w:id="1981835650">
      <w:bodyDiv w:val="1"/>
      <w:marLeft w:val="0"/>
      <w:marRight w:val="0"/>
      <w:marTop w:val="0"/>
      <w:marBottom w:val="0"/>
      <w:divBdr>
        <w:top w:val="none" w:sz="0" w:space="0" w:color="auto"/>
        <w:left w:val="none" w:sz="0" w:space="0" w:color="auto"/>
        <w:bottom w:val="none" w:sz="0" w:space="0" w:color="auto"/>
        <w:right w:val="none" w:sz="0" w:space="0" w:color="auto"/>
      </w:divBdr>
    </w:div>
    <w:div w:id="1982077819">
      <w:bodyDiv w:val="1"/>
      <w:marLeft w:val="0"/>
      <w:marRight w:val="0"/>
      <w:marTop w:val="0"/>
      <w:marBottom w:val="0"/>
      <w:divBdr>
        <w:top w:val="none" w:sz="0" w:space="0" w:color="auto"/>
        <w:left w:val="none" w:sz="0" w:space="0" w:color="auto"/>
        <w:bottom w:val="none" w:sz="0" w:space="0" w:color="auto"/>
        <w:right w:val="none" w:sz="0" w:space="0" w:color="auto"/>
      </w:divBdr>
    </w:div>
    <w:div w:id="1982416021">
      <w:bodyDiv w:val="1"/>
      <w:marLeft w:val="0"/>
      <w:marRight w:val="0"/>
      <w:marTop w:val="0"/>
      <w:marBottom w:val="0"/>
      <w:divBdr>
        <w:top w:val="none" w:sz="0" w:space="0" w:color="auto"/>
        <w:left w:val="none" w:sz="0" w:space="0" w:color="auto"/>
        <w:bottom w:val="none" w:sz="0" w:space="0" w:color="auto"/>
        <w:right w:val="none" w:sz="0" w:space="0" w:color="auto"/>
      </w:divBdr>
    </w:div>
    <w:div w:id="1982418206">
      <w:bodyDiv w:val="1"/>
      <w:marLeft w:val="0"/>
      <w:marRight w:val="0"/>
      <w:marTop w:val="0"/>
      <w:marBottom w:val="0"/>
      <w:divBdr>
        <w:top w:val="none" w:sz="0" w:space="0" w:color="auto"/>
        <w:left w:val="none" w:sz="0" w:space="0" w:color="auto"/>
        <w:bottom w:val="none" w:sz="0" w:space="0" w:color="auto"/>
        <w:right w:val="none" w:sz="0" w:space="0" w:color="auto"/>
      </w:divBdr>
    </w:div>
    <w:div w:id="1982616120">
      <w:bodyDiv w:val="1"/>
      <w:marLeft w:val="0"/>
      <w:marRight w:val="0"/>
      <w:marTop w:val="0"/>
      <w:marBottom w:val="0"/>
      <w:divBdr>
        <w:top w:val="none" w:sz="0" w:space="0" w:color="auto"/>
        <w:left w:val="none" w:sz="0" w:space="0" w:color="auto"/>
        <w:bottom w:val="none" w:sz="0" w:space="0" w:color="auto"/>
        <w:right w:val="none" w:sz="0" w:space="0" w:color="auto"/>
      </w:divBdr>
    </w:div>
    <w:div w:id="1982735341">
      <w:bodyDiv w:val="1"/>
      <w:marLeft w:val="0"/>
      <w:marRight w:val="0"/>
      <w:marTop w:val="0"/>
      <w:marBottom w:val="0"/>
      <w:divBdr>
        <w:top w:val="none" w:sz="0" w:space="0" w:color="auto"/>
        <w:left w:val="none" w:sz="0" w:space="0" w:color="auto"/>
        <w:bottom w:val="none" w:sz="0" w:space="0" w:color="auto"/>
        <w:right w:val="none" w:sz="0" w:space="0" w:color="auto"/>
      </w:divBdr>
    </w:div>
    <w:div w:id="1982803200">
      <w:bodyDiv w:val="1"/>
      <w:marLeft w:val="0"/>
      <w:marRight w:val="0"/>
      <w:marTop w:val="0"/>
      <w:marBottom w:val="0"/>
      <w:divBdr>
        <w:top w:val="none" w:sz="0" w:space="0" w:color="auto"/>
        <w:left w:val="none" w:sz="0" w:space="0" w:color="auto"/>
        <w:bottom w:val="none" w:sz="0" w:space="0" w:color="auto"/>
        <w:right w:val="none" w:sz="0" w:space="0" w:color="auto"/>
      </w:divBdr>
    </w:div>
    <w:div w:id="1982809126">
      <w:bodyDiv w:val="1"/>
      <w:marLeft w:val="0"/>
      <w:marRight w:val="0"/>
      <w:marTop w:val="0"/>
      <w:marBottom w:val="0"/>
      <w:divBdr>
        <w:top w:val="none" w:sz="0" w:space="0" w:color="auto"/>
        <w:left w:val="none" w:sz="0" w:space="0" w:color="auto"/>
        <w:bottom w:val="none" w:sz="0" w:space="0" w:color="auto"/>
        <w:right w:val="none" w:sz="0" w:space="0" w:color="auto"/>
      </w:divBdr>
    </w:div>
    <w:div w:id="1982925081">
      <w:bodyDiv w:val="1"/>
      <w:marLeft w:val="0"/>
      <w:marRight w:val="0"/>
      <w:marTop w:val="0"/>
      <w:marBottom w:val="0"/>
      <w:divBdr>
        <w:top w:val="none" w:sz="0" w:space="0" w:color="auto"/>
        <w:left w:val="none" w:sz="0" w:space="0" w:color="auto"/>
        <w:bottom w:val="none" w:sz="0" w:space="0" w:color="auto"/>
        <w:right w:val="none" w:sz="0" w:space="0" w:color="auto"/>
      </w:divBdr>
    </w:div>
    <w:div w:id="1983146164">
      <w:bodyDiv w:val="1"/>
      <w:marLeft w:val="0"/>
      <w:marRight w:val="0"/>
      <w:marTop w:val="0"/>
      <w:marBottom w:val="0"/>
      <w:divBdr>
        <w:top w:val="none" w:sz="0" w:space="0" w:color="auto"/>
        <w:left w:val="none" w:sz="0" w:space="0" w:color="auto"/>
        <w:bottom w:val="none" w:sz="0" w:space="0" w:color="auto"/>
        <w:right w:val="none" w:sz="0" w:space="0" w:color="auto"/>
      </w:divBdr>
    </w:div>
    <w:div w:id="1983190912">
      <w:bodyDiv w:val="1"/>
      <w:marLeft w:val="0"/>
      <w:marRight w:val="0"/>
      <w:marTop w:val="0"/>
      <w:marBottom w:val="0"/>
      <w:divBdr>
        <w:top w:val="none" w:sz="0" w:space="0" w:color="auto"/>
        <w:left w:val="none" w:sz="0" w:space="0" w:color="auto"/>
        <w:bottom w:val="none" w:sz="0" w:space="0" w:color="auto"/>
        <w:right w:val="none" w:sz="0" w:space="0" w:color="auto"/>
      </w:divBdr>
    </w:div>
    <w:div w:id="1983343466">
      <w:bodyDiv w:val="1"/>
      <w:marLeft w:val="0"/>
      <w:marRight w:val="0"/>
      <w:marTop w:val="0"/>
      <w:marBottom w:val="0"/>
      <w:divBdr>
        <w:top w:val="none" w:sz="0" w:space="0" w:color="auto"/>
        <w:left w:val="none" w:sz="0" w:space="0" w:color="auto"/>
        <w:bottom w:val="none" w:sz="0" w:space="0" w:color="auto"/>
        <w:right w:val="none" w:sz="0" w:space="0" w:color="auto"/>
      </w:divBdr>
    </w:div>
    <w:div w:id="1983655883">
      <w:bodyDiv w:val="1"/>
      <w:marLeft w:val="0"/>
      <w:marRight w:val="0"/>
      <w:marTop w:val="0"/>
      <w:marBottom w:val="0"/>
      <w:divBdr>
        <w:top w:val="none" w:sz="0" w:space="0" w:color="auto"/>
        <w:left w:val="none" w:sz="0" w:space="0" w:color="auto"/>
        <w:bottom w:val="none" w:sz="0" w:space="0" w:color="auto"/>
        <w:right w:val="none" w:sz="0" w:space="0" w:color="auto"/>
      </w:divBdr>
    </w:div>
    <w:div w:id="1983656868">
      <w:bodyDiv w:val="1"/>
      <w:marLeft w:val="0"/>
      <w:marRight w:val="0"/>
      <w:marTop w:val="0"/>
      <w:marBottom w:val="0"/>
      <w:divBdr>
        <w:top w:val="none" w:sz="0" w:space="0" w:color="auto"/>
        <w:left w:val="none" w:sz="0" w:space="0" w:color="auto"/>
        <w:bottom w:val="none" w:sz="0" w:space="0" w:color="auto"/>
        <w:right w:val="none" w:sz="0" w:space="0" w:color="auto"/>
      </w:divBdr>
    </w:div>
    <w:div w:id="1983657975">
      <w:bodyDiv w:val="1"/>
      <w:marLeft w:val="0"/>
      <w:marRight w:val="0"/>
      <w:marTop w:val="0"/>
      <w:marBottom w:val="0"/>
      <w:divBdr>
        <w:top w:val="none" w:sz="0" w:space="0" w:color="auto"/>
        <w:left w:val="none" w:sz="0" w:space="0" w:color="auto"/>
        <w:bottom w:val="none" w:sz="0" w:space="0" w:color="auto"/>
        <w:right w:val="none" w:sz="0" w:space="0" w:color="auto"/>
      </w:divBdr>
    </w:div>
    <w:div w:id="1984499399">
      <w:bodyDiv w:val="1"/>
      <w:marLeft w:val="0"/>
      <w:marRight w:val="0"/>
      <w:marTop w:val="0"/>
      <w:marBottom w:val="0"/>
      <w:divBdr>
        <w:top w:val="none" w:sz="0" w:space="0" w:color="auto"/>
        <w:left w:val="none" w:sz="0" w:space="0" w:color="auto"/>
        <w:bottom w:val="none" w:sz="0" w:space="0" w:color="auto"/>
        <w:right w:val="none" w:sz="0" w:space="0" w:color="auto"/>
      </w:divBdr>
    </w:div>
    <w:div w:id="1985230641">
      <w:bodyDiv w:val="1"/>
      <w:marLeft w:val="0"/>
      <w:marRight w:val="0"/>
      <w:marTop w:val="0"/>
      <w:marBottom w:val="0"/>
      <w:divBdr>
        <w:top w:val="none" w:sz="0" w:space="0" w:color="auto"/>
        <w:left w:val="none" w:sz="0" w:space="0" w:color="auto"/>
        <w:bottom w:val="none" w:sz="0" w:space="0" w:color="auto"/>
        <w:right w:val="none" w:sz="0" w:space="0" w:color="auto"/>
      </w:divBdr>
    </w:div>
    <w:div w:id="1985544308">
      <w:bodyDiv w:val="1"/>
      <w:marLeft w:val="0"/>
      <w:marRight w:val="0"/>
      <w:marTop w:val="0"/>
      <w:marBottom w:val="0"/>
      <w:divBdr>
        <w:top w:val="none" w:sz="0" w:space="0" w:color="auto"/>
        <w:left w:val="none" w:sz="0" w:space="0" w:color="auto"/>
        <w:bottom w:val="none" w:sz="0" w:space="0" w:color="auto"/>
        <w:right w:val="none" w:sz="0" w:space="0" w:color="auto"/>
      </w:divBdr>
    </w:div>
    <w:div w:id="1986156293">
      <w:bodyDiv w:val="1"/>
      <w:marLeft w:val="0"/>
      <w:marRight w:val="0"/>
      <w:marTop w:val="0"/>
      <w:marBottom w:val="0"/>
      <w:divBdr>
        <w:top w:val="none" w:sz="0" w:space="0" w:color="auto"/>
        <w:left w:val="none" w:sz="0" w:space="0" w:color="auto"/>
        <w:bottom w:val="none" w:sz="0" w:space="0" w:color="auto"/>
        <w:right w:val="none" w:sz="0" w:space="0" w:color="auto"/>
      </w:divBdr>
    </w:div>
    <w:div w:id="1986356177">
      <w:bodyDiv w:val="1"/>
      <w:marLeft w:val="0"/>
      <w:marRight w:val="0"/>
      <w:marTop w:val="0"/>
      <w:marBottom w:val="0"/>
      <w:divBdr>
        <w:top w:val="none" w:sz="0" w:space="0" w:color="auto"/>
        <w:left w:val="none" w:sz="0" w:space="0" w:color="auto"/>
        <w:bottom w:val="none" w:sz="0" w:space="0" w:color="auto"/>
        <w:right w:val="none" w:sz="0" w:space="0" w:color="auto"/>
      </w:divBdr>
    </w:div>
    <w:div w:id="1986544763">
      <w:bodyDiv w:val="1"/>
      <w:marLeft w:val="0"/>
      <w:marRight w:val="0"/>
      <w:marTop w:val="0"/>
      <w:marBottom w:val="0"/>
      <w:divBdr>
        <w:top w:val="none" w:sz="0" w:space="0" w:color="auto"/>
        <w:left w:val="none" w:sz="0" w:space="0" w:color="auto"/>
        <w:bottom w:val="none" w:sz="0" w:space="0" w:color="auto"/>
        <w:right w:val="none" w:sz="0" w:space="0" w:color="auto"/>
      </w:divBdr>
    </w:div>
    <w:div w:id="1986624152">
      <w:bodyDiv w:val="1"/>
      <w:marLeft w:val="0"/>
      <w:marRight w:val="0"/>
      <w:marTop w:val="0"/>
      <w:marBottom w:val="0"/>
      <w:divBdr>
        <w:top w:val="none" w:sz="0" w:space="0" w:color="auto"/>
        <w:left w:val="none" w:sz="0" w:space="0" w:color="auto"/>
        <w:bottom w:val="none" w:sz="0" w:space="0" w:color="auto"/>
        <w:right w:val="none" w:sz="0" w:space="0" w:color="auto"/>
      </w:divBdr>
    </w:div>
    <w:div w:id="1986661261">
      <w:bodyDiv w:val="1"/>
      <w:marLeft w:val="0"/>
      <w:marRight w:val="0"/>
      <w:marTop w:val="0"/>
      <w:marBottom w:val="0"/>
      <w:divBdr>
        <w:top w:val="none" w:sz="0" w:space="0" w:color="auto"/>
        <w:left w:val="none" w:sz="0" w:space="0" w:color="auto"/>
        <w:bottom w:val="none" w:sz="0" w:space="0" w:color="auto"/>
        <w:right w:val="none" w:sz="0" w:space="0" w:color="auto"/>
      </w:divBdr>
    </w:div>
    <w:div w:id="1987320213">
      <w:bodyDiv w:val="1"/>
      <w:marLeft w:val="0"/>
      <w:marRight w:val="0"/>
      <w:marTop w:val="0"/>
      <w:marBottom w:val="0"/>
      <w:divBdr>
        <w:top w:val="none" w:sz="0" w:space="0" w:color="auto"/>
        <w:left w:val="none" w:sz="0" w:space="0" w:color="auto"/>
        <w:bottom w:val="none" w:sz="0" w:space="0" w:color="auto"/>
        <w:right w:val="none" w:sz="0" w:space="0" w:color="auto"/>
      </w:divBdr>
    </w:div>
    <w:div w:id="1987394699">
      <w:bodyDiv w:val="1"/>
      <w:marLeft w:val="0"/>
      <w:marRight w:val="0"/>
      <w:marTop w:val="0"/>
      <w:marBottom w:val="0"/>
      <w:divBdr>
        <w:top w:val="none" w:sz="0" w:space="0" w:color="auto"/>
        <w:left w:val="none" w:sz="0" w:space="0" w:color="auto"/>
        <w:bottom w:val="none" w:sz="0" w:space="0" w:color="auto"/>
        <w:right w:val="none" w:sz="0" w:space="0" w:color="auto"/>
      </w:divBdr>
    </w:div>
    <w:div w:id="1988124794">
      <w:bodyDiv w:val="1"/>
      <w:marLeft w:val="0"/>
      <w:marRight w:val="0"/>
      <w:marTop w:val="0"/>
      <w:marBottom w:val="0"/>
      <w:divBdr>
        <w:top w:val="none" w:sz="0" w:space="0" w:color="auto"/>
        <w:left w:val="none" w:sz="0" w:space="0" w:color="auto"/>
        <w:bottom w:val="none" w:sz="0" w:space="0" w:color="auto"/>
        <w:right w:val="none" w:sz="0" w:space="0" w:color="auto"/>
      </w:divBdr>
    </w:div>
    <w:div w:id="1988969685">
      <w:bodyDiv w:val="1"/>
      <w:marLeft w:val="0"/>
      <w:marRight w:val="0"/>
      <w:marTop w:val="0"/>
      <w:marBottom w:val="0"/>
      <w:divBdr>
        <w:top w:val="none" w:sz="0" w:space="0" w:color="auto"/>
        <w:left w:val="none" w:sz="0" w:space="0" w:color="auto"/>
        <w:bottom w:val="none" w:sz="0" w:space="0" w:color="auto"/>
        <w:right w:val="none" w:sz="0" w:space="0" w:color="auto"/>
      </w:divBdr>
    </w:div>
    <w:div w:id="1988972675">
      <w:bodyDiv w:val="1"/>
      <w:marLeft w:val="0"/>
      <w:marRight w:val="0"/>
      <w:marTop w:val="0"/>
      <w:marBottom w:val="0"/>
      <w:divBdr>
        <w:top w:val="none" w:sz="0" w:space="0" w:color="auto"/>
        <w:left w:val="none" w:sz="0" w:space="0" w:color="auto"/>
        <w:bottom w:val="none" w:sz="0" w:space="0" w:color="auto"/>
        <w:right w:val="none" w:sz="0" w:space="0" w:color="auto"/>
      </w:divBdr>
    </w:div>
    <w:div w:id="1989280538">
      <w:bodyDiv w:val="1"/>
      <w:marLeft w:val="0"/>
      <w:marRight w:val="0"/>
      <w:marTop w:val="0"/>
      <w:marBottom w:val="0"/>
      <w:divBdr>
        <w:top w:val="none" w:sz="0" w:space="0" w:color="auto"/>
        <w:left w:val="none" w:sz="0" w:space="0" w:color="auto"/>
        <w:bottom w:val="none" w:sz="0" w:space="0" w:color="auto"/>
        <w:right w:val="none" w:sz="0" w:space="0" w:color="auto"/>
      </w:divBdr>
    </w:div>
    <w:div w:id="1990089981">
      <w:bodyDiv w:val="1"/>
      <w:marLeft w:val="0"/>
      <w:marRight w:val="0"/>
      <w:marTop w:val="0"/>
      <w:marBottom w:val="0"/>
      <w:divBdr>
        <w:top w:val="none" w:sz="0" w:space="0" w:color="auto"/>
        <w:left w:val="none" w:sz="0" w:space="0" w:color="auto"/>
        <w:bottom w:val="none" w:sz="0" w:space="0" w:color="auto"/>
        <w:right w:val="none" w:sz="0" w:space="0" w:color="auto"/>
      </w:divBdr>
    </w:div>
    <w:div w:id="1990135118">
      <w:bodyDiv w:val="1"/>
      <w:marLeft w:val="0"/>
      <w:marRight w:val="0"/>
      <w:marTop w:val="0"/>
      <w:marBottom w:val="0"/>
      <w:divBdr>
        <w:top w:val="none" w:sz="0" w:space="0" w:color="auto"/>
        <w:left w:val="none" w:sz="0" w:space="0" w:color="auto"/>
        <w:bottom w:val="none" w:sz="0" w:space="0" w:color="auto"/>
        <w:right w:val="none" w:sz="0" w:space="0" w:color="auto"/>
      </w:divBdr>
    </w:div>
    <w:div w:id="1991053777">
      <w:bodyDiv w:val="1"/>
      <w:marLeft w:val="0"/>
      <w:marRight w:val="0"/>
      <w:marTop w:val="0"/>
      <w:marBottom w:val="0"/>
      <w:divBdr>
        <w:top w:val="none" w:sz="0" w:space="0" w:color="auto"/>
        <w:left w:val="none" w:sz="0" w:space="0" w:color="auto"/>
        <w:bottom w:val="none" w:sz="0" w:space="0" w:color="auto"/>
        <w:right w:val="none" w:sz="0" w:space="0" w:color="auto"/>
      </w:divBdr>
    </w:div>
    <w:div w:id="1991127752">
      <w:bodyDiv w:val="1"/>
      <w:marLeft w:val="0"/>
      <w:marRight w:val="0"/>
      <w:marTop w:val="0"/>
      <w:marBottom w:val="0"/>
      <w:divBdr>
        <w:top w:val="none" w:sz="0" w:space="0" w:color="auto"/>
        <w:left w:val="none" w:sz="0" w:space="0" w:color="auto"/>
        <w:bottom w:val="none" w:sz="0" w:space="0" w:color="auto"/>
        <w:right w:val="none" w:sz="0" w:space="0" w:color="auto"/>
      </w:divBdr>
    </w:div>
    <w:div w:id="1991127940">
      <w:bodyDiv w:val="1"/>
      <w:marLeft w:val="0"/>
      <w:marRight w:val="0"/>
      <w:marTop w:val="0"/>
      <w:marBottom w:val="0"/>
      <w:divBdr>
        <w:top w:val="none" w:sz="0" w:space="0" w:color="auto"/>
        <w:left w:val="none" w:sz="0" w:space="0" w:color="auto"/>
        <w:bottom w:val="none" w:sz="0" w:space="0" w:color="auto"/>
        <w:right w:val="none" w:sz="0" w:space="0" w:color="auto"/>
      </w:divBdr>
    </w:div>
    <w:div w:id="1991206487">
      <w:bodyDiv w:val="1"/>
      <w:marLeft w:val="0"/>
      <w:marRight w:val="0"/>
      <w:marTop w:val="0"/>
      <w:marBottom w:val="0"/>
      <w:divBdr>
        <w:top w:val="none" w:sz="0" w:space="0" w:color="auto"/>
        <w:left w:val="none" w:sz="0" w:space="0" w:color="auto"/>
        <w:bottom w:val="none" w:sz="0" w:space="0" w:color="auto"/>
        <w:right w:val="none" w:sz="0" w:space="0" w:color="auto"/>
      </w:divBdr>
    </w:div>
    <w:div w:id="1991207681">
      <w:bodyDiv w:val="1"/>
      <w:marLeft w:val="0"/>
      <w:marRight w:val="0"/>
      <w:marTop w:val="0"/>
      <w:marBottom w:val="0"/>
      <w:divBdr>
        <w:top w:val="none" w:sz="0" w:space="0" w:color="auto"/>
        <w:left w:val="none" w:sz="0" w:space="0" w:color="auto"/>
        <w:bottom w:val="none" w:sz="0" w:space="0" w:color="auto"/>
        <w:right w:val="none" w:sz="0" w:space="0" w:color="auto"/>
      </w:divBdr>
    </w:div>
    <w:div w:id="1991208407">
      <w:bodyDiv w:val="1"/>
      <w:marLeft w:val="0"/>
      <w:marRight w:val="0"/>
      <w:marTop w:val="0"/>
      <w:marBottom w:val="0"/>
      <w:divBdr>
        <w:top w:val="none" w:sz="0" w:space="0" w:color="auto"/>
        <w:left w:val="none" w:sz="0" w:space="0" w:color="auto"/>
        <w:bottom w:val="none" w:sz="0" w:space="0" w:color="auto"/>
        <w:right w:val="none" w:sz="0" w:space="0" w:color="auto"/>
      </w:divBdr>
    </w:div>
    <w:div w:id="1991905848">
      <w:bodyDiv w:val="1"/>
      <w:marLeft w:val="0"/>
      <w:marRight w:val="0"/>
      <w:marTop w:val="0"/>
      <w:marBottom w:val="0"/>
      <w:divBdr>
        <w:top w:val="none" w:sz="0" w:space="0" w:color="auto"/>
        <w:left w:val="none" w:sz="0" w:space="0" w:color="auto"/>
        <w:bottom w:val="none" w:sz="0" w:space="0" w:color="auto"/>
        <w:right w:val="none" w:sz="0" w:space="0" w:color="auto"/>
      </w:divBdr>
    </w:div>
    <w:div w:id="1991907334">
      <w:bodyDiv w:val="1"/>
      <w:marLeft w:val="0"/>
      <w:marRight w:val="0"/>
      <w:marTop w:val="0"/>
      <w:marBottom w:val="0"/>
      <w:divBdr>
        <w:top w:val="none" w:sz="0" w:space="0" w:color="auto"/>
        <w:left w:val="none" w:sz="0" w:space="0" w:color="auto"/>
        <w:bottom w:val="none" w:sz="0" w:space="0" w:color="auto"/>
        <w:right w:val="none" w:sz="0" w:space="0" w:color="auto"/>
      </w:divBdr>
    </w:div>
    <w:div w:id="1992059171">
      <w:bodyDiv w:val="1"/>
      <w:marLeft w:val="0"/>
      <w:marRight w:val="0"/>
      <w:marTop w:val="0"/>
      <w:marBottom w:val="0"/>
      <w:divBdr>
        <w:top w:val="none" w:sz="0" w:space="0" w:color="auto"/>
        <w:left w:val="none" w:sz="0" w:space="0" w:color="auto"/>
        <w:bottom w:val="none" w:sz="0" w:space="0" w:color="auto"/>
        <w:right w:val="none" w:sz="0" w:space="0" w:color="auto"/>
      </w:divBdr>
    </w:div>
    <w:div w:id="1992441079">
      <w:bodyDiv w:val="1"/>
      <w:marLeft w:val="0"/>
      <w:marRight w:val="0"/>
      <w:marTop w:val="0"/>
      <w:marBottom w:val="0"/>
      <w:divBdr>
        <w:top w:val="none" w:sz="0" w:space="0" w:color="auto"/>
        <w:left w:val="none" w:sz="0" w:space="0" w:color="auto"/>
        <w:bottom w:val="none" w:sz="0" w:space="0" w:color="auto"/>
        <w:right w:val="none" w:sz="0" w:space="0" w:color="auto"/>
      </w:divBdr>
    </w:div>
    <w:div w:id="1992634836">
      <w:bodyDiv w:val="1"/>
      <w:marLeft w:val="0"/>
      <w:marRight w:val="0"/>
      <w:marTop w:val="0"/>
      <w:marBottom w:val="0"/>
      <w:divBdr>
        <w:top w:val="none" w:sz="0" w:space="0" w:color="auto"/>
        <w:left w:val="none" w:sz="0" w:space="0" w:color="auto"/>
        <w:bottom w:val="none" w:sz="0" w:space="0" w:color="auto"/>
        <w:right w:val="none" w:sz="0" w:space="0" w:color="auto"/>
      </w:divBdr>
    </w:div>
    <w:div w:id="1992785337">
      <w:bodyDiv w:val="1"/>
      <w:marLeft w:val="0"/>
      <w:marRight w:val="0"/>
      <w:marTop w:val="0"/>
      <w:marBottom w:val="0"/>
      <w:divBdr>
        <w:top w:val="none" w:sz="0" w:space="0" w:color="auto"/>
        <w:left w:val="none" w:sz="0" w:space="0" w:color="auto"/>
        <w:bottom w:val="none" w:sz="0" w:space="0" w:color="auto"/>
        <w:right w:val="none" w:sz="0" w:space="0" w:color="auto"/>
      </w:divBdr>
    </w:div>
    <w:div w:id="1993290033">
      <w:bodyDiv w:val="1"/>
      <w:marLeft w:val="0"/>
      <w:marRight w:val="0"/>
      <w:marTop w:val="0"/>
      <w:marBottom w:val="0"/>
      <w:divBdr>
        <w:top w:val="none" w:sz="0" w:space="0" w:color="auto"/>
        <w:left w:val="none" w:sz="0" w:space="0" w:color="auto"/>
        <w:bottom w:val="none" w:sz="0" w:space="0" w:color="auto"/>
        <w:right w:val="none" w:sz="0" w:space="0" w:color="auto"/>
      </w:divBdr>
    </w:div>
    <w:div w:id="1993364640">
      <w:bodyDiv w:val="1"/>
      <w:marLeft w:val="0"/>
      <w:marRight w:val="0"/>
      <w:marTop w:val="0"/>
      <w:marBottom w:val="0"/>
      <w:divBdr>
        <w:top w:val="none" w:sz="0" w:space="0" w:color="auto"/>
        <w:left w:val="none" w:sz="0" w:space="0" w:color="auto"/>
        <w:bottom w:val="none" w:sz="0" w:space="0" w:color="auto"/>
        <w:right w:val="none" w:sz="0" w:space="0" w:color="auto"/>
      </w:divBdr>
    </w:div>
    <w:div w:id="1993680108">
      <w:bodyDiv w:val="1"/>
      <w:marLeft w:val="0"/>
      <w:marRight w:val="0"/>
      <w:marTop w:val="0"/>
      <w:marBottom w:val="0"/>
      <w:divBdr>
        <w:top w:val="none" w:sz="0" w:space="0" w:color="auto"/>
        <w:left w:val="none" w:sz="0" w:space="0" w:color="auto"/>
        <w:bottom w:val="none" w:sz="0" w:space="0" w:color="auto"/>
        <w:right w:val="none" w:sz="0" w:space="0" w:color="auto"/>
      </w:divBdr>
    </w:div>
    <w:div w:id="1993945198">
      <w:bodyDiv w:val="1"/>
      <w:marLeft w:val="0"/>
      <w:marRight w:val="0"/>
      <w:marTop w:val="0"/>
      <w:marBottom w:val="0"/>
      <w:divBdr>
        <w:top w:val="none" w:sz="0" w:space="0" w:color="auto"/>
        <w:left w:val="none" w:sz="0" w:space="0" w:color="auto"/>
        <w:bottom w:val="none" w:sz="0" w:space="0" w:color="auto"/>
        <w:right w:val="none" w:sz="0" w:space="0" w:color="auto"/>
      </w:divBdr>
    </w:div>
    <w:div w:id="1994216535">
      <w:bodyDiv w:val="1"/>
      <w:marLeft w:val="0"/>
      <w:marRight w:val="0"/>
      <w:marTop w:val="0"/>
      <w:marBottom w:val="0"/>
      <w:divBdr>
        <w:top w:val="none" w:sz="0" w:space="0" w:color="auto"/>
        <w:left w:val="none" w:sz="0" w:space="0" w:color="auto"/>
        <w:bottom w:val="none" w:sz="0" w:space="0" w:color="auto"/>
        <w:right w:val="none" w:sz="0" w:space="0" w:color="auto"/>
      </w:divBdr>
    </w:div>
    <w:div w:id="1994219736">
      <w:bodyDiv w:val="1"/>
      <w:marLeft w:val="0"/>
      <w:marRight w:val="0"/>
      <w:marTop w:val="0"/>
      <w:marBottom w:val="0"/>
      <w:divBdr>
        <w:top w:val="none" w:sz="0" w:space="0" w:color="auto"/>
        <w:left w:val="none" w:sz="0" w:space="0" w:color="auto"/>
        <w:bottom w:val="none" w:sz="0" w:space="0" w:color="auto"/>
        <w:right w:val="none" w:sz="0" w:space="0" w:color="auto"/>
      </w:divBdr>
    </w:div>
    <w:div w:id="1994290237">
      <w:bodyDiv w:val="1"/>
      <w:marLeft w:val="0"/>
      <w:marRight w:val="0"/>
      <w:marTop w:val="0"/>
      <w:marBottom w:val="0"/>
      <w:divBdr>
        <w:top w:val="none" w:sz="0" w:space="0" w:color="auto"/>
        <w:left w:val="none" w:sz="0" w:space="0" w:color="auto"/>
        <w:bottom w:val="none" w:sz="0" w:space="0" w:color="auto"/>
        <w:right w:val="none" w:sz="0" w:space="0" w:color="auto"/>
      </w:divBdr>
    </w:div>
    <w:div w:id="1994798624">
      <w:bodyDiv w:val="1"/>
      <w:marLeft w:val="0"/>
      <w:marRight w:val="0"/>
      <w:marTop w:val="0"/>
      <w:marBottom w:val="0"/>
      <w:divBdr>
        <w:top w:val="none" w:sz="0" w:space="0" w:color="auto"/>
        <w:left w:val="none" w:sz="0" w:space="0" w:color="auto"/>
        <w:bottom w:val="none" w:sz="0" w:space="0" w:color="auto"/>
        <w:right w:val="none" w:sz="0" w:space="0" w:color="auto"/>
      </w:divBdr>
    </w:div>
    <w:div w:id="1994916573">
      <w:bodyDiv w:val="1"/>
      <w:marLeft w:val="0"/>
      <w:marRight w:val="0"/>
      <w:marTop w:val="0"/>
      <w:marBottom w:val="0"/>
      <w:divBdr>
        <w:top w:val="none" w:sz="0" w:space="0" w:color="auto"/>
        <w:left w:val="none" w:sz="0" w:space="0" w:color="auto"/>
        <w:bottom w:val="none" w:sz="0" w:space="0" w:color="auto"/>
        <w:right w:val="none" w:sz="0" w:space="0" w:color="auto"/>
      </w:divBdr>
    </w:div>
    <w:div w:id="1995063220">
      <w:bodyDiv w:val="1"/>
      <w:marLeft w:val="0"/>
      <w:marRight w:val="0"/>
      <w:marTop w:val="0"/>
      <w:marBottom w:val="0"/>
      <w:divBdr>
        <w:top w:val="none" w:sz="0" w:space="0" w:color="auto"/>
        <w:left w:val="none" w:sz="0" w:space="0" w:color="auto"/>
        <w:bottom w:val="none" w:sz="0" w:space="0" w:color="auto"/>
        <w:right w:val="none" w:sz="0" w:space="0" w:color="auto"/>
      </w:divBdr>
    </w:div>
    <w:div w:id="1995139236">
      <w:bodyDiv w:val="1"/>
      <w:marLeft w:val="0"/>
      <w:marRight w:val="0"/>
      <w:marTop w:val="0"/>
      <w:marBottom w:val="0"/>
      <w:divBdr>
        <w:top w:val="none" w:sz="0" w:space="0" w:color="auto"/>
        <w:left w:val="none" w:sz="0" w:space="0" w:color="auto"/>
        <w:bottom w:val="none" w:sz="0" w:space="0" w:color="auto"/>
        <w:right w:val="none" w:sz="0" w:space="0" w:color="auto"/>
      </w:divBdr>
    </w:div>
    <w:div w:id="1995530212">
      <w:bodyDiv w:val="1"/>
      <w:marLeft w:val="0"/>
      <w:marRight w:val="0"/>
      <w:marTop w:val="0"/>
      <w:marBottom w:val="0"/>
      <w:divBdr>
        <w:top w:val="none" w:sz="0" w:space="0" w:color="auto"/>
        <w:left w:val="none" w:sz="0" w:space="0" w:color="auto"/>
        <w:bottom w:val="none" w:sz="0" w:space="0" w:color="auto"/>
        <w:right w:val="none" w:sz="0" w:space="0" w:color="auto"/>
      </w:divBdr>
    </w:div>
    <w:div w:id="1995643145">
      <w:bodyDiv w:val="1"/>
      <w:marLeft w:val="0"/>
      <w:marRight w:val="0"/>
      <w:marTop w:val="0"/>
      <w:marBottom w:val="0"/>
      <w:divBdr>
        <w:top w:val="none" w:sz="0" w:space="0" w:color="auto"/>
        <w:left w:val="none" w:sz="0" w:space="0" w:color="auto"/>
        <w:bottom w:val="none" w:sz="0" w:space="0" w:color="auto"/>
        <w:right w:val="none" w:sz="0" w:space="0" w:color="auto"/>
      </w:divBdr>
    </w:div>
    <w:div w:id="1995838771">
      <w:bodyDiv w:val="1"/>
      <w:marLeft w:val="0"/>
      <w:marRight w:val="0"/>
      <w:marTop w:val="0"/>
      <w:marBottom w:val="0"/>
      <w:divBdr>
        <w:top w:val="none" w:sz="0" w:space="0" w:color="auto"/>
        <w:left w:val="none" w:sz="0" w:space="0" w:color="auto"/>
        <w:bottom w:val="none" w:sz="0" w:space="0" w:color="auto"/>
        <w:right w:val="none" w:sz="0" w:space="0" w:color="auto"/>
      </w:divBdr>
    </w:div>
    <w:div w:id="1996493242">
      <w:bodyDiv w:val="1"/>
      <w:marLeft w:val="0"/>
      <w:marRight w:val="0"/>
      <w:marTop w:val="0"/>
      <w:marBottom w:val="0"/>
      <w:divBdr>
        <w:top w:val="none" w:sz="0" w:space="0" w:color="auto"/>
        <w:left w:val="none" w:sz="0" w:space="0" w:color="auto"/>
        <w:bottom w:val="none" w:sz="0" w:space="0" w:color="auto"/>
        <w:right w:val="none" w:sz="0" w:space="0" w:color="auto"/>
      </w:divBdr>
    </w:div>
    <w:div w:id="1997996283">
      <w:bodyDiv w:val="1"/>
      <w:marLeft w:val="0"/>
      <w:marRight w:val="0"/>
      <w:marTop w:val="0"/>
      <w:marBottom w:val="0"/>
      <w:divBdr>
        <w:top w:val="none" w:sz="0" w:space="0" w:color="auto"/>
        <w:left w:val="none" w:sz="0" w:space="0" w:color="auto"/>
        <w:bottom w:val="none" w:sz="0" w:space="0" w:color="auto"/>
        <w:right w:val="none" w:sz="0" w:space="0" w:color="auto"/>
      </w:divBdr>
    </w:div>
    <w:div w:id="1998026039">
      <w:bodyDiv w:val="1"/>
      <w:marLeft w:val="0"/>
      <w:marRight w:val="0"/>
      <w:marTop w:val="0"/>
      <w:marBottom w:val="0"/>
      <w:divBdr>
        <w:top w:val="none" w:sz="0" w:space="0" w:color="auto"/>
        <w:left w:val="none" w:sz="0" w:space="0" w:color="auto"/>
        <w:bottom w:val="none" w:sz="0" w:space="0" w:color="auto"/>
        <w:right w:val="none" w:sz="0" w:space="0" w:color="auto"/>
      </w:divBdr>
    </w:div>
    <w:div w:id="1998142695">
      <w:bodyDiv w:val="1"/>
      <w:marLeft w:val="0"/>
      <w:marRight w:val="0"/>
      <w:marTop w:val="0"/>
      <w:marBottom w:val="0"/>
      <w:divBdr>
        <w:top w:val="none" w:sz="0" w:space="0" w:color="auto"/>
        <w:left w:val="none" w:sz="0" w:space="0" w:color="auto"/>
        <w:bottom w:val="none" w:sz="0" w:space="0" w:color="auto"/>
        <w:right w:val="none" w:sz="0" w:space="0" w:color="auto"/>
      </w:divBdr>
    </w:div>
    <w:div w:id="1998267144">
      <w:bodyDiv w:val="1"/>
      <w:marLeft w:val="0"/>
      <w:marRight w:val="0"/>
      <w:marTop w:val="0"/>
      <w:marBottom w:val="0"/>
      <w:divBdr>
        <w:top w:val="none" w:sz="0" w:space="0" w:color="auto"/>
        <w:left w:val="none" w:sz="0" w:space="0" w:color="auto"/>
        <w:bottom w:val="none" w:sz="0" w:space="0" w:color="auto"/>
        <w:right w:val="none" w:sz="0" w:space="0" w:color="auto"/>
      </w:divBdr>
    </w:div>
    <w:div w:id="1998342662">
      <w:bodyDiv w:val="1"/>
      <w:marLeft w:val="0"/>
      <w:marRight w:val="0"/>
      <w:marTop w:val="0"/>
      <w:marBottom w:val="0"/>
      <w:divBdr>
        <w:top w:val="none" w:sz="0" w:space="0" w:color="auto"/>
        <w:left w:val="none" w:sz="0" w:space="0" w:color="auto"/>
        <w:bottom w:val="none" w:sz="0" w:space="0" w:color="auto"/>
        <w:right w:val="none" w:sz="0" w:space="0" w:color="auto"/>
      </w:divBdr>
    </w:div>
    <w:div w:id="1998412510">
      <w:bodyDiv w:val="1"/>
      <w:marLeft w:val="0"/>
      <w:marRight w:val="0"/>
      <w:marTop w:val="0"/>
      <w:marBottom w:val="0"/>
      <w:divBdr>
        <w:top w:val="none" w:sz="0" w:space="0" w:color="auto"/>
        <w:left w:val="none" w:sz="0" w:space="0" w:color="auto"/>
        <w:bottom w:val="none" w:sz="0" w:space="0" w:color="auto"/>
        <w:right w:val="none" w:sz="0" w:space="0" w:color="auto"/>
      </w:divBdr>
    </w:div>
    <w:div w:id="1998919909">
      <w:bodyDiv w:val="1"/>
      <w:marLeft w:val="0"/>
      <w:marRight w:val="0"/>
      <w:marTop w:val="0"/>
      <w:marBottom w:val="0"/>
      <w:divBdr>
        <w:top w:val="none" w:sz="0" w:space="0" w:color="auto"/>
        <w:left w:val="none" w:sz="0" w:space="0" w:color="auto"/>
        <w:bottom w:val="none" w:sz="0" w:space="0" w:color="auto"/>
        <w:right w:val="none" w:sz="0" w:space="0" w:color="auto"/>
      </w:divBdr>
    </w:div>
    <w:div w:id="1999381697">
      <w:bodyDiv w:val="1"/>
      <w:marLeft w:val="0"/>
      <w:marRight w:val="0"/>
      <w:marTop w:val="0"/>
      <w:marBottom w:val="0"/>
      <w:divBdr>
        <w:top w:val="none" w:sz="0" w:space="0" w:color="auto"/>
        <w:left w:val="none" w:sz="0" w:space="0" w:color="auto"/>
        <w:bottom w:val="none" w:sz="0" w:space="0" w:color="auto"/>
        <w:right w:val="none" w:sz="0" w:space="0" w:color="auto"/>
      </w:divBdr>
    </w:div>
    <w:div w:id="1999532944">
      <w:bodyDiv w:val="1"/>
      <w:marLeft w:val="0"/>
      <w:marRight w:val="0"/>
      <w:marTop w:val="0"/>
      <w:marBottom w:val="0"/>
      <w:divBdr>
        <w:top w:val="none" w:sz="0" w:space="0" w:color="auto"/>
        <w:left w:val="none" w:sz="0" w:space="0" w:color="auto"/>
        <w:bottom w:val="none" w:sz="0" w:space="0" w:color="auto"/>
        <w:right w:val="none" w:sz="0" w:space="0" w:color="auto"/>
      </w:divBdr>
    </w:div>
    <w:div w:id="2000500625">
      <w:bodyDiv w:val="1"/>
      <w:marLeft w:val="0"/>
      <w:marRight w:val="0"/>
      <w:marTop w:val="0"/>
      <w:marBottom w:val="0"/>
      <w:divBdr>
        <w:top w:val="none" w:sz="0" w:space="0" w:color="auto"/>
        <w:left w:val="none" w:sz="0" w:space="0" w:color="auto"/>
        <w:bottom w:val="none" w:sz="0" w:space="0" w:color="auto"/>
        <w:right w:val="none" w:sz="0" w:space="0" w:color="auto"/>
      </w:divBdr>
    </w:div>
    <w:div w:id="2000649322">
      <w:bodyDiv w:val="1"/>
      <w:marLeft w:val="0"/>
      <w:marRight w:val="0"/>
      <w:marTop w:val="0"/>
      <w:marBottom w:val="0"/>
      <w:divBdr>
        <w:top w:val="none" w:sz="0" w:space="0" w:color="auto"/>
        <w:left w:val="none" w:sz="0" w:space="0" w:color="auto"/>
        <w:bottom w:val="none" w:sz="0" w:space="0" w:color="auto"/>
        <w:right w:val="none" w:sz="0" w:space="0" w:color="auto"/>
      </w:divBdr>
    </w:div>
    <w:div w:id="2000689333">
      <w:bodyDiv w:val="1"/>
      <w:marLeft w:val="0"/>
      <w:marRight w:val="0"/>
      <w:marTop w:val="0"/>
      <w:marBottom w:val="0"/>
      <w:divBdr>
        <w:top w:val="none" w:sz="0" w:space="0" w:color="auto"/>
        <w:left w:val="none" w:sz="0" w:space="0" w:color="auto"/>
        <w:bottom w:val="none" w:sz="0" w:space="0" w:color="auto"/>
        <w:right w:val="none" w:sz="0" w:space="0" w:color="auto"/>
      </w:divBdr>
    </w:div>
    <w:div w:id="2000841067">
      <w:bodyDiv w:val="1"/>
      <w:marLeft w:val="0"/>
      <w:marRight w:val="0"/>
      <w:marTop w:val="0"/>
      <w:marBottom w:val="0"/>
      <w:divBdr>
        <w:top w:val="none" w:sz="0" w:space="0" w:color="auto"/>
        <w:left w:val="none" w:sz="0" w:space="0" w:color="auto"/>
        <w:bottom w:val="none" w:sz="0" w:space="0" w:color="auto"/>
        <w:right w:val="none" w:sz="0" w:space="0" w:color="auto"/>
      </w:divBdr>
    </w:div>
    <w:div w:id="2000845889">
      <w:bodyDiv w:val="1"/>
      <w:marLeft w:val="0"/>
      <w:marRight w:val="0"/>
      <w:marTop w:val="0"/>
      <w:marBottom w:val="0"/>
      <w:divBdr>
        <w:top w:val="none" w:sz="0" w:space="0" w:color="auto"/>
        <w:left w:val="none" w:sz="0" w:space="0" w:color="auto"/>
        <w:bottom w:val="none" w:sz="0" w:space="0" w:color="auto"/>
        <w:right w:val="none" w:sz="0" w:space="0" w:color="auto"/>
      </w:divBdr>
    </w:div>
    <w:div w:id="2000962858">
      <w:bodyDiv w:val="1"/>
      <w:marLeft w:val="0"/>
      <w:marRight w:val="0"/>
      <w:marTop w:val="0"/>
      <w:marBottom w:val="0"/>
      <w:divBdr>
        <w:top w:val="none" w:sz="0" w:space="0" w:color="auto"/>
        <w:left w:val="none" w:sz="0" w:space="0" w:color="auto"/>
        <w:bottom w:val="none" w:sz="0" w:space="0" w:color="auto"/>
        <w:right w:val="none" w:sz="0" w:space="0" w:color="auto"/>
      </w:divBdr>
    </w:div>
    <w:div w:id="2001154613">
      <w:bodyDiv w:val="1"/>
      <w:marLeft w:val="0"/>
      <w:marRight w:val="0"/>
      <w:marTop w:val="0"/>
      <w:marBottom w:val="0"/>
      <w:divBdr>
        <w:top w:val="none" w:sz="0" w:space="0" w:color="auto"/>
        <w:left w:val="none" w:sz="0" w:space="0" w:color="auto"/>
        <w:bottom w:val="none" w:sz="0" w:space="0" w:color="auto"/>
        <w:right w:val="none" w:sz="0" w:space="0" w:color="auto"/>
      </w:divBdr>
    </w:div>
    <w:div w:id="2001536332">
      <w:bodyDiv w:val="1"/>
      <w:marLeft w:val="0"/>
      <w:marRight w:val="0"/>
      <w:marTop w:val="0"/>
      <w:marBottom w:val="0"/>
      <w:divBdr>
        <w:top w:val="none" w:sz="0" w:space="0" w:color="auto"/>
        <w:left w:val="none" w:sz="0" w:space="0" w:color="auto"/>
        <w:bottom w:val="none" w:sz="0" w:space="0" w:color="auto"/>
        <w:right w:val="none" w:sz="0" w:space="0" w:color="auto"/>
      </w:divBdr>
    </w:div>
    <w:div w:id="2001931143">
      <w:bodyDiv w:val="1"/>
      <w:marLeft w:val="0"/>
      <w:marRight w:val="0"/>
      <w:marTop w:val="0"/>
      <w:marBottom w:val="0"/>
      <w:divBdr>
        <w:top w:val="none" w:sz="0" w:space="0" w:color="auto"/>
        <w:left w:val="none" w:sz="0" w:space="0" w:color="auto"/>
        <w:bottom w:val="none" w:sz="0" w:space="0" w:color="auto"/>
        <w:right w:val="none" w:sz="0" w:space="0" w:color="auto"/>
      </w:divBdr>
    </w:div>
    <w:div w:id="2002080558">
      <w:bodyDiv w:val="1"/>
      <w:marLeft w:val="0"/>
      <w:marRight w:val="0"/>
      <w:marTop w:val="0"/>
      <w:marBottom w:val="0"/>
      <w:divBdr>
        <w:top w:val="none" w:sz="0" w:space="0" w:color="auto"/>
        <w:left w:val="none" w:sz="0" w:space="0" w:color="auto"/>
        <w:bottom w:val="none" w:sz="0" w:space="0" w:color="auto"/>
        <w:right w:val="none" w:sz="0" w:space="0" w:color="auto"/>
      </w:divBdr>
    </w:div>
    <w:div w:id="2002461999">
      <w:bodyDiv w:val="1"/>
      <w:marLeft w:val="0"/>
      <w:marRight w:val="0"/>
      <w:marTop w:val="0"/>
      <w:marBottom w:val="0"/>
      <w:divBdr>
        <w:top w:val="none" w:sz="0" w:space="0" w:color="auto"/>
        <w:left w:val="none" w:sz="0" w:space="0" w:color="auto"/>
        <w:bottom w:val="none" w:sz="0" w:space="0" w:color="auto"/>
        <w:right w:val="none" w:sz="0" w:space="0" w:color="auto"/>
      </w:divBdr>
    </w:div>
    <w:div w:id="2002465457">
      <w:bodyDiv w:val="1"/>
      <w:marLeft w:val="0"/>
      <w:marRight w:val="0"/>
      <w:marTop w:val="0"/>
      <w:marBottom w:val="0"/>
      <w:divBdr>
        <w:top w:val="none" w:sz="0" w:space="0" w:color="auto"/>
        <w:left w:val="none" w:sz="0" w:space="0" w:color="auto"/>
        <w:bottom w:val="none" w:sz="0" w:space="0" w:color="auto"/>
        <w:right w:val="none" w:sz="0" w:space="0" w:color="auto"/>
      </w:divBdr>
    </w:div>
    <w:div w:id="2002848124">
      <w:bodyDiv w:val="1"/>
      <w:marLeft w:val="0"/>
      <w:marRight w:val="0"/>
      <w:marTop w:val="0"/>
      <w:marBottom w:val="0"/>
      <w:divBdr>
        <w:top w:val="none" w:sz="0" w:space="0" w:color="auto"/>
        <w:left w:val="none" w:sz="0" w:space="0" w:color="auto"/>
        <w:bottom w:val="none" w:sz="0" w:space="0" w:color="auto"/>
        <w:right w:val="none" w:sz="0" w:space="0" w:color="auto"/>
      </w:divBdr>
    </w:div>
    <w:div w:id="2002851554">
      <w:bodyDiv w:val="1"/>
      <w:marLeft w:val="0"/>
      <w:marRight w:val="0"/>
      <w:marTop w:val="0"/>
      <w:marBottom w:val="0"/>
      <w:divBdr>
        <w:top w:val="none" w:sz="0" w:space="0" w:color="auto"/>
        <w:left w:val="none" w:sz="0" w:space="0" w:color="auto"/>
        <w:bottom w:val="none" w:sz="0" w:space="0" w:color="auto"/>
        <w:right w:val="none" w:sz="0" w:space="0" w:color="auto"/>
      </w:divBdr>
    </w:div>
    <w:div w:id="2003390788">
      <w:bodyDiv w:val="1"/>
      <w:marLeft w:val="0"/>
      <w:marRight w:val="0"/>
      <w:marTop w:val="0"/>
      <w:marBottom w:val="0"/>
      <w:divBdr>
        <w:top w:val="none" w:sz="0" w:space="0" w:color="auto"/>
        <w:left w:val="none" w:sz="0" w:space="0" w:color="auto"/>
        <w:bottom w:val="none" w:sz="0" w:space="0" w:color="auto"/>
        <w:right w:val="none" w:sz="0" w:space="0" w:color="auto"/>
      </w:divBdr>
    </w:div>
    <w:div w:id="2003922382">
      <w:bodyDiv w:val="1"/>
      <w:marLeft w:val="0"/>
      <w:marRight w:val="0"/>
      <w:marTop w:val="0"/>
      <w:marBottom w:val="0"/>
      <w:divBdr>
        <w:top w:val="none" w:sz="0" w:space="0" w:color="auto"/>
        <w:left w:val="none" w:sz="0" w:space="0" w:color="auto"/>
        <w:bottom w:val="none" w:sz="0" w:space="0" w:color="auto"/>
        <w:right w:val="none" w:sz="0" w:space="0" w:color="auto"/>
      </w:divBdr>
    </w:div>
    <w:div w:id="2004160787">
      <w:bodyDiv w:val="1"/>
      <w:marLeft w:val="0"/>
      <w:marRight w:val="0"/>
      <w:marTop w:val="0"/>
      <w:marBottom w:val="0"/>
      <w:divBdr>
        <w:top w:val="none" w:sz="0" w:space="0" w:color="auto"/>
        <w:left w:val="none" w:sz="0" w:space="0" w:color="auto"/>
        <w:bottom w:val="none" w:sz="0" w:space="0" w:color="auto"/>
        <w:right w:val="none" w:sz="0" w:space="0" w:color="auto"/>
      </w:divBdr>
    </w:div>
    <w:div w:id="2004972597">
      <w:bodyDiv w:val="1"/>
      <w:marLeft w:val="0"/>
      <w:marRight w:val="0"/>
      <w:marTop w:val="0"/>
      <w:marBottom w:val="0"/>
      <w:divBdr>
        <w:top w:val="none" w:sz="0" w:space="0" w:color="auto"/>
        <w:left w:val="none" w:sz="0" w:space="0" w:color="auto"/>
        <w:bottom w:val="none" w:sz="0" w:space="0" w:color="auto"/>
        <w:right w:val="none" w:sz="0" w:space="0" w:color="auto"/>
      </w:divBdr>
    </w:div>
    <w:div w:id="2005207729">
      <w:bodyDiv w:val="1"/>
      <w:marLeft w:val="0"/>
      <w:marRight w:val="0"/>
      <w:marTop w:val="0"/>
      <w:marBottom w:val="0"/>
      <w:divBdr>
        <w:top w:val="none" w:sz="0" w:space="0" w:color="auto"/>
        <w:left w:val="none" w:sz="0" w:space="0" w:color="auto"/>
        <w:bottom w:val="none" w:sz="0" w:space="0" w:color="auto"/>
        <w:right w:val="none" w:sz="0" w:space="0" w:color="auto"/>
      </w:divBdr>
    </w:div>
    <w:div w:id="2005351432">
      <w:bodyDiv w:val="1"/>
      <w:marLeft w:val="0"/>
      <w:marRight w:val="0"/>
      <w:marTop w:val="0"/>
      <w:marBottom w:val="0"/>
      <w:divBdr>
        <w:top w:val="none" w:sz="0" w:space="0" w:color="auto"/>
        <w:left w:val="none" w:sz="0" w:space="0" w:color="auto"/>
        <w:bottom w:val="none" w:sz="0" w:space="0" w:color="auto"/>
        <w:right w:val="none" w:sz="0" w:space="0" w:color="auto"/>
      </w:divBdr>
    </w:div>
    <w:div w:id="2005887462">
      <w:bodyDiv w:val="1"/>
      <w:marLeft w:val="0"/>
      <w:marRight w:val="0"/>
      <w:marTop w:val="0"/>
      <w:marBottom w:val="0"/>
      <w:divBdr>
        <w:top w:val="none" w:sz="0" w:space="0" w:color="auto"/>
        <w:left w:val="none" w:sz="0" w:space="0" w:color="auto"/>
        <w:bottom w:val="none" w:sz="0" w:space="0" w:color="auto"/>
        <w:right w:val="none" w:sz="0" w:space="0" w:color="auto"/>
      </w:divBdr>
    </w:div>
    <w:div w:id="2005931853">
      <w:bodyDiv w:val="1"/>
      <w:marLeft w:val="0"/>
      <w:marRight w:val="0"/>
      <w:marTop w:val="0"/>
      <w:marBottom w:val="0"/>
      <w:divBdr>
        <w:top w:val="none" w:sz="0" w:space="0" w:color="auto"/>
        <w:left w:val="none" w:sz="0" w:space="0" w:color="auto"/>
        <w:bottom w:val="none" w:sz="0" w:space="0" w:color="auto"/>
        <w:right w:val="none" w:sz="0" w:space="0" w:color="auto"/>
      </w:divBdr>
    </w:div>
    <w:div w:id="2006859732">
      <w:bodyDiv w:val="1"/>
      <w:marLeft w:val="0"/>
      <w:marRight w:val="0"/>
      <w:marTop w:val="0"/>
      <w:marBottom w:val="0"/>
      <w:divBdr>
        <w:top w:val="none" w:sz="0" w:space="0" w:color="auto"/>
        <w:left w:val="none" w:sz="0" w:space="0" w:color="auto"/>
        <w:bottom w:val="none" w:sz="0" w:space="0" w:color="auto"/>
        <w:right w:val="none" w:sz="0" w:space="0" w:color="auto"/>
      </w:divBdr>
    </w:div>
    <w:div w:id="2006978610">
      <w:bodyDiv w:val="1"/>
      <w:marLeft w:val="0"/>
      <w:marRight w:val="0"/>
      <w:marTop w:val="0"/>
      <w:marBottom w:val="0"/>
      <w:divBdr>
        <w:top w:val="none" w:sz="0" w:space="0" w:color="auto"/>
        <w:left w:val="none" w:sz="0" w:space="0" w:color="auto"/>
        <w:bottom w:val="none" w:sz="0" w:space="0" w:color="auto"/>
        <w:right w:val="none" w:sz="0" w:space="0" w:color="auto"/>
      </w:divBdr>
    </w:div>
    <w:div w:id="2006979561">
      <w:bodyDiv w:val="1"/>
      <w:marLeft w:val="0"/>
      <w:marRight w:val="0"/>
      <w:marTop w:val="0"/>
      <w:marBottom w:val="0"/>
      <w:divBdr>
        <w:top w:val="none" w:sz="0" w:space="0" w:color="auto"/>
        <w:left w:val="none" w:sz="0" w:space="0" w:color="auto"/>
        <w:bottom w:val="none" w:sz="0" w:space="0" w:color="auto"/>
        <w:right w:val="none" w:sz="0" w:space="0" w:color="auto"/>
      </w:divBdr>
    </w:div>
    <w:div w:id="2007245251">
      <w:bodyDiv w:val="1"/>
      <w:marLeft w:val="0"/>
      <w:marRight w:val="0"/>
      <w:marTop w:val="0"/>
      <w:marBottom w:val="0"/>
      <w:divBdr>
        <w:top w:val="none" w:sz="0" w:space="0" w:color="auto"/>
        <w:left w:val="none" w:sz="0" w:space="0" w:color="auto"/>
        <w:bottom w:val="none" w:sz="0" w:space="0" w:color="auto"/>
        <w:right w:val="none" w:sz="0" w:space="0" w:color="auto"/>
      </w:divBdr>
    </w:div>
    <w:div w:id="2007632788">
      <w:bodyDiv w:val="1"/>
      <w:marLeft w:val="0"/>
      <w:marRight w:val="0"/>
      <w:marTop w:val="0"/>
      <w:marBottom w:val="0"/>
      <w:divBdr>
        <w:top w:val="none" w:sz="0" w:space="0" w:color="auto"/>
        <w:left w:val="none" w:sz="0" w:space="0" w:color="auto"/>
        <w:bottom w:val="none" w:sz="0" w:space="0" w:color="auto"/>
        <w:right w:val="none" w:sz="0" w:space="0" w:color="auto"/>
      </w:divBdr>
    </w:div>
    <w:div w:id="2008285940">
      <w:bodyDiv w:val="1"/>
      <w:marLeft w:val="0"/>
      <w:marRight w:val="0"/>
      <w:marTop w:val="0"/>
      <w:marBottom w:val="0"/>
      <w:divBdr>
        <w:top w:val="none" w:sz="0" w:space="0" w:color="auto"/>
        <w:left w:val="none" w:sz="0" w:space="0" w:color="auto"/>
        <w:bottom w:val="none" w:sz="0" w:space="0" w:color="auto"/>
        <w:right w:val="none" w:sz="0" w:space="0" w:color="auto"/>
      </w:divBdr>
    </w:div>
    <w:div w:id="2008363172">
      <w:bodyDiv w:val="1"/>
      <w:marLeft w:val="0"/>
      <w:marRight w:val="0"/>
      <w:marTop w:val="0"/>
      <w:marBottom w:val="0"/>
      <w:divBdr>
        <w:top w:val="none" w:sz="0" w:space="0" w:color="auto"/>
        <w:left w:val="none" w:sz="0" w:space="0" w:color="auto"/>
        <w:bottom w:val="none" w:sz="0" w:space="0" w:color="auto"/>
        <w:right w:val="none" w:sz="0" w:space="0" w:color="auto"/>
      </w:divBdr>
    </w:div>
    <w:div w:id="2009021756">
      <w:bodyDiv w:val="1"/>
      <w:marLeft w:val="0"/>
      <w:marRight w:val="0"/>
      <w:marTop w:val="0"/>
      <w:marBottom w:val="0"/>
      <w:divBdr>
        <w:top w:val="none" w:sz="0" w:space="0" w:color="auto"/>
        <w:left w:val="none" w:sz="0" w:space="0" w:color="auto"/>
        <w:bottom w:val="none" w:sz="0" w:space="0" w:color="auto"/>
        <w:right w:val="none" w:sz="0" w:space="0" w:color="auto"/>
      </w:divBdr>
    </w:div>
    <w:div w:id="2009628399">
      <w:bodyDiv w:val="1"/>
      <w:marLeft w:val="0"/>
      <w:marRight w:val="0"/>
      <w:marTop w:val="0"/>
      <w:marBottom w:val="0"/>
      <w:divBdr>
        <w:top w:val="none" w:sz="0" w:space="0" w:color="auto"/>
        <w:left w:val="none" w:sz="0" w:space="0" w:color="auto"/>
        <w:bottom w:val="none" w:sz="0" w:space="0" w:color="auto"/>
        <w:right w:val="none" w:sz="0" w:space="0" w:color="auto"/>
      </w:divBdr>
    </w:div>
    <w:div w:id="2009672712">
      <w:bodyDiv w:val="1"/>
      <w:marLeft w:val="0"/>
      <w:marRight w:val="0"/>
      <w:marTop w:val="0"/>
      <w:marBottom w:val="0"/>
      <w:divBdr>
        <w:top w:val="none" w:sz="0" w:space="0" w:color="auto"/>
        <w:left w:val="none" w:sz="0" w:space="0" w:color="auto"/>
        <w:bottom w:val="none" w:sz="0" w:space="0" w:color="auto"/>
        <w:right w:val="none" w:sz="0" w:space="0" w:color="auto"/>
      </w:divBdr>
    </w:div>
    <w:div w:id="2010055306">
      <w:bodyDiv w:val="1"/>
      <w:marLeft w:val="0"/>
      <w:marRight w:val="0"/>
      <w:marTop w:val="0"/>
      <w:marBottom w:val="0"/>
      <w:divBdr>
        <w:top w:val="none" w:sz="0" w:space="0" w:color="auto"/>
        <w:left w:val="none" w:sz="0" w:space="0" w:color="auto"/>
        <w:bottom w:val="none" w:sz="0" w:space="0" w:color="auto"/>
        <w:right w:val="none" w:sz="0" w:space="0" w:color="auto"/>
      </w:divBdr>
    </w:div>
    <w:div w:id="2010058702">
      <w:bodyDiv w:val="1"/>
      <w:marLeft w:val="0"/>
      <w:marRight w:val="0"/>
      <w:marTop w:val="0"/>
      <w:marBottom w:val="0"/>
      <w:divBdr>
        <w:top w:val="none" w:sz="0" w:space="0" w:color="auto"/>
        <w:left w:val="none" w:sz="0" w:space="0" w:color="auto"/>
        <w:bottom w:val="none" w:sz="0" w:space="0" w:color="auto"/>
        <w:right w:val="none" w:sz="0" w:space="0" w:color="auto"/>
      </w:divBdr>
    </w:div>
    <w:div w:id="2010136289">
      <w:bodyDiv w:val="1"/>
      <w:marLeft w:val="0"/>
      <w:marRight w:val="0"/>
      <w:marTop w:val="0"/>
      <w:marBottom w:val="0"/>
      <w:divBdr>
        <w:top w:val="none" w:sz="0" w:space="0" w:color="auto"/>
        <w:left w:val="none" w:sz="0" w:space="0" w:color="auto"/>
        <w:bottom w:val="none" w:sz="0" w:space="0" w:color="auto"/>
        <w:right w:val="none" w:sz="0" w:space="0" w:color="auto"/>
      </w:divBdr>
    </w:div>
    <w:div w:id="2010137765">
      <w:bodyDiv w:val="1"/>
      <w:marLeft w:val="0"/>
      <w:marRight w:val="0"/>
      <w:marTop w:val="0"/>
      <w:marBottom w:val="0"/>
      <w:divBdr>
        <w:top w:val="none" w:sz="0" w:space="0" w:color="auto"/>
        <w:left w:val="none" w:sz="0" w:space="0" w:color="auto"/>
        <w:bottom w:val="none" w:sz="0" w:space="0" w:color="auto"/>
        <w:right w:val="none" w:sz="0" w:space="0" w:color="auto"/>
      </w:divBdr>
    </w:div>
    <w:div w:id="2010521095">
      <w:bodyDiv w:val="1"/>
      <w:marLeft w:val="0"/>
      <w:marRight w:val="0"/>
      <w:marTop w:val="0"/>
      <w:marBottom w:val="0"/>
      <w:divBdr>
        <w:top w:val="none" w:sz="0" w:space="0" w:color="auto"/>
        <w:left w:val="none" w:sz="0" w:space="0" w:color="auto"/>
        <w:bottom w:val="none" w:sz="0" w:space="0" w:color="auto"/>
        <w:right w:val="none" w:sz="0" w:space="0" w:color="auto"/>
      </w:divBdr>
    </w:div>
    <w:div w:id="2010600697">
      <w:bodyDiv w:val="1"/>
      <w:marLeft w:val="0"/>
      <w:marRight w:val="0"/>
      <w:marTop w:val="0"/>
      <w:marBottom w:val="0"/>
      <w:divBdr>
        <w:top w:val="none" w:sz="0" w:space="0" w:color="auto"/>
        <w:left w:val="none" w:sz="0" w:space="0" w:color="auto"/>
        <w:bottom w:val="none" w:sz="0" w:space="0" w:color="auto"/>
        <w:right w:val="none" w:sz="0" w:space="0" w:color="auto"/>
      </w:divBdr>
    </w:div>
    <w:div w:id="2010672461">
      <w:bodyDiv w:val="1"/>
      <w:marLeft w:val="0"/>
      <w:marRight w:val="0"/>
      <w:marTop w:val="0"/>
      <w:marBottom w:val="0"/>
      <w:divBdr>
        <w:top w:val="none" w:sz="0" w:space="0" w:color="auto"/>
        <w:left w:val="none" w:sz="0" w:space="0" w:color="auto"/>
        <w:bottom w:val="none" w:sz="0" w:space="0" w:color="auto"/>
        <w:right w:val="none" w:sz="0" w:space="0" w:color="auto"/>
      </w:divBdr>
    </w:div>
    <w:div w:id="2010673300">
      <w:bodyDiv w:val="1"/>
      <w:marLeft w:val="0"/>
      <w:marRight w:val="0"/>
      <w:marTop w:val="0"/>
      <w:marBottom w:val="0"/>
      <w:divBdr>
        <w:top w:val="none" w:sz="0" w:space="0" w:color="auto"/>
        <w:left w:val="none" w:sz="0" w:space="0" w:color="auto"/>
        <w:bottom w:val="none" w:sz="0" w:space="0" w:color="auto"/>
        <w:right w:val="none" w:sz="0" w:space="0" w:color="auto"/>
      </w:divBdr>
    </w:div>
    <w:div w:id="2011057802">
      <w:bodyDiv w:val="1"/>
      <w:marLeft w:val="0"/>
      <w:marRight w:val="0"/>
      <w:marTop w:val="0"/>
      <w:marBottom w:val="0"/>
      <w:divBdr>
        <w:top w:val="none" w:sz="0" w:space="0" w:color="auto"/>
        <w:left w:val="none" w:sz="0" w:space="0" w:color="auto"/>
        <w:bottom w:val="none" w:sz="0" w:space="0" w:color="auto"/>
        <w:right w:val="none" w:sz="0" w:space="0" w:color="auto"/>
      </w:divBdr>
    </w:div>
    <w:div w:id="2011179382">
      <w:bodyDiv w:val="1"/>
      <w:marLeft w:val="0"/>
      <w:marRight w:val="0"/>
      <w:marTop w:val="0"/>
      <w:marBottom w:val="0"/>
      <w:divBdr>
        <w:top w:val="none" w:sz="0" w:space="0" w:color="auto"/>
        <w:left w:val="none" w:sz="0" w:space="0" w:color="auto"/>
        <w:bottom w:val="none" w:sz="0" w:space="0" w:color="auto"/>
        <w:right w:val="none" w:sz="0" w:space="0" w:color="auto"/>
      </w:divBdr>
    </w:div>
    <w:div w:id="2011180407">
      <w:bodyDiv w:val="1"/>
      <w:marLeft w:val="0"/>
      <w:marRight w:val="0"/>
      <w:marTop w:val="0"/>
      <w:marBottom w:val="0"/>
      <w:divBdr>
        <w:top w:val="none" w:sz="0" w:space="0" w:color="auto"/>
        <w:left w:val="none" w:sz="0" w:space="0" w:color="auto"/>
        <w:bottom w:val="none" w:sz="0" w:space="0" w:color="auto"/>
        <w:right w:val="none" w:sz="0" w:space="0" w:color="auto"/>
      </w:divBdr>
    </w:div>
    <w:div w:id="2011372844">
      <w:bodyDiv w:val="1"/>
      <w:marLeft w:val="0"/>
      <w:marRight w:val="0"/>
      <w:marTop w:val="0"/>
      <w:marBottom w:val="0"/>
      <w:divBdr>
        <w:top w:val="none" w:sz="0" w:space="0" w:color="auto"/>
        <w:left w:val="none" w:sz="0" w:space="0" w:color="auto"/>
        <w:bottom w:val="none" w:sz="0" w:space="0" w:color="auto"/>
        <w:right w:val="none" w:sz="0" w:space="0" w:color="auto"/>
      </w:divBdr>
    </w:div>
    <w:div w:id="2012367888">
      <w:bodyDiv w:val="1"/>
      <w:marLeft w:val="0"/>
      <w:marRight w:val="0"/>
      <w:marTop w:val="0"/>
      <w:marBottom w:val="0"/>
      <w:divBdr>
        <w:top w:val="none" w:sz="0" w:space="0" w:color="auto"/>
        <w:left w:val="none" w:sz="0" w:space="0" w:color="auto"/>
        <w:bottom w:val="none" w:sz="0" w:space="0" w:color="auto"/>
        <w:right w:val="none" w:sz="0" w:space="0" w:color="auto"/>
      </w:divBdr>
    </w:div>
    <w:div w:id="2012905345">
      <w:bodyDiv w:val="1"/>
      <w:marLeft w:val="0"/>
      <w:marRight w:val="0"/>
      <w:marTop w:val="0"/>
      <w:marBottom w:val="0"/>
      <w:divBdr>
        <w:top w:val="none" w:sz="0" w:space="0" w:color="auto"/>
        <w:left w:val="none" w:sz="0" w:space="0" w:color="auto"/>
        <w:bottom w:val="none" w:sz="0" w:space="0" w:color="auto"/>
        <w:right w:val="none" w:sz="0" w:space="0" w:color="auto"/>
      </w:divBdr>
    </w:div>
    <w:div w:id="2013025917">
      <w:bodyDiv w:val="1"/>
      <w:marLeft w:val="0"/>
      <w:marRight w:val="0"/>
      <w:marTop w:val="0"/>
      <w:marBottom w:val="0"/>
      <w:divBdr>
        <w:top w:val="none" w:sz="0" w:space="0" w:color="auto"/>
        <w:left w:val="none" w:sz="0" w:space="0" w:color="auto"/>
        <w:bottom w:val="none" w:sz="0" w:space="0" w:color="auto"/>
        <w:right w:val="none" w:sz="0" w:space="0" w:color="auto"/>
      </w:divBdr>
    </w:div>
    <w:div w:id="2013028302">
      <w:bodyDiv w:val="1"/>
      <w:marLeft w:val="0"/>
      <w:marRight w:val="0"/>
      <w:marTop w:val="0"/>
      <w:marBottom w:val="0"/>
      <w:divBdr>
        <w:top w:val="none" w:sz="0" w:space="0" w:color="auto"/>
        <w:left w:val="none" w:sz="0" w:space="0" w:color="auto"/>
        <w:bottom w:val="none" w:sz="0" w:space="0" w:color="auto"/>
        <w:right w:val="none" w:sz="0" w:space="0" w:color="auto"/>
      </w:divBdr>
    </w:div>
    <w:div w:id="2013146607">
      <w:bodyDiv w:val="1"/>
      <w:marLeft w:val="0"/>
      <w:marRight w:val="0"/>
      <w:marTop w:val="0"/>
      <w:marBottom w:val="0"/>
      <w:divBdr>
        <w:top w:val="none" w:sz="0" w:space="0" w:color="auto"/>
        <w:left w:val="none" w:sz="0" w:space="0" w:color="auto"/>
        <w:bottom w:val="none" w:sz="0" w:space="0" w:color="auto"/>
        <w:right w:val="none" w:sz="0" w:space="0" w:color="auto"/>
      </w:divBdr>
    </w:div>
    <w:div w:id="2013214940">
      <w:bodyDiv w:val="1"/>
      <w:marLeft w:val="0"/>
      <w:marRight w:val="0"/>
      <w:marTop w:val="0"/>
      <w:marBottom w:val="0"/>
      <w:divBdr>
        <w:top w:val="none" w:sz="0" w:space="0" w:color="auto"/>
        <w:left w:val="none" w:sz="0" w:space="0" w:color="auto"/>
        <w:bottom w:val="none" w:sz="0" w:space="0" w:color="auto"/>
        <w:right w:val="none" w:sz="0" w:space="0" w:color="auto"/>
      </w:divBdr>
    </w:div>
    <w:div w:id="2013559632">
      <w:bodyDiv w:val="1"/>
      <w:marLeft w:val="0"/>
      <w:marRight w:val="0"/>
      <w:marTop w:val="0"/>
      <w:marBottom w:val="0"/>
      <w:divBdr>
        <w:top w:val="none" w:sz="0" w:space="0" w:color="auto"/>
        <w:left w:val="none" w:sz="0" w:space="0" w:color="auto"/>
        <w:bottom w:val="none" w:sz="0" w:space="0" w:color="auto"/>
        <w:right w:val="none" w:sz="0" w:space="0" w:color="auto"/>
      </w:divBdr>
    </w:div>
    <w:div w:id="2013793003">
      <w:bodyDiv w:val="1"/>
      <w:marLeft w:val="0"/>
      <w:marRight w:val="0"/>
      <w:marTop w:val="0"/>
      <w:marBottom w:val="0"/>
      <w:divBdr>
        <w:top w:val="none" w:sz="0" w:space="0" w:color="auto"/>
        <w:left w:val="none" w:sz="0" w:space="0" w:color="auto"/>
        <w:bottom w:val="none" w:sz="0" w:space="0" w:color="auto"/>
        <w:right w:val="none" w:sz="0" w:space="0" w:color="auto"/>
      </w:divBdr>
    </w:div>
    <w:div w:id="2014061481">
      <w:bodyDiv w:val="1"/>
      <w:marLeft w:val="0"/>
      <w:marRight w:val="0"/>
      <w:marTop w:val="0"/>
      <w:marBottom w:val="0"/>
      <w:divBdr>
        <w:top w:val="none" w:sz="0" w:space="0" w:color="auto"/>
        <w:left w:val="none" w:sz="0" w:space="0" w:color="auto"/>
        <w:bottom w:val="none" w:sz="0" w:space="0" w:color="auto"/>
        <w:right w:val="none" w:sz="0" w:space="0" w:color="auto"/>
      </w:divBdr>
    </w:div>
    <w:div w:id="2014068172">
      <w:bodyDiv w:val="1"/>
      <w:marLeft w:val="0"/>
      <w:marRight w:val="0"/>
      <w:marTop w:val="0"/>
      <w:marBottom w:val="0"/>
      <w:divBdr>
        <w:top w:val="none" w:sz="0" w:space="0" w:color="auto"/>
        <w:left w:val="none" w:sz="0" w:space="0" w:color="auto"/>
        <w:bottom w:val="none" w:sz="0" w:space="0" w:color="auto"/>
        <w:right w:val="none" w:sz="0" w:space="0" w:color="auto"/>
      </w:divBdr>
    </w:div>
    <w:div w:id="2014184670">
      <w:bodyDiv w:val="1"/>
      <w:marLeft w:val="0"/>
      <w:marRight w:val="0"/>
      <w:marTop w:val="0"/>
      <w:marBottom w:val="0"/>
      <w:divBdr>
        <w:top w:val="none" w:sz="0" w:space="0" w:color="auto"/>
        <w:left w:val="none" w:sz="0" w:space="0" w:color="auto"/>
        <w:bottom w:val="none" w:sz="0" w:space="0" w:color="auto"/>
        <w:right w:val="none" w:sz="0" w:space="0" w:color="auto"/>
      </w:divBdr>
    </w:div>
    <w:div w:id="2014523772">
      <w:bodyDiv w:val="1"/>
      <w:marLeft w:val="0"/>
      <w:marRight w:val="0"/>
      <w:marTop w:val="0"/>
      <w:marBottom w:val="0"/>
      <w:divBdr>
        <w:top w:val="none" w:sz="0" w:space="0" w:color="auto"/>
        <w:left w:val="none" w:sz="0" w:space="0" w:color="auto"/>
        <w:bottom w:val="none" w:sz="0" w:space="0" w:color="auto"/>
        <w:right w:val="none" w:sz="0" w:space="0" w:color="auto"/>
      </w:divBdr>
    </w:div>
    <w:div w:id="2014911742">
      <w:bodyDiv w:val="1"/>
      <w:marLeft w:val="0"/>
      <w:marRight w:val="0"/>
      <w:marTop w:val="0"/>
      <w:marBottom w:val="0"/>
      <w:divBdr>
        <w:top w:val="none" w:sz="0" w:space="0" w:color="auto"/>
        <w:left w:val="none" w:sz="0" w:space="0" w:color="auto"/>
        <w:bottom w:val="none" w:sz="0" w:space="0" w:color="auto"/>
        <w:right w:val="none" w:sz="0" w:space="0" w:color="auto"/>
      </w:divBdr>
    </w:div>
    <w:div w:id="2014995128">
      <w:bodyDiv w:val="1"/>
      <w:marLeft w:val="0"/>
      <w:marRight w:val="0"/>
      <w:marTop w:val="0"/>
      <w:marBottom w:val="0"/>
      <w:divBdr>
        <w:top w:val="none" w:sz="0" w:space="0" w:color="auto"/>
        <w:left w:val="none" w:sz="0" w:space="0" w:color="auto"/>
        <w:bottom w:val="none" w:sz="0" w:space="0" w:color="auto"/>
        <w:right w:val="none" w:sz="0" w:space="0" w:color="auto"/>
      </w:divBdr>
    </w:div>
    <w:div w:id="2015760959">
      <w:bodyDiv w:val="1"/>
      <w:marLeft w:val="0"/>
      <w:marRight w:val="0"/>
      <w:marTop w:val="0"/>
      <w:marBottom w:val="0"/>
      <w:divBdr>
        <w:top w:val="none" w:sz="0" w:space="0" w:color="auto"/>
        <w:left w:val="none" w:sz="0" w:space="0" w:color="auto"/>
        <w:bottom w:val="none" w:sz="0" w:space="0" w:color="auto"/>
        <w:right w:val="none" w:sz="0" w:space="0" w:color="auto"/>
      </w:divBdr>
    </w:div>
    <w:div w:id="2016027716">
      <w:bodyDiv w:val="1"/>
      <w:marLeft w:val="0"/>
      <w:marRight w:val="0"/>
      <w:marTop w:val="0"/>
      <w:marBottom w:val="0"/>
      <w:divBdr>
        <w:top w:val="none" w:sz="0" w:space="0" w:color="auto"/>
        <w:left w:val="none" w:sz="0" w:space="0" w:color="auto"/>
        <w:bottom w:val="none" w:sz="0" w:space="0" w:color="auto"/>
        <w:right w:val="none" w:sz="0" w:space="0" w:color="auto"/>
      </w:divBdr>
    </w:div>
    <w:div w:id="2016569643">
      <w:bodyDiv w:val="1"/>
      <w:marLeft w:val="0"/>
      <w:marRight w:val="0"/>
      <w:marTop w:val="0"/>
      <w:marBottom w:val="0"/>
      <w:divBdr>
        <w:top w:val="none" w:sz="0" w:space="0" w:color="auto"/>
        <w:left w:val="none" w:sz="0" w:space="0" w:color="auto"/>
        <w:bottom w:val="none" w:sz="0" w:space="0" w:color="auto"/>
        <w:right w:val="none" w:sz="0" w:space="0" w:color="auto"/>
      </w:divBdr>
    </w:div>
    <w:div w:id="2016573099">
      <w:bodyDiv w:val="1"/>
      <w:marLeft w:val="0"/>
      <w:marRight w:val="0"/>
      <w:marTop w:val="0"/>
      <w:marBottom w:val="0"/>
      <w:divBdr>
        <w:top w:val="none" w:sz="0" w:space="0" w:color="auto"/>
        <w:left w:val="none" w:sz="0" w:space="0" w:color="auto"/>
        <w:bottom w:val="none" w:sz="0" w:space="0" w:color="auto"/>
        <w:right w:val="none" w:sz="0" w:space="0" w:color="auto"/>
      </w:divBdr>
    </w:div>
    <w:div w:id="2016612299">
      <w:bodyDiv w:val="1"/>
      <w:marLeft w:val="0"/>
      <w:marRight w:val="0"/>
      <w:marTop w:val="0"/>
      <w:marBottom w:val="0"/>
      <w:divBdr>
        <w:top w:val="none" w:sz="0" w:space="0" w:color="auto"/>
        <w:left w:val="none" w:sz="0" w:space="0" w:color="auto"/>
        <w:bottom w:val="none" w:sz="0" w:space="0" w:color="auto"/>
        <w:right w:val="none" w:sz="0" w:space="0" w:color="auto"/>
      </w:divBdr>
    </w:div>
    <w:div w:id="2017415716">
      <w:bodyDiv w:val="1"/>
      <w:marLeft w:val="0"/>
      <w:marRight w:val="0"/>
      <w:marTop w:val="0"/>
      <w:marBottom w:val="0"/>
      <w:divBdr>
        <w:top w:val="none" w:sz="0" w:space="0" w:color="auto"/>
        <w:left w:val="none" w:sz="0" w:space="0" w:color="auto"/>
        <w:bottom w:val="none" w:sz="0" w:space="0" w:color="auto"/>
        <w:right w:val="none" w:sz="0" w:space="0" w:color="auto"/>
      </w:divBdr>
    </w:div>
    <w:div w:id="2017731898">
      <w:bodyDiv w:val="1"/>
      <w:marLeft w:val="0"/>
      <w:marRight w:val="0"/>
      <w:marTop w:val="0"/>
      <w:marBottom w:val="0"/>
      <w:divBdr>
        <w:top w:val="none" w:sz="0" w:space="0" w:color="auto"/>
        <w:left w:val="none" w:sz="0" w:space="0" w:color="auto"/>
        <w:bottom w:val="none" w:sz="0" w:space="0" w:color="auto"/>
        <w:right w:val="none" w:sz="0" w:space="0" w:color="auto"/>
      </w:divBdr>
    </w:div>
    <w:div w:id="2018532463">
      <w:bodyDiv w:val="1"/>
      <w:marLeft w:val="0"/>
      <w:marRight w:val="0"/>
      <w:marTop w:val="0"/>
      <w:marBottom w:val="0"/>
      <w:divBdr>
        <w:top w:val="none" w:sz="0" w:space="0" w:color="auto"/>
        <w:left w:val="none" w:sz="0" w:space="0" w:color="auto"/>
        <w:bottom w:val="none" w:sz="0" w:space="0" w:color="auto"/>
        <w:right w:val="none" w:sz="0" w:space="0" w:color="auto"/>
      </w:divBdr>
    </w:div>
    <w:div w:id="2018538407">
      <w:bodyDiv w:val="1"/>
      <w:marLeft w:val="0"/>
      <w:marRight w:val="0"/>
      <w:marTop w:val="0"/>
      <w:marBottom w:val="0"/>
      <w:divBdr>
        <w:top w:val="none" w:sz="0" w:space="0" w:color="auto"/>
        <w:left w:val="none" w:sz="0" w:space="0" w:color="auto"/>
        <w:bottom w:val="none" w:sz="0" w:space="0" w:color="auto"/>
        <w:right w:val="none" w:sz="0" w:space="0" w:color="auto"/>
      </w:divBdr>
    </w:div>
    <w:div w:id="2019110336">
      <w:bodyDiv w:val="1"/>
      <w:marLeft w:val="0"/>
      <w:marRight w:val="0"/>
      <w:marTop w:val="0"/>
      <w:marBottom w:val="0"/>
      <w:divBdr>
        <w:top w:val="none" w:sz="0" w:space="0" w:color="auto"/>
        <w:left w:val="none" w:sz="0" w:space="0" w:color="auto"/>
        <w:bottom w:val="none" w:sz="0" w:space="0" w:color="auto"/>
        <w:right w:val="none" w:sz="0" w:space="0" w:color="auto"/>
      </w:divBdr>
    </w:div>
    <w:div w:id="2019690594">
      <w:bodyDiv w:val="1"/>
      <w:marLeft w:val="0"/>
      <w:marRight w:val="0"/>
      <w:marTop w:val="0"/>
      <w:marBottom w:val="0"/>
      <w:divBdr>
        <w:top w:val="none" w:sz="0" w:space="0" w:color="auto"/>
        <w:left w:val="none" w:sz="0" w:space="0" w:color="auto"/>
        <w:bottom w:val="none" w:sz="0" w:space="0" w:color="auto"/>
        <w:right w:val="none" w:sz="0" w:space="0" w:color="auto"/>
      </w:divBdr>
    </w:div>
    <w:div w:id="2019696602">
      <w:bodyDiv w:val="1"/>
      <w:marLeft w:val="0"/>
      <w:marRight w:val="0"/>
      <w:marTop w:val="0"/>
      <w:marBottom w:val="0"/>
      <w:divBdr>
        <w:top w:val="none" w:sz="0" w:space="0" w:color="auto"/>
        <w:left w:val="none" w:sz="0" w:space="0" w:color="auto"/>
        <w:bottom w:val="none" w:sz="0" w:space="0" w:color="auto"/>
        <w:right w:val="none" w:sz="0" w:space="0" w:color="auto"/>
      </w:divBdr>
    </w:div>
    <w:div w:id="2019961722">
      <w:bodyDiv w:val="1"/>
      <w:marLeft w:val="0"/>
      <w:marRight w:val="0"/>
      <w:marTop w:val="0"/>
      <w:marBottom w:val="0"/>
      <w:divBdr>
        <w:top w:val="none" w:sz="0" w:space="0" w:color="auto"/>
        <w:left w:val="none" w:sz="0" w:space="0" w:color="auto"/>
        <w:bottom w:val="none" w:sz="0" w:space="0" w:color="auto"/>
        <w:right w:val="none" w:sz="0" w:space="0" w:color="auto"/>
      </w:divBdr>
    </w:div>
    <w:div w:id="2020230634">
      <w:bodyDiv w:val="1"/>
      <w:marLeft w:val="0"/>
      <w:marRight w:val="0"/>
      <w:marTop w:val="0"/>
      <w:marBottom w:val="0"/>
      <w:divBdr>
        <w:top w:val="none" w:sz="0" w:space="0" w:color="auto"/>
        <w:left w:val="none" w:sz="0" w:space="0" w:color="auto"/>
        <w:bottom w:val="none" w:sz="0" w:space="0" w:color="auto"/>
        <w:right w:val="none" w:sz="0" w:space="0" w:color="auto"/>
      </w:divBdr>
    </w:div>
    <w:div w:id="2020619722">
      <w:bodyDiv w:val="1"/>
      <w:marLeft w:val="0"/>
      <w:marRight w:val="0"/>
      <w:marTop w:val="0"/>
      <w:marBottom w:val="0"/>
      <w:divBdr>
        <w:top w:val="none" w:sz="0" w:space="0" w:color="auto"/>
        <w:left w:val="none" w:sz="0" w:space="0" w:color="auto"/>
        <w:bottom w:val="none" w:sz="0" w:space="0" w:color="auto"/>
        <w:right w:val="none" w:sz="0" w:space="0" w:color="auto"/>
      </w:divBdr>
    </w:div>
    <w:div w:id="2020883234">
      <w:bodyDiv w:val="1"/>
      <w:marLeft w:val="0"/>
      <w:marRight w:val="0"/>
      <w:marTop w:val="0"/>
      <w:marBottom w:val="0"/>
      <w:divBdr>
        <w:top w:val="none" w:sz="0" w:space="0" w:color="auto"/>
        <w:left w:val="none" w:sz="0" w:space="0" w:color="auto"/>
        <w:bottom w:val="none" w:sz="0" w:space="0" w:color="auto"/>
        <w:right w:val="none" w:sz="0" w:space="0" w:color="auto"/>
      </w:divBdr>
    </w:div>
    <w:div w:id="2021152754">
      <w:bodyDiv w:val="1"/>
      <w:marLeft w:val="0"/>
      <w:marRight w:val="0"/>
      <w:marTop w:val="0"/>
      <w:marBottom w:val="0"/>
      <w:divBdr>
        <w:top w:val="none" w:sz="0" w:space="0" w:color="auto"/>
        <w:left w:val="none" w:sz="0" w:space="0" w:color="auto"/>
        <w:bottom w:val="none" w:sz="0" w:space="0" w:color="auto"/>
        <w:right w:val="none" w:sz="0" w:space="0" w:color="auto"/>
      </w:divBdr>
    </w:div>
    <w:div w:id="2021731922">
      <w:bodyDiv w:val="1"/>
      <w:marLeft w:val="0"/>
      <w:marRight w:val="0"/>
      <w:marTop w:val="0"/>
      <w:marBottom w:val="0"/>
      <w:divBdr>
        <w:top w:val="none" w:sz="0" w:space="0" w:color="auto"/>
        <w:left w:val="none" w:sz="0" w:space="0" w:color="auto"/>
        <w:bottom w:val="none" w:sz="0" w:space="0" w:color="auto"/>
        <w:right w:val="none" w:sz="0" w:space="0" w:color="auto"/>
      </w:divBdr>
    </w:div>
    <w:div w:id="2021855848">
      <w:bodyDiv w:val="1"/>
      <w:marLeft w:val="0"/>
      <w:marRight w:val="0"/>
      <w:marTop w:val="0"/>
      <w:marBottom w:val="0"/>
      <w:divBdr>
        <w:top w:val="none" w:sz="0" w:space="0" w:color="auto"/>
        <w:left w:val="none" w:sz="0" w:space="0" w:color="auto"/>
        <w:bottom w:val="none" w:sz="0" w:space="0" w:color="auto"/>
        <w:right w:val="none" w:sz="0" w:space="0" w:color="auto"/>
      </w:divBdr>
    </w:div>
    <w:div w:id="2022002011">
      <w:bodyDiv w:val="1"/>
      <w:marLeft w:val="0"/>
      <w:marRight w:val="0"/>
      <w:marTop w:val="0"/>
      <w:marBottom w:val="0"/>
      <w:divBdr>
        <w:top w:val="none" w:sz="0" w:space="0" w:color="auto"/>
        <w:left w:val="none" w:sz="0" w:space="0" w:color="auto"/>
        <w:bottom w:val="none" w:sz="0" w:space="0" w:color="auto"/>
        <w:right w:val="none" w:sz="0" w:space="0" w:color="auto"/>
      </w:divBdr>
    </w:div>
    <w:div w:id="2022120278">
      <w:bodyDiv w:val="1"/>
      <w:marLeft w:val="0"/>
      <w:marRight w:val="0"/>
      <w:marTop w:val="0"/>
      <w:marBottom w:val="0"/>
      <w:divBdr>
        <w:top w:val="none" w:sz="0" w:space="0" w:color="auto"/>
        <w:left w:val="none" w:sz="0" w:space="0" w:color="auto"/>
        <w:bottom w:val="none" w:sz="0" w:space="0" w:color="auto"/>
        <w:right w:val="none" w:sz="0" w:space="0" w:color="auto"/>
      </w:divBdr>
    </w:div>
    <w:div w:id="2022126649">
      <w:bodyDiv w:val="1"/>
      <w:marLeft w:val="0"/>
      <w:marRight w:val="0"/>
      <w:marTop w:val="0"/>
      <w:marBottom w:val="0"/>
      <w:divBdr>
        <w:top w:val="none" w:sz="0" w:space="0" w:color="auto"/>
        <w:left w:val="none" w:sz="0" w:space="0" w:color="auto"/>
        <w:bottom w:val="none" w:sz="0" w:space="0" w:color="auto"/>
        <w:right w:val="none" w:sz="0" w:space="0" w:color="auto"/>
      </w:divBdr>
    </w:div>
    <w:div w:id="2022127644">
      <w:bodyDiv w:val="1"/>
      <w:marLeft w:val="0"/>
      <w:marRight w:val="0"/>
      <w:marTop w:val="0"/>
      <w:marBottom w:val="0"/>
      <w:divBdr>
        <w:top w:val="none" w:sz="0" w:space="0" w:color="auto"/>
        <w:left w:val="none" w:sz="0" w:space="0" w:color="auto"/>
        <w:bottom w:val="none" w:sz="0" w:space="0" w:color="auto"/>
        <w:right w:val="none" w:sz="0" w:space="0" w:color="auto"/>
      </w:divBdr>
    </w:div>
    <w:div w:id="2022245636">
      <w:bodyDiv w:val="1"/>
      <w:marLeft w:val="0"/>
      <w:marRight w:val="0"/>
      <w:marTop w:val="0"/>
      <w:marBottom w:val="0"/>
      <w:divBdr>
        <w:top w:val="none" w:sz="0" w:space="0" w:color="auto"/>
        <w:left w:val="none" w:sz="0" w:space="0" w:color="auto"/>
        <w:bottom w:val="none" w:sz="0" w:space="0" w:color="auto"/>
        <w:right w:val="none" w:sz="0" w:space="0" w:color="auto"/>
      </w:divBdr>
    </w:div>
    <w:div w:id="2022394501">
      <w:bodyDiv w:val="1"/>
      <w:marLeft w:val="0"/>
      <w:marRight w:val="0"/>
      <w:marTop w:val="0"/>
      <w:marBottom w:val="0"/>
      <w:divBdr>
        <w:top w:val="none" w:sz="0" w:space="0" w:color="auto"/>
        <w:left w:val="none" w:sz="0" w:space="0" w:color="auto"/>
        <w:bottom w:val="none" w:sz="0" w:space="0" w:color="auto"/>
        <w:right w:val="none" w:sz="0" w:space="0" w:color="auto"/>
      </w:divBdr>
    </w:div>
    <w:div w:id="2022856823">
      <w:bodyDiv w:val="1"/>
      <w:marLeft w:val="0"/>
      <w:marRight w:val="0"/>
      <w:marTop w:val="0"/>
      <w:marBottom w:val="0"/>
      <w:divBdr>
        <w:top w:val="none" w:sz="0" w:space="0" w:color="auto"/>
        <w:left w:val="none" w:sz="0" w:space="0" w:color="auto"/>
        <w:bottom w:val="none" w:sz="0" w:space="0" w:color="auto"/>
        <w:right w:val="none" w:sz="0" w:space="0" w:color="auto"/>
      </w:divBdr>
    </w:div>
    <w:div w:id="2022974627">
      <w:bodyDiv w:val="1"/>
      <w:marLeft w:val="0"/>
      <w:marRight w:val="0"/>
      <w:marTop w:val="0"/>
      <w:marBottom w:val="0"/>
      <w:divBdr>
        <w:top w:val="none" w:sz="0" w:space="0" w:color="auto"/>
        <w:left w:val="none" w:sz="0" w:space="0" w:color="auto"/>
        <w:bottom w:val="none" w:sz="0" w:space="0" w:color="auto"/>
        <w:right w:val="none" w:sz="0" w:space="0" w:color="auto"/>
      </w:divBdr>
    </w:div>
    <w:div w:id="2023506282">
      <w:bodyDiv w:val="1"/>
      <w:marLeft w:val="0"/>
      <w:marRight w:val="0"/>
      <w:marTop w:val="0"/>
      <w:marBottom w:val="0"/>
      <w:divBdr>
        <w:top w:val="none" w:sz="0" w:space="0" w:color="auto"/>
        <w:left w:val="none" w:sz="0" w:space="0" w:color="auto"/>
        <w:bottom w:val="none" w:sz="0" w:space="0" w:color="auto"/>
        <w:right w:val="none" w:sz="0" w:space="0" w:color="auto"/>
      </w:divBdr>
    </w:div>
    <w:div w:id="2023623526">
      <w:bodyDiv w:val="1"/>
      <w:marLeft w:val="0"/>
      <w:marRight w:val="0"/>
      <w:marTop w:val="0"/>
      <w:marBottom w:val="0"/>
      <w:divBdr>
        <w:top w:val="none" w:sz="0" w:space="0" w:color="auto"/>
        <w:left w:val="none" w:sz="0" w:space="0" w:color="auto"/>
        <w:bottom w:val="none" w:sz="0" w:space="0" w:color="auto"/>
        <w:right w:val="none" w:sz="0" w:space="0" w:color="auto"/>
      </w:divBdr>
    </w:div>
    <w:div w:id="2024042497">
      <w:bodyDiv w:val="1"/>
      <w:marLeft w:val="0"/>
      <w:marRight w:val="0"/>
      <w:marTop w:val="0"/>
      <w:marBottom w:val="0"/>
      <w:divBdr>
        <w:top w:val="none" w:sz="0" w:space="0" w:color="auto"/>
        <w:left w:val="none" w:sz="0" w:space="0" w:color="auto"/>
        <w:bottom w:val="none" w:sz="0" w:space="0" w:color="auto"/>
        <w:right w:val="none" w:sz="0" w:space="0" w:color="auto"/>
      </w:divBdr>
    </w:div>
    <w:div w:id="2024045368">
      <w:bodyDiv w:val="1"/>
      <w:marLeft w:val="0"/>
      <w:marRight w:val="0"/>
      <w:marTop w:val="0"/>
      <w:marBottom w:val="0"/>
      <w:divBdr>
        <w:top w:val="none" w:sz="0" w:space="0" w:color="auto"/>
        <w:left w:val="none" w:sz="0" w:space="0" w:color="auto"/>
        <w:bottom w:val="none" w:sz="0" w:space="0" w:color="auto"/>
        <w:right w:val="none" w:sz="0" w:space="0" w:color="auto"/>
      </w:divBdr>
    </w:div>
    <w:div w:id="2024159623">
      <w:bodyDiv w:val="1"/>
      <w:marLeft w:val="0"/>
      <w:marRight w:val="0"/>
      <w:marTop w:val="0"/>
      <w:marBottom w:val="0"/>
      <w:divBdr>
        <w:top w:val="none" w:sz="0" w:space="0" w:color="auto"/>
        <w:left w:val="none" w:sz="0" w:space="0" w:color="auto"/>
        <w:bottom w:val="none" w:sz="0" w:space="0" w:color="auto"/>
        <w:right w:val="none" w:sz="0" w:space="0" w:color="auto"/>
      </w:divBdr>
    </w:div>
    <w:div w:id="2024475447">
      <w:bodyDiv w:val="1"/>
      <w:marLeft w:val="0"/>
      <w:marRight w:val="0"/>
      <w:marTop w:val="0"/>
      <w:marBottom w:val="0"/>
      <w:divBdr>
        <w:top w:val="none" w:sz="0" w:space="0" w:color="auto"/>
        <w:left w:val="none" w:sz="0" w:space="0" w:color="auto"/>
        <w:bottom w:val="none" w:sz="0" w:space="0" w:color="auto"/>
        <w:right w:val="none" w:sz="0" w:space="0" w:color="auto"/>
      </w:divBdr>
    </w:div>
    <w:div w:id="2024550219">
      <w:bodyDiv w:val="1"/>
      <w:marLeft w:val="0"/>
      <w:marRight w:val="0"/>
      <w:marTop w:val="0"/>
      <w:marBottom w:val="0"/>
      <w:divBdr>
        <w:top w:val="none" w:sz="0" w:space="0" w:color="auto"/>
        <w:left w:val="none" w:sz="0" w:space="0" w:color="auto"/>
        <w:bottom w:val="none" w:sz="0" w:space="0" w:color="auto"/>
        <w:right w:val="none" w:sz="0" w:space="0" w:color="auto"/>
      </w:divBdr>
    </w:div>
    <w:div w:id="2024550856">
      <w:bodyDiv w:val="1"/>
      <w:marLeft w:val="0"/>
      <w:marRight w:val="0"/>
      <w:marTop w:val="0"/>
      <w:marBottom w:val="0"/>
      <w:divBdr>
        <w:top w:val="none" w:sz="0" w:space="0" w:color="auto"/>
        <w:left w:val="none" w:sz="0" w:space="0" w:color="auto"/>
        <w:bottom w:val="none" w:sz="0" w:space="0" w:color="auto"/>
        <w:right w:val="none" w:sz="0" w:space="0" w:color="auto"/>
      </w:divBdr>
    </w:div>
    <w:div w:id="2024819703">
      <w:bodyDiv w:val="1"/>
      <w:marLeft w:val="0"/>
      <w:marRight w:val="0"/>
      <w:marTop w:val="0"/>
      <w:marBottom w:val="0"/>
      <w:divBdr>
        <w:top w:val="none" w:sz="0" w:space="0" w:color="auto"/>
        <w:left w:val="none" w:sz="0" w:space="0" w:color="auto"/>
        <w:bottom w:val="none" w:sz="0" w:space="0" w:color="auto"/>
        <w:right w:val="none" w:sz="0" w:space="0" w:color="auto"/>
      </w:divBdr>
    </w:div>
    <w:div w:id="2025010048">
      <w:bodyDiv w:val="1"/>
      <w:marLeft w:val="0"/>
      <w:marRight w:val="0"/>
      <w:marTop w:val="0"/>
      <w:marBottom w:val="0"/>
      <w:divBdr>
        <w:top w:val="none" w:sz="0" w:space="0" w:color="auto"/>
        <w:left w:val="none" w:sz="0" w:space="0" w:color="auto"/>
        <w:bottom w:val="none" w:sz="0" w:space="0" w:color="auto"/>
        <w:right w:val="none" w:sz="0" w:space="0" w:color="auto"/>
      </w:divBdr>
    </w:div>
    <w:div w:id="2025083831">
      <w:bodyDiv w:val="1"/>
      <w:marLeft w:val="0"/>
      <w:marRight w:val="0"/>
      <w:marTop w:val="0"/>
      <w:marBottom w:val="0"/>
      <w:divBdr>
        <w:top w:val="none" w:sz="0" w:space="0" w:color="auto"/>
        <w:left w:val="none" w:sz="0" w:space="0" w:color="auto"/>
        <w:bottom w:val="none" w:sz="0" w:space="0" w:color="auto"/>
        <w:right w:val="none" w:sz="0" w:space="0" w:color="auto"/>
      </w:divBdr>
    </w:div>
    <w:div w:id="2025983724">
      <w:bodyDiv w:val="1"/>
      <w:marLeft w:val="0"/>
      <w:marRight w:val="0"/>
      <w:marTop w:val="0"/>
      <w:marBottom w:val="0"/>
      <w:divBdr>
        <w:top w:val="none" w:sz="0" w:space="0" w:color="auto"/>
        <w:left w:val="none" w:sz="0" w:space="0" w:color="auto"/>
        <w:bottom w:val="none" w:sz="0" w:space="0" w:color="auto"/>
        <w:right w:val="none" w:sz="0" w:space="0" w:color="auto"/>
      </w:divBdr>
    </w:div>
    <w:div w:id="2026007385">
      <w:bodyDiv w:val="1"/>
      <w:marLeft w:val="0"/>
      <w:marRight w:val="0"/>
      <w:marTop w:val="0"/>
      <w:marBottom w:val="0"/>
      <w:divBdr>
        <w:top w:val="none" w:sz="0" w:space="0" w:color="auto"/>
        <w:left w:val="none" w:sz="0" w:space="0" w:color="auto"/>
        <w:bottom w:val="none" w:sz="0" w:space="0" w:color="auto"/>
        <w:right w:val="none" w:sz="0" w:space="0" w:color="auto"/>
      </w:divBdr>
    </w:div>
    <w:div w:id="2026904308">
      <w:bodyDiv w:val="1"/>
      <w:marLeft w:val="0"/>
      <w:marRight w:val="0"/>
      <w:marTop w:val="0"/>
      <w:marBottom w:val="0"/>
      <w:divBdr>
        <w:top w:val="none" w:sz="0" w:space="0" w:color="auto"/>
        <w:left w:val="none" w:sz="0" w:space="0" w:color="auto"/>
        <w:bottom w:val="none" w:sz="0" w:space="0" w:color="auto"/>
        <w:right w:val="none" w:sz="0" w:space="0" w:color="auto"/>
      </w:divBdr>
    </w:div>
    <w:div w:id="2026976763">
      <w:bodyDiv w:val="1"/>
      <w:marLeft w:val="0"/>
      <w:marRight w:val="0"/>
      <w:marTop w:val="0"/>
      <w:marBottom w:val="0"/>
      <w:divBdr>
        <w:top w:val="none" w:sz="0" w:space="0" w:color="auto"/>
        <w:left w:val="none" w:sz="0" w:space="0" w:color="auto"/>
        <w:bottom w:val="none" w:sz="0" w:space="0" w:color="auto"/>
        <w:right w:val="none" w:sz="0" w:space="0" w:color="auto"/>
      </w:divBdr>
    </w:div>
    <w:div w:id="2027366965">
      <w:bodyDiv w:val="1"/>
      <w:marLeft w:val="0"/>
      <w:marRight w:val="0"/>
      <w:marTop w:val="0"/>
      <w:marBottom w:val="0"/>
      <w:divBdr>
        <w:top w:val="none" w:sz="0" w:space="0" w:color="auto"/>
        <w:left w:val="none" w:sz="0" w:space="0" w:color="auto"/>
        <w:bottom w:val="none" w:sz="0" w:space="0" w:color="auto"/>
        <w:right w:val="none" w:sz="0" w:space="0" w:color="auto"/>
      </w:divBdr>
    </w:div>
    <w:div w:id="2027949657">
      <w:bodyDiv w:val="1"/>
      <w:marLeft w:val="0"/>
      <w:marRight w:val="0"/>
      <w:marTop w:val="0"/>
      <w:marBottom w:val="0"/>
      <w:divBdr>
        <w:top w:val="none" w:sz="0" w:space="0" w:color="auto"/>
        <w:left w:val="none" w:sz="0" w:space="0" w:color="auto"/>
        <w:bottom w:val="none" w:sz="0" w:space="0" w:color="auto"/>
        <w:right w:val="none" w:sz="0" w:space="0" w:color="auto"/>
      </w:divBdr>
    </w:div>
    <w:div w:id="2027973243">
      <w:bodyDiv w:val="1"/>
      <w:marLeft w:val="0"/>
      <w:marRight w:val="0"/>
      <w:marTop w:val="0"/>
      <w:marBottom w:val="0"/>
      <w:divBdr>
        <w:top w:val="none" w:sz="0" w:space="0" w:color="auto"/>
        <w:left w:val="none" w:sz="0" w:space="0" w:color="auto"/>
        <w:bottom w:val="none" w:sz="0" w:space="0" w:color="auto"/>
        <w:right w:val="none" w:sz="0" w:space="0" w:color="auto"/>
      </w:divBdr>
    </w:div>
    <w:div w:id="2028023197">
      <w:bodyDiv w:val="1"/>
      <w:marLeft w:val="0"/>
      <w:marRight w:val="0"/>
      <w:marTop w:val="0"/>
      <w:marBottom w:val="0"/>
      <w:divBdr>
        <w:top w:val="none" w:sz="0" w:space="0" w:color="auto"/>
        <w:left w:val="none" w:sz="0" w:space="0" w:color="auto"/>
        <w:bottom w:val="none" w:sz="0" w:space="0" w:color="auto"/>
        <w:right w:val="none" w:sz="0" w:space="0" w:color="auto"/>
      </w:divBdr>
    </w:div>
    <w:div w:id="2028024243">
      <w:bodyDiv w:val="1"/>
      <w:marLeft w:val="0"/>
      <w:marRight w:val="0"/>
      <w:marTop w:val="0"/>
      <w:marBottom w:val="0"/>
      <w:divBdr>
        <w:top w:val="none" w:sz="0" w:space="0" w:color="auto"/>
        <w:left w:val="none" w:sz="0" w:space="0" w:color="auto"/>
        <w:bottom w:val="none" w:sz="0" w:space="0" w:color="auto"/>
        <w:right w:val="none" w:sz="0" w:space="0" w:color="auto"/>
      </w:divBdr>
    </w:div>
    <w:div w:id="2028751356">
      <w:bodyDiv w:val="1"/>
      <w:marLeft w:val="0"/>
      <w:marRight w:val="0"/>
      <w:marTop w:val="0"/>
      <w:marBottom w:val="0"/>
      <w:divBdr>
        <w:top w:val="none" w:sz="0" w:space="0" w:color="auto"/>
        <w:left w:val="none" w:sz="0" w:space="0" w:color="auto"/>
        <w:bottom w:val="none" w:sz="0" w:space="0" w:color="auto"/>
        <w:right w:val="none" w:sz="0" w:space="0" w:color="auto"/>
      </w:divBdr>
    </w:div>
    <w:div w:id="2028944902">
      <w:bodyDiv w:val="1"/>
      <w:marLeft w:val="0"/>
      <w:marRight w:val="0"/>
      <w:marTop w:val="0"/>
      <w:marBottom w:val="0"/>
      <w:divBdr>
        <w:top w:val="none" w:sz="0" w:space="0" w:color="auto"/>
        <w:left w:val="none" w:sz="0" w:space="0" w:color="auto"/>
        <w:bottom w:val="none" w:sz="0" w:space="0" w:color="auto"/>
        <w:right w:val="none" w:sz="0" w:space="0" w:color="auto"/>
      </w:divBdr>
    </w:div>
    <w:div w:id="2029133401">
      <w:bodyDiv w:val="1"/>
      <w:marLeft w:val="0"/>
      <w:marRight w:val="0"/>
      <w:marTop w:val="0"/>
      <w:marBottom w:val="0"/>
      <w:divBdr>
        <w:top w:val="none" w:sz="0" w:space="0" w:color="auto"/>
        <w:left w:val="none" w:sz="0" w:space="0" w:color="auto"/>
        <w:bottom w:val="none" w:sz="0" w:space="0" w:color="auto"/>
        <w:right w:val="none" w:sz="0" w:space="0" w:color="auto"/>
      </w:divBdr>
    </w:div>
    <w:div w:id="2029139732">
      <w:bodyDiv w:val="1"/>
      <w:marLeft w:val="0"/>
      <w:marRight w:val="0"/>
      <w:marTop w:val="0"/>
      <w:marBottom w:val="0"/>
      <w:divBdr>
        <w:top w:val="none" w:sz="0" w:space="0" w:color="auto"/>
        <w:left w:val="none" w:sz="0" w:space="0" w:color="auto"/>
        <w:bottom w:val="none" w:sz="0" w:space="0" w:color="auto"/>
        <w:right w:val="none" w:sz="0" w:space="0" w:color="auto"/>
      </w:divBdr>
      <w:divsChild>
        <w:div w:id="1753814816">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2029287320">
      <w:bodyDiv w:val="1"/>
      <w:marLeft w:val="0"/>
      <w:marRight w:val="0"/>
      <w:marTop w:val="0"/>
      <w:marBottom w:val="0"/>
      <w:divBdr>
        <w:top w:val="none" w:sz="0" w:space="0" w:color="auto"/>
        <w:left w:val="none" w:sz="0" w:space="0" w:color="auto"/>
        <w:bottom w:val="none" w:sz="0" w:space="0" w:color="auto"/>
        <w:right w:val="none" w:sz="0" w:space="0" w:color="auto"/>
      </w:divBdr>
    </w:div>
    <w:div w:id="2031491690">
      <w:bodyDiv w:val="1"/>
      <w:marLeft w:val="0"/>
      <w:marRight w:val="0"/>
      <w:marTop w:val="0"/>
      <w:marBottom w:val="0"/>
      <w:divBdr>
        <w:top w:val="none" w:sz="0" w:space="0" w:color="auto"/>
        <w:left w:val="none" w:sz="0" w:space="0" w:color="auto"/>
        <w:bottom w:val="none" w:sz="0" w:space="0" w:color="auto"/>
        <w:right w:val="none" w:sz="0" w:space="0" w:color="auto"/>
      </w:divBdr>
    </w:div>
    <w:div w:id="2032103604">
      <w:bodyDiv w:val="1"/>
      <w:marLeft w:val="0"/>
      <w:marRight w:val="0"/>
      <w:marTop w:val="0"/>
      <w:marBottom w:val="0"/>
      <w:divBdr>
        <w:top w:val="none" w:sz="0" w:space="0" w:color="auto"/>
        <w:left w:val="none" w:sz="0" w:space="0" w:color="auto"/>
        <w:bottom w:val="none" w:sz="0" w:space="0" w:color="auto"/>
        <w:right w:val="none" w:sz="0" w:space="0" w:color="auto"/>
      </w:divBdr>
    </w:div>
    <w:div w:id="2032215830">
      <w:bodyDiv w:val="1"/>
      <w:marLeft w:val="0"/>
      <w:marRight w:val="0"/>
      <w:marTop w:val="0"/>
      <w:marBottom w:val="0"/>
      <w:divBdr>
        <w:top w:val="none" w:sz="0" w:space="0" w:color="auto"/>
        <w:left w:val="none" w:sz="0" w:space="0" w:color="auto"/>
        <w:bottom w:val="none" w:sz="0" w:space="0" w:color="auto"/>
        <w:right w:val="none" w:sz="0" w:space="0" w:color="auto"/>
      </w:divBdr>
    </w:div>
    <w:div w:id="2032338388">
      <w:bodyDiv w:val="1"/>
      <w:marLeft w:val="0"/>
      <w:marRight w:val="0"/>
      <w:marTop w:val="0"/>
      <w:marBottom w:val="0"/>
      <w:divBdr>
        <w:top w:val="none" w:sz="0" w:space="0" w:color="auto"/>
        <w:left w:val="none" w:sz="0" w:space="0" w:color="auto"/>
        <w:bottom w:val="none" w:sz="0" w:space="0" w:color="auto"/>
        <w:right w:val="none" w:sz="0" w:space="0" w:color="auto"/>
      </w:divBdr>
    </w:div>
    <w:div w:id="2032759443">
      <w:bodyDiv w:val="1"/>
      <w:marLeft w:val="0"/>
      <w:marRight w:val="0"/>
      <w:marTop w:val="0"/>
      <w:marBottom w:val="0"/>
      <w:divBdr>
        <w:top w:val="none" w:sz="0" w:space="0" w:color="auto"/>
        <w:left w:val="none" w:sz="0" w:space="0" w:color="auto"/>
        <w:bottom w:val="none" w:sz="0" w:space="0" w:color="auto"/>
        <w:right w:val="none" w:sz="0" w:space="0" w:color="auto"/>
      </w:divBdr>
    </w:div>
    <w:div w:id="2032796287">
      <w:bodyDiv w:val="1"/>
      <w:marLeft w:val="0"/>
      <w:marRight w:val="0"/>
      <w:marTop w:val="0"/>
      <w:marBottom w:val="0"/>
      <w:divBdr>
        <w:top w:val="none" w:sz="0" w:space="0" w:color="auto"/>
        <w:left w:val="none" w:sz="0" w:space="0" w:color="auto"/>
        <w:bottom w:val="none" w:sz="0" w:space="0" w:color="auto"/>
        <w:right w:val="none" w:sz="0" w:space="0" w:color="auto"/>
      </w:divBdr>
    </w:div>
    <w:div w:id="2032796722">
      <w:bodyDiv w:val="1"/>
      <w:marLeft w:val="0"/>
      <w:marRight w:val="0"/>
      <w:marTop w:val="0"/>
      <w:marBottom w:val="0"/>
      <w:divBdr>
        <w:top w:val="none" w:sz="0" w:space="0" w:color="auto"/>
        <w:left w:val="none" w:sz="0" w:space="0" w:color="auto"/>
        <w:bottom w:val="none" w:sz="0" w:space="0" w:color="auto"/>
        <w:right w:val="none" w:sz="0" w:space="0" w:color="auto"/>
      </w:divBdr>
    </w:div>
    <w:div w:id="2033341244">
      <w:bodyDiv w:val="1"/>
      <w:marLeft w:val="0"/>
      <w:marRight w:val="0"/>
      <w:marTop w:val="0"/>
      <w:marBottom w:val="0"/>
      <w:divBdr>
        <w:top w:val="none" w:sz="0" w:space="0" w:color="auto"/>
        <w:left w:val="none" w:sz="0" w:space="0" w:color="auto"/>
        <w:bottom w:val="none" w:sz="0" w:space="0" w:color="auto"/>
        <w:right w:val="none" w:sz="0" w:space="0" w:color="auto"/>
      </w:divBdr>
    </w:div>
    <w:div w:id="2033342242">
      <w:bodyDiv w:val="1"/>
      <w:marLeft w:val="0"/>
      <w:marRight w:val="0"/>
      <w:marTop w:val="0"/>
      <w:marBottom w:val="0"/>
      <w:divBdr>
        <w:top w:val="none" w:sz="0" w:space="0" w:color="auto"/>
        <w:left w:val="none" w:sz="0" w:space="0" w:color="auto"/>
        <w:bottom w:val="none" w:sz="0" w:space="0" w:color="auto"/>
        <w:right w:val="none" w:sz="0" w:space="0" w:color="auto"/>
      </w:divBdr>
    </w:div>
    <w:div w:id="2033799031">
      <w:bodyDiv w:val="1"/>
      <w:marLeft w:val="0"/>
      <w:marRight w:val="0"/>
      <w:marTop w:val="0"/>
      <w:marBottom w:val="0"/>
      <w:divBdr>
        <w:top w:val="none" w:sz="0" w:space="0" w:color="auto"/>
        <w:left w:val="none" w:sz="0" w:space="0" w:color="auto"/>
        <w:bottom w:val="none" w:sz="0" w:space="0" w:color="auto"/>
        <w:right w:val="none" w:sz="0" w:space="0" w:color="auto"/>
      </w:divBdr>
    </w:div>
    <w:div w:id="2033872540">
      <w:bodyDiv w:val="1"/>
      <w:marLeft w:val="0"/>
      <w:marRight w:val="0"/>
      <w:marTop w:val="0"/>
      <w:marBottom w:val="0"/>
      <w:divBdr>
        <w:top w:val="none" w:sz="0" w:space="0" w:color="auto"/>
        <w:left w:val="none" w:sz="0" w:space="0" w:color="auto"/>
        <w:bottom w:val="none" w:sz="0" w:space="0" w:color="auto"/>
        <w:right w:val="none" w:sz="0" w:space="0" w:color="auto"/>
      </w:divBdr>
    </w:div>
    <w:div w:id="2033921093">
      <w:bodyDiv w:val="1"/>
      <w:marLeft w:val="0"/>
      <w:marRight w:val="0"/>
      <w:marTop w:val="0"/>
      <w:marBottom w:val="0"/>
      <w:divBdr>
        <w:top w:val="none" w:sz="0" w:space="0" w:color="auto"/>
        <w:left w:val="none" w:sz="0" w:space="0" w:color="auto"/>
        <w:bottom w:val="none" w:sz="0" w:space="0" w:color="auto"/>
        <w:right w:val="none" w:sz="0" w:space="0" w:color="auto"/>
      </w:divBdr>
    </w:div>
    <w:div w:id="2034764408">
      <w:bodyDiv w:val="1"/>
      <w:marLeft w:val="0"/>
      <w:marRight w:val="0"/>
      <w:marTop w:val="0"/>
      <w:marBottom w:val="0"/>
      <w:divBdr>
        <w:top w:val="none" w:sz="0" w:space="0" w:color="auto"/>
        <w:left w:val="none" w:sz="0" w:space="0" w:color="auto"/>
        <w:bottom w:val="none" w:sz="0" w:space="0" w:color="auto"/>
        <w:right w:val="none" w:sz="0" w:space="0" w:color="auto"/>
      </w:divBdr>
      <w:divsChild>
        <w:div w:id="43411620">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2035618333">
      <w:bodyDiv w:val="1"/>
      <w:marLeft w:val="0"/>
      <w:marRight w:val="0"/>
      <w:marTop w:val="0"/>
      <w:marBottom w:val="0"/>
      <w:divBdr>
        <w:top w:val="none" w:sz="0" w:space="0" w:color="auto"/>
        <w:left w:val="none" w:sz="0" w:space="0" w:color="auto"/>
        <w:bottom w:val="none" w:sz="0" w:space="0" w:color="auto"/>
        <w:right w:val="none" w:sz="0" w:space="0" w:color="auto"/>
      </w:divBdr>
    </w:div>
    <w:div w:id="2035692692">
      <w:bodyDiv w:val="1"/>
      <w:marLeft w:val="0"/>
      <w:marRight w:val="0"/>
      <w:marTop w:val="0"/>
      <w:marBottom w:val="0"/>
      <w:divBdr>
        <w:top w:val="none" w:sz="0" w:space="0" w:color="auto"/>
        <w:left w:val="none" w:sz="0" w:space="0" w:color="auto"/>
        <w:bottom w:val="none" w:sz="0" w:space="0" w:color="auto"/>
        <w:right w:val="none" w:sz="0" w:space="0" w:color="auto"/>
      </w:divBdr>
    </w:div>
    <w:div w:id="2036154719">
      <w:bodyDiv w:val="1"/>
      <w:marLeft w:val="0"/>
      <w:marRight w:val="0"/>
      <w:marTop w:val="0"/>
      <w:marBottom w:val="0"/>
      <w:divBdr>
        <w:top w:val="none" w:sz="0" w:space="0" w:color="auto"/>
        <w:left w:val="none" w:sz="0" w:space="0" w:color="auto"/>
        <w:bottom w:val="none" w:sz="0" w:space="0" w:color="auto"/>
        <w:right w:val="none" w:sz="0" w:space="0" w:color="auto"/>
      </w:divBdr>
    </w:div>
    <w:div w:id="2036610415">
      <w:bodyDiv w:val="1"/>
      <w:marLeft w:val="0"/>
      <w:marRight w:val="0"/>
      <w:marTop w:val="0"/>
      <w:marBottom w:val="0"/>
      <w:divBdr>
        <w:top w:val="none" w:sz="0" w:space="0" w:color="auto"/>
        <w:left w:val="none" w:sz="0" w:space="0" w:color="auto"/>
        <w:bottom w:val="none" w:sz="0" w:space="0" w:color="auto"/>
        <w:right w:val="none" w:sz="0" w:space="0" w:color="auto"/>
      </w:divBdr>
    </w:div>
    <w:div w:id="2036879387">
      <w:bodyDiv w:val="1"/>
      <w:marLeft w:val="0"/>
      <w:marRight w:val="0"/>
      <w:marTop w:val="0"/>
      <w:marBottom w:val="0"/>
      <w:divBdr>
        <w:top w:val="none" w:sz="0" w:space="0" w:color="auto"/>
        <w:left w:val="none" w:sz="0" w:space="0" w:color="auto"/>
        <w:bottom w:val="none" w:sz="0" w:space="0" w:color="auto"/>
        <w:right w:val="none" w:sz="0" w:space="0" w:color="auto"/>
      </w:divBdr>
    </w:div>
    <w:div w:id="2037542288">
      <w:bodyDiv w:val="1"/>
      <w:marLeft w:val="0"/>
      <w:marRight w:val="0"/>
      <w:marTop w:val="0"/>
      <w:marBottom w:val="0"/>
      <w:divBdr>
        <w:top w:val="none" w:sz="0" w:space="0" w:color="auto"/>
        <w:left w:val="none" w:sz="0" w:space="0" w:color="auto"/>
        <w:bottom w:val="none" w:sz="0" w:space="0" w:color="auto"/>
        <w:right w:val="none" w:sz="0" w:space="0" w:color="auto"/>
      </w:divBdr>
    </w:div>
    <w:div w:id="2038507085">
      <w:bodyDiv w:val="1"/>
      <w:marLeft w:val="0"/>
      <w:marRight w:val="0"/>
      <w:marTop w:val="0"/>
      <w:marBottom w:val="0"/>
      <w:divBdr>
        <w:top w:val="none" w:sz="0" w:space="0" w:color="auto"/>
        <w:left w:val="none" w:sz="0" w:space="0" w:color="auto"/>
        <w:bottom w:val="none" w:sz="0" w:space="0" w:color="auto"/>
        <w:right w:val="none" w:sz="0" w:space="0" w:color="auto"/>
      </w:divBdr>
    </w:div>
    <w:div w:id="2039352665">
      <w:bodyDiv w:val="1"/>
      <w:marLeft w:val="0"/>
      <w:marRight w:val="0"/>
      <w:marTop w:val="0"/>
      <w:marBottom w:val="0"/>
      <w:divBdr>
        <w:top w:val="none" w:sz="0" w:space="0" w:color="auto"/>
        <w:left w:val="none" w:sz="0" w:space="0" w:color="auto"/>
        <w:bottom w:val="none" w:sz="0" w:space="0" w:color="auto"/>
        <w:right w:val="none" w:sz="0" w:space="0" w:color="auto"/>
      </w:divBdr>
    </w:div>
    <w:div w:id="2039507480">
      <w:bodyDiv w:val="1"/>
      <w:marLeft w:val="0"/>
      <w:marRight w:val="0"/>
      <w:marTop w:val="0"/>
      <w:marBottom w:val="0"/>
      <w:divBdr>
        <w:top w:val="none" w:sz="0" w:space="0" w:color="auto"/>
        <w:left w:val="none" w:sz="0" w:space="0" w:color="auto"/>
        <w:bottom w:val="none" w:sz="0" w:space="0" w:color="auto"/>
        <w:right w:val="none" w:sz="0" w:space="0" w:color="auto"/>
      </w:divBdr>
    </w:div>
    <w:div w:id="2040398836">
      <w:bodyDiv w:val="1"/>
      <w:marLeft w:val="0"/>
      <w:marRight w:val="0"/>
      <w:marTop w:val="0"/>
      <w:marBottom w:val="0"/>
      <w:divBdr>
        <w:top w:val="none" w:sz="0" w:space="0" w:color="auto"/>
        <w:left w:val="none" w:sz="0" w:space="0" w:color="auto"/>
        <w:bottom w:val="none" w:sz="0" w:space="0" w:color="auto"/>
        <w:right w:val="none" w:sz="0" w:space="0" w:color="auto"/>
      </w:divBdr>
    </w:div>
    <w:div w:id="2040932325">
      <w:bodyDiv w:val="1"/>
      <w:marLeft w:val="0"/>
      <w:marRight w:val="0"/>
      <w:marTop w:val="0"/>
      <w:marBottom w:val="0"/>
      <w:divBdr>
        <w:top w:val="none" w:sz="0" w:space="0" w:color="auto"/>
        <w:left w:val="none" w:sz="0" w:space="0" w:color="auto"/>
        <w:bottom w:val="none" w:sz="0" w:space="0" w:color="auto"/>
        <w:right w:val="none" w:sz="0" w:space="0" w:color="auto"/>
      </w:divBdr>
    </w:div>
    <w:div w:id="2041466842">
      <w:bodyDiv w:val="1"/>
      <w:marLeft w:val="0"/>
      <w:marRight w:val="0"/>
      <w:marTop w:val="0"/>
      <w:marBottom w:val="0"/>
      <w:divBdr>
        <w:top w:val="none" w:sz="0" w:space="0" w:color="auto"/>
        <w:left w:val="none" w:sz="0" w:space="0" w:color="auto"/>
        <w:bottom w:val="none" w:sz="0" w:space="0" w:color="auto"/>
        <w:right w:val="none" w:sz="0" w:space="0" w:color="auto"/>
      </w:divBdr>
    </w:div>
    <w:div w:id="2041586834">
      <w:bodyDiv w:val="1"/>
      <w:marLeft w:val="0"/>
      <w:marRight w:val="0"/>
      <w:marTop w:val="0"/>
      <w:marBottom w:val="0"/>
      <w:divBdr>
        <w:top w:val="none" w:sz="0" w:space="0" w:color="auto"/>
        <w:left w:val="none" w:sz="0" w:space="0" w:color="auto"/>
        <w:bottom w:val="none" w:sz="0" w:space="0" w:color="auto"/>
        <w:right w:val="none" w:sz="0" w:space="0" w:color="auto"/>
      </w:divBdr>
    </w:div>
    <w:div w:id="2042129772">
      <w:bodyDiv w:val="1"/>
      <w:marLeft w:val="0"/>
      <w:marRight w:val="0"/>
      <w:marTop w:val="0"/>
      <w:marBottom w:val="0"/>
      <w:divBdr>
        <w:top w:val="none" w:sz="0" w:space="0" w:color="auto"/>
        <w:left w:val="none" w:sz="0" w:space="0" w:color="auto"/>
        <w:bottom w:val="none" w:sz="0" w:space="0" w:color="auto"/>
        <w:right w:val="none" w:sz="0" w:space="0" w:color="auto"/>
      </w:divBdr>
    </w:div>
    <w:div w:id="2042436006">
      <w:bodyDiv w:val="1"/>
      <w:marLeft w:val="0"/>
      <w:marRight w:val="0"/>
      <w:marTop w:val="0"/>
      <w:marBottom w:val="0"/>
      <w:divBdr>
        <w:top w:val="none" w:sz="0" w:space="0" w:color="auto"/>
        <w:left w:val="none" w:sz="0" w:space="0" w:color="auto"/>
        <w:bottom w:val="none" w:sz="0" w:space="0" w:color="auto"/>
        <w:right w:val="none" w:sz="0" w:space="0" w:color="auto"/>
      </w:divBdr>
    </w:div>
    <w:div w:id="2043557123">
      <w:bodyDiv w:val="1"/>
      <w:marLeft w:val="0"/>
      <w:marRight w:val="0"/>
      <w:marTop w:val="0"/>
      <w:marBottom w:val="0"/>
      <w:divBdr>
        <w:top w:val="none" w:sz="0" w:space="0" w:color="auto"/>
        <w:left w:val="none" w:sz="0" w:space="0" w:color="auto"/>
        <w:bottom w:val="none" w:sz="0" w:space="0" w:color="auto"/>
        <w:right w:val="none" w:sz="0" w:space="0" w:color="auto"/>
      </w:divBdr>
    </w:div>
    <w:div w:id="2043700339">
      <w:bodyDiv w:val="1"/>
      <w:marLeft w:val="0"/>
      <w:marRight w:val="0"/>
      <w:marTop w:val="0"/>
      <w:marBottom w:val="0"/>
      <w:divBdr>
        <w:top w:val="none" w:sz="0" w:space="0" w:color="auto"/>
        <w:left w:val="none" w:sz="0" w:space="0" w:color="auto"/>
        <w:bottom w:val="none" w:sz="0" w:space="0" w:color="auto"/>
        <w:right w:val="none" w:sz="0" w:space="0" w:color="auto"/>
      </w:divBdr>
    </w:div>
    <w:div w:id="2043702482">
      <w:bodyDiv w:val="1"/>
      <w:marLeft w:val="0"/>
      <w:marRight w:val="0"/>
      <w:marTop w:val="0"/>
      <w:marBottom w:val="0"/>
      <w:divBdr>
        <w:top w:val="none" w:sz="0" w:space="0" w:color="auto"/>
        <w:left w:val="none" w:sz="0" w:space="0" w:color="auto"/>
        <w:bottom w:val="none" w:sz="0" w:space="0" w:color="auto"/>
        <w:right w:val="none" w:sz="0" w:space="0" w:color="auto"/>
      </w:divBdr>
    </w:div>
    <w:div w:id="2044750604">
      <w:bodyDiv w:val="1"/>
      <w:marLeft w:val="0"/>
      <w:marRight w:val="0"/>
      <w:marTop w:val="0"/>
      <w:marBottom w:val="0"/>
      <w:divBdr>
        <w:top w:val="none" w:sz="0" w:space="0" w:color="auto"/>
        <w:left w:val="none" w:sz="0" w:space="0" w:color="auto"/>
        <w:bottom w:val="none" w:sz="0" w:space="0" w:color="auto"/>
        <w:right w:val="none" w:sz="0" w:space="0" w:color="auto"/>
      </w:divBdr>
    </w:div>
    <w:div w:id="2044937281">
      <w:bodyDiv w:val="1"/>
      <w:marLeft w:val="0"/>
      <w:marRight w:val="0"/>
      <w:marTop w:val="0"/>
      <w:marBottom w:val="0"/>
      <w:divBdr>
        <w:top w:val="none" w:sz="0" w:space="0" w:color="auto"/>
        <w:left w:val="none" w:sz="0" w:space="0" w:color="auto"/>
        <w:bottom w:val="none" w:sz="0" w:space="0" w:color="auto"/>
        <w:right w:val="none" w:sz="0" w:space="0" w:color="auto"/>
      </w:divBdr>
    </w:div>
    <w:div w:id="2045010246">
      <w:bodyDiv w:val="1"/>
      <w:marLeft w:val="0"/>
      <w:marRight w:val="0"/>
      <w:marTop w:val="0"/>
      <w:marBottom w:val="0"/>
      <w:divBdr>
        <w:top w:val="none" w:sz="0" w:space="0" w:color="auto"/>
        <w:left w:val="none" w:sz="0" w:space="0" w:color="auto"/>
        <w:bottom w:val="none" w:sz="0" w:space="0" w:color="auto"/>
        <w:right w:val="none" w:sz="0" w:space="0" w:color="auto"/>
      </w:divBdr>
    </w:div>
    <w:div w:id="2045596404">
      <w:bodyDiv w:val="1"/>
      <w:marLeft w:val="0"/>
      <w:marRight w:val="0"/>
      <w:marTop w:val="0"/>
      <w:marBottom w:val="0"/>
      <w:divBdr>
        <w:top w:val="none" w:sz="0" w:space="0" w:color="auto"/>
        <w:left w:val="none" w:sz="0" w:space="0" w:color="auto"/>
        <w:bottom w:val="none" w:sz="0" w:space="0" w:color="auto"/>
        <w:right w:val="none" w:sz="0" w:space="0" w:color="auto"/>
      </w:divBdr>
    </w:div>
    <w:div w:id="2045665403">
      <w:bodyDiv w:val="1"/>
      <w:marLeft w:val="0"/>
      <w:marRight w:val="0"/>
      <w:marTop w:val="0"/>
      <w:marBottom w:val="0"/>
      <w:divBdr>
        <w:top w:val="none" w:sz="0" w:space="0" w:color="auto"/>
        <w:left w:val="none" w:sz="0" w:space="0" w:color="auto"/>
        <w:bottom w:val="none" w:sz="0" w:space="0" w:color="auto"/>
        <w:right w:val="none" w:sz="0" w:space="0" w:color="auto"/>
      </w:divBdr>
    </w:div>
    <w:div w:id="2046129256">
      <w:bodyDiv w:val="1"/>
      <w:marLeft w:val="0"/>
      <w:marRight w:val="0"/>
      <w:marTop w:val="0"/>
      <w:marBottom w:val="0"/>
      <w:divBdr>
        <w:top w:val="none" w:sz="0" w:space="0" w:color="auto"/>
        <w:left w:val="none" w:sz="0" w:space="0" w:color="auto"/>
        <w:bottom w:val="none" w:sz="0" w:space="0" w:color="auto"/>
        <w:right w:val="none" w:sz="0" w:space="0" w:color="auto"/>
      </w:divBdr>
    </w:div>
    <w:div w:id="2046129794">
      <w:bodyDiv w:val="1"/>
      <w:marLeft w:val="0"/>
      <w:marRight w:val="0"/>
      <w:marTop w:val="0"/>
      <w:marBottom w:val="0"/>
      <w:divBdr>
        <w:top w:val="none" w:sz="0" w:space="0" w:color="auto"/>
        <w:left w:val="none" w:sz="0" w:space="0" w:color="auto"/>
        <w:bottom w:val="none" w:sz="0" w:space="0" w:color="auto"/>
        <w:right w:val="none" w:sz="0" w:space="0" w:color="auto"/>
      </w:divBdr>
    </w:div>
    <w:div w:id="2046443713">
      <w:bodyDiv w:val="1"/>
      <w:marLeft w:val="0"/>
      <w:marRight w:val="0"/>
      <w:marTop w:val="0"/>
      <w:marBottom w:val="0"/>
      <w:divBdr>
        <w:top w:val="none" w:sz="0" w:space="0" w:color="auto"/>
        <w:left w:val="none" w:sz="0" w:space="0" w:color="auto"/>
        <w:bottom w:val="none" w:sz="0" w:space="0" w:color="auto"/>
        <w:right w:val="none" w:sz="0" w:space="0" w:color="auto"/>
      </w:divBdr>
    </w:div>
    <w:div w:id="2046561046">
      <w:bodyDiv w:val="1"/>
      <w:marLeft w:val="0"/>
      <w:marRight w:val="0"/>
      <w:marTop w:val="0"/>
      <w:marBottom w:val="0"/>
      <w:divBdr>
        <w:top w:val="none" w:sz="0" w:space="0" w:color="auto"/>
        <w:left w:val="none" w:sz="0" w:space="0" w:color="auto"/>
        <w:bottom w:val="none" w:sz="0" w:space="0" w:color="auto"/>
        <w:right w:val="none" w:sz="0" w:space="0" w:color="auto"/>
      </w:divBdr>
    </w:div>
    <w:div w:id="2047026751">
      <w:bodyDiv w:val="1"/>
      <w:marLeft w:val="0"/>
      <w:marRight w:val="0"/>
      <w:marTop w:val="0"/>
      <w:marBottom w:val="0"/>
      <w:divBdr>
        <w:top w:val="none" w:sz="0" w:space="0" w:color="auto"/>
        <w:left w:val="none" w:sz="0" w:space="0" w:color="auto"/>
        <w:bottom w:val="none" w:sz="0" w:space="0" w:color="auto"/>
        <w:right w:val="none" w:sz="0" w:space="0" w:color="auto"/>
      </w:divBdr>
    </w:div>
    <w:div w:id="2047217457">
      <w:bodyDiv w:val="1"/>
      <w:marLeft w:val="0"/>
      <w:marRight w:val="0"/>
      <w:marTop w:val="0"/>
      <w:marBottom w:val="0"/>
      <w:divBdr>
        <w:top w:val="none" w:sz="0" w:space="0" w:color="auto"/>
        <w:left w:val="none" w:sz="0" w:space="0" w:color="auto"/>
        <w:bottom w:val="none" w:sz="0" w:space="0" w:color="auto"/>
        <w:right w:val="none" w:sz="0" w:space="0" w:color="auto"/>
      </w:divBdr>
    </w:div>
    <w:div w:id="2047370520">
      <w:bodyDiv w:val="1"/>
      <w:marLeft w:val="0"/>
      <w:marRight w:val="0"/>
      <w:marTop w:val="0"/>
      <w:marBottom w:val="0"/>
      <w:divBdr>
        <w:top w:val="none" w:sz="0" w:space="0" w:color="auto"/>
        <w:left w:val="none" w:sz="0" w:space="0" w:color="auto"/>
        <w:bottom w:val="none" w:sz="0" w:space="0" w:color="auto"/>
        <w:right w:val="none" w:sz="0" w:space="0" w:color="auto"/>
      </w:divBdr>
    </w:div>
    <w:div w:id="2047556712">
      <w:bodyDiv w:val="1"/>
      <w:marLeft w:val="0"/>
      <w:marRight w:val="0"/>
      <w:marTop w:val="0"/>
      <w:marBottom w:val="0"/>
      <w:divBdr>
        <w:top w:val="none" w:sz="0" w:space="0" w:color="auto"/>
        <w:left w:val="none" w:sz="0" w:space="0" w:color="auto"/>
        <w:bottom w:val="none" w:sz="0" w:space="0" w:color="auto"/>
        <w:right w:val="none" w:sz="0" w:space="0" w:color="auto"/>
      </w:divBdr>
    </w:div>
    <w:div w:id="2048213202">
      <w:bodyDiv w:val="1"/>
      <w:marLeft w:val="0"/>
      <w:marRight w:val="0"/>
      <w:marTop w:val="0"/>
      <w:marBottom w:val="0"/>
      <w:divBdr>
        <w:top w:val="none" w:sz="0" w:space="0" w:color="auto"/>
        <w:left w:val="none" w:sz="0" w:space="0" w:color="auto"/>
        <w:bottom w:val="none" w:sz="0" w:space="0" w:color="auto"/>
        <w:right w:val="none" w:sz="0" w:space="0" w:color="auto"/>
      </w:divBdr>
    </w:div>
    <w:div w:id="2048290891">
      <w:bodyDiv w:val="1"/>
      <w:marLeft w:val="0"/>
      <w:marRight w:val="0"/>
      <w:marTop w:val="0"/>
      <w:marBottom w:val="0"/>
      <w:divBdr>
        <w:top w:val="none" w:sz="0" w:space="0" w:color="auto"/>
        <w:left w:val="none" w:sz="0" w:space="0" w:color="auto"/>
        <w:bottom w:val="none" w:sz="0" w:space="0" w:color="auto"/>
        <w:right w:val="none" w:sz="0" w:space="0" w:color="auto"/>
      </w:divBdr>
    </w:div>
    <w:div w:id="2048487667">
      <w:bodyDiv w:val="1"/>
      <w:marLeft w:val="0"/>
      <w:marRight w:val="0"/>
      <w:marTop w:val="0"/>
      <w:marBottom w:val="0"/>
      <w:divBdr>
        <w:top w:val="none" w:sz="0" w:space="0" w:color="auto"/>
        <w:left w:val="none" w:sz="0" w:space="0" w:color="auto"/>
        <w:bottom w:val="none" w:sz="0" w:space="0" w:color="auto"/>
        <w:right w:val="none" w:sz="0" w:space="0" w:color="auto"/>
      </w:divBdr>
    </w:div>
    <w:div w:id="2048673235">
      <w:bodyDiv w:val="1"/>
      <w:marLeft w:val="0"/>
      <w:marRight w:val="0"/>
      <w:marTop w:val="0"/>
      <w:marBottom w:val="0"/>
      <w:divBdr>
        <w:top w:val="none" w:sz="0" w:space="0" w:color="auto"/>
        <w:left w:val="none" w:sz="0" w:space="0" w:color="auto"/>
        <w:bottom w:val="none" w:sz="0" w:space="0" w:color="auto"/>
        <w:right w:val="none" w:sz="0" w:space="0" w:color="auto"/>
      </w:divBdr>
    </w:div>
    <w:div w:id="2048675406">
      <w:bodyDiv w:val="1"/>
      <w:marLeft w:val="0"/>
      <w:marRight w:val="0"/>
      <w:marTop w:val="0"/>
      <w:marBottom w:val="0"/>
      <w:divBdr>
        <w:top w:val="none" w:sz="0" w:space="0" w:color="auto"/>
        <w:left w:val="none" w:sz="0" w:space="0" w:color="auto"/>
        <w:bottom w:val="none" w:sz="0" w:space="0" w:color="auto"/>
        <w:right w:val="none" w:sz="0" w:space="0" w:color="auto"/>
      </w:divBdr>
    </w:div>
    <w:div w:id="2048799223">
      <w:bodyDiv w:val="1"/>
      <w:marLeft w:val="0"/>
      <w:marRight w:val="0"/>
      <w:marTop w:val="0"/>
      <w:marBottom w:val="0"/>
      <w:divBdr>
        <w:top w:val="none" w:sz="0" w:space="0" w:color="auto"/>
        <w:left w:val="none" w:sz="0" w:space="0" w:color="auto"/>
        <w:bottom w:val="none" w:sz="0" w:space="0" w:color="auto"/>
        <w:right w:val="none" w:sz="0" w:space="0" w:color="auto"/>
      </w:divBdr>
    </w:div>
    <w:div w:id="2049140659">
      <w:bodyDiv w:val="1"/>
      <w:marLeft w:val="0"/>
      <w:marRight w:val="0"/>
      <w:marTop w:val="0"/>
      <w:marBottom w:val="0"/>
      <w:divBdr>
        <w:top w:val="none" w:sz="0" w:space="0" w:color="auto"/>
        <w:left w:val="none" w:sz="0" w:space="0" w:color="auto"/>
        <w:bottom w:val="none" w:sz="0" w:space="0" w:color="auto"/>
        <w:right w:val="none" w:sz="0" w:space="0" w:color="auto"/>
      </w:divBdr>
    </w:div>
    <w:div w:id="2049332892">
      <w:bodyDiv w:val="1"/>
      <w:marLeft w:val="0"/>
      <w:marRight w:val="0"/>
      <w:marTop w:val="0"/>
      <w:marBottom w:val="0"/>
      <w:divBdr>
        <w:top w:val="none" w:sz="0" w:space="0" w:color="auto"/>
        <w:left w:val="none" w:sz="0" w:space="0" w:color="auto"/>
        <w:bottom w:val="none" w:sz="0" w:space="0" w:color="auto"/>
        <w:right w:val="none" w:sz="0" w:space="0" w:color="auto"/>
      </w:divBdr>
    </w:div>
    <w:div w:id="2049794264">
      <w:bodyDiv w:val="1"/>
      <w:marLeft w:val="0"/>
      <w:marRight w:val="0"/>
      <w:marTop w:val="0"/>
      <w:marBottom w:val="0"/>
      <w:divBdr>
        <w:top w:val="none" w:sz="0" w:space="0" w:color="auto"/>
        <w:left w:val="none" w:sz="0" w:space="0" w:color="auto"/>
        <w:bottom w:val="none" w:sz="0" w:space="0" w:color="auto"/>
        <w:right w:val="none" w:sz="0" w:space="0" w:color="auto"/>
      </w:divBdr>
    </w:div>
    <w:div w:id="2049795674">
      <w:bodyDiv w:val="1"/>
      <w:marLeft w:val="0"/>
      <w:marRight w:val="0"/>
      <w:marTop w:val="0"/>
      <w:marBottom w:val="0"/>
      <w:divBdr>
        <w:top w:val="none" w:sz="0" w:space="0" w:color="auto"/>
        <w:left w:val="none" w:sz="0" w:space="0" w:color="auto"/>
        <w:bottom w:val="none" w:sz="0" w:space="0" w:color="auto"/>
        <w:right w:val="none" w:sz="0" w:space="0" w:color="auto"/>
      </w:divBdr>
    </w:div>
    <w:div w:id="2049838504">
      <w:bodyDiv w:val="1"/>
      <w:marLeft w:val="0"/>
      <w:marRight w:val="0"/>
      <w:marTop w:val="0"/>
      <w:marBottom w:val="0"/>
      <w:divBdr>
        <w:top w:val="none" w:sz="0" w:space="0" w:color="auto"/>
        <w:left w:val="none" w:sz="0" w:space="0" w:color="auto"/>
        <w:bottom w:val="none" w:sz="0" w:space="0" w:color="auto"/>
        <w:right w:val="none" w:sz="0" w:space="0" w:color="auto"/>
      </w:divBdr>
    </w:div>
    <w:div w:id="2050109142">
      <w:bodyDiv w:val="1"/>
      <w:marLeft w:val="0"/>
      <w:marRight w:val="0"/>
      <w:marTop w:val="0"/>
      <w:marBottom w:val="0"/>
      <w:divBdr>
        <w:top w:val="none" w:sz="0" w:space="0" w:color="auto"/>
        <w:left w:val="none" w:sz="0" w:space="0" w:color="auto"/>
        <w:bottom w:val="none" w:sz="0" w:space="0" w:color="auto"/>
        <w:right w:val="none" w:sz="0" w:space="0" w:color="auto"/>
      </w:divBdr>
    </w:div>
    <w:div w:id="2050178441">
      <w:bodyDiv w:val="1"/>
      <w:marLeft w:val="0"/>
      <w:marRight w:val="0"/>
      <w:marTop w:val="0"/>
      <w:marBottom w:val="0"/>
      <w:divBdr>
        <w:top w:val="none" w:sz="0" w:space="0" w:color="auto"/>
        <w:left w:val="none" w:sz="0" w:space="0" w:color="auto"/>
        <w:bottom w:val="none" w:sz="0" w:space="0" w:color="auto"/>
        <w:right w:val="none" w:sz="0" w:space="0" w:color="auto"/>
      </w:divBdr>
    </w:div>
    <w:div w:id="2050446815">
      <w:bodyDiv w:val="1"/>
      <w:marLeft w:val="0"/>
      <w:marRight w:val="0"/>
      <w:marTop w:val="0"/>
      <w:marBottom w:val="0"/>
      <w:divBdr>
        <w:top w:val="none" w:sz="0" w:space="0" w:color="auto"/>
        <w:left w:val="none" w:sz="0" w:space="0" w:color="auto"/>
        <w:bottom w:val="none" w:sz="0" w:space="0" w:color="auto"/>
        <w:right w:val="none" w:sz="0" w:space="0" w:color="auto"/>
      </w:divBdr>
    </w:div>
    <w:div w:id="2050520758">
      <w:bodyDiv w:val="1"/>
      <w:marLeft w:val="0"/>
      <w:marRight w:val="0"/>
      <w:marTop w:val="0"/>
      <w:marBottom w:val="0"/>
      <w:divBdr>
        <w:top w:val="none" w:sz="0" w:space="0" w:color="auto"/>
        <w:left w:val="none" w:sz="0" w:space="0" w:color="auto"/>
        <w:bottom w:val="none" w:sz="0" w:space="0" w:color="auto"/>
        <w:right w:val="none" w:sz="0" w:space="0" w:color="auto"/>
      </w:divBdr>
    </w:div>
    <w:div w:id="2051372691">
      <w:bodyDiv w:val="1"/>
      <w:marLeft w:val="0"/>
      <w:marRight w:val="0"/>
      <w:marTop w:val="0"/>
      <w:marBottom w:val="0"/>
      <w:divBdr>
        <w:top w:val="none" w:sz="0" w:space="0" w:color="auto"/>
        <w:left w:val="none" w:sz="0" w:space="0" w:color="auto"/>
        <w:bottom w:val="none" w:sz="0" w:space="0" w:color="auto"/>
        <w:right w:val="none" w:sz="0" w:space="0" w:color="auto"/>
      </w:divBdr>
    </w:div>
    <w:div w:id="2051879229">
      <w:bodyDiv w:val="1"/>
      <w:marLeft w:val="0"/>
      <w:marRight w:val="0"/>
      <w:marTop w:val="0"/>
      <w:marBottom w:val="0"/>
      <w:divBdr>
        <w:top w:val="none" w:sz="0" w:space="0" w:color="auto"/>
        <w:left w:val="none" w:sz="0" w:space="0" w:color="auto"/>
        <w:bottom w:val="none" w:sz="0" w:space="0" w:color="auto"/>
        <w:right w:val="none" w:sz="0" w:space="0" w:color="auto"/>
      </w:divBdr>
    </w:div>
    <w:div w:id="2052067736">
      <w:bodyDiv w:val="1"/>
      <w:marLeft w:val="0"/>
      <w:marRight w:val="0"/>
      <w:marTop w:val="0"/>
      <w:marBottom w:val="0"/>
      <w:divBdr>
        <w:top w:val="none" w:sz="0" w:space="0" w:color="auto"/>
        <w:left w:val="none" w:sz="0" w:space="0" w:color="auto"/>
        <w:bottom w:val="none" w:sz="0" w:space="0" w:color="auto"/>
        <w:right w:val="none" w:sz="0" w:space="0" w:color="auto"/>
      </w:divBdr>
    </w:div>
    <w:div w:id="2052073695">
      <w:bodyDiv w:val="1"/>
      <w:marLeft w:val="0"/>
      <w:marRight w:val="0"/>
      <w:marTop w:val="0"/>
      <w:marBottom w:val="0"/>
      <w:divBdr>
        <w:top w:val="none" w:sz="0" w:space="0" w:color="auto"/>
        <w:left w:val="none" w:sz="0" w:space="0" w:color="auto"/>
        <w:bottom w:val="none" w:sz="0" w:space="0" w:color="auto"/>
        <w:right w:val="none" w:sz="0" w:space="0" w:color="auto"/>
      </w:divBdr>
    </w:div>
    <w:div w:id="2052486794">
      <w:bodyDiv w:val="1"/>
      <w:marLeft w:val="0"/>
      <w:marRight w:val="0"/>
      <w:marTop w:val="0"/>
      <w:marBottom w:val="0"/>
      <w:divBdr>
        <w:top w:val="none" w:sz="0" w:space="0" w:color="auto"/>
        <w:left w:val="none" w:sz="0" w:space="0" w:color="auto"/>
        <w:bottom w:val="none" w:sz="0" w:space="0" w:color="auto"/>
        <w:right w:val="none" w:sz="0" w:space="0" w:color="auto"/>
      </w:divBdr>
    </w:div>
    <w:div w:id="2052999663">
      <w:bodyDiv w:val="1"/>
      <w:marLeft w:val="0"/>
      <w:marRight w:val="0"/>
      <w:marTop w:val="0"/>
      <w:marBottom w:val="0"/>
      <w:divBdr>
        <w:top w:val="none" w:sz="0" w:space="0" w:color="auto"/>
        <w:left w:val="none" w:sz="0" w:space="0" w:color="auto"/>
        <w:bottom w:val="none" w:sz="0" w:space="0" w:color="auto"/>
        <w:right w:val="none" w:sz="0" w:space="0" w:color="auto"/>
      </w:divBdr>
    </w:div>
    <w:div w:id="2053116519">
      <w:bodyDiv w:val="1"/>
      <w:marLeft w:val="0"/>
      <w:marRight w:val="0"/>
      <w:marTop w:val="0"/>
      <w:marBottom w:val="0"/>
      <w:divBdr>
        <w:top w:val="none" w:sz="0" w:space="0" w:color="auto"/>
        <w:left w:val="none" w:sz="0" w:space="0" w:color="auto"/>
        <w:bottom w:val="none" w:sz="0" w:space="0" w:color="auto"/>
        <w:right w:val="none" w:sz="0" w:space="0" w:color="auto"/>
      </w:divBdr>
    </w:div>
    <w:div w:id="2053385432">
      <w:bodyDiv w:val="1"/>
      <w:marLeft w:val="0"/>
      <w:marRight w:val="0"/>
      <w:marTop w:val="0"/>
      <w:marBottom w:val="0"/>
      <w:divBdr>
        <w:top w:val="none" w:sz="0" w:space="0" w:color="auto"/>
        <w:left w:val="none" w:sz="0" w:space="0" w:color="auto"/>
        <w:bottom w:val="none" w:sz="0" w:space="0" w:color="auto"/>
        <w:right w:val="none" w:sz="0" w:space="0" w:color="auto"/>
      </w:divBdr>
    </w:div>
    <w:div w:id="2053648112">
      <w:bodyDiv w:val="1"/>
      <w:marLeft w:val="0"/>
      <w:marRight w:val="0"/>
      <w:marTop w:val="0"/>
      <w:marBottom w:val="0"/>
      <w:divBdr>
        <w:top w:val="none" w:sz="0" w:space="0" w:color="auto"/>
        <w:left w:val="none" w:sz="0" w:space="0" w:color="auto"/>
        <w:bottom w:val="none" w:sz="0" w:space="0" w:color="auto"/>
        <w:right w:val="none" w:sz="0" w:space="0" w:color="auto"/>
      </w:divBdr>
    </w:div>
    <w:div w:id="2055040183">
      <w:bodyDiv w:val="1"/>
      <w:marLeft w:val="0"/>
      <w:marRight w:val="0"/>
      <w:marTop w:val="0"/>
      <w:marBottom w:val="0"/>
      <w:divBdr>
        <w:top w:val="none" w:sz="0" w:space="0" w:color="auto"/>
        <w:left w:val="none" w:sz="0" w:space="0" w:color="auto"/>
        <w:bottom w:val="none" w:sz="0" w:space="0" w:color="auto"/>
        <w:right w:val="none" w:sz="0" w:space="0" w:color="auto"/>
      </w:divBdr>
    </w:div>
    <w:div w:id="2055498348">
      <w:bodyDiv w:val="1"/>
      <w:marLeft w:val="0"/>
      <w:marRight w:val="0"/>
      <w:marTop w:val="0"/>
      <w:marBottom w:val="0"/>
      <w:divBdr>
        <w:top w:val="none" w:sz="0" w:space="0" w:color="auto"/>
        <w:left w:val="none" w:sz="0" w:space="0" w:color="auto"/>
        <w:bottom w:val="none" w:sz="0" w:space="0" w:color="auto"/>
        <w:right w:val="none" w:sz="0" w:space="0" w:color="auto"/>
      </w:divBdr>
    </w:div>
    <w:div w:id="2055541475">
      <w:bodyDiv w:val="1"/>
      <w:marLeft w:val="0"/>
      <w:marRight w:val="0"/>
      <w:marTop w:val="0"/>
      <w:marBottom w:val="0"/>
      <w:divBdr>
        <w:top w:val="none" w:sz="0" w:space="0" w:color="auto"/>
        <w:left w:val="none" w:sz="0" w:space="0" w:color="auto"/>
        <w:bottom w:val="none" w:sz="0" w:space="0" w:color="auto"/>
        <w:right w:val="none" w:sz="0" w:space="0" w:color="auto"/>
      </w:divBdr>
    </w:div>
    <w:div w:id="2056003196">
      <w:bodyDiv w:val="1"/>
      <w:marLeft w:val="0"/>
      <w:marRight w:val="0"/>
      <w:marTop w:val="0"/>
      <w:marBottom w:val="0"/>
      <w:divBdr>
        <w:top w:val="none" w:sz="0" w:space="0" w:color="auto"/>
        <w:left w:val="none" w:sz="0" w:space="0" w:color="auto"/>
        <w:bottom w:val="none" w:sz="0" w:space="0" w:color="auto"/>
        <w:right w:val="none" w:sz="0" w:space="0" w:color="auto"/>
      </w:divBdr>
    </w:div>
    <w:div w:id="2056542280">
      <w:bodyDiv w:val="1"/>
      <w:marLeft w:val="0"/>
      <w:marRight w:val="0"/>
      <w:marTop w:val="0"/>
      <w:marBottom w:val="0"/>
      <w:divBdr>
        <w:top w:val="none" w:sz="0" w:space="0" w:color="auto"/>
        <w:left w:val="none" w:sz="0" w:space="0" w:color="auto"/>
        <w:bottom w:val="none" w:sz="0" w:space="0" w:color="auto"/>
        <w:right w:val="none" w:sz="0" w:space="0" w:color="auto"/>
      </w:divBdr>
    </w:div>
    <w:div w:id="2056544021">
      <w:bodyDiv w:val="1"/>
      <w:marLeft w:val="0"/>
      <w:marRight w:val="0"/>
      <w:marTop w:val="0"/>
      <w:marBottom w:val="0"/>
      <w:divBdr>
        <w:top w:val="none" w:sz="0" w:space="0" w:color="auto"/>
        <w:left w:val="none" w:sz="0" w:space="0" w:color="auto"/>
        <w:bottom w:val="none" w:sz="0" w:space="0" w:color="auto"/>
        <w:right w:val="none" w:sz="0" w:space="0" w:color="auto"/>
      </w:divBdr>
    </w:div>
    <w:div w:id="2056659824">
      <w:bodyDiv w:val="1"/>
      <w:marLeft w:val="0"/>
      <w:marRight w:val="0"/>
      <w:marTop w:val="0"/>
      <w:marBottom w:val="0"/>
      <w:divBdr>
        <w:top w:val="none" w:sz="0" w:space="0" w:color="auto"/>
        <w:left w:val="none" w:sz="0" w:space="0" w:color="auto"/>
        <w:bottom w:val="none" w:sz="0" w:space="0" w:color="auto"/>
        <w:right w:val="none" w:sz="0" w:space="0" w:color="auto"/>
      </w:divBdr>
    </w:div>
    <w:div w:id="2056733599">
      <w:bodyDiv w:val="1"/>
      <w:marLeft w:val="0"/>
      <w:marRight w:val="0"/>
      <w:marTop w:val="0"/>
      <w:marBottom w:val="0"/>
      <w:divBdr>
        <w:top w:val="none" w:sz="0" w:space="0" w:color="auto"/>
        <w:left w:val="none" w:sz="0" w:space="0" w:color="auto"/>
        <w:bottom w:val="none" w:sz="0" w:space="0" w:color="auto"/>
        <w:right w:val="none" w:sz="0" w:space="0" w:color="auto"/>
      </w:divBdr>
    </w:div>
    <w:div w:id="2057200141">
      <w:bodyDiv w:val="1"/>
      <w:marLeft w:val="0"/>
      <w:marRight w:val="0"/>
      <w:marTop w:val="0"/>
      <w:marBottom w:val="0"/>
      <w:divBdr>
        <w:top w:val="none" w:sz="0" w:space="0" w:color="auto"/>
        <w:left w:val="none" w:sz="0" w:space="0" w:color="auto"/>
        <w:bottom w:val="none" w:sz="0" w:space="0" w:color="auto"/>
        <w:right w:val="none" w:sz="0" w:space="0" w:color="auto"/>
      </w:divBdr>
    </w:div>
    <w:div w:id="2057656483">
      <w:bodyDiv w:val="1"/>
      <w:marLeft w:val="0"/>
      <w:marRight w:val="0"/>
      <w:marTop w:val="0"/>
      <w:marBottom w:val="0"/>
      <w:divBdr>
        <w:top w:val="none" w:sz="0" w:space="0" w:color="auto"/>
        <w:left w:val="none" w:sz="0" w:space="0" w:color="auto"/>
        <w:bottom w:val="none" w:sz="0" w:space="0" w:color="auto"/>
        <w:right w:val="none" w:sz="0" w:space="0" w:color="auto"/>
      </w:divBdr>
    </w:div>
    <w:div w:id="2058160663">
      <w:bodyDiv w:val="1"/>
      <w:marLeft w:val="0"/>
      <w:marRight w:val="0"/>
      <w:marTop w:val="0"/>
      <w:marBottom w:val="0"/>
      <w:divBdr>
        <w:top w:val="none" w:sz="0" w:space="0" w:color="auto"/>
        <w:left w:val="none" w:sz="0" w:space="0" w:color="auto"/>
        <w:bottom w:val="none" w:sz="0" w:space="0" w:color="auto"/>
        <w:right w:val="none" w:sz="0" w:space="0" w:color="auto"/>
      </w:divBdr>
    </w:div>
    <w:div w:id="2058160898">
      <w:bodyDiv w:val="1"/>
      <w:marLeft w:val="0"/>
      <w:marRight w:val="0"/>
      <w:marTop w:val="0"/>
      <w:marBottom w:val="0"/>
      <w:divBdr>
        <w:top w:val="none" w:sz="0" w:space="0" w:color="auto"/>
        <w:left w:val="none" w:sz="0" w:space="0" w:color="auto"/>
        <w:bottom w:val="none" w:sz="0" w:space="0" w:color="auto"/>
        <w:right w:val="none" w:sz="0" w:space="0" w:color="auto"/>
      </w:divBdr>
    </w:div>
    <w:div w:id="2058310815">
      <w:bodyDiv w:val="1"/>
      <w:marLeft w:val="0"/>
      <w:marRight w:val="0"/>
      <w:marTop w:val="0"/>
      <w:marBottom w:val="0"/>
      <w:divBdr>
        <w:top w:val="none" w:sz="0" w:space="0" w:color="auto"/>
        <w:left w:val="none" w:sz="0" w:space="0" w:color="auto"/>
        <w:bottom w:val="none" w:sz="0" w:space="0" w:color="auto"/>
        <w:right w:val="none" w:sz="0" w:space="0" w:color="auto"/>
      </w:divBdr>
    </w:div>
    <w:div w:id="2058429404">
      <w:bodyDiv w:val="1"/>
      <w:marLeft w:val="0"/>
      <w:marRight w:val="0"/>
      <w:marTop w:val="0"/>
      <w:marBottom w:val="0"/>
      <w:divBdr>
        <w:top w:val="none" w:sz="0" w:space="0" w:color="auto"/>
        <w:left w:val="none" w:sz="0" w:space="0" w:color="auto"/>
        <w:bottom w:val="none" w:sz="0" w:space="0" w:color="auto"/>
        <w:right w:val="none" w:sz="0" w:space="0" w:color="auto"/>
      </w:divBdr>
    </w:div>
    <w:div w:id="2058506630">
      <w:bodyDiv w:val="1"/>
      <w:marLeft w:val="0"/>
      <w:marRight w:val="0"/>
      <w:marTop w:val="0"/>
      <w:marBottom w:val="0"/>
      <w:divBdr>
        <w:top w:val="none" w:sz="0" w:space="0" w:color="auto"/>
        <w:left w:val="none" w:sz="0" w:space="0" w:color="auto"/>
        <w:bottom w:val="none" w:sz="0" w:space="0" w:color="auto"/>
        <w:right w:val="none" w:sz="0" w:space="0" w:color="auto"/>
      </w:divBdr>
    </w:div>
    <w:div w:id="2058626904">
      <w:bodyDiv w:val="1"/>
      <w:marLeft w:val="0"/>
      <w:marRight w:val="0"/>
      <w:marTop w:val="0"/>
      <w:marBottom w:val="0"/>
      <w:divBdr>
        <w:top w:val="none" w:sz="0" w:space="0" w:color="auto"/>
        <w:left w:val="none" w:sz="0" w:space="0" w:color="auto"/>
        <w:bottom w:val="none" w:sz="0" w:space="0" w:color="auto"/>
        <w:right w:val="none" w:sz="0" w:space="0" w:color="auto"/>
      </w:divBdr>
    </w:div>
    <w:div w:id="2059014515">
      <w:bodyDiv w:val="1"/>
      <w:marLeft w:val="0"/>
      <w:marRight w:val="0"/>
      <w:marTop w:val="0"/>
      <w:marBottom w:val="0"/>
      <w:divBdr>
        <w:top w:val="none" w:sz="0" w:space="0" w:color="auto"/>
        <w:left w:val="none" w:sz="0" w:space="0" w:color="auto"/>
        <w:bottom w:val="none" w:sz="0" w:space="0" w:color="auto"/>
        <w:right w:val="none" w:sz="0" w:space="0" w:color="auto"/>
      </w:divBdr>
    </w:div>
    <w:div w:id="2059091019">
      <w:bodyDiv w:val="1"/>
      <w:marLeft w:val="0"/>
      <w:marRight w:val="0"/>
      <w:marTop w:val="0"/>
      <w:marBottom w:val="0"/>
      <w:divBdr>
        <w:top w:val="none" w:sz="0" w:space="0" w:color="auto"/>
        <w:left w:val="none" w:sz="0" w:space="0" w:color="auto"/>
        <w:bottom w:val="none" w:sz="0" w:space="0" w:color="auto"/>
        <w:right w:val="none" w:sz="0" w:space="0" w:color="auto"/>
      </w:divBdr>
    </w:div>
    <w:div w:id="2059233574">
      <w:bodyDiv w:val="1"/>
      <w:marLeft w:val="0"/>
      <w:marRight w:val="0"/>
      <w:marTop w:val="0"/>
      <w:marBottom w:val="0"/>
      <w:divBdr>
        <w:top w:val="none" w:sz="0" w:space="0" w:color="auto"/>
        <w:left w:val="none" w:sz="0" w:space="0" w:color="auto"/>
        <w:bottom w:val="none" w:sz="0" w:space="0" w:color="auto"/>
        <w:right w:val="none" w:sz="0" w:space="0" w:color="auto"/>
      </w:divBdr>
    </w:div>
    <w:div w:id="2059864684">
      <w:bodyDiv w:val="1"/>
      <w:marLeft w:val="0"/>
      <w:marRight w:val="0"/>
      <w:marTop w:val="0"/>
      <w:marBottom w:val="0"/>
      <w:divBdr>
        <w:top w:val="none" w:sz="0" w:space="0" w:color="auto"/>
        <w:left w:val="none" w:sz="0" w:space="0" w:color="auto"/>
        <w:bottom w:val="none" w:sz="0" w:space="0" w:color="auto"/>
        <w:right w:val="none" w:sz="0" w:space="0" w:color="auto"/>
      </w:divBdr>
    </w:div>
    <w:div w:id="2060467992">
      <w:bodyDiv w:val="1"/>
      <w:marLeft w:val="0"/>
      <w:marRight w:val="0"/>
      <w:marTop w:val="0"/>
      <w:marBottom w:val="0"/>
      <w:divBdr>
        <w:top w:val="none" w:sz="0" w:space="0" w:color="auto"/>
        <w:left w:val="none" w:sz="0" w:space="0" w:color="auto"/>
        <w:bottom w:val="none" w:sz="0" w:space="0" w:color="auto"/>
        <w:right w:val="none" w:sz="0" w:space="0" w:color="auto"/>
      </w:divBdr>
    </w:div>
    <w:div w:id="2060544059">
      <w:bodyDiv w:val="1"/>
      <w:marLeft w:val="0"/>
      <w:marRight w:val="0"/>
      <w:marTop w:val="0"/>
      <w:marBottom w:val="0"/>
      <w:divBdr>
        <w:top w:val="none" w:sz="0" w:space="0" w:color="auto"/>
        <w:left w:val="none" w:sz="0" w:space="0" w:color="auto"/>
        <w:bottom w:val="none" w:sz="0" w:space="0" w:color="auto"/>
        <w:right w:val="none" w:sz="0" w:space="0" w:color="auto"/>
      </w:divBdr>
    </w:div>
    <w:div w:id="2060788251">
      <w:bodyDiv w:val="1"/>
      <w:marLeft w:val="0"/>
      <w:marRight w:val="0"/>
      <w:marTop w:val="0"/>
      <w:marBottom w:val="0"/>
      <w:divBdr>
        <w:top w:val="none" w:sz="0" w:space="0" w:color="auto"/>
        <w:left w:val="none" w:sz="0" w:space="0" w:color="auto"/>
        <w:bottom w:val="none" w:sz="0" w:space="0" w:color="auto"/>
        <w:right w:val="none" w:sz="0" w:space="0" w:color="auto"/>
      </w:divBdr>
    </w:div>
    <w:div w:id="2060934753">
      <w:bodyDiv w:val="1"/>
      <w:marLeft w:val="0"/>
      <w:marRight w:val="0"/>
      <w:marTop w:val="0"/>
      <w:marBottom w:val="0"/>
      <w:divBdr>
        <w:top w:val="none" w:sz="0" w:space="0" w:color="auto"/>
        <w:left w:val="none" w:sz="0" w:space="0" w:color="auto"/>
        <w:bottom w:val="none" w:sz="0" w:space="0" w:color="auto"/>
        <w:right w:val="none" w:sz="0" w:space="0" w:color="auto"/>
      </w:divBdr>
    </w:div>
    <w:div w:id="2061708592">
      <w:bodyDiv w:val="1"/>
      <w:marLeft w:val="0"/>
      <w:marRight w:val="0"/>
      <w:marTop w:val="0"/>
      <w:marBottom w:val="0"/>
      <w:divBdr>
        <w:top w:val="none" w:sz="0" w:space="0" w:color="auto"/>
        <w:left w:val="none" w:sz="0" w:space="0" w:color="auto"/>
        <w:bottom w:val="none" w:sz="0" w:space="0" w:color="auto"/>
        <w:right w:val="none" w:sz="0" w:space="0" w:color="auto"/>
      </w:divBdr>
    </w:div>
    <w:div w:id="2061709463">
      <w:bodyDiv w:val="1"/>
      <w:marLeft w:val="0"/>
      <w:marRight w:val="0"/>
      <w:marTop w:val="0"/>
      <w:marBottom w:val="0"/>
      <w:divBdr>
        <w:top w:val="none" w:sz="0" w:space="0" w:color="auto"/>
        <w:left w:val="none" w:sz="0" w:space="0" w:color="auto"/>
        <w:bottom w:val="none" w:sz="0" w:space="0" w:color="auto"/>
        <w:right w:val="none" w:sz="0" w:space="0" w:color="auto"/>
      </w:divBdr>
    </w:div>
    <w:div w:id="2061854399">
      <w:bodyDiv w:val="1"/>
      <w:marLeft w:val="0"/>
      <w:marRight w:val="0"/>
      <w:marTop w:val="0"/>
      <w:marBottom w:val="0"/>
      <w:divBdr>
        <w:top w:val="none" w:sz="0" w:space="0" w:color="auto"/>
        <w:left w:val="none" w:sz="0" w:space="0" w:color="auto"/>
        <w:bottom w:val="none" w:sz="0" w:space="0" w:color="auto"/>
        <w:right w:val="none" w:sz="0" w:space="0" w:color="auto"/>
      </w:divBdr>
    </w:div>
    <w:div w:id="2062050654">
      <w:bodyDiv w:val="1"/>
      <w:marLeft w:val="0"/>
      <w:marRight w:val="0"/>
      <w:marTop w:val="0"/>
      <w:marBottom w:val="0"/>
      <w:divBdr>
        <w:top w:val="none" w:sz="0" w:space="0" w:color="auto"/>
        <w:left w:val="none" w:sz="0" w:space="0" w:color="auto"/>
        <w:bottom w:val="none" w:sz="0" w:space="0" w:color="auto"/>
        <w:right w:val="none" w:sz="0" w:space="0" w:color="auto"/>
      </w:divBdr>
    </w:div>
    <w:div w:id="2062288481">
      <w:bodyDiv w:val="1"/>
      <w:marLeft w:val="0"/>
      <w:marRight w:val="0"/>
      <w:marTop w:val="0"/>
      <w:marBottom w:val="0"/>
      <w:divBdr>
        <w:top w:val="none" w:sz="0" w:space="0" w:color="auto"/>
        <w:left w:val="none" w:sz="0" w:space="0" w:color="auto"/>
        <w:bottom w:val="none" w:sz="0" w:space="0" w:color="auto"/>
        <w:right w:val="none" w:sz="0" w:space="0" w:color="auto"/>
      </w:divBdr>
    </w:div>
    <w:div w:id="2062440741">
      <w:bodyDiv w:val="1"/>
      <w:marLeft w:val="0"/>
      <w:marRight w:val="0"/>
      <w:marTop w:val="0"/>
      <w:marBottom w:val="0"/>
      <w:divBdr>
        <w:top w:val="none" w:sz="0" w:space="0" w:color="auto"/>
        <w:left w:val="none" w:sz="0" w:space="0" w:color="auto"/>
        <w:bottom w:val="none" w:sz="0" w:space="0" w:color="auto"/>
        <w:right w:val="none" w:sz="0" w:space="0" w:color="auto"/>
      </w:divBdr>
    </w:div>
    <w:div w:id="2062484711">
      <w:bodyDiv w:val="1"/>
      <w:marLeft w:val="0"/>
      <w:marRight w:val="0"/>
      <w:marTop w:val="0"/>
      <w:marBottom w:val="0"/>
      <w:divBdr>
        <w:top w:val="none" w:sz="0" w:space="0" w:color="auto"/>
        <w:left w:val="none" w:sz="0" w:space="0" w:color="auto"/>
        <w:bottom w:val="none" w:sz="0" w:space="0" w:color="auto"/>
        <w:right w:val="none" w:sz="0" w:space="0" w:color="auto"/>
      </w:divBdr>
    </w:div>
    <w:div w:id="2062508861">
      <w:bodyDiv w:val="1"/>
      <w:marLeft w:val="0"/>
      <w:marRight w:val="0"/>
      <w:marTop w:val="0"/>
      <w:marBottom w:val="0"/>
      <w:divBdr>
        <w:top w:val="none" w:sz="0" w:space="0" w:color="auto"/>
        <w:left w:val="none" w:sz="0" w:space="0" w:color="auto"/>
        <w:bottom w:val="none" w:sz="0" w:space="0" w:color="auto"/>
        <w:right w:val="none" w:sz="0" w:space="0" w:color="auto"/>
      </w:divBdr>
    </w:div>
    <w:div w:id="2062510501">
      <w:bodyDiv w:val="1"/>
      <w:marLeft w:val="0"/>
      <w:marRight w:val="0"/>
      <w:marTop w:val="0"/>
      <w:marBottom w:val="0"/>
      <w:divBdr>
        <w:top w:val="none" w:sz="0" w:space="0" w:color="auto"/>
        <w:left w:val="none" w:sz="0" w:space="0" w:color="auto"/>
        <w:bottom w:val="none" w:sz="0" w:space="0" w:color="auto"/>
        <w:right w:val="none" w:sz="0" w:space="0" w:color="auto"/>
      </w:divBdr>
    </w:div>
    <w:div w:id="2062942265">
      <w:bodyDiv w:val="1"/>
      <w:marLeft w:val="0"/>
      <w:marRight w:val="0"/>
      <w:marTop w:val="0"/>
      <w:marBottom w:val="0"/>
      <w:divBdr>
        <w:top w:val="none" w:sz="0" w:space="0" w:color="auto"/>
        <w:left w:val="none" w:sz="0" w:space="0" w:color="auto"/>
        <w:bottom w:val="none" w:sz="0" w:space="0" w:color="auto"/>
        <w:right w:val="none" w:sz="0" w:space="0" w:color="auto"/>
      </w:divBdr>
    </w:div>
    <w:div w:id="2063089488">
      <w:bodyDiv w:val="1"/>
      <w:marLeft w:val="0"/>
      <w:marRight w:val="0"/>
      <w:marTop w:val="0"/>
      <w:marBottom w:val="0"/>
      <w:divBdr>
        <w:top w:val="none" w:sz="0" w:space="0" w:color="auto"/>
        <w:left w:val="none" w:sz="0" w:space="0" w:color="auto"/>
        <w:bottom w:val="none" w:sz="0" w:space="0" w:color="auto"/>
        <w:right w:val="none" w:sz="0" w:space="0" w:color="auto"/>
      </w:divBdr>
    </w:div>
    <w:div w:id="2063209807">
      <w:bodyDiv w:val="1"/>
      <w:marLeft w:val="0"/>
      <w:marRight w:val="0"/>
      <w:marTop w:val="0"/>
      <w:marBottom w:val="0"/>
      <w:divBdr>
        <w:top w:val="none" w:sz="0" w:space="0" w:color="auto"/>
        <w:left w:val="none" w:sz="0" w:space="0" w:color="auto"/>
        <w:bottom w:val="none" w:sz="0" w:space="0" w:color="auto"/>
        <w:right w:val="none" w:sz="0" w:space="0" w:color="auto"/>
      </w:divBdr>
    </w:div>
    <w:div w:id="2063214964">
      <w:bodyDiv w:val="1"/>
      <w:marLeft w:val="0"/>
      <w:marRight w:val="0"/>
      <w:marTop w:val="0"/>
      <w:marBottom w:val="0"/>
      <w:divBdr>
        <w:top w:val="none" w:sz="0" w:space="0" w:color="auto"/>
        <w:left w:val="none" w:sz="0" w:space="0" w:color="auto"/>
        <w:bottom w:val="none" w:sz="0" w:space="0" w:color="auto"/>
        <w:right w:val="none" w:sz="0" w:space="0" w:color="auto"/>
      </w:divBdr>
    </w:div>
    <w:div w:id="2063559800">
      <w:bodyDiv w:val="1"/>
      <w:marLeft w:val="0"/>
      <w:marRight w:val="0"/>
      <w:marTop w:val="0"/>
      <w:marBottom w:val="0"/>
      <w:divBdr>
        <w:top w:val="none" w:sz="0" w:space="0" w:color="auto"/>
        <w:left w:val="none" w:sz="0" w:space="0" w:color="auto"/>
        <w:bottom w:val="none" w:sz="0" w:space="0" w:color="auto"/>
        <w:right w:val="none" w:sz="0" w:space="0" w:color="auto"/>
      </w:divBdr>
    </w:div>
    <w:div w:id="2064060229">
      <w:bodyDiv w:val="1"/>
      <w:marLeft w:val="0"/>
      <w:marRight w:val="0"/>
      <w:marTop w:val="0"/>
      <w:marBottom w:val="0"/>
      <w:divBdr>
        <w:top w:val="none" w:sz="0" w:space="0" w:color="auto"/>
        <w:left w:val="none" w:sz="0" w:space="0" w:color="auto"/>
        <w:bottom w:val="none" w:sz="0" w:space="0" w:color="auto"/>
        <w:right w:val="none" w:sz="0" w:space="0" w:color="auto"/>
      </w:divBdr>
    </w:div>
    <w:div w:id="2064523370">
      <w:bodyDiv w:val="1"/>
      <w:marLeft w:val="0"/>
      <w:marRight w:val="0"/>
      <w:marTop w:val="0"/>
      <w:marBottom w:val="0"/>
      <w:divBdr>
        <w:top w:val="none" w:sz="0" w:space="0" w:color="auto"/>
        <w:left w:val="none" w:sz="0" w:space="0" w:color="auto"/>
        <w:bottom w:val="none" w:sz="0" w:space="0" w:color="auto"/>
        <w:right w:val="none" w:sz="0" w:space="0" w:color="auto"/>
      </w:divBdr>
    </w:div>
    <w:div w:id="2064601714">
      <w:bodyDiv w:val="1"/>
      <w:marLeft w:val="0"/>
      <w:marRight w:val="0"/>
      <w:marTop w:val="0"/>
      <w:marBottom w:val="0"/>
      <w:divBdr>
        <w:top w:val="none" w:sz="0" w:space="0" w:color="auto"/>
        <w:left w:val="none" w:sz="0" w:space="0" w:color="auto"/>
        <w:bottom w:val="none" w:sz="0" w:space="0" w:color="auto"/>
        <w:right w:val="none" w:sz="0" w:space="0" w:color="auto"/>
      </w:divBdr>
    </w:div>
    <w:div w:id="2064863830">
      <w:bodyDiv w:val="1"/>
      <w:marLeft w:val="0"/>
      <w:marRight w:val="0"/>
      <w:marTop w:val="0"/>
      <w:marBottom w:val="0"/>
      <w:divBdr>
        <w:top w:val="none" w:sz="0" w:space="0" w:color="auto"/>
        <w:left w:val="none" w:sz="0" w:space="0" w:color="auto"/>
        <w:bottom w:val="none" w:sz="0" w:space="0" w:color="auto"/>
        <w:right w:val="none" w:sz="0" w:space="0" w:color="auto"/>
      </w:divBdr>
    </w:div>
    <w:div w:id="2064912678">
      <w:bodyDiv w:val="1"/>
      <w:marLeft w:val="0"/>
      <w:marRight w:val="0"/>
      <w:marTop w:val="0"/>
      <w:marBottom w:val="0"/>
      <w:divBdr>
        <w:top w:val="none" w:sz="0" w:space="0" w:color="auto"/>
        <w:left w:val="none" w:sz="0" w:space="0" w:color="auto"/>
        <w:bottom w:val="none" w:sz="0" w:space="0" w:color="auto"/>
        <w:right w:val="none" w:sz="0" w:space="0" w:color="auto"/>
      </w:divBdr>
    </w:div>
    <w:div w:id="2065058437">
      <w:bodyDiv w:val="1"/>
      <w:marLeft w:val="0"/>
      <w:marRight w:val="0"/>
      <w:marTop w:val="0"/>
      <w:marBottom w:val="0"/>
      <w:divBdr>
        <w:top w:val="none" w:sz="0" w:space="0" w:color="auto"/>
        <w:left w:val="none" w:sz="0" w:space="0" w:color="auto"/>
        <w:bottom w:val="none" w:sz="0" w:space="0" w:color="auto"/>
        <w:right w:val="none" w:sz="0" w:space="0" w:color="auto"/>
      </w:divBdr>
    </w:div>
    <w:div w:id="2065911830">
      <w:bodyDiv w:val="1"/>
      <w:marLeft w:val="0"/>
      <w:marRight w:val="0"/>
      <w:marTop w:val="0"/>
      <w:marBottom w:val="0"/>
      <w:divBdr>
        <w:top w:val="none" w:sz="0" w:space="0" w:color="auto"/>
        <w:left w:val="none" w:sz="0" w:space="0" w:color="auto"/>
        <w:bottom w:val="none" w:sz="0" w:space="0" w:color="auto"/>
        <w:right w:val="none" w:sz="0" w:space="0" w:color="auto"/>
      </w:divBdr>
    </w:div>
    <w:div w:id="2065985969">
      <w:bodyDiv w:val="1"/>
      <w:marLeft w:val="0"/>
      <w:marRight w:val="0"/>
      <w:marTop w:val="0"/>
      <w:marBottom w:val="0"/>
      <w:divBdr>
        <w:top w:val="none" w:sz="0" w:space="0" w:color="auto"/>
        <w:left w:val="none" w:sz="0" w:space="0" w:color="auto"/>
        <w:bottom w:val="none" w:sz="0" w:space="0" w:color="auto"/>
        <w:right w:val="none" w:sz="0" w:space="0" w:color="auto"/>
      </w:divBdr>
    </w:div>
    <w:div w:id="2066486103">
      <w:bodyDiv w:val="1"/>
      <w:marLeft w:val="0"/>
      <w:marRight w:val="0"/>
      <w:marTop w:val="0"/>
      <w:marBottom w:val="0"/>
      <w:divBdr>
        <w:top w:val="none" w:sz="0" w:space="0" w:color="auto"/>
        <w:left w:val="none" w:sz="0" w:space="0" w:color="auto"/>
        <w:bottom w:val="none" w:sz="0" w:space="0" w:color="auto"/>
        <w:right w:val="none" w:sz="0" w:space="0" w:color="auto"/>
      </w:divBdr>
    </w:div>
    <w:div w:id="2067292839">
      <w:bodyDiv w:val="1"/>
      <w:marLeft w:val="0"/>
      <w:marRight w:val="0"/>
      <w:marTop w:val="0"/>
      <w:marBottom w:val="0"/>
      <w:divBdr>
        <w:top w:val="none" w:sz="0" w:space="0" w:color="auto"/>
        <w:left w:val="none" w:sz="0" w:space="0" w:color="auto"/>
        <w:bottom w:val="none" w:sz="0" w:space="0" w:color="auto"/>
        <w:right w:val="none" w:sz="0" w:space="0" w:color="auto"/>
      </w:divBdr>
    </w:div>
    <w:div w:id="2067414740">
      <w:bodyDiv w:val="1"/>
      <w:marLeft w:val="0"/>
      <w:marRight w:val="0"/>
      <w:marTop w:val="0"/>
      <w:marBottom w:val="0"/>
      <w:divBdr>
        <w:top w:val="none" w:sz="0" w:space="0" w:color="auto"/>
        <w:left w:val="none" w:sz="0" w:space="0" w:color="auto"/>
        <w:bottom w:val="none" w:sz="0" w:space="0" w:color="auto"/>
        <w:right w:val="none" w:sz="0" w:space="0" w:color="auto"/>
      </w:divBdr>
    </w:div>
    <w:div w:id="2067487999">
      <w:bodyDiv w:val="1"/>
      <w:marLeft w:val="0"/>
      <w:marRight w:val="0"/>
      <w:marTop w:val="0"/>
      <w:marBottom w:val="0"/>
      <w:divBdr>
        <w:top w:val="none" w:sz="0" w:space="0" w:color="auto"/>
        <w:left w:val="none" w:sz="0" w:space="0" w:color="auto"/>
        <w:bottom w:val="none" w:sz="0" w:space="0" w:color="auto"/>
        <w:right w:val="none" w:sz="0" w:space="0" w:color="auto"/>
      </w:divBdr>
    </w:div>
    <w:div w:id="2068453907">
      <w:bodyDiv w:val="1"/>
      <w:marLeft w:val="0"/>
      <w:marRight w:val="0"/>
      <w:marTop w:val="0"/>
      <w:marBottom w:val="0"/>
      <w:divBdr>
        <w:top w:val="none" w:sz="0" w:space="0" w:color="auto"/>
        <w:left w:val="none" w:sz="0" w:space="0" w:color="auto"/>
        <w:bottom w:val="none" w:sz="0" w:space="0" w:color="auto"/>
        <w:right w:val="none" w:sz="0" w:space="0" w:color="auto"/>
      </w:divBdr>
    </w:div>
    <w:div w:id="2068526931">
      <w:bodyDiv w:val="1"/>
      <w:marLeft w:val="0"/>
      <w:marRight w:val="0"/>
      <w:marTop w:val="0"/>
      <w:marBottom w:val="0"/>
      <w:divBdr>
        <w:top w:val="none" w:sz="0" w:space="0" w:color="auto"/>
        <w:left w:val="none" w:sz="0" w:space="0" w:color="auto"/>
        <w:bottom w:val="none" w:sz="0" w:space="0" w:color="auto"/>
        <w:right w:val="none" w:sz="0" w:space="0" w:color="auto"/>
      </w:divBdr>
    </w:div>
    <w:div w:id="2068533010">
      <w:bodyDiv w:val="1"/>
      <w:marLeft w:val="0"/>
      <w:marRight w:val="0"/>
      <w:marTop w:val="0"/>
      <w:marBottom w:val="0"/>
      <w:divBdr>
        <w:top w:val="none" w:sz="0" w:space="0" w:color="auto"/>
        <w:left w:val="none" w:sz="0" w:space="0" w:color="auto"/>
        <w:bottom w:val="none" w:sz="0" w:space="0" w:color="auto"/>
        <w:right w:val="none" w:sz="0" w:space="0" w:color="auto"/>
      </w:divBdr>
    </w:div>
    <w:div w:id="2068647714">
      <w:bodyDiv w:val="1"/>
      <w:marLeft w:val="0"/>
      <w:marRight w:val="0"/>
      <w:marTop w:val="0"/>
      <w:marBottom w:val="0"/>
      <w:divBdr>
        <w:top w:val="none" w:sz="0" w:space="0" w:color="auto"/>
        <w:left w:val="none" w:sz="0" w:space="0" w:color="auto"/>
        <w:bottom w:val="none" w:sz="0" w:space="0" w:color="auto"/>
        <w:right w:val="none" w:sz="0" w:space="0" w:color="auto"/>
      </w:divBdr>
    </w:div>
    <w:div w:id="2068841136">
      <w:bodyDiv w:val="1"/>
      <w:marLeft w:val="0"/>
      <w:marRight w:val="0"/>
      <w:marTop w:val="0"/>
      <w:marBottom w:val="0"/>
      <w:divBdr>
        <w:top w:val="none" w:sz="0" w:space="0" w:color="auto"/>
        <w:left w:val="none" w:sz="0" w:space="0" w:color="auto"/>
        <w:bottom w:val="none" w:sz="0" w:space="0" w:color="auto"/>
        <w:right w:val="none" w:sz="0" w:space="0" w:color="auto"/>
      </w:divBdr>
    </w:div>
    <w:div w:id="2068912555">
      <w:bodyDiv w:val="1"/>
      <w:marLeft w:val="0"/>
      <w:marRight w:val="0"/>
      <w:marTop w:val="0"/>
      <w:marBottom w:val="0"/>
      <w:divBdr>
        <w:top w:val="none" w:sz="0" w:space="0" w:color="auto"/>
        <w:left w:val="none" w:sz="0" w:space="0" w:color="auto"/>
        <w:bottom w:val="none" w:sz="0" w:space="0" w:color="auto"/>
        <w:right w:val="none" w:sz="0" w:space="0" w:color="auto"/>
      </w:divBdr>
    </w:div>
    <w:div w:id="2068992676">
      <w:bodyDiv w:val="1"/>
      <w:marLeft w:val="0"/>
      <w:marRight w:val="0"/>
      <w:marTop w:val="0"/>
      <w:marBottom w:val="0"/>
      <w:divBdr>
        <w:top w:val="none" w:sz="0" w:space="0" w:color="auto"/>
        <w:left w:val="none" w:sz="0" w:space="0" w:color="auto"/>
        <w:bottom w:val="none" w:sz="0" w:space="0" w:color="auto"/>
        <w:right w:val="none" w:sz="0" w:space="0" w:color="auto"/>
      </w:divBdr>
    </w:div>
    <w:div w:id="2068995734">
      <w:bodyDiv w:val="1"/>
      <w:marLeft w:val="0"/>
      <w:marRight w:val="0"/>
      <w:marTop w:val="0"/>
      <w:marBottom w:val="0"/>
      <w:divBdr>
        <w:top w:val="none" w:sz="0" w:space="0" w:color="auto"/>
        <w:left w:val="none" w:sz="0" w:space="0" w:color="auto"/>
        <w:bottom w:val="none" w:sz="0" w:space="0" w:color="auto"/>
        <w:right w:val="none" w:sz="0" w:space="0" w:color="auto"/>
      </w:divBdr>
    </w:div>
    <w:div w:id="2069373030">
      <w:bodyDiv w:val="1"/>
      <w:marLeft w:val="0"/>
      <w:marRight w:val="0"/>
      <w:marTop w:val="0"/>
      <w:marBottom w:val="0"/>
      <w:divBdr>
        <w:top w:val="none" w:sz="0" w:space="0" w:color="auto"/>
        <w:left w:val="none" w:sz="0" w:space="0" w:color="auto"/>
        <w:bottom w:val="none" w:sz="0" w:space="0" w:color="auto"/>
        <w:right w:val="none" w:sz="0" w:space="0" w:color="auto"/>
      </w:divBdr>
    </w:div>
    <w:div w:id="2069568260">
      <w:bodyDiv w:val="1"/>
      <w:marLeft w:val="0"/>
      <w:marRight w:val="0"/>
      <w:marTop w:val="0"/>
      <w:marBottom w:val="0"/>
      <w:divBdr>
        <w:top w:val="none" w:sz="0" w:space="0" w:color="auto"/>
        <w:left w:val="none" w:sz="0" w:space="0" w:color="auto"/>
        <w:bottom w:val="none" w:sz="0" w:space="0" w:color="auto"/>
        <w:right w:val="none" w:sz="0" w:space="0" w:color="auto"/>
      </w:divBdr>
    </w:div>
    <w:div w:id="2069957343">
      <w:bodyDiv w:val="1"/>
      <w:marLeft w:val="0"/>
      <w:marRight w:val="0"/>
      <w:marTop w:val="0"/>
      <w:marBottom w:val="0"/>
      <w:divBdr>
        <w:top w:val="none" w:sz="0" w:space="0" w:color="auto"/>
        <w:left w:val="none" w:sz="0" w:space="0" w:color="auto"/>
        <w:bottom w:val="none" w:sz="0" w:space="0" w:color="auto"/>
        <w:right w:val="none" w:sz="0" w:space="0" w:color="auto"/>
      </w:divBdr>
    </w:div>
    <w:div w:id="2070112184">
      <w:bodyDiv w:val="1"/>
      <w:marLeft w:val="0"/>
      <w:marRight w:val="0"/>
      <w:marTop w:val="0"/>
      <w:marBottom w:val="0"/>
      <w:divBdr>
        <w:top w:val="none" w:sz="0" w:space="0" w:color="auto"/>
        <w:left w:val="none" w:sz="0" w:space="0" w:color="auto"/>
        <w:bottom w:val="none" w:sz="0" w:space="0" w:color="auto"/>
        <w:right w:val="none" w:sz="0" w:space="0" w:color="auto"/>
      </w:divBdr>
    </w:div>
    <w:div w:id="2070179376">
      <w:bodyDiv w:val="1"/>
      <w:marLeft w:val="0"/>
      <w:marRight w:val="0"/>
      <w:marTop w:val="0"/>
      <w:marBottom w:val="0"/>
      <w:divBdr>
        <w:top w:val="none" w:sz="0" w:space="0" w:color="auto"/>
        <w:left w:val="none" w:sz="0" w:space="0" w:color="auto"/>
        <w:bottom w:val="none" w:sz="0" w:space="0" w:color="auto"/>
        <w:right w:val="none" w:sz="0" w:space="0" w:color="auto"/>
      </w:divBdr>
    </w:div>
    <w:div w:id="2071223193">
      <w:bodyDiv w:val="1"/>
      <w:marLeft w:val="0"/>
      <w:marRight w:val="0"/>
      <w:marTop w:val="0"/>
      <w:marBottom w:val="0"/>
      <w:divBdr>
        <w:top w:val="none" w:sz="0" w:space="0" w:color="auto"/>
        <w:left w:val="none" w:sz="0" w:space="0" w:color="auto"/>
        <w:bottom w:val="none" w:sz="0" w:space="0" w:color="auto"/>
        <w:right w:val="none" w:sz="0" w:space="0" w:color="auto"/>
      </w:divBdr>
    </w:div>
    <w:div w:id="2072189472">
      <w:bodyDiv w:val="1"/>
      <w:marLeft w:val="0"/>
      <w:marRight w:val="0"/>
      <w:marTop w:val="0"/>
      <w:marBottom w:val="0"/>
      <w:divBdr>
        <w:top w:val="none" w:sz="0" w:space="0" w:color="auto"/>
        <w:left w:val="none" w:sz="0" w:space="0" w:color="auto"/>
        <w:bottom w:val="none" w:sz="0" w:space="0" w:color="auto"/>
        <w:right w:val="none" w:sz="0" w:space="0" w:color="auto"/>
      </w:divBdr>
    </w:div>
    <w:div w:id="2072849889">
      <w:bodyDiv w:val="1"/>
      <w:marLeft w:val="0"/>
      <w:marRight w:val="0"/>
      <w:marTop w:val="0"/>
      <w:marBottom w:val="0"/>
      <w:divBdr>
        <w:top w:val="none" w:sz="0" w:space="0" w:color="auto"/>
        <w:left w:val="none" w:sz="0" w:space="0" w:color="auto"/>
        <w:bottom w:val="none" w:sz="0" w:space="0" w:color="auto"/>
        <w:right w:val="none" w:sz="0" w:space="0" w:color="auto"/>
      </w:divBdr>
    </w:div>
    <w:div w:id="2072920643">
      <w:bodyDiv w:val="1"/>
      <w:marLeft w:val="0"/>
      <w:marRight w:val="0"/>
      <w:marTop w:val="0"/>
      <w:marBottom w:val="0"/>
      <w:divBdr>
        <w:top w:val="none" w:sz="0" w:space="0" w:color="auto"/>
        <w:left w:val="none" w:sz="0" w:space="0" w:color="auto"/>
        <w:bottom w:val="none" w:sz="0" w:space="0" w:color="auto"/>
        <w:right w:val="none" w:sz="0" w:space="0" w:color="auto"/>
      </w:divBdr>
    </w:div>
    <w:div w:id="2072993677">
      <w:bodyDiv w:val="1"/>
      <w:marLeft w:val="0"/>
      <w:marRight w:val="0"/>
      <w:marTop w:val="0"/>
      <w:marBottom w:val="0"/>
      <w:divBdr>
        <w:top w:val="none" w:sz="0" w:space="0" w:color="auto"/>
        <w:left w:val="none" w:sz="0" w:space="0" w:color="auto"/>
        <w:bottom w:val="none" w:sz="0" w:space="0" w:color="auto"/>
        <w:right w:val="none" w:sz="0" w:space="0" w:color="auto"/>
      </w:divBdr>
    </w:div>
    <w:div w:id="2073188460">
      <w:bodyDiv w:val="1"/>
      <w:marLeft w:val="0"/>
      <w:marRight w:val="0"/>
      <w:marTop w:val="0"/>
      <w:marBottom w:val="0"/>
      <w:divBdr>
        <w:top w:val="none" w:sz="0" w:space="0" w:color="auto"/>
        <w:left w:val="none" w:sz="0" w:space="0" w:color="auto"/>
        <w:bottom w:val="none" w:sz="0" w:space="0" w:color="auto"/>
        <w:right w:val="none" w:sz="0" w:space="0" w:color="auto"/>
      </w:divBdr>
    </w:div>
    <w:div w:id="2074425343">
      <w:bodyDiv w:val="1"/>
      <w:marLeft w:val="0"/>
      <w:marRight w:val="0"/>
      <w:marTop w:val="0"/>
      <w:marBottom w:val="0"/>
      <w:divBdr>
        <w:top w:val="none" w:sz="0" w:space="0" w:color="auto"/>
        <w:left w:val="none" w:sz="0" w:space="0" w:color="auto"/>
        <w:bottom w:val="none" w:sz="0" w:space="0" w:color="auto"/>
        <w:right w:val="none" w:sz="0" w:space="0" w:color="auto"/>
      </w:divBdr>
    </w:div>
    <w:div w:id="2074501167">
      <w:bodyDiv w:val="1"/>
      <w:marLeft w:val="0"/>
      <w:marRight w:val="0"/>
      <w:marTop w:val="0"/>
      <w:marBottom w:val="0"/>
      <w:divBdr>
        <w:top w:val="none" w:sz="0" w:space="0" w:color="auto"/>
        <w:left w:val="none" w:sz="0" w:space="0" w:color="auto"/>
        <w:bottom w:val="none" w:sz="0" w:space="0" w:color="auto"/>
        <w:right w:val="none" w:sz="0" w:space="0" w:color="auto"/>
      </w:divBdr>
    </w:div>
    <w:div w:id="2074544199">
      <w:bodyDiv w:val="1"/>
      <w:marLeft w:val="0"/>
      <w:marRight w:val="0"/>
      <w:marTop w:val="0"/>
      <w:marBottom w:val="0"/>
      <w:divBdr>
        <w:top w:val="none" w:sz="0" w:space="0" w:color="auto"/>
        <w:left w:val="none" w:sz="0" w:space="0" w:color="auto"/>
        <w:bottom w:val="none" w:sz="0" w:space="0" w:color="auto"/>
        <w:right w:val="none" w:sz="0" w:space="0" w:color="auto"/>
      </w:divBdr>
    </w:div>
    <w:div w:id="2074883790">
      <w:bodyDiv w:val="1"/>
      <w:marLeft w:val="0"/>
      <w:marRight w:val="0"/>
      <w:marTop w:val="0"/>
      <w:marBottom w:val="0"/>
      <w:divBdr>
        <w:top w:val="none" w:sz="0" w:space="0" w:color="auto"/>
        <w:left w:val="none" w:sz="0" w:space="0" w:color="auto"/>
        <w:bottom w:val="none" w:sz="0" w:space="0" w:color="auto"/>
        <w:right w:val="none" w:sz="0" w:space="0" w:color="auto"/>
      </w:divBdr>
    </w:div>
    <w:div w:id="2074960404">
      <w:bodyDiv w:val="1"/>
      <w:marLeft w:val="0"/>
      <w:marRight w:val="0"/>
      <w:marTop w:val="0"/>
      <w:marBottom w:val="0"/>
      <w:divBdr>
        <w:top w:val="none" w:sz="0" w:space="0" w:color="auto"/>
        <w:left w:val="none" w:sz="0" w:space="0" w:color="auto"/>
        <w:bottom w:val="none" w:sz="0" w:space="0" w:color="auto"/>
        <w:right w:val="none" w:sz="0" w:space="0" w:color="auto"/>
      </w:divBdr>
    </w:div>
    <w:div w:id="2075083428">
      <w:bodyDiv w:val="1"/>
      <w:marLeft w:val="0"/>
      <w:marRight w:val="0"/>
      <w:marTop w:val="0"/>
      <w:marBottom w:val="0"/>
      <w:divBdr>
        <w:top w:val="none" w:sz="0" w:space="0" w:color="auto"/>
        <w:left w:val="none" w:sz="0" w:space="0" w:color="auto"/>
        <w:bottom w:val="none" w:sz="0" w:space="0" w:color="auto"/>
        <w:right w:val="none" w:sz="0" w:space="0" w:color="auto"/>
      </w:divBdr>
    </w:div>
    <w:div w:id="2075153150">
      <w:bodyDiv w:val="1"/>
      <w:marLeft w:val="0"/>
      <w:marRight w:val="0"/>
      <w:marTop w:val="0"/>
      <w:marBottom w:val="0"/>
      <w:divBdr>
        <w:top w:val="none" w:sz="0" w:space="0" w:color="auto"/>
        <w:left w:val="none" w:sz="0" w:space="0" w:color="auto"/>
        <w:bottom w:val="none" w:sz="0" w:space="0" w:color="auto"/>
        <w:right w:val="none" w:sz="0" w:space="0" w:color="auto"/>
      </w:divBdr>
    </w:div>
    <w:div w:id="2075469385">
      <w:bodyDiv w:val="1"/>
      <w:marLeft w:val="0"/>
      <w:marRight w:val="0"/>
      <w:marTop w:val="0"/>
      <w:marBottom w:val="0"/>
      <w:divBdr>
        <w:top w:val="none" w:sz="0" w:space="0" w:color="auto"/>
        <w:left w:val="none" w:sz="0" w:space="0" w:color="auto"/>
        <w:bottom w:val="none" w:sz="0" w:space="0" w:color="auto"/>
        <w:right w:val="none" w:sz="0" w:space="0" w:color="auto"/>
      </w:divBdr>
    </w:div>
    <w:div w:id="2075736095">
      <w:bodyDiv w:val="1"/>
      <w:marLeft w:val="0"/>
      <w:marRight w:val="0"/>
      <w:marTop w:val="0"/>
      <w:marBottom w:val="0"/>
      <w:divBdr>
        <w:top w:val="none" w:sz="0" w:space="0" w:color="auto"/>
        <w:left w:val="none" w:sz="0" w:space="0" w:color="auto"/>
        <w:bottom w:val="none" w:sz="0" w:space="0" w:color="auto"/>
        <w:right w:val="none" w:sz="0" w:space="0" w:color="auto"/>
      </w:divBdr>
    </w:div>
    <w:div w:id="2076194639">
      <w:bodyDiv w:val="1"/>
      <w:marLeft w:val="0"/>
      <w:marRight w:val="0"/>
      <w:marTop w:val="0"/>
      <w:marBottom w:val="0"/>
      <w:divBdr>
        <w:top w:val="none" w:sz="0" w:space="0" w:color="auto"/>
        <w:left w:val="none" w:sz="0" w:space="0" w:color="auto"/>
        <w:bottom w:val="none" w:sz="0" w:space="0" w:color="auto"/>
        <w:right w:val="none" w:sz="0" w:space="0" w:color="auto"/>
      </w:divBdr>
    </w:div>
    <w:div w:id="2076316633">
      <w:bodyDiv w:val="1"/>
      <w:marLeft w:val="0"/>
      <w:marRight w:val="0"/>
      <w:marTop w:val="0"/>
      <w:marBottom w:val="0"/>
      <w:divBdr>
        <w:top w:val="none" w:sz="0" w:space="0" w:color="auto"/>
        <w:left w:val="none" w:sz="0" w:space="0" w:color="auto"/>
        <w:bottom w:val="none" w:sz="0" w:space="0" w:color="auto"/>
        <w:right w:val="none" w:sz="0" w:space="0" w:color="auto"/>
      </w:divBdr>
    </w:div>
    <w:div w:id="2076396776">
      <w:bodyDiv w:val="1"/>
      <w:marLeft w:val="0"/>
      <w:marRight w:val="0"/>
      <w:marTop w:val="0"/>
      <w:marBottom w:val="0"/>
      <w:divBdr>
        <w:top w:val="none" w:sz="0" w:space="0" w:color="auto"/>
        <w:left w:val="none" w:sz="0" w:space="0" w:color="auto"/>
        <w:bottom w:val="none" w:sz="0" w:space="0" w:color="auto"/>
        <w:right w:val="none" w:sz="0" w:space="0" w:color="auto"/>
      </w:divBdr>
    </w:div>
    <w:div w:id="2076540697">
      <w:bodyDiv w:val="1"/>
      <w:marLeft w:val="0"/>
      <w:marRight w:val="0"/>
      <w:marTop w:val="0"/>
      <w:marBottom w:val="0"/>
      <w:divBdr>
        <w:top w:val="none" w:sz="0" w:space="0" w:color="auto"/>
        <w:left w:val="none" w:sz="0" w:space="0" w:color="auto"/>
        <w:bottom w:val="none" w:sz="0" w:space="0" w:color="auto"/>
        <w:right w:val="none" w:sz="0" w:space="0" w:color="auto"/>
      </w:divBdr>
    </w:div>
    <w:div w:id="2076856103">
      <w:bodyDiv w:val="1"/>
      <w:marLeft w:val="0"/>
      <w:marRight w:val="0"/>
      <w:marTop w:val="0"/>
      <w:marBottom w:val="0"/>
      <w:divBdr>
        <w:top w:val="none" w:sz="0" w:space="0" w:color="auto"/>
        <w:left w:val="none" w:sz="0" w:space="0" w:color="auto"/>
        <w:bottom w:val="none" w:sz="0" w:space="0" w:color="auto"/>
        <w:right w:val="none" w:sz="0" w:space="0" w:color="auto"/>
      </w:divBdr>
    </w:div>
    <w:div w:id="2077437112">
      <w:bodyDiv w:val="1"/>
      <w:marLeft w:val="0"/>
      <w:marRight w:val="0"/>
      <w:marTop w:val="0"/>
      <w:marBottom w:val="0"/>
      <w:divBdr>
        <w:top w:val="none" w:sz="0" w:space="0" w:color="auto"/>
        <w:left w:val="none" w:sz="0" w:space="0" w:color="auto"/>
        <w:bottom w:val="none" w:sz="0" w:space="0" w:color="auto"/>
        <w:right w:val="none" w:sz="0" w:space="0" w:color="auto"/>
      </w:divBdr>
    </w:div>
    <w:div w:id="2077506162">
      <w:bodyDiv w:val="1"/>
      <w:marLeft w:val="0"/>
      <w:marRight w:val="0"/>
      <w:marTop w:val="0"/>
      <w:marBottom w:val="0"/>
      <w:divBdr>
        <w:top w:val="none" w:sz="0" w:space="0" w:color="auto"/>
        <w:left w:val="none" w:sz="0" w:space="0" w:color="auto"/>
        <w:bottom w:val="none" w:sz="0" w:space="0" w:color="auto"/>
        <w:right w:val="none" w:sz="0" w:space="0" w:color="auto"/>
      </w:divBdr>
    </w:div>
    <w:div w:id="2078625938">
      <w:bodyDiv w:val="1"/>
      <w:marLeft w:val="0"/>
      <w:marRight w:val="0"/>
      <w:marTop w:val="0"/>
      <w:marBottom w:val="0"/>
      <w:divBdr>
        <w:top w:val="none" w:sz="0" w:space="0" w:color="auto"/>
        <w:left w:val="none" w:sz="0" w:space="0" w:color="auto"/>
        <w:bottom w:val="none" w:sz="0" w:space="0" w:color="auto"/>
        <w:right w:val="none" w:sz="0" w:space="0" w:color="auto"/>
      </w:divBdr>
    </w:div>
    <w:div w:id="2078822962">
      <w:bodyDiv w:val="1"/>
      <w:marLeft w:val="0"/>
      <w:marRight w:val="0"/>
      <w:marTop w:val="0"/>
      <w:marBottom w:val="0"/>
      <w:divBdr>
        <w:top w:val="none" w:sz="0" w:space="0" w:color="auto"/>
        <w:left w:val="none" w:sz="0" w:space="0" w:color="auto"/>
        <w:bottom w:val="none" w:sz="0" w:space="0" w:color="auto"/>
        <w:right w:val="none" w:sz="0" w:space="0" w:color="auto"/>
      </w:divBdr>
    </w:div>
    <w:div w:id="2079549688">
      <w:bodyDiv w:val="1"/>
      <w:marLeft w:val="0"/>
      <w:marRight w:val="0"/>
      <w:marTop w:val="0"/>
      <w:marBottom w:val="0"/>
      <w:divBdr>
        <w:top w:val="none" w:sz="0" w:space="0" w:color="auto"/>
        <w:left w:val="none" w:sz="0" w:space="0" w:color="auto"/>
        <w:bottom w:val="none" w:sz="0" w:space="0" w:color="auto"/>
        <w:right w:val="none" w:sz="0" w:space="0" w:color="auto"/>
      </w:divBdr>
    </w:div>
    <w:div w:id="2079592683">
      <w:bodyDiv w:val="1"/>
      <w:marLeft w:val="0"/>
      <w:marRight w:val="0"/>
      <w:marTop w:val="0"/>
      <w:marBottom w:val="0"/>
      <w:divBdr>
        <w:top w:val="none" w:sz="0" w:space="0" w:color="auto"/>
        <w:left w:val="none" w:sz="0" w:space="0" w:color="auto"/>
        <w:bottom w:val="none" w:sz="0" w:space="0" w:color="auto"/>
        <w:right w:val="none" w:sz="0" w:space="0" w:color="auto"/>
      </w:divBdr>
    </w:div>
    <w:div w:id="2079669249">
      <w:bodyDiv w:val="1"/>
      <w:marLeft w:val="0"/>
      <w:marRight w:val="0"/>
      <w:marTop w:val="0"/>
      <w:marBottom w:val="0"/>
      <w:divBdr>
        <w:top w:val="none" w:sz="0" w:space="0" w:color="auto"/>
        <w:left w:val="none" w:sz="0" w:space="0" w:color="auto"/>
        <w:bottom w:val="none" w:sz="0" w:space="0" w:color="auto"/>
        <w:right w:val="none" w:sz="0" w:space="0" w:color="auto"/>
      </w:divBdr>
    </w:div>
    <w:div w:id="2080398763">
      <w:bodyDiv w:val="1"/>
      <w:marLeft w:val="0"/>
      <w:marRight w:val="0"/>
      <w:marTop w:val="0"/>
      <w:marBottom w:val="0"/>
      <w:divBdr>
        <w:top w:val="none" w:sz="0" w:space="0" w:color="auto"/>
        <w:left w:val="none" w:sz="0" w:space="0" w:color="auto"/>
        <w:bottom w:val="none" w:sz="0" w:space="0" w:color="auto"/>
        <w:right w:val="none" w:sz="0" w:space="0" w:color="auto"/>
      </w:divBdr>
    </w:div>
    <w:div w:id="2080514296">
      <w:bodyDiv w:val="1"/>
      <w:marLeft w:val="0"/>
      <w:marRight w:val="0"/>
      <w:marTop w:val="0"/>
      <w:marBottom w:val="0"/>
      <w:divBdr>
        <w:top w:val="none" w:sz="0" w:space="0" w:color="auto"/>
        <w:left w:val="none" w:sz="0" w:space="0" w:color="auto"/>
        <w:bottom w:val="none" w:sz="0" w:space="0" w:color="auto"/>
        <w:right w:val="none" w:sz="0" w:space="0" w:color="auto"/>
      </w:divBdr>
    </w:div>
    <w:div w:id="2080596683">
      <w:bodyDiv w:val="1"/>
      <w:marLeft w:val="0"/>
      <w:marRight w:val="0"/>
      <w:marTop w:val="0"/>
      <w:marBottom w:val="0"/>
      <w:divBdr>
        <w:top w:val="none" w:sz="0" w:space="0" w:color="auto"/>
        <w:left w:val="none" w:sz="0" w:space="0" w:color="auto"/>
        <w:bottom w:val="none" w:sz="0" w:space="0" w:color="auto"/>
        <w:right w:val="none" w:sz="0" w:space="0" w:color="auto"/>
      </w:divBdr>
    </w:div>
    <w:div w:id="2080669005">
      <w:bodyDiv w:val="1"/>
      <w:marLeft w:val="0"/>
      <w:marRight w:val="0"/>
      <w:marTop w:val="0"/>
      <w:marBottom w:val="0"/>
      <w:divBdr>
        <w:top w:val="none" w:sz="0" w:space="0" w:color="auto"/>
        <w:left w:val="none" w:sz="0" w:space="0" w:color="auto"/>
        <w:bottom w:val="none" w:sz="0" w:space="0" w:color="auto"/>
        <w:right w:val="none" w:sz="0" w:space="0" w:color="auto"/>
      </w:divBdr>
    </w:div>
    <w:div w:id="2080706812">
      <w:bodyDiv w:val="1"/>
      <w:marLeft w:val="0"/>
      <w:marRight w:val="0"/>
      <w:marTop w:val="0"/>
      <w:marBottom w:val="0"/>
      <w:divBdr>
        <w:top w:val="none" w:sz="0" w:space="0" w:color="auto"/>
        <w:left w:val="none" w:sz="0" w:space="0" w:color="auto"/>
        <w:bottom w:val="none" w:sz="0" w:space="0" w:color="auto"/>
        <w:right w:val="none" w:sz="0" w:space="0" w:color="auto"/>
      </w:divBdr>
    </w:div>
    <w:div w:id="2080974247">
      <w:bodyDiv w:val="1"/>
      <w:marLeft w:val="0"/>
      <w:marRight w:val="0"/>
      <w:marTop w:val="0"/>
      <w:marBottom w:val="0"/>
      <w:divBdr>
        <w:top w:val="none" w:sz="0" w:space="0" w:color="auto"/>
        <w:left w:val="none" w:sz="0" w:space="0" w:color="auto"/>
        <w:bottom w:val="none" w:sz="0" w:space="0" w:color="auto"/>
        <w:right w:val="none" w:sz="0" w:space="0" w:color="auto"/>
      </w:divBdr>
    </w:div>
    <w:div w:id="2082210415">
      <w:bodyDiv w:val="1"/>
      <w:marLeft w:val="0"/>
      <w:marRight w:val="0"/>
      <w:marTop w:val="0"/>
      <w:marBottom w:val="0"/>
      <w:divBdr>
        <w:top w:val="none" w:sz="0" w:space="0" w:color="auto"/>
        <w:left w:val="none" w:sz="0" w:space="0" w:color="auto"/>
        <w:bottom w:val="none" w:sz="0" w:space="0" w:color="auto"/>
        <w:right w:val="none" w:sz="0" w:space="0" w:color="auto"/>
      </w:divBdr>
    </w:div>
    <w:div w:id="2082360932">
      <w:bodyDiv w:val="1"/>
      <w:marLeft w:val="0"/>
      <w:marRight w:val="0"/>
      <w:marTop w:val="0"/>
      <w:marBottom w:val="0"/>
      <w:divBdr>
        <w:top w:val="none" w:sz="0" w:space="0" w:color="auto"/>
        <w:left w:val="none" w:sz="0" w:space="0" w:color="auto"/>
        <w:bottom w:val="none" w:sz="0" w:space="0" w:color="auto"/>
        <w:right w:val="none" w:sz="0" w:space="0" w:color="auto"/>
      </w:divBdr>
    </w:div>
    <w:div w:id="2083015843">
      <w:bodyDiv w:val="1"/>
      <w:marLeft w:val="0"/>
      <w:marRight w:val="0"/>
      <w:marTop w:val="0"/>
      <w:marBottom w:val="0"/>
      <w:divBdr>
        <w:top w:val="none" w:sz="0" w:space="0" w:color="auto"/>
        <w:left w:val="none" w:sz="0" w:space="0" w:color="auto"/>
        <w:bottom w:val="none" w:sz="0" w:space="0" w:color="auto"/>
        <w:right w:val="none" w:sz="0" w:space="0" w:color="auto"/>
      </w:divBdr>
    </w:div>
    <w:div w:id="2083019720">
      <w:bodyDiv w:val="1"/>
      <w:marLeft w:val="0"/>
      <w:marRight w:val="0"/>
      <w:marTop w:val="0"/>
      <w:marBottom w:val="0"/>
      <w:divBdr>
        <w:top w:val="none" w:sz="0" w:space="0" w:color="auto"/>
        <w:left w:val="none" w:sz="0" w:space="0" w:color="auto"/>
        <w:bottom w:val="none" w:sz="0" w:space="0" w:color="auto"/>
        <w:right w:val="none" w:sz="0" w:space="0" w:color="auto"/>
      </w:divBdr>
    </w:div>
    <w:div w:id="2083333720">
      <w:bodyDiv w:val="1"/>
      <w:marLeft w:val="0"/>
      <w:marRight w:val="0"/>
      <w:marTop w:val="0"/>
      <w:marBottom w:val="0"/>
      <w:divBdr>
        <w:top w:val="none" w:sz="0" w:space="0" w:color="auto"/>
        <w:left w:val="none" w:sz="0" w:space="0" w:color="auto"/>
        <w:bottom w:val="none" w:sz="0" w:space="0" w:color="auto"/>
        <w:right w:val="none" w:sz="0" w:space="0" w:color="auto"/>
      </w:divBdr>
    </w:div>
    <w:div w:id="2083677756">
      <w:bodyDiv w:val="1"/>
      <w:marLeft w:val="0"/>
      <w:marRight w:val="0"/>
      <w:marTop w:val="0"/>
      <w:marBottom w:val="0"/>
      <w:divBdr>
        <w:top w:val="none" w:sz="0" w:space="0" w:color="auto"/>
        <w:left w:val="none" w:sz="0" w:space="0" w:color="auto"/>
        <w:bottom w:val="none" w:sz="0" w:space="0" w:color="auto"/>
        <w:right w:val="none" w:sz="0" w:space="0" w:color="auto"/>
      </w:divBdr>
    </w:div>
    <w:div w:id="2085292668">
      <w:bodyDiv w:val="1"/>
      <w:marLeft w:val="0"/>
      <w:marRight w:val="0"/>
      <w:marTop w:val="0"/>
      <w:marBottom w:val="0"/>
      <w:divBdr>
        <w:top w:val="none" w:sz="0" w:space="0" w:color="auto"/>
        <w:left w:val="none" w:sz="0" w:space="0" w:color="auto"/>
        <w:bottom w:val="none" w:sz="0" w:space="0" w:color="auto"/>
        <w:right w:val="none" w:sz="0" w:space="0" w:color="auto"/>
      </w:divBdr>
    </w:div>
    <w:div w:id="2085372971">
      <w:bodyDiv w:val="1"/>
      <w:marLeft w:val="0"/>
      <w:marRight w:val="0"/>
      <w:marTop w:val="0"/>
      <w:marBottom w:val="0"/>
      <w:divBdr>
        <w:top w:val="none" w:sz="0" w:space="0" w:color="auto"/>
        <w:left w:val="none" w:sz="0" w:space="0" w:color="auto"/>
        <w:bottom w:val="none" w:sz="0" w:space="0" w:color="auto"/>
        <w:right w:val="none" w:sz="0" w:space="0" w:color="auto"/>
      </w:divBdr>
    </w:div>
    <w:div w:id="2085494004">
      <w:bodyDiv w:val="1"/>
      <w:marLeft w:val="0"/>
      <w:marRight w:val="0"/>
      <w:marTop w:val="0"/>
      <w:marBottom w:val="0"/>
      <w:divBdr>
        <w:top w:val="none" w:sz="0" w:space="0" w:color="auto"/>
        <w:left w:val="none" w:sz="0" w:space="0" w:color="auto"/>
        <w:bottom w:val="none" w:sz="0" w:space="0" w:color="auto"/>
        <w:right w:val="none" w:sz="0" w:space="0" w:color="auto"/>
      </w:divBdr>
    </w:div>
    <w:div w:id="2085569173">
      <w:bodyDiv w:val="1"/>
      <w:marLeft w:val="0"/>
      <w:marRight w:val="0"/>
      <w:marTop w:val="0"/>
      <w:marBottom w:val="0"/>
      <w:divBdr>
        <w:top w:val="none" w:sz="0" w:space="0" w:color="auto"/>
        <w:left w:val="none" w:sz="0" w:space="0" w:color="auto"/>
        <w:bottom w:val="none" w:sz="0" w:space="0" w:color="auto"/>
        <w:right w:val="none" w:sz="0" w:space="0" w:color="auto"/>
      </w:divBdr>
    </w:div>
    <w:div w:id="2086023729">
      <w:bodyDiv w:val="1"/>
      <w:marLeft w:val="0"/>
      <w:marRight w:val="0"/>
      <w:marTop w:val="0"/>
      <w:marBottom w:val="0"/>
      <w:divBdr>
        <w:top w:val="none" w:sz="0" w:space="0" w:color="auto"/>
        <w:left w:val="none" w:sz="0" w:space="0" w:color="auto"/>
        <w:bottom w:val="none" w:sz="0" w:space="0" w:color="auto"/>
        <w:right w:val="none" w:sz="0" w:space="0" w:color="auto"/>
      </w:divBdr>
    </w:div>
    <w:div w:id="2086150275">
      <w:bodyDiv w:val="1"/>
      <w:marLeft w:val="0"/>
      <w:marRight w:val="0"/>
      <w:marTop w:val="0"/>
      <w:marBottom w:val="0"/>
      <w:divBdr>
        <w:top w:val="none" w:sz="0" w:space="0" w:color="auto"/>
        <w:left w:val="none" w:sz="0" w:space="0" w:color="auto"/>
        <w:bottom w:val="none" w:sz="0" w:space="0" w:color="auto"/>
        <w:right w:val="none" w:sz="0" w:space="0" w:color="auto"/>
      </w:divBdr>
    </w:div>
    <w:div w:id="2086416769">
      <w:bodyDiv w:val="1"/>
      <w:marLeft w:val="0"/>
      <w:marRight w:val="0"/>
      <w:marTop w:val="0"/>
      <w:marBottom w:val="0"/>
      <w:divBdr>
        <w:top w:val="none" w:sz="0" w:space="0" w:color="auto"/>
        <w:left w:val="none" w:sz="0" w:space="0" w:color="auto"/>
        <w:bottom w:val="none" w:sz="0" w:space="0" w:color="auto"/>
        <w:right w:val="none" w:sz="0" w:space="0" w:color="auto"/>
      </w:divBdr>
    </w:div>
    <w:div w:id="2087259195">
      <w:bodyDiv w:val="1"/>
      <w:marLeft w:val="0"/>
      <w:marRight w:val="0"/>
      <w:marTop w:val="0"/>
      <w:marBottom w:val="0"/>
      <w:divBdr>
        <w:top w:val="none" w:sz="0" w:space="0" w:color="auto"/>
        <w:left w:val="none" w:sz="0" w:space="0" w:color="auto"/>
        <w:bottom w:val="none" w:sz="0" w:space="0" w:color="auto"/>
        <w:right w:val="none" w:sz="0" w:space="0" w:color="auto"/>
      </w:divBdr>
    </w:div>
    <w:div w:id="2087797056">
      <w:bodyDiv w:val="1"/>
      <w:marLeft w:val="0"/>
      <w:marRight w:val="0"/>
      <w:marTop w:val="0"/>
      <w:marBottom w:val="0"/>
      <w:divBdr>
        <w:top w:val="none" w:sz="0" w:space="0" w:color="auto"/>
        <w:left w:val="none" w:sz="0" w:space="0" w:color="auto"/>
        <w:bottom w:val="none" w:sz="0" w:space="0" w:color="auto"/>
        <w:right w:val="none" w:sz="0" w:space="0" w:color="auto"/>
      </w:divBdr>
    </w:div>
    <w:div w:id="2087918779">
      <w:bodyDiv w:val="1"/>
      <w:marLeft w:val="0"/>
      <w:marRight w:val="0"/>
      <w:marTop w:val="0"/>
      <w:marBottom w:val="0"/>
      <w:divBdr>
        <w:top w:val="none" w:sz="0" w:space="0" w:color="auto"/>
        <w:left w:val="none" w:sz="0" w:space="0" w:color="auto"/>
        <w:bottom w:val="none" w:sz="0" w:space="0" w:color="auto"/>
        <w:right w:val="none" w:sz="0" w:space="0" w:color="auto"/>
      </w:divBdr>
    </w:div>
    <w:div w:id="2088070605">
      <w:bodyDiv w:val="1"/>
      <w:marLeft w:val="0"/>
      <w:marRight w:val="0"/>
      <w:marTop w:val="0"/>
      <w:marBottom w:val="0"/>
      <w:divBdr>
        <w:top w:val="none" w:sz="0" w:space="0" w:color="auto"/>
        <w:left w:val="none" w:sz="0" w:space="0" w:color="auto"/>
        <w:bottom w:val="none" w:sz="0" w:space="0" w:color="auto"/>
        <w:right w:val="none" w:sz="0" w:space="0" w:color="auto"/>
      </w:divBdr>
    </w:div>
    <w:div w:id="2088112482">
      <w:bodyDiv w:val="1"/>
      <w:marLeft w:val="0"/>
      <w:marRight w:val="0"/>
      <w:marTop w:val="0"/>
      <w:marBottom w:val="0"/>
      <w:divBdr>
        <w:top w:val="none" w:sz="0" w:space="0" w:color="auto"/>
        <w:left w:val="none" w:sz="0" w:space="0" w:color="auto"/>
        <w:bottom w:val="none" w:sz="0" w:space="0" w:color="auto"/>
        <w:right w:val="none" w:sz="0" w:space="0" w:color="auto"/>
      </w:divBdr>
    </w:div>
    <w:div w:id="2088529546">
      <w:bodyDiv w:val="1"/>
      <w:marLeft w:val="0"/>
      <w:marRight w:val="0"/>
      <w:marTop w:val="0"/>
      <w:marBottom w:val="0"/>
      <w:divBdr>
        <w:top w:val="none" w:sz="0" w:space="0" w:color="auto"/>
        <w:left w:val="none" w:sz="0" w:space="0" w:color="auto"/>
        <w:bottom w:val="none" w:sz="0" w:space="0" w:color="auto"/>
        <w:right w:val="none" w:sz="0" w:space="0" w:color="auto"/>
      </w:divBdr>
    </w:div>
    <w:div w:id="2088533933">
      <w:bodyDiv w:val="1"/>
      <w:marLeft w:val="0"/>
      <w:marRight w:val="0"/>
      <w:marTop w:val="0"/>
      <w:marBottom w:val="0"/>
      <w:divBdr>
        <w:top w:val="none" w:sz="0" w:space="0" w:color="auto"/>
        <w:left w:val="none" w:sz="0" w:space="0" w:color="auto"/>
        <w:bottom w:val="none" w:sz="0" w:space="0" w:color="auto"/>
        <w:right w:val="none" w:sz="0" w:space="0" w:color="auto"/>
      </w:divBdr>
    </w:div>
    <w:div w:id="2088846448">
      <w:bodyDiv w:val="1"/>
      <w:marLeft w:val="0"/>
      <w:marRight w:val="0"/>
      <w:marTop w:val="0"/>
      <w:marBottom w:val="0"/>
      <w:divBdr>
        <w:top w:val="none" w:sz="0" w:space="0" w:color="auto"/>
        <w:left w:val="none" w:sz="0" w:space="0" w:color="auto"/>
        <w:bottom w:val="none" w:sz="0" w:space="0" w:color="auto"/>
        <w:right w:val="none" w:sz="0" w:space="0" w:color="auto"/>
      </w:divBdr>
    </w:div>
    <w:div w:id="2089039771">
      <w:bodyDiv w:val="1"/>
      <w:marLeft w:val="0"/>
      <w:marRight w:val="0"/>
      <w:marTop w:val="0"/>
      <w:marBottom w:val="0"/>
      <w:divBdr>
        <w:top w:val="none" w:sz="0" w:space="0" w:color="auto"/>
        <w:left w:val="none" w:sz="0" w:space="0" w:color="auto"/>
        <w:bottom w:val="none" w:sz="0" w:space="0" w:color="auto"/>
        <w:right w:val="none" w:sz="0" w:space="0" w:color="auto"/>
      </w:divBdr>
    </w:div>
    <w:div w:id="2089961416">
      <w:bodyDiv w:val="1"/>
      <w:marLeft w:val="0"/>
      <w:marRight w:val="0"/>
      <w:marTop w:val="0"/>
      <w:marBottom w:val="0"/>
      <w:divBdr>
        <w:top w:val="none" w:sz="0" w:space="0" w:color="auto"/>
        <w:left w:val="none" w:sz="0" w:space="0" w:color="auto"/>
        <w:bottom w:val="none" w:sz="0" w:space="0" w:color="auto"/>
        <w:right w:val="none" w:sz="0" w:space="0" w:color="auto"/>
      </w:divBdr>
    </w:div>
    <w:div w:id="2090074439">
      <w:bodyDiv w:val="1"/>
      <w:marLeft w:val="0"/>
      <w:marRight w:val="0"/>
      <w:marTop w:val="0"/>
      <w:marBottom w:val="0"/>
      <w:divBdr>
        <w:top w:val="none" w:sz="0" w:space="0" w:color="auto"/>
        <w:left w:val="none" w:sz="0" w:space="0" w:color="auto"/>
        <w:bottom w:val="none" w:sz="0" w:space="0" w:color="auto"/>
        <w:right w:val="none" w:sz="0" w:space="0" w:color="auto"/>
      </w:divBdr>
    </w:div>
    <w:div w:id="2090231389">
      <w:bodyDiv w:val="1"/>
      <w:marLeft w:val="0"/>
      <w:marRight w:val="0"/>
      <w:marTop w:val="0"/>
      <w:marBottom w:val="0"/>
      <w:divBdr>
        <w:top w:val="none" w:sz="0" w:space="0" w:color="auto"/>
        <w:left w:val="none" w:sz="0" w:space="0" w:color="auto"/>
        <w:bottom w:val="none" w:sz="0" w:space="0" w:color="auto"/>
        <w:right w:val="none" w:sz="0" w:space="0" w:color="auto"/>
      </w:divBdr>
    </w:div>
    <w:div w:id="2090420922">
      <w:bodyDiv w:val="1"/>
      <w:marLeft w:val="0"/>
      <w:marRight w:val="0"/>
      <w:marTop w:val="0"/>
      <w:marBottom w:val="0"/>
      <w:divBdr>
        <w:top w:val="none" w:sz="0" w:space="0" w:color="auto"/>
        <w:left w:val="none" w:sz="0" w:space="0" w:color="auto"/>
        <w:bottom w:val="none" w:sz="0" w:space="0" w:color="auto"/>
        <w:right w:val="none" w:sz="0" w:space="0" w:color="auto"/>
      </w:divBdr>
    </w:div>
    <w:div w:id="2090686103">
      <w:bodyDiv w:val="1"/>
      <w:marLeft w:val="0"/>
      <w:marRight w:val="0"/>
      <w:marTop w:val="0"/>
      <w:marBottom w:val="0"/>
      <w:divBdr>
        <w:top w:val="none" w:sz="0" w:space="0" w:color="auto"/>
        <w:left w:val="none" w:sz="0" w:space="0" w:color="auto"/>
        <w:bottom w:val="none" w:sz="0" w:space="0" w:color="auto"/>
        <w:right w:val="none" w:sz="0" w:space="0" w:color="auto"/>
      </w:divBdr>
    </w:div>
    <w:div w:id="2090691775">
      <w:bodyDiv w:val="1"/>
      <w:marLeft w:val="0"/>
      <w:marRight w:val="0"/>
      <w:marTop w:val="0"/>
      <w:marBottom w:val="0"/>
      <w:divBdr>
        <w:top w:val="none" w:sz="0" w:space="0" w:color="auto"/>
        <w:left w:val="none" w:sz="0" w:space="0" w:color="auto"/>
        <w:bottom w:val="none" w:sz="0" w:space="0" w:color="auto"/>
        <w:right w:val="none" w:sz="0" w:space="0" w:color="auto"/>
      </w:divBdr>
    </w:div>
    <w:div w:id="2091611406">
      <w:bodyDiv w:val="1"/>
      <w:marLeft w:val="0"/>
      <w:marRight w:val="0"/>
      <w:marTop w:val="0"/>
      <w:marBottom w:val="0"/>
      <w:divBdr>
        <w:top w:val="none" w:sz="0" w:space="0" w:color="auto"/>
        <w:left w:val="none" w:sz="0" w:space="0" w:color="auto"/>
        <w:bottom w:val="none" w:sz="0" w:space="0" w:color="auto"/>
        <w:right w:val="none" w:sz="0" w:space="0" w:color="auto"/>
      </w:divBdr>
    </w:div>
    <w:div w:id="2092118520">
      <w:bodyDiv w:val="1"/>
      <w:marLeft w:val="0"/>
      <w:marRight w:val="0"/>
      <w:marTop w:val="0"/>
      <w:marBottom w:val="0"/>
      <w:divBdr>
        <w:top w:val="none" w:sz="0" w:space="0" w:color="auto"/>
        <w:left w:val="none" w:sz="0" w:space="0" w:color="auto"/>
        <w:bottom w:val="none" w:sz="0" w:space="0" w:color="auto"/>
        <w:right w:val="none" w:sz="0" w:space="0" w:color="auto"/>
      </w:divBdr>
    </w:div>
    <w:div w:id="2092309524">
      <w:bodyDiv w:val="1"/>
      <w:marLeft w:val="0"/>
      <w:marRight w:val="0"/>
      <w:marTop w:val="0"/>
      <w:marBottom w:val="0"/>
      <w:divBdr>
        <w:top w:val="none" w:sz="0" w:space="0" w:color="auto"/>
        <w:left w:val="none" w:sz="0" w:space="0" w:color="auto"/>
        <w:bottom w:val="none" w:sz="0" w:space="0" w:color="auto"/>
        <w:right w:val="none" w:sz="0" w:space="0" w:color="auto"/>
      </w:divBdr>
    </w:div>
    <w:div w:id="2092434791">
      <w:bodyDiv w:val="1"/>
      <w:marLeft w:val="0"/>
      <w:marRight w:val="0"/>
      <w:marTop w:val="0"/>
      <w:marBottom w:val="0"/>
      <w:divBdr>
        <w:top w:val="none" w:sz="0" w:space="0" w:color="auto"/>
        <w:left w:val="none" w:sz="0" w:space="0" w:color="auto"/>
        <w:bottom w:val="none" w:sz="0" w:space="0" w:color="auto"/>
        <w:right w:val="none" w:sz="0" w:space="0" w:color="auto"/>
      </w:divBdr>
    </w:div>
    <w:div w:id="2092503199">
      <w:bodyDiv w:val="1"/>
      <w:marLeft w:val="0"/>
      <w:marRight w:val="0"/>
      <w:marTop w:val="0"/>
      <w:marBottom w:val="0"/>
      <w:divBdr>
        <w:top w:val="none" w:sz="0" w:space="0" w:color="auto"/>
        <w:left w:val="none" w:sz="0" w:space="0" w:color="auto"/>
        <w:bottom w:val="none" w:sz="0" w:space="0" w:color="auto"/>
        <w:right w:val="none" w:sz="0" w:space="0" w:color="auto"/>
      </w:divBdr>
    </w:div>
    <w:div w:id="2092578013">
      <w:bodyDiv w:val="1"/>
      <w:marLeft w:val="0"/>
      <w:marRight w:val="0"/>
      <w:marTop w:val="0"/>
      <w:marBottom w:val="0"/>
      <w:divBdr>
        <w:top w:val="none" w:sz="0" w:space="0" w:color="auto"/>
        <w:left w:val="none" w:sz="0" w:space="0" w:color="auto"/>
        <w:bottom w:val="none" w:sz="0" w:space="0" w:color="auto"/>
        <w:right w:val="none" w:sz="0" w:space="0" w:color="auto"/>
      </w:divBdr>
    </w:div>
    <w:div w:id="2092702014">
      <w:bodyDiv w:val="1"/>
      <w:marLeft w:val="0"/>
      <w:marRight w:val="0"/>
      <w:marTop w:val="0"/>
      <w:marBottom w:val="0"/>
      <w:divBdr>
        <w:top w:val="none" w:sz="0" w:space="0" w:color="auto"/>
        <w:left w:val="none" w:sz="0" w:space="0" w:color="auto"/>
        <w:bottom w:val="none" w:sz="0" w:space="0" w:color="auto"/>
        <w:right w:val="none" w:sz="0" w:space="0" w:color="auto"/>
      </w:divBdr>
    </w:div>
    <w:div w:id="2092970313">
      <w:bodyDiv w:val="1"/>
      <w:marLeft w:val="0"/>
      <w:marRight w:val="0"/>
      <w:marTop w:val="0"/>
      <w:marBottom w:val="0"/>
      <w:divBdr>
        <w:top w:val="none" w:sz="0" w:space="0" w:color="auto"/>
        <w:left w:val="none" w:sz="0" w:space="0" w:color="auto"/>
        <w:bottom w:val="none" w:sz="0" w:space="0" w:color="auto"/>
        <w:right w:val="none" w:sz="0" w:space="0" w:color="auto"/>
      </w:divBdr>
    </w:div>
    <w:div w:id="2093353817">
      <w:bodyDiv w:val="1"/>
      <w:marLeft w:val="0"/>
      <w:marRight w:val="0"/>
      <w:marTop w:val="0"/>
      <w:marBottom w:val="0"/>
      <w:divBdr>
        <w:top w:val="none" w:sz="0" w:space="0" w:color="auto"/>
        <w:left w:val="none" w:sz="0" w:space="0" w:color="auto"/>
        <w:bottom w:val="none" w:sz="0" w:space="0" w:color="auto"/>
        <w:right w:val="none" w:sz="0" w:space="0" w:color="auto"/>
      </w:divBdr>
    </w:div>
    <w:div w:id="2093429952">
      <w:bodyDiv w:val="1"/>
      <w:marLeft w:val="0"/>
      <w:marRight w:val="0"/>
      <w:marTop w:val="0"/>
      <w:marBottom w:val="0"/>
      <w:divBdr>
        <w:top w:val="none" w:sz="0" w:space="0" w:color="auto"/>
        <w:left w:val="none" w:sz="0" w:space="0" w:color="auto"/>
        <w:bottom w:val="none" w:sz="0" w:space="0" w:color="auto"/>
        <w:right w:val="none" w:sz="0" w:space="0" w:color="auto"/>
      </w:divBdr>
    </w:div>
    <w:div w:id="2093508177">
      <w:bodyDiv w:val="1"/>
      <w:marLeft w:val="0"/>
      <w:marRight w:val="0"/>
      <w:marTop w:val="0"/>
      <w:marBottom w:val="0"/>
      <w:divBdr>
        <w:top w:val="none" w:sz="0" w:space="0" w:color="auto"/>
        <w:left w:val="none" w:sz="0" w:space="0" w:color="auto"/>
        <w:bottom w:val="none" w:sz="0" w:space="0" w:color="auto"/>
        <w:right w:val="none" w:sz="0" w:space="0" w:color="auto"/>
      </w:divBdr>
    </w:div>
    <w:div w:id="2093962987">
      <w:bodyDiv w:val="1"/>
      <w:marLeft w:val="0"/>
      <w:marRight w:val="0"/>
      <w:marTop w:val="0"/>
      <w:marBottom w:val="0"/>
      <w:divBdr>
        <w:top w:val="none" w:sz="0" w:space="0" w:color="auto"/>
        <w:left w:val="none" w:sz="0" w:space="0" w:color="auto"/>
        <w:bottom w:val="none" w:sz="0" w:space="0" w:color="auto"/>
        <w:right w:val="none" w:sz="0" w:space="0" w:color="auto"/>
      </w:divBdr>
    </w:div>
    <w:div w:id="2094428276">
      <w:bodyDiv w:val="1"/>
      <w:marLeft w:val="0"/>
      <w:marRight w:val="0"/>
      <w:marTop w:val="0"/>
      <w:marBottom w:val="0"/>
      <w:divBdr>
        <w:top w:val="none" w:sz="0" w:space="0" w:color="auto"/>
        <w:left w:val="none" w:sz="0" w:space="0" w:color="auto"/>
        <w:bottom w:val="none" w:sz="0" w:space="0" w:color="auto"/>
        <w:right w:val="none" w:sz="0" w:space="0" w:color="auto"/>
      </w:divBdr>
    </w:div>
    <w:div w:id="2094428980">
      <w:bodyDiv w:val="1"/>
      <w:marLeft w:val="0"/>
      <w:marRight w:val="0"/>
      <w:marTop w:val="0"/>
      <w:marBottom w:val="0"/>
      <w:divBdr>
        <w:top w:val="none" w:sz="0" w:space="0" w:color="auto"/>
        <w:left w:val="none" w:sz="0" w:space="0" w:color="auto"/>
        <w:bottom w:val="none" w:sz="0" w:space="0" w:color="auto"/>
        <w:right w:val="none" w:sz="0" w:space="0" w:color="auto"/>
      </w:divBdr>
    </w:div>
    <w:div w:id="2094545404">
      <w:bodyDiv w:val="1"/>
      <w:marLeft w:val="0"/>
      <w:marRight w:val="0"/>
      <w:marTop w:val="0"/>
      <w:marBottom w:val="0"/>
      <w:divBdr>
        <w:top w:val="none" w:sz="0" w:space="0" w:color="auto"/>
        <w:left w:val="none" w:sz="0" w:space="0" w:color="auto"/>
        <w:bottom w:val="none" w:sz="0" w:space="0" w:color="auto"/>
        <w:right w:val="none" w:sz="0" w:space="0" w:color="auto"/>
      </w:divBdr>
    </w:div>
    <w:div w:id="2094934522">
      <w:bodyDiv w:val="1"/>
      <w:marLeft w:val="0"/>
      <w:marRight w:val="0"/>
      <w:marTop w:val="0"/>
      <w:marBottom w:val="0"/>
      <w:divBdr>
        <w:top w:val="none" w:sz="0" w:space="0" w:color="auto"/>
        <w:left w:val="none" w:sz="0" w:space="0" w:color="auto"/>
        <w:bottom w:val="none" w:sz="0" w:space="0" w:color="auto"/>
        <w:right w:val="none" w:sz="0" w:space="0" w:color="auto"/>
      </w:divBdr>
    </w:div>
    <w:div w:id="2094934674">
      <w:bodyDiv w:val="1"/>
      <w:marLeft w:val="0"/>
      <w:marRight w:val="0"/>
      <w:marTop w:val="0"/>
      <w:marBottom w:val="0"/>
      <w:divBdr>
        <w:top w:val="none" w:sz="0" w:space="0" w:color="auto"/>
        <w:left w:val="none" w:sz="0" w:space="0" w:color="auto"/>
        <w:bottom w:val="none" w:sz="0" w:space="0" w:color="auto"/>
        <w:right w:val="none" w:sz="0" w:space="0" w:color="auto"/>
      </w:divBdr>
    </w:div>
    <w:div w:id="2095320165">
      <w:bodyDiv w:val="1"/>
      <w:marLeft w:val="0"/>
      <w:marRight w:val="0"/>
      <w:marTop w:val="0"/>
      <w:marBottom w:val="0"/>
      <w:divBdr>
        <w:top w:val="none" w:sz="0" w:space="0" w:color="auto"/>
        <w:left w:val="none" w:sz="0" w:space="0" w:color="auto"/>
        <w:bottom w:val="none" w:sz="0" w:space="0" w:color="auto"/>
        <w:right w:val="none" w:sz="0" w:space="0" w:color="auto"/>
      </w:divBdr>
    </w:div>
    <w:div w:id="2096509910">
      <w:bodyDiv w:val="1"/>
      <w:marLeft w:val="0"/>
      <w:marRight w:val="0"/>
      <w:marTop w:val="0"/>
      <w:marBottom w:val="0"/>
      <w:divBdr>
        <w:top w:val="none" w:sz="0" w:space="0" w:color="auto"/>
        <w:left w:val="none" w:sz="0" w:space="0" w:color="auto"/>
        <w:bottom w:val="none" w:sz="0" w:space="0" w:color="auto"/>
        <w:right w:val="none" w:sz="0" w:space="0" w:color="auto"/>
      </w:divBdr>
    </w:div>
    <w:div w:id="2096978027">
      <w:bodyDiv w:val="1"/>
      <w:marLeft w:val="0"/>
      <w:marRight w:val="0"/>
      <w:marTop w:val="0"/>
      <w:marBottom w:val="0"/>
      <w:divBdr>
        <w:top w:val="none" w:sz="0" w:space="0" w:color="auto"/>
        <w:left w:val="none" w:sz="0" w:space="0" w:color="auto"/>
        <w:bottom w:val="none" w:sz="0" w:space="0" w:color="auto"/>
        <w:right w:val="none" w:sz="0" w:space="0" w:color="auto"/>
      </w:divBdr>
    </w:div>
    <w:div w:id="2097046692">
      <w:bodyDiv w:val="1"/>
      <w:marLeft w:val="0"/>
      <w:marRight w:val="0"/>
      <w:marTop w:val="0"/>
      <w:marBottom w:val="0"/>
      <w:divBdr>
        <w:top w:val="none" w:sz="0" w:space="0" w:color="auto"/>
        <w:left w:val="none" w:sz="0" w:space="0" w:color="auto"/>
        <w:bottom w:val="none" w:sz="0" w:space="0" w:color="auto"/>
        <w:right w:val="none" w:sz="0" w:space="0" w:color="auto"/>
      </w:divBdr>
    </w:div>
    <w:div w:id="2097050499">
      <w:bodyDiv w:val="1"/>
      <w:marLeft w:val="0"/>
      <w:marRight w:val="0"/>
      <w:marTop w:val="0"/>
      <w:marBottom w:val="0"/>
      <w:divBdr>
        <w:top w:val="none" w:sz="0" w:space="0" w:color="auto"/>
        <w:left w:val="none" w:sz="0" w:space="0" w:color="auto"/>
        <w:bottom w:val="none" w:sz="0" w:space="0" w:color="auto"/>
        <w:right w:val="none" w:sz="0" w:space="0" w:color="auto"/>
      </w:divBdr>
    </w:div>
    <w:div w:id="2097633574">
      <w:bodyDiv w:val="1"/>
      <w:marLeft w:val="0"/>
      <w:marRight w:val="0"/>
      <w:marTop w:val="0"/>
      <w:marBottom w:val="0"/>
      <w:divBdr>
        <w:top w:val="none" w:sz="0" w:space="0" w:color="auto"/>
        <w:left w:val="none" w:sz="0" w:space="0" w:color="auto"/>
        <w:bottom w:val="none" w:sz="0" w:space="0" w:color="auto"/>
        <w:right w:val="none" w:sz="0" w:space="0" w:color="auto"/>
      </w:divBdr>
    </w:div>
    <w:div w:id="2097825957">
      <w:bodyDiv w:val="1"/>
      <w:marLeft w:val="0"/>
      <w:marRight w:val="0"/>
      <w:marTop w:val="0"/>
      <w:marBottom w:val="0"/>
      <w:divBdr>
        <w:top w:val="none" w:sz="0" w:space="0" w:color="auto"/>
        <w:left w:val="none" w:sz="0" w:space="0" w:color="auto"/>
        <w:bottom w:val="none" w:sz="0" w:space="0" w:color="auto"/>
        <w:right w:val="none" w:sz="0" w:space="0" w:color="auto"/>
      </w:divBdr>
    </w:div>
    <w:div w:id="2098013503">
      <w:bodyDiv w:val="1"/>
      <w:marLeft w:val="0"/>
      <w:marRight w:val="0"/>
      <w:marTop w:val="0"/>
      <w:marBottom w:val="0"/>
      <w:divBdr>
        <w:top w:val="none" w:sz="0" w:space="0" w:color="auto"/>
        <w:left w:val="none" w:sz="0" w:space="0" w:color="auto"/>
        <w:bottom w:val="none" w:sz="0" w:space="0" w:color="auto"/>
        <w:right w:val="none" w:sz="0" w:space="0" w:color="auto"/>
      </w:divBdr>
    </w:div>
    <w:div w:id="2098090098">
      <w:bodyDiv w:val="1"/>
      <w:marLeft w:val="0"/>
      <w:marRight w:val="0"/>
      <w:marTop w:val="0"/>
      <w:marBottom w:val="0"/>
      <w:divBdr>
        <w:top w:val="none" w:sz="0" w:space="0" w:color="auto"/>
        <w:left w:val="none" w:sz="0" w:space="0" w:color="auto"/>
        <w:bottom w:val="none" w:sz="0" w:space="0" w:color="auto"/>
        <w:right w:val="none" w:sz="0" w:space="0" w:color="auto"/>
      </w:divBdr>
    </w:div>
    <w:div w:id="2098279966">
      <w:bodyDiv w:val="1"/>
      <w:marLeft w:val="0"/>
      <w:marRight w:val="0"/>
      <w:marTop w:val="0"/>
      <w:marBottom w:val="0"/>
      <w:divBdr>
        <w:top w:val="none" w:sz="0" w:space="0" w:color="auto"/>
        <w:left w:val="none" w:sz="0" w:space="0" w:color="auto"/>
        <w:bottom w:val="none" w:sz="0" w:space="0" w:color="auto"/>
        <w:right w:val="none" w:sz="0" w:space="0" w:color="auto"/>
      </w:divBdr>
    </w:div>
    <w:div w:id="2098356639">
      <w:bodyDiv w:val="1"/>
      <w:marLeft w:val="0"/>
      <w:marRight w:val="0"/>
      <w:marTop w:val="0"/>
      <w:marBottom w:val="0"/>
      <w:divBdr>
        <w:top w:val="none" w:sz="0" w:space="0" w:color="auto"/>
        <w:left w:val="none" w:sz="0" w:space="0" w:color="auto"/>
        <w:bottom w:val="none" w:sz="0" w:space="0" w:color="auto"/>
        <w:right w:val="none" w:sz="0" w:space="0" w:color="auto"/>
      </w:divBdr>
    </w:div>
    <w:div w:id="2098600318">
      <w:bodyDiv w:val="1"/>
      <w:marLeft w:val="0"/>
      <w:marRight w:val="0"/>
      <w:marTop w:val="0"/>
      <w:marBottom w:val="0"/>
      <w:divBdr>
        <w:top w:val="none" w:sz="0" w:space="0" w:color="auto"/>
        <w:left w:val="none" w:sz="0" w:space="0" w:color="auto"/>
        <w:bottom w:val="none" w:sz="0" w:space="0" w:color="auto"/>
        <w:right w:val="none" w:sz="0" w:space="0" w:color="auto"/>
      </w:divBdr>
    </w:div>
    <w:div w:id="2098600490">
      <w:bodyDiv w:val="1"/>
      <w:marLeft w:val="0"/>
      <w:marRight w:val="0"/>
      <w:marTop w:val="0"/>
      <w:marBottom w:val="0"/>
      <w:divBdr>
        <w:top w:val="none" w:sz="0" w:space="0" w:color="auto"/>
        <w:left w:val="none" w:sz="0" w:space="0" w:color="auto"/>
        <w:bottom w:val="none" w:sz="0" w:space="0" w:color="auto"/>
        <w:right w:val="none" w:sz="0" w:space="0" w:color="auto"/>
      </w:divBdr>
    </w:div>
    <w:div w:id="2098747745">
      <w:bodyDiv w:val="1"/>
      <w:marLeft w:val="0"/>
      <w:marRight w:val="0"/>
      <w:marTop w:val="0"/>
      <w:marBottom w:val="0"/>
      <w:divBdr>
        <w:top w:val="none" w:sz="0" w:space="0" w:color="auto"/>
        <w:left w:val="none" w:sz="0" w:space="0" w:color="auto"/>
        <w:bottom w:val="none" w:sz="0" w:space="0" w:color="auto"/>
        <w:right w:val="none" w:sz="0" w:space="0" w:color="auto"/>
      </w:divBdr>
    </w:div>
    <w:div w:id="2099054879">
      <w:bodyDiv w:val="1"/>
      <w:marLeft w:val="0"/>
      <w:marRight w:val="0"/>
      <w:marTop w:val="0"/>
      <w:marBottom w:val="0"/>
      <w:divBdr>
        <w:top w:val="none" w:sz="0" w:space="0" w:color="auto"/>
        <w:left w:val="none" w:sz="0" w:space="0" w:color="auto"/>
        <w:bottom w:val="none" w:sz="0" w:space="0" w:color="auto"/>
        <w:right w:val="none" w:sz="0" w:space="0" w:color="auto"/>
      </w:divBdr>
    </w:div>
    <w:div w:id="2099205613">
      <w:bodyDiv w:val="1"/>
      <w:marLeft w:val="0"/>
      <w:marRight w:val="0"/>
      <w:marTop w:val="0"/>
      <w:marBottom w:val="0"/>
      <w:divBdr>
        <w:top w:val="none" w:sz="0" w:space="0" w:color="auto"/>
        <w:left w:val="none" w:sz="0" w:space="0" w:color="auto"/>
        <w:bottom w:val="none" w:sz="0" w:space="0" w:color="auto"/>
        <w:right w:val="none" w:sz="0" w:space="0" w:color="auto"/>
      </w:divBdr>
    </w:div>
    <w:div w:id="2099281672">
      <w:bodyDiv w:val="1"/>
      <w:marLeft w:val="0"/>
      <w:marRight w:val="0"/>
      <w:marTop w:val="0"/>
      <w:marBottom w:val="0"/>
      <w:divBdr>
        <w:top w:val="none" w:sz="0" w:space="0" w:color="auto"/>
        <w:left w:val="none" w:sz="0" w:space="0" w:color="auto"/>
        <w:bottom w:val="none" w:sz="0" w:space="0" w:color="auto"/>
        <w:right w:val="none" w:sz="0" w:space="0" w:color="auto"/>
      </w:divBdr>
    </w:div>
    <w:div w:id="2099406906">
      <w:bodyDiv w:val="1"/>
      <w:marLeft w:val="0"/>
      <w:marRight w:val="0"/>
      <w:marTop w:val="0"/>
      <w:marBottom w:val="0"/>
      <w:divBdr>
        <w:top w:val="none" w:sz="0" w:space="0" w:color="auto"/>
        <w:left w:val="none" w:sz="0" w:space="0" w:color="auto"/>
        <w:bottom w:val="none" w:sz="0" w:space="0" w:color="auto"/>
        <w:right w:val="none" w:sz="0" w:space="0" w:color="auto"/>
      </w:divBdr>
    </w:div>
    <w:div w:id="2099520819">
      <w:bodyDiv w:val="1"/>
      <w:marLeft w:val="0"/>
      <w:marRight w:val="0"/>
      <w:marTop w:val="0"/>
      <w:marBottom w:val="0"/>
      <w:divBdr>
        <w:top w:val="none" w:sz="0" w:space="0" w:color="auto"/>
        <w:left w:val="none" w:sz="0" w:space="0" w:color="auto"/>
        <w:bottom w:val="none" w:sz="0" w:space="0" w:color="auto"/>
        <w:right w:val="none" w:sz="0" w:space="0" w:color="auto"/>
      </w:divBdr>
    </w:div>
    <w:div w:id="2100102092">
      <w:bodyDiv w:val="1"/>
      <w:marLeft w:val="0"/>
      <w:marRight w:val="0"/>
      <w:marTop w:val="0"/>
      <w:marBottom w:val="0"/>
      <w:divBdr>
        <w:top w:val="none" w:sz="0" w:space="0" w:color="auto"/>
        <w:left w:val="none" w:sz="0" w:space="0" w:color="auto"/>
        <w:bottom w:val="none" w:sz="0" w:space="0" w:color="auto"/>
        <w:right w:val="none" w:sz="0" w:space="0" w:color="auto"/>
      </w:divBdr>
    </w:div>
    <w:div w:id="2100104131">
      <w:bodyDiv w:val="1"/>
      <w:marLeft w:val="0"/>
      <w:marRight w:val="0"/>
      <w:marTop w:val="0"/>
      <w:marBottom w:val="0"/>
      <w:divBdr>
        <w:top w:val="none" w:sz="0" w:space="0" w:color="auto"/>
        <w:left w:val="none" w:sz="0" w:space="0" w:color="auto"/>
        <w:bottom w:val="none" w:sz="0" w:space="0" w:color="auto"/>
        <w:right w:val="none" w:sz="0" w:space="0" w:color="auto"/>
      </w:divBdr>
    </w:div>
    <w:div w:id="2100253633">
      <w:bodyDiv w:val="1"/>
      <w:marLeft w:val="0"/>
      <w:marRight w:val="0"/>
      <w:marTop w:val="0"/>
      <w:marBottom w:val="0"/>
      <w:divBdr>
        <w:top w:val="none" w:sz="0" w:space="0" w:color="auto"/>
        <w:left w:val="none" w:sz="0" w:space="0" w:color="auto"/>
        <w:bottom w:val="none" w:sz="0" w:space="0" w:color="auto"/>
        <w:right w:val="none" w:sz="0" w:space="0" w:color="auto"/>
      </w:divBdr>
    </w:div>
    <w:div w:id="2100514726">
      <w:bodyDiv w:val="1"/>
      <w:marLeft w:val="0"/>
      <w:marRight w:val="0"/>
      <w:marTop w:val="0"/>
      <w:marBottom w:val="0"/>
      <w:divBdr>
        <w:top w:val="none" w:sz="0" w:space="0" w:color="auto"/>
        <w:left w:val="none" w:sz="0" w:space="0" w:color="auto"/>
        <w:bottom w:val="none" w:sz="0" w:space="0" w:color="auto"/>
        <w:right w:val="none" w:sz="0" w:space="0" w:color="auto"/>
      </w:divBdr>
    </w:div>
    <w:div w:id="2100515054">
      <w:bodyDiv w:val="1"/>
      <w:marLeft w:val="0"/>
      <w:marRight w:val="0"/>
      <w:marTop w:val="0"/>
      <w:marBottom w:val="0"/>
      <w:divBdr>
        <w:top w:val="none" w:sz="0" w:space="0" w:color="auto"/>
        <w:left w:val="none" w:sz="0" w:space="0" w:color="auto"/>
        <w:bottom w:val="none" w:sz="0" w:space="0" w:color="auto"/>
        <w:right w:val="none" w:sz="0" w:space="0" w:color="auto"/>
      </w:divBdr>
    </w:div>
    <w:div w:id="2101172811">
      <w:bodyDiv w:val="1"/>
      <w:marLeft w:val="0"/>
      <w:marRight w:val="0"/>
      <w:marTop w:val="0"/>
      <w:marBottom w:val="0"/>
      <w:divBdr>
        <w:top w:val="none" w:sz="0" w:space="0" w:color="auto"/>
        <w:left w:val="none" w:sz="0" w:space="0" w:color="auto"/>
        <w:bottom w:val="none" w:sz="0" w:space="0" w:color="auto"/>
        <w:right w:val="none" w:sz="0" w:space="0" w:color="auto"/>
      </w:divBdr>
    </w:div>
    <w:div w:id="2101487643">
      <w:bodyDiv w:val="1"/>
      <w:marLeft w:val="0"/>
      <w:marRight w:val="0"/>
      <w:marTop w:val="0"/>
      <w:marBottom w:val="0"/>
      <w:divBdr>
        <w:top w:val="none" w:sz="0" w:space="0" w:color="auto"/>
        <w:left w:val="none" w:sz="0" w:space="0" w:color="auto"/>
        <w:bottom w:val="none" w:sz="0" w:space="0" w:color="auto"/>
        <w:right w:val="none" w:sz="0" w:space="0" w:color="auto"/>
      </w:divBdr>
    </w:div>
    <w:div w:id="2101757276">
      <w:bodyDiv w:val="1"/>
      <w:marLeft w:val="0"/>
      <w:marRight w:val="0"/>
      <w:marTop w:val="0"/>
      <w:marBottom w:val="0"/>
      <w:divBdr>
        <w:top w:val="none" w:sz="0" w:space="0" w:color="auto"/>
        <w:left w:val="none" w:sz="0" w:space="0" w:color="auto"/>
        <w:bottom w:val="none" w:sz="0" w:space="0" w:color="auto"/>
        <w:right w:val="none" w:sz="0" w:space="0" w:color="auto"/>
      </w:divBdr>
    </w:div>
    <w:div w:id="2101949565">
      <w:bodyDiv w:val="1"/>
      <w:marLeft w:val="0"/>
      <w:marRight w:val="0"/>
      <w:marTop w:val="0"/>
      <w:marBottom w:val="0"/>
      <w:divBdr>
        <w:top w:val="none" w:sz="0" w:space="0" w:color="auto"/>
        <w:left w:val="none" w:sz="0" w:space="0" w:color="auto"/>
        <w:bottom w:val="none" w:sz="0" w:space="0" w:color="auto"/>
        <w:right w:val="none" w:sz="0" w:space="0" w:color="auto"/>
      </w:divBdr>
    </w:div>
    <w:div w:id="2102099871">
      <w:bodyDiv w:val="1"/>
      <w:marLeft w:val="0"/>
      <w:marRight w:val="0"/>
      <w:marTop w:val="0"/>
      <w:marBottom w:val="0"/>
      <w:divBdr>
        <w:top w:val="none" w:sz="0" w:space="0" w:color="auto"/>
        <w:left w:val="none" w:sz="0" w:space="0" w:color="auto"/>
        <w:bottom w:val="none" w:sz="0" w:space="0" w:color="auto"/>
        <w:right w:val="none" w:sz="0" w:space="0" w:color="auto"/>
      </w:divBdr>
    </w:div>
    <w:div w:id="2102216900">
      <w:bodyDiv w:val="1"/>
      <w:marLeft w:val="0"/>
      <w:marRight w:val="0"/>
      <w:marTop w:val="0"/>
      <w:marBottom w:val="0"/>
      <w:divBdr>
        <w:top w:val="none" w:sz="0" w:space="0" w:color="auto"/>
        <w:left w:val="none" w:sz="0" w:space="0" w:color="auto"/>
        <w:bottom w:val="none" w:sz="0" w:space="0" w:color="auto"/>
        <w:right w:val="none" w:sz="0" w:space="0" w:color="auto"/>
      </w:divBdr>
    </w:div>
    <w:div w:id="2102675602">
      <w:bodyDiv w:val="1"/>
      <w:marLeft w:val="0"/>
      <w:marRight w:val="0"/>
      <w:marTop w:val="0"/>
      <w:marBottom w:val="0"/>
      <w:divBdr>
        <w:top w:val="none" w:sz="0" w:space="0" w:color="auto"/>
        <w:left w:val="none" w:sz="0" w:space="0" w:color="auto"/>
        <w:bottom w:val="none" w:sz="0" w:space="0" w:color="auto"/>
        <w:right w:val="none" w:sz="0" w:space="0" w:color="auto"/>
      </w:divBdr>
    </w:div>
    <w:div w:id="2103060527">
      <w:bodyDiv w:val="1"/>
      <w:marLeft w:val="0"/>
      <w:marRight w:val="0"/>
      <w:marTop w:val="0"/>
      <w:marBottom w:val="0"/>
      <w:divBdr>
        <w:top w:val="none" w:sz="0" w:space="0" w:color="auto"/>
        <w:left w:val="none" w:sz="0" w:space="0" w:color="auto"/>
        <w:bottom w:val="none" w:sz="0" w:space="0" w:color="auto"/>
        <w:right w:val="none" w:sz="0" w:space="0" w:color="auto"/>
      </w:divBdr>
    </w:div>
    <w:div w:id="2103144812">
      <w:bodyDiv w:val="1"/>
      <w:marLeft w:val="0"/>
      <w:marRight w:val="0"/>
      <w:marTop w:val="0"/>
      <w:marBottom w:val="0"/>
      <w:divBdr>
        <w:top w:val="none" w:sz="0" w:space="0" w:color="auto"/>
        <w:left w:val="none" w:sz="0" w:space="0" w:color="auto"/>
        <w:bottom w:val="none" w:sz="0" w:space="0" w:color="auto"/>
        <w:right w:val="none" w:sz="0" w:space="0" w:color="auto"/>
      </w:divBdr>
    </w:div>
    <w:div w:id="2103187619">
      <w:bodyDiv w:val="1"/>
      <w:marLeft w:val="0"/>
      <w:marRight w:val="0"/>
      <w:marTop w:val="0"/>
      <w:marBottom w:val="0"/>
      <w:divBdr>
        <w:top w:val="none" w:sz="0" w:space="0" w:color="auto"/>
        <w:left w:val="none" w:sz="0" w:space="0" w:color="auto"/>
        <w:bottom w:val="none" w:sz="0" w:space="0" w:color="auto"/>
        <w:right w:val="none" w:sz="0" w:space="0" w:color="auto"/>
      </w:divBdr>
    </w:div>
    <w:div w:id="2103258852">
      <w:bodyDiv w:val="1"/>
      <w:marLeft w:val="0"/>
      <w:marRight w:val="0"/>
      <w:marTop w:val="0"/>
      <w:marBottom w:val="0"/>
      <w:divBdr>
        <w:top w:val="none" w:sz="0" w:space="0" w:color="auto"/>
        <w:left w:val="none" w:sz="0" w:space="0" w:color="auto"/>
        <w:bottom w:val="none" w:sz="0" w:space="0" w:color="auto"/>
        <w:right w:val="none" w:sz="0" w:space="0" w:color="auto"/>
      </w:divBdr>
    </w:div>
    <w:div w:id="2104261720">
      <w:bodyDiv w:val="1"/>
      <w:marLeft w:val="0"/>
      <w:marRight w:val="0"/>
      <w:marTop w:val="0"/>
      <w:marBottom w:val="0"/>
      <w:divBdr>
        <w:top w:val="none" w:sz="0" w:space="0" w:color="auto"/>
        <w:left w:val="none" w:sz="0" w:space="0" w:color="auto"/>
        <w:bottom w:val="none" w:sz="0" w:space="0" w:color="auto"/>
        <w:right w:val="none" w:sz="0" w:space="0" w:color="auto"/>
      </w:divBdr>
    </w:div>
    <w:div w:id="2104716021">
      <w:bodyDiv w:val="1"/>
      <w:marLeft w:val="0"/>
      <w:marRight w:val="0"/>
      <w:marTop w:val="0"/>
      <w:marBottom w:val="0"/>
      <w:divBdr>
        <w:top w:val="none" w:sz="0" w:space="0" w:color="auto"/>
        <w:left w:val="none" w:sz="0" w:space="0" w:color="auto"/>
        <w:bottom w:val="none" w:sz="0" w:space="0" w:color="auto"/>
        <w:right w:val="none" w:sz="0" w:space="0" w:color="auto"/>
      </w:divBdr>
    </w:div>
    <w:div w:id="2105109091">
      <w:bodyDiv w:val="1"/>
      <w:marLeft w:val="0"/>
      <w:marRight w:val="0"/>
      <w:marTop w:val="0"/>
      <w:marBottom w:val="0"/>
      <w:divBdr>
        <w:top w:val="none" w:sz="0" w:space="0" w:color="auto"/>
        <w:left w:val="none" w:sz="0" w:space="0" w:color="auto"/>
        <w:bottom w:val="none" w:sz="0" w:space="0" w:color="auto"/>
        <w:right w:val="none" w:sz="0" w:space="0" w:color="auto"/>
      </w:divBdr>
    </w:div>
    <w:div w:id="2105414241">
      <w:bodyDiv w:val="1"/>
      <w:marLeft w:val="0"/>
      <w:marRight w:val="0"/>
      <w:marTop w:val="0"/>
      <w:marBottom w:val="0"/>
      <w:divBdr>
        <w:top w:val="none" w:sz="0" w:space="0" w:color="auto"/>
        <w:left w:val="none" w:sz="0" w:space="0" w:color="auto"/>
        <w:bottom w:val="none" w:sz="0" w:space="0" w:color="auto"/>
        <w:right w:val="none" w:sz="0" w:space="0" w:color="auto"/>
      </w:divBdr>
    </w:div>
    <w:div w:id="2105494629">
      <w:bodyDiv w:val="1"/>
      <w:marLeft w:val="0"/>
      <w:marRight w:val="0"/>
      <w:marTop w:val="0"/>
      <w:marBottom w:val="0"/>
      <w:divBdr>
        <w:top w:val="none" w:sz="0" w:space="0" w:color="auto"/>
        <w:left w:val="none" w:sz="0" w:space="0" w:color="auto"/>
        <w:bottom w:val="none" w:sz="0" w:space="0" w:color="auto"/>
        <w:right w:val="none" w:sz="0" w:space="0" w:color="auto"/>
      </w:divBdr>
    </w:div>
    <w:div w:id="2105681370">
      <w:bodyDiv w:val="1"/>
      <w:marLeft w:val="0"/>
      <w:marRight w:val="0"/>
      <w:marTop w:val="0"/>
      <w:marBottom w:val="0"/>
      <w:divBdr>
        <w:top w:val="none" w:sz="0" w:space="0" w:color="auto"/>
        <w:left w:val="none" w:sz="0" w:space="0" w:color="auto"/>
        <w:bottom w:val="none" w:sz="0" w:space="0" w:color="auto"/>
        <w:right w:val="none" w:sz="0" w:space="0" w:color="auto"/>
      </w:divBdr>
    </w:div>
    <w:div w:id="2105880974">
      <w:bodyDiv w:val="1"/>
      <w:marLeft w:val="0"/>
      <w:marRight w:val="0"/>
      <w:marTop w:val="0"/>
      <w:marBottom w:val="0"/>
      <w:divBdr>
        <w:top w:val="none" w:sz="0" w:space="0" w:color="auto"/>
        <w:left w:val="none" w:sz="0" w:space="0" w:color="auto"/>
        <w:bottom w:val="none" w:sz="0" w:space="0" w:color="auto"/>
        <w:right w:val="none" w:sz="0" w:space="0" w:color="auto"/>
      </w:divBdr>
    </w:div>
    <w:div w:id="2105959331">
      <w:bodyDiv w:val="1"/>
      <w:marLeft w:val="0"/>
      <w:marRight w:val="0"/>
      <w:marTop w:val="0"/>
      <w:marBottom w:val="0"/>
      <w:divBdr>
        <w:top w:val="none" w:sz="0" w:space="0" w:color="auto"/>
        <w:left w:val="none" w:sz="0" w:space="0" w:color="auto"/>
        <w:bottom w:val="none" w:sz="0" w:space="0" w:color="auto"/>
        <w:right w:val="none" w:sz="0" w:space="0" w:color="auto"/>
      </w:divBdr>
    </w:div>
    <w:div w:id="2106798785">
      <w:bodyDiv w:val="1"/>
      <w:marLeft w:val="0"/>
      <w:marRight w:val="0"/>
      <w:marTop w:val="0"/>
      <w:marBottom w:val="0"/>
      <w:divBdr>
        <w:top w:val="none" w:sz="0" w:space="0" w:color="auto"/>
        <w:left w:val="none" w:sz="0" w:space="0" w:color="auto"/>
        <w:bottom w:val="none" w:sz="0" w:space="0" w:color="auto"/>
        <w:right w:val="none" w:sz="0" w:space="0" w:color="auto"/>
      </w:divBdr>
    </w:div>
    <w:div w:id="2107651760">
      <w:bodyDiv w:val="1"/>
      <w:marLeft w:val="0"/>
      <w:marRight w:val="0"/>
      <w:marTop w:val="0"/>
      <w:marBottom w:val="0"/>
      <w:divBdr>
        <w:top w:val="none" w:sz="0" w:space="0" w:color="auto"/>
        <w:left w:val="none" w:sz="0" w:space="0" w:color="auto"/>
        <w:bottom w:val="none" w:sz="0" w:space="0" w:color="auto"/>
        <w:right w:val="none" w:sz="0" w:space="0" w:color="auto"/>
      </w:divBdr>
    </w:div>
    <w:div w:id="2107965904">
      <w:bodyDiv w:val="1"/>
      <w:marLeft w:val="0"/>
      <w:marRight w:val="0"/>
      <w:marTop w:val="0"/>
      <w:marBottom w:val="0"/>
      <w:divBdr>
        <w:top w:val="none" w:sz="0" w:space="0" w:color="auto"/>
        <w:left w:val="none" w:sz="0" w:space="0" w:color="auto"/>
        <w:bottom w:val="none" w:sz="0" w:space="0" w:color="auto"/>
        <w:right w:val="none" w:sz="0" w:space="0" w:color="auto"/>
      </w:divBdr>
    </w:div>
    <w:div w:id="2108034427">
      <w:bodyDiv w:val="1"/>
      <w:marLeft w:val="0"/>
      <w:marRight w:val="0"/>
      <w:marTop w:val="0"/>
      <w:marBottom w:val="0"/>
      <w:divBdr>
        <w:top w:val="none" w:sz="0" w:space="0" w:color="auto"/>
        <w:left w:val="none" w:sz="0" w:space="0" w:color="auto"/>
        <w:bottom w:val="none" w:sz="0" w:space="0" w:color="auto"/>
        <w:right w:val="none" w:sz="0" w:space="0" w:color="auto"/>
      </w:divBdr>
    </w:div>
    <w:div w:id="2108378342">
      <w:bodyDiv w:val="1"/>
      <w:marLeft w:val="0"/>
      <w:marRight w:val="0"/>
      <w:marTop w:val="0"/>
      <w:marBottom w:val="0"/>
      <w:divBdr>
        <w:top w:val="none" w:sz="0" w:space="0" w:color="auto"/>
        <w:left w:val="none" w:sz="0" w:space="0" w:color="auto"/>
        <w:bottom w:val="none" w:sz="0" w:space="0" w:color="auto"/>
        <w:right w:val="none" w:sz="0" w:space="0" w:color="auto"/>
      </w:divBdr>
    </w:div>
    <w:div w:id="2108453208">
      <w:bodyDiv w:val="1"/>
      <w:marLeft w:val="0"/>
      <w:marRight w:val="0"/>
      <w:marTop w:val="0"/>
      <w:marBottom w:val="0"/>
      <w:divBdr>
        <w:top w:val="none" w:sz="0" w:space="0" w:color="auto"/>
        <w:left w:val="none" w:sz="0" w:space="0" w:color="auto"/>
        <w:bottom w:val="none" w:sz="0" w:space="0" w:color="auto"/>
        <w:right w:val="none" w:sz="0" w:space="0" w:color="auto"/>
      </w:divBdr>
    </w:div>
    <w:div w:id="2108574253">
      <w:bodyDiv w:val="1"/>
      <w:marLeft w:val="0"/>
      <w:marRight w:val="0"/>
      <w:marTop w:val="0"/>
      <w:marBottom w:val="0"/>
      <w:divBdr>
        <w:top w:val="none" w:sz="0" w:space="0" w:color="auto"/>
        <w:left w:val="none" w:sz="0" w:space="0" w:color="auto"/>
        <w:bottom w:val="none" w:sz="0" w:space="0" w:color="auto"/>
        <w:right w:val="none" w:sz="0" w:space="0" w:color="auto"/>
      </w:divBdr>
    </w:div>
    <w:div w:id="2108771690">
      <w:bodyDiv w:val="1"/>
      <w:marLeft w:val="0"/>
      <w:marRight w:val="0"/>
      <w:marTop w:val="0"/>
      <w:marBottom w:val="0"/>
      <w:divBdr>
        <w:top w:val="none" w:sz="0" w:space="0" w:color="auto"/>
        <w:left w:val="none" w:sz="0" w:space="0" w:color="auto"/>
        <w:bottom w:val="none" w:sz="0" w:space="0" w:color="auto"/>
        <w:right w:val="none" w:sz="0" w:space="0" w:color="auto"/>
      </w:divBdr>
    </w:div>
    <w:div w:id="2109035883">
      <w:bodyDiv w:val="1"/>
      <w:marLeft w:val="0"/>
      <w:marRight w:val="0"/>
      <w:marTop w:val="0"/>
      <w:marBottom w:val="0"/>
      <w:divBdr>
        <w:top w:val="none" w:sz="0" w:space="0" w:color="auto"/>
        <w:left w:val="none" w:sz="0" w:space="0" w:color="auto"/>
        <w:bottom w:val="none" w:sz="0" w:space="0" w:color="auto"/>
        <w:right w:val="none" w:sz="0" w:space="0" w:color="auto"/>
      </w:divBdr>
    </w:div>
    <w:div w:id="2109080790">
      <w:bodyDiv w:val="1"/>
      <w:marLeft w:val="0"/>
      <w:marRight w:val="0"/>
      <w:marTop w:val="0"/>
      <w:marBottom w:val="0"/>
      <w:divBdr>
        <w:top w:val="none" w:sz="0" w:space="0" w:color="auto"/>
        <w:left w:val="none" w:sz="0" w:space="0" w:color="auto"/>
        <w:bottom w:val="none" w:sz="0" w:space="0" w:color="auto"/>
        <w:right w:val="none" w:sz="0" w:space="0" w:color="auto"/>
      </w:divBdr>
    </w:div>
    <w:div w:id="2109159979">
      <w:bodyDiv w:val="1"/>
      <w:marLeft w:val="0"/>
      <w:marRight w:val="0"/>
      <w:marTop w:val="0"/>
      <w:marBottom w:val="0"/>
      <w:divBdr>
        <w:top w:val="none" w:sz="0" w:space="0" w:color="auto"/>
        <w:left w:val="none" w:sz="0" w:space="0" w:color="auto"/>
        <w:bottom w:val="none" w:sz="0" w:space="0" w:color="auto"/>
        <w:right w:val="none" w:sz="0" w:space="0" w:color="auto"/>
      </w:divBdr>
    </w:div>
    <w:div w:id="2109228214">
      <w:bodyDiv w:val="1"/>
      <w:marLeft w:val="0"/>
      <w:marRight w:val="0"/>
      <w:marTop w:val="0"/>
      <w:marBottom w:val="0"/>
      <w:divBdr>
        <w:top w:val="none" w:sz="0" w:space="0" w:color="auto"/>
        <w:left w:val="none" w:sz="0" w:space="0" w:color="auto"/>
        <w:bottom w:val="none" w:sz="0" w:space="0" w:color="auto"/>
        <w:right w:val="none" w:sz="0" w:space="0" w:color="auto"/>
      </w:divBdr>
    </w:div>
    <w:div w:id="2109278499">
      <w:bodyDiv w:val="1"/>
      <w:marLeft w:val="0"/>
      <w:marRight w:val="0"/>
      <w:marTop w:val="0"/>
      <w:marBottom w:val="0"/>
      <w:divBdr>
        <w:top w:val="none" w:sz="0" w:space="0" w:color="auto"/>
        <w:left w:val="none" w:sz="0" w:space="0" w:color="auto"/>
        <w:bottom w:val="none" w:sz="0" w:space="0" w:color="auto"/>
        <w:right w:val="none" w:sz="0" w:space="0" w:color="auto"/>
      </w:divBdr>
    </w:div>
    <w:div w:id="2109613923">
      <w:bodyDiv w:val="1"/>
      <w:marLeft w:val="0"/>
      <w:marRight w:val="0"/>
      <w:marTop w:val="0"/>
      <w:marBottom w:val="0"/>
      <w:divBdr>
        <w:top w:val="none" w:sz="0" w:space="0" w:color="auto"/>
        <w:left w:val="none" w:sz="0" w:space="0" w:color="auto"/>
        <w:bottom w:val="none" w:sz="0" w:space="0" w:color="auto"/>
        <w:right w:val="none" w:sz="0" w:space="0" w:color="auto"/>
      </w:divBdr>
    </w:div>
    <w:div w:id="2109884381">
      <w:bodyDiv w:val="1"/>
      <w:marLeft w:val="0"/>
      <w:marRight w:val="0"/>
      <w:marTop w:val="0"/>
      <w:marBottom w:val="0"/>
      <w:divBdr>
        <w:top w:val="none" w:sz="0" w:space="0" w:color="auto"/>
        <w:left w:val="none" w:sz="0" w:space="0" w:color="auto"/>
        <w:bottom w:val="none" w:sz="0" w:space="0" w:color="auto"/>
        <w:right w:val="none" w:sz="0" w:space="0" w:color="auto"/>
      </w:divBdr>
    </w:div>
    <w:div w:id="2109889598">
      <w:bodyDiv w:val="1"/>
      <w:marLeft w:val="0"/>
      <w:marRight w:val="0"/>
      <w:marTop w:val="0"/>
      <w:marBottom w:val="0"/>
      <w:divBdr>
        <w:top w:val="none" w:sz="0" w:space="0" w:color="auto"/>
        <w:left w:val="none" w:sz="0" w:space="0" w:color="auto"/>
        <w:bottom w:val="none" w:sz="0" w:space="0" w:color="auto"/>
        <w:right w:val="none" w:sz="0" w:space="0" w:color="auto"/>
      </w:divBdr>
    </w:div>
    <w:div w:id="2110007068">
      <w:bodyDiv w:val="1"/>
      <w:marLeft w:val="0"/>
      <w:marRight w:val="0"/>
      <w:marTop w:val="0"/>
      <w:marBottom w:val="0"/>
      <w:divBdr>
        <w:top w:val="none" w:sz="0" w:space="0" w:color="auto"/>
        <w:left w:val="none" w:sz="0" w:space="0" w:color="auto"/>
        <w:bottom w:val="none" w:sz="0" w:space="0" w:color="auto"/>
        <w:right w:val="none" w:sz="0" w:space="0" w:color="auto"/>
      </w:divBdr>
    </w:div>
    <w:div w:id="2110075101">
      <w:bodyDiv w:val="1"/>
      <w:marLeft w:val="0"/>
      <w:marRight w:val="0"/>
      <w:marTop w:val="0"/>
      <w:marBottom w:val="0"/>
      <w:divBdr>
        <w:top w:val="none" w:sz="0" w:space="0" w:color="auto"/>
        <w:left w:val="none" w:sz="0" w:space="0" w:color="auto"/>
        <w:bottom w:val="none" w:sz="0" w:space="0" w:color="auto"/>
        <w:right w:val="none" w:sz="0" w:space="0" w:color="auto"/>
      </w:divBdr>
    </w:div>
    <w:div w:id="2110350184">
      <w:bodyDiv w:val="1"/>
      <w:marLeft w:val="0"/>
      <w:marRight w:val="0"/>
      <w:marTop w:val="0"/>
      <w:marBottom w:val="0"/>
      <w:divBdr>
        <w:top w:val="none" w:sz="0" w:space="0" w:color="auto"/>
        <w:left w:val="none" w:sz="0" w:space="0" w:color="auto"/>
        <w:bottom w:val="none" w:sz="0" w:space="0" w:color="auto"/>
        <w:right w:val="none" w:sz="0" w:space="0" w:color="auto"/>
      </w:divBdr>
    </w:div>
    <w:div w:id="2110543719">
      <w:bodyDiv w:val="1"/>
      <w:marLeft w:val="0"/>
      <w:marRight w:val="0"/>
      <w:marTop w:val="0"/>
      <w:marBottom w:val="0"/>
      <w:divBdr>
        <w:top w:val="none" w:sz="0" w:space="0" w:color="auto"/>
        <w:left w:val="none" w:sz="0" w:space="0" w:color="auto"/>
        <w:bottom w:val="none" w:sz="0" w:space="0" w:color="auto"/>
        <w:right w:val="none" w:sz="0" w:space="0" w:color="auto"/>
      </w:divBdr>
    </w:div>
    <w:div w:id="2111006677">
      <w:bodyDiv w:val="1"/>
      <w:marLeft w:val="0"/>
      <w:marRight w:val="0"/>
      <w:marTop w:val="0"/>
      <w:marBottom w:val="0"/>
      <w:divBdr>
        <w:top w:val="none" w:sz="0" w:space="0" w:color="auto"/>
        <w:left w:val="none" w:sz="0" w:space="0" w:color="auto"/>
        <w:bottom w:val="none" w:sz="0" w:space="0" w:color="auto"/>
        <w:right w:val="none" w:sz="0" w:space="0" w:color="auto"/>
      </w:divBdr>
    </w:div>
    <w:div w:id="2111122288">
      <w:bodyDiv w:val="1"/>
      <w:marLeft w:val="0"/>
      <w:marRight w:val="0"/>
      <w:marTop w:val="0"/>
      <w:marBottom w:val="0"/>
      <w:divBdr>
        <w:top w:val="none" w:sz="0" w:space="0" w:color="auto"/>
        <w:left w:val="none" w:sz="0" w:space="0" w:color="auto"/>
        <w:bottom w:val="none" w:sz="0" w:space="0" w:color="auto"/>
        <w:right w:val="none" w:sz="0" w:space="0" w:color="auto"/>
      </w:divBdr>
    </w:div>
    <w:div w:id="2111194120">
      <w:bodyDiv w:val="1"/>
      <w:marLeft w:val="0"/>
      <w:marRight w:val="0"/>
      <w:marTop w:val="0"/>
      <w:marBottom w:val="0"/>
      <w:divBdr>
        <w:top w:val="none" w:sz="0" w:space="0" w:color="auto"/>
        <w:left w:val="none" w:sz="0" w:space="0" w:color="auto"/>
        <w:bottom w:val="none" w:sz="0" w:space="0" w:color="auto"/>
        <w:right w:val="none" w:sz="0" w:space="0" w:color="auto"/>
      </w:divBdr>
    </w:div>
    <w:div w:id="2111198896">
      <w:bodyDiv w:val="1"/>
      <w:marLeft w:val="0"/>
      <w:marRight w:val="0"/>
      <w:marTop w:val="0"/>
      <w:marBottom w:val="0"/>
      <w:divBdr>
        <w:top w:val="none" w:sz="0" w:space="0" w:color="auto"/>
        <w:left w:val="none" w:sz="0" w:space="0" w:color="auto"/>
        <w:bottom w:val="none" w:sz="0" w:space="0" w:color="auto"/>
        <w:right w:val="none" w:sz="0" w:space="0" w:color="auto"/>
      </w:divBdr>
    </w:div>
    <w:div w:id="2111463078">
      <w:bodyDiv w:val="1"/>
      <w:marLeft w:val="0"/>
      <w:marRight w:val="0"/>
      <w:marTop w:val="0"/>
      <w:marBottom w:val="0"/>
      <w:divBdr>
        <w:top w:val="none" w:sz="0" w:space="0" w:color="auto"/>
        <w:left w:val="none" w:sz="0" w:space="0" w:color="auto"/>
        <w:bottom w:val="none" w:sz="0" w:space="0" w:color="auto"/>
        <w:right w:val="none" w:sz="0" w:space="0" w:color="auto"/>
      </w:divBdr>
    </w:div>
    <w:div w:id="2111536662">
      <w:bodyDiv w:val="1"/>
      <w:marLeft w:val="0"/>
      <w:marRight w:val="0"/>
      <w:marTop w:val="0"/>
      <w:marBottom w:val="0"/>
      <w:divBdr>
        <w:top w:val="none" w:sz="0" w:space="0" w:color="auto"/>
        <w:left w:val="none" w:sz="0" w:space="0" w:color="auto"/>
        <w:bottom w:val="none" w:sz="0" w:space="0" w:color="auto"/>
        <w:right w:val="none" w:sz="0" w:space="0" w:color="auto"/>
      </w:divBdr>
    </w:div>
    <w:div w:id="2112622178">
      <w:bodyDiv w:val="1"/>
      <w:marLeft w:val="0"/>
      <w:marRight w:val="0"/>
      <w:marTop w:val="0"/>
      <w:marBottom w:val="0"/>
      <w:divBdr>
        <w:top w:val="none" w:sz="0" w:space="0" w:color="auto"/>
        <w:left w:val="none" w:sz="0" w:space="0" w:color="auto"/>
        <w:bottom w:val="none" w:sz="0" w:space="0" w:color="auto"/>
        <w:right w:val="none" w:sz="0" w:space="0" w:color="auto"/>
      </w:divBdr>
    </w:div>
    <w:div w:id="2113089049">
      <w:bodyDiv w:val="1"/>
      <w:marLeft w:val="0"/>
      <w:marRight w:val="0"/>
      <w:marTop w:val="0"/>
      <w:marBottom w:val="0"/>
      <w:divBdr>
        <w:top w:val="none" w:sz="0" w:space="0" w:color="auto"/>
        <w:left w:val="none" w:sz="0" w:space="0" w:color="auto"/>
        <w:bottom w:val="none" w:sz="0" w:space="0" w:color="auto"/>
        <w:right w:val="none" w:sz="0" w:space="0" w:color="auto"/>
      </w:divBdr>
    </w:div>
    <w:div w:id="2114324950">
      <w:bodyDiv w:val="1"/>
      <w:marLeft w:val="0"/>
      <w:marRight w:val="0"/>
      <w:marTop w:val="0"/>
      <w:marBottom w:val="0"/>
      <w:divBdr>
        <w:top w:val="none" w:sz="0" w:space="0" w:color="auto"/>
        <w:left w:val="none" w:sz="0" w:space="0" w:color="auto"/>
        <w:bottom w:val="none" w:sz="0" w:space="0" w:color="auto"/>
        <w:right w:val="none" w:sz="0" w:space="0" w:color="auto"/>
      </w:divBdr>
    </w:div>
    <w:div w:id="2114399271">
      <w:bodyDiv w:val="1"/>
      <w:marLeft w:val="0"/>
      <w:marRight w:val="0"/>
      <w:marTop w:val="0"/>
      <w:marBottom w:val="0"/>
      <w:divBdr>
        <w:top w:val="none" w:sz="0" w:space="0" w:color="auto"/>
        <w:left w:val="none" w:sz="0" w:space="0" w:color="auto"/>
        <w:bottom w:val="none" w:sz="0" w:space="0" w:color="auto"/>
        <w:right w:val="none" w:sz="0" w:space="0" w:color="auto"/>
      </w:divBdr>
    </w:div>
    <w:div w:id="2114663490">
      <w:bodyDiv w:val="1"/>
      <w:marLeft w:val="0"/>
      <w:marRight w:val="0"/>
      <w:marTop w:val="0"/>
      <w:marBottom w:val="0"/>
      <w:divBdr>
        <w:top w:val="none" w:sz="0" w:space="0" w:color="auto"/>
        <w:left w:val="none" w:sz="0" w:space="0" w:color="auto"/>
        <w:bottom w:val="none" w:sz="0" w:space="0" w:color="auto"/>
        <w:right w:val="none" w:sz="0" w:space="0" w:color="auto"/>
      </w:divBdr>
    </w:div>
    <w:div w:id="2114786086">
      <w:bodyDiv w:val="1"/>
      <w:marLeft w:val="0"/>
      <w:marRight w:val="0"/>
      <w:marTop w:val="0"/>
      <w:marBottom w:val="0"/>
      <w:divBdr>
        <w:top w:val="none" w:sz="0" w:space="0" w:color="auto"/>
        <w:left w:val="none" w:sz="0" w:space="0" w:color="auto"/>
        <w:bottom w:val="none" w:sz="0" w:space="0" w:color="auto"/>
        <w:right w:val="none" w:sz="0" w:space="0" w:color="auto"/>
      </w:divBdr>
    </w:div>
    <w:div w:id="2115245520">
      <w:bodyDiv w:val="1"/>
      <w:marLeft w:val="0"/>
      <w:marRight w:val="0"/>
      <w:marTop w:val="0"/>
      <w:marBottom w:val="0"/>
      <w:divBdr>
        <w:top w:val="none" w:sz="0" w:space="0" w:color="auto"/>
        <w:left w:val="none" w:sz="0" w:space="0" w:color="auto"/>
        <w:bottom w:val="none" w:sz="0" w:space="0" w:color="auto"/>
        <w:right w:val="none" w:sz="0" w:space="0" w:color="auto"/>
      </w:divBdr>
    </w:div>
    <w:div w:id="2115246266">
      <w:bodyDiv w:val="1"/>
      <w:marLeft w:val="0"/>
      <w:marRight w:val="0"/>
      <w:marTop w:val="0"/>
      <w:marBottom w:val="0"/>
      <w:divBdr>
        <w:top w:val="none" w:sz="0" w:space="0" w:color="auto"/>
        <w:left w:val="none" w:sz="0" w:space="0" w:color="auto"/>
        <w:bottom w:val="none" w:sz="0" w:space="0" w:color="auto"/>
        <w:right w:val="none" w:sz="0" w:space="0" w:color="auto"/>
      </w:divBdr>
    </w:div>
    <w:div w:id="2115325332">
      <w:bodyDiv w:val="1"/>
      <w:marLeft w:val="0"/>
      <w:marRight w:val="0"/>
      <w:marTop w:val="0"/>
      <w:marBottom w:val="0"/>
      <w:divBdr>
        <w:top w:val="none" w:sz="0" w:space="0" w:color="auto"/>
        <w:left w:val="none" w:sz="0" w:space="0" w:color="auto"/>
        <w:bottom w:val="none" w:sz="0" w:space="0" w:color="auto"/>
        <w:right w:val="none" w:sz="0" w:space="0" w:color="auto"/>
      </w:divBdr>
    </w:div>
    <w:div w:id="2116317736">
      <w:bodyDiv w:val="1"/>
      <w:marLeft w:val="0"/>
      <w:marRight w:val="0"/>
      <w:marTop w:val="0"/>
      <w:marBottom w:val="0"/>
      <w:divBdr>
        <w:top w:val="none" w:sz="0" w:space="0" w:color="auto"/>
        <w:left w:val="none" w:sz="0" w:space="0" w:color="auto"/>
        <w:bottom w:val="none" w:sz="0" w:space="0" w:color="auto"/>
        <w:right w:val="none" w:sz="0" w:space="0" w:color="auto"/>
      </w:divBdr>
    </w:div>
    <w:div w:id="2117214014">
      <w:bodyDiv w:val="1"/>
      <w:marLeft w:val="0"/>
      <w:marRight w:val="0"/>
      <w:marTop w:val="0"/>
      <w:marBottom w:val="0"/>
      <w:divBdr>
        <w:top w:val="none" w:sz="0" w:space="0" w:color="auto"/>
        <w:left w:val="none" w:sz="0" w:space="0" w:color="auto"/>
        <w:bottom w:val="none" w:sz="0" w:space="0" w:color="auto"/>
        <w:right w:val="none" w:sz="0" w:space="0" w:color="auto"/>
      </w:divBdr>
    </w:div>
    <w:div w:id="2117626753">
      <w:bodyDiv w:val="1"/>
      <w:marLeft w:val="0"/>
      <w:marRight w:val="0"/>
      <w:marTop w:val="0"/>
      <w:marBottom w:val="0"/>
      <w:divBdr>
        <w:top w:val="none" w:sz="0" w:space="0" w:color="auto"/>
        <w:left w:val="none" w:sz="0" w:space="0" w:color="auto"/>
        <w:bottom w:val="none" w:sz="0" w:space="0" w:color="auto"/>
        <w:right w:val="none" w:sz="0" w:space="0" w:color="auto"/>
      </w:divBdr>
    </w:div>
    <w:div w:id="2117863960">
      <w:bodyDiv w:val="1"/>
      <w:marLeft w:val="0"/>
      <w:marRight w:val="0"/>
      <w:marTop w:val="0"/>
      <w:marBottom w:val="0"/>
      <w:divBdr>
        <w:top w:val="none" w:sz="0" w:space="0" w:color="auto"/>
        <w:left w:val="none" w:sz="0" w:space="0" w:color="auto"/>
        <w:bottom w:val="none" w:sz="0" w:space="0" w:color="auto"/>
        <w:right w:val="none" w:sz="0" w:space="0" w:color="auto"/>
      </w:divBdr>
    </w:div>
    <w:div w:id="2118527646">
      <w:bodyDiv w:val="1"/>
      <w:marLeft w:val="0"/>
      <w:marRight w:val="0"/>
      <w:marTop w:val="0"/>
      <w:marBottom w:val="0"/>
      <w:divBdr>
        <w:top w:val="none" w:sz="0" w:space="0" w:color="auto"/>
        <w:left w:val="none" w:sz="0" w:space="0" w:color="auto"/>
        <w:bottom w:val="none" w:sz="0" w:space="0" w:color="auto"/>
        <w:right w:val="none" w:sz="0" w:space="0" w:color="auto"/>
      </w:divBdr>
    </w:div>
    <w:div w:id="2118601845">
      <w:bodyDiv w:val="1"/>
      <w:marLeft w:val="0"/>
      <w:marRight w:val="0"/>
      <w:marTop w:val="0"/>
      <w:marBottom w:val="0"/>
      <w:divBdr>
        <w:top w:val="none" w:sz="0" w:space="0" w:color="auto"/>
        <w:left w:val="none" w:sz="0" w:space="0" w:color="auto"/>
        <w:bottom w:val="none" w:sz="0" w:space="0" w:color="auto"/>
        <w:right w:val="none" w:sz="0" w:space="0" w:color="auto"/>
      </w:divBdr>
    </w:div>
    <w:div w:id="2118676358">
      <w:bodyDiv w:val="1"/>
      <w:marLeft w:val="0"/>
      <w:marRight w:val="0"/>
      <w:marTop w:val="0"/>
      <w:marBottom w:val="0"/>
      <w:divBdr>
        <w:top w:val="none" w:sz="0" w:space="0" w:color="auto"/>
        <w:left w:val="none" w:sz="0" w:space="0" w:color="auto"/>
        <w:bottom w:val="none" w:sz="0" w:space="0" w:color="auto"/>
        <w:right w:val="none" w:sz="0" w:space="0" w:color="auto"/>
      </w:divBdr>
    </w:div>
    <w:div w:id="2119525663">
      <w:bodyDiv w:val="1"/>
      <w:marLeft w:val="0"/>
      <w:marRight w:val="0"/>
      <w:marTop w:val="0"/>
      <w:marBottom w:val="0"/>
      <w:divBdr>
        <w:top w:val="none" w:sz="0" w:space="0" w:color="auto"/>
        <w:left w:val="none" w:sz="0" w:space="0" w:color="auto"/>
        <w:bottom w:val="none" w:sz="0" w:space="0" w:color="auto"/>
        <w:right w:val="none" w:sz="0" w:space="0" w:color="auto"/>
      </w:divBdr>
    </w:div>
    <w:div w:id="2119526355">
      <w:bodyDiv w:val="1"/>
      <w:marLeft w:val="0"/>
      <w:marRight w:val="0"/>
      <w:marTop w:val="0"/>
      <w:marBottom w:val="0"/>
      <w:divBdr>
        <w:top w:val="none" w:sz="0" w:space="0" w:color="auto"/>
        <w:left w:val="none" w:sz="0" w:space="0" w:color="auto"/>
        <w:bottom w:val="none" w:sz="0" w:space="0" w:color="auto"/>
        <w:right w:val="none" w:sz="0" w:space="0" w:color="auto"/>
      </w:divBdr>
    </w:div>
    <w:div w:id="2119638691">
      <w:bodyDiv w:val="1"/>
      <w:marLeft w:val="0"/>
      <w:marRight w:val="0"/>
      <w:marTop w:val="0"/>
      <w:marBottom w:val="0"/>
      <w:divBdr>
        <w:top w:val="none" w:sz="0" w:space="0" w:color="auto"/>
        <w:left w:val="none" w:sz="0" w:space="0" w:color="auto"/>
        <w:bottom w:val="none" w:sz="0" w:space="0" w:color="auto"/>
        <w:right w:val="none" w:sz="0" w:space="0" w:color="auto"/>
      </w:divBdr>
    </w:div>
    <w:div w:id="2119830818">
      <w:bodyDiv w:val="1"/>
      <w:marLeft w:val="0"/>
      <w:marRight w:val="0"/>
      <w:marTop w:val="0"/>
      <w:marBottom w:val="0"/>
      <w:divBdr>
        <w:top w:val="none" w:sz="0" w:space="0" w:color="auto"/>
        <w:left w:val="none" w:sz="0" w:space="0" w:color="auto"/>
        <w:bottom w:val="none" w:sz="0" w:space="0" w:color="auto"/>
        <w:right w:val="none" w:sz="0" w:space="0" w:color="auto"/>
      </w:divBdr>
    </w:div>
    <w:div w:id="2119985106">
      <w:bodyDiv w:val="1"/>
      <w:marLeft w:val="0"/>
      <w:marRight w:val="0"/>
      <w:marTop w:val="0"/>
      <w:marBottom w:val="0"/>
      <w:divBdr>
        <w:top w:val="none" w:sz="0" w:space="0" w:color="auto"/>
        <w:left w:val="none" w:sz="0" w:space="0" w:color="auto"/>
        <w:bottom w:val="none" w:sz="0" w:space="0" w:color="auto"/>
        <w:right w:val="none" w:sz="0" w:space="0" w:color="auto"/>
      </w:divBdr>
    </w:div>
    <w:div w:id="2120299477">
      <w:bodyDiv w:val="1"/>
      <w:marLeft w:val="0"/>
      <w:marRight w:val="0"/>
      <w:marTop w:val="0"/>
      <w:marBottom w:val="0"/>
      <w:divBdr>
        <w:top w:val="none" w:sz="0" w:space="0" w:color="auto"/>
        <w:left w:val="none" w:sz="0" w:space="0" w:color="auto"/>
        <w:bottom w:val="none" w:sz="0" w:space="0" w:color="auto"/>
        <w:right w:val="none" w:sz="0" w:space="0" w:color="auto"/>
      </w:divBdr>
    </w:div>
    <w:div w:id="2120448874">
      <w:bodyDiv w:val="1"/>
      <w:marLeft w:val="0"/>
      <w:marRight w:val="0"/>
      <w:marTop w:val="0"/>
      <w:marBottom w:val="0"/>
      <w:divBdr>
        <w:top w:val="none" w:sz="0" w:space="0" w:color="auto"/>
        <w:left w:val="none" w:sz="0" w:space="0" w:color="auto"/>
        <w:bottom w:val="none" w:sz="0" w:space="0" w:color="auto"/>
        <w:right w:val="none" w:sz="0" w:space="0" w:color="auto"/>
      </w:divBdr>
    </w:div>
    <w:div w:id="2120564088">
      <w:bodyDiv w:val="1"/>
      <w:marLeft w:val="0"/>
      <w:marRight w:val="0"/>
      <w:marTop w:val="0"/>
      <w:marBottom w:val="0"/>
      <w:divBdr>
        <w:top w:val="none" w:sz="0" w:space="0" w:color="auto"/>
        <w:left w:val="none" w:sz="0" w:space="0" w:color="auto"/>
        <w:bottom w:val="none" w:sz="0" w:space="0" w:color="auto"/>
        <w:right w:val="none" w:sz="0" w:space="0" w:color="auto"/>
      </w:divBdr>
    </w:div>
    <w:div w:id="2120759442">
      <w:bodyDiv w:val="1"/>
      <w:marLeft w:val="0"/>
      <w:marRight w:val="0"/>
      <w:marTop w:val="0"/>
      <w:marBottom w:val="0"/>
      <w:divBdr>
        <w:top w:val="none" w:sz="0" w:space="0" w:color="auto"/>
        <w:left w:val="none" w:sz="0" w:space="0" w:color="auto"/>
        <w:bottom w:val="none" w:sz="0" w:space="0" w:color="auto"/>
        <w:right w:val="none" w:sz="0" w:space="0" w:color="auto"/>
      </w:divBdr>
    </w:div>
    <w:div w:id="2121100608">
      <w:bodyDiv w:val="1"/>
      <w:marLeft w:val="0"/>
      <w:marRight w:val="0"/>
      <w:marTop w:val="0"/>
      <w:marBottom w:val="0"/>
      <w:divBdr>
        <w:top w:val="none" w:sz="0" w:space="0" w:color="auto"/>
        <w:left w:val="none" w:sz="0" w:space="0" w:color="auto"/>
        <w:bottom w:val="none" w:sz="0" w:space="0" w:color="auto"/>
        <w:right w:val="none" w:sz="0" w:space="0" w:color="auto"/>
      </w:divBdr>
    </w:div>
    <w:div w:id="2121298912">
      <w:bodyDiv w:val="1"/>
      <w:marLeft w:val="0"/>
      <w:marRight w:val="0"/>
      <w:marTop w:val="0"/>
      <w:marBottom w:val="0"/>
      <w:divBdr>
        <w:top w:val="none" w:sz="0" w:space="0" w:color="auto"/>
        <w:left w:val="none" w:sz="0" w:space="0" w:color="auto"/>
        <w:bottom w:val="none" w:sz="0" w:space="0" w:color="auto"/>
        <w:right w:val="none" w:sz="0" w:space="0" w:color="auto"/>
      </w:divBdr>
    </w:div>
    <w:div w:id="2121875656">
      <w:bodyDiv w:val="1"/>
      <w:marLeft w:val="0"/>
      <w:marRight w:val="0"/>
      <w:marTop w:val="0"/>
      <w:marBottom w:val="0"/>
      <w:divBdr>
        <w:top w:val="none" w:sz="0" w:space="0" w:color="auto"/>
        <w:left w:val="none" w:sz="0" w:space="0" w:color="auto"/>
        <w:bottom w:val="none" w:sz="0" w:space="0" w:color="auto"/>
        <w:right w:val="none" w:sz="0" w:space="0" w:color="auto"/>
      </w:divBdr>
    </w:div>
    <w:div w:id="2122067504">
      <w:bodyDiv w:val="1"/>
      <w:marLeft w:val="0"/>
      <w:marRight w:val="0"/>
      <w:marTop w:val="0"/>
      <w:marBottom w:val="0"/>
      <w:divBdr>
        <w:top w:val="none" w:sz="0" w:space="0" w:color="auto"/>
        <w:left w:val="none" w:sz="0" w:space="0" w:color="auto"/>
        <w:bottom w:val="none" w:sz="0" w:space="0" w:color="auto"/>
        <w:right w:val="none" w:sz="0" w:space="0" w:color="auto"/>
      </w:divBdr>
    </w:div>
    <w:div w:id="2122602510">
      <w:bodyDiv w:val="1"/>
      <w:marLeft w:val="0"/>
      <w:marRight w:val="0"/>
      <w:marTop w:val="0"/>
      <w:marBottom w:val="0"/>
      <w:divBdr>
        <w:top w:val="none" w:sz="0" w:space="0" w:color="auto"/>
        <w:left w:val="none" w:sz="0" w:space="0" w:color="auto"/>
        <w:bottom w:val="none" w:sz="0" w:space="0" w:color="auto"/>
        <w:right w:val="none" w:sz="0" w:space="0" w:color="auto"/>
      </w:divBdr>
    </w:div>
    <w:div w:id="2123068701">
      <w:bodyDiv w:val="1"/>
      <w:marLeft w:val="0"/>
      <w:marRight w:val="0"/>
      <w:marTop w:val="0"/>
      <w:marBottom w:val="0"/>
      <w:divBdr>
        <w:top w:val="none" w:sz="0" w:space="0" w:color="auto"/>
        <w:left w:val="none" w:sz="0" w:space="0" w:color="auto"/>
        <w:bottom w:val="none" w:sz="0" w:space="0" w:color="auto"/>
        <w:right w:val="none" w:sz="0" w:space="0" w:color="auto"/>
      </w:divBdr>
    </w:div>
    <w:div w:id="2123381040">
      <w:bodyDiv w:val="1"/>
      <w:marLeft w:val="0"/>
      <w:marRight w:val="0"/>
      <w:marTop w:val="0"/>
      <w:marBottom w:val="0"/>
      <w:divBdr>
        <w:top w:val="none" w:sz="0" w:space="0" w:color="auto"/>
        <w:left w:val="none" w:sz="0" w:space="0" w:color="auto"/>
        <w:bottom w:val="none" w:sz="0" w:space="0" w:color="auto"/>
        <w:right w:val="none" w:sz="0" w:space="0" w:color="auto"/>
      </w:divBdr>
    </w:div>
    <w:div w:id="2123524306">
      <w:bodyDiv w:val="1"/>
      <w:marLeft w:val="0"/>
      <w:marRight w:val="0"/>
      <w:marTop w:val="0"/>
      <w:marBottom w:val="0"/>
      <w:divBdr>
        <w:top w:val="none" w:sz="0" w:space="0" w:color="auto"/>
        <w:left w:val="none" w:sz="0" w:space="0" w:color="auto"/>
        <w:bottom w:val="none" w:sz="0" w:space="0" w:color="auto"/>
        <w:right w:val="none" w:sz="0" w:space="0" w:color="auto"/>
      </w:divBdr>
    </w:div>
    <w:div w:id="2123525567">
      <w:bodyDiv w:val="1"/>
      <w:marLeft w:val="0"/>
      <w:marRight w:val="0"/>
      <w:marTop w:val="0"/>
      <w:marBottom w:val="0"/>
      <w:divBdr>
        <w:top w:val="none" w:sz="0" w:space="0" w:color="auto"/>
        <w:left w:val="none" w:sz="0" w:space="0" w:color="auto"/>
        <w:bottom w:val="none" w:sz="0" w:space="0" w:color="auto"/>
        <w:right w:val="none" w:sz="0" w:space="0" w:color="auto"/>
      </w:divBdr>
    </w:div>
    <w:div w:id="2123567263">
      <w:bodyDiv w:val="1"/>
      <w:marLeft w:val="0"/>
      <w:marRight w:val="0"/>
      <w:marTop w:val="0"/>
      <w:marBottom w:val="0"/>
      <w:divBdr>
        <w:top w:val="none" w:sz="0" w:space="0" w:color="auto"/>
        <w:left w:val="none" w:sz="0" w:space="0" w:color="auto"/>
        <w:bottom w:val="none" w:sz="0" w:space="0" w:color="auto"/>
        <w:right w:val="none" w:sz="0" w:space="0" w:color="auto"/>
      </w:divBdr>
    </w:div>
    <w:div w:id="2123574990">
      <w:bodyDiv w:val="1"/>
      <w:marLeft w:val="0"/>
      <w:marRight w:val="0"/>
      <w:marTop w:val="0"/>
      <w:marBottom w:val="0"/>
      <w:divBdr>
        <w:top w:val="none" w:sz="0" w:space="0" w:color="auto"/>
        <w:left w:val="none" w:sz="0" w:space="0" w:color="auto"/>
        <w:bottom w:val="none" w:sz="0" w:space="0" w:color="auto"/>
        <w:right w:val="none" w:sz="0" w:space="0" w:color="auto"/>
      </w:divBdr>
    </w:div>
    <w:div w:id="2123845150">
      <w:bodyDiv w:val="1"/>
      <w:marLeft w:val="0"/>
      <w:marRight w:val="0"/>
      <w:marTop w:val="0"/>
      <w:marBottom w:val="0"/>
      <w:divBdr>
        <w:top w:val="none" w:sz="0" w:space="0" w:color="auto"/>
        <w:left w:val="none" w:sz="0" w:space="0" w:color="auto"/>
        <w:bottom w:val="none" w:sz="0" w:space="0" w:color="auto"/>
        <w:right w:val="none" w:sz="0" w:space="0" w:color="auto"/>
      </w:divBdr>
    </w:div>
    <w:div w:id="2124302678">
      <w:bodyDiv w:val="1"/>
      <w:marLeft w:val="0"/>
      <w:marRight w:val="0"/>
      <w:marTop w:val="0"/>
      <w:marBottom w:val="0"/>
      <w:divBdr>
        <w:top w:val="none" w:sz="0" w:space="0" w:color="auto"/>
        <w:left w:val="none" w:sz="0" w:space="0" w:color="auto"/>
        <w:bottom w:val="none" w:sz="0" w:space="0" w:color="auto"/>
        <w:right w:val="none" w:sz="0" w:space="0" w:color="auto"/>
      </w:divBdr>
    </w:div>
    <w:div w:id="2124418827">
      <w:bodyDiv w:val="1"/>
      <w:marLeft w:val="0"/>
      <w:marRight w:val="0"/>
      <w:marTop w:val="0"/>
      <w:marBottom w:val="0"/>
      <w:divBdr>
        <w:top w:val="none" w:sz="0" w:space="0" w:color="auto"/>
        <w:left w:val="none" w:sz="0" w:space="0" w:color="auto"/>
        <w:bottom w:val="none" w:sz="0" w:space="0" w:color="auto"/>
        <w:right w:val="none" w:sz="0" w:space="0" w:color="auto"/>
      </w:divBdr>
    </w:div>
    <w:div w:id="2124421379">
      <w:bodyDiv w:val="1"/>
      <w:marLeft w:val="0"/>
      <w:marRight w:val="0"/>
      <w:marTop w:val="0"/>
      <w:marBottom w:val="0"/>
      <w:divBdr>
        <w:top w:val="none" w:sz="0" w:space="0" w:color="auto"/>
        <w:left w:val="none" w:sz="0" w:space="0" w:color="auto"/>
        <w:bottom w:val="none" w:sz="0" w:space="0" w:color="auto"/>
        <w:right w:val="none" w:sz="0" w:space="0" w:color="auto"/>
      </w:divBdr>
    </w:div>
    <w:div w:id="2124493697">
      <w:bodyDiv w:val="1"/>
      <w:marLeft w:val="0"/>
      <w:marRight w:val="0"/>
      <w:marTop w:val="0"/>
      <w:marBottom w:val="0"/>
      <w:divBdr>
        <w:top w:val="none" w:sz="0" w:space="0" w:color="auto"/>
        <w:left w:val="none" w:sz="0" w:space="0" w:color="auto"/>
        <w:bottom w:val="none" w:sz="0" w:space="0" w:color="auto"/>
        <w:right w:val="none" w:sz="0" w:space="0" w:color="auto"/>
      </w:divBdr>
    </w:div>
    <w:div w:id="2124690653">
      <w:bodyDiv w:val="1"/>
      <w:marLeft w:val="0"/>
      <w:marRight w:val="0"/>
      <w:marTop w:val="0"/>
      <w:marBottom w:val="0"/>
      <w:divBdr>
        <w:top w:val="none" w:sz="0" w:space="0" w:color="auto"/>
        <w:left w:val="none" w:sz="0" w:space="0" w:color="auto"/>
        <w:bottom w:val="none" w:sz="0" w:space="0" w:color="auto"/>
        <w:right w:val="none" w:sz="0" w:space="0" w:color="auto"/>
      </w:divBdr>
    </w:div>
    <w:div w:id="2124767179">
      <w:bodyDiv w:val="1"/>
      <w:marLeft w:val="0"/>
      <w:marRight w:val="0"/>
      <w:marTop w:val="0"/>
      <w:marBottom w:val="0"/>
      <w:divBdr>
        <w:top w:val="none" w:sz="0" w:space="0" w:color="auto"/>
        <w:left w:val="none" w:sz="0" w:space="0" w:color="auto"/>
        <w:bottom w:val="none" w:sz="0" w:space="0" w:color="auto"/>
        <w:right w:val="none" w:sz="0" w:space="0" w:color="auto"/>
      </w:divBdr>
    </w:div>
    <w:div w:id="2125229369">
      <w:bodyDiv w:val="1"/>
      <w:marLeft w:val="0"/>
      <w:marRight w:val="0"/>
      <w:marTop w:val="0"/>
      <w:marBottom w:val="0"/>
      <w:divBdr>
        <w:top w:val="none" w:sz="0" w:space="0" w:color="auto"/>
        <w:left w:val="none" w:sz="0" w:space="0" w:color="auto"/>
        <w:bottom w:val="none" w:sz="0" w:space="0" w:color="auto"/>
        <w:right w:val="none" w:sz="0" w:space="0" w:color="auto"/>
      </w:divBdr>
    </w:div>
    <w:div w:id="2125464496">
      <w:bodyDiv w:val="1"/>
      <w:marLeft w:val="0"/>
      <w:marRight w:val="0"/>
      <w:marTop w:val="0"/>
      <w:marBottom w:val="0"/>
      <w:divBdr>
        <w:top w:val="none" w:sz="0" w:space="0" w:color="auto"/>
        <w:left w:val="none" w:sz="0" w:space="0" w:color="auto"/>
        <w:bottom w:val="none" w:sz="0" w:space="0" w:color="auto"/>
        <w:right w:val="none" w:sz="0" w:space="0" w:color="auto"/>
      </w:divBdr>
    </w:div>
    <w:div w:id="2125490614">
      <w:bodyDiv w:val="1"/>
      <w:marLeft w:val="0"/>
      <w:marRight w:val="0"/>
      <w:marTop w:val="0"/>
      <w:marBottom w:val="0"/>
      <w:divBdr>
        <w:top w:val="none" w:sz="0" w:space="0" w:color="auto"/>
        <w:left w:val="none" w:sz="0" w:space="0" w:color="auto"/>
        <w:bottom w:val="none" w:sz="0" w:space="0" w:color="auto"/>
        <w:right w:val="none" w:sz="0" w:space="0" w:color="auto"/>
      </w:divBdr>
    </w:div>
    <w:div w:id="2125533742">
      <w:bodyDiv w:val="1"/>
      <w:marLeft w:val="0"/>
      <w:marRight w:val="0"/>
      <w:marTop w:val="0"/>
      <w:marBottom w:val="0"/>
      <w:divBdr>
        <w:top w:val="none" w:sz="0" w:space="0" w:color="auto"/>
        <w:left w:val="none" w:sz="0" w:space="0" w:color="auto"/>
        <w:bottom w:val="none" w:sz="0" w:space="0" w:color="auto"/>
        <w:right w:val="none" w:sz="0" w:space="0" w:color="auto"/>
      </w:divBdr>
    </w:div>
    <w:div w:id="2127037263">
      <w:bodyDiv w:val="1"/>
      <w:marLeft w:val="0"/>
      <w:marRight w:val="0"/>
      <w:marTop w:val="0"/>
      <w:marBottom w:val="0"/>
      <w:divBdr>
        <w:top w:val="none" w:sz="0" w:space="0" w:color="auto"/>
        <w:left w:val="none" w:sz="0" w:space="0" w:color="auto"/>
        <w:bottom w:val="none" w:sz="0" w:space="0" w:color="auto"/>
        <w:right w:val="none" w:sz="0" w:space="0" w:color="auto"/>
      </w:divBdr>
    </w:div>
    <w:div w:id="2127380734">
      <w:bodyDiv w:val="1"/>
      <w:marLeft w:val="0"/>
      <w:marRight w:val="0"/>
      <w:marTop w:val="0"/>
      <w:marBottom w:val="0"/>
      <w:divBdr>
        <w:top w:val="none" w:sz="0" w:space="0" w:color="auto"/>
        <w:left w:val="none" w:sz="0" w:space="0" w:color="auto"/>
        <w:bottom w:val="none" w:sz="0" w:space="0" w:color="auto"/>
        <w:right w:val="none" w:sz="0" w:space="0" w:color="auto"/>
      </w:divBdr>
    </w:div>
    <w:div w:id="2127430192">
      <w:bodyDiv w:val="1"/>
      <w:marLeft w:val="0"/>
      <w:marRight w:val="0"/>
      <w:marTop w:val="0"/>
      <w:marBottom w:val="0"/>
      <w:divBdr>
        <w:top w:val="none" w:sz="0" w:space="0" w:color="auto"/>
        <w:left w:val="none" w:sz="0" w:space="0" w:color="auto"/>
        <w:bottom w:val="none" w:sz="0" w:space="0" w:color="auto"/>
        <w:right w:val="none" w:sz="0" w:space="0" w:color="auto"/>
      </w:divBdr>
    </w:div>
    <w:div w:id="2127845495">
      <w:bodyDiv w:val="1"/>
      <w:marLeft w:val="0"/>
      <w:marRight w:val="0"/>
      <w:marTop w:val="0"/>
      <w:marBottom w:val="0"/>
      <w:divBdr>
        <w:top w:val="none" w:sz="0" w:space="0" w:color="auto"/>
        <w:left w:val="none" w:sz="0" w:space="0" w:color="auto"/>
        <w:bottom w:val="none" w:sz="0" w:space="0" w:color="auto"/>
        <w:right w:val="none" w:sz="0" w:space="0" w:color="auto"/>
      </w:divBdr>
    </w:div>
    <w:div w:id="2128037323">
      <w:bodyDiv w:val="1"/>
      <w:marLeft w:val="0"/>
      <w:marRight w:val="0"/>
      <w:marTop w:val="0"/>
      <w:marBottom w:val="0"/>
      <w:divBdr>
        <w:top w:val="none" w:sz="0" w:space="0" w:color="auto"/>
        <w:left w:val="none" w:sz="0" w:space="0" w:color="auto"/>
        <w:bottom w:val="none" w:sz="0" w:space="0" w:color="auto"/>
        <w:right w:val="none" w:sz="0" w:space="0" w:color="auto"/>
      </w:divBdr>
    </w:div>
    <w:div w:id="2128162233">
      <w:bodyDiv w:val="1"/>
      <w:marLeft w:val="0"/>
      <w:marRight w:val="0"/>
      <w:marTop w:val="0"/>
      <w:marBottom w:val="0"/>
      <w:divBdr>
        <w:top w:val="none" w:sz="0" w:space="0" w:color="auto"/>
        <w:left w:val="none" w:sz="0" w:space="0" w:color="auto"/>
        <w:bottom w:val="none" w:sz="0" w:space="0" w:color="auto"/>
        <w:right w:val="none" w:sz="0" w:space="0" w:color="auto"/>
      </w:divBdr>
    </w:div>
    <w:div w:id="2129086255">
      <w:bodyDiv w:val="1"/>
      <w:marLeft w:val="0"/>
      <w:marRight w:val="0"/>
      <w:marTop w:val="0"/>
      <w:marBottom w:val="0"/>
      <w:divBdr>
        <w:top w:val="none" w:sz="0" w:space="0" w:color="auto"/>
        <w:left w:val="none" w:sz="0" w:space="0" w:color="auto"/>
        <w:bottom w:val="none" w:sz="0" w:space="0" w:color="auto"/>
        <w:right w:val="none" w:sz="0" w:space="0" w:color="auto"/>
      </w:divBdr>
    </w:div>
    <w:div w:id="2129548864">
      <w:bodyDiv w:val="1"/>
      <w:marLeft w:val="0"/>
      <w:marRight w:val="0"/>
      <w:marTop w:val="0"/>
      <w:marBottom w:val="0"/>
      <w:divBdr>
        <w:top w:val="none" w:sz="0" w:space="0" w:color="auto"/>
        <w:left w:val="none" w:sz="0" w:space="0" w:color="auto"/>
        <w:bottom w:val="none" w:sz="0" w:space="0" w:color="auto"/>
        <w:right w:val="none" w:sz="0" w:space="0" w:color="auto"/>
      </w:divBdr>
    </w:div>
    <w:div w:id="2129927262">
      <w:bodyDiv w:val="1"/>
      <w:marLeft w:val="0"/>
      <w:marRight w:val="0"/>
      <w:marTop w:val="0"/>
      <w:marBottom w:val="0"/>
      <w:divBdr>
        <w:top w:val="none" w:sz="0" w:space="0" w:color="auto"/>
        <w:left w:val="none" w:sz="0" w:space="0" w:color="auto"/>
        <w:bottom w:val="none" w:sz="0" w:space="0" w:color="auto"/>
        <w:right w:val="none" w:sz="0" w:space="0" w:color="auto"/>
      </w:divBdr>
    </w:div>
    <w:div w:id="2130009548">
      <w:bodyDiv w:val="1"/>
      <w:marLeft w:val="0"/>
      <w:marRight w:val="0"/>
      <w:marTop w:val="0"/>
      <w:marBottom w:val="0"/>
      <w:divBdr>
        <w:top w:val="none" w:sz="0" w:space="0" w:color="auto"/>
        <w:left w:val="none" w:sz="0" w:space="0" w:color="auto"/>
        <w:bottom w:val="none" w:sz="0" w:space="0" w:color="auto"/>
        <w:right w:val="none" w:sz="0" w:space="0" w:color="auto"/>
      </w:divBdr>
    </w:div>
    <w:div w:id="2130125540">
      <w:bodyDiv w:val="1"/>
      <w:marLeft w:val="0"/>
      <w:marRight w:val="0"/>
      <w:marTop w:val="0"/>
      <w:marBottom w:val="0"/>
      <w:divBdr>
        <w:top w:val="none" w:sz="0" w:space="0" w:color="auto"/>
        <w:left w:val="none" w:sz="0" w:space="0" w:color="auto"/>
        <w:bottom w:val="none" w:sz="0" w:space="0" w:color="auto"/>
        <w:right w:val="none" w:sz="0" w:space="0" w:color="auto"/>
      </w:divBdr>
    </w:div>
    <w:div w:id="2130202374">
      <w:bodyDiv w:val="1"/>
      <w:marLeft w:val="0"/>
      <w:marRight w:val="0"/>
      <w:marTop w:val="0"/>
      <w:marBottom w:val="0"/>
      <w:divBdr>
        <w:top w:val="none" w:sz="0" w:space="0" w:color="auto"/>
        <w:left w:val="none" w:sz="0" w:space="0" w:color="auto"/>
        <w:bottom w:val="none" w:sz="0" w:space="0" w:color="auto"/>
        <w:right w:val="none" w:sz="0" w:space="0" w:color="auto"/>
      </w:divBdr>
    </w:div>
    <w:div w:id="2130394264">
      <w:bodyDiv w:val="1"/>
      <w:marLeft w:val="0"/>
      <w:marRight w:val="0"/>
      <w:marTop w:val="0"/>
      <w:marBottom w:val="0"/>
      <w:divBdr>
        <w:top w:val="none" w:sz="0" w:space="0" w:color="auto"/>
        <w:left w:val="none" w:sz="0" w:space="0" w:color="auto"/>
        <w:bottom w:val="none" w:sz="0" w:space="0" w:color="auto"/>
        <w:right w:val="none" w:sz="0" w:space="0" w:color="auto"/>
      </w:divBdr>
    </w:div>
    <w:div w:id="2130583131">
      <w:bodyDiv w:val="1"/>
      <w:marLeft w:val="0"/>
      <w:marRight w:val="0"/>
      <w:marTop w:val="0"/>
      <w:marBottom w:val="0"/>
      <w:divBdr>
        <w:top w:val="none" w:sz="0" w:space="0" w:color="auto"/>
        <w:left w:val="none" w:sz="0" w:space="0" w:color="auto"/>
        <w:bottom w:val="none" w:sz="0" w:space="0" w:color="auto"/>
        <w:right w:val="none" w:sz="0" w:space="0" w:color="auto"/>
      </w:divBdr>
    </w:div>
    <w:div w:id="2131195339">
      <w:bodyDiv w:val="1"/>
      <w:marLeft w:val="0"/>
      <w:marRight w:val="0"/>
      <w:marTop w:val="0"/>
      <w:marBottom w:val="0"/>
      <w:divBdr>
        <w:top w:val="none" w:sz="0" w:space="0" w:color="auto"/>
        <w:left w:val="none" w:sz="0" w:space="0" w:color="auto"/>
        <w:bottom w:val="none" w:sz="0" w:space="0" w:color="auto"/>
        <w:right w:val="none" w:sz="0" w:space="0" w:color="auto"/>
      </w:divBdr>
    </w:div>
    <w:div w:id="2131430881">
      <w:bodyDiv w:val="1"/>
      <w:marLeft w:val="0"/>
      <w:marRight w:val="0"/>
      <w:marTop w:val="0"/>
      <w:marBottom w:val="0"/>
      <w:divBdr>
        <w:top w:val="none" w:sz="0" w:space="0" w:color="auto"/>
        <w:left w:val="none" w:sz="0" w:space="0" w:color="auto"/>
        <w:bottom w:val="none" w:sz="0" w:space="0" w:color="auto"/>
        <w:right w:val="none" w:sz="0" w:space="0" w:color="auto"/>
      </w:divBdr>
    </w:div>
    <w:div w:id="2131507518">
      <w:bodyDiv w:val="1"/>
      <w:marLeft w:val="0"/>
      <w:marRight w:val="0"/>
      <w:marTop w:val="0"/>
      <w:marBottom w:val="0"/>
      <w:divBdr>
        <w:top w:val="none" w:sz="0" w:space="0" w:color="auto"/>
        <w:left w:val="none" w:sz="0" w:space="0" w:color="auto"/>
        <w:bottom w:val="none" w:sz="0" w:space="0" w:color="auto"/>
        <w:right w:val="none" w:sz="0" w:space="0" w:color="auto"/>
      </w:divBdr>
    </w:div>
    <w:div w:id="2132048626">
      <w:bodyDiv w:val="1"/>
      <w:marLeft w:val="0"/>
      <w:marRight w:val="0"/>
      <w:marTop w:val="0"/>
      <w:marBottom w:val="0"/>
      <w:divBdr>
        <w:top w:val="none" w:sz="0" w:space="0" w:color="auto"/>
        <w:left w:val="none" w:sz="0" w:space="0" w:color="auto"/>
        <w:bottom w:val="none" w:sz="0" w:space="0" w:color="auto"/>
        <w:right w:val="none" w:sz="0" w:space="0" w:color="auto"/>
      </w:divBdr>
    </w:div>
    <w:div w:id="2132168275">
      <w:bodyDiv w:val="1"/>
      <w:marLeft w:val="0"/>
      <w:marRight w:val="0"/>
      <w:marTop w:val="0"/>
      <w:marBottom w:val="0"/>
      <w:divBdr>
        <w:top w:val="none" w:sz="0" w:space="0" w:color="auto"/>
        <w:left w:val="none" w:sz="0" w:space="0" w:color="auto"/>
        <w:bottom w:val="none" w:sz="0" w:space="0" w:color="auto"/>
        <w:right w:val="none" w:sz="0" w:space="0" w:color="auto"/>
      </w:divBdr>
    </w:div>
    <w:div w:id="2132287293">
      <w:bodyDiv w:val="1"/>
      <w:marLeft w:val="0"/>
      <w:marRight w:val="0"/>
      <w:marTop w:val="0"/>
      <w:marBottom w:val="0"/>
      <w:divBdr>
        <w:top w:val="none" w:sz="0" w:space="0" w:color="auto"/>
        <w:left w:val="none" w:sz="0" w:space="0" w:color="auto"/>
        <w:bottom w:val="none" w:sz="0" w:space="0" w:color="auto"/>
        <w:right w:val="none" w:sz="0" w:space="0" w:color="auto"/>
      </w:divBdr>
    </w:div>
    <w:div w:id="2133011974">
      <w:bodyDiv w:val="1"/>
      <w:marLeft w:val="0"/>
      <w:marRight w:val="0"/>
      <w:marTop w:val="0"/>
      <w:marBottom w:val="0"/>
      <w:divBdr>
        <w:top w:val="none" w:sz="0" w:space="0" w:color="auto"/>
        <w:left w:val="none" w:sz="0" w:space="0" w:color="auto"/>
        <w:bottom w:val="none" w:sz="0" w:space="0" w:color="auto"/>
        <w:right w:val="none" w:sz="0" w:space="0" w:color="auto"/>
      </w:divBdr>
    </w:div>
    <w:div w:id="2133399921">
      <w:bodyDiv w:val="1"/>
      <w:marLeft w:val="0"/>
      <w:marRight w:val="0"/>
      <w:marTop w:val="0"/>
      <w:marBottom w:val="0"/>
      <w:divBdr>
        <w:top w:val="none" w:sz="0" w:space="0" w:color="auto"/>
        <w:left w:val="none" w:sz="0" w:space="0" w:color="auto"/>
        <w:bottom w:val="none" w:sz="0" w:space="0" w:color="auto"/>
        <w:right w:val="none" w:sz="0" w:space="0" w:color="auto"/>
      </w:divBdr>
    </w:div>
    <w:div w:id="2133942044">
      <w:bodyDiv w:val="1"/>
      <w:marLeft w:val="0"/>
      <w:marRight w:val="0"/>
      <w:marTop w:val="0"/>
      <w:marBottom w:val="0"/>
      <w:divBdr>
        <w:top w:val="none" w:sz="0" w:space="0" w:color="auto"/>
        <w:left w:val="none" w:sz="0" w:space="0" w:color="auto"/>
        <w:bottom w:val="none" w:sz="0" w:space="0" w:color="auto"/>
        <w:right w:val="none" w:sz="0" w:space="0" w:color="auto"/>
      </w:divBdr>
    </w:div>
    <w:div w:id="2134250804">
      <w:bodyDiv w:val="1"/>
      <w:marLeft w:val="0"/>
      <w:marRight w:val="0"/>
      <w:marTop w:val="0"/>
      <w:marBottom w:val="0"/>
      <w:divBdr>
        <w:top w:val="none" w:sz="0" w:space="0" w:color="auto"/>
        <w:left w:val="none" w:sz="0" w:space="0" w:color="auto"/>
        <w:bottom w:val="none" w:sz="0" w:space="0" w:color="auto"/>
        <w:right w:val="none" w:sz="0" w:space="0" w:color="auto"/>
      </w:divBdr>
    </w:div>
    <w:div w:id="2134710005">
      <w:bodyDiv w:val="1"/>
      <w:marLeft w:val="0"/>
      <w:marRight w:val="0"/>
      <w:marTop w:val="0"/>
      <w:marBottom w:val="0"/>
      <w:divBdr>
        <w:top w:val="none" w:sz="0" w:space="0" w:color="auto"/>
        <w:left w:val="none" w:sz="0" w:space="0" w:color="auto"/>
        <w:bottom w:val="none" w:sz="0" w:space="0" w:color="auto"/>
        <w:right w:val="none" w:sz="0" w:space="0" w:color="auto"/>
      </w:divBdr>
    </w:div>
    <w:div w:id="2134905370">
      <w:bodyDiv w:val="1"/>
      <w:marLeft w:val="0"/>
      <w:marRight w:val="0"/>
      <w:marTop w:val="0"/>
      <w:marBottom w:val="0"/>
      <w:divBdr>
        <w:top w:val="none" w:sz="0" w:space="0" w:color="auto"/>
        <w:left w:val="none" w:sz="0" w:space="0" w:color="auto"/>
        <w:bottom w:val="none" w:sz="0" w:space="0" w:color="auto"/>
        <w:right w:val="none" w:sz="0" w:space="0" w:color="auto"/>
      </w:divBdr>
    </w:div>
    <w:div w:id="2135322206">
      <w:bodyDiv w:val="1"/>
      <w:marLeft w:val="0"/>
      <w:marRight w:val="0"/>
      <w:marTop w:val="0"/>
      <w:marBottom w:val="0"/>
      <w:divBdr>
        <w:top w:val="none" w:sz="0" w:space="0" w:color="auto"/>
        <w:left w:val="none" w:sz="0" w:space="0" w:color="auto"/>
        <w:bottom w:val="none" w:sz="0" w:space="0" w:color="auto"/>
        <w:right w:val="none" w:sz="0" w:space="0" w:color="auto"/>
      </w:divBdr>
    </w:div>
    <w:div w:id="2135325521">
      <w:bodyDiv w:val="1"/>
      <w:marLeft w:val="0"/>
      <w:marRight w:val="0"/>
      <w:marTop w:val="0"/>
      <w:marBottom w:val="0"/>
      <w:divBdr>
        <w:top w:val="none" w:sz="0" w:space="0" w:color="auto"/>
        <w:left w:val="none" w:sz="0" w:space="0" w:color="auto"/>
        <w:bottom w:val="none" w:sz="0" w:space="0" w:color="auto"/>
        <w:right w:val="none" w:sz="0" w:space="0" w:color="auto"/>
      </w:divBdr>
    </w:div>
    <w:div w:id="2135368481">
      <w:bodyDiv w:val="1"/>
      <w:marLeft w:val="0"/>
      <w:marRight w:val="0"/>
      <w:marTop w:val="0"/>
      <w:marBottom w:val="0"/>
      <w:divBdr>
        <w:top w:val="none" w:sz="0" w:space="0" w:color="auto"/>
        <w:left w:val="none" w:sz="0" w:space="0" w:color="auto"/>
        <w:bottom w:val="none" w:sz="0" w:space="0" w:color="auto"/>
        <w:right w:val="none" w:sz="0" w:space="0" w:color="auto"/>
      </w:divBdr>
    </w:div>
    <w:div w:id="2135519381">
      <w:bodyDiv w:val="1"/>
      <w:marLeft w:val="0"/>
      <w:marRight w:val="0"/>
      <w:marTop w:val="0"/>
      <w:marBottom w:val="0"/>
      <w:divBdr>
        <w:top w:val="none" w:sz="0" w:space="0" w:color="auto"/>
        <w:left w:val="none" w:sz="0" w:space="0" w:color="auto"/>
        <w:bottom w:val="none" w:sz="0" w:space="0" w:color="auto"/>
        <w:right w:val="none" w:sz="0" w:space="0" w:color="auto"/>
      </w:divBdr>
    </w:div>
    <w:div w:id="2135784540">
      <w:bodyDiv w:val="1"/>
      <w:marLeft w:val="0"/>
      <w:marRight w:val="0"/>
      <w:marTop w:val="0"/>
      <w:marBottom w:val="0"/>
      <w:divBdr>
        <w:top w:val="none" w:sz="0" w:space="0" w:color="auto"/>
        <w:left w:val="none" w:sz="0" w:space="0" w:color="auto"/>
        <w:bottom w:val="none" w:sz="0" w:space="0" w:color="auto"/>
        <w:right w:val="none" w:sz="0" w:space="0" w:color="auto"/>
      </w:divBdr>
    </w:div>
    <w:div w:id="2135904601">
      <w:bodyDiv w:val="1"/>
      <w:marLeft w:val="0"/>
      <w:marRight w:val="0"/>
      <w:marTop w:val="0"/>
      <w:marBottom w:val="0"/>
      <w:divBdr>
        <w:top w:val="none" w:sz="0" w:space="0" w:color="auto"/>
        <w:left w:val="none" w:sz="0" w:space="0" w:color="auto"/>
        <w:bottom w:val="none" w:sz="0" w:space="0" w:color="auto"/>
        <w:right w:val="none" w:sz="0" w:space="0" w:color="auto"/>
      </w:divBdr>
    </w:div>
    <w:div w:id="2136098635">
      <w:bodyDiv w:val="1"/>
      <w:marLeft w:val="0"/>
      <w:marRight w:val="0"/>
      <w:marTop w:val="0"/>
      <w:marBottom w:val="0"/>
      <w:divBdr>
        <w:top w:val="none" w:sz="0" w:space="0" w:color="auto"/>
        <w:left w:val="none" w:sz="0" w:space="0" w:color="auto"/>
        <w:bottom w:val="none" w:sz="0" w:space="0" w:color="auto"/>
        <w:right w:val="none" w:sz="0" w:space="0" w:color="auto"/>
      </w:divBdr>
    </w:div>
    <w:div w:id="2136170623">
      <w:bodyDiv w:val="1"/>
      <w:marLeft w:val="0"/>
      <w:marRight w:val="0"/>
      <w:marTop w:val="0"/>
      <w:marBottom w:val="0"/>
      <w:divBdr>
        <w:top w:val="none" w:sz="0" w:space="0" w:color="auto"/>
        <w:left w:val="none" w:sz="0" w:space="0" w:color="auto"/>
        <w:bottom w:val="none" w:sz="0" w:space="0" w:color="auto"/>
        <w:right w:val="none" w:sz="0" w:space="0" w:color="auto"/>
      </w:divBdr>
    </w:div>
    <w:div w:id="2136176321">
      <w:bodyDiv w:val="1"/>
      <w:marLeft w:val="0"/>
      <w:marRight w:val="0"/>
      <w:marTop w:val="0"/>
      <w:marBottom w:val="0"/>
      <w:divBdr>
        <w:top w:val="none" w:sz="0" w:space="0" w:color="auto"/>
        <w:left w:val="none" w:sz="0" w:space="0" w:color="auto"/>
        <w:bottom w:val="none" w:sz="0" w:space="0" w:color="auto"/>
        <w:right w:val="none" w:sz="0" w:space="0" w:color="auto"/>
      </w:divBdr>
    </w:div>
    <w:div w:id="2136214845">
      <w:bodyDiv w:val="1"/>
      <w:marLeft w:val="0"/>
      <w:marRight w:val="0"/>
      <w:marTop w:val="0"/>
      <w:marBottom w:val="0"/>
      <w:divBdr>
        <w:top w:val="none" w:sz="0" w:space="0" w:color="auto"/>
        <w:left w:val="none" w:sz="0" w:space="0" w:color="auto"/>
        <w:bottom w:val="none" w:sz="0" w:space="0" w:color="auto"/>
        <w:right w:val="none" w:sz="0" w:space="0" w:color="auto"/>
      </w:divBdr>
    </w:div>
    <w:div w:id="2136486449">
      <w:bodyDiv w:val="1"/>
      <w:marLeft w:val="0"/>
      <w:marRight w:val="0"/>
      <w:marTop w:val="0"/>
      <w:marBottom w:val="0"/>
      <w:divBdr>
        <w:top w:val="none" w:sz="0" w:space="0" w:color="auto"/>
        <w:left w:val="none" w:sz="0" w:space="0" w:color="auto"/>
        <w:bottom w:val="none" w:sz="0" w:space="0" w:color="auto"/>
        <w:right w:val="none" w:sz="0" w:space="0" w:color="auto"/>
      </w:divBdr>
    </w:div>
    <w:div w:id="2136554405">
      <w:bodyDiv w:val="1"/>
      <w:marLeft w:val="0"/>
      <w:marRight w:val="0"/>
      <w:marTop w:val="0"/>
      <w:marBottom w:val="0"/>
      <w:divBdr>
        <w:top w:val="none" w:sz="0" w:space="0" w:color="auto"/>
        <w:left w:val="none" w:sz="0" w:space="0" w:color="auto"/>
        <w:bottom w:val="none" w:sz="0" w:space="0" w:color="auto"/>
        <w:right w:val="none" w:sz="0" w:space="0" w:color="auto"/>
      </w:divBdr>
    </w:div>
    <w:div w:id="2136563408">
      <w:bodyDiv w:val="1"/>
      <w:marLeft w:val="0"/>
      <w:marRight w:val="0"/>
      <w:marTop w:val="0"/>
      <w:marBottom w:val="0"/>
      <w:divBdr>
        <w:top w:val="none" w:sz="0" w:space="0" w:color="auto"/>
        <w:left w:val="none" w:sz="0" w:space="0" w:color="auto"/>
        <w:bottom w:val="none" w:sz="0" w:space="0" w:color="auto"/>
        <w:right w:val="none" w:sz="0" w:space="0" w:color="auto"/>
      </w:divBdr>
    </w:div>
    <w:div w:id="2136825027">
      <w:bodyDiv w:val="1"/>
      <w:marLeft w:val="0"/>
      <w:marRight w:val="0"/>
      <w:marTop w:val="0"/>
      <w:marBottom w:val="0"/>
      <w:divBdr>
        <w:top w:val="none" w:sz="0" w:space="0" w:color="auto"/>
        <w:left w:val="none" w:sz="0" w:space="0" w:color="auto"/>
        <w:bottom w:val="none" w:sz="0" w:space="0" w:color="auto"/>
        <w:right w:val="none" w:sz="0" w:space="0" w:color="auto"/>
      </w:divBdr>
    </w:div>
    <w:div w:id="2137136817">
      <w:bodyDiv w:val="1"/>
      <w:marLeft w:val="0"/>
      <w:marRight w:val="0"/>
      <w:marTop w:val="0"/>
      <w:marBottom w:val="0"/>
      <w:divBdr>
        <w:top w:val="none" w:sz="0" w:space="0" w:color="auto"/>
        <w:left w:val="none" w:sz="0" w:space="0" w:color="auto"/>
        <w:bottom w:val="none" w:sz="0" w:space="0" w:color="auto"/>
        <w:right w:val="none" w:sz="0" w:space="0" w:color="auto"/>
      </w:divBdr>
    </w:div>
    <w:div w:id="2137260666">
      <w:bodyDiv w:val="1"/>
      <w:marLeft w:val="0"/>
      <w:marRight w:val="0"/>
      <w:marTop w:val="0"/>
      <w:marBottom w:val="0"/>
      <w:divBdr>
        <w:top w:val="none" w:sz="0" w:space="0" w:color="auto"/>
        <w:left w:val="none" w:sz="0" w:space="0" w:color="auto"/>
        <w:bottom w:val="none" w:sz="0" w:space="0" w:color="auto"/>
        <w:right w:val="none" w:sz="0" w:space="0" w:color="auto"/>
      </w:divBdr>
    </w:div>
    <w:div w:id="2137288445">
      <w:bodyDiv w:val="1"/>
      <w:marLeft w:val="0"/>
      <w:marRight w:val="0"/>
      <w:marTop w:val="0"/>
      <w:marBottom w:val="0"/>
      <w:divBdr>
        <w:top w:val="none" w:sz="0" w:space="0" w:color="auto"/>
        <w:left w:val="none" w:sz="0" w:space="0" w:color="auto"/>
        <w:bottom w:val="none" w:sz="0" w:space="0" w:color="auto"/>
        <w:right w:val="none" w:sz="0" w:space="0" w:color="auto"/>
      </w:divBdr>
    </w:div>
    <w:div w:id="2138178954">
      <w:bodyDiv w:val="1"/>
      <w:marLeft w:val="0"/>
      <w:marRight w:val="0"/>
      <w:marTop w:val="0"/>
      <w:marBottom w:val="0"/>
      <w:divBdr>
        <w:top w:val="none" w:sz="0" w:space="0" w:color="auto"/>
        <w:left w:val="none" w:sz="0" w:space="0" w:color="auto"/>
        <w:bottom w:val="none" w:sz="0" w:space="0" w:color="auto"/>
        <w:right w:val="none" w:sz="0" w:space="0" w:color="auto"/>
      </w:divBdr>
    </w:div>
    <w:div w:id="2138525396">
      <w:bodyDiv w:val="1"/>
      <w:marLeft w:val="0"/>
      <w:marRight w:val="0"/>
      <w:marTop w:val="0"/>
      <w:marBottom w:val="0"/>
      <w:divBdr>
        <w:top w:val="none" w:sz="0" w:space="0" w:color="auto"/>
        <w:left w:val="none" w:sz="0" w:space="0" w:color="auto"/>
        <w:bottom w:val="none" w:sz="0" w:space="0" w:color="auto"/>
        <w:right w:val="none" w:sz="0" w:space="0" w:color="auto"/>
      </w:divBdr>
    </w:div>
    <w:div w:id="2138642220">
      <w:bodyDiv w:val="1"/>
      <w:marLeft w:val="0"/>
      <w:marRight w:val="0"/>
      <w:marTop w:val="0"/>
      <w:marBottom w:val="0"/>
      <w:divBdr>
        <w:top w:val="none" w:sz="0" w:space="0" w:color="auto"/>
        <w:left w:val="none" w:sz="0" w:space="0" w:color="auto"/>
        <w:bottom w:val="none" w:sz="0" w:space="0" w:color="auto"/>
        <w:right w:val="none" w:sz="0" w:space="0" w:color="auto"/>
      </w:divBdr>
    </w:div>
    <w:div w:id="2138713357">
      <w:bodyDiv w:val="1"/>
      <w:marLeft w:val="0"/>
      <w:marRight w:val="0"/>
      <w:marTop w:val="0"/>
      <w:marBottom w:val="0"/>
      <w:divBdr>
        <w:top w:val="none" w:sz="0" w:space="0" w:color="auto"/>
        <w:left w:val="none" w:sz="0" w:space="0" w:color="auto"/>
        <w:bottom w:val="none" w:sz="0" w:space="0" w:color="auto"/>
        <w:right w:val="none" w:sz="0" w:space="0" w:color="auto"/>
      </w:divBdr>
    </w:div>
    <w:div w:id="2138907811">
      <w:bodyDiv w:val="1"/>
      <w:marLeft w:val="0"/>
      <w:marRight w:val="0"/>
      <w:marTop w:val="0"/>
      <w:marBottom w:val="0"/>
      <w:divBdr>
        <w:top w:val="none" w:sz="0" w:space="0" w:color="auto"/>
        <w:left w:val="none" w:sz="0" w:space="0" w:color="auto"/>
        <w:bottom w:val="none" w:sz="0" w:space="0" w:color="auto"/>
        <w:right w:val="none" w:sz="0" w:space="0" w:color="auto"/>
      </w:divBdr>
    </w:div>
    <w:div w:id="2139951965">
      <w:bodyDiv w:val="1"/>
      <w:marLeft w:val="0"/>
      <w:marRight w:val="0"/>
      <w:marTop w:val="0"/>
      <w:marBottom w:val="0"/>
      <w:divBdr>
        <w:top w:val="none" w:sz="0" w:space="0" w:color="auto"/>
        <w:left w:val="none" w:sz="0" w:space="0" w:color="auto"/>
        <w:bottom w:val="none" w:sz="0" w:space="0" w:color="auto"/>
        <w:right w:val="none" w:sz="0" w:space="0" w:color="auto"/>
      </w:divBdr>
    </w:div>
    <w:div w:id="2140100051">
      <w:bodyDiv w:val="1"/>
      <w:marLeft w:val="0"/>
      <w:marRight w:val="0"/>
      <w:marTop w:val="0"/>
      <w:marBottom w:val="0"/>
      <w:divBdr>
        <w:top w:val="none" w:sz="0" w:space="0" w:color="auto"/>
        <w:left w:val="none" w:sz="0" w:space="0" w:color="auto"/>
        <w:bottom w:val="none" w:sz="0" w:space="0" w:color="auto"/>
        <w:right w:val="none" w:sz="0" w:space="0" w:color="auto"/>
      </w:divBdr>
    </w:div>
    <w:div w:id="2140299968">
      <w:bodyDiv w:val="1"/>
      <w:marLeft w:val="0"/>
      <w:marRight w:val="0"/>
      <w:marTop w:val="0"/>
      <w:marBottom w:val="0"/>
      <w:divBdr>
        <w:top w:val="none" w:sz="0" w:space="0" w:color="auto"/>
        <w:left w:val="none" w:sz="0" w:space="0" w:color="auto"/>
        <w:bottom w:val="none" w:sz="0" w:space="0" w:color="auto"/>
        <w:right w:val="none" w:sz="0" w:space="0" w:color="auto"/>
      </w:divBdr>
    </w:div>
    <w:div w:id="2140605512">
      <w:bodyDiv w:val="1"/>
      <w:marLeft w:val="0"/>
      <w:marRight w:val="0"/>
      <w:marTop w:val="0"/>
      <w:marBottom w:val="0"/>
      <w:divBdr>
        <w:top w:val="none" w:sz="0" w:space="0" w:color="auto"/>
        <w:left w:val="none" w:sz="0" w:space="0" w:color="auto"/>
        <w:bottom w:val="none" w:sz="0" w:space="0" w:color="auto"/>
        <w:right w:val="none" w:sz="0" w:space="0" w:color="auto"/>
      </w:divBdr>
    </w:div>
    <w:div w:id="2141068985">
      <w:bodyDiv w:val="1"/>
      <w:marLeft w:val="0"/>
      <w:marRight w:val="0"/>
      <w:marTop w:val="0"/>
      <w:marBottom w:val="0"/>
      <w:divBdr>
        <w:top w:val="none" w:sz="0" w:space="0" w:color="auto"/>
        <w:left w:val="none" w:sz="0" w:space="0" w:color="auto"/>
        <w:bottom w:val="none" w:sz="0" w:space="0" w:color="auto"/>
        <w:right w:val="none" w:sz="0" w:space="0" w:color="auto"/>
      </w:divBdr>
    </w:div>
    <w:div w:id="2141609074">
      <w:bodyDiv w:val="1"/>
      <w:marLeft w:val="0"/>
      <w:marRight w:val="0"/>
      <w:marTop w:val="0"/>
      <w:marBottom w:val="0"/>
      <w:divBdr>
        <w:top w:val="none" w:sz="0" w:space="0" w:color="auto"/>
        <w:left w:val="none" w:sz="0" w:space="0" w:color="auto"/>
        <w:bottom w:val="none" w:sz="0" w:space="0" w:color="auto"/>
        <w:right w:val="none" w:sz="0" w:space="0" w:color="auto"/>
      </w:divBdr>
    </w:div>
    <w:div w:id="2141722874">
      <w:bodyDiv w:val="1"/>
      <w:marLeft w:val="0"/>
      <w:marRight w:val="0"/>
      <w:marTop w:val="0"/>
      <w:marBottom w:val="0"/>
      <w:divBdr>
        <w:top w:val="none" w:sz="0" w:space="0" w:color="auto"/>
        <w:left w:val="none" w:sz="0" w:space="0" w:color="auto"/>
        <w:bottom w:val="none" w:sz="0" w:space="0" w:color="auto"/>
        <w:right w:val="none" w:sz="0" w:space="0" w:color="auto"/>
      </w:divBdr>
    </w:div>
    <w:div w:id="2141918807">
      <w:bodyDiv w:val="1"/>
      <w:marLeft w:val="0"/>
      <w:marRight w:val="0"/>
      <w:marTop w:val="0"/>
      <w:marBottom w:val="0"/>
      <w:divBdr>
        <w:top w:val="none" w:sz="0" w:space="0" w:color="auto"/>
        <w:left w:val="none" w:sz="0" w:space="0" w:color="auto"/>
        <w:bottom w:val="none" w:sz="0" w:space="0" w:color="auto"/>
        <w:right w:val="none" w:sz="0" w:space="0" w:color="auto"/>
      </w:divBdr>
    </w:div>
    <w:div w:id="2142266864">
      <w:bodyDiv w:val="1"/>
      <w:marLeft w:val="0"/>
      <w:marRight w:val="0"/>
      <w:marTop w:val="0"/>
      <w:marBottom w:val="0"/>
      <w:divBdr>
        <w:top w:val="none" w:sz="0" w:space="0" w:color="auto"/>
        <w:left w:val="none" w:sz="0" w:space="0" w:color="auto"/>
        <w:bottom w:val="none" w:sz="0" w:space="0" w:color="auto"/>
        <w:right w:val="none" w:sz="0" w:space="0" w:color="auto"/>
      </w:divBdr>
      <w:divsChild>
        <w:div w:id="40787132">
          <w:marLeft w:val="0"/>
          <w:marRight w:val="0"/>
          <w:marTop w:val="0"/>
          <w:marBottom w:val="0"/>
          <w:divBdr>
            <w:top w:val="none" w:sz="0" w:space="0" w:color="auto"/>
            <w:left w:val="none" w:sz="0" w:space="0" w:color="auto"/>
            <w:bottom w:val="none" w:sz="0" w:space="0" w:color="auto"/>
            <w:right w:val="none" w:sz="0" w:space="0" w:color="auto"/>
          </w:divBdr>
          <w:divsChild>
            <w:div w:id="1534608092">
              <w:marLeft w:val="0"/>
              <w:marRight w:val="0"/>
              <w:marTop w:val="0"/>
              <w:marBottom w:val="0"/>
              <w:divBdr>
                <w:top w:val="none" w:sz="0" w:space="0" w:color="auto"/>
                <w:left w:val="none" w:sz="0" w:space="0" w:color="auto"/>
                <w:bottom w:val="none" w:sz="0" w:space="0" w:color="auto"/>
                <w:right w:val="none" w:sz="0" w:space="0" w:color="auto"/>
              </w:divBdr>
            </w:div>
          </w:divsChild>
        </w:div>
        <w:div w:id="623536706">
          <w:marLeft w:val="0"/>
          <w:marRight w:val="0"/>
          <w:marTop w:val="0"/>
          <w:marBottom w:val="0"/>
          <w:divBdr>
            <w:top w:val="none" w:sz="0" w:space="0" w:color="auto"/>
            <w:left w:val="none" w:sz="0" w:space="0" w:color="auto"/>
            <w:bottom w:val="none" w:sz="0" w:space="0" w:color="auto"/>
            <w:right w:val="none" w:sz="0" w:space="0" w:color="auto"/>
          </w:divBdr>
          <w:divsChild>
            <w:div w:id="811169264">
              <w:marLeft w:val="0"/>
              <w:marRight w:val="0"/>
              <w:marTop w:val="0"/>
              <w:marBottom w:val="0"/>
              <w:divBdr>
                <w:top w:val="none" w:sz="0" w:space="0" w:color="auto"/>
                <w:left w:val="none" w:sz="0" w:space="0" w:color="auto"/>
                <w:bottom w:val="none" w:sz="0" w:space="0" w:color="auto"/>
                <w:right w:val="none" w:sz="0" w:space="0" w:color="auto"/>
              </w:divBdr>
            </w:div>
          </w:divsChild>
        </w:div>
        <w:div w:id="1883202609">
          <w:marLeft w:val="0"/>
          <w:marRight w:val="0"/>
          <w:marTop w:val="0"/>
          <w:marBottom w:val="0"/>
          <w:divBdr>
            <w:top w:val="none" w:sz="0" w:space="0" w:color="auto"/>
            <w:left w:val="none" w:sz="0" w:space="0" w:color="auto"/>
            <w:bottom w:val="none" w:sz="0" w:space="0" w:color="auto"/>
            <w:right w:val="none" w:sz="0" w:space="0" w:color="auto"/>
          </w:divBdr>
          <w:divsChild>
            <w:div w:id="12539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78600">
      <w:bodyDiv w:val="1"/>
      <w:marLeft w:val="0"/>
      <w:marRight w:val="0"/>
      <w:marTop w:val="0"/>
      <w:marBottom w:val="0"/>
      <w:divBdr>
        <w:top w:val="none" w:sz="0" w:space="0" w:color="auto"/>
        <w:left w:val="none" w:sz="0" w:space="0" w:color="auto"/>
        <w:bottom w:val="none" w:sz="0" w:space="0" w:color="auto"/>
        <w:right w:val="none" w:sz="0" w:space="0" w:color="auto"/>
      </w:divBdr>
    </w:div>
    <w:div w:id="2142383393">
      <w:bodyDiv w:val="1"/>
      <w:marLeft w:val="0"/>
      <w:marRight w:val="0"/>
      <w:marTop w:val="0"/>
      <w:marBottom w:val="0"/>
      <w:divBdr>
        <w:top w:val="none" w:sz="0" w:space="0" w:color="auto"/>
        <w:left w:val="none" w:sz="0" w:space="0" w:color="auto"/>
        <w:bottom w:val="none" w:sz="0" w:space="0" w:color="auto"/>
        <w:right w:val="none" w:sz="0" w:space="0" w:color="auto"/>
      </w:divBdr>
    </w:div>
    <w:div w:id="2142534534">
      <w:bodyDiv w:val="1"/>
      <w:marLeft w:val="0"/>
      <w:marRight w:val="0"/>
      <w:marTop w:val="0"/>
      <w:marBottom w:val="0"/>
      <w:divBdr>
        <w:top w:val="none" w:sz="0" w:space="0" w:color="auto"/>
        <w:left w:val="none" w:sz="0" w:space="0" w:color="auto"/>
        <w:bottom w:val="none" w:sz="0" w:space="0" w:color="auto"/>
        <w:right w:val="none" w:sz="0" w:space="0" w:color="auto"/>
      </w:divBdr>
    </w:div>
    <w:div w:id="2142645086">
      <w:bodyDiv w:val="1"/>
      <w:marLeft w:val="0"/>
      <w:marRight w:val="0"/>
      <w:marTop w:val="0"/>
      <w:marBottom w:val="0"/>
      <w:divBdr>
        <w:top w:val="none" w:sz="0" w:space="0" w:color="auto"/>
        <w:left w:val="none" w:sz="0" w:space="0" w:color="auto"/>
        <w:bottom w:val="none" w:sz="0" w:space="0" w:color="auto"/>
        <w:right w:val="none" w:sz="0" w:space="0" w:color="auto"/>
      </w:divBdr>
    </w:div>
    <w:div w:id="2143574959">
      <w:bodyDiv w:val="1"/>
      <w:marLeft w:val="0"/>
      <w:marRight w:val="0"/>
      <w:marTop w:val="0"/>
      <w:marBottom w:val="0"/>
      <w:divBdr>
        <w:top w:val="none" w:sz="0" w:space="0" w:color="auto"/>
        <w:left w:val="none" w:sz="0" w:space="0" w:color="auto"/>
        <w:bottom w:val="none" w:sz="0" w:space="0" w:color="auto"/>
        <w:right w:val="none" w:sz="0" w:space="0" w:color="auto"/>
      </w:divBdr>
    </w:div>
    <w:div w:id="2143649308">
      <w:bodyDiv w:val="1"/>
      <w:marLeft w:val="0"/>
      <w:marRight w:val="0"/>
      <w:marTop w:val="0"/>
      <w:marBottom w:val="0"/>
      <w:divBdr>
        <w:top w:val="none" w:sz="0" w:space="0" w:color="auto"/>
        <w:left w:val="none" w:sz="0" w:space="0" w:color="auto"/>
        <w:bottom w:val="none" w:sz="0" w:space="0" w:color="auto"/>
        <w:right w:val="none" w:sz="0" w:space="0" w:color="auto"/>
      </w:divBdr>
    </w:div>
    <w:div w:id="2143762804">
      <w:bodyDiv w:val="1"/>
      <w:marLeft w:val="0"/>
      <w:marRight w:val="0"/>
      <w:marTop w:val="0"/>
      <w:marBottom w:val="0"/>
      <w:divBdr>
        <w:top w:val="none" w:sz="0" w:space="0" w:color="auto"/>
        <w:left w:val="none" w:sz="0" w:space="0" w:color="auto"/>
        <w:bottom w:val="none" w:sz="0" w:space="0" w:color="auto"/>
        <w:right w:val="none" w:sz="0" w:space="0" w:color="auto"/>
      </w:divBdr>
    </w:div>
    <w:div w:id="2144805352">
      <w:bodyDiv w:val="1"/>
      <w:marLeft w:val="0"/>
      <w:marRight w:val="0"/>
      <w:marTop w:val="0"/>
      <w:marBottom w:val="0"/>
      <w:divBdr>
        <w:top w:val="none" w:sz="0" w:space="0" w:color="auto"/>
        <w:left w:val="none" w:sz="0" w:space="0" w:color="auto"/>
        <w:bottom w:val="none" w:sz="0" w:space="0" w:color="auto"/>
        <w:right w:val="none" w:sz="0" w:space="0" w:color="auto"/>
      </w:divBdr>
    </w:div>
    <w:div w:id="2144888915">
      <w:bodyDiv w:val="1"/>
      <w:marLeft w:val="0"/>
      <w:marRight w:val="0"/>
      <w:marTop w:val="0"/>
      <w:marBottom w:val="0"/>
      <w:divBdr>
        <w:top w:val="none" w:sz="0" w:space="0" w:color="auto"/>
        <w:left w:val="none" w:sz="0" w:space="0" w:color="auto"/>
        <w:bottom w:val="none" w:sz="0" w:space="0" w:color="auto"/>
        <w:right w:val="none" w:sz="0" w:space="0" w:color="auto"/>
      </w:divBdr>
    </w:div>
    <w:div w:id="2145073482">
      <w:bodyDiv w:val="1"/>
      <w:marLeft w:val="0"/>
      <w:marRight w:val="0"/>
      <w:marTop w:val="0"/>
      <w:marBottom w:val="0"/>
      <w:divBdr>
        <w:top w:val="none" w:sz="0" w:space="0" w:color="auto"/>
        <w:left w:val="none" w:sz="0" w:space="0" w:color="auto"/>
        <w:bottom w:val="none" w:sz="0" w:space="0" w:color="auto"/>
        <w:right w:val="none" w:sz="0" w:space="0" w:color="auto"/>
      </w:divBdr>
    </w:div>
    <w:div w:id="2145196820">
      <w:bodyDiv w:val="1"/>
      <w:marLeft w:val="0"/>
      <w:marRight w:val="0"/>
      <w:marTop w:val="0"/>
      <w:marBottom w:val="0"/>
      <w:divBdr>
        <w:top w:val="none" w:sz="0" w:space="0" w:color="auto"/>
        <w:left w:val="none" w:sz="0" w:space="0" w:color="auto"/>
        <w:bottom w:val="none" w:sz="0" w:space="0" w:color="auto"/>
        <w:right w:val="none" w:sz="0" w:space="0" w:color="auto"/>
      </w:divBdr>
    </w:div>
    <w:div w:id="2145199312">
      <w:bodyDiv w:val="1"/>
      <w:marLeft w:val="0"/>
      <w:marRight w:val="0"/>
      <w:marTop w:val="0"/>
      <w:marBottom w:val="0"/>
      <w:divBdr>
        <w:top w:val="none" w:sz="0" w:space="0" w:color="auto"/>
        <w:left w:val="none" w:sz="0" w:space="0" w:color="auto"/>
        <w:bottom w:val="none" w:sz="0" w:space="0" w:color="auto"/>
        <w:right w:val="none" w:sz="0" w:space="0" w:color="auto"/>
      </w:divBdr>
    </w:div>
    <w:div w:id="2145346435">
      <w:bodyDiv w:val="1"/>
      <w:marLeft w:val="0"/>
      <w:marRight w:val="0"/>
      <w:marTop w:val="0"/>
      <w:marBottom w:val="0"/>
      <w:divBdr>
        <w:top w:val="none" w:sz="0" w:space="0" w:color="auto"/>
        <w:left w:val="none" w:sz="0" w:space="0" w:color="auto"/>
        <w:bottom w:val="none" w:sz="0" w:space="0" w:color="auto"/>
        <w:right w:val="none" w:sz="0" w:space="0" w:color="auto"/>
      </w:divBdr>
    </w:div>
    <w:div w:id="2145463257">
      <w:bodyDiv w:val="1"/>
      <w:marLeft w:val="0"/>
      <w:marRight w:val="0"/>
      <w:marTop w:val="0"/>
      <w:marBottom w:val="0"/>
      <w:divBdr>
        <w:top w:val="none" w:sz="0" w:space="0" w:color="auto"/>
        <w:left w:val="none" w:sz="0" w:space="0" w:color="auto"/>
        <w:bottom w:val="none" w:sz="0" w:space="0" w:color="auto"/>
        <w:right w:val="none" w:sz="0" w:space="0" w:color="auto"/>
      </w:divBdr>
    </w:div>
    <w:div w:id="2145806434">
      <w:bodyDiv w:val="1"/>
      <w:marLeft w:val="0"/>
      <w:marRight w:val="0"/>
      <w:marTop w:val="0"/>
      <w:marBottom w:val="0"/>
      <w:divBdr>
        <w:top w:val="none" w:sz="0" w:space="0" w:color="auto"/>
        <w:left w:val="none" w:sz="0" w:space="0" w:color="auto"/>
        <w:bottom w:val="none" w:sz="0" w:space="0" w:color="auto"/>
        <w:right w:val="none" w:sz="0" w:space="0" w:color="auto"/>
      </w:divBdr>
    </w:div>
    <w:div w:id="2146044691">
      <w:bodyDiv w:val="1"/>
      <w:marLeft w:val="0"/>
      <w:marRight w:val="0"/>
      <w:marTop w:val="0"/>
      <w:marBottom w:val="0"/>
      <w:divBdr>
        <w:top w:val="none" w:sz="0" w:space="0" w:color="auto"/>
        <w:left w:val="none" w:sz="0" w:space="0" w:color="auto"/>
        <w:bottom w:val="none" w:sz="0" w:space="0" w:color="auto"/>
        <w:right w:val="none" w:sz="0" w:space="0" w:color="auto"/>
      </w:divBdr>
    </w:div>
    <w:div w:id="2146074180">
      <w:bodyDiv w:val="1"/>
      <w:marLeft w:val="0"/>
      <w:marRight w:val="0"/>
      <w:marTop w:val="0"/>
      <w:marBottom w:val="0"/>
      <w:divBdr>
        <w:top w:val="none" w:sz="0" w:space="0" w:color="auto"/>
        <w:left w:val="none" w:sz="0" w:space="0" w:color="auto"/>
        <w:bottom w:val="none" w:sz="0" w:space="0" w:color="auto"/>
        <w:right w:val="none" w:sz="0" w:space="0" w:color="auto"/>
      </w:divBdr>
    </w:div>
    <w:div w:id="2146314736">
      <w:bodyDiv w:val="1"/>
      <w:marLeft w:val="0"/>
      <w:marRight w:val="0"/>
      <w:marTop w:val="0"/>
      <w:marBottom w:val="0"/>
      <w:divBdr>
        <w:top w:val="none" w:sz="0" w:space="0" w:color="auto"/>
        <w:left w:val="none" w:sz="0" w:space="0" w:color="auto"/>
        <w:bottom w:val="none" w:sz="0" w:space="0" w:color="auto"/>
        <w:right w:val="none" w:sz="0" w:space="0" w:color="auto"/>
      </w:divBdr>
      <w:divsChild>
        <w:div w:id="2366681">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5162604">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349521689">
          <w:blockQuote w:val="1"/>
          <w:marLeft w:val="0"/>
          <w:marRight w:val="0"/>
          <w:marTop w:val="384"/>
          <w:marBottom w:val="384"/>
          <w:divBdr>
            <w:top w:val="single" w:sz="2" w:space="0" w:color="auto"/>
            <w:left w:val="single" w:sz="2" w:space="0" w:color="auto"/>
            <w:bottom w:val="single" w:sz="2" w:space="0" w:color="auto"/>
            <w:right w:val="single" w:sz="2" w:space="0" w:color="auto"/>
          </w:divBdr>
        </w:div>
        <w:div w:id="1672759254">
          <w:blockQuote w:val="1"/>
          <w:marLeft w:val="0"/>
          <w:marRight w:val="0"/>
          <w:marTop w:val="384"/>
          <w:marBottom w:val="384"/>
          <w:divBdr>
            <w:top w:val="single" w:sz="2" w:space="0" w:color="auto"/>
            <w:left w:val="single" w:sz="2" w:space="0" w:color="auto"/>
            <w:bottom w:val="single" w:sz="2" w:space="0" w:color="auto"/>
            <w:right w:val="single" w:sz="2" w:space="0" w:color="auto"/>
          </w:divBdr>
        </w:div>
      </w:divsChild>
    </w:div>
    <w:div w:id="2146464107">
      <w:bodyDiv w:val="1"/>
      <w:marLeft w:val="0"/>
      <w:marRight w:val="0"/>
      <w:marTop w:val="0"/>
      <w:marBottom w:val="0"/>
      <w:divBdr>
        <w:top w:val="none" w:sz="0" w:space="0" w:color="auto"/>
        <w:left w:val="none" w:sz="0" w:space="0" w:color="auto"/>
        <w:bottom w:val="none" w:sz="0" w:space="0" w:color="auto"/>
        <w:right w:val="none" w:sz="0" w:space="0" w:color="auto"/>
      </w:divBdr>
    </w:div>
    <w:div w:id="2146655286">
      <w:bodyDiv w:val="1"/>
      <w:marLeft w:val="0"/>
      <w:marRight w:val="0"/>
      <w:marTop w:val="0"/>
      <w:marBottom w:val="0"/>
      <w:divBdr>
        <w:top w:val="none" w:sz="0" w:space="0" w:color="auto"/>
        <w:left w:val="none" w:sz="0" w:space="0" w:color="auto"/>
        <w:bottom w:val="none" w:sz="0" w:space="0" w:color="auto"/>
        <w:right w:val="none" w:sz="0" w:space="0" w:color="auto"/>
      </w:divBdr>
    </w:div>
    <w:div w:id="2146699005">
      <w:bodyDiv w:val="1"/>
      <w:marLeft w:val="0"/>
      <w:marRight w:val="0"/>
      <w:marTop w:val="0"/>
      <w:marBottom w:val="0"/>
      <w:divBdr>
        <w:top w:val="none" w:sz="0" w:space="0" w:color="auto"/>
        <w:left w:val="none" w:sz="0" w:space="0" w:color="auto"/>
        <w:bottom w:val="none" w:sz="0" w:space="0" w:color="auto"/>
        <w:right w:val="none" w:sz="0" w:space="0" w:color="auto"/>
      </w:divBdr>
    </w:div>
    <w:div w:id="2146848872">
      <w:bodyDiv w:val="1"/>
      <w:marLeft w:val="0"/>
      <w:marRight w:val="0"/>
      <w:marTop w:val="0"/>
      <w:marBottom w:val="0"/>
      <w:divBdr>
        <w:top w:val="none" w:sz="0" w:space="0" w:color="auto"/>
        <w:left w:val="none" w:sz="0" w:space="0" w:color="auto"/>
        <w:bottom w:val="none" w:sz="0" w:space="0" w:color="auto"/>
        <w:right w:val="none" w:sz="0" w:space="0" w:color="auto"/>
      </w:divBdr>
    </w:div>
    <w:div w:id="2147118582">
      <w:bodyDiv w:val="1"/>
      <w:marLeft w:val="0"/>
      <w:marRight w:val="0"/>
      <w:marTop w:val="0"/>
      <w:marBottom w:val="0"/>
      <w:divBdr>
        <w:top w:val="none" w:sz="0" w:space="0" w:color="auto"/>
        <w:left w:val="none" w:sz="0" w:space="0" w:color="auto"/>
        <w:bottom w:val="none" w:sz="0" w:space="0" w:color="auto"/>
        <w:right w:val="none" w:sz="0" w:space="0" w:color="auto"/>
      </w:divBdr>
    </w:div>
    <w:div w:id="21471563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ppl-ai-file-upload.s3.amazonaws.com/web/direct-files/attachments/14527341/fa1af7a8-b156-4cfc-8bb2-956ef2889872/Anteproyecto-de-grado.pdf" TargetMode="External"/><Relationship Id="rId117" Type="http://schemas.openxmlformats.org/officeDocument/2006/relationships/fontTable" Target="fontTable.xml"/><Relationship Id="rId21" Type="http://schemas.openxmlformats.org/officeDocument/2006/relationships/hyperlink" Target="https://ppl-ai-file-upload.s3.amazonaws.com/web/direct-files/attachments/14527341/fa1af7a8-b156-4cfc-8bb2-956ef2889872/Anteproyecto-de-grado.pdf" TargetMode="External"/><Relationship Id="rId42" Type="http://schemas.openxmlformats.org/officeDocument/2006/relationships/hyperlink" Target="https://ppl-ai-file-upload.s3.amazonaws.com/web/direct-files/attachments/14527341/fa1af7a8-b156-4cfc-8bb2-956ef2889872/Anteproyecto-de-grado.pdf" TargetMode="External"/><Relationship Id="rId47" Type="http://schemas.openxmlformats.org/officeDocument/2006/relationships/hyperlink" Target="https://ppl-ai-file-upload.s3.amazonaws.com/web/direct-files/attachments/14527341/fa1af7a8-b156-4cfc-8bb2-956ef2889872/Anteproyecto-de-grado.pdf" TargetMode="External"/><Relationship Id="rId63" Type="http://schemas.openxmlformats.org/officeDocument/2006/relationships/hyperlink" Target="https://ppl-ai-file-upload.s3.amazonaws.com/web/direct-files/attachments/14527341/fa1af7a8-b156-4cfc-8bb2-956ef2889872/Anteproyecto-de-grado.pdf" TargetMode="External"/><Relationship Id="rId68" Type="http://schemas.openxmlformats.org/officeDocument/2006/relationships/hyperlink" Target="https://ppl-ai-file-upload.s3.amazonaws.com/web/direct-files/attachments/14527341/fa1af7a8-b156-4cfc-8bb2-956ef2889872/Anteproyecto-de-grado.pdf" TargetMode="External"/><Relationship Id="rId84" Type="http://schemas.openxmlformats.org/officeDocument/2006/relationships/hyperlink" Target="https://ppl-ai-file-upload.s3.amazonaws.com/web/direct-files/attachments/14527341/fa1af7a8-b156-4cfc-8bb2-956ef2889872/Anteproyecto-de-grado.pdf" TargetMode="External"/><Relationship Id="rId89" Type="http://schemas.openxmlformats.org/officeDocument/2006/relationships/hyperlink" Target="https://ppl-ai-file-upload.s3.amazonaws.com/web/direct-files/attachments/14527341/fa1af7a8-b156-4cfc-8bb2-956ef2889872/Anteproyecto-de-grado.pdf" TargetMode="External"/><Relationship Id="rId112" Type="http://schemas.openxmlformats.org/officeDocument/2006/relationships/hyperlink" Target="https://app.saip.gob.do/ConsultExt/?Number=SIP-689E2084&amp;RegisterNumber=40225184387" TargetMode="External"/><Relationship Id="rId16" Type="http://schemas.openxmlformats.org/officeDocument/2006/relationships/header" Target="header3.xml"/><Relationship Id="rId107" Type="http://schemas.openxmlformats.org/officeDocument/2006/relationships/image" Target="media/image11.png"/><Relationship Id="rId11" Type="http://schemas.openxmlformats.org/officeDocument/2006/relationships/image" Target="media/image1.png"/><Relationship Id="rId32" Type="http://schemas.openxmlformats.org/officeDocument/2006/relationships/hyperlink" Target="https://ppl-ai-file-upload.s3.amazonaws.com/web/direct-files/attachments/14527341/fa1af7a8-b156-4cfc-8bb2-956ef2889872/Anteproyecto-de-grado.pdf" TargetMode="External"/><Relationship Id="rId37" Type="http://schemas.openxmlformats.org/officeDocument/2006/relationships/hyperlink" Target="https://ppl-ai-file-upload.s3.amazonaws.com/web/direct-files/attachments/14527341/fa1af7a8-b156-4cfc-8bb2-956ef2889872/Anteproyecto-de-grado.pdf" TargetMode="External"/><Relationship Id="rId53" Type="http://schemas.openxmlformats.org/officeDocument/2006/relationships/hyperlink" Target="https://ppl-ai-file-upload.s3.amazonaws.com/web/direct-files/attachments/14527341/fa1af7a8-b156-4cfc-8bb2-956ef2889872/Anteproyecto-de-grado.pdf" TargetMode="External"/><Relationship Id="rId58" Type="http://schemas.openxmlformats.org/officeDocument/2006/relationships/hyperlink" Target="https://ppl-ai-file-upload.s3.amazonaws.com/web/direct-files/attachments/14527341/fa1af7a8-b156-4cfc-8bb2-956ef2889872/Anteproyecto-de-grado.pdf" TargetMode="External"/><Relationship Id="rId74" Type="http://schemas.openxmlformats.org/officeDocument/2006/relationships/hyperlink" Target="https://ppl-ai-file-upload.s3.amazonaws.com/web/direct-files/attachments/14527341/fa1af7a8-b156-4cfc-8bb2-956ef2889872/Anteproyecto-de-grado.pdf" TargetMode="External"/><Relationship Id="rId79" Type="http://schemas.openxmlformats.org/officeDocument/2006/relationships/hyperlink" Target="https://ppl-ai-file-upload.s3.amazonaws.com/web/direct-files/attachments/14527341/fa1af7a8-b156-4cfc-8bb2-956ef2889872/Anteproyecto-de-grado.pdf" TargetMode="External"/><Relationship Id="rId102" Type="http://schemas.openxmlformats.org/officeDocument/2006/relationships/image" Target="media/image6.png"/><Relationship Id="rId5" Type="http://schemas.openxmlformats.org/officeDocument/2006/relationships/numbering" Target="numbering.xml"/><Relationship Id="rId90" Type="http://schemas.openxmlformats.org/officeDocument/2006/relationships/hyperlink" Target="https://ppl-ai-file-upload.s3.amazonaws.com/web/direct-files/attachments/14527341/fa1af7a8-b156-4cfc-8bb2-956ef2889872/Anteproyecto-de-grado.pdf" TargetMode="External"/><Relationship Id="rId95" Type="http://schemas.openxmlformats.org/officeDocument/2006/relationships/hyperlink" Target="https://ppl-ai-file-upload.s3.amazonaws.com/web/direct-files/attachments/14527341/fa1af7a8-b156-4cfc-8bb2-956ef2889872/Anteproyecto-de-grado.pdf" TargetMode="External"/><Relationship Id="rId22" Type="http://schemas.openxmlformats.org/officeDocument/2006/relationships/hyperlink" Target="https://ppl-ai-file-upload.s3.amazonaws.com/web/direct-files/attachments/14527341/fa1af7a8-b156-4cfc-8bb2-956ef2889872/Anteproyecto-de-grado.pdf" TargetMode="External"/><Relationship Id="rId27" Type="http://schemas.openxmlformats.org/officeDocument/2006/relationships/hyperlink" Target="https://ppl-ai-file-upload.s3.amazonaws.com/web/direct-files/attachments/14527341/fa1af7a8-b156-4cfc-8bb2-956ef2889872/Anteproyecto-de-grado.pdf" TargetMode="External"/><Relationship Id="rId43" Type="http://schemas.openxmlformats.org/officeDocument/2006/relationships/hyperlink" Target="https://ppl-ai-file-upload.s3.amazonaws.com/web/direct-files/attachments/14527341/fa1af7a8-b156-4cfc-8bb2-956ef2889872/Anteproyecto-de-grado.pdf" TargetMode="External"/><Relationship Id="rId48" Type="http://schemas.openxmlformats.org/officeDocument/2006/relationships/hyperlink" Target="https://ppl-ai-file-upload.s3.amazonaws.com/web/direct-files/attachments/14527341/fa1af7a8-b156-4cfc-8bb2-956ef2889872/Anteproyecto-de-grado.pdf" TargetMode="External"/><Relationship Id="rId64" Type="http://schemas.openxmlformats.org/officeDocument/2006/relationships/hyperlink" Target="https://ppl-ai-file-upload.s3.amazonaws.com/web/direct-files/attachments/14527341/fa1af7a8-b156-4cfc-8bb2-956ef2889872/Anteproyecto-de-grado.pdf" TargetMode="External"/><Relationship Id="rId69" Type="http://schemas.openxmlformats.org/officeDocument/2006/relationships/hyperlink" Target="https://ppl-ai-file-upload.s3.amazonaws.com/web/direct-files/attachments/14527341/fa1af7a8-b156-4cfc-8bb2-956ef2889872/Anteproyecto-de-grado.pdf" TargetMode="External"/><Relationship Id="rId113" Type="http://schemas.openxmlformats.org/officeDocument/2006/relationships/hyperlink" Target="https://app.saip.gob.do/ConsultExt/?Number=SIP-9DF76652&amp;RegisterNumber=40225184387" TargetMode="External"/><Relationship Id="rId118" Type="http://schemas.openxmlformats.org/officeDocument/2006/relationships/theme" Target="theme/theme1.xml"/><Relationship Id="rId80" Type="http://schemas.openxmlformats.org/officeDocument/2006/relationships/hyperlink" Target="https://ppl-ai-file-upload.s3.amazonaws.com/web/direct-files/attachments/14527341/fa1af7a8-b156-4cfc-8bb2-956ef2889872/Anteproyecto-de-grado.pdf" TargetMode="External"/><Relationship Id="rId85" Type="http://schemas.openxmlformats.org/officeDocument/2006/relationships/hyperlink" Target="https://ppl-ai-file-upload.s3.amazonaws.com/web/direct-files/attachments/14527341/fa1af7a8-b156-4cfc-8bb2-956ef2889872/Anteproyecto-de-grado.pdf" TargetMode="External"/><Relationship Id="rId12" Type="http://schemas.openxmlformats.org/officeDocument/2006/relationships/header" Target="header1.xml"/><Relationship Id="rId17" Type="http://schemas.openxmlformats.org/officeDocument/2006/relationships/header" Target="header4.xml"/><Relationship Id="rId33" Type="http://schemas.openxmlformats.org/officeDocument/2006/relationships/hyperlink" Target="https://ppl-ai-file-upload.s3.amazonaws.com/web/direct-files/attachments/14527341/fa1af7a8-b156-4cfc-8bb2-956ef2889872/Anteproyecto-de-grado.pdf" TargetMode="External"/><Relationship Id="rId38" Type="http://schemas.openxmlformats.org/officeDocument/2006/relationships/hyperlink" Target="https://ppl-ai-file-upload.s3.amazonaws.com/web/direct-files/attachments/14527341/fa1af7a8-b156-4cfc-8bb2-956ef2889872/Anteproyecto-de-grado.pdf" TargetMode="External"/><Relationship Id="rId59" Type="http://schemas.openxmlformats.org/officeDocument/2006/relationships/hyperlink" Target="https://ppl-ai-file-upload.s3.amazonaws.com/web/direct-files/attachments/14527341/fa1af7a8-b156-4cfc-8bb2-956ef2889872/Anteproyecto-de-grado.pdf" TargetMode="External"/><Relationship Id="rId103" Type="http://schemas.openxmlformats.org/officeDocument/2006/relationships/image" Target="media/image7.png"/><Relationship Id="rId108" Type="http://schemas.openxmlformats.org/officeDocument/2006/relationships/image" Target="media/image12.png"/><Relationship Id="rId54" Type="http://schemas.openxmlformats.org/officeDocument/2006/relationships/hyperlink" Target="https://ppl-ai-file-upload.s3.amazonaws.com/web/direct-files/attachments/14527341/fa1af7a8-b156-4cfc-8bb2-956ef2889872/Anteproyecto-de-grado.pdf" TargetMode="External"/><Relationship Id="rId70" Type="http://schemas.openxmlformats.org/officeDocument/2006/relationships/hyperlink" Target="https://ppl-ai-file-upload.s3.amazonaws.com/web/direct-files/attachments/14527341/fa1af7a8-b156-4cfc-8bb2-956ef2889872/Anteproyecto-de-grado.pdf" TargetMode="External"/><Relationship Id="rId75" Type="http://schemas.openxmlformats.org/officeDocument/2006/relationships/hyperlink" Target="https://ppl-ai-file-upload.s3.amazonaws.com/web/direct-files/attachments/14527341/fa1af7a8-b156-4cfc-8bb2-956ef2889872/Anteproyecto-de-grado.pdf" TargetMode="External"/><Relationship Id="rId91" Type="http://schemas.openxmlformats.org/officeDocument/2006/relationships/hyperlink" Target="https://ppl-ai-file-upload.s3.amazonaws.com/web/direct-files/attachments/14527341/fa1af7a8-b156-4cfc-8bb2-956ef2889872/Anteproyecto-de-grado.pdf" TargetMode="External"/><Relationship Id="rId96" Type="http://schemas.openxmlformats.org/officeDocument/2006/relationships/hyperlink" Target="https://ppl-ai-file-upload.s3.amazonaws.com/web/direct-files/attachments/14527341/fa1af7a8-b156-4cfc-8bb2-956ef2889872/Anteproyecto-de-grado.pdf"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ppl-ai-file-upload.s3.amazonaws.com/web/direct-files/attachments/14527341/fa1af7a8-b156-4cfc-8bb2-956ef2889872/Anteproyecto-de-grado.pdf" TargetMode="External"/><Relationship Id="rId28" Type="http://schemas.openxmlformats.org/officeDocument/2006/relationships/hyperlink" Target="https://ppl-ai-file-upload.s3.amazonaws.com/web/direct-files/attachments/14527341/fa1af7a8-b156-4cfc-8bb2-956ef2889872/Anteproyecto-de-grado.pdf" TargetMode="External"/><Relationship Id="rId49" Type="http://schemas.openxmlformats.org/officeDocument/2006/relationships/hyperlink" Target="https://ppl-ai-file-upload.s3.amazonaws.com/web/direct-files/attachments/14527341/fa1af7a8-b156-4cfc-8bb2-956ef2889872/Anteproyecto-de-grado.pdf" TargetMode="External"/><Relationship Id="rId114" Type="http://schemas.openxmlformats.org/officeDocument/2006/relationships/hyperlink" Target="https://universidaduce-my.sharepoint.com/:x:/g/personal/aa2020-2397_uce_edu_do/IQDCDNP5ivSoTYQg5BKFGxfJAe0QxjCO7y7nDK-q54yR1VY?e=9ehoL0" TargetMode="External"/><Relationship Id="rId119" Type="http://schemas.microsoft.com/office/2020/10/relationships/intelligence" Target="intelligence2.xml"/><Relationship Id="rId10" Type="http://schemas.openxmlformats.org/officeDocument/2006/relationships/endnotes" Target="endnotes.xml"/><Relationship Id="rId31" Type="http://schemas.openxmlformats.org/officeDocument/2006/relationships/hyperlink" Target="https://ppl-ai-file-upload.s3.amazonaws.com/web/direct-files/attachments/14527341/fa1af7a8-b156-4cfc-8bb2-956ef2889872/Anteproyecto-de-grado.pdf" TargetMode="External"/><Relationship Id="rId44" Type="http://schemas.openxmlformats.org/officeDocument/2006/relationships/hyperlink" Target="https://ppl-ai-file-upload.s3.amazonaws.com/web/direct-files/attachments/14527341/fa1af7a8-b156-4cfc-8bb2-956ef2889872/Anteproyecto-de-grado.pdf" TargetMode="External"/><Relationship Id="rId52" Type="http://schemas.openxmlformats.org/officeDocument/2006/relationships/hyperlink" Target="https://ppl-ai-file-upload.s3.amazonaws.com/web/direct-files/attachments/14527341/fa1af7a8-b156-4cfc-8bb2-956ef2889872/Anteproyecto-de-grado.pdf" TargetMode="External"/><Relationship Id="rId60" Type="http://schemas.openxmlformats.org/officeDocument/2006/relationships/hyperlink" Target="https://ppl-ai-file-upload.s3.amazonaws.com/web/direct-files/attachments/14527341/fa1af7a8-b156-4cfc-8bb2-956ef2889872/Anteproyecto-de-grado.pdf" TargetMode="External"/><Relationship Id="rId65" Type="http://schemas.openxmlformats.org/officeDocument/2006/relationships/hyperlink" Target="https://ppl-ai-file-upload.s3.amazonaws.com/web/direct-files/attachments/14527341/fa1af7a8-b156-4cfc-8bb2-956ef2889872/Anteproyecto-de-grado.pdf" TargetMode="External"/><Relationship Id="rId73" Type="http://schemas.openxmlformats.org/officeDocument/2006/relationships/hyperlink" Target="https://ppl-ai-file-upload.s3.amazonaws.com/web/direct-files/attachments/14527341/fa1af7a8-b156-4cfc-8bb2-956ef2889872/Anteproyecto-de-grado.pdf" TargetMode="External"/><Relationship Id="rId78" Type="http://schemas.openxmlformats.org/officeDocument/2006/relationships/hyperlink" Target="https://ppl-ai-file-upload.s3.amazonaws.com/web/direct-files/attachments/14527341/fa1af7a8-b156-4cfc-8bb2-956ef2889872/Anteproyecto-de-grado.pdf" TargetMode="External"/><Relationship Id="rId81" Type="http://schemas.openxmlformats.org/officeDocument/2006/relationships/hyperlink" Target="https://ppl-ai-file-upload.s3.amazonaws.com/web/direct-files/attachments/14527341/fa1af7a8-b156-4cfc-8bb2-956ef2889872/Anteproyecto-de-grado.pdf" TargetMode="External"/><Relationship Id="rId86" Type="http://schemas.openxmlformats.org/officeDocument/2006/relationships/hyperlink" Target="https://ppl-ai-file-upload.s3.amazonaws.com/web/direct-files/attachments/14527341/fa1af7a8-b156-4cfc-8bb2-956ef2889872/Anteproyecto-de-grado.pdf" TargetMode="External"/><Relationship Id="rId94" Type="http://schemas.openxmlformats.org/officeDocument/2006/relationships/hyperlink" Target="https://ppl-ai-file-upload.s3.amazonaws.com/web/direct-files/attachments/14527341/fa1af7a8-b156-4cfc-8bb2-956ef2889872/Anteproyecto-de-grado.pdf" TargetMode="External"/><Relationship Id="rId99" Type="http://schemas.openxmlformats.org/officeDocument/2006/relationships/image" Target="media/image3.png"/><Relationship Id="rId101"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header" Target="header5.xml"/><Relationship Id="rId39" Type="http://schemas.openxmlformats.org/officeDocument/2006/relationships/hyperlink" Target="https://ppl-ai-file-upload.s3.amazonaws.com/web/direct-files/attachments/14527341/fa1af7a8-b156-4cfc-8bb2-956ef2889872/Anteproyecto-de-grado.pdf" TargetMode="External"/><Relationship Id="rId109" Type="http://schemas.openxmlformats.org/officeDocument/2006/relationships/image" Target="media/image13.png"/><Relationship Id="rId34" Type="http://schemas.openxmlformats.org/officeDocument/2006/relationships/hyperlink" Target="https://ppl-ai-file-upload.s3.amazonaws.com/web/direct-files/attachments/14527341/fa1af7a8-b156-4cfc-8bb2-956ef2889872/Anteproyecto-de-grado.pdf" TargetMode="External"/><Relationship Id="rId50" Type="http://schemas.openxmlformats.org/officeDocument/2006/relationships/hyperlink" Target="https://ppl-ai-file-upload.s3.amazonaws.com/web/direct-files/attachments/14527341/fa1af7a8-b156-4cfc-8bb2-956ef2889872/Anteproyecto-de-grado.pdf" TargetMode="External"/><Relationship Id="rId55" Type="http://schemas.openxmlformats.org/officeDocument/2006/relationships/hyperlink" Target="https://ppl-ai-file-upload.s3.amazonaws.com/web/direct-files/attachments/14527341/fa1af7a8-b156-4cfc-8bb2-956ef2889872/Anteproyecto-de-grado.pdf" TargetMode="External"/><Relationship Id="rId76" Type="http://schemas.openxmlformats.org/officeDocument/2006/relationships/hyperlink" Target="https://ppl-ai-file-upload.s3.amazonaws.com/web/direct-files/attachments/14527341/fa1af7a8-b156-4cfc-8bb2-956ef2889872/Anteproyecto-de-grado.pdf" TargetMode="External"/><Relationship Id="rId97" Type="http://schemas.openxmlformats.org/officeDocument/2006/relationships/hyperlink" Target="https://ppl-ai-file-upload.s3.amazonaws.com/web/direct-files/attachments/14527341/fa1af7a8-b156-4cfc-8bb2-956ef2889872/Anteproyecto-de-grado.pdf" TargetMode="External"/><Relationship Id="rId104" Type="http://schemas.openxmlformats.org/officeDocument/2006/relationships/image" Target="media/image8.png"/><Relationship Id="rId7" Type="http://schemas.openxmlformats.org/officeDocument/2006/relationships/settings" Target="settings.xml"/><Relationship Id="rId71" Type="http://schemas.openxmlformats.org/officeDocument/2006/relationships/hyperlink" Target="https://ppl-ai-file-upload.s3.amazonaws.com/web/direct-files/attachments/14527341/fa1af7a8-b156-4cfc-8bb2-956ef2889872/Anteproyecto-de-grado.pdf" TargetMode="External"/><Relationship Id="rId92" Type="http://schemas.openxmlformats.org/officeDocument/2006/relationships/hyperlink" Target="https://ppl-ai-file-upload.s3.amazonaws.com/web/direct-files/attachments/14527341/fa1af7a8-b156-4cfc-8bb2-956ef2889872/Anteproyecto-de-grado.pdf" TargetMode="External"/><Relationship Id="rId2" Type="http://schemas.openxmlformats.org/officeDocument/2006/relationships/customXml" Target="../customXml/item2.xml"/><Relationship Id="rId29" Type="http://schemas.openxmlformats.org/officeDocument/2006/relationships/hyperlink" Target="https://ppl-ai-file-upload.s3.amazonaws.com/web/direct-files/attachments/14527341/fa1af7a8-b156-4cfc-8bb2-956ef2889872/Anteproyecto-de-grado.pdf" TargetMode="External"/><Relationship Id="rId24" Type="http://schemas.openxmlformats.org/officeDocument/2006/relationships/hyperlink" Target="https://ppl-ai-file-upload.s3.amazonaws.com/web/direct-files/attachments/14527341/fa1af7a8-b156-4cfc-8bb2-956ef2889872/Anteproyecto-de-grado.pdf" TargetMode="External"/><Relationship Id="rId40" Type="http://schemas.openxmlformats.org/officeDocument/2006/relationships/hyperlink" Target="https://ppl-ai-file-upload.s3.amazonaws.com/web/direct-files/attachments/14527341/fa1af7a8-b156-4cfc-8bb2-956ef2889872/Anteproyecto-de-grado.pdf" TargetMode="External"/><Relationship Id="rId45" Type="http://schemas.openxmlformats.org/officeDocument/2006/relationships/hyperlink" Target="https://ppl-ai-file-upload.s3.amazonaws.com/web/direct-files/attachments/14527341/fa1af7a8-b156-4cfc-8bb2-956ef2889872/Anteproyecto-de-grado.pdf" TargetMode="External"/><Relationship Id="rId66" Type="http://schemas.openxmlformats.org/officeDocument/2006/relationships/hyperlink" Target="https://ppl-ai-file-upload.s3.amazonaws.com/web/direct-files/attachments/14527341/fa1af7a8-b156-4cfc-8bb2-956ef2889872/Anteproyecto-de-grado.pdf" TargetMode="External"/><Relationship Id="rId87" Type="http://schemas.openxmlformats.org/officeDocument/2006/relationships/hyperlink" Target="https://ppl-ai-file-upload.s3.amazonaws.com/web/direct-files/attachments/14527341/fa1af7a8-b156-4cfc-8bb2-956ef2889872/Anteproyecto-de-grado.pdf" TargetMode="External"/><Relationship Id="rId110" Type="http://schemas.openxmlformats.org/officeDocument/2006/relationships/image" Target="media/image14.png"/><Relationship Id="rId115" Type="http://schemas.openxmlformats.org/officeDocument/2006/relationships/header" Target="header7.xml"/><Relationship Id="rId61" Type="http://schemas.openxmlformats.org/officeDocument/2006/relationships/hyperlink" Target="https://ppl-ai-file-upload.s3.amazonaws.com/web/direct-files/attachments/14527341/fa1af7a8-b156-4cfc-8bb2-956ef2889872/Anteproyecto-de-grado.pdf" TargetMode="External"/><Relationship Id="rId82" Type="http://schemas.openxmlformats.org/officeDocument/2006/relationships/hyperlink" Target="https://ppl-ai-file-upload.s3.amazonaws.com/web/direct-files/attachments/14527341/fa1af7a8-b156-4cfc-8bb2-956ef2889872/Anteproyecto-de-grado.pdf" TargetMode="External"/><Relationship Id="rId19" Type="http://schemas.openxmlformats.org/officeDocument/2006/relationships/footer" Target="footer3.xml"/><Relationship Id="rId14" Type="http://schemas.openxmlformats.org/officeDocument/2006/relationships/header" Target="header2.xml"/><Relationship Id="rId30" Type="http://schemas.openxmlformats.org/officeDocument/2006/relationships/hyperlink" Target="https://ppl-ai-file-upload.s3.amazonaws.com/web/direct-files/attachments/14527341/fa1af7a8-b156-4cfc-8bb2-956ef2889872/Anteproyecto-de-grado.pdf" TargetMode="External"/><Relationship Id="rId35" Type="http://schemas.openxmlformats.org/officeDocument/2006/relationships/hyperlink" Target="https://ppl-ai-file-upload.s3.amazonaws.com/web/direct-files/attachments/14527341/fa1af7a8-b156-4cfc-8bb2-956ef2889872/Anteproyecto-de-grado.pdf" TargetMode="External"/><Relationship Id="rId56" Type="http://schemas.openxmlformats.org/officeDocument/2006/relationships/hyperlink" Target="https://ppl-ai-file-upload.s3.amazonaws.com/web/direct-files/attachments/14527341/fa1af7a8-b156-4cfc-8bb2-956ef2889872/Anteproyecto-de-grado.pdf" TargetMode="External"/><Relationship Id="rId77" Type="http://schemas.openxmlformats.org/officeDocument/2006/relationships/hyperlink" Target="https://ppl-ai-file-upload.s3.amazonaws.com/web/direct-files/attachments/14527341/fa1af7a8-b156-4cfc-8bb2-956ef2889872/Anteproyecto-de-grado.pdf" TargetMode="External"/><Relationship Id="rId100" Type="http://schemas.openxmlformats.org/officeDocument/2006/relationships/image" Target="media/image4.png"/><Relationship Id="rId105" Type="http://schemas.openxmlformats.org/officeDocument/2006/relationships/image" Target="media/image9.png"/><Relationship Id="rId8" Type="http://schemas.openxmlformats.org/officeDocument/2006/relationships/webSettings" Target="webSettings.xml"/><Relationship Id="rId51" Type="http://schemas.openxmlformats.org/officeDocument/2006/relationships/hyperlink" Target="https://ppl-ai-file-upload.s3.amazonaws.com/web/direct-files/attachments/14527341/fa1af7a8-b156-4cfc-8bb2-956ef2889872/Anteproyecto-de-grado.pdf" TargetMode="External"/><Relationship Id="rId72" Type="http://schemas.openxmlformats.org/officeDocument/2006/relationships/hyperlink" Target="https://ppl-ai-file-upload.s3.amazonaws.com/web/direct-files/attachments/14527341/fa1af7a8-b156-4cfc-8bb2-956ef2889872/Anteproyecto-de-grado.pdf" TargetMode="External"/><Relationship Id="rId93" Type="http://schemas.openxmlformats.org/officeDocument/2006/relationships/hyperlink" Target="https://ppl-ai-file-upload.s3.amazonaws.com/web/direct-files/attachments/14527341/fa1af7a8-b156-4cfc-8bb2-956ef2889872/Anteproyecto-de-grado.pdf" TargetMode="External"/><Relationship Id="rId98" Type="http://schemas.openxmlformats.org/officeDocument/2006/relationships/image" Target="media/image2.png"/><Relationship Id="rId3" Type="http://schemas.openxmlformats.org/officeDocument/2006/relationships/customXml" Target="../customXml/item3.xml"/><Relationship Id="rId25" Type="http://schemas.openxmlformats.org/officeDocument/2006/relationships/hyperlink" Target="https://ppl-ai-file-upload.s3.amazonaws.com/web/direct-files/attachments/14527341/fa1af7a8-b156-4cfc-8bb2-956ef2889872/Anteproyecto-de-grado.pdf" TargetMode="External"/><Relationship Id="rId46" Type="http://schemas.openxmlformats.org/officeDocument/2006/relationships/hyperlink" Target="https://ppl-ai-file-upload.s3.amazonaws.com/web/direct-files/attachments/14527341/fa1af7a8-b156-4cfc-8bb2-956ef2889872/Anteproyecto-de-grado.pdf" TargetMode="External"/><Relationship Id="rId67" Type="http://schemas.openxmlformats.org/officeDocument/2006/relationships/hyperlink" Target="https://ppl-ai-file-upload.s3.amazonaws.com/web/direct-files/attachments/14527341/fa1af7a8-b156-4cfc-8bb2-956ef2889872/Anteproyecto-de-grado.pdf" TargetMode="External"/><Relationship Id="rId116" Type="http://schemas.openxmlformats.org/officeDocument/2006/relationships/header" Target="header8.xml"/><Relationship Id="rId20" Type="http://schemas.openxmlformats.org/officeDocument/2006/relationships/header" Target="header6.xml"/><Relationship Id="rId41" Type="http://schemas.openxmlformats.org/officeDocument/2006/relationships/hyperlink" Target="https://ppl-ai-file-upload.s3.amazonaws.com/web/direct-files/attachments/14527341/fa1af7a8-b156-4cfc-8bb2-956ef2889872/Anteproyecto-de-grado.pdf" TargetMode="External"/><Relationship Id="rId62" Type="http://schemas.openxmlformats.org/officeDocument/2006/relationships/hyperlink" Target="https://ppl-ai-file-upload.s3.amazonaws.com/web/direct-files/attachments/14527341/fa1af7a8-b156-4cfc-8bb2-956ef2889872/Anteproyecto-de-grado.pdf" TargetMode="External"/><Relationship Id="rId83" Type="http://schemas.openxmlformats.org/officeDocument/2006/relationships/hyperlink" Target="https://ppl-ai-file-upload.s3.amazonaws.com/web/direct-files/attachments/14527341/fa1af7a8-b156-4cfc-8bb2-956ef2889872/Anteproyecto-de-grado.pdf" TargetMode="External"/><Relationship Id="rId88" Type="http://schemas.openxmlformats.org/officeDocument/2006/relationships/hyperlink" Target="https://ppl-ai-file-upload.s3.amazonaws.com/web/direct-files/attachments/14527341/fa1af7a8-b156-4cfc-8bb2-956ef2889872/Anteproyecto-de-grado.pdf" TargetMode="External"/><Relationship Id="rId111" Type="http://schemas.openxmlformats.org/officeDocument/2006/relationships/hyperlink" Target="https://app.saip.gob.do/ConsultExt/?Number=SIP-06952C62&amp;RegisterNumber=40225184387" TargetMode="External"/><Relationship Id="rId15" Type="http://schemas.openxmlformats.org/officeDocument/2006/relationships/footer" Target="footer2.xml"/><Relationship Id="rId36" Type="http://schemas.openxmlformats.org/officeDocument/2006/relationships/hyperlink" Target="https://ppl-ai-file-upload.s3.amazonaws.com/web/direct-files/attachments/14527341/fa1af7a8-b156-4cfc-8bb2-956ef2889872/Anteproyecto-de-grado.pdf" TargetMode="External"/><Relationship Id="rId57" Type="http://schemas.openxmlformats.org/officeDocument/2006/relationships/hyperlink" Target="https://ppl-ai-file-upload.s3.amazonaws.com/web/direct-files/attachments/14527341/fa1af7a8-b156-4cfc-8bb2-956ef2889872/Anteproyecto-de-grado.pdf" TargetMode="External"/><Relationship Id="rId106" Type="http://schemas.openxmlformats.org/officeDocument/2006/relationships/image" Target="media/image10.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rian-Pc\AppData\Roaming\Microsoft\Templates\Informe%20de%20estudiante%20con%20portada.dotx" TargetMode="External"/></Relationships>
</file>

<file path=word/theme/theme1.xml><?xml version="1.0" encoding="utf-8"?>
<a:theme xmlns:a="http://schemas.openxmlformats.org/drawingml/2006/main" name="Student Report">
  <a:themeElements>
    <a:clrScheme name="Personalizado 3">
      <a:dk1>
        <a:sysClr val="windowText" lastClr="000000"/>
      </a:dk1>
      <a:lt1>
        <a:sysClr val="window" lastClr="FFFFFF"/>
      </a:lt1>
      <a:dk2>
        <a:srgbClr val="000000"/>
      </a:dk2>
      <a:lt2>
        <a:srgbClr val="E8E8E8"/>
      </a:lt2>
      <a:accent1>
        <a:srgbClr val="000000"/>
      </a:accent1>
      <a:accent2>
        <a:srgbClr val="000000"/>
      </a:accent2>
      <a:accent3>
        <a:srgbClr val="000000"/>
      </a:accent3>
      <a:accent4>
        <a:srgbClr val="0E2841"/>
      </a:accent4>
      <a:accent5>
        <a:srgbClr val="A02B93"/>
      </a:accent5>
      <a:accent6>
        <a:srgbClr val="0E2841"/>
      </a:accent6>
      <a:hlink>
        <a:srgbClr val="467886"/>
      </a:hlink>
      <a:folHlink>
        <a:srgbClr val="96607D"/>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BDD0EF2-F5C7-422F-9FC6-70B69EDB6058}">
  <we:reference id="wa104379193" version="1.1.0.1" store="es-ES" storeType="OMEX"/>
  <we:alternateReferences>
    <we:reference id="wa104379193" version="1.1.0.1" store="wa104379193"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188E777C1182743A48DC886D44DC805" ma:contentTypeVersion="18" ma:contentTypeDescription="Crear nuevo documento." ma:contentTypeScope="" ma:versionID="0139cee873ac43ec77c576c1de09d975">
  <xsd:schema xmlns:xsd="http://www.w3.org/2001/XMLSchema" xmlns:xs="http://www.w3.org/2001/XMLSchema" xmlns:p="http://schemas.microsoft.com/office/2006/metadata/properties" xmlns:ns3="e3843c60-b2e6-4376-a714-a2fb6ba78f13" xmlns:ns4="6e7e6f2c-a06a-4a08-a06b-63cd881656f8" targetNamespace="http://schemas.microsoft.com/office/2006/metadata/properties" ma:root="true" ma:fieldsID="12933bcfab583b471ef5a491fc53c39e" ns3:_="" ns4:_="">
    <xsd:import namespace="e3843c60-b2e6-4376-a714-a2fb6ba78f13"/>
    <xsd:import namespace="6e7e6f2c-a06a-4a08-a06b-63cd881656f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KeyPoints" minOccurs="0"/>
                <xsd:element ref="ns4:MediaServiceKeyPoints" minOccurs="0"/>
                <xsd:element ref="ns4:MediaLengthInSeconds"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843c60-b2e6-4376-a714-a2fb6ba78f13"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e7e6f2c-a06a-4a08-a06b-63cd881656f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descrip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Lop25</b:Tag>
    <b:SourceType>Misc</b:SourceType>
    <b:Guid>{7256223E-1BB3-446F-B1DC-4633445BF97C}</b:Guid>
    <b:Year>2025</b:Year>
    <b:Author>
      <b:Author>
        <b:NameList>
          <b:Person>
            <b:Last>Lopez Duran</b:Last>
            <b:Middle>Octavio</b:Middle>
            <b:First>Jose</b:First>
          </b:Person>
        </b:NameList>
      </b:Author>
    </b:Author>
    <b:PublicationTitle>La Transferencia Inmobiliaria en la República Dominicana: Un Proceso Vital con Cifras Reveladoras</b:PublicationTitle>
    <b:Month>Mayo</b:Month>
    <b:Day>14</b:Day>
    <b:CountryRegion>República Dominicana</b:CountryRegion>
    <b:URL>https://abogadosiglo21.blogspot.com/2025/05/la-transferencia-inmobiliaria-en-la.html</b:URL>
    <b:RefOrder>3</b:RefOrder>
  </b:Source>
  <b:Source>
    <b:Tag>Asv25</b:Tag>
    <b:SourceType>Misc</b:SourceType>
    <b:Guid>{B532A054-B352-41F6-9052-F097BF9C3AFF}</b:Guid>
    <b:Title>Guía paso a paso para una transacción inmobiliaria segura en República Dominicana</b:Title>
    <b:Year>2025</b:Year>
    <b:Month>Junio</b:Month>
    <b:Day>30</b:Day>
    <b:CountryRegion>República Dominicana</b:CountryRegion>
    <b:Author>
      <b:Author>
        <b:NameList>
          <b:Person>
            <b:Last>Estate</b:Last>
            <b:First>Asven</b:First>
            <b:Middle>Real</b:Middle>
          </b:Person>
        </b:NameList>
      </b:Author>
    </b:Author>
    <b:URL>https://asvenrd.com/blog/guia-paso-a-paso-para-una-transaccion-inmobiliaria-segura-en-republica-dominicana/25589</b:URL>
    <b:RefOrder>30</b:RefOrder>
  </b:Source>
  <b:Source>
    <b:Tag>Cal221</b:Tag>
    <b:SourceType>InternetSite</b:SourceType>
    <b:Guid>{B6FD338E-FE17-4E3E-B7A6-7C121073DC47}</b:Guid>
    <b:Title>ulisescabrera.com</b:Title>
    <b:Year>2022</b:Year>
    <b:Month>Marzo</b:Month>
    <b:Day>28</b:Day>
    <b:URL>https://www.ulisescabrera.com/7-recomendaciones-para-sana-negociacion-en-proceso-de-transferencias-inmobiliarias-en-republica-dominicana/</b:URL>
    <b:ShortTitle>7 recomendaciones para sana negociación en proceso de Transferencias Inmobiliarias en República Dominicana</b:ShortTitle>
    <b:Author>
      <b:Author>
        <b:NameList>
          <b:Person>
            <b:Last>Calderón</b:Last>
            <b:Middle>Manuel</b:Middle>
            <b:First>Luis</b:First>
          </b:Person>
        </b:NameList>
      </b:Author>
    </b:Author>
    <b:RefOrder>26</b:RefOrder>
  </b:Source>
  <b:Source>
    <b:Tag>Abu22</b:Tag>
    <b:SourceType>Report</b:SourceType>
    <b:Guid>{93286C0C-1B8B-4D3D-B760-EBE161DD7F21}</b:Guid>
    <b:Title>A Decentralised Real Estate Transfer Verification based on Self-Sovereign Identity and Smart Contracts</b:Title>
    <b:Year>2022</b:Year>
    <b:Department>Department of Computer Science, Department of Information Technology</b:Department>
    <b:Institution>University of Porto, Bayero University Kano,</b:Institution>
    <b:ThesisType>Artículo académico</b:ThesisType>
    <b:Medium>Documento</b:Medium>
    <b:URL>https://www.scitepress.org/Papers/2022/113847/113847.pdf</b:URL>
    <b:Author>
      <b:Author>
        <b:NameList>
          <b:Person>
            <b:Last>Abubakar-Sadiq</b:Last>
            <b:First>Shehu</b:First>
          </b:Person>
          <b:Person>
            <b:Last>António</b:Last>
            <b:First>Pinto</b:First>
          </b:Person>
          <b:Person>
            <b:Last>Correia</b:Last>
            <b:First>Manuel E.</b:First>
          </b:Person>
        </b:NameList>
      </b:Author>
    </b:Author>
    <b:RefOrder>74</b:RefOrder>
  </b:Source>
  <b:Source>
    <b:Tag>Hus26</b:Tag>
    <b:SourceType>Report</b:SourceType>
    <b:Guid>{7BFCCFE4-2649-461F-9486-A31ABB42B981}</b:Guid>
    <b:Title>Online Real Estate Property Management</b:Title>
    <b:Year>2026</b:Year>
    <b:URL>http://www.ir.juit.ac.in:8080/jspui/bitstream/123456789/6050/1/Online%20Real%20Estate%20Property%20Management.pdf</b:URL>
    <b:Author>
      <b:Author>
        <b:NameList>
          <b:Person>
            <b:Last>Hussain</b:Last>
            <b:First>M</b:First>
          </b:Person>
          <b:Person>
            <b:Last>Kumar</b:Last>
            <b:First>S</b:First>
          </b:Person>
        </b:NameList>
      </b:Author>
    </b:Author>
    <b:Institution>Jaypee University of Information Technology</b:Institution>
    <b:Medium>Proyecto</b:Medium>
    <b:RefOrder>75</b:RefOrder>
  </b:Source>
  <b:Source>
    <b:Tag>Hen26</b:Tag>
    <b:SourceType>ArticleInAPeriodical</b:SourceType>
    <b:Guid>{82BB3042-C52A-4AA5-9D57-80A7FE00C971}</b:Guid>
    <b:Title>¿Cómo prevenir un fraude inmobiliario en RD?</b:Title>
    <b:Year>2026</b:Year>
    <b:Publisher>Editora Listín Diario, S.A</b:Publisher>
    <b:City>Santo Domingo, República Dominican</b:City>
    <b:Author>
      <b:Author>
        <b:NameList>
          <b:Person>
            <b:Last>Henriquez</b:Last>
            <b:First>Khiara</b:First>
          </b:Person>
        </b:NameList>
      </b:Author>
    </b:Author>
    <b:PeriodicalTitle>Listín Diario</b:PeriodicalTitle>
    <b:Month>Enero</b:Month>
    <b:Day>3</b:Day>
    <b:Comments>Artículo de opinión/Enfoque</b:Comments>
    <b:Medium>Periódico</b:Medium>
    <b:URL>https://listindiario.com/puntos-de-vista/20260103/como-prevenir-fraude-inmobiliario-rd_888258.html</b:URL>
    <b:RefOrder>76</b:RefOrder>
  </b:Source>
  <b:Source>
    <b:Tag>Viv21</b:Tag>
    <b:SourceType>Report</b:SourceType>
    <b:Guid>{6738B230-EB8E-4194-AE26-1BAFBB5D8ACD}</b:Guid>
    <b:Title>Desarrollo De Un Sistema De Control Para Prevenir El Fraude Comercial Realizado Por Tramitadores, Aplicando Estrategias De Inteligencia De Negocios En Una Empresa De Telecomunicaciones</b:Title>
    <b:Year>2021</b:Year>
    <b:URL>https://repositorio.untels.edu.pe/backend/api/core/bitstreams/4c525760-ba25-4767-bed6-91373c471113/content</b:URL>
    <b:City>Lima, Perú</b:City>
    <b:Institution>Universidad Nacional Tecnológica de Lima Sur (UNTELS)</b:Institution>
    <b:ThesisType>Tesis de grado</b:ThesisType>
    <b:Author>
      <b:Author>
        <b:NameList>
          <b:Person>
            <b:Last>Vivar</b:Last>
            <b:First>Cruz</b:First>
          </b:Person>
          <b:Person>
            <b:Last>Benji</b:Last>
            <b:First>Steven</b:First>
          </b:Person>
        </b:NameList>
      </b:Author>
    </b:Author>
    <b:RefOrder>77</b:RefOrder>
  </b:Source>
  <b:Source>
    <b:Tag>Sep</b:Tag>
    <b:SourceType>Report</b:SourceType>
    <b:Guid>{D4E67717-1C45-4DB3-A0F9-E313A954A92B}</b:Guid>
    <b:Title>El Fraude Inmobiliario en Chile</b:Title>
    <b:URL>https://www.scribd.com/document/314259841/Fraude-Inmobiliario-Marco-A-Sepu-lveda</b:URL>
    <b:City>Santiago, Chile</b:City>
    <b:Pages>31</b:Pages>
    <b:ThesisType>Artículo académico</b:ThesisType>
    <b:Author>
      <b:Author>
        <b:NameList>
          <b:Person>
            <b:Last>Sepúlveda Larroucau</b:Last>
            <b:Middle>Antonio</b:Middle>
            <b:First>Marco</b:First>
          </b:Person>
          <b:Person>
            <b:Last>Saquel Olivares</b:Last>
            <b:First>Mario</b:First>
          </b:Person>
        </b:NameList>
      </b:Author>
    </b:Author>
    <b:RefOrder>78</b:RefOrder>
  </b:Source>
  <b:Source>
    <b:Tag>Dom23</b:Tag>
    <b:SourceType>DocumentFromInternetSite</b:SourceType>
    <b:Guid>{8701D780-C107-49F8-BCA5-2346EDCC3D21}</b:Guid>
    <b:Title>Actualizar el algoritmo que generará el Código de verificación, que se asignará al momento de contratar un instrumento de captación, exceptuando las cuentas de ahorro, corrientes y los instrumentos de oferta pública</b:Title>
    <b:Year>2023</b:Year>
    <b:Author>
      <b:Author>
        <b:NameList>
          <b:Person>
            <b:Last>Dominicana</b:Last>
            <b:First>Superintendencia</b:First>
            <b:Middle>de Bancos de la República Dominicana</b:Middle>
          </b:Person>
        </b:NameList>
      </b:Author>
      <b:ProducerName>
        <b:NameList>
          <b:Person>
            <b:Last>Alejandro Fernández W.</b:Last>
            <b:First>Superintendente</b:First>
          </b:Person>
        </b:NameList>
      </b:ProducerName>
    </b:Author>
    <b:URL>https://sb.gob.do/media/fiubxpq4/circular-sb-csb-reg-202300013-codigo-verificacion-captaciones-signed.pdf</b:URL>
    <b:Month>Noviembre</b:Month>
    <b:Day>22</b:Day>
    <b:RefOrder>79</b:RefOrder>
  </b:Source>
  <b:Source>
    <b:Tag>Mic261</b:Tag>
    <b:SourceType>InternetSite</b:SourceType>
    <b:Guid>{20698D45-EA30-42A6-93DE-501EAE2E0217}</b:Guid>
    <b:Author>
      <b:Author>
        <b:NameList>
          <b:Person>
            <b:Last>Microsoft</b:Last>
          </b:Person>
        </b:NameList>
      </b:Author>
    </b:Author>
    <b:Title>Azure SQL Database pricing</b:Title>
    <b:InternetSiteTitle>Microsoft Azure</b:InternetSiteTitle>
    <b:Year>2026</b:Year>
    <b:Month>Febero</b:Month>
    <b:Day>24</b:Day>
    <b:URL>https://azure.microsoft.com/en-us/pricing/details/azure-sql-database/single/</b:URL>
    <b:RefOrder>68</b:RefOrder>
  </b:Source>
  <b:Source>
    <b:Tag>Mic26</b:Tag>
    <b:SourceType>InternetSite</b:SourceType>
    <b:Guid>{F563F20F-992C-44D0-B4F4-029419431629}</b:Guid>
    <b:Author>
      <b:Author>
        <b:NameList>
          <b:Person>
            <b:Last>Microsoft</b:Last>
          </b:Person>
        </b:NameList>
      </b:Author>
    </b:Author>
    <b:Title>Azure App Service on Windows pricing</b:Title>
    <b:Year>2026</b:Year>
    <b:InternetSiteTitle>Microsoft Azure</b:InternetSiteTitle>
    <b:Month>Febrero</b:Month>
    <b:Day>24</b:Day>
    <b:URL>https://azure.microsoft.com/en-us/pricing/details/app-service/windows/</b:URL>
    <b:RefOrder>41</b:RefOrder>
  </b:Source>
  <b:Source>
    <b:Tag>Mic262</b:Tag>
    <b:SourceType>InternetSite</b:SourceType>
    <b:Guid>{356184A8-11AE-4C76-8AB1-BB0CB11FB2A6}</b:Guid>
    <b:Author>
      <b:Author>
        <b:NameList>
          <b:Person>
            <b:Last>Microsoft</b:Last>
          </b:Person>
        </b:NameList>
      </b:Author>
    </b:Author>
    <b:Title>Why Azure vs. AWS. Microsoft Azure</b:Title>
    <b:InternetSiteTitle>Microsoft Azure</b:InternetSiteTitle>
    <b:Year>2026</b:Year>
    <b:Month>Febero</b:Month>
    <b:Day>2026</b:Day>
    <b:URL>https://azure.microsoft.com/en-us/pricing/azure-vs-aws</b:URL>
    <b:RefOrder>42</b:RefOrder>
  </b:Source>
  <b:Source>
    <b:Tag>Bin24</b:Tag>
    <b:SourceType>InternetSite</b:SourceType>
    <b:Guid>{2E136B57-32D2-4A87-A0BB-07C7D268E5C1}</b:Guid>
    <b:Author>
      <b:Author>
        <b:NameList>
          <b:Person>
            <b:Last>Stream</b:Last>
            <b:First>Binary</b:First>
          </b:Person>
        </b:NameList>
      </b:Author>
    </b:Author>
    <b:Title>Complete guide to 8 SaaS pricing models to grow subscriptions with examples</b:Title>
    <b:Year>2024</b:Year>
    <b:Month>Diciembre</b:Month>
    <b:Day>6</b:Day>
    <b:URL>https://binarystream.com/complete-guide-to-8-saas-pricing-models-to-grow-subscriptions-with-examples/</b:URL>
    <b:RefOrder>44</b:RefOrder>
  </b:Source>
  <b:Source>
    <b:Tag>Get25</b:Tag>
    <b:SourceType>InternetSite</b:SourceType>
    <b:Guid>{03A16F9C-ABFA-4C79-9D6E-1660B58FC9CC}</b:Guid>
    <b:Author>
      <b:Author>
        <b:NameList>
          <b:Person>
            <b:Last>GetMonetizely</b:Last>
          </b:Person>
        </b:NameList>
      </b:Author>
    </b:Author>
    <b:Title>Effective SaaS pricing strategy testing for real estate software companies</b:Title>
    <b:Year>2025</b:Year>
    <b:Month>Julio</b:Month>
    <b:Day>18</b:Day>
    <b:URL>https://www.getmonetizely.com/articles/effective-saas-pricing-strategy-testing-for-real-estate-software-companies</b:URL>
    <b:RefOrder>19</b:RefOrder>
  </b:Source>
  <b:Source>
    <b:Tag>Ghu24</b:Tag>
    <b:SourceType>InternetSite</b:SourceType>
    <b:Guid>{7DD8D3A6-9517-4C00-BE20-B7DD53C2EFEE}</b:Guid>
    <b:Author>
      <b:Author>
        <b:NameList>
          <b:Person>
            <b:Last>Ghuman</b:Last>
            <b:First>Ajit</b:First>
          </b:Person>
        </b:NameList>
      </b:Author>
    </b:Author>
    <b:Title>Price to scale: Practical pricing for your high-growth SaaS startup [Libro digital]</b:Title>
    <b:InternetSiteTitle>Scribd</b:InternetSiteTitle>
    <b:Year>2024</b:Year>
    <b:URL>https://www.scribd.com/document/820766419/</b:URL>
    <b:RefOrder>18</b:RefOrder>
  </b:Source>
  <b:Source>
    <b:Tag>Hyp26</b:Tag>
    <b:SourceType>InternetSite</b:SourceType>
    <b:Guid>{75052D34-D8E0-4BA8-AF7D-ED4D4996DA55}</b:Guid>
    <b:Author>
      <b:Author>
        <b:NameList>
          <b:Person>
            <b:Last>Hyperglance</b:Last>
          </b:Person>
        </b:NameList>
      </b:Author>
    </b:Author>
    <b:Title>Azure Storage pricing guide 2026: From complexity to cost control</b:Title>
    <b:Year>2026</b:Year>
    <b:Month>Enero</b:Month>
    <b:Day>29</b:Day>
    <b:URL>https://www.hyperglance.com/blog/azure-storage-pricing-guide/</b:URL>
    <b:RefOrder>52</b:RefOrder>
  </b:Source>
  <b:Source>
    <b:Tag>Mic263</b:Tag>
    <b:SourceType>InternetSite</b:SourceType>
    <b:Guid>{170FA500-AD89-48DB-B9C0-38D1CCD6113D}</b:Guid>
    <b:Author>
      <b:Author>
        <b:NameList>
          <b:Person>
            <b:Last>Microsoft</b:Last>
          </b:Person>
        </b:NameList>
      </b:Author>
    </b:Author>
    <b:Title>Azure AI Document Intelligence pricing</b:Title>
    <b:Year>2026</b:Year>
    <b:URL>https://azure.microsoft.com/en-us/pricing/details/document-intelligence/</b:URL>
    <b:RefOrder>57</b:RefOrder>
  </b:Source>
  <b:Source>
    <b:Tag>Mic264</b:Tag>
    <b:SourceType>InternetSite</b:SourceType>
    <b:Guid>{987D788F-A255-4C8D-8C79-33C1C66AB9F3}</b:Guid>
    <b:Author>
      <b:Author>
        <b:NameList>
          <b:Person>
            <b:Last>Microsoft</b:Last>
          </b:Person>
        </b:NameList>
      </b:Author>
    </b:Author>
    <b:Title>Azure Blob Storage pricing</b:Title>
    <b:Year>2026</b:Year>
    <b:URL>https://azure.microsoft.com/en-us/pricing/details/storage/blobs/</b:URL>
    <b:RefOrder>80</b:RefOrder>
  </b:Source>
  <b:Source>
    <b:Tag>Mic265</b:Tag>
    <b:SourceType>InternetSite</b:SourceType>
    <b:Guid>{5D6162B7-14C4-4B14-98A9-D1C9D32CDE18}</b:Guid>
    <b:Author>
      <b:Author>
        <b:NameList>
          <b:Person>
            <b:Last>Microsoft</b:Last>
          </b:Person>
        </b:NameList>
      </b:Author>
    </b:Author>
    <b:Title>Azure Active Directory B2C pricing</b:Title>
    <b:Year>2026</b:Year>
    <b:URL>https://azure.microsoft.com/en-us/pricing/details/active-directory/external-identities/</b:URL>
    <b:RefOrder>51</b:RefOrder>
  </b:Source>
  <b:Source>
    <b:Tag>Mic266</b:Tag>
    <b:SourceType>InternetSite</b:SourceType>
    <b:Guid>{0167F426-9150-4309-BC47-7F39ED427CDD}</b:Guid>
    <b:Author>
      <b:Author>
        <b:NameList>
          <b:Person>
            <b:Last>Microsoft</b:Last>
          </b:Person>
        </b:NameList>
      </b:Author>
    </b:Author>
    <b:Title>Azure Maps pricing</b:Title>
    <b:Year>2026</b:Year>
    <b:URL>https://azure.microsoft.com/en-us/pricing/details/azure-maps/</b:URL>
    <b:RefOrder>59</b:RefOrder>
  </b:Source>
  <b:Source>
    <b:Tag>Mic267</b:Tag>
    <b:SourceType>InternetSite</b:SourceType>
    <b:Guid>{D273960B-67FA-4092-96C6-3EDCE0EE9FEE}</b:Guid>
    <b:Author>
      <b:Author>
        <b:NameList>
          <b:Person>
            <b:Last>Microsoft</b:Last>
          </b:Person>
        </b:NameList>
      </b:Author>
    </b:Author>
    <b:Title>Azure Key Vault pricing</b:Title>
    <b:Year>2026</b:Year>
    <b:URL>https://azure.microsoft.com/en-us/pricing/details/key-vault/</b:URL>
    <b:RefOrder>81</b:RefOrder>
  </b:Source>
  <b:Source>
    <b:Tag>Mic25</b:Tag>
    <b:SourceType>InternetSite</b:SourceType>
    <b:Guid>{E9C90EB3-477F-4BA2-8AF1-E67551F3670B}</b:Guid>
    <b:Author>
      <b:Author>
        <b:NameList>
          <b:Person>
            <b:Last>Learn</b:Last>
            <b:First>Microsoft</b:First>
          </b:Person>
        </b:NameList>
      </b:Author>
    </b:Author>
    <b:Title>How is Azure Document Intelligence priced</b:Title>
    <b:InternetSiteTitle>Microsoft Q&amp;A</b:InternetSiteTitle>
    <b:Year>2025</b:Year>
    <b:Month>Octubre</b:Month>
    <b:Day>21</b:Day>
    <b:URL>https://learn.microsoft.com/en-us/answers/questions/5592258/how-is-azure-document-intelligence-priced</b:URL>
    <b:RefOrder>82</b:RefOrder>
  </b:Source>
  <b:Source>
    <b:Tag>Nam261</b:Tag>
    <b:SourceType>InternetSite</b:SourceType>
    <b:Guid>{19343F37-2953-4F35-984B-9DDCC08D49BF}</b:Guid>
    <b:Author>
      <b:Author>
        <b:NameList>
          <b:Person>
            <b:Last>Namecheap</b:Last>
          </b:Person>
        </b:NameList>
      </b:Author>
    </b:Author>
    <b:Title>SSL certificates</b:Title>
    <b:Year>2026</b:Year>
    <b:URL>https://www.namecheap.com/security/ssl-certificates/</b:URL>
    <b:RefOrder>40</b:RefOrder>
  </b:Source>
  <b:Source>
    <b:Tag>Sen26</b:Tag>
    <b:SourceType>InternetSite</b:SourceType>
    <b:Guid>{750B0118-F37E-4C69-9DDB-31DA743A995B}</b:Guid>
    <b:Author>
      <b:Author>
        <b:NameList>
          <b:Person>
            <b:Last>Sentry</b:Last>
          </b:Person>
        </b:NameList>
      </b:Author>
    </b:Author>
    <b:Title>Sentry pricing</b:Title>
    <b:Year>2026</b:Year>
    <b:Month>Febrero</b:Month>
    <b:Day>25</b:Day>
    <b:URL>https://sentry.io/pricing/</b:URL>
    <b:RefOrder>55</b:RefOrder>
  </b:Source>
  <b:Source>
    <b:Tag>Twi26</b:Tag>
    <b:SourceType>InternetSite</b:SourceType>
    <b:Guid>{EFCCB5A3-4C4F-4F7D-B86F-25616751899F}</b:Guid>
    <b:Author>
      <b:Author>
        <b:NameList>
          <b:Person>
            <b:Last>Twilio</b:Last>
          </b:Person>
        </b:NameList>
      </b:Author>
    </b:Author>
    <b:Title>Twilio Verify pricing</b:Title>
    <b:Year>2026</b:Year>
    <b:Month>Febrero</b:Month>
    <b:Day>25</b:Day>
    <b:URL>https://www.twilio.com/en-us/verify/pricing</b:URL>
    <b:RefOrder>54</b:RefOrder>
  </b:Source>
  <b:Source>
    <b:Tag>Twi261</b:Tag>
    <b:SourceType>InternetSite</b:SourceType>
    <b:Guid>{4D56B78C-0E78-4797-AA72-5859842A9462}</b:Guid>
    <b:Author>
      <b:Author>
        <b:NameList>
          <b:Person>
            <b:Last>Twilio</b:Last>
          </b:Person>
        </b:NameList>
      </b:Author>
    </b:Author>
    <b:Title>Twilio pricing overview</b:Title>
    <b:Year>2026</b:Year>
    <b:Month>Febrero</b:Month>
    <b:Day>25</b:Day>
    <b:URL>https://www.twilio.com/en-us/pricing</b:URL>
    <b:RefOrder>58</b:RefOrder>
  </b:Source>
  <b:Source>
    <b:Tag>Ore26</b:Tag>
    <b:SourceType>InternetSite</b:SourceType>
    <b:Guid>{22482F4E-DD49-4835-86F3-A520944AC2C8}</b:Guid>
    <b:Author>
      <b:Author>
        <b:NameList>
          <b:Person>
            <b:Last>Oreate</b:Last>
            <b:First>AI</b:First>
          </b:Person>
        </b:NameList>
      </b:Author>
    </b:Author>
    <b:Title>Demystifying Azure AI Document Intelligence Pricing: What You Need to Know</b:Title>
    <b:Year>2026</b:Year>
    <b:Month>Febrero</b:Month>
    <b:Day>13</b:Day>
    <b:URL>https://www.oreateai.com/blog/demystifying-azure-ai-document-intelligence-pricing-what-you-need-to-know/b27ce523161c1b961e85576eef9de580</b:URL>
    <b:RefOrder>53</b:RefOrder>
  </b:Source>
  <b:Source>
    <b:Tag>Som11</b:Tag>
    <b:SourceType>Book</b:SourceType>
    <b:Guid>{64701F52-3842-42F5-82B8-4131592C8D12}</b:Guid>
    <b:Author>
      <b:Author>
        <b:NameList>
          <b:Person>
            <b:Last>Sommerville</b:Last>
            <b:First>I.</b:First>
          </b:Person>
        </b:NameList>
      </b:Author>
    </b:Author>
    <b:Title>Software engineering (9.ª ed.)</b:Title>
    <b:Year>2011</b:Year>
    <b:Publisher>Pearson</b:Publisher>
    <b:RefOrder>7</b:RefOrder>
  </b:Source>
  <b:Source>
    <b:Tag>Bla20</b:Tag>
    <b:SourceType>Book</b:SourceType>
    <b:Guid>{0D231D4F-688B-4FC2-A703-9816299C7BA4}</b:Guid>
    <b:Author>
      <b:Author>
        <b:NameList>
          <b:Person>
            <b:Last>Blancarte</b:Last>
          </b:Person>
        </b:NameList>
      </b:Author>
    </b:Author>
    <b:Title>Introducción a la arquitectura de software (1.ª ed.)</b:Title>
    <b:Year>2020</b:Year>
    <b:URL>https://reactiveprogramming.io/books/software-architecture/es</b:URL>
    <b:Publisher>Reactive Programming</b:Publisher>
    <b:CountryRegion>México</b:CountryRegion>
    <b:RefOrder>73</b:RefOrder>
  </b:Source>
  <b:Source>
    <b:Tag>Jet26</b:Tag>
    <b:SourceType>InternetSite</b:SourceType>
    <b:Guid>{3376D6D6-1384-45E0-BA28-965F94D876D2}</b:Guid>
    <b:Title>Subscription Options and Pricing</b:Title>
    <b:Year>2026</b:Year>
    <b:Author>
      <b:Author>
        <b:NameList>
          <b:Person>
            <b:Last>JetBrains</b:Last>
          </b:Person>
        </b:NameList>
      </b:Author>
    </b:Author>
    <b:Month>Marzo</b:Month>
    <b:Day>3</b:Day>
    <b:URL>https://www.jetbrains.com/store/?section=commercial&amp;billing=yearly</b:URL>
    <b:RefOrder>46</b:RefOrder>
  </b:Source>
  <b:Source>
    <b:Tag>Fig26</b:Tag>
    <b:SourceType>InternetSite</b:SourceType>
    <b:Guid>{B69AAD34-0BA6-44AC-BD15-902FD27EE73B}</b:Guid>
    <b:Author>
      <b:Author>
        <b:NameList>
          <b:Person>
            <b:Last>Figma</b:Last>
          </b:Person>
        </b:NameList>
      </b:Author>
    </b:Author>
    <b:Title>Pricing</b:Title>
    <b:Year>2026</b:Year>
    <b:Month>Marzo</b:Month>
    <b:Day>3</b:Day>
    <b:URL>https://www.figma.com/es-la/pricing/</b:URL>
    <b:RefOrder>47</b:RefOrder>
  </b:Source>
  <b:Source>
    <b:Tag>Pos26</b:Tag>
    <b:SourceType>InternetSite</b:SourceType>
    <b:Guid>{B0D763E8-84CE-4385-81BD-A646394D5CF6}</b:Guid>
    <b:Author>
      <b:Author>
        <b:NameList>
          <b:Person>
            <b:Last>Postman</b:Last>
          </b:Person>
        </b:NameList>
      </b:Author>
    </b:Author>
    <b:Title>Pricing built for how you work</b:Title>
    <b:Year>2026</b:Year>
    <b:Month>Marzo</b:Month>
    <b:Day>3</b:Day>
    <b:URL>https://www.postman.com/pricing/</b:URL>
    <b:RefOrder>48</b:RefOrder>
  </b:Source>
  <b:Source>
    <b:Tag>Doc26</b:Tag>
    <b:SourceType>InternetSite</b:SourceType>
    <b:Guid>{D0EAD107-8F66-4157-BC6A-53E349631C37}</b:Guid>
    <b:Author>
      <b:Author>
        <b:NameList>
          <b:Person>
            <b:Last>Docker</b:Last>
          </b:Person>
        </b:NameList>
      </b:Author>
    </b:Author>
    <b:Title>Docker Plan</b:Title>
    <b:Year>2026</b:Year>
    <b:Month>Marzo</b:Month>
    <b:Day>3</b:Day>
    <b:URL>https://www.docker.com/pricing/</b:URL>
    <b:RefOrder>49</b:RefOrder>
  </b:Source>
  <b:Source>
    <b:Tag>Git26</b:Tag>
    <b:SourceType>InternetSite</b:SourceType>
    <b:Guid>{ED6F7554-BD81-4514-9583-9676F0477586}</b:Guid>
    <b:Author>
      <b:Author>
        <b:NameList>
          <b:Person>
            <b:Last>GitHub</b:Last>
          </b:Person>
        </b:NameList>
      </b:Author>
    </b:Author>
    <b:Title>Plans</b:Title>
    <b:Year>2026</b:Year>
    <b:Month>Marzo</b:Month>
    <b:Day>3</b:Day>
    <b:URL>https://github.com/pricing</b:URL>
    <b:RefOrder>50</b:RefOrder>
  </b:Source>
  <b:Source>
    <b:Tag>Nam26</b:Tag>
    <b:SourceType>InternetSite</b:SourceType>
    <b:Guid>{3C1F6AB0-7F1B-4366-8AD8-A01AEA5E94FB}</b:Guid>
    <b:Author>
      <b:Author>
        <b:NameList>
          <b:Person>
            <b:Last>Namecheap</b:Last>
          </b:Person>
        </b:NameList>
      </b:Author>
    </b:Author>
    <b:Title>Domain name search and pricing</b:Title>
    <b:Year>2026</b:Year>
    <b:URL>https://www.namecheap.com/domains/</b:URL>
    <b:Month>Marzo</b:Month>
    <b:Day>3</b:Day>
    <b:RefOrder>56</b:RefOrder>
  </b:Source>
  <b:Source xmlns:b="http://schemas.openxmlformats.org/officeDocument/2006/bibliography">
    <b:Tag>Con13</b:Tag>
    <b:SourceType>DocumentFromInternetSite</b:SourceType>
    <b:Guid>{96C8A33E-CB14-4801-B2D1-A815F26F1D0C}</b:Guid>
    <b:Title>Ley No. 172-13 sobre la protección integral de los datos personales. Oficina Nacional de Estadística.</b:Title>
    <b:Year>2013</b:Year>
    <b:Month>Diciembre</b:Month>
    <b:Day>15</b:Day>
    <b:URL>https://www.one.gob.do/media/u5ohmfyp/ley-172-13.pdf</b:URL>
    <b:Author>
      <b:Author>
        <b:NameList>
          <b:Person>
            <b:Last>Congreso Nacional de la República Dominicana</b:Last>
          </b:Person>
        </b:NameList>
      </b:Author>
    </b:Author>
    <b:RefOrder>11</b:RefOrder>
  </b:Source>
  <b:Source>
    <b:Tag>Con17</b:Tag>
    <b:SourceType>DocumentFromInternetSite</b:SourceType>
    <b:Guid>{1E8531DD-738E-465D-A719-2AC7B4124827}</b:Guid>
    <b:Title> Ley No. 155-17 sobre lavado de activos y el financiamiento del terrorismo. Superintendencia de Bancos de la República Dominicana.</b:Title>
    <b:Year>2017</b:Year>
    <b:Month>Junio</b:Month>
    <b:Day>1</b:Day>
    <b:URL>https://sb.gob.do/regulacion/compendio-de-leyes-y-reglamentos/ley-no-155-17-lavado-de-activos-y-el-financiamiento-del-terrorismo/</b:URL>
    <b:Author>
      <b:Author>
        <b:NameList>
          <b:Person>
            <b:Last>Congreso Nacional de la República Dominicana</b:Last>
          </b:Person>
        </b:NameList>
      </b:Author>
    </b:Author>
    <b:RefOrder>34</b:RefOrder>
  </b:Source>
  <b:Source>
    <b:Tag>Con02</b:Tag>
    <b:SourceType>DocumentFromInternetSite</b:SourceType>
    <b:Guid>{3CA5A8A6-B3DB-4437-8399-79871D9EE60B}</b:Guid>
    <b:Title>Ley No. 126-02 de comercio electrónico, documentos y firmas digitales. Dirección General de Impuestos Internos (DGII).</b:Title>
    <b:Year>2002</b:Year>
    <b:URL>https://dgii.gov.do/legislacion/leyesTributarias/Documents/Otras%20Leyes%20de%20Inter%C3%A9s/126-02.pdf</b:URL>
    <b:Author>
      <b:Author>
        <b:NameList>
          <b:Person>
            <b:Last>Congreso Nacional de la República Dominicana</b:Last>
          </b:Person>
        </b:NameList>
      </b:Author>
    </b:Author>
    <b:RefOrder>10</b:RefOrder>
  </b:Source>
  <b:Source>
    <b:Tag>Con00</b:Tag>
    <b:SourceType>DocumentFromInternetSite</b:SourceType>
    <b:Guid>{2B0DEE32-BF9E-4406-8B7A-ED6D8B51A3A3}</b:Guid>
    <b:Title>Ley No. 20-00 sobre propiedad industrial. Organización Mundial de la Propiedad Intelectual (OMPI) / ONAPI.</b:Title>
    <b:Year>2000</b:Year>
    <b:URL>https://www.wipo.int/wipolex/es/legislation/details/1190</b:URL>
    <b:Author>
      <b:Author>
        <b:NameList>
          <b:Person>
            <b:Last>Congreso Nacional de la República Dominicana</b:Last>
          </b:Person>
        </b:NameList>
      </b:Author>
    </b:Author>
    <b:RefOrder>62</b:RefOrder>
  </b:Source>
  <b:Source>
    <b:Tag>Ofi25</b:Tag>
    <b:SourceType>DocumentFromInternetSite</b:SourceType>
    <b:Guid>{AB618926-7B34-4A64-B478-B993D428FA24}</b:Guid>
    <b:Author>
      <b:Author>
        <b:NameList>
          <b:Person>
            <b:Last>OGTIC</b:Last>
            <b:First>Oficina</b:First>
            <b:Middle>Gubernamental de Tecnologías de la Información y Comunicación</b:Middle>
          </b:Person>
        </b:NameList>
      </b:Author>
    </b:Author>
    <b:Title>NORTIC A7: Norma para la administración de la seguridad de las tecnologías de la información y comunicación en el Estado dominicano.</b:Title>
    <b:Year>2025</b:Year>
    <b:URL>https://ogtic.gob.do/wp-content/uploads/2025/12/NORTIC-A7_2025.pdf</b:URL>
    <b:RefOrder>6</b:RefOrder>
  </b:Source>
  <b:Source>
    <b:Tag>Cas25</b:Tag>
    <b:SourceType>InternetSite</b:SourceType>
    <b:Guid>{BE3B5C9D-4032-4D4D-8CEC-36B39058803A}</b:Guid>
    <b:Title>Constituir empresa en República Dominicana: SRL, SA, SAS</b:Title>
    <b:Year>2025</b:Year>
    <b:URL>https://castilloterrero.com/constituir-empresa-en-republica-dominicana/</b:URL>
    <b:Author>
      <b:Author>
        <b:NameList>
          <b:Person>
            <b:Last>Castillo Terrero Abogados</b:Last>
          </b:Person>
        </b:NameList>
      </b:Author>
    </b:Author>
    <b:RefOrder>63</b:RefOrder>
  </b:Source>
  <b:Source>
    <b:Tag>Ofi23</b:Tag>
    <b:SourceType>InternetSite</b:SourceType>
    <b:Guid>{BDFA8247-B127-4B7C-9226-8367ED98BABA}</b:Guid>
    <b:Author>
      <b:Author>
        <b:NameList>
          <b:Person>
            <b:Last>ONAPI</b:Last>
            <b:First>Oficina</b:First>
            <b:Middle>Nacional de la Propiedad Industrial</b:Middle>
          </b:Person>
        </b:NameList>
      </b:Author>
    </b:Author>
    <b:Title>Registro de marca denominativa: tasas de servicio vigentes.</b:Title>
    <b:Year>2023</b:Year>
    <b:URL>https://www.onapi.gov.do/index.php/servicios/signos-distintivos/marcas/item/574-registro-de-marca-denominativa-2k23</b:URL>
    <b:RefOrder>64</b:RefOrder>
  </b:Source>
  <b:Source>
    <b:Tag>Pen26</b:Tag>
    <b:SourceType>InternetSite</b:SourceType>
    <b:Guid>{03F6BE42-47C7-4C5B-84C0-F795B1A74D81}</b:Guid>
    <b:Author>
      <b:Author>
        <b:NameList>
          <b:Person>
            <b:Last>PentestingTeam</b:Last>
          </b:Person>
        </b:NameList>
      </b:Author>
    </b:Author>
    <b:Title>Servicios de pentesting en República Dominicana</b:Title>
    <b:Year>2026</b:Year>
    <b:Month>Marzo</b:Month>
    <b:Day>3</b:Day>
    <b:URL>https://pentestingteam.com/servicios/#audits</b:URL>
    <b:RefOrder>65</b:RefOrder>
  </b:Source>
  <b:Source>
    <b:Tag>PHL25</b:Tag>
    <b:SourceType>InternetSite</b:SourceType>
    <b:Guid>{84B2B94D-8F2C-4610-8B8B-0824472C1DFE}</b:Guid>
    <b:Author>
      <b:Author>
        <b:Corporate>PHLaw</b:Corporate>
      </b:Author>
    </b:Author>
    <b:Title>Registro de marca en República Dominicana: guía completa 2025.</b:Title>
    <b:Year>2025</b:Year>
    <b:Month>Julio</b:Month>
    <b:Day>21</b:Day>
    <b:URL>https://phlaw.com/es/post/registro-de-marca-en-republica-dominicana/</b:URL>
    <b:RefOrder>66</b:RefOrder>
  </b:Source>
  <b:Source>
    <b:Tag>Ban25</b:Tag>
    <b:SourceType>InternetSite</b:SourceType>
    <b:Guid>{E1527609-2931-4522-B054-4489F1DF2D9E}</b:Guid>
    <b:Title>Financiamientos PYME: préstamos comerciales.</b:Title>
    <b:Year>2025</b:Year>
    <b:URL>https://www.popular.com.do/pyme/paginas/prestamos/Default.aspx</b:URL>
    <b:Author>
      <b:Author>
        <b:NameList>
          <b:Person>
            <b:Last>Banco Popular Dominicano</b:Last>
          </b:Person>
        </b:NameList>
      </b:Author>
    </b:Author>
    <b:RefOrder>70</b:RefOrder>
  </b:Source>
  <b:Source>
    <b:Tag>Con05</b:Tag>
    <b:SourceType>DocumentFromInternetSite</b:SourceType>
    <b:Guid>{85E5CD25-30C7-4BE1-AA61-2B086A711AB1}</b:Guid>
    <b:Year>2005</b:Year>
    <b:Month>Marzo</b:Month>
    <b:Day>23</b:Day>
    <b:URL>https://ri.gob.do/wp-content/uploads/2023/10/Libro-Ley-108-05-de-registro-inmobiliario.pdf</b:URL>
    <b:Author>
      <b:Author>
        <b:NameList>
          <b:Person>
            <b:Last>Congreso Nacional de la República Dominicana</b:Last>
          </b:Person>
        </b:NameList>
      </b:Author>
    </b:Author>
    <b:InternetSiteTitle>Ley No. 108-05 de Registro Inmobiliario. Gaceta Oficial No. 10316. Registro Inmobiliario de la República Dominicana.</b:InternetSiteTitle>
    <b:RefOrder>9</b:RefOrder>
  </b:Source>
  <b:Source xmlns:b="http://schemas.openxmlformats.org/officeDocument/2006/bibliography">
    <b:Tag>Sup09</b:Tag>
    <b:SourceType>DocumentFromInternetSite</b:SourceType>
    <b:Guid>{3F935AF7-EBB0-4269-960C-68202DD6CBA7}</b:Guid>
    <b:Title>Resolución No. 628-2009: Reglamento General de Mensuras Catastrales. Jurisdicción Inmobiliaria.</b:Title>
    <b:Year>2009</b:Year>
    <b:URL>https://docs.republica-dominicana.justia.com/nacionales/reglamentos/resolucion-no-628-2009.pdf</b:URL>
    <b:Author>
      <b:Author>
        <b:NameList>
          <b:Person>
            <b:Last>Suprema Corte de Justicia de la República Dominica</b:Last>
          </b:Person>
        </b:NameList>
      </b:Author>
    </b:Author>
    <b:RefOrder>35</b:RefOrder>
  </b:Source>
  <b:Source>
    <b:Tag>Con12</b:Tag>
    <b:SourceType>DocumentFromInternetSite</b:SourceType>
    <b:Guid>{09D1DC5C-C9E1-400D-B961-5492BE5A8B05}</b:Guid>
    <b:Title>Ley No. 1-12 que establece la Estrategia Nacional de Desarrollo 2030. Ministerio de Economía, Planificación y Desarrollo.</b:Title>
    <b:Year>2012</b:Year>
    <b:Month>Enero</b:Month>
    <b:Day>26</b:Day>
    <b:URL>https://mepyd.gob.do/wp-content/uploads/drive/UAAES/END/Informes%20Anuales%20END/end_2030.pdf</b:URL>
    <b:Author>
      <b:Author>
        <b:NameList>
          <b:Person>
            <b:Last>Congreso Nacional de la República Dominicana</b:Last>
          </b:Person>
        </b:NameList>
      </b:Author>
    </b:Author>
    <b:RefOrder>8</b:RefOrder>
  </b:Source>
  <b:Source>
    <b:Tag>Reg26</b:Tag>
    <b:SourceType>DocumentFromInternetSite</b:SourceType>
    <b:Guid>{E2C78F68-918A-4508-A5C2-BB23DF8DC56E}</b:Guid>
    <b:Title>Servicios virtuales. Registro Inmobiliario.</b:Title>
    <b:Year>2026</b:Year>
    <b:Month>Febrero</b:Month>
    <b:Day>20</b:Day>
    <b:URL>https://servicios.ri.gob.do/</b:URL>
    <b:Author>
      <b:Author>
        <b:NameList>
          <b:Person>
            <b:Last>Registro Inmobiliario de la República Dominicana</b:Last>
            <b:First>(s.f.)</b:First>
          </b:Person>
        </b:NameList>
      </b:Author>
    </b:Author>
    <b:RefOrder>13</b:RefOrder>
  </b:Source>
  <b:Source>
    <b:Tag>Jur24</b:Tag>
    <b:SourceType>DocumentFromInternetSite</b:SourceType>
    <b:Guid>{37C9FF91-4B41-4127-BB4A-4FF4E6F78FE4}</b:Guid>
    <b:Author>
      <b:Author>
        <b:NameList>
          <b:Person>
            <b:Last> Jurisdicción Inmobiliaria</b:Last>
          </b:Person>
        </b:NameList>
      </b:Author>
    </b:Author>
    <b:Title>Consultas y comparecencias virtuales</b:Title>
    <b:Year>2024</b:Year>
    <b:URL>https://ri.gob.do/?page_id=4912</b:URL>
    <b:RefOrder>28</b:RefOrder>
  </b:Source>
  <b:Source>
    <b:Tag>Reg24</b:Tag>
    <b:SourceType>InternetSite</b:SourceType>
    <b:Guid>{6BDAF905-DDFC-44D9-B422-ECBBB5284E69}</b:Guid>
    <b:Title>Historia del Registro Inmobiliario</b:Title>
    <b:Year>2024</b:Year>
    <b:URL>https://ri.gob.do/?p=507</b:URL>
    <b:Author>
      <b:Author>
        <b:NameList>
          <b:Person>
            <b:Last>Registro Inmobiliario</b:Last>
          </b:Person>
        </b:NameList>
      </b:Author>
    </b:Author>
    <b:RefOrder>72</b:RefOrder>
  </b:Source>
  <b:Source>
    <b:Tag>Con08</b:Tag>
    <b:SourceType>DocumentFromInternetSite</b:SourceType>
    <b:Guid>{343EE764-466B-4A14-9C7E-A96BCD68397E}</b:Guid>
    <b:Author>
      <b:Author>
        <b:NameList>
          <b:Person>
            <b:Last>Congreso Nacional de la República Dominicana</b:Last>
          </b:Person>
        </b:NameList>
      </b:Author>
    </b:Author>
    <b:Title>Ley No. 479-08 general de las sociedades comerciales y empresas individuales de responsabilidad limitada (modificada por la Ley No. 31-11). Cámara de Comercio y Producción.</b:Title>
    <b:Year>2008</b:Year>
    <b:URL>https://dgii.gov.do/legislacion/leyesTributarias/Documents/Otras%20Leyes%20de%20Inter%C3%A9s/479-08.pdf</b:URL>
    <b:RefOrder>12</b:RefOrder>
  </b:Source>
  <b:Source>
    <b:Tag>Sol251</b:Tag>
    <b:SourceType>InternetSite</b:SourceType>
    <b:Guid>{73228290-06F8-4259-BE30-496B846F54D7}</b:Guid>
    <b:Title>¿Cuáles son las instituciones que intervienen en el ecosistema inmobiliario de la República Dominicana?</b:Title>
    <b:Year>2025</b:Year>
    <b:Month>Julio</b:Month>
    <b:Day>8</b:Day>
    <b:URL>https://inmobiliario.do/cuales-son-las-instituciones-que-intervienen-en-el-ecosistema-inmobiliario-de-la-republica-dominicana/</b:URL>
    <b:ShortTitle>¿Cuáles son las instituciones que intervienen en el ecosistema inmobiliario de la República Dominicana?</b:ShortTitle>
    <b:Author>
      <b:Author>
        <b:NameList>
          <b:Person>
            <b:Last>Solis</b:Last>
            <b:First>Paola</b:First>
          </b:Person>
        </b:NameList>
      </b:Author>
    </b:Author>
    <b:InternetSiteTitle>inmobiliario.do</b:InternetSiteTitle>
    <b:RefOrder>31</b:RefOrder>
  </b:Source>
  <b:Source>
    <b:Tag>ONE25</b:Tag>
    <b:SourceType>DocumentFromInternetSite</b:SourceType>
    <b:Guid>{4FBC50D0-D99E-4410-8850-51801FC5B600}</b:Guid>
    <b:Title>Construcción y actividades inmobiliarias: Series estadísticas 2013–2025.</b:Title>
    <b:Year>2025</b:Year>
    <b:URL>https://www.one.gob.do/datos-y-estadisticas/temas/estadisticas-economicas/estadisticas-sectoriales/construccion-y-actividades-inmobiliarias/</b:URL>
    <b:Author>
      <b:Author>
        <b:NameList>
          <b:Person>
            <b:Last>ONE</b:Last>
            <b:First>Oficina Nacional de Estadística</b:First>
          </b:Person>
        </b:NameList>
      </b:Author>
    </b:Author>
    <b:RefOrder>1</b:RefOrder>
  </b:Source>
  <b:Source>
    <b:Tag>Min25</b:Tag>
    <b:SourceType>InternetSite</b:SourceType>
    <b:Guid>{93051366-4D51-4A7F-AA85-A7D88272224F}</b:Guid>
    <b:Title>VIVIENDA SEGURA</b:Title>
    <b:Year>2025</b:Year>
    <b:URL>https://viviendasegura.mived.gob.do/</b:URL>
    <b:Author>
      <b:Author>
        <b:NameList>
          <b:Person>
            <b:Last>MIVED</b:Last>
            <b:First>Ministerio</b:First>
            <b:Middle>de Vivienda y Edificaciones</b:Middle>
          </b:Person>
        </b:NameList>
      </b:Author>
    </b:Author>
    <b:RefOrder>4</b:RefOrder>
  </b:Source>
  <b:Source>
    <b:Tag>Ama18</b:Tag>
    <b:SourceType>DocumentFromInternetSite</b:SourceType>
    <b:Guid>{A6D35446-12BD-410F-83F9-28EBB1B4448A}</b:Guid>
    <b:Title>Se reduce tiempo de entrega certificación títulos propiedad.</b:Title>
    <b:InternetSiteTitle> Hoy Digital.</b:InternetSiteTitle>
    <b:Year>2018</b:Year>
    <b:Month>Julio</b:Month>
    <b:Day>2</b:Day>
    <b:URL>https://hoy.com.do/economia/se-reduce-tiempo-de-entrega-certificacion-titulos-propiedad_750632.html</b:URL>
    <b:Author>
      <b:Author>
        <b:NameList>
          <b:Person>
            <b:Last>Castro</b:Last>
            <b:First>Amarilis</b:First>
          </b:Person>
        </b:NameList>
      </b:Author>
    </b:Author>
    <b:RefOrder>32</b:RefOrder>
  </b:Source>
  <b:Source>
    <b:Tag>McG</b:Tag>
    <b:SourceType>Book</b:SourceType>
    <b:Guid>{3CC567F0-0B3E-4C00-AC97-E49046AE96CB}</b:Guid>
    <b:Title>(4.ª ed.). Evaluación de proyectos</b:Title>
    <b:Author>
      <b:Author>
        <b:NameList>
          <b:Person>
            <b:Last>Baca Urbina</b:Last>
            <b:First>G.</b:First>
          </b:Person>
        </b:NameList>
      </b:Author>
    </b:Author>
    <b:Publisher>McGraw‑Hill</b:Publisher>
    <b:Year>2001</b:Year>
    <b:URL>https://econforesyproyec.files.wordpress.com/2014/11/evaluacion-de-proyectos-gabriel-baca-urbina-corregido.pdf</b:URL>
    <b:RefOrder>5</b:RefOrder>
  </b:Source>
  <b:Source>
    <b:Tag>Ban19</b:Tag>
    <b:SourceType>DocumentFromInternetSite</b:SourceType>
    <b:Guid>{3785DA06-02AE-4898-84E2-BC65422DEBBB}</b:Guid>
    <b:Author>
      <b:Author>
        <b:NameList>
          <b:Person>
            <b:Last>BID</b:Last>
            <b:First>Banco</b:First>
            <b:Middle>Interamericano de Desarrollo</b:Middle>
          </b:Person>
        </b:NameList>
      </b:Author>
    </b:Author>
    <b:Title>Infraestructura digital en República Dominicana: Diagnóstico, desafíos y oportunidades</b:Title>
    <b:Year>2019</b:Year>
    <b:Month>Octubre</b:Month>
    <b:URL>https://publications.iadb.org/es/infraestructura-digital-en-republica-dominicana-diagnostico-desafios-y-oportunidades</b:URL>
    <b:RefOrder>36</b:RefOrder>
  </b:Source>
  <b:Source>
    <b:Tag>Pro</b:Tag>
    <b:SourceType>DocumentFromInternetSite</b:SourceType>
    <b:Guid>{30EFC28A-BBA5-4C94-A572-778FDA2A0C30}</b:Guid>
    <b:Author>
      <b:Author>
        <b:NameList>
          <b:Person>
            <b:Last>PNUD</b:Last>
            <b:First>Programa</b:First>
            <b:Middle>de las Naciones Unidas para el Desarrollo R.D</b:Middle>
          </b:Person>
        </b:NameList>
      </b:Author>
    </b:Author>
    <b:Title>Fomento a las mipymes: República Digital Productiva</b:Title>
    <b:URL>https://www.undp.org/es/dominican-republic/proyectos/fomento-las-mipymes/republica-digital-productiva</b:URL>
    <b:RefOrder>37</b:RefOrder>
  </b:Source>
  <b:Source>
    <b:Tag>Min19</b:Tag>
    <b:SourceType>DocumentFromInternetSite</b:SourceType>
    <b:Guid>{6E2BEB54-C867-4510-9038-A139B3555089}</b:Guid>
    <b:Author>
      <b:Author>
        <b:NameList>
          <b:Person>
            <b:Last>MICM</b:Last>
            <b:First>Ministerio</b:First>
            <b:Middle>de Industria Comercio y Mipymes</b:Middle>
          </b:Person>
        </b:NameList>
      </b:Author>
    </b:Author>
    <b:Title>MICM desarrolla estrategia para insertar mipymes al comercio electrónico</b:Title>
    <b:Year>2019</b:Year>
    <b:Month>Abril</b:Month>
    <b:Day>1</b:Day>
    <b:URL>https://micm.gob.do/transparencia/micm-desarrolla-estrategia-para-insertar-mipymes-al-comercio-electronico</b:URL>
    <b:RefOrder>29</b:RefOrder>
  </b:Source>
  <b:Source>
    <b:Tag>Ofi22</b:Tag>
    <b:SourceType>DocumentFromInternetSite</b:SourceType>
    <b:Guid>{DE075CB8-7367-4F52-AD4A-CB003CE122C1}</b:Guid>
    <b:Author>
      <b:Author>
        <b:NameList>
          <b:Person>
            <b:Last>OGTIC</b:Last>
            <b:First>Oficina</b:First>
            <b:Middle>Gubernamental de Tecnologías de la Información y Comunicación</b:Middle>
          </b:Person>
        </b:NameList>
      </b:Author>
    </b:Author>
    <b:Title>Agenda Digital 2030</b:Title>
    <b:InternetSiteTitle>Gobierno de la República Dominicana</b:InternetSiteTitle>
    <b:Year>2022</b:Year>
    <b:URL>https://publications.iadb.org/publications/spanish/document/Prioridades-para-la-digitalizacion-empresarial-en-America-Latina-y-el-Caribe.pdf</b:URL>
    <b:RefOrder>38</b:RefOrder>
  </b:Source>
  <b:Source>
    <b:Tag>Ofi221</b:Tag>
    <b:SourceType>DocumentFromInternetSite</b:SourceType>
    <b:Guid>{2F1CBC3A-F3A8-4688-A4AC-E169F5EF5D97}</b:Guid>
    <b:Author>
      <b:Author>
        <b:NameList>
          <b:Person>
            <b:Last>ONE</b:Last>
            <b:First>Oficina Nacional de Estadística</b:First>
          </b:Person>
        </b:NameList>
      </b:Author>
    </b:Author>
    <b:Title>Análisis de la mipyme en República Dominicana: Un enfoque de género del módulo ENHOGAR 2022</b:Title>
    <b:Year>2022</b:Year>
    <b:URL>https://www.one.gob.do/media/inqmh2au/an%C3%A1lisis-de-la-mipyme-en-rd-un-enfoque-de-g%C3%A9nero-del-m%C3%B3dulo-enhogar-2022.pdf</b:URL>
    <b:RefOrder>39</b:RefOrder>
  </b:Source>
  <b:Source>
    <b:Tag>Ban261</b:Tag>
    <b:SourceType>InternetSite</b:SourceType>
    <b:Guid>{E3785DF9-A1C0-4C56-BFE9-9A184FA17067}</b:Guid>
    <b:Author>
      <b:Author>
        <b:NameList>
          <b:Person>
            <b:Last>Banco Central de la República Dominicana</b:Last>
          </b:Person>
        </b:NameList>
      </b:Author>
    </b:Author>
    <b:Title>Tipo de cambio: Tasa de venta</b:Title>
    <b:Year>2026</b:Year>
    <b:Month>Febrero</b:Month>
    <b:Day>24</b:Day>
    <b:URL>https://www.bancentral.gov.do/SectorExterno/HistoricoTasas</b:URL>
    <b:RefOrder>43</b:RefOrder>
  </b:Source>
  <b:Source>
    <b:Tag>Mic268</b:Tag>
    <b:SourceType>InternetSite</b:SourceType>
    <b:Guid>{05E3B232-C5FE-46D2-B3BF-6694DD3EADA3}</b:Guid>
    <b:Title>Bandwidth pricing</b:Title>
    <b:InternetSiteTitle>Microsoft Azure</b:InternetSiteTitle>
    <b:Year>2026</b:Year>
    <b:Month>Marzo</b:Month>
    <b:Day>4</b:Day>
    <b:URL>https://azure.microsoft.com/en-us/pricing/details/bandwidth/</b:URL>
    <b:Author>
      <b:Author>
        <b:NameList>
          <b:Person>
            <b:Last>Microsoft</b:Last>
          </b:Person>
        </b:NameList>
      </b:Author>
    </b:Author>
    <b:RefOrder>67</b:RefOrder>
  </b:Source>
  <b:Source>
    <b:Tag>Dir24</b:Tag>
    <b:SourceType>DocumentFromInternetSite</b:SourceType>
    <b:Guid>{421F3F53-10E6-4B1F-BDC5-FCAB83DA8EDB}</b:Guid>
    <b:Title>Aviso: registro de proyectos inmobiliarios. DGII</b:Title>
    <b:Year>2024</b:Year>
    <b:Month>Octubre</b:Month>
    <b:Day>1</b:Day>
    <b:URL>https://dgii.gov.do/publicacionesOficiales/avisosInformativos/Documents/2024/Aviso%2017-24.pdf</b:URL>
    <b:Author>
      <b:Author>
        <b:NameList>
          <b:Person>
            <b:Last>DGII</b:Last>
            <b:First>Dirección</b:First>
            <b:Middle>General de Impuestos Internos</b:Middle>
          </b:Person>
        </b:NameList>
      </b:Author>
    </b:Author>
    <b:RefOrder>69</b:RefOrder>
  </b:Source>
  <b:Source>
    <b:Tag>Sta25</b:Tag>
    <b:SourceType>InternetSite</b:SourceType>
    <b:Guid>{90BE3B0D-257F-4D48-B73A-876CB9AE8687}</b:Guid>
    <b:Author>
      <b:Author>
        <b:NameList>
          <b:Person>
            <b:Last>Stack Overflow</b:Last>
          </b:Person>
        </b:NameList>
      </b:Author>
    </b:Author>
    <b:Title>Stack Overflow Developer Survey 2025: Salary Compensation</b:Title>
    <b:Year>2025</b:Year>
    <b:URL>https://survey.stackoverflow.co/2025/work/#salary</b:URL>
    <b:RefOrder>45</b:RefOrder>
  </b:Source>
  <b:Source>
    <b:Tag>Reg19</b:Tag>
    <b:SourceType>InternetSite</b:SourceType>
    <b:Guid>{A5EED23B-1A57-4EEE-8E8B-E15991234E8B}</b:Guid>
    <b:Author>
      <b:Author>
        <b:NameList>
          <b:Person>
            <b:Last>R.I</b:Last>
            <b:First>Registro</b:First>
            <b:Middle>Inmobiliario</b:Middle>
          </b:Person>
        </b:NameList>
      </b:Author>
    </b:Author>
    <b:Title>Registro Inmobiliario presenta nuevas innovaciones digitales a profesionales de agrimensura</b:Title>
    <b:Year>2021</b:Year>
    <b:Month>Noviembre</b:Month>
    <b:Day>18</b:Day>
    <b:URL>https://ri.gob.do/?p=10516</b:URL>
    <b:RefOrder>71</b:RefOrder>
  </b:Source>
  <b:Source>
    <b:Tag>RRe26</b:Tag>
    <b:SourceType>Interview</b:SourceType>
    <b:Guid>{8DE20B6C-F706-4536-9D7E-330213B0D39D}</b:Guid>
    <b:Author>
      <b:Interviewee>
        <b:NameList>
          <b:Person>
            <b:Last>Reynoso</b:Last>
            <b:First>R</b:First>
          </b:Person>
        </b:NameList>
      </b:Interviewee>
      <b:Interviewer>
        <b:NameList>
          <b:Person>
            <b:Last>Gonzalez</b:Last>
            <b:First>Adrian</b:First>
            <b:Middle>Alvarez</b:Middle>
          </b:Person>
        </b:NameList>
      </b:Interviewer>
    </b:Author>
    <b:Title>Tiempo de la debida diligencia</b:Title>
    <b:Year>2026</b:Year>
    <b:Month>Febrero</b:Month>
    <b:Day>16</b:Day>
    <b:RefOrder>33</b:RefOrder>
  </b:Source>
  <b:Source>
    <b:Tag>Ace23</b:Tag>
    <b:SourceType>InternetSite</b:SourceType>
    <b:Guid>{56C4127B-8745-489C-B195-327D33DF8FA9}</b:Guid>
    <b:Author>
      <b:Author>
        <b:NameList>
          <b:Person>
            <b:Last>Acento</b:Last>
          </b:Person>
        </b:NameList>
      </b:Author>
    </b:Author>
    <b:Title>Ponen en funcionamiento oficina virtual</b:Title>
    <b:Year>2023</b:Year>
    <b:Month>Junio</b:Month>
    <b:Day>7</b:Day>
    <b:URL>https://acento.com.do/actualidad/ponen-en-funcionamiento-oficina-virtual-para-tramites-de-los-registros-de-titulos-8928441.html</b:URL>
    <b:RefOrder>14</b:RefOrder>
  </b:Source>
  <b:Source>
    <b:Tag>Gob26</b:Tag>
    <b:SourceType>InternetSite</b:SourceType>
    <b:Guid>{7B3CC15F-30C2-498C-BC52-E14363FCE74C}</b:Guid>
    <b:Author>
      <b:Author>
        <b:NameList>
          <b:Person>
            <b:Last>Gobierno Dominicano</b:Last>
            <b:First>(s.f.)</b:First>
          </b:Person>
        </b:NameList>
      </b:Author>
    </b:Author>
    <b:Title>Certificación de estado jurídico del inmueble. </b:Title>
    <b:InternetSiteTitle>Portal de Servicios del Gobierno Dominicano.</b:InternetSiteTitle>
    <b:Year>2026</b:Year>
    <b:Month>Marzo</b:Month>
    <b:Day>10</b:Day>
    <b:URL>https://www.gob.do/servicios/certificacion-de-estado-</b:URL>
    <b:RefOrder>15</b:RefOrder>
  </b:Source>
  <b:Source>
    <b:Tag>Axi25</b:Tag>
    <b:SourceType>InternetSite</b:SourceType>
    <b:Guid>{16E80F9E-E7E0-4499-B5A5-8B7A93070D4F}</b:Guid>
    <b:Author>
      <b:Author>
        <b:NameList>
          <b:Person>
            <b:Last>Axios</b:Last>
          </b:Person>
        </b:NameList>
      </b:Author>
    </b:Author>
    <b:Title>Exclusive: CertifID raises $47.5 million to fight real estate wire fraud.</b:Title>
    <b:Year>2025</b:Year>
    <b:Month>Julio</b:Month>
    <b:Day>15</b:Day>
    <b:URL>https://www.axios.com/pro/fintech-deals/2025/07/15/</b:URL>
    <b:RefOrder>21</b:RefOrder>
  </b:Source>
  <b:Source>
    <b:Tag>Hou25</b:Tag>
    <b:SourceType>InternetSite</b:SourceType>
    <b:Guid>{D9CFA98C-5DB3-4B93-B59B-EEDA54635A66}</b:Guid>
    <b:Author>
      <b:Author>
        <b:NameList>
          <b:Person>
            <b:Last>HousingWire</b:Last>
          </b:Person>
        </b:NameList>
      </b:Author>
    </b:Author>
    <b:Title>CertifID</b:Title>
    <b:Year>2025</b:Year>
    <b:Month>Febrero</b:Month>
    <b:Day>2</b:Day>
    <b:URL>https://www.housingwire.com/company-profile/2025-tech100-</b:URL>
    <b:RefOrder>20</b:RefOrder>
  </b:Source>
  <b:Source>
    <b:Tag>Qua23</b:Tag>
    <b:SourceType>InternetSite</b:SourceType>
    <b:Guid>{7B59FAE9-CD5B-4198-9E15-801BFF278DB1}</b:Guid>
    <b:Title>Announcing Qualia Shield.</b:Title>
    <b:InternetSiteTitle>Qualia Blog.</b:InternetSiteTitle>
    <b:Year>2023</b:Year>
    <b:Month>Octubre</b:Month>
    <b:Day>3</b:Day>
    <b:URL>https://blog.qualia.com/qualia-shield/</b:URL>
    <b:Author>
      <b:Author>
        <b:NameList>
          <b:Person>
            <b:Last>Qualia</b:Last>
          </b:Person>
        </b:NameList>
      </b:Author>
    </b:Author>
    <b:RefOrder>22</b:RefOrder>
  </b:Source>
  <b:Source>
    <b:Tag>PRW23</b:Tag>
    <b:SourceType>InternetSite</b:SourceType>
    <b:Guid>{8EC0D942-887E-47DB-9415-2DE577A498E1}</b:Guid>
    <b:Author>
      <b:Author>
        <b:NameList>
          <b:Person>
            <b:Last>PRWeb</b:Last>
          </b:Person>
        </b:NameList>
      </b:Author>
    </b:Author>
    <b:Title>Qualia launches new wire fraud detection product for title companies.</b:Title>
    <b:Year>2023</b:Year>
    <b:Month>Octubre</b:Month>
    <b:Day>3</b:Day>
    <b:URL>https://www.prweb.com/releases/qualia-launches-new-wire-</b:URL>
    <b:RefOrder>23</b:RefOrder>
  </b:Source>
  <b:Source>
    <b:Tag>htt25</b:Tag>
    <b:SourceType>InternetSite</b:SourceType>
    <b:Guid>{7BB25D32-727C-477E-BD1F-A9E9C66CBFA3}</b:Guid>
    <b:Author>
      <b:Author>
        <b:NameList>
          <b:Person>
            <b:Last>Gate</b:Last>
          </b:Person>
        </b:NameList>
      </b:Author>
    </b:Author>
    <b:Year>2025</b:Year>
    <b:Month>Agosto</b:Month>
    <b:Day>17</b:Day>
    <b:URL>https://www.gate.com/learn/articles/what-is-propy-all-you-</b:URL>
    <b:Title>What is Propy? All you need to know about PRO</b:Title>
    <b:RefOrder>24</b:RefOrder>
  </b:Source>
  <b:Source>
    <b:Tag>Bui</b:Tag>
    <b:SourceType>InternetSite</b:SourceType>
    <b:Guid>{D2BD80AC-01C4-44BE-BB70-72BB696C2C69}</b:Guid>
    <b:Author>
      <b:Author>
        <b:NameList>
          <b:Person>
            <b:Last>BuiltWorld</b:Last>
            <b:First>(s.f.)</b:First>
          </b:Person>
        </b:NameList>
      </b:Author>
    </b:Author>
    <b:Title>Propy</b:Title>
    <b:URL>https://www.builtworld.com/company/propy</b:URL>
    <b:RefOrder>25</b:RefOrder>
  </b:Source>
  <b:Source>
    <b:Tag>Jur241</b:Tag>
    <b:SourceType>InternetSite</b:SourceType>
    <b:Guid>{5BFB0DD3-CF83-49E1-9291-E5719ED90B41}</b:Guid>
    <b:Author>
      <b:Author>
        <b:NameList>
          <b:Person>
            <b:Last>Inmobiliaria</b:Last>
            <b:First>Jurisdicción</b:First>
          </b:Person>
        </b:NameList>
      </b:Author>
    </b:Author>
    <b:Title>RIMóvil (Versión 5.1) [Aplicación móvil].</b:Title>
    <b:InternetSiteTitle>Google Play Store / App Store.</b:InternetSiteTitle>
    <b:Year>2024</b:Year>
    <b:URL>Jurisdicción Inmobiliaria. (2024). RIMóvil (Versión 5.1) [Aplicación móvil]. Google Play Store / App Store. https://play.google.com/store/apps/details?id=com.ri.rimovil</b:URL>
    <b:RefOrder>83</b:RefOrder>
  </b:Source>
  <b:Source>
    <b:Tag>Her14</b:Tag>
    <b:SourceType>Book</b:SourceType>
    <b:Guid>{EAE5771B-A572-4CA0-9A2E-32B69CB7EAC1}</b:Guid>
    <b:Author>
      <b:Author>
        <b:NameList>
          <b:Person>
            <b:Last>Hernández Sampieri</b:Last>
            <b:First>R.</b:First>
            <b:Middle>et al.</b:Middle>
          </b:Person>
        </b:NameList>
      </b:Author>
    </b:Author>
    <b:Title>Metodología de la investigación (6.ª ed.).</b:Title>
    <b:Year>2014</b:Year>
    <b:URL>https://apiperiodico.jalisco.gob.mx/api/sites/periodicooficial.jalisco.gob.mx/files/metodologia_de_la_investigacion_-_roberto_hernandez_sampieri.pdf</b:URL>
    <b:Publisher>McGraw-Hill.</b:Publisher>
    <b:RefOrder>27</b:RefOrder>
  </b:Source>
  <b:Source>
    <b:Tag>Pao</b:Tag>
    <b:SourceType>Interview</b:SourceType>
    <b:Guid>{A302865E-0359-41CC-9C6B-6A28780CA565}</b:Guid>
    <b:Author>
      <b:Interviewee>
        <b:NameList>
          <b:Person>
            <b:Last>Henriquez</b:Last>
            <b:First>Khiara</b:First>
          </b:Person>
        </b:NameList>
      </b:Interviewee>
      <b:Interviewer>
        <b:NameList>
          <b:Person>
            <b:Last>Ventura</b:Last>
            <b:First>Ray</b:First>
          </b:Person>
        </b:NameList>
      </b:Interviewer>
    </b:Author>
    <b:Title>Entrevista sobre el proceso de verificación registral inmobiliaria en la República Dominicana</b:Title>
    <b:Year>2026</b:Year>
    <b:Month>Febrero</b:Month>
    <b:Day>17</b:Day>
    <b:Medium>WhatsApp</b:Medium>
    <b:RefOrder>2</b:RefOrder>
  </b:Source>
  <b:Source>
    <b:Tag>Res26</b:Tag>
    <b:SourceType>InternetSite</b:SourceType>
    <b:Guid>{746A433F-35F4-4EAA-A09A-BCE954D99D6E}</b:Guid>
    <b:Title>Resend</b:Title>
    <b:Year>2026</b:Year>
    <b:Author>
      <b:Author>
        <b:NameList>
          <b:Person>
            <b:Last>Resend</b:Last>
          </b:Person>
        </b:NameList>
      </b:Author>
    </b:Author>
    <b:Month>Abril</b:Month>
    <b:Day>2</b:Day>
    <b:URL>https://resend.com/pricing</b:URL>
    <b:RefOrder>60</b:RefOrder>
  </b:Source>
  <b:Source>
    <b:Tag>Str26</b:Tag>
    <b:SourceType>InternetSite</b:SourceType>
    <b:Guid>{3EB0F422-5953-47A6-9BAC-01D7A26646AE}</b:Guid>
    <b:Author>
      <b:Author>
        <b:NameList>
          <b:Person>
            <b:Last>Stripe</b:Last>
          </b:Person>
        </b:NameList>
      </b:Author>
    </b:Author>
    <b:Title>Stripe</b:Title>
    <b:Year>2026</b:Year>
    <b:Month>Abril</b:Month>
    <b:Day>2</b:Day>
    <b:URL>https://stripe.com/pricing</b:URL>
    <b:RefOrder>61</b:RefOrder>
  </b:Source>
  <b:Source>
    <b:Tag>MIV6a</b:Tag>
    <b:SourceType>InternetSite</b:SourceType>
    <b:Guid>{94825086-7EDC-4010-939A-F8F084E70612}</b:Guid>
    <b:Author>
      <b:Author>
        <b:NameList>
          <b:Person>
            <b:Last>MIVED</b:Last>
          </b:Person>
        </b:NameList>
      </b:Author>
    </b:Author>
    <b:Title>Emisión de licencia de construcción.</b:Title>
    <b:InternetSiteTitle>Ministerio de Vivienda y Edificaciones.</b:InternetSiteTitle>
    <b:Year>2026a</b:Year>
    <b:Month>Marzo</b:Month>
    <b:Day>10</b:Day>
    <b:URL>https://mived.gob.do/emision-de-licencia-de-construccion/</b:URL>
    <b:RefOrder>16</b:RefOrder>
  </b:Source>
  <b:Source>
    <b:Tag>MIV26</b:Tag>
    <b:SourceType>InternetSite</b:SourceType>
    <b:Guid>{7FBB0FFB-7AC7-401C-8374-0D9D52A7094A}</b:Guid>
    <b:Author>
      <b:Author>
        <b:NameList>
          <b:Person>
            <b:Last>MIVED</b:Last>
          </b:Person>
        </b:NameList>
      </b:Author>
    </b:Author>
    <b:Title>Permiso de inicio de construcción.</b:Title>
    <b:InternetSiteTitle>Ministerio de Vivienda y Edificaciones.</b:InternetSiteTitle>
    <b:Year>2026b</b:Year>
    <b:Month>Marzo</b:Month>
    <b:Day>10</b:Day>
    <b:URL>https://mived.gob.do/permiso-de-inicio-de-construccion/</b:URL>
    <b:RefOrder>17</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_activity xmlns="6e7e6f2c-a06a-4a08-a06b-63cd881656f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CBF1E2A-C358-4F15-BB65-7B68085DB67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843c60-b2e6-4376-a714-a2fb6ba78f13"/>
    <ds:schemaRef ds:uri="6e7e6f2c-a06a-4a08-a06b-63cd881656f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C7B0D6-99B8-4430-9DED-FE78DD603DE6}">
  <ds:schemaRefs>
    <ds:schemaRef ds:uri="http://schemas.openxmlformats.org/officeDocument/2006/bibliography"/>
  </ds:schemaRefs>
</ds:datastoreItem>
</file>

<file path=customXml/itemProps3.xml><?xml version="1.0" encoding="utf-8"?>
<ds:datastoreItem xmlns:ds="http://schemas.openxmlformats.org/officeDocument/2006/customXml" ds:itemID="{E777A8E4-6625-4FC8-AF1B-1C7A5CC64EE2}">
  <ds:schemaRefs>
    <ds:schemaRef ds:uri="http://schemas.microsoft.com/office/2006/metadata/properties"/>
    <ds:schemaRef ds:uri="http://schemas.microsoft.com/office/infopath/2007/PartnerControls"/>
    <ds:schemaRef ds:uri="6e7e6f2c-a06a-4a08-a06b-63cd881656f8"/>
  </ds:schemaRefs>
</ds:datastoreItem>
</file>

<file path=customXml/itemProps4.xml><?xml version="1.0" encoding="utf-8"?>
<ds:datastoreItem xmlns:ds="http://schemas.openxmlformats.org/officeDocument/2006/customXml" ds:itemID="{17176B41-5ACA-454C-8D66-0E8BED17C26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Informe de estudiante con portada</Template>
  <TotalTime>1</TotalTime>
  <Pages>142</Pages>
  <Words>40460</Words>
  <Characters>222536</Characters>
  <Application>Microsoft Office Word</Application>
  <DocSecurity>0</DocSecurity>
  <Lines>1854</Lines>
  <Paragraphs>524</Paragraphs>
  <ScaleCrop>false</ScaleCrop>
  <Company/>
  <LinksUpToDate>false</LinksUpToDate>
  <CharactersWithSpaces>262472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Adrian-Pc</dc:creator>
  <cp:keywords/>
  <dc:description/>
  <cp:lastModifiedBy>RAY RUBÉN VENTURA LÓPEZ</cp:lastModifiedBy>
  <cp:revision>2</cp:revision>
  <cp:lastPrinted>2026-04-21T16:20:00Z</cp:lastPrinted>
  <dcterms:created xsi:type="dcterms:W3CDTF">2026-04-23T15:33:00Z</dcterms:created>
  <dcterms:modified xsi:type="dcterms:W3CDTF">2026-04-23T15:33:00Z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0x010100A188E777C1182743A48DC886D44DC805</vt:lpwstr>
  </property>
  <property fmtid="{D5CDD505-2E9C-101B-9397-08002B2CF9AE}" pid="3" name="TII_WORD_DOCUMENT_FILENAME">
    <vt:lpwstr>Anteproyecto de grado.docx</vt:lpwstr>
  </property>
  <property fmtid="{D5CDD505-2E9C-101B-9397-08002B2CF9AE}" pid="4" name="TII_WORD_DOCUMENT_ID">
    <vt:lpwstr>b159378b-835e-4697-b66b-f6086d81cc09</vt:lpwstr>
  </property>
  <property fmtid="{D5CDD505-2E9C-101B-9397-08002B2CF9AE}" pid="5" name="TII_WORD_DOCUMENT_HASH">
    <vt:lpwstr>6dbcb3dc9fec5dfd9e408f2c55ea5f05e741718c0b12276de51d6937be6b376a</vt:lpwstr>
  </property>
</Properties>
</file>